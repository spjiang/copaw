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8F08E">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合同编号</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p>
    <w:p w14:paraId="5D915BD7">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技术开发协议</w:t>
      </w:r>
    </w:p>
    <w:p w14:paraId="2C7D224B">
      <w:pPr>
        <w:ind w:firstLine="420" w:firstLineChars="200"/>
      </w:pPr>
      <w:r>
        <w:rPr>
          <w:color w:val="000000" w:themeColor="text1"/>
          <w:szCs w:val="21"/>
          <w14:textFill>
            <w14:solidFill>
              <w14:schemeClr w14:val="tx1"/>
            </w14:solidFill>
          </w14:textFill>
        </w:rPr>
        <w:t>本技术开发协议</w:t>
      </w:r>
      <w:r>
        <w:rPr>
          <w:rFonts w:hint="eastAsia"/>
          <w:color w:val="000000" w:themeColor="text1"/>
          <w:szCs w:val="21"/>
          <w14:textFill>
            <w14:solidFill>
              <w14:schemeClr w14:val="tx1"/>
            </w14:solidFill>
          </w14:textFill>
        </w:rPr>
        <w:t>（“本协议”）由贵方（作为委托方或服务接受方，简称“甲方”）与我们，即以下载明的软通智慧（作为服务的提供方，简称“乙方”）于合同约定的生效日在北京市海淀区签署。贵方与软通智慧单方分别被称为“一方”或共同被并称为“双方”。</w:t>
      </w:r>
      <w:r>
        <w:rPr>
          <w:rFonts w:hint="eastAsia"/>
          <w:color w:val="000000" w:themeColor="text1"/>
          <w14:textFill>
            <w14:solidFill>
              <w14:schemeClr w14:val="tx1"/>
            </w14:solidFill>
          </w14:textFill>
        </w:rPr>
        <w:t>为明确乙方向甲方提供本协议或附件约定的服务过程中双方的权利与义务，</w:t>
      </w:r>
      <w:r>
        <w:rPr>
          <w:rFonts w:hint="eastAsia"/>
        </w:rPr>
        <w:t>双方经过平等协商，在真实、充分地表达各自意愿的基础上，根据中华人民共和国现行有效的法律法规的规定，达成本协议。</w:t>
      </w:r>
    </w:p>
    <w:p w14:paraId="57997342">
      <w:pPr>
        <w:ind w:firstLine="480"/>
        <w:rPr>
          <w:color w:val="000000" w:themeColor="text1"/>
          <w:szCs w:val="21"/>
          <w14:textFill>
            <w14:solidFill>
              <w14:schemeClr w14:val="tx1"/>
            </w14:solidFill>
          </w14:textFill>
        </w:rPr>
      </w:pPr>
    </w:p>
    <w:p w14:paraId="34E786EA">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本协议期限：</w:t>
      </w:r>
      <w:r>
        <w:rPr>
          <w:rFonts w:hint="eastAsia"/>
          <w:color w:val="000000" w:themeColor="text1"/>
          <w:highlight w:val="yellow"/>
          <w14:textFill>
            <w14:solidFill>
              <w14:schemeClr w14:val="tx1"/>
            </w14:solidFill>
          </w14:textFill>
        </w:rPr>
        <w:t>生效日为</w:t>
      </w:r>
      <w:commentRangeStart w:id="0"/>
      <w:r>
        <w:rPr>
          <w:rFonts w:hint="eastAsia"/>
          <w:color w:val="000000" w:themeColor="text1"/>
          <w:highlight w:val="yellow"/>
          <w14:textFill>
            <w14:solidFill>
              <w14:schemeClr w14:val="tx1"/>
            </w14:solidFill>
          </w14:textFill>
        </w:rPr>
        <w:t>【   】年【  】月【  】日。自生效之日起</w:t>
      </w:r>
      <w:commentRangeEnd w:id="0"/>
      <w:r>
        <w:commentReference w:id="0"/>
      </w:r>
      <w:r>
        <w:rPr>
          <w:rFonts w:hint="eastAsia"/>
          <w:color w:val="000000" w:themeColor="text1"/>
          <w:highlight w:val="yellow"/>
          <w14:textFill>
            <w14:solidFill>
              <w14:schemeClr w14:val="tx1"/>
            </w14:solidFill>
          </w14:textFill>
        </w:rPr>
        <w:t>至</w:t>
      </w:r>
      <w:r>
        <w:rPr>
          <w:rFonts w:hint="eastAsia"/>
          <w:color w:val="000000" w:themeColor="text1"/>
          <w14:textFill>
            <w14:solidFill>
              <w14:schemeClr w14:val="tx1"/>
            </w14:solidFill>
          </w14:textFill>
        </w:rPr>
        <w:t>本协议项下所有权利义务履行完毕之日止。</w:t>
      </w:r>
    </w:p>
    <w:p w14:paraId="312F93FA">
      <w:pPr>
        <w:spacing w:line="312" w:lineRule="auto"/>
        <w:rPr>
          <w:color w:val="000000" w:themeColor="text1"/>
          <w14:textFill>
            <w14:solidFill>
              <w14:schemeClr w14:val="tx1"/>
            </w14:solidFill>
          </w14:textFill>
        </w:rPr>
      </w:pPr>
    </w:p>
    <w:p w14:paraId="094CB6EA">
      <w:pPr>
        <w:adjustRightInd w:val="0"/>
        <w:snapToGrid w:val="0"/>
        <w:rPr>
          <w:bCs/>
          <w:color w:val="000000" w:themeColor="text1"/>
          <w:spacing w:val="4"/>
          <w14:textFill>
            <w14:solidFill>
              <w14:schemeClr w14:val="tx1"/>
            </w14:solidFill>
          </w14:textFill>
        </w:rPr>
      </w:pPr>
      <w:r>
        <w:rPr>
          <w:rFonts w:hint="eastAsia"/>
          <w:bCs/>
          <w:color w:val="000000" w:themeColor="text1"/>
          <w:spacing w:val="4"/>
          <w14:textFill>
            <w14:solidFill>
              <w14:schemeClr w14:val="tx1"/>
            </w14:solidFill>
          </w14:textFill>
        </w:rPr>
        <w:t>本协议由以下部分构成：</w:t>
      </w:r>
    </w:p>
    <w:p w14:paraId="5F11E15C">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4BFF62A8">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1F78B7E0">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附件：工作说明书。</w:t>
      </w:r>
    </w:p>
    <w:p w14:paraId="7532D4FA">
      <w:pPr>
        <w:pStyle w:val="24"/>
        <w:numPr>
          <w:ilvl w:val="0"/>
          <w:numId w:val="2"/>
        </w:numPr>
        <w:spacing w:after="0" w:line="0" w:lineRule="atLeast"/>
        <w:ind w:firstLineChars="0"/>
        <w:rPr>
          <w:color w:val="000000" w:themeColor="text1"/>
          <w14:textFill>
            <w14:solidFill>
              <w14:schemeClr w14:val="tx1"/>
            </w14:solidFill>
          </w14:textFill>
        </w:rPr>
      </w:pPr>
      <w:r>
        <w:rPr>
          <w:color w:val="000000" w:themeColor="text1"/>
          <w14:textFill>
            <w14:solidFill>
              <w14:schemeClr w14:val="tx1"/>
            </w14:solidFill>
          </w14:textFill>
        </w:rPr>
        <w:t>招投标文件</w:t>
      </w:r>
      <w:r>
        <w:rPr>
          <w:rFonts w:hint="eastAsia"/>
          <w:color w:val="000000" w:themeColor="text1"/>
          <w14:textFill>
            <w14:solidFill>
              <w14:schemeClr w14:val="tx1"/>
            </w14:solidFill>
          </w14:textFill>
        </w:rPr>
        <w:t>（如有）。</w:t>
      </w:r>
    </w:p>
    <w:p w14:paraId="3A217B66">
      <w:pPr>
        <w:rPr>
          <w:color w:val="000000" w:themeColor="text1"/>
          <w14:textFill>
            <w14:solidFill>
              <w14:schemeClr w14:val="tx1"/>
            </w14:solidFill>
          </w14:textFill>
        </w:rPr>
      </w:pPr>
    </w:p>
    <w:p w14:paraId="3187C635">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40CBA40A">
      <w:pPr>
        <w:adjustRightInd w:val="0"/>
        <w:snapToGrid w:val="0"/>
        <w:rPr>
          <w:bCs/>
          <w:color w:val="000000" w:themeColor="text1"/>
          <w:spacing w:val="4"/>
          <w14:textFill>
            <w14:solidFill>
              <w14:schemeClr w14:val="tx1"/>
            </w14:solidFill>
          </w14:textFill>
        </w:rPr>
      </w:pPr>
    </w:p>
    <w:p w14:paraId="5F60E3BB">
      <w:pPr>
        <w:spacing w:line="312" w:lineRule="auto"/>
        <w:rPr>
          <w:color w:val="000000" w:themeColor="text1"/>
          <w14:textFill>
            <w14:solidFill>
              <w14:schemeClr w14:val="tx1"/>
            </w14:solidFill>
          </w14:textFill>
        </w:rPr>
      </w:pPr>
    </w:p>
    <w:tbl>
      <w:tblPr>
        <w:tblStyle w:val="10"/>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2692AC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230D5D71">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甲方确认和签署：</w:t>
            </w:r>
          </w:p>
        </w:tc>
        <w:tc>
          <w:tcPr>
            <w:tcW w:w="2500" w:type="pct"/>
            <w:tcBorders>
              <w:top w:val="nil"/>
              <w:left w:val="nil"/>
              <w:bottom w:val="single" w:color="auto" w:sz="12" w:space="0"/>
            </w:tcBorders>
          </w:tcPr>
          <w:p w14:paraId="52C69017">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乙方确认和签署：</w:t>
            </w:r>
          </w:p>
        </w:tc>
      </w:tr>
      <w:tr w14:paraId="094283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63F47F83">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w:t>
            </w:r>
            <w:commentRangeStart w:id="1"/>
            <w:r>
              <w:rPr>
                <w:rFonts w:hint="eastAsia"/>
                <w:b/>
                <w:bCs/>
                <w:color w:val="000000" w:themeColor="text1"/>
                <w:szCs w:val="21"/>
                <w14:textFill>
                  <w14:solidFill>
                    <w14:schemeClr w14:val="tx1"/>
                  </w14:solidFill>
                </w14:textFill>
              </w:rPr>
              <w:t>体名称：北京华成时代科技有限公司</w:t>
            </w:r>
            <w:commentRangeEnd w:id="1"/>
            <w:r>
              <w:commentReference w:id="1"/>
            </w:r>
          </w:p>
          <w:p w14:paraId="35CCB030">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088FF4FC">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签约主体名称：软通智慧信息技术有限公司</w:t>
            </w:r>
          </w:p>
          <w:p w14:paraId="15B62F55">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42CF4D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57C74AF4">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139359AC">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16E3C599">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3B203535">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5DA5F5B0">
            <w:pPr>
              <w:keepNext/>
              <w:keepLines/>
              <w:adjustRightInd w:val="0"/>
              <w:snapToGrid w:val="0"/>
              <w:rPr>
                <w:color w:val="000000" w:themeColor="text1"/>
                <w14:textFill>
                  <w14:solidFill>
                    <w14:schemeClr w14:val="tx1"/>
                  </w14:solidFill>
                </w14:textFill>
              </w:rPr>
            </w:pPr>
          </w:p>
        </w:tc>
      </w:tr>
      <w:tr w14:paraId="41D6A2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25CC1669">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21848B7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p w14:paraId="74E64AF5">
            <w:pPr>
              <w:keepNext/>
              <w:keepLines/>
              <w:adjustRightInd w:val="0"/>
              <w:snapToGrid w:val="0"/>
              <w:rPr>
                <w:color w:val="000000" w:themeColor="text1"/>
                <w14:textFill>
                  <w14:solidFill>
                    <w14:schemeClr w14:val="tx1"/>
                  </w14:solidFill>
                </w14:textFill>
              </w:rPr>
            </w:pPr>
          </w:p>
        </w:tc>
      </w:tr>
      <w:tr w14:paraId="0FFCFA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6219487B">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：翟羽佳</w:t>
            </w:r>
          </w:p>
        </w:tc>
        <w:tc>
          <w:tcPr>
            <w:tcW w:w="2500" w:type="pct"/>
            <w:tcBorders>
              <w:bottom w:val="single" w:color="auto" w:sz="4" w:space="0"/>
            </w:tcBorders>
            <w:shd w:val="clear" w:color="auto" w:fill="DEEAF6" w:themeFill="accent1" w:themeFillTint="33"/>
          </w:tcPr>
          <w:p w14:paraId="7EFE7B3C">
            <w:pPr>
              <w:keepNext/>
              <w:keepLines/>
              <w:adjustRightInd w:val="0"/>
              <w:snapToGrid w:val="0"/>
              <w:rPr>
                <w:rFonts w:hint="eastAsia" w:eastAsiaTheme="minorEastAsia"/>
                <w:color w:val="000000" w:themeColor="text1"/>
                <w:lang w:val="en-US" w:eastAsia="zh-CN"/>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丁露</w:t>
            </w:r>
          </w:p>
          <w:p w14:paraId="03CAA3DD">
            <w:pPr>
              <w:keepNext/>
              <w:keepLines/>
              <w:adjustRightInd w:val="0"/>
              <w:snapToGrid w:val="0"/>
              <w:rPr>
                <w:color w:val="000000" w:themeColor="text1"/>
                <w14:textFill>
                  <w14:solidFill>
                    <w14:schemeClr w14:val="tx1"/>
                  </w14:solidFill>
                </w14:textFill>
              </w:rPr>
            </w:pPr>
          </w:p>
        </w:tc>
      </w:tr>
      <w:tr w14:paraId="52F1F2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723CB15">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：市场部经理</w:t>
            </w:r>
          </w:p>
        </w:tc>
        <w:tc>
          <w:tcPr>
            <w:tcW w:w="2500" w:type="pct"/>
            <w:tcBorders>
              <w:bottom w:val="single" w:color="auto" w:sz="4" w:space="0"/>
            </w:tcBorders>
          </w:tcPr>
          <w:p w14:paraId="3332CDC1">
            <w:pPr>
              <w:keepNext/>
              <w:keepLines/>
              <w:adjustRightInd w:val="0"/>
              <w:snapToGrid w:val="0"/>
              <w:rPr>
                <w:rFonts w:hint="default" w:eastAsiaTheme="minorEastAsia"/>
                <w:color w:val="000000" w:themeColor="text1"/>
                <w:lang w:val="en-US" w:eastAsia="zh-CN"/>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销售经理</w:t>
            </w:r>
          </w:p>
          <w:p w14:paraId="3F0C38F5">
            <w:pPr>
              <w:keepNext/>
              <w:keepLines/>
              <w:adjustRightInd w:val="0"/>
              <w:snapToGrid w:val="0"/>
              <w:rPr>
                <w:color w:val="000000" w:themeColor="text1"/>
                <w14:textFill>
                  <w14:solidFill>
                    <w14:schemeClr w14:val="tx1"/>
                  </w14:solidFill>
                </w14:textFill>
              </w:rPr>
            </w:pPr>
          </w:p>
        </w:tc>
      </w:tr>
      <w:tr w14:paraId="57D084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26F70733">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：13811573871</w:t>
            </w:r>
          </w:p>
        </w:tc>
        <w:tc>
          <w:tcPr>
            <w:tcW w:w="2500" w:type="pct"/>
            <w:tcBorders>
              <w:bottom w:val="single" w:color="auto" w:sz="4" w:space="0"/>
            </w:tcBorders>
          </w:tcPr>
          <w:p w14:paraId="6DDC0624">
            <w:pPr>
              <w:keepNext/>
              <w:keepLines/>
              <w:adjustRightInd w:val="0"/>
              <w:snapToGrid w:val="0"/>
              <w:rPr>
                <w:rFonts w:hint="default" w:eastAsiaTheme="minorEastAsia"/>
                <w:color w:val="000000" w:themeColor="text1"/>
                <w:lang w:val="en-US" w:eastAsia="zh-CN"/>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r>
              <w:rPr>
                <w:rFonts w:hint="eastAsia" w:asciiTheme="minorHAnsi" w:hAnsiTheme="minorHAnsi" w:eastAsiaTheme="minorEastAsia" w:cstheme="minorBidi"/>
                <w:color w:val="000000" w:themeColor="text1"/>
                <w:kern w:val="2"/>
                <w:sz w:val="21"/>
                <w:szCs w:val="22"/>
                <w14:textFill>
                  <w14:solidFill>
                    <w14:schemeClr w14:val="tx1"/>
                  </w14:solidFill>
                </w14:textFill>
              </w:rPr>
              <w:t>17310859717</w:t>
            </w:r>
          </w:p>
          <w:p w14:paraId="2CE49262">
            <w:pPr>
              <w:keepNext/>
              <w:keepLines/>
              <w:adjustRightInd w:val="0"/>
              <w:snapToGrid w:val="0"/>
              <w:rPr>
                <w:color w:val="000000" w:themeColor="text1"/>
                <w14:textFill>
                  <w14:solidFill>
                    <w14:schemeClr w14:val="tx1"/>
                  </w14:solidFill>
                </w14:textFill>
              </w:rPr>
            </w:pPr>
          </w:p>
        </w:tc>
      </w:tr>
      <w:tr w14:paraId="4DE9C3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5764196">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：13811573871@139.com</w:t>
            </w:r>
          </w:p>
        </w:tc>
        <w:tc>
          <w:tcPr>
            <w:tcW w:w="2500" w:type="pct"/>
            <w:tcBorders>
              <w:bottom w:val="single" w:color="auto" w:sz="4" w:space="0"/>
            </w:tcBorders>
          </w:tcPr>
          <w:p w14:paraId="54BF0377">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：ludinga@isstech.com</w:t>
            </w:r>
          </w:p>
          <w:p w14:paraId="3EF4BC54">
            <w:pPr>
              <w:keepNext/>
              <w:keepLines/>
              <w:adjustRightInd w:val="0"/>
              <w:snapToGrid w:val="0"/>
              <w:rPr>
                <w:color w:val="000000" w:themeColor="text1"/>
                <w14:textFill>
                  <w14:solidFill>
                    <w14:schemeClr w14:val="tx1"/>
                  </w14:solidFill>
                </w14:textFill>
              </w:rPr>
            </w:pPr>
          </w:p>
        </w:tc>
      </w:tr>
      <w:tr w14:paraId="382FD4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1BEB9539">
            <w:pPr>
              <w:keepNext/>
              <w:keepLines/>
              <w:adjustRightInd w:val="0"/>
              <w:snapToGrid w:val="0"/>
              <w:rPr>
                <w:color w:val="000000" w:themeColor="text1"/>
                <w14:textFill>
                  <w14:solidFill>
                    <w14:schemeClr w14:val="tx1"/>
                  </w14:solidFill>
                </w14:textFill>
              </w:rPr>
            </w:pPr>
          </w:p>
          <w:p w14:paraId="37C86F98">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：北京市海淀区建材城翡丽华庭12号楼1层01</w:t>
            </w:r>
          </w:p>
        </w:tc>
        <w:tc>
          <w:tcPr>
            <w:tcW w:w="2500" w:type="pct"/>
            <w:tcBorders>
              <w:bottom w:val="single" w:color="auto" w:sz="12" w:space="0"/>
            </w:tcBorders>
          </w:tcPr>
          <w:p w14:paraId="1F6DE36D">
            <w:pPr>
              <w:keepNext/>
              <w:keepLines/>
              <w:adjustRightInd w:val="0"/>
              <w:snapToGrid w:val="0"/>
              <w:rPr>
                <w:color w:val="000000" w:themeColor="text1"/>
                <w14:textFill>
                  <w14:solidFill>
                    <w14:schemeClr w14:val="tx1"/>
                  </w14:solidFill>
                </w14:textFill>
              </w:rPr>
            </w:pPr>
          </w:p>
          <w:p w14:paraId="5A2E2AE1">
            <w:pPr>
              <w:keepNext/>
              <w:keepLines/>
              <w:adjustRightInd w:val="0"/>
              <w:snapToGrid w:val="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lang w:val="en-US" w:eastAsia="zh-CN"/>
                <w14:textFill>
                  <w14:solidFill>
                    <w14:schemeClr w14:val="tx1"/>
                  </w14:solidFill>
                </w14:textFill>
              </w:rPr>
              <w:t xml:space="preserve">:北京市海淀区东北旺西路8号院尚东数字谷A区1号楼4层 </w:t>
            </w:r>
          </w:p>
        </w:tc>
      </w:tr>
    </w:tbl>
    <w:p w14:paraId="0A2BA967">
      <w:pPr>
        <w:rPr>
          <w:color w:val="000000" w:themeColor="text1"/>
          <w14:textFill>
            <w14:solidFill>
              <w14:schemeClr w14:val="tx1"/>
            </w14:solidFill>
          </w14:textFill>
        </w:rPr>
        <w:sectPr>
          <w:headerReference r:id="rId7" w:type="first"/>
          <w:headerReference r:id="rId5" w:type="default"/>
          <w:footerReference r:id="rId8" w:type="default"/>
          <w:headerReference r:id="rId6" w:type="even"/>
          <w:type w:val="continuous"/>
          <w:pgSz w:w="11906" w:h="16838"/>
          <w:pgMar w:top="720" w:right="720" w:bottom="720" w:left="720" w:header="851" w:footer="992" w:gutter="0"/>
          <w:cols w:space="720" w:num="1"/>
          <w:docGrid w:type="lines" w:linePitch="312" w:charSpace="0"/>
        </w:sectPr>
      </w:pPr>
    </w:p>
    <w:p w14:paraId="26A7C613">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37DF1C71">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0088997">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26CD9C46">
      <w:pPr>
        <w:pStyle w:val="3"/>
        <w:keepNext/>
        <w:keepLines/>
        <w:adjustRightInd w:val="0"/>
        <w:snapToGrid w:val="0"/>
        <w:jc w:val="center"/>
        <w:rPr>
          <w:b/>
          <w:bCs/>
          <w:color w:val="000000" w:themeColor="text1"/>
          <w:sz w:val="24"/>
          <w14:textFill>
            <w14:solidFill>
              <w14:schemeClr w14:val="tx1"/>
            </w14:solidFill>
          </w14:textFill>
        </w:rPr>
      </w:pPr>
    </w:p>
    <w:p w14:paraId="4F745B4A">
      <w:pPr>
        <w:pStyle w:val="3"/>
        <w:keepNext/>
        <w:keepLines/>
        <w:adjustRightInd w:val="0"/>
        <w:snapToGrid w:val="0"/>
        <w:jc w:val="center"/>
        <w:rPr>
          <w:b/>
          <w:bCs/>
          <w:color w:val="000000" w:themeColor="text1"/>
          <w:sz w:val="24"/>
          <w14:textFill>
            <w14:solidFill>
              <w14:schemeClr w14:val="tx1"/>
            </w14:solidFill>
          </w14:textFill>
        </w:rPr>
        <w:sectPr>
          <w:type w:val="continuous"/>
          <w:pgSz w:w="11906" w:h="16838"/>
          <w:pgMar w:top="1276" w:right="720" w:bottom="720" w:left="720" w:header="851" w:footer="992" w:gutter="0"/>
          <w:cols w:space="720" w:num="1"/>
          <w:docGrid w:type="lines" w:linePitch="312" w:charSpace="0"/>
        </w:sectPr>
      </w:pPr>
      <w:r>
        <w:rPr>
          <w:rFonts w:hint="eastAsia"/>
          <w:b/>
          <w:bCs/>
          <w:color w:val="000000" w:themeColor="text1"/>
          <w:sz w:val="24"/>
          <w14:textFill>
            <w14:solidFill>
              <w14:schemeClr w14:val="tx1"/>
            </w14:solidFill>
          </w14:textFill>
        </w:rPr>
        <w:t>基本条款</w:t>
      </w:r>
    </w:p>
    <w:p w14:paraId="5BFEE2E2">
      <w:pPr>
        <w:pStyle w:val="8"/>
      </w:pPr>
      <w:r>
        <w:rPr>
          <w:rFonts w:hint="eastAsia"/>
        </w:rPr>
        <w:t>目的</w:t>
      </w:r>
    </w:p>
    <w:p w14:paraId="5C52E7BE">
      <w:pPr>
        <w:pStyle w:val="8"/>
        <w:numPr>
          <w:ilvl w:val="0"/>
          <w:numId w:val="0"/>
        </w:numPr>
        <w:rPr>
          <w:b w:val="0"/>
        </w:rPr>
      </w:pPr>
      <w:r>
        <w:rPr>
          <w:rFonts w:hint="eastAsia"/>
          <w:b w:val="0"/>
        </w:rPr>
        <w:t>就甲方委托乙方为甲方提供本协议约定的服务，经甲方与乙方友好协商，达成如下协议，以昭信守。</w:t>
      </w:r>
    </w:p>
    <w:p w14:paraId="73915696">
      <w:pPr>
        <w:pStyle w:val="8"/>
      </w:pPr>
      <w:r>
        <w:rPr>
          <w:rFonts w:hint="eastAsia"/>
        </w:rPr>
        <w:t>定义</w:t>
      </w:r>
    </w:p>
    <w:p w14:paraId="29B3AE48">
      <w:pPr>
        <w:pStyle w:val="8"/>
        <w:numPr>
          <w:ilvl w:val="0"/>
          <w:numId w:val="3"/>
        </w:numPr>
        <w:ind w:left="0" w:firstLine="0"/>
        <w:jc w:val="both"/>
      </w:pPr>
      <w:r>
        <w:rPr>
          <w:rFonts w:hint="eastAsia"/>
        </w:rPr>
        <w:t>本协议：</w:t>
      </w:r>
      <w:r>
        <w:rPr>
          <w:rFonts w:hint="eastAsia"/>
          <w:b w:val="0"/>
        </w:rPr>
        <w:t>本协议中所提及的本协议均包括基本条款、《工作说明书》及相关附件。</w:t>
      </w:r>
    </w:p>
    <w:p w14:paraId="6D31C84F">
      <w:pPr>
        <w:pStyle w:val="8"/>
        <w:numPr>
          <w:ilvl w:val="0"/>
          <w:numId w:val="3"/>
        </w:numPr>
        <w:ind w:left="0" w:firstLine="0"/>
        <w:jc w:val="both"/>
        <w:rPr>
          <w:b w:val="0"/>
        </w:rPr>
      </w:pPr>
      <w:r>
        <w:rPr>
          <w:rFonts w:hint="eastAsia"/>
        </w:rPr>
        <w:t>技术服务/服务：</w:t>
      </w:r>
      <w:r>
        <w:rPr>
          <w:rFonts w:hint="eastAsia"/>
          <w:b w:val="0"/>
        </w:rPr>
        <w:t>是指乙方按本协议约定向甲方或者甲方指定的第三方提供的开发或其他服务。</w:t>
      </w:r>
    </w:p>
    <w:p w14:paraId="29DE7BD5">
      <w:pPr>
        <w:pStyle w:val="8"/>
        <w:numPr>
          <w:ilvl w:val="0"/>
          <w:numId w:val="3"/>
        </w:numPr>
        <w:ind w:left="0" w:firstLine="0"/>
        <w:jc w:val="both"/>
      </w:pPr>
      <w:r>
        <w:t>里程碑</w:t>
      </w:r>
      <w:r>
        <w:rPr>
          <w:rFonts w:hint="eastAsia"/>
        </w:rPr>
        <w:t>：</w:t>
      </w:r>
      <w:r>
        <w:rPr>
          <w:b w:val="0"/>
        </w:rPr>
        <w:t>是指乙方按照本协议约定提供技术服务过程中</w:t>
      </w:r>
      <w:r>
        <w:rPr>
          <w:rFonts w:hint="eastAsia"/>
          <w:b w:val="0"/>
        </w:rPr>
        <w:t>，</w:t>
      </w:r>
      <w:r>
        <w:rPr>
          <w:b w:val="0"/>
        </w:rPr>
        <w:t>在技术上和项目过程中相对独立的阶段性工作</w:t>
      </w:r>
      <w:r>
        <w:rPr>
          <w:rFonts w:hint="eastAsia"/>
          <w:b w:val="0"/>
        </w:rPr>
        <w:t>，</w:t>
      </w:r>
      <w:r>
        <w:rPr>
          <w:b w:val="0"/>
        </w:rPr>
        <w:t>标志主要时间</w:t>
      </w:r>
      <w:r>
        <w:rPr>
          <w:rFonts w:hint="eastAsia"/>
          <w:b w:val="0"/>
        </w:rPr>
        <w:t>，</w:t>
      </w:r>
      <w:r>
        <w:rPr>
          <w:b w:val="0"/>
        </w:rPr>
        <w:t>并用于确定项目进度的参考点</w:t>
      </w:r>
      <w:r>
        <w:rPr>
          <w:rFonts w:hint="eastAsia"/>
        </w:rPr>
        <w:t>。</w:t>
      </w:r>
    </w:p>
    <w:p w14:paraId="57415B0A">
      <w:pPr>
        <w:pStyle w:val="8"/>
        <w:numPr>
          <w:ilvl w:val="0"/>
          <w:numId w:val="3"/>
        </w:numPr>
        <w:ind w:left="0" w:firstLine="0"/>
        <w:jc w:val="both"/>
      </w:pPr>
      <w:r>
        <w:rPr>
          <w:rFonts w:hint="eastAsia"/>
        </w:rPr>
        <w:t>可交付物：</w:t>
      </w:r>
      <w:r>
        <w:rPr>
          <w:rFonts w:hint="eastAsia"/>
          <w:b w:val="0"/>
        </w:rPr>
        <w:t>是指乙方根据工作说明书的约定，由乙方在提供开发服务过程中提供给甲方的任何作为相关服务执行结果的有形或无形客体，包括但不限于：任何体现或记载工作成果的观念、想法、目标、意图等无形效果以及图形、资料、文档、文件、模具、模型、样品等实物。</w:t>
      </w:r>
    </w:p>
    <w:p w14:paraId="014E8579">
      <w:pPr>
        <w:pStyle w:val="8"/>
        <w:numPr>
          <w:ilvl w:val="0"/>
          <w:numId w:val="3"/>
        </w:numPr>
        <w:ind w:left="0" w:firstLine="0"/>
        <w:jc w:val="both"/>
        <w:rPr>
          <w:b w:val="0"/>
        </w:rPr>
      </w:pPr>
      <w:r>
        <w:rPr>
          <w:rFonts w:hint="eastAsia"/>
        </w:rPr>
        <w:t>知识产权：</w:t>
      </w:r>
      <w:r>
        <w:rPr>
          <w:rFonts w:hint="eastAsia"/>
          <w:b w:val="0"/>
        </w:rPr>
        <w:t>是指专利、非专利技术；受著作权法保护的软件或其他作品；集成电路布图设计（掩膜）作品；受商业秘密法律保护的信息和材料；以及商标、商号或其他形式的公司或产品标识，以及与上述各项相关的权利。</w:t>
      </w:r>
    </w:p>
    <w:p w14:paraId="3C632995">
      <w:pPr>
        <w:pStyle w:val="8"/>
        <w:numPr>
          <w:ilvl w:val="0"/>
          <w:numId w:val="3"/>
        </w:numPr>
        <w:ind w:left="0" w:firstLine="0"/>
        <w:jc w:val="both"/>
        <w:rPr>
          <w:b w:val="0"/>
        </w:rPr>
      </w:pPr>
      <w:r>
        <w:t>分包商</w:t>
      </w:r>
      <w:r>
        <w:rPr>
          <w:rFonts w:hint="eastAsia"/>
        </w:rPr>
        <w:t>：</w:t>
      </w:r>
      <w:r>
        <w:rPr>
          <w:rFonts w:hint="eastAsia"/>
          <w:b w:val="0"/>
        </w:rPr>
        <w:t>指为履行本协议，乙方将本项目依法分包具有相应资格的法人或其它组织。</w:t>
      </w:r>
    </w:p>
    <w:p w14:paraId="433EFC91">
      <w:pPr>
        <w:pStyle w:val="8"/>
        <w:numPr>
          <w:ilvl w:val="0"/>
          <w:numId w:val="3"/>
        </w:numPr>
        <w:ind w:left="0" w:firstLine="0"/>
        <w:jc w:val="both"/>
        <w:rPr>
          <w:b w:val="0"/>
        </w:rPr>
      </w:pPr>
      <w:r>
        <w:t>设计单位</w:t>
      </w:r>
      <w:r>
        <w:rPr>
          <w:rFonts w:hint="eastAsia"/>
        </w:rPr>
        <w:t>：</w:t>
      </w:r>
      <w:r>
        <w:rPr>
          <w:rFonts w:hint="eastAsia"/>
          <w:b w:val="0"/>
        </w:rPr>
        <w:t>指甲方委托负责本项目设计并取得相应设计资质等级证书的单位。</w:t>
      </w:r>
    </w:p>
    <w:p w14:paraId="626C17E5">
      <w:pPr>
        <w:pStyle w:val="8"/>
        <w:numPr>
          <w:ilvl w:val="0"/>
          <w:numId w:val="3"/>
        </w:numPr>
        <w:ind w:left="0" w:firstLine="0"/>
        <w:jc w:val="both"/>
        <w:rPr>
          <w:b w:val="0"/>
        </w:rPr>
      </w:pPr>
      <w:r>
        <w:t>监理单位</w:t>
      </w:r>
      <w:r>
        <w:rPr>
          <w:rFonts w:hint="eastAsia"/>
        </w:rPr>
        <w:t>：</w:t>
      </w:r>
      <w:r>
        <w:rPr>
          <w:rFonts w:hint="eastAsia"/>
          <w:b w:val="0"/>
        </w:rPr>
        <w:t>指</w:t>
      </w:r>
      <w:r>
        <w:rPr>
          <w:rFonts w:hint="default"/>
          <w:b w:val="0"/>
          <w:lang w:val="en-US"/>
        </w:rPr>
        <w:t>发包人</w:t>
      </w:r>
      <w:ins w:id="0" w:author="毕晓龙" w:date="2025-12-29T14:52:31Z">
        <w:r>
          <w:rPr>
            <w:rFonts w:hint="eastAsia"/>
            <w:b w:val="0"/>
            <w:lang w:val="en-US" w:eastAsia="zh-CN"/>
          </w:rPr>
          <w:t>甲方</w:t>
        </w:r>
      </w:ins>
      <w:r>
        <w:rPr>
          <w:rFonts w:hint="eastAsia"/>
          <w:b w:val="0"/>
        </w:rPr>
        <w:t>委托的具有相应资质的项目实施监理单位(人)。</w:t>
      </w:r>
    </w:p>
    <w:p w14:paraId="67DDA87F">
      <w:pPr>
        <w:pStyle w:val="8"/>
        <w:numPr>
          <w:ilvl w:val="0"/>
          <w:numId w:val="3"/>
        </w:numPr>
        <w:ind w:left="0" w:firstLine="0"/>
        <w:jc w:val="both"/>
        <w:rPr>
          <w:b w:val="0"/>
        </w:rPr>
      </w:pPr>
      <w:r>
        <w:rPr>
          <w:rFonts w:hint="eastAsia"/>
        </w:rPr>
        <w:t>关联机构：</w:t>
      </w:r>
      <w:r>
        <w:rPr>
          <w:rFonts w:hint="eastAsia"/>
          <w:b w:val="0"/>
        </w:rPr>
        <w:t>是指被一方控制或控制该方、或与该方受共同控制的机构。控制是指直接或间接地影响所提及的管理机构的能力，</w:t>
      </w:r>
      <w:r>
        <w:rPr>
          <w:b w:val="0"/>
        </w:rPr>
        <w:t>无论是通过</w:t>
      </w:r>
      <w:r>
        <w:rPr>
          <w:rFonts w:hint="eastAsia"/>
          <w:b w:val="0"/>
        </w:rPr>
        <w:t>投资</w:t>
      </w:r>
      <w:r>
        <w:rPr>
          <w:b w:val="0"/>
        </w:rPr>
        <w:t>关系、协议或其他安排等方式</w:t>
      </w:r>
      <w:r>
        <w:rPr>
          <w:rFonts w:hint="eastAsia"/>
          <w:b w:val="0"/>
        </w:rPr>
        <w:t>。</w:t>
      </w:r>
    </w:p>
    <w:p w14:paraId="3D95F717">
      <w:pPr>
        <w:pStyle w:val="8"/>
      </w:pPr>
      <w:r>
        <w:rPr>
          <w:rFonts w:hint="eastAsia"/>
        </w:rPr>
        <w:t>协议结构</w:t>
      </w:r>
    </w:p>
    <w:p w14:paraId="3D34F6DC">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本协议中的基础条款用于确定双方执行服务业务的基本条款和条件。具体服务项目的内容将以相关的《工作说明书》确定，该《工作说明书》与基础条款将构成双方之间就具体服务项目所达成的完整协议。</w:t>
      </w:r>
    </w:p>
    <w:p w14:paraId="33EF3708">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通过援引本协议，甲方可以根据本协议直接与乙方签订相关的《工作说明书》，委托乙方提供特定的开发服务。</w:t>
      </w:r>
    </w:p>
    <w:p w14:paraId="7B1EF0F7">
      <w:pPr>
        <w:pStyle w:val="8"/>
      </w:pPr>
      <w:r>
        <w:rPr>
          <w:rFonts w:hint="eastAsia"/>
        </w:rPr>
        <w:t>开发内容</w:t>
      </w:r>
    </w:p>
    <w:p w14:paraId="6D0F235F">
      <w:pPr>
        <w:pStyle w:val="24"/>
        <w:numPr>
          <w:ilvl w:val="0"/>
          <w:numId w:val="5"/>
        </w:numPr>
        <w:snapToGrid w:val="0"/>
        <w:spacing w:after="0" w:line="0" w:lineRule="atLeast"/>
        <w:ind w:left="0" w:firstLine="0" w:firstLineChars="0"/>
        <w:contextualSpacing/>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甲乙双方将以《工作说明书》的方式确定乙方向甲方提供的开发服务和/或可交付成果物的具体内容（包括但不限于项目名称、开发内容、开发服务进度、开发场所、项目负责人）。</w:t>
      </w:r>
    </w:p>
    <w:p w14:paraId="78CCE639">
      <w:pPr>
        <w:pStyle w:val="24"/>
        <w:numPr>
          <w:ilvl w:val="0"/>
          <w:numId w:val="5"/>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乙方可根据工作的需要将开发服务的部分分包给其选择的分包商或雇用第三方完成。</w:t>
      </w:r>
    </w:p>
    <w:p w14:paraId="67A91C81">
      <w:pPr>
        <w:pStyle w:val="8"/>
      </w:pPr>
      <w:r>
        <w:rPr>
          <w:rFonts w:hint="eastAsia"/>
        </w:rPr>
        <w:t>规格、进度、变更</w:t>
      </w:r>
    </w:p>
    <w:p w14:paraId="5DB76E2F">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610ADB70">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789133C5">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757C15D5">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345E8397">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变更。相应变更应由双方协商一致盖章签署书面确认文件并及时归档，如涉及增加乙方成本的由双方协商确定具体金额及结算条款。</w:t>
      </w:r>
    </w:p>
    <w:p w14:paraId="28EB1166">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5D072BDA">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Times New Roman" w:hAnsi="Times New Roman"/>
          <w:bCs/>
          <w:color w:val="000000" w:themeColor="text1"/>
          <w:spacing w:val="-4"/>
          <w:sz w:val="21"/>
          <w:szCs w:val="21"/>
          <w14:textFill>
            <w14:solidFill>
              <w14:schemeClr w14:val="tx1"/>
            </w14:solidFill>
          </w14:textFill>
        </w:rPr>
        <w:t>若</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双方无法就项目的</w:t>
      </w:r>
      <w:r>
        <w:rPr>
          <w:rFonts w:hint="eastAsia" w:ascii="Times New Roman" w:hAnsi="Times New Roman"/>
          <w:bCs/>
          <w:color w:val="000000" w:themeColor="text1"/>
          <w:spacing w:val="-4"/>
          <w:sz w:val="21"/>
          <w:szCs w:val="21"/>
          <w14:textFill>
            <w14:solidFill>
              <w14:schemeClr w14:val="tx1"/>
            </w14:solidFill>
          </w14:textFill>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772A3411">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对工作变更前已经完成的或尚在进行中的工作，甲方应当按原有标准支付费用。工作变更如导致乙方工作量或其他成本增加或减少，双方应诚信地协商对相关工作说明项下的费用进行合理调整。</w:t>
      </w:r>
    </w:p>
    <w:p w14:paraId="291C6344">
      <w:pPr>
        <w:pStyle w:val="8"/>
      </w:pPr>
      <w:r>
        <w:t>交付与领受</w:t>
      </w:r>
    </w:p>
    <w:p w14:paraId="4119018B">
      <w:pPr>
        <w:pStyle w:val="24"/>
        <w:numPr>
          <w:ilvl w:val="0"/>
          <w:numId w:val="7"/>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乙方应按照</w:t>
      </w:r>
      <w:r>
        <w:rPr>
          <w:rFonts w:hint="eastAsia" w:ascii="Arial" w:hAnsi="宋体" w:cs="Arial"/>
          <w:color w:val="000000" w:themeColor="text1"/>
          <w:szCs w:val="21"/>
          <w14:textFill>
            <w14:solidFill>
              <w14:schemeClr w14:val="tx1"/>
            </w14:solidFill>
          </w14:textFill>
        </w:rPr>
        <w:t>工作</w:t>
      </w:r>
      <w:r>
        <w:rPr>
          <w:rFonts w:ascii="Arial" w:hAnsi="宋体" w:cs="Arial"/>
          <w:color w:val="000000" w:themeColor="text1"/>
          <w:szCs w:val="21"/>
          <w14:textFill>
            <w14:solidFill>
              <w14:schemeClr w14:val="tx1"/>
            </w14:solidFill>
          </w14:textFill>
        </w:rPr>
        <w:t>说明书开发进度向甲方交付相关成果物</w:t>
      </w:r>
      <w:r>
        <w:rPr>
          <w:rFonts w:hint="eastAsia" w:ascii="Arial" w:hAnsi="宋体" w:cs="Arial"/>
          <w:color w:val="000000" w:themeColor="text1"/>
          <w:szCs w:val="21"/>
          <w14:textFill>
            <w14:solidFill>
              <w14:schemeClr w14:val="tx1"/>
            </w14:solidFill>
          </w14:textFill>
        </w:rPr>
        <w:t>，乙方可选择合适的方式向甲方交付可交付物，如甲方指定交付方式的，应提前【3】日书面通知乙方。</w:t>
      </w:r>
    </w:p>
    <w:p w14:paraId="775D032A">
      <w:pPr>
        <w:pStyle w:val="24"/>
        <w:numPr>
          <w:ilvl w:val="0"/>
          <w:numId w:val="7"/>
        </w:numPr>
        <w:adjustRightInd w:val="0"/>
        <w:snapToGrid w:val="0"/>
        <w:spacing w:after="0" w:line="0" w:lineRule="atLeast"/>
        <w:ind w:left="0" w:firstLine="0" w:firstLineChars="0"/>
        <w:jc w:val="both"/>
        <w:rPr>
          <w:rFonts w:hint="eastAsia"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乙方可选择邮件形式向甲方交付可交付物</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如乙方以邮件形式向甲方交付的</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自乙方将交付邮件向甲方指定接收人邮箱或项目联系人邮箱发出之日为乙方交付之日</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甲方指定接收人或项目联系人具体信息详见</w:t>
      </w:r>
      <w:r>
        <w:rPr>
          <w:rFonts w:hint="eastAsia" w:ascii="Arial" w:hAnsi="宋体" w:cs="Arial"/>
          <w:color w:val="000000" w:themeColor="text1"/>
          <w:szCs w:val="21"/>
          <w14:textFill>
            <w14:solidFill>
              <w14:schemeClr w14:val="tx1"/>
            </w14:solidFill>
          </w14:textFill>
        </w:rPr>
        <w:t>《工作说明书》。</w:t>
      </w:r>
    </w:p>
    <w:p w14:paraId="464F6203">
      <w:pPr>
        <w:pStyle w:val="8"/>
      </w:pPr>
      <w:r>
        <w:t>验收</w:t>
      </w:r>
    </w:p>
    <w:p w14:paraId="6E6FDB63">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验收标准详见附件《工作说明书》。</w:t>
      </w:r>
    </w:p>
    <w:p w14:paraId="54405E0C">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自乙方向甲方提出验收申请后五（5）日内（或双方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rFonts w:ascii="Times New Roman" w:hAnsi="Times New Roman"/>
          <w:iCs/>
          <w:color w:val="000000" w:themeColor="text1"/>
          <w:sz w:val="21"/>
          <w:szCs w:val="21"/>
          <w14:textFill>
            <w14:solidFill>
              <w14:schemeClr w14:val="tx1"/>
            </w14:solidFill>
          </w14:textFill>
        </w:rPr>
        <w:t>乙</w:t>
      </w:r>
      <w:r>
        <w:rPr>
          <w:rFonts w:hint="eastAsia" w:ascii="Times New Roman" w:hAnsi="Times New Roman"/>
          <w:iCs/>
          <w:color w:val="000000" w:themeColor="text1"/>
          <w:sz w:val="21"/>
          <w:szCs w:val="21"/>
          <w14:textFill>
            <w14:solidFill>
              <w14:schemeClr w14:val="tx1"/>
            </w14:solidFill>
          </w14:textFill>
        </w:rPr>
        <w:t>方支付协议款项。</w:t>
      </w:r>
    </w:p>
    <w:p w14:paraId="4464E094">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如验收过程中，需要进行第三方测评的，乙方应选取推荐有资质的第三方测评机构并获得甲方同意后开展测评工作，并出具第三方测评报告，乙方须配合完成系统第三方测评工作，相关测</w:t>
      </w:r>
      <w:r>
        <w:rPr>
          <w:rFonts w:hint="eastAsia" w:ascii="Times New Roman" w:hAnsi="Times New Roman"/>
          <w:iCs/>
          <w:color w:val="000000" w:themeColor="text1"/>
          <w:sz w:val="21"/>
          <w:szCs w:val="21"/>
          <w:highlight w:val="none"/>
          <w14:textFill>
            <w14:solidFill>
              <w14:schemeClr w14:val="tx1"/>
            </w14:solidFill>
          </w14:textFill>
        </w:rPr>
        <w:t>评费用由【乙】方承担，测评结论合格后即为该阶段验收合格，甲方应为乙方签署该阶段验收报告。</w:t>
      </w:r>
      <w:r>
        <w:rPr>
          <w:rFonts w:ascii="Times New Roman" w:hAnsi="Times New Roman"/>
          <w:iCs/>
          <w:color w:val="000000" w:themeColor="text1"/>
          <w:sz w:val="21"/>
          <w:szCs w:val="21"/>
          <w:highlight w:val="none"/>
          <w14:textFill>
            <w14:solidFill>
              <w14:schemeClr w14:val="tx1"/>
            </w14:solidFill>
          </w14:textFill>
        </w:rPr>
        <w:t>如</w:t>
      </w:r>
      <w:r>
        <w:rPr>
          <w:rFonts w:hint="eastAsia" w:ascii="Times New Roman" w:hAnsi="Times New Roman"/>
          <w:iCs/>
          <w:color w:val="000000" w:themeColor="text1"/>
          <w:sz w:val="21"/>
          <w:szCs w:val="21"/>
          <w:highlight w:val="none"/>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6D086F05">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验收完成之日起【5】日内，甲乙双方应共同签署验收报告，验收报告至少应签署两份，甲乙双方至少各执一份，表明项目通过了相应阶段的验收。</w:t>
      </w:r>
    </w:p>
    <w:p w14:paraId="12497E1E">
      <w:pPr>
        <w:pStyle w:val="24"/>
        <w:numPr>
          <w:ilvl w:val="0"/>
          <w:numId w:val="8"/>
        </w:numPr>
        <w:snapToGrid w:val="0"/>
        <w:spacing w:after="0" w:line="0" w:lineRule="atLeast"/>
        <w:ind w:left="0" w:firstLine="0" w:firstLineChars="0"/>
        <w:contextualSpacing/>
        <w:jc w:val="both"/>
        <w:rPr>
          <w:color w:val="000000" w:themeColor="text1"/>
          <w:sz w:val="21"/>
          <w:szCs w:val="21"/>
          <w:highlight w:val="none"/>
          <w14:textFill>
            <w14:solidFill>
              <w14:schemeClr w14:val="tx1"/>
            </w14:solidFill>
          </w14:textFill>
        </w:rPr>
        <w:pPrChange w:id="1" w:author="毕晓龙" w:date="2025-12-29T14:54:08Z">
          <w:pPr>
            <w:pStyle w:val="24"/>
            <w:numPr>
              <w:ilvl w:val="0"/>
              <w:numId w:val="8"/>
            </w:numPr>
            <w:snapToGrid w:val="0"/>
            <w:spacing w:after="0" w:line="0" w:lineRule="atLeast"/>
            <w:ind w:left="0" w:firstLine="0" w:firstLineChars="0"/>
            <w:contextualSpacing/>
            <w:jc w:val="both"/>
          </w:pPr>
        </w:pPrChange>
      </w:pPr>
      <w:r>
        <w:rPr>
          <w:rFonts w:hint="eastAsia" w:ascii="Times New Roman" w:hAnsi="Times New Roman"/>
          <w:iCs/>
          <w:color w:val="000000" w:themeColor="text1"/>
          <w:sz w:val="21"/>
          <w:szCs w:val="21"/>
          <w:highlight w:val="none"/>
          <w14:textFill>
            <w14:solidFill>
              <w14:schemeClr w14:val="tx1"/>
            </w14:solidFill>
          </w14:textFill>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ins w:id="2" w:author="毕晓龙" w:date="2025-12-29T14:53:25Z">
        <w:r>
          <w:rPr>
            <w:rFonts w:hint="eastAsia"/>
            <w:color w:val="000000" w:themeColor="text1"/>
            <w:sz w:val="21"/>
            <w:szCs w:val="21"/>
            <w:lang w:eastAsia="zh-CN"/>
            <w14:textFill>
              <w14:solidFill>
                <w14:schemeClr w14:val="tx1"/>
              </w14:solidFill>
            </w14:textFill>
          </w:rPr>
          <w:t>；</w:t>
        </w:r>
      </w:ins>
      <w:ins w:id="3" w:author="毕晓龙" w:date="2025-12-29T14:53:25Z">
        <w:r>
          <w:rPr>
            <w:rFonts w:hint="eastAsia" w:ascii="Times New Roman" w:hAnsi="Times New Roman"/>
            <w:iCs/>
            <w:color w:val="000000" w:themeColor="text1"/>
            <w:szCs w:val="21"/>
            <w:lang w:val="en-US" w:eastAsia="zh-CN"/>
            <w14:textFill>
              <w14:solidFill>
                <w14:schemeClr w14:val="tx1"/>
              </w14:solidFill>
            </w14:textFill>
          </w:rPr>
          <w:t>或（D）甲方上游客户就乙方交付内容完成对甲方的验收确认</w:t>
        </w:r>
      </w:ins>
      <w:r>
        <w:rPr>
          <w:rFonts w:hint="eastAsia" w:ascii="Times New Roman" w:hAnsi="Times New Roman"/>
          <w:iCs/>
          <w:color w:val="000000" w:themeColor="text1"/>
          <w:sz w:val="21"/>
          <w:szCs w:val="21"/>
          <w:highlight w:val="none"/>
          <w14:textFill>
            <w14:solidFill>
              <w14:schemeClr w14:val="tx1"/>
            </w14:solidFill>
          </w14:textFill>
        </w:rPr>
        <w:t>。</w:t>
      </w:r>
    </w:p>
    <w:p w14:paraId="1ECB47D3">
      <w:pPr>
        <w:pStyle w:val="8"/>
        <w:rPr>
          <w:highlight w:val="none"/>
        </w:rPr>
      </w:pPr>
      <w:r>
        <w:rPr>
          <w:rFonts w:hint="eastAsia"/>
          <w:highlight w:val="none"/>
        </w:rPr>
        <w:t>开发费用</w:t>
      </w:r>
    </w:p>
    <w:p w14:paraId="778F3DA5">
      <w:pPr>
        <w:pStyle w:val="24"/>
        <w:numPr>
          <w:ilvl w:val="0"/>
          <w:numId w:val="9"/>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本协议费用及支付方式详见《工作说明书》。</w:t>
      </w:r>
    </w:p>
    <w:p w14:paraId="4D3CD488">
      <w:pPr>
        <w:pStyle w:val="24"/>
        <w:numPr>
          <w:ilvl w:val="0"/>
          <w:numId w:val="9"/>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如存在甲方丢失发票的情形，甲方承担因此产生的费用以及损失。</w:t>
      </w:r>
    </w:p>
    <w:p w14:paraId="31B24D55">
      <w:pPr>
        <w:pStyle w:val="24"/>
        <w:numPr>
          <w:ilvl w:val="0"/>
          <w:numId w:val="9"/>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62C79CA7">
      <w:pPr>
        <w:pStyle w:val="24"/>
        <w:numPr>
          <w:ilvl w:val="0"/>
          <w:numId w:val="9"/>
        </w:numPr>
        <w:spacing w:after="0" w:line="0" w:lineRule="atLeast"/>
        <w:ind w:left="0" w:firstLine="0" w:firstLineChars="0"/>
        <w:jc w:val="both"/>
        <w:rPr>
          <w:ins w:id="4" w:author="毕晓龙" w:date="2025-12-29T14:54:12Z"/>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ins w:id="5" w:author="毕晓龙" w:date="2025-12-29T14:54:12Z">
        <w:r>
          <w:rPr>
            <w:rFonts w:hint="eastAsia"/>
            <w:color w:val="000000" w:themeColor="text1"/>
            <w:sz w:val="21"/>
            <w:szCs w:val="21"/>
            <w:highlight w:val="none"/>
            <w:lang w:eastAsia="zh-CN"/>
            <w14:textFill>
              <w14:solidFill>
                <w14:schemeClr w14:val="tx1"/>
              </w14:solidFill>
            </w14:textFill>
          </w:rPr>
          <w:t>。</w:t>
        </w:r>
      </w:ins>
    </w:p>
    <w:p w14:paraId="2756C535">
      <w:pPr>
        <w:pStyle w:val="24"/>
        <w:numPr>
          <w:ilvl w:val="0"/>
          <w:numId w:val="9"/>
          <w:ins w:id="8" w:author="毕晓龙" w:date="2025-12-29T14:54:54Z"/>
        </w:numPr>
        <w:spacing w:after="0" w:line="0" w:lineRule="atLeast"/>
        <w:ind w:left="0" w:firstLine="0" w:firstLineChars="0"/>
        <w:jc w:val="both"/>
        <w:rPr>
          <w:ins w:id="9" w:author="毕晓龙" w:date="2025-12-29T14:54:23Z"/>
          <w:rFonts w:hint="eastAsia" w:ascii="Calibri" w:hAnsi="Calibri"/>
          <w:bCs w:val="0"/>
          <w:color w:val="000000" w:themeColor="text1"/>
          <w:spacing w:val="0"/>
          <w:sz w:val="21"/>
          <w:szCs w:val="21"/>
          <w:highlight w:val="none"/>
          <w:rPrChange w:id="10" w:author="毕晓龙" w:date="2025-12-29T14:54:54Z">
            <w:rPr>
              <w:ins w:id="11" w:author="毕晓龙" w:date="2025-12-29T14:54:23Z"/>
              <w:rFonts w:hint="eastAsia" w:ascii="Calibri" w:hAnsi="Calibri"/>
              <w:bCs w:val="0"/>
              <w:color w:val="000000" w:themeColor="text1"/>
              <w:spacing w:val="0"/>
              <w:sz w:val="21"/>
              <w:szCs w:val="21"/>
              <w:highlight w:val="none"/>
              <w14:textFill>
                <w14:solidFill>
                  <w14:schemeClr w14:val="tx1"/>
                </w14:solidFill>
              </w14:textFill>
            </w:rPr>
          </w:rPrChange>
          <w14:textFill>
            <w14:solidFill>
              <w14:schemeClr w14:val="tx1"/>
            </w14:solidFill>
          </w14:textFill>
        </w:rPr>
        <w:pPrChange w:id="6" w:author="毕晓龙" w:date="2025-12-29T14:54:54Z">
          <w:pPr>
            <w:pStyle w:val="24"/>
            <w:numPr>
              <w:ilvl w:val="0"/>
              <w:numId w:val="9"/>
            </w:numPr>
            <w:spacing w:after="0" w:line="0" w:lineRule="atLeast"/>
            <w:ind w:left="0" w:firstLine="0" w:firstLineChars="0"/>
            <w:jc w:val="both"/>
          </w:pPr>
        </w:pPrChange>
      </w:pPr>
      <w:ins w:id="12" w:author="毕晓龙" w:date="2025-12-29T14:54:23Z">
        <w:r>
          <w:rPr>
            <w:rFonts w:hint="eastAsia" w:ascii="Calibri" w:hAnsi="Calibri"/>
            <w:bCs w:val="0"/>
            <w:color w:val="000000" w:themeColor="text1"/>
            <w:spacing w:val="0"/>
            <w:sz w:val="21"/>
            <w:szCs w:val="21"/>
            <w:highlight w:val="none"/>
            <w:lang w:val="en-US" w:eastAsia="zh-CN"/>
            <w:rPrChange w:id="13" w:author="毕晓龙" w:date="2025-12-29T14:54:54Z">
              <w:rPr>
                <w:rFonts w:hint="eastAsia" w:ascii="Calibri" w:hAnsi="Calibri"/>
                <w:bCs w:val="0"/>
                <w:color w:val="000000" w:themeColor="text1"/>
                <w:spacing w:val="0"/>
                <w:sz w:val="21"/>
                <w:szCs w:val="21"/>
                <w:highlight w:val="none"/>
                <w:lang w:val="en-US" w:eastAsia="zh-CN"/>
                <w14:textFill>
                  <w14:solidFill>
                    <w14:schemeClr w14:val="tx1"/>
                  </w14:solidFill>
                </w14:textFill>
              </w:rPr>
            </w:rPrChange>
            <w14:textFill>
              <w14:solidFill>
                <w14:schemeClr w14:val="tx1"/>
              </w14:solidFill>
            </w14:textFill>
          </w:rPr>
          <w:t>如合同付款涉及甲方须收到上游客户合同款作为付款条件的，甲方应当积极督促其上游客户履行付款义务，如乙方完成合同约定的付款里程碑后【6】个月，则不论甲方是否收到其上游客户款项，均应向乙方支付相应合同款。</w:t>
        </w:r>
      </w:ins>
    </w:p>
    <w:p w14:paraId="204D8D3F">
      <w:pPr>
        <w:pStyle w:val="24"/>
        <w:numPr>
          <w:ilvl w:val="0"/>
          <w:numId w:val="9"/>
          <w:ins w:id="17" w:author="毕晓龙" w:date="2025-12-29T14:54:54Z"/>
        </w:numPr>
        <w:spacing w:after="0" w:line="0" w:lineRule="atLeast"/>
        <w:ind w:left="0" w:firstLine="0" w:firstLineChars="0"/>
        <w:jc w:val="both"/>
        <w:rPr>
          <w:color w:val="000000" w:themeColor="text1"/>
          <w:sz w:val="21"/>
          <w:szCs w:val="21"/>
          <w:highlight w:val="none"/>
          <w14:textFill>
            <w14:solidFill>
              <w14:schemeClr w14:val="tx1"/>
            </w14:solidFill>
          </w14:textFill>
        </w:rPr>
        <w:pPrChange w:id="15" w:author="毕晓龙" w:date="2025-12-29T14:54:54Z">
          <w:pPr>
            <w:pStyle w:val="24"/>
            <w:numPr>
              <w:ilvl w:val="0"/>
              <w:numId w:val="9"/>
            </w:numPr>
            <w:spacing w:after="0" w:line="0" w:lineRule="atLeast"/>
            <w:ind w:left="0" w:firstLine="0" w:firstLineChars="0"/>
            <w:jc w:val="both"/>
          </w:pPr>
        </w:pPrChange>
      </w:pPr>
      <w:ins w:id="18" w:author="毕晓龙" w:date="2025-12-29T14:54:23Z">
        <w:r>
          <w:rPr>
            <w:rFonts w:hint="eastAsia"/>
            <w:color w:val="000000" w:themeColor="text1"/>
            <w:sz w:val="21"/>
            <w:szCs w:val="21"/>
            <w:highlight w:val="none"/>
            <w:lang w:val="en-US" w:eastAsia="zh-CN"/>
            <w:rPrChange w:id="19" w:author="毕晓龙" w:date="2025-12-29T14:54:54Z">
              <w:rPr>
                <w:rFonts w:hint="eastAsia"/>
                <w:color w:val="000000" w:themeColor="text1"/>
                <w:sz w:val="21"/>
                <w:szCs w:val="21"/>
                <w:highlight w:val="none"/>
                <w:lang w:val="en-US" w:eastAsia="zh-CN"/>
                <w14:textFill>
                  <w14:solidFill>
                    <w14:schemeClr w14:val="tx1"/>
                  </w14:solidFill>
                </w14:textFill>
              </w:rPr>
            </w:rPrChange>
            <w14:textFill>
              <w14:solidFill>
                <w14:schemeClr w14:val="tx1"/>
              </w14:solidFill>
            </w14:textFill>
          </w:rPr>
          <w:t>如合同付款涉及审计结算的，甲方应积极组织相应审计机构在合理期限内完成结算，对于乙方提供的结算资料应及时进行接收、确认。</w:t>
        </w:r>
      </w:ins>
    </w:p>
    <w:p w14:paraId="5A307BC8">
      <w:pPr>
        <w:pStyle w:val="24"/>
        <w:numPr>
          <w:ilvl w:val="0"/>
          <w:numId w:val="9"/>
        </w:numPr>
        <w:snapToGrid w:val="0"/>
        <w:spacing w:after="0" w:line="0" w:lineRule="atLeast"/>
        <w:ind w:left="0" w:firstLine="0" w:firstLineChars="0"/>
        <w:contextualSpacing/>
        <w:rPr>
          <w:del w:id="21" w:author="毕晓龙" w:date="2025-12-29T14:54:01Z"/>
          <w:rFonts w:ascii="Times New Roman" w:hAnsi="Times New Roman"/>
          <w:iCs/>
          <w:color w:val="000000" w:themeColor="text1"/>
          <w:szCs w:val="20"/>
          <w:highlight w:val="none"/>
          <w14:textFill>
            <w14:solidFill>
              <w14:schemeClr w14:val="tx1"/>
            </w14:solidFill>
          </w14:textFill>
        </w:rPr>
      </w:pPr>
      <w:del w:id="22" w:author="毕晓龙" w:date="2025-12-29T14:54:01Z">
        <w:r>
          <w:rPr>
            <w:rFonts w:hint="eastAsia"/>
            <w:color w:val="000000" w:themeColor="text1"/>
            <w:sz w:val="21"/>
            <w:szCs w:val="21"/>
            <w:highlight w:val="none"/>
            <w14:textFill>
              <w14:solidFill>
                <w14:schemeClr w14:val="tx1"/>
              </w14:solidFill>
            </w14:textFill>
          </w:rPr>
          <w:delText>除非另有约定，付款可采用转账、支票等其他合理可行的方式。</w:delText>
        </w:r>
      </w:del>
    </w:p>
    <w:p w14:paraId="110995F4">
      <w:pPr>
        <w:pStyle w:val="8"/>
        <w:rPr>
          <w:highlight w:val="none"/>
        </w:rPr>
      </w:pPr>
      <w:r>
        <w:rPr>
          <w:rFonts w:hint="eastAsia"/>
          <w:highlight w:val="none"/>
        </w:rPr>
        <w:t>双方权利义务</w:t>
      </w:r>
    </w:p>
    <w:p w14:paraId="37CA7381">
      <w:pPr>
        <w:snapToGrid w:val="0"/>
        <w:spacing w:line="0" w:lineRule="atLeast"/>
        <w:contextualSpacing/>
        <w:rPr>
          <w:rFonts w:ascii="Times New Roman" w:hAnsi="Times New Roman"/>
          <w:iCs/>
          <w:vanish/>
          <w:color w:val="000000" w:themeColor="text1"/>
          <w:szCs w:val="21"/>
          <w:highlight w:val="none"/>
          <w14:textFill>
            <w14:solidFill>
              <w14:schemeClr w14:val="tx1"/>
            </w14:solidFill>
          </w14:textFill>
        </w:rPr>
      </w:pPr>
    </w:p>
    <w:p w14:paraId="6CBDE8BD">
      <w:pPr>
        <w:snapToGrid w:val="0"/>
        <w:spacing w:line="0" w:lineRule="atLeast"/>
        <w:contextualSpacing/>
        <w:rPr>
          <w:rFonts w:ascii="Times New Roman" w:hAnsi="Times New Roman"/>
          <w:iCs/>
          <w:vanish/>
          <w:color w:val="000000" w:themeColor="text1"/>
          <w:szCs w:val="21"/>
          <w:highlight w:val="none"/>
          <w14:textFill>
            <w14:solidFill>
              <w14:schemeClr w14:val="tx1"/>
            </w14:solidFill>
          </w14:textFill>
        </w:rPr>
      </w:pPr>
    </w:p>
    <w:p w14:paraId="4C96826F">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甲方权利义务</w:t>
      </w:r>
    </w:p>
    <w:p w14:paraId="4516CC31">
      <w:pPr>
        <w:snapToGrid w:val="0"/>
        <w:spacing w:line="0" w:lineRule="atLeast"/>
        <w:contextualSpacing/>
        <w:outlineLvl w:val="0"/>
        <w:rPr>
          <w:rFonts w:ascii="Arial" w:hAnsi="Arial"/>
          <w:b/>
          <w:vanish/>
          <w:color w:val="000000" w:themeColor="text1"/>
          <w:szCs w:val="21"/>
          <w:highlight w:val="none"/>
          <w14:textFill>
            <w14:solidFill>
              <w14:schemeClr w14:val="tx1"/>
            </w14:solidFill>
          </w14:textFill>
        </w:rPr>
      </w:pPr>
    </w:p>
    <w:p w14:paraId="16A454E9">
      <w:pPr>
        <w:snapToGrid w:val="0"/>
        <w:spacing w:line="0" w:lineRule="atLeast"/>
        <w:contextualSpacing/>
        <w:outlineLvl w:val="0"/>
        <w:rPr>
          <w:rFonts w:ascii="Arial" w:hAnsi="Arial"/>
          <w:b/>
          <w:vanish/>
          <w:color w:val="000000" w:themeColor="text1"/>
          <w:szCs w:val="21"/>
          <w:highlight w:val="none"/>
          <w14:textFill>
            <w14:solidFill>
              <w14:schemeClr w14:val="tx1"/>
            </w14:solidFill>
          </w14:textFill>
        </w:rPr>
      </w:pPr>
    </w:p>
    <w:p w14:paraId="395A31B5">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按照约定如期支付开发费用；</w:t>
      </w:r>
    </w:p>
    <w:p w14:paraId="5431B608">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ascii="Times New Roman" w:hAnsi="Times New Roman"/>
          <w:bCs/>
          <w:color w:val="000000" w:themeColor="text1"/>
          <w:spacing w:val="-4"/>
          <w:sz w:val="21"/>
          <w:szCs w:val="21"/>
          <w:highlight w:val="none"/>
          <w14:textFill>
            <w14:solidFill>
              <w14:schemeClr w14:val="tx1"/>
            </w14:solidFill>
          </w14:textFill>
        </w:rPr>
        <w:t>按照约定的期限向乙方确认其业务需求，向乙方提供并允许乙方使用乙方认为必须的全部信息、数据、技术资料、设施设备等；</w:t>
      </w:r>
      <w:r>
        <w:rPr>
          <w:color w:val="000000" w:themeColor="text1"/>
          <w:sz w:val="21"/>
          <w:szCs w:val="21"/>
          <w:highlight w:val="none"/>
          <w14:textFill>
            <w14:solidFill>
              <w14:schemeClr w14:val="tx1"/>
            </w14:solidFill>
          </w14:textFill>
        </w:rPr>
        <w:t xml:space="preserve"> </w:t>
      </w:r>
    </w:p>
    <w:p w14:paraId="1221437A">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ascii="Times New Roman" w:hAnsi="Times New Roman"/>
          <w:bCs/>
          <w:color w:val="000000" w:themeColor="text1"/>
          <w:spacing w:val="-4"/>
          <w:sz w:val="21"/>
          <w:szCs w:val="21"/>
          <w:highlight w:val="none"/>
          <w14:textFill>
            <w14:solidFill>
              <w14:schemeClr w14:val="tx1"/>
            </w14:solidFill>
          </w14:textFill>
        </w:rPr>
        <w:t>按期</w:t>
      </w:r>
      <w:del w:id="23" w:author="毕晓龙" w:date="2025-12-29T14:55:28Z">
        <w:r>
          <w:rPr>
            <w:rFonts w:hint="default" w:ascii="Times New Roman" w:hAnsi="Times New Roman"/>
            <w:bCs/>
            <w:color w:val="000000" w:themeColor="text1"/>
            <w:spacing w:val="-4"/>
            <w:sz w:val="21"/>
            <w:szCs w:val="21"/>
            <w:highlight w:val="none"/>
            <w:lang w:val="en-US"/>
            <w14:textFill>
              <w14:solidFill>
                <w14:schemeClr w14:val="tx1"/>
              </w14:solidFill>
            </w14:textFill>
          </w:rPr>
          <w:delText>验收</w:delText>
        </w:r>
      </w:del>
      <w:ins w:id="24" w:author="毕晓龙" w:date="2025-12-29T14:55:31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接收</w:t>
        </w:r>
      </w:ins>
      <w:r>
        <w:rPr>
          <w:rFonts w:hint="eastAsia" w:ascii="Times New Roman" w:hAnsi="Times New Roman"/>
          <w:bCs/>
          <w:color w:val="000000" w:themeColor="text1"/>
          <w:spacing w:val="-4"/>
          <w:sz w:val="21"/>
          <w:szCs w:val="21"/>
          <w:highlight w:val="none"/>
          <w14:textFill>
            <w14:solidFill>
              <w14:schemeClr w14:val="tx1"/>
            </w14:solidFill>
          </w14:textFill>
        </w:rPr>
        <w:t>开发成果，对于符合验收标准的，</w:t>
      </w:r>
      <w:del w:id="25" w:author="毕晓龙" w:date="2025-12-29T14:55:42Z">
        <w:r>
          <w:rPr>
            <w:rFonts w:hint="default" w:ascii="Times New Roman" w:hAnsi="Times New Roman"/>
            <w:bCs/>
            <w:color w:val="000000" w:themeColor="text1"/>
            <w:spacing w:val="-4"/>
            <w:sz w:val="21"/>
            <w:szCs w:val="21"/>
            <w:highlight w:val="none"/>
            <w:lang w:val="en-US"/>
            <w14:textFill>
              <w14:solidFill>
                <w14:schemeClr w14:val="tx1"/>
              </w14:solidFill>
            </w14:textFill>
          </w:rPr>
          <w:delText>按期接受可交付成果物</w:delText>
        </w:r>
      </w:del>
      <w:ins w:id="26" w:author="毕晓龙" w:date="2025-12-29T14:55:42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及时</w:t>
        </w:r>
      </w:ins>
      <w:ins w:id="27" w:author="毕晓龙" w:date="2025-12-29T14:55:44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出具</w:t>
        </w:r>
      </w:ins>
      <w:ins w:id="28" w:author="毕晓龙" w:date="2025-12-29T14:55:47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相应的</w:t>
        </w:r>
      </w:ins>
      <w:ins w:id="29" w:author="毕晓龙" w:date="2025-12-29T14:55:48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验收</w:t>
        </w:r>
      </w:ins>
      <w:ins w:id="30" w:author="毕晓龙" w:date="2025-12-29T14:55:49Z">
        <w:r>
          <w:rPr>
            <w:rFonts w:hint="eastAsia" w:ascii="Times New Roman" w:hAnsi="Times New Roman"/>
            <w:bCs/>
            <w:color w:val="000000" w:themeColor="text1"/>
            <w:spacing w:val="-4"/>
            <w:sz w:val="21"/>
            <w:szCs w:val="21"/>
            <w:highlight w:val="none"/>
            <w:lang w:val="en-US" w:eastAsia="zh-CN"/>
            <w14:textFill>
              <w14:solidFill>
                <w14:schemeClr w14:val="tx1"/>
              </w14:solidFill>
            </w14:textFill>
          </w:rPr>
          <w:t>报告</w:t>
        </w:r>
      </w:ins>
      <w:r>
        <w:rPr>
          <w:rFonts w:hint="eastAsia" w:ascii="Times New Roman" w:hAnsi="Times New Roman"/>
          <w:bCs/>
          <w:color w:val="000000" w:themeColor="text1"/>
          <w:spacing w:val="-4"/>
          <w:sz w:val="21"/>
          <w:szCs w:val="21"/>
          <w:highlight w:val="none"/>
          <w14:textFill>
            <w14:solidFill>
              <w14:schemeClr w14:val="tx1"/>
            </w14:solidFill>
          </w14:textFill>
        </w:rPr>
        <w:t>；</w:t>
      </w:r>
    </w:p>
    <w:p w14:paraId="21264862">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ascii="Times New Roman" w:hAnsi="Times New Roman"/>
          <w:bCs/>
          <w:color w:val="000000" w:themeColor="text1"/>
          <w:spacing w:val="-4"/>
          <w:sz w:val="21"/>
          <w:szCs w:val="21"/>
          <w:highlight w:val="none"/>
          <w14:textFill>
            <w14:solidFill>
              <w14:schemeClr w14:val="tx1"/>
            </w14:solidFill>
          </w14:textFill>
        </w:rPr>
        <w:t>按时提供开发所需的设备和开发工具；</w:t>
      </w:r>
    </w:p>
    <w:p w14:paraId="54B39FC2">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甲方应指派一名或多名项目负责人，该负责人应拥有必需的专业技术和甲方的授权，负责与乙方项目负责人进行专业、及时联络，沟通服务的执行情况等。具体名单详见《工作说明书》；</w:t>
      </w:r>
    </w:p>
    <w:p w14:paraId="0A04AC3F">
      <w:pPr>
        <w:pStyle w:val="24"/>
        <w:numPr>
          <w:ilvl w:val="0"/>
          <w:numId w:val="11"/>
        </w:numPr>
        <w:spacing w:after="0" w:line="0" w:lineRule="atLeast"/>
        <w:ind w:firstLineChars="0"/>
        <w:contextualSpacing/>
        <w:rPr>
          <w:color w:val="000000" w:themeColor="text1"/>
          <w:sz w:val="21"/>
          <w:szCs w:val="21"/>
          <w:highlight w:val="none"/>
          <w14:textFill>
            <w14:solidFill>
              <w14:schemeClr w14:val="tx1"/>
            </w14:solidFill>
          </w14:textFill>
        </w:rPr>
      </w:pPr>
      <w:r>
        <w:rPr>
          <w:rFonts w:hint="eastAsia" w:ascii="Times New Roman" w:hAnsi="Times New Roman"/>
          <w:bCs/>
          <w:color w:val="000000" w:themeColor="text1"/>
          <w:spacing w:val="-4"/>
          <w:sz w:val="21"/>
          <w:szCs w:val="21"/>
          <w:highlight w:val="none"/>
          <w14:textFill>
            <w14:solidFill>
              <w14:schemeClr w14:val="tx1"/>
            </w14:solidFill>
          </w14:textFill>
        </w:rPr>
        <w:t>本协议规定的其他权利义务。</w:t>
      </w:r>
    </w:p>
    <w:p w14:paraId="7050AD66">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乙方权利义务</w:t>
      </w:r>
    </w:p>
    <w:p w14:paraId="62190AF4">
      <w:pPr>
        <w:pStyle w:val="24"/>
        <w:numPr>
          <w:ilvl w:val="0"/>
          <w:numId w:val="12"/>
        </w:numPr>
        <w:spacing w:after="0" w:line="0" w:lineRule="atLeast"/>
        <w:ind w:firstLineChars="0"/>
        <w:contextualSpacing/>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乙方保证提供的可交付成果物没有侵犯第三方的知识产权；</w:t>
      </w:r>
    </w:p>
    <w:p w14:paraId="75C617DE">
      <w:pPr>
        <w:pStyle w:val="24"/>
        <w:numPr>
          <w:ilvl w:val="0"/>
          <w:numId w:val="12"/>
        </w:numPr>
        <w:spacing w:after="0" w:line="0" w:lineRule="atLeast"/>
        <w:ind w:firstLineChars="0"/>
        <w:contextualSpacing/>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乙方提供的可交付成果物应符合本协议规定的要求；</w:t>
      </w:r>
    </w:p>
    <w:p w14:paraId="4B8E88B3">
      <w:pPr>
        <w:pStyle w:val="24"/>
        <w:numPr>
          <w:ilvl w:val="0"/>
          <w:numId w:val="12"/>
        </w:numPr>
        <w:spacing w:after="0" w:line="0" w:lineRule="atLeast"/>
        <w:ind w:firstLineChars="0"/>
        <w:contextualSpacing/>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乙方应采取一切行动遵守，且使得其员工遵守，适用于履行本协议的一切有效法律法规；</w:t>
      </w:r>
    </w:p>
    <w:p w14:paraId="361F07FB">
      <w:pPr>
        <w:pStyle w:val="24"/>
        <w:numPr>
          <w:ilvl w:val="0"/>
          <w:numId w:val="12"/>
        </w:numPr>
        <w:spacing w:after="0" w:line="0" w:lineRule="atLeast"/>
        <w:ind w:firstLineChars="0"/>
        <w:contextualSpacing/>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乙方应按本协议约定的开发进度按期完成各阶段的开发工作、交付符合验收标准的开发成果物；</w:t>
      </w:r>
    </w:p>
    <w:p w14:paraId="5F81F090">
      <w:pPr>
        <w:pStyle w:val="24"/>
        <w:numPr>
          <w:ilvl w:val="0"/>
          <w:numId w:val="12"/>
        </w:numPr>
        <w:spacing w:after="0" w:line="0" w:lineRule="atLeast"/>
        <w:ind w:firstLineChars="0"/>
        <w:contextualSpacing/>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乙方应指派一名或多名项目负责人，负责对乙方人员以及乙方人员提供的服务进行管理、监督，向乙方汇报，与甲方项目负责人沟通、协调。具体名单详见《工作说明书》；</w:t>
      </w:r>
    </w:p>
    <w:p w14:paraId="16F6AFFD">
      <w:pPr>
        <w:pStyle w:val="24"/>
        <w:numPr>
          <w:ilvl w:val="0"/>
          <w:numId w:val="12"/>
        </w:numPr>
        <w:spacing w:after="0" w:line="0" w:lineRule="atLeast"/>
        <w:ind w:firstLineChars="0"/>
        <w:contextualSpacing/>
        <w:jc w:val="both"/>
        <w:rPr>
          <w:color w:val="000000" w:themeColor="text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本协议规定的其他权利义务。</w:t>
      </w:r>
    </w:p>
    <w:p w14:paraId="10CA3110">
      <w:pPr>
        <w:pStyle w:val="8"/>
        <w:rPr>
          <w:highlight w:val="none"/>
        </w:rPr>
      </w:pPr>
      <w:r>
        <w:rPr>
          <w:rFonts w:hint="eastAsia"/>
          <w:highlight w:val="none"/>
        </w:rPr>
        <w:t>保密信息</w:t>
      </w:r>
    </w:p>
    <w:p w14:paraId="37C8F679">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在本协议期限及随后五（</w:t>
      </w:r>
      <w:r>
        <w:rPr>
          <w:rFonts w:ascii="Times New Roman" w:hAnsi="Times New Roman"/>
          <w:iCs/>
          <w:color w:val="000000" w:themeColor="text1"/>
          <w:sz w:val="21"/>
          <w:szCs w:val="21"/>
          <w:highlight w:val="none"/>
          <w14:textFill>
            <w14:solidFill>
              <w14:schemeClr w14:val="tx1"/>
            </w14:solidFill>
          </w14:textFill>
        </w:rPr>
        <w:t>5</w:t>
      </w:r>
      <w:r>
        <w:rPr>
          <w:rFonts w:hint="eastAsia" w:ascii="Times New Roman" w:hAnsi="Times New Roman"/>
          <w:iCs/>
          <w:color w:val="000000" w:themeColor="text1"/>
          <w:sz w:val="21"/>
          <w:szCs w:val="21"/>
          <w:highlight w:val="none"/>
          <w14:textFill>
            <w14:solidFill>
              <w14:schemeClr w14:val="tx1"/>
            </w14:solidFill>
          </w14:textFill>
        </w:rPr>
        <w:t>）年内，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33A45A9F">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4335575C">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706536D7">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本条款项下的保密义务持续有效，直至保密信息丧失秘密性为止。</w:t>
      </w:r>
    </w:p>
    <w:p w14:paraId="75F5CED0">
      <w:pPr>
        <w:pStyle w:val="24"/>
        <w:numPr>
          <w:ilvl w:val="0"/>
          <w:numId w:val="13"/>
        </w:numPr>
        <w:snapToGrid w:val="0"/>
        <w:spacing w:after="0" w:line="0" w:lineRule="atLeast"/>
        <w:ind w:left="0" w:firstLine="0" w:firstLineChars="0"/>
        <w:contextualSpacing/>
        <w:jc w:val="both"/>
        <w:rPr>
          <w:b/>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如双方决定与本协议同时签署一个独立的保密协议，或援引已签署生效的保密协议，则在本协议项下交流的信息优先受该协议的约束。</w:t>
      </w:r>
    </w:p>
    <w:p w14:paraId="720BF360">
      <w:pPr>
        <w:pStyle w:val="8"/>
        <w:rPr>
          <w:highlight w:val="none"/>
        </w:rPr>
      </w:pPr>
      <w:r>
        <w:rPr>
          <w:rFonts w:hint="eastAsia"/>
          <w:highlight w:val="none"/>
        </w:rPr>
        <w:t>知识产权</w:t>
      </w:r>
    </w:p>
    <w:p w14:paraId="4F84A6C8">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一方在《工作说明书》签订之前的已有知识产权仍归该方所有。</w:t>
      </w:r>
    </w:p>
    <w:p w14:paraId="2EFF18B4">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在乙方为甲方履行本协议、提供开发服务过程中产生的可交付成果物的知识产权归【甲乙双方共有】。</w:t>
      </w:r>
    </w:p>
    <w:p w14:paraId="0B638743">
      <w:pPr>
        <w:pStyle w:val="24"/>
        <w:numPr>
          <w:ilvl w:val="0"/>
          <w:numId w:val="14"/>
        </w:numPr>
        <w:spacing w:after="0" w:line="0" w:lineRule="atLeast"/>
        <w:ind w:left="0" w:firstLine="0" w:firstLineChars="0"/>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0448CEF7">
      <w:pPr>
        <w:pStyle w:val="24"/>
        <w:numPr>
          <w:ilvl w:val="0"/>
          <w:numId w:val="14"/>
        </w:numPr>
        <w:spacing w:after="0" w:line="0" w:lineRule="atLeast"/>
        <w:ind w:left="0" w:firstLine="0" w:firstLineChars="0"/>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783880FD">
      <w:pPr>
        <w:pStyle w:val="24"/>
        <w:numPr>
          <w:ilvl w:val="0"/>
          <w:numId w:val="14"/>
        </w:numPr>
        <w:spacing w:after="0" w:line="0" w:lineRule="atLeast"/>
        <w:ind w:left="0" w:firstLine="0" w:firstLineChars="0"/>
        <w:jc w:val="both"/>
        <w:rPr>
          <w:rFonts w:ascii="Times New Roman" w:hAnsi="Times New Roman"/>
          <w:iCs/>
          <w:color w:val="000000" w:themeColor="text1"/>
          <w:sz w:val="21"/>
          <w:szCs w:val="21"/>
          <w:highlight w:val="none"/>
          <w14:textFill>
            <w14:solidFill>
              <w14:schemeClr w14:val="tx1"/>
            </w14:solidFill>
          </w14:textFill>
        </w:rPr>
      </w:pPr>
      <w:r>
        <w:rPr>
          <w:rFonts w:ascii="Times New Roman" w:hAnsi="Times New Roman"/>
          <w:iCs/>
          <w:color w:val="000000" w:themeColor="text1"/>
          <w:sz w:val="21"/>
          <w:szCs w:val="21"/>
          <w:highlight w:val="none"/>
          <w14:textFill>
            <w14:solidFill>
              <w14:schemeClr w14:val="tx1"/>
            </w14:solidFill>
          </w14:textFill>
        </w:rPr>
        <w:t>当</w:t>
      </w:r>
      <w:r>
        <w:rPr>
          <w:rFonts w:hint="eastAsia" w:ascii="Times New Roman" w:hAnsi="Times New Roman"/>
          <w:iCs/>
          <w:color w:val="000000" w:themeColor="text1"/>
          <w:sz w:val="21"/>
          <w:szCs w:val="21"/>
          <w:highlight w:val="none"/>
          <w14:textFill>
            <w14:solidFill>
              <w14:schemeClr w14:val="tx1"/>
            </w14:solidFill>
          </w14:textFill>
        </w:rPr>
        <w:t>一方</w:t>
      </w:r>
      <w:r>
        <w:rPr>
          <w:rFonts w:ascii="Times New Roman" w:hAnsi="Times New Roman"/>
          <w:iCs/>
          <w:color w:val="000000" w:themeColor="text1"/>
          <w:sz w:val="21"/>
          <w:szCs w:val="21"/>
          <w:highlight w:val="none"/>
          <w14:textFill>
            <w14:solidFill>
              <w14:schemeClr w14:val="tx1"/>
            </w14:solidFill>
          </w14:textFill>
        </w:rPr>
        <w:t>认为</w:t>
      </w:r>
      <w:r>
        <w:rPr>
          <w:rFonts w:hint="eastAsia" w:ascii="Times New Roman" w:hAnsi="Times New Roman"/>
          <w:iCs/>
          <w:color w:val="000000" w:themeColor="text1"/>
          <w:sz w:val="21"/>
          <w:szCs w:val="21"/>
          <w:highlight w:val="none"/>
          <w14:textFill>
            <w14:solidFill>
              <w14:schemeClr w14:val="tx1"/>
            </w14:solidFill>
          </w14:textFill>
        </w:rPr>
        <w:t>另一方侵犯其知识产权</w:t>
      </w:r>
      <w:r>
        <w:rPr>
          <w:rFonts w:ascii="Times New Roman" w:hAnsi="Times New Roman"/>
          <w:iCs/>
          <w:color w:val="000000" w:themeColor="text1"/>
          <w:sz w:val="21"/>
          <w:szCs w:val="21"/>
          <w:highlight w:val="none"/>
          <w14:textFill>
            <w14:solidFill>
              <w14:schemeClr w14:val="tx1"/>
            </w14:solidFill>
          </w14:textFill>
        </w:rPr>
        <w:t>时</w:t>
      </w:r>
      <w:r>
        <w:rPr>
          <w:rFonts w:hint="eastAsia" w:ascii="Times New Roman" w:hAnsi="Times New Roman"/>
          <w:iCs/>
          <w:color w:val="000000" w:themeColor="text1"/>
          <w:sz w:val="21"/>
          <w:szCs w:val="21"/>
          <w:highlight w:val="none"/>
          <w14:textFill>
            <w14:solidFill>
              <w14:schemeClr w14:val="tx1"/>
            </w14:solidFill>
          </w14:textFill>
        </w:rPr>
        <w:t>，应当先书面告知，由侵权方承担由此导致的全部责任，包括但不限于违约、侵权赔偿、律师费、差旅费、诉讼费、保全费等。</w:t>
      </w:r>
    </w:p>
    <w:p w14:paraId="2AB97102">
      <w:pPr>
        <w:pStyle w:val="8"/>
        <w:rPr>
          <w:highlight w:val="none"/>
        </w:rPr>
      </w:pPr>
      <w:r>
        <w:rPr>
          <w:rFonts w:hint="eastAsia"/>
          <w:highlight w:val="none"/>
        </w:rPr>
        <w:t>违约责任</w:t>
      </w:r>
    </w:p>
    <w:p w14:paraId="27312063">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除本协议另有约定外，如因乙方原因，乙方未按照约定的时间提交可交付成果物，每迟延交付一周，应向甲方支付未按时交付成果部分金额的【0.</w:t>
      </w:r>
      <w:r>
        <w:rPr>
          <w:rFonts w:ascii="Times New Roman" w:hAnsi="Times New Roman"/>
          <w:iCs/>
          <w:color w:val="000000" w:themeColor="text1"/>
          <w:sz w:val="21"/>
          <w:szCs w:val="21"/>
          <w:highlight w:val="none"/>
          <w14:textFill>
            <w14:solidFill>
              <w14:schemeClr w14:val="tx1"/>
            </w14:solidFill>
          </w14:textFill>
        </w:rPr>
        <w:t>01</w:t>
      </w:r>
      <w:r>
        <w:rPr>
          <w:rFonts w:hint="eastAsia" w:ascii="Times New Roman" w:hAnsi="Times New Roman"/>
          <w:iCs/>
          <w:color w:val="000000" w:themeColor="text1"/>
          <w:sz w:val="21"/>
          <w:szCs w:val="21"/>
          <w:highlight w:val="none"/>
          <w14:textFill>
            <w14:solidFill>
              <w14:schemeClr w14:val="tx1"/>
            </w14:solidFill>
          </w14:textFill>
        </w:rPr>
        <w:t>】%向甲方支付违约金。乙方由此累计支付的违约金最高不超过合同总金额的【10】%。</w:t>
      </w:r>
    </w:p>
    <w:p w14:paraId="22B43475">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因甲方需求变更或提供的需求不明确、提供服务的环境发生变化等非乙方原因导致的延迟，乙方不承担任何责任。</w:t>
      </w:r>
    </w:p>
    <w:p w14:paraId="764D32B5">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甲方未按时支付费用的，每迟延支付一日，应向乙方支付逾期未支付款项的万分之四【0.04】%向乙方支付违约金。</w:t>
      </w:r>
      <w:r>
        <w:rPr>
          <w:rFonts w:hint="eastAsia"/>
          <w:color w:val="000000" w:themeColor="text1"/>
          <w:sz w:val="21"/>
          <w:szCs w:val="21"/>
          <w:highlight w:val="none"/>
          <w14:textFill>
            <w14:solidFill>
              <w14:schemeClr w14:val="tx1"/>
            </w14:solidFill>
          </w14:textFill>
        </w:rPr>
        <w:t>如甲方延迟支付【</w:t>
      </w:r>
      <w:r>
        <w:rPr>
          <w:color w:val="000000" w:themeColor="text1"/>
          <w:sz w:val="21"/>
          <w:szCs w:val="21"/>
          <w:highlight w:val="none"/>
          <w14:textFill>
            <w14:solidFill>
              <w14:schemeClr w14:val="tx1"/>
            </w14:solidFill>
          </w14:textFill>
        </w:rPr>
        <w:t>60</w:t>
      </w:r>
      <w:r>
        <w:rPr>
          <w:rFonts w:hint="eastAsia"/>
          <w:color w:val="000000" w:themeColor="text1"/>
          <w:sz w:val="21"/>
          <w:szCs w:val="21"/>
          <w:highlight w:val="none"/>
          <w14:textFill>
            <w14:solidFill>
              <w14:schemeClr w14:val="tx1"/>
            </w14:solidFill>
          </w14:textFill>
        </w:rPr>
        <w:t>】日未支付到期应付款项的，在全部滞付款项付清前，乙方有权暂停项目交付/或服务。如延期付款或验收超过【9</w:t>
      </w:r>
      <w:r>
        <w:rPr>
          <w:color w:val="000000" w:themeColor="text1"/>
          <w:sz w:val="21"/>
          <w:szCs w:val="21"/>
          <w:highlight w:val="none"/>
          <w14:textFill>
            <w14:solidFill>
              <w14:schemeClr w14:val="tx1"/>
            </w14:solidFill>
          </w14:textFill>
        </w:rPr>
        <w:t>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日</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乙方有权与甲方沟通并督促其按时完成付款或验收</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或乙方有权终止</w:t>
      </w:r>
      <w:r>
        <w:rPr>
          <w:rFonts w:hint="eastAsia"/>
          <w:color w:val="000000" w:themeColor="text1"/>
          <w:sz w:val="21"/>
          <w:szCs w:val="21"/>
          <w:highlight w:val="none"/>
          <w14:textFill>
            <w14:solidFill>
              <w14:schemeClr w14:val="tx1"/>
            </w14:solidFill>
          </w14:textFill>
        </w:rPr>
        <w:t>协议，</w:t>
      </w:r>
      <w:r>
        <w:rPr>
          <w:color w:val="000000" w:themeColor="text1"/>
          <w:sz w:val="21"/>
          <w:szCs w:val="21"/>
          <w:highlight w:val="none"/>
          <w14:textFill>
            <w14:solidFill>
              <w14:schemeClr w14:val="tx1"/>
            </w14:solidFill>
          </w14:textFill>
        </w:rPr>
        <w:t>并根据乙方实际投入的工作量和成本进行结算</w:t>
      </w:r>
      <w:r>
        <w:rPr>
          <w:rFonts w:hint="eastAsia"/>
          <w:color w:val="000000" w:themeColor="text1"/>
          <w:sz w:val="21"/>
          <w:szCs w:val="21"/>
          <w:highlight w:val="none"/>
          <w14:textFill>
            <w14:solidFill>
              <w14:schemeClr w14:val="tx1"/>
            </w14:solidFill>
          </w14:textFill>
        </w:rPr>
        <w:t>。乙方因此终止或暂缓本协议执行的，不影响乙方依法享有的其他权利。</w:t>
      </w:r>
    </w:p>
    <w:p w14:paraId="0A9F5187">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1D07609E">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除非本协议另有约定或者经双方协商一致，任何一方不得提前终止本协议，否则应向对方支付本协议总金额的【20】%作为违约金。</w:t>
      </w:r>
    </w:p>
    <w:p w14:paraId="3F124632">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ascii="Times New Roman" w:hAnsi="Times New Roman"/>
          <w:iCs/>
          <w:color w:val="000000" w:themeColor="text1"/>
          <w:sz w:val="21"/>
          <w:szCs w:val="21"/>
          <w:highlight w:val="none"/>
          <w14:textFill>
            <w14:solidFill>
              <w14:schemeClr w14:val="tx1"/>
            </w14:solidFill>
          </w14:textFill>
        </w:rPr>
        <w:t>在任何情况下</w:t>
      </w:r>
      <w:r>
        <w:rPr>
          <w:rFonts w:hint="eastAsia" w:ascii="Times New Roman" w:hAnsi="Times New Roman"/>
          <w:iCs/>
          <w:color w:val="000000" w:themeColor="text1"/>
          <w:sz w:val="21"/>
          <w:szCs w:val="21"/>
          <w:highlight w:val="none"/>
          <w14:textFill>
            <w14:solidFill>
              <w14:schemeClr w14:val="tx1"/>
            </w14:solidFill>
          </w14:textFill>
        </w:rPr>
        <w:t>，</w:t>
      </w:r>
      <w:r>
        <w:rPr>
          <w:rFonts w:ascii="Times New Roman" w:hAnsi="Times New Roman"/>
          <w:iCs/>
          <w:color w:val="000000" w:themeColor="text1"/>
          <w:sz w:val="21"/>
          <w:szCs w:val="21"/>
          <w:highlight w:val="none"/>
          <w14:textFill>
            <w14:solidFill>
              <w14:schemeClr w14:val="tx1"/>
            </w14:solidFill>
          </w14:textFill>
        </w:rPr>
        <w:t>乙方在本协议以及相关工作说明书项下所承担的责任</w:t>
      </w:r>
      <w:r>
        <w:rPr>
          <w:rFonts w:hint="eastAsia" w:ascii="Times New Roman" w:hAnsi="Times New Roman"/>
          <w:iCs/>
          <w:color w:val="000000" w:themeColor="text1"/>
          <w:sz w:val="21"/>
          <w:szCs w:val="21"/>
          <w:highlight w:val="none"/>
          <w14:textFill>
            <w14:solidFill>
              <w14:schemeClr w14:val="tx1"/>
            </w14:solidFill>
          </w14:textFill>
        </w:rPr>
        <w:t>，</w:t>
      </w:r>
      <w:r>
        <w:rPr>
          <w:rFonts w:ascii="Times New Roman" w:hAnsi="Times New Roman"/>
          <w:iCs/>
          <w:color w:val="000000" w:themeColor="text1"/>
          <w:sz w:val="21"/>
          <w:szCs w:val="21"/>
          <w:highlight w:val="none"/>
          <w14:textFill>
            <w14:solidFill>
              <w14:schemeClr w14:val="tx1"/>
            </w14:solidFill>
          </w14:textFill>
        </w:rPr>
        <w:t>均不超过就该服务实际收到的甲方支付的款项的</w:t>
      </w:r>
      <w:r>
        <w:rPr>
          <w:rFonts w:hint="eastAsia" w:ascii="Times New Roman" w:hAnsi="Times New Roman"/>
          <w:iCs/>
          <w:color w:val="000000" w:themeColor="text1"/>
          <w:sz w:val="21"/>
          <w:szCs w:val="21"/>
          <w:highlight w:val="none"/>
          <w14:textFill>
            <w14:solidFill>
              <w14:schemeClr w14:val="tx1"/>
            </w14:solidFill>
          </w14:textFill>
        </w:rPr>
        <w:t>【</w:t>
      </w:r>
      <w:r>
        <w:rPr>
          <w:rFonts w:ascii="Times New Roman" w:hAnsi="Times New Roman"/>
          <w:iCs/>
          <w:color w:val="000000" w:themeColor="text1"/>
          <w:sz w:val="21"/>
          <w:szCs w:val="21"/>
          <w:highlight w:val="none"/>
          <w14:textFill>
            <w14:solidFill>
              <w14:schemeClr w14:val="tx1"/>
            </w14:solidFill>
          </w14:textFill>
        </w:rPr>
        <w:t>1</w:t>
      </w:r>
      <w:r>
        <w:rPr>
          <w:rFonts w:hint="eastAsia" w:ascii="Times New Roman" w:hAnsi="Times New Roman"/>
          <w:iCs/>
          <w:color w:val="000000" w:themeColor="text1"/>
          <w:sz w:val="21"/>
          <w:szCs w:val="21"/>
          <w:highlight w:val="none"/>
          <w14:textFill>
            <w14:solidFill>
              <w14:schemeClr w14:val="tx1"/>
            </w14:solidFill>
          </w14:textFill>
        </w:rPr>
        <w:t>0】%。</w:t>
      </w:r>
    </w:p>
    <w:p w14:paraId="3B1BB9DE">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除双方另有约定外，违约金的支付不影响就其他损失进行索赔的权利。但任何一方不对对方的任何间接损失、可预见经济利益的损失承担赔偿责任。任何一方不对另一方获取替代货物、技术、服务等的费用承担责任或义务。</w:t>
      </w:r>
    </w:p>
    <w:p w14:paraId="31B63AFD">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除双方另有约定外，在本协议未终止之前，违约金的支付不影响协议的继续履行。</w:t>
      </w:r>
    </w:p>
    <w:p w14:paraId="3701BE5F">
      <w:pPr>
        <w:pStyle w:val="8"/>
        <w:rPr>
          <w:highlight w:val="none"/>
        </w:rPr>
      </w:pPr>
      <w:r>
        <w:rPr>
          <w:rFonts w:hint="eastAsia"/>
          <w:highlight w:val="none"/>
        </w:rPr>
        <w:t>协议的生效和终止</w:t>
      </w:r>
    </w:p>
    <w:p w14:paraId="58F120C5">
      <w:pPr>
        <w:pStyle w:val="24"/>
        <w:numPr>
          <w:ilvl w:val="0"/>
          <w:numId w:val="16"/>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本协议经甲乙双方加盖公章或者合同章后自本协议首页载明的生效日期开始生效。</w:t>
      </w:r>
    </w:p>
    <w:p w14:paraId="358312BD">
      <w:pPr>
        <w:pStyle w:val="24"/>
        <w:numPr>
          <w:ilvl w:val="0"/>
          <w:numId w:val="16"/>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任何一方有正当理由要求变更本协议的，须提前15天以书面形式通知对方并协商解决，双方应签署变更协议。</w:t>
      </w:r>
    </w:p>
    <w:p w14:paraId="0072A917">
      <w:pPr>
        <w:pStyle w:val="24"/>
        <w:numPr>
          <w:ilvl w:val="0"/>
          <w:numId w:val="16"/>
        </w:numPr>
        <w:spacing w:after="0" w:line="0" w:lineRule="atLeast"/>
        <w:ind w:left="0" w:firstLine="0"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如果发生以下情况，可以视为合同解除或终止，有关责任方承担相应的责任：</w:t>
      </w:r>
    </w:p>
    <w:p w14:paraId="49CD9552">
      <w:pPr>
        <w:pStyle w:val="24"/>
        <w:numPr>
          <w:ilvl w:val="0"/>
          <w:numId w:val="17"/>
        </w:numPr>
        <w:spacing w:after="0" w:line="0" w:lineRule="atLeast"/>
        <w:ind w:left="0"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一方进入解散或清算阶段；</w:t>
      </w:r>
    </w:p>
    <w:p w14:paraId="6EE64CF2">
      <w:pPr>
        <w:pStyle w:val="24"/>
        <w:numPr>
          <w:ilvl w:val="0"/>
          <w:numId w:val="17"/>
        </w:numPr>
        <w:spacing w:after="0" w:line="0" w:lineRule="atLeast"/>
        <w:ind w:left="0"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一方被判为破产或其它原因致使资不抵债；</w:t>
      </w:r>
    </w:p>
    <w:p w14:paraId="1422C346">
      <w:pPr>
        <w:pStyle w:val="24"/>
        <w:numPr>
          <w:ilvl w:val="0"/>
          <w:numId w:val="17"/>
        </w:numPr>
        <w:spacing w:after="0" w:line="0" w:lineRule="atLeast"/>
        <w:ind w:left="0" w:firstLine="0" w:firstLineChars="0"/>
        <w:rPr>
          <w:color w:val="000000" w:themeColor="text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本协议已有效、适当、全面得到履行；</w:t>
      </w:r>
    </w:p>
    <w:p w14:paraId="14AA0283">
      <w:pPr>
        <w:pStyle w:val="24"/>
        <w:numPr>
          <w:ilvl w:val="0"/>
          <w:numId w:val="17"/>
        </w:numPr>
        <w:spacing w:after="0" w:line="0" w:lineRule="atLeast"/>
        <w:ind w:left="0"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双方共同同意以书面文件提前解除协议；</w:t>
      </w:r>
    </w:p>
    <w:p w14:paraId="592F2A43">
      <w:pPr>
        <w:pStyle w:val="24"/>
        <w:numPr>
          <w:ilvl w:val="0"/>
          <w:numId w:val="17"/>
        </w:numPr>
        <w:spacing w:after="0" w:line="0" w:lineRule="atLeast"/>
        <w:ind w:left="0"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根据法院的裁判，本协议解除。</w:t>
      </w:r>
    </w:p>
    <w:p w14:paraId="017541E8">
      <w:pPr>
        <w:pStyle w:val="8"/>
        <w:rPr>
          <w:highlight w:val="none"/>
        </w:rPr>
      </w:pPr>
      <w:r>
        <w:rPr>
          <w:rFonts w:hint="eastAsia"/>
          <w:highlight w:val="none"/>
        </w:rPr>
        <w:t>争议与</w:t>
      </w:r>
      <w:del w:id="31" w:author="毕晓龙" w:date="2025-12-29T15:05:10Z">
        <w:r>
          <w:rPr>
            <w:rFonts w:hint="default"/>
            <w:highlight w:val="none"/>
            <w:lang w:val="en-US"/>
          </w:rPr>
          <w:delText>诉讼</w:delText>
        </w:r>
      </w:del>
      <w:ins w:id="32" w:author="毕晓龙" w:date="2025-12-29T15:05:11Z">
        <w:r>
          <w:rPr>
            <w:rFonts w:hint="eastAsia"/>
            <w:highlight w:val="none"/>
            <w:lang w:val="en-US" w:eastAsia="zh-CN"/>
          </w:rPr>
          <w:t>解决</w:t>
        </w:r>
      </w:ins>
    </w:p>
    <w:p w14:paraId="0A6E1489">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因执行本协议所发生的以及与本协议有关的一切争议，双方应首先友好协商解决。如果经协商不能达成协议，则应将争议提交</w:t>
      </w:r>
      <w:del w:id="33" w:author="毕晓龙" w:date="2025-12-29T15:05:34Z">
        <w:r>
          <w:rPr>
            <w:rFonts w:hint="default" w:ascii="Times New Roman" w:hAnsi="Times New Roman"/>
            <w:iCs/>
            <w:color w:val="000000" w:themeColor="text1"/>
            <w:sz w:val="21"/>
            <w:szCs w:val="21"/>
            <w:highlight w:val="none"/>
            <w:lang w:val="en-US"/>
            <w14:textFill>
              <w14:solidFill>
                <w14:schemeClr w14:val="tx1"/>
              </w14:solidFill>
            </w14:textFill>
          </w:rPr>
          <w:delText>合同签订地的有管辖权的人民法院裁判</w:delText>
        </w:r>
      </w:del>
      <w:ins w:id="34" w:author="毕晓龙" w:date="2025-12-29T15:05:34Z">
        <w:r>
          <w:rPr>
            <w:rFonts w:hint="eastAsia" w:ascii="Times New Roman" w:hAnsi="Times New Roman"/>
            <w:iCs/>
            <w:color w:val="000000" w:themeColor="text1"/>
            <w:sz w:val="21"/>
            <w:szCs w:val="21"/>
            <w:highlight w:val="none"/>
            <w:lang w:val="en-US" w:eastAsia="zh-CN"/>
            <w14:textFill>
              <w14:solidFill>
                <w14:schemeClr w14:val="tx1"/>
              </w14:solidFill>
            </w14:textFill>
          </w:rPr>
          <w:t>北京</w:t>
        </w:r>
      </w:ins>
      <w:ins w:id="35" w:author="毕晓龙" w:date="2025-12-29T15:05:37Z">
        <w:r>
          <w:rPr>
            <w:rFonts w:hint="eastAsia" w:ascii="Times New Roman" w:hAnsi="Times New Roman"/>
            <w:iCs/>
            <w:color w:val="000000" w:themeColor="text1"/>
            <w:sz w:val="21"/>
            <w:szCs w:val="21"/>
            <w:highlight w:val="none"/>
            <w:lang w:val="en-US" w:eastAsia="zh-CN"/>
            <w14:textFill>
              <w14:solidFill>
                <w14:schemeClr w14:val="tx1"/>
              </w14:solidFill>
            </w14:textFill>
          </w:rPr>
          <w:t>仲裁</w:t>
        </w:r>
      </w:ins>
      <w:ins w:id="36" w:author="毕晓龙" w:date="2025-12-29T15:05:38Z">
        <w:r>
          <w:rPr>
            <w:rFonts w:hint="eastAsia" w:ascii="Times New Roman" w:hAnsi="Times New Roman"/>
            <w:iCs/>
            <w:color w:val="000000" w:themeColor="text1"/>
            <w:sz w:val="21"/>
            <w:szCs w:val="21"/>
            <w:highlight w:val="none"/>
            <w:lang w:val="en-US" w:eastAsia="zh-CN"/>
            <w14:textFill>
              <w14:solidFill>
                <w14:schemeClr w14:val="tx1"/>
              </w14:solidFill>
            </w14:textFill>
          </w:rPr>
          <w:t>委员会</w:t>
        </w:r>
      </w:ins>
      <w:ins w:id="37" w:author="毕晓龙" w:date="2025-12-29T15:05:40Z">
        <w:r>
          <w:rPr>
            <w:rFonts w:hint="eastAsia" w:ascii="Times New Roman" w:hAnsi="Times New Roman"/>
            <w:iCs/>
            <w:color w:val="000000" w:themeColor="text1"/>
            <w:sz w:val="21"/>
            <w:szCs w:val="21"/>
            <w:highlight w:val="none"/>
            <w:lang w:val="en-US" w:eastAsia="zh-CN"/>
            <w14:textFill>
              <w14:solidFill>
                <w14:schemeClr w14:val="tx1"/>
              </w14:solidFill>
            </w14:textFill>
          </w:rPr>
          <w:t>提起</w:t>
        </w:r>
      </w:ins>
      <w:ins w:id="38" w:author="毕晓龙" w:date="2025-12-29T15:05:42Z">
        <w:r>
          <w:rPr>
            <w:rFonts w:hint="eastAsia" w:ascii="Times New Roman" w:hAnsi="Times New Roman"/>
            <w:iCs/>
            <w:color w:val="000000" w:themeColor="text1"/>
            <w:sz w:val="21"/>
            <w:szCs w:val="21"/>
            <w:highlight w:val="none"/>
            <w:lang w:val="en-US" w:eastAsia="zh-CN"/>
            <w14:textFill>
              <w14:solidFill>
                <w14:schemeClr w14:val="tx1"/>
              </w14:solidFill>
            </w14:textFill>
          </w:rPr>
          <w:t>仲裁</w:t>
        </w:r>
      </w:ins>
      <w:ins w:id="39" w:author="毕晓龙" w:date="2025-12-29T15:05:45Z">
        <w:r>
          <w:rPr>
            <w:rFonts w:hint="eastAsia" w:ascii="Times New Roman" w:hAnsi="Times New Roman"/>
            <w:iCs/>
            <w:color w:val="000000" w:themeColor="text1"/>
            <w:sz w:val="21"/>
            <w:szCs w:val="21"/>
            <w:highlight w:val="none"/>
            <w:lang w:val="en-US" w:eastAsia="zh-CN"/>
            <w14:textFill>
              <w14:solidFill>
                <w14:schemeClr w14:val="tx1"/>
              </w14:solidFill>
            </w14:textFill>
          </w:rPr>
          <w:t>解决</w:t>
        </w:r>
      </w:ins>
      <w:ins w:id="40" w:author="毕晓龙" w:date="2025-12-29T15:05:49Z">
        <w:r>
          <w:rPr>
            <w:rFonts w:hint="eastAsia" w:ascii="Times New Roman" w:hAnsi="Times New Roman"/>
            <w:iCs/>
            <w:color w:val="000000" w:themeColor="text1"/>
            <w:sz w:val="21"/>
            <w:szCs w:val="21"/>
            <w:highlight w:val="none"/>
            <w:lang w:val="en-US" w:eastAsia="zh-CN"/>
            <w14:textFill>
              <w14:solidFill>
                <w14:schemeClr w14:val="tx1"/>
              </w14:solidFill>
            </w14:textFill>
          </w:rPr>
          <w:t>，</w:t>
        </w:r>
      </w:ins>
      <w:ins w:id="41" w:author="毕晓龙" w:date="2025-12-29T15:05:51Z">
        <w:r>
          <w:rPr>
            <w:rFonts w:hint="eastAsia" w:ascii="Times New Roman" w:hAnsi="Times New Roman"/>
            <w:iCs/>
            <w:color w:val="000000" w:themeColor="text1"/>
            <w:sz w:val="21"/>
            <w:szCs w:val="21"/>
            <w:highlight w:val="none"/>
            <w:lang w:val="en-US" w:eastAsia="zh-CN"/>
            <w14:textFill>
              <w14:solidFill>
                <w14:schemeClr w14:val="tx1"/>
              </w14:solidFill>
            </w14:textFill>
          </w:rPr>
          <w:t>同时</w:t>
        </w:r>
      </w:ins>
      <w:ins w:id="42" w:author="毕晓龙" w:date="2025-12-29T15:05:53Z">
        <w:r>
          <w:rPr>
            <w:rFonts w:hint="eastAsia" w:ascii="Times New Roman" w:hAnsi="Times New Roman"/>
            <w:iCs/>
            <w:color w:val="000000" w:themeColor="text1"/>
            <w:sz w:val="21"/>
            <w:szCs w:val="21"/>
            <w:highlight w:val="none"/>
            <w:lang w:val="en-US" w:eastAsia="zh-CN"/>
            <w14:textFill>
              <w14:solidFill>
                <w14:schemeClr w14:val="tx1"/>
              </w14:solidFill>
            </w14:textFill>
          </w:rPr>
          <w:t>违约</w:t>
        </w:r>
      </w:ins>
      <w:ins w:id="43" w:author="毕晓龙" w:date="2025-12-29T15:05:54Z">
        <w:r>
          <w:rPr>
            <w:rFonts w:hint="eastAsia" w:ascii="Times New Roman" w:hAnsi="Times New Roman"/>
            <w:iCs/>
            <w:color w:val="000000" w:themeColor="text1"/>
            <w:sz w:val="21"/>
            <w:szCs w:val="21"/>
            <w:highlight w:val="none"/>
            <w:lang w:val="en-US" w:eastAsia="zh-CN"/>
            <w14:textFill>
              <w14:solidFill>
                <w14:schemeClr w14:val="tx1"/>
              </w14:solidFill>
            </w14:textFill>
          </w:rPr>
          <w:t>方</w:t>
        </w:r>
      </w:ins>
      <w:ins w:id="44" w:author="毕晓龙" w:date="2025-12-29T15:05:55Z">
        <w:r>
          <w:rPr>
            <w:rFonts w:hint="eastAsia" w:ascii="Times New Roman" w:hAnsi="Times New Roman"/>
            <w:iCs/>
            <w:color w:val="000000" w:themeColor="text1"/>
            <w:sz w:val="21"/>
            <w:szCs w:val="21"/>
            <w:highlight w:val="none"/>
            <w:lang w:val="en-US" w:eastAsia="zh-CN"/>
            <w14:textFill>
              <w14:solidFill>
                <w14:schemeClr w14:val="tx1"/>
              </w14:solidFill>
            </w14:textFill>
          </w:rPr>
          <w:t>应</w:t>
        </w:r>
      </w:ins>
      <w:ins w:id="45" w:author="毕晓龙" w:date="2025-12-29T15:05:57Z">
        <w:r>
          <w:rPr>
            <w:rFonts w:hint="eastAsia" w:ascii="Times New Roman" w:hAnsi="Times New Roman"/>
            <w:iCs/>
            <w:color w:val="000000" w:themeColor="text1"/>
            <w:sz w:val="21"/>
            <w:szCs w:val="21"/>
            <w:highlight w:val="none"/>
            <w:lang w:val="en-US" w:eastAsia="zh-CN"/>
            <w14:textFill>
              <w14:solidFill>
                <w14:schemeClr w14:val="tx1"/>
              </w14:solidFill>
            </w14:textFill>
          </w:rPr>
          <w:t>承担</w:t>
        </w:r>
      </w:ins>
      <w:ins w:id="46" w:author="毕晓龙" w:date="2025-12-29T15:05:58Z">
        <w:r>
          <w:rPr>
            <w:rFonts w:hint="eastAsia" w:ascii="Times New Roman" w:hAnsi="Times New Roman"/>
            <w:iCs/>
            <w:color w:val="000000" w:themeColor="text1"/>
            <w:sz w:val="21"/>
            <w:szCs w:val="21"/>
            <w:highlight w:val="none"/>
            <w:lang w:val="en-US" w:eastAsia="zh-CN"/>
            <w14:textFill>
              <w14:solidFill>
                <w14:schemeClr w14:val="tx1"/>
              </w14:solidFill>
            </w14:textFill>
          </w:rPr>
          <w:t>对方</w:t>
        </w:r>
      </w:ins>
      <w:ins w:id="47" w:author="毕晓龙" w:date="2025-12-29T15:05:59Z">
        <w:r>
          <w:rPr>
            <w:rFonts w:hint="eastAsia" w:ascii="Times New Roman" w:hAnsi="Times New Roman"/>
            <w:iCs/>
            <w:color w:val="000000" w:themeColor="text1"/>
            <w:sz w:val="21"/>
            <w:szCs w:val="21"/>
            <w:highlight w:val="none"/>
            <w:lang w:val="en-US" w:eastAsia="zh-CN"/>
            <w14:textFill>
              <w14:solidFill>
                <w14:schemeClr w14:val="tx1"/>
              </w14:solidFill>
            </w14:textFill>
          </w:rPr>
          <w:t>因此</w:t>
        </w:r>
      </w:ins>
      <w:ins w:id="48" w:author="毕晓龙" w:date="2025-12-29T15:06:17Z">
        <w:r>
          <w:rPr>
            <w:rFonts w:hint="eastAsia"/>
            <w:color w:val="000000" w:themeColor="text1"/>
            <w:sz w:val="21"/>
            <w:szCs w:val="21"/>
            <w:lang w:val="en-US" w:eastAsia="zh-CN"/>
            <w14:textFill>
              <w14:solidFill>
                <w14:schemeClr w14:val="tx1"/>
              </w14:solidFill>
            </w14:textFill>
          </w:rPr>
          <w:t>产生</w:t>
        </w:r>
      </w:ins>
      <w:ins w:id="49" w:author="毕晓龙" w:date="2025-12-29T15:06:08Z">
        <w:r>
          <w:rPr>
            <w:rFonts w:hint="eastAsia"/>
            <w:color w:val="000000" w:themeColor="text1"/>
            <w:sz w:val="21"/>
            <w:szCs w:val="21"/>
            <w:lang w:val="en-US" w:eastAsia="zh-CN"/>
            <w14:textFill>
              <w14:solidFill>
                <w14:schemeClr w14:val="tx1"/>
              </w14:solidFill>
            </w14:textFill>
          </w:rPr>
          <w:t>的律师费用、诉讼费用、保险费、调查费用等</w:t>
        </w:r>
      </w:ins>
      <w:r>
        <w:rPr>
          <w:rFonts w:hint="eastAsia" w:ascii="Times New Roman" w:hAnsi="Times New Roman"/>
          <w:iCs/>
          <w:color w:val="000000" w:themeColor="text1"/>
          <w:sz w:val="21"/>
          <w:szCs w:val="21"/>
          <w:highlight w:val="none"/>
          <w14:textFill>
            <w14:solidFill>
              <w14:schemeClr w14:val="tx1"/>
            </w14:solidFill>
          </w14:textFill>
        </w:rPr>
        <w:t>。</w:t>
      </w:r>
    </w:p>
    <w:p w14:paraId="3C16888A">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在</w:t>
      </w:r>
      <w:del w:id="50" w:author="毕晓龙" w:date="2025-12-29T15:06:43Z">
        <w:r>
          <w:rPr>
            <w:rFonts w:hint="default" w:ascii="Times New Roman" w:hAnsi="Times New Roman"/>
            <w:iCs/>
            <w:color w:val="000000" w:themeColor="text1"/>
            <w:sz w:val="21"/>
            <w:szCs w:val="21"/>
            <w:highlight w:val="none"/>
            <w:lang w:val="en-US"/>
            <w14:textFill>
              <w14:solidFill>
                <w14:schemeClr w14:val="tx1"/>
              </w14:solidFill>
            </w14:textFill>
          </w:rPr>
          <w:delText>诉讼</w:delText>
        </w:r>
      </w:del>
      <w:ins w:id="51" w:author="毕晓龙" w:date="2025-12-29T15:06:44Z">
        <w:r>
          <w:rPr>
            <w:rFonts w:hint="eastAsia" w:ascii="Times New Roman" w:hAnsi="Times New Roman"/>
            <w:iCs/>
            <w:color w:val="000000" w:themeColor="text1"/>
            <w:sz w:val="21"/>
            <w:szCs w:val="21"/>
            <w:highlight w:val="none"/>
            <w:lang w:val="en-US" w:eastAsia="zh-CN"/>
            <w14:textFill>
              <w14:solidFill>
                <w14:schemeClr w14:val="tx1"/>
              </w14:solidFill>
            </w14:textFill>
          </w:rPr>
          <w:t>仲裁</w:t>
        </w:r>
      </w:ins>
      <w:r>
        <w:rPr>
          <w:rFonts w:hint="eastAsia" w:ascii="Times New Roman" w:hAnsi="Times New Roman"/>
          <w:iCs/>
          <w:color w:val="000000" w:themeColor="text1"/>
          <w:sz w:val="21"/>
          <w:szCs w:val="21"/>
          <w:highlight w:val="none"/>
          <w14:textFill>
            <w14:solidFill>
              <w14:schemeClr w14:val="tx1"/>
            </w14:solidFill>
          </w14:textFill>
        </w:rPr>
        <w:t>期间，除必须在</w:t>
      </w:r>
      <w:del w:id="52" w:author="毕晓龙" w:date="2025-12-29T15:06:47Z">
        <w:r>
          <w:rPr>
            <w:rFonts w:hint="default" w:ascii="Times New Roman" w:hAnsi="Times New Roman"/>
            <w:iCs/>
            <w:color w:val="000000" w:themeColor="text1"/>
            <w:sz w:val="21"/>
            <w:szCs w:val="21"/>
            <w:highlight w:val="none"/>
            <w:lang w:val="en-US"/>
            <w14:textFill>
              <w14:solidFill>
                <w14:schemeClr w14:val="tx1"/>
              </w14:solidFill>
            </w14:textFill>
          </w:rPr>
          <w:delText>诉讼</w:delText>
        </w:r>
      </w:del>
      <w:ins w:id="53" w:author="毕晓龙" w:date="2025-12-29T15:06:48Z">
        <w:r>
          <w:rPr>
            <w:rFonts w:hint="eastAsia" w:ascii="Times New Roman" w:hAnsi="Times New Roman"/>
            <w:iCs/>
            <w:color w:val="000000" w:themeColor="text1"/>
            <w:sz w:val="21"/>
            <w:szCs w:val="21"/>
            <w:highlight w:val="none"/>
            <w:lang w:val="en-US" w:eastAsia="zh-CN"/>
            <w14:textFill>
              <w14:solidFill>
                <w14:schemeClr w14:val="tx1"/>
              </w14:solidFill>
            </w14:textFill>
          </w:rPr>
          <w:t>仲裁</w:t>
        </w:r>
      </w:ins>
      <w:r>
        <w:rPr>
          <w:rFonts w:hint="eastAsia" w:ascii="Times New Roman" w:hAnsi="Times New Roman"/>
          <w:iCs/>
          <w:color w:val="000000" w:themeColor="text1"/>
          <w:sz w:val="21"/>
          <w:szCs w:val="21"/>
          <w:highlight w:val="none"/>
          <w14:textFill>
            <w14:solidFill>
              <w14:schemeClr w14:val="tx1"/>
            </w14:solidFill>
          </w14:textFill>
        </w:rPr>
        <w:t>过程中进行解决的问题外，协议其余部分应继续履行。</w:t>
      </w:r>
    </w:p>
    <w:p w14:paraId="4780E106">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本协议的效力、履行、解释均按中华人民共和国法律法规执行。</w:t>
      </w:r>
    </w:p>
    <w:p w14:paraId="36457EE5">
      <w:pPr>
        <w:pStyle w:val="8"/>
        <w:rPr>
          <w:highlight w:val="none"/>
        </w:rPr>
      </w:pPr>
      <w:r>
        <w:rPr>
          <w:rFonts w:hint="eastAsia"/>
          <w:highlight w:val="none"/>
        </w:rPr>
        <w:t>不可抗力</w:t>
      </w:r>
    </w:p>
    <w:p w14:paraId="2321D742">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ascii="Times New Roman" w:hAnsi="Times New Roman"/>
          <w:iCs/>
          <w:color w:val="000000" w:themeColor="text1"/>
          <w:sz w:val="21"/>
          <w:szCs w:val="21"/>
          <w:highlight w:val="none"/>
          <w14:textFill>
            <w14:solidFill>
              <w14:schemeClr w14:val="tx1"/>
            </w14:solidFill>
          </w14:textFill>
        </w:rPr>
        <w:t>不可抗力指本协议任何一方不能预见</w:t>
      </w:r>
      <w:r>
        <w:rPr>
          <w:rFonts w:hint="eastAsia" w:ascii="Times New Roman" w:hAnsi="Times New Roman"/>
          <w:iCs/>
          <w:color w:val="000000" w:themeColor="text1"/>
          <w:sz w:val="21"/>
          <w:szCs w:val="21"/>
          <w:highlight w:val="none"/>
          <w14:textFill>
            <w14:solidFill>
              <w14:schemeClr w14:val="tx1"/>
            </w14:solidFill>
          </w14:textFill>
        </w:rPr>
        <w:t>、</w:t>
      </w:r>
      <w:r>
        <w:rPr>
          <w:rFonts w:ascii="Times New Roman" w:hAnsi="Times New Roman"/>
          <w:iCs/>
          <w:color w:val="000000" w:themeColor="text1"/>
          <w:sz w:val="21"/>
          <w:szCs w:val="21"/>
          <w:highlight w:val="none"/>
          <w14:textFill>
            <w14:solidFill>
              <w14:schemeClr w14:val="tx1"/>
            </w14:solidFill>
          </w14:textFill>
        </w:rPr>
        <w:t>不能避免且不可克服的事件</w:t>
      </w:r>
      <w:r>
        <w:rPr>
          <w:rFonts w:hint="eastAsia" w:ascii="Times New Roman" w:hAnsi="Times New Roman"/>
          <w:iCs/>
          <w:color w:val="000000" w:themeColor="text1"/>
          <w:sz w:val="21"/>
          <w:szCs w:val="21"/>
          <w:highlight w:val="none"/>
          <w14:textFill>
            <w14:solidFill>
              <w14:schemeClr w14:val="tx1"/>
            </w14:solidFill>
          </w14:textFill>
        </w:rPr>
        <w:t>，</w:t>
      </w:r>
      <w:r>
        <w:rPr>
          <w:rFonts w:ascii="Times New Roman" w:hAnsi="Times New Roman"/>
          <w:iCs/>
          <w:color w:val="000000" w:themeColor="text1"/>
          <w:sz w:val="21"/>
          <w:szCs w:val="21"/>
          <w:highlight w:val="none"/>
          <w14:textFill>
            <w14:solidFill>
              <w14:schemeClr w14:val="tx1"/>
            </w14:solidFill>
          </w14:textFill>
        </w:rPr>
        <w:t>包括但不限于</w:t>
      </w:r>
      <w:r>
        <w:rPr>
          <w:rFonts w:hint="eastAsia" w:ascii="Times New Roman" w:hAnsi="Times New Roman"/>
          <w:iCs/>
          <w:color w:val="000000" w:themeColor="text1"/>
          <w:sz w:val="21"/>
          <w:szCs w:val="21"/>
          <w:highlight w:val="none"/>
          <w14:textFill>
            <w14:solidFill>
              <w14:schemeClr w14:val="tx1"/>
            </w14:solidFill>
          </w14:textFill>
        </w:rPr>
        <w:t>：</w:t>
      </w:r>
    </w:p>
    <w:p w14:paraId="644BBE10">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自然灾害、灾难性天气、火灾等；</w:t>
      </w:r>
    </w:p>
    <w:p w14:paraId="48C769C4">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战争或准战争状态</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敌对行动</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恐怖活动</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骚乱</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罢工等</w:t>
      </w:r>
      <w:r>
        <w:rPr>
          <w:rFonts w:hint="eastAsia"/>
          <w:color w:val="000000" w:themeColor="text1"/>
          <w:sz w:val="21"/>
          <w:szCs w:val="21"/>
          <w:highlight w:val="none"/>
          <w14:textFill>
            <w14:solidFill>
              <w14:schemeClr w14:val="tx1"/>
            </w14:solidFill>
          </w14:textFill>
        </w:rPr>
        <w:t>；</w:t>
      </w:r>
    </w:p>
    <w:p w14:paraId="25316B02">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磁电串入</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黑客攻击</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网络病毒等</w:t>
      </w:r>
      <w:r>
        <w:rPr>
          <w:rFonts w:hint="eastAsia"/>
          <w:color w:val="000000" w:themeColor="text1"/>
          <w:sz w:val="21"/>
          <w:szCs w:val="21"/>
          <w:highlight w:val="none"/>
          <w14:textFill>
            <w14:solidFill>
              <w14:schemeClr w14:val="tx1"/>
            </w14:solidFill>
          </w14:textFill>
        </w:rPr>
        <w:t>；</w:t>
      </w:r>
    </w:p>
    <w:p w14:paraId="73E2E74B">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电力或动力故障</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网络中断</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公用设施或其他电信故障</w:t>
      </w:r>
      <w:r>
        <w:rPr>
          <w:rFonts w:hint="eastAsia"/>
          <w:color w:val="000000" w:themeColor="text1"/>
          <w:sz w:val="21"/>
          <w:szCs w:val="21"/>
          <w:highlight w:val="none"/>
          <w14:textFill>
            <w14:solidFill>
              <w14:schemeClr w14:val="tx1"/>
            </w14:solidFill>
          </w14:textFill>
        </w:rPr>
        <w:t>；</w:t>
      </w:r>
    </w:p>
    <w:p w14:paraId="62D01198">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政府行为或命令</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如征用</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行政许可的授予及撤回</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戒严</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禁运</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禁令等</w:t>
      </w:r>
      <w:r>
        <w:rPr>
          <w:rFonts w:hint="eastAsia"/>
          <w:color w:val="000000" w:themeColor="text1"/>
          <w:sz w:val="21"/>
          <w:szCs w:val="21"/>
          <w:highlight w:val="none"/>
          <w14:textFill>
            <w14:solidFill>
              <w14:schemeClr w14:val="tx1"/>
            </w14:solidFill>
          </w14:textFill>
        </w:rPr>
        <w:t>；</w:t>
      </w:r>
    </w:p>
    <w:p w14:paraId="633FDD0B">
      <w:pPr>
        <w:pStyle w:val="24"/>
        <w:numPr>
          <w:ilvl w:val="0"/>
          <w:numId w:val="20"/>
        </w:numPr>
        <w:spacing w:after="0" w:line="240" w:lineRule="atLeast"/>
        <w:ind w:firstLineChars="0"/>
        <w:jc w:val="both"/>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其他责任法无法人为控制的因素或其他超出责任方合理控制范畴的事件</w:t>
      </w:r>
      <w:r>
        <w:rPr>
          <w:rFonts w:hint="eastAsia"/>
          <w:color w:val="000000" w:themeColor="text1"/>
          <w:sz w:val="21"/>
          <w:szCs w:val="21"/>
          <w:highlight w:val="none"/>
          <w14:textFill>
            <w14:solidFill>
              <w14:schemeClr w14:val="tx1"/>
            </w14:solidFill>
          </w14:textFill>
        </w:rPr>
        <w:t>。</w:t>
      </w:r>
    </w:p>
    <w:p w14:paraId="240FCD42">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0D4223CA">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不可抗力事件影响消除后，双方应本着诚实信用的原则协商继续履行本协议。如本协议却已无法继续履行或继续履行已无实际意义的，由双方另行协商。</w:t>
      </w:r>
    </w:p>
    <w:p w14:paraId="3D63A272">
      <w:pPr>
        <w:pStyle w:val="8"/>
        <w:rPr>
          <w:highlight w:val="none"/>
        </w:rPr>
      </w:pPr>
      <w:r>
        <w:rPr>
          <w:rFonts w:hint="eastAsia"/>
          <w:highlight w:val="none"/>
        </w:rPr>
        <w:t>通知和送达</w:t>
      </w:r>
    </w:p>
    <w:p w14:paraId="325BD3BF">
      <w:pPr>
        <w:pStyle w:val="31"/>
        <w:numPr>
          <w:ilvl w:val="0"/>
          <w:numId w:val="21"/>
        </w:numPr>
        <w:spacing w:after="0" w:line="240" w:lineRule="auto"/>
        <w:ind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07D7022F">
      <w:pPr>
        <w:pStyle w:val="31"/>
        <w:numPr>
          <w:ilvl w:val="0"/>
          <w:numId w:val="21"/>
        </w:numPr>
        <w:spacing w:after="0" w:line="240" w:lineRule="auto"/>
        <w:ind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highlight w:val="none"/>
          <w14:textFill>
            <w14:solidFill>
              <w14:schemeClr w14:val="tx1"/>
            </w14:solidFill>
          </w14:textFill>
        </w:rPr>
        <w:t>5</w:t>
      </w:r>
      <w:r>
        <w:rPr>
          <w:rFonts w:hint="eastAsia"/>
          <w:color w:val="000000" w:themeColor="text1"/>
          <w:sz w:val="21"/>
          <w:szCs w:val="21"/>
          <w:highlight w:val="none"/>
          <w14:textFill>
            <w14:solidFill>
              <w14:schemeClr w14:val="tx1"/>
            </w14:solidFill>
          </w14:textFill>
        </w:rPr>
        <w:t>日视为送达（即使该邮件可能会被退回）；以电子邮件方式发出的通知，在发出时视为送达（即使该邮件可能会被退回）。</w:t>
      </w:r>
    </w:p>
    <w:p w14:paraId="5E7B769A">
      <w:pPr>
        <w:pStyle w:val="31"/>
        <w:numPr>
          <w:ilvl w:val="0"/>
          <w:numId w:val="21"/>
        </w:numPr>
        <w:spacing w:after="0" w:line="240" w:lineRule="auto"/>
        <w:ind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任何一方通讯方式发生改变，应当在该变更发生后的三日内通知其他方，在其他方收到变更通知前，原通讯方式视同有效。</w:t>
      </w:r>
    </w:p>
    <w:p w14:paraId="4181CE42">
      <w:pPr>
        <w:pStyle w:val="31"/>
        <w:numPr>
          <w:ilvl w:val="0"/>
          <w:numId w:val="21"/>
        </w:numPr>
        <w:spacing w:after="0" w:line="240" w:lineRule="auto"/>
        <w:ind w:firstLineChars="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双方同意，以上通讯方式为送达司法文书的确认送达方式。司法文书通过上述通讯方式送达，即视为成功送达。</w:t>
      </w:r>
    </w:p>
    <w:p w14:paraId="2BD28B6D">
      <w:pPr>
        <w:pStyle w:val="8"/>
        <w:rPr>
          <w:highlight w:val="none"/>
        </w:rPr>
      </w:pPr>
      <w:r>
        <w:rPr>
          <w:rFonts w:hint="eastAsia"/>
          <w:highlight w:val="none"/>
        </w:rPr>
        <w:t>其他事项约定</w:t>
      </w:r>
    </w:p>
    <w:p w14:paraId="473B9915">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546C9537">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方应确保所有产品和服务最终用途为民事用途，甲方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64A54FF8">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34F9DA00">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甲方知悉并同意，乙方提供给甲方某些产品可能具有涉及到处理产品用户的通信内容或私有数据的特性。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自行解决并承担相应法律责任。</w:t>
      </w:r>
    </w:p>
    <w:p w14:paraId="702D03F8">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w:t>
      </w:r>
    </w:p>
    <w:p w14:paraId="09FE365C">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任何一方未能或延迟行使其在本项下的权利，不能解释为对该权利的放弃。</w:t>
      </w:r>
    </w:p>
    <w:p w14:paraId="7878253C">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如有未尽事宜，甲乙双方可以补充协议进行说明。</w:t>
      </w:r>
    </w:p>
    <w:p w14:paraId="34396961">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若本协议中任何条款因任何原因而被认定无效，此种无效条款并不影响其他条款的有效性，且此种无效条款应自始视为不存在。</w:t>
      </w:r>
    </w:p>
    <w:p w14:paraId="198C8E60">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highlight w:val="none"/>
          <w14:textFill>
            <w14:solidFill>
              <w14:schemeClr w14:val="tx1"/>
            </w14:solidFill>
          </w14:textFill>
        </w:rPr>
      </w:pPr>
      <w:r>
        <w:rPr>
          <w:rFonts w:hint="eastAsia" w:ascii="Times New Roman" w:hAnsi="Times New Roman"/>
          <w:iCs/>
          <w:color w:val="000000" w:themeColor="text1"/>
          <w:sz w:val="21"/>
          <w:szCs w:val="21"/>
          <w:highlight w:val="none"/>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2200DA1F">
      <w:pPr>
        <w:spacing w:line="0" w:lineRule="atLeast"/>
        <w:contextualSpacing/>
        <w:jc w:val="left"/>
        <w:rPr>
          <w:color w:val="000000" w:themeColor="text1"/>
          <w:highlight w:val="none"/>
          <w14:textFill>
            <w14:solidFill>
              <w14:schemeClr w14:val="tx1"/>
            </w14:solidFill>
          </w14:textFill>
        </w:rPr>
        <w:sectPr>
          <w:type w:val="continuous"/>
          <w:pgSz w:w="11906" w:h="16838"/>
          <w:pgMar w:top="1702" w:right="720" w:bottom="720" w:left="426" w:header="851" w:footer="992" w:gutter="0"/>
          <w:cols w:space="425" w:num="2" w:sep="1"/>
          <w:docGrid w:type="lines" w:linePitch="312" w:charSpace="0"/>
        </w:sectPr>
      </w:pPr>
    </w:p>
    <w:p w14:paraId="4BACA005">
      <w:pPr>
        <w:widowControl/>
        <w:jc w:val="left"/>
        <w:rPr>
          <w:color w:val="000000" w:themeColor="text1"/>
          <w:highlight w:val="none"/>
          <w14:textFill>
            <w14:solidFill>
              <w14:schemeClr w14:val="tx1"/>
            </w14:solidFill>
          </w14:textFill>
        </w:rPr>
      </w:pPr>
    </w:p>
    <w:p w14:paraId="3883BE60">
      <w:pPr>
        <w:widowControl/>
        <w:jc w:val="left"/>
        <w:rPr>
          <w:rFonts w:hint="eastAsia" w:ascii="Arial" w:hAnsi="宋体" w:cs="Arial"/>
          <w:b/>
          <w:color w:val="000000" w:themeColor="text1"/>
          <w:sz w:val="28"/>
          <w:szCs w:val="28"/>
          <w:highlight w:val="none"/>
          <w14:textFill>
            <w14:solidFill>
              <w14:schemeClr w14:val="tx1"/>
            </w14:solidFill>
          </w14:textFill>
        </w:rPr>
      </w:pPr>
    </w:p>
    <w:p w14:paraId="312B4B8F">
      <w:pPr>
        <w:snapToGrid w:val="0"/>
        <w:jc w:val="center"/>
        <w:rPr>
          <w:rFonts w:hint="eastAsia" w:ascii="Arial" w:hAnsi="宋体" w:cs="Arial"/>
          <w:b/>
          <w:color w:val="000000" w:themeColor="text1"/>
          <w:sz w:val="28"/>
          <w:szCs w:val="28"/>
          <w:highlight w:val="none"/>
          <w14:textFill>
            <w14:solidFill>
              <w14:schemeClr w14:val="tx1"/>
            </w14:solidFill>
          </w14:textFill>
        </w:rPr>
      </w:pPr>
      <w:r>
        <w:rPr>
          <w:rFonts w:hint="eastAsia" w:ascii="Arial" w:hAnsi="宋体" w:cs="Arial"/>
          <w:b/>
          <w:color w:val="000000" w:themeColor="text1"/>
          <w:sz w:val="28"/>
          <w:szCs w:val="28"/>
          <w:highlight w:val="none"/>
          <w14:textFill>
            <w14:solidFill>
              <w14:schemeClr w14:val="tx1"/>
            </w14:solidFill>
          </w14:textFill>
        </w:rPr>
        <w:t>工作说明书</w:t>
      </w:r>
    </w:p>
    <w:p w14:paraId="64FE68E4">
      <w:pPr>
        <w:pStyle w:val="24"/>
        <w:numPr>
          <w:ilvl w:val="0"/>
          <w:numId w:val="23"/>
        </w:numPr>
        <w:snapToGrid w:val="0"/>
        <w:ind w:firstLineChars="0"/>
        <w:rPr>
          <w:rFonts w:hint="eastAsia" w:ascii="Arial" w:hAnsi="宋体" w:cs="Arial"/>
          <w:b/>
          <w:color w:val="000000" w:themeColor="text1"/>
          <w:szCs w:val="21"/>
          <w:highlight w:val="none"/>
          <w14:textFill>
            <w14:solidFill>
              <w14:schemeClr w14:val="tx1"/>
            </w14:solidFill>
          </w14:textFill>
        </w:rPr>
      </w:pPr>
      <w:r>
        <w:rPr>
          <w:rFonts w:ascii="Arial" w:hAnsi="宋体" w:cs="Arial"/>
          <w:b/>
          <w:color w:val="000000" w:themeColor="text1"/>
          <w:szCs w:val="21"/>
          <w:highlight w:val="none"/>
          <w14:textFill>
            <w14:solidFill>
              <w14:schemeClr w14:val="tx1"/>
            </w14:solidFill>
          </w14:textFill>
        </w:rPr>
        <w:t>总则</w:t>
      </w:r>
    </w:p>
    <w:p w14:paraId="0F0AD8A9">
      <w:pPr>
        <w:pStyle w:val="24"/>
        <w:spacing w:after="0" w:line="0" w:lineRule="atLeast"/>
        <w:ind w:left="357"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本工作说明书根据甲乙双方签订的《技术开发协议》（以下称“主协议”）的条款签订，并成为主协议的有效组成部分。本工作说明书用于描述甲乙双方在本工作说明书描述的服务过程中的各自职责。</w:t>
      </w:r>
    </w:p>
    <w:p w14:paraId="2E26791A">
      <w:pPr>
        <w:pStyle w:val="24"/>
        <w:spacing w:after="0" w:line="0" w:lineRule="atLeast"/>
        <w:ind w:left="357" w:firstLine="0" w:firstLineChars="0"/>
        <w:rPr>
          <w:color w:val="000000" w:themeColor="text1"/>
          <w:highlight w:val="none"/>
          <w14:textFill>
            <w14:solidFill>
              <w14:schemeClr w14:val="tx1"/>
            </w14:solidFill>
          </w14:textFill>
        </w:rPr>
      </w:pPr>
      <w:bookmarkStart w:id="2" w:name="_GoBack"/>
      <w:bookmarkEnd w:id="2"/>
    </w:p>
    <w:p w14:paraId="1500ACA5">
      <w:pPr>
        <w:pStyle w:val="24"/>
        <w:numPr>
          <w:ilvl w:val="0"/>
          <w:numId w:val="23"/>
        </w:numPr>
        <w:snapToGrid w:val="0"/>
        <w:ind w:firstLineChars="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项目概况</w:t>
      </w:r>
    </w:p>
    <w:p w14:paraId="55EBF362">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项目名称：   【</w:t>
      </w:r>
      <w:r>
        <w:rPr>
          <w:rFonts w:hint="eastAsia" w:ascii="Arial" w:hAnsi="Arial" w:cs="Arial"/>
          <w:highlight w:val="none"/>
          <w:u w:val="single"/>
        </w:rPr>
        <w:t>社会安全大数据关联分析与预警预测研发支撑平台升级（软件）</w:t>
      </w:r>
      <w:r>
        <w:rPr>
          <w:rFonts w:hint="eastAsia" w:ascii="Arial" w:hAnsi="宋体" w:cs="Arial"/>
          <w:color w:val="000000" w:themeColor="text1"/>
          <w:szCs w:val="21"/>
          <w:highlight w:val="none"/>
          <w14:textFill>
            <w14:solidFill>
              <w14:schemeClr w14:val="tx1"/>
            </w14:solidFill>
          </w14:textFill>
        </w:rPr>
        <w:t>】</w:t>
      </w:r>
    </w:p>
    <w:p w14:paraId="57E4CE57">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 xml:space="preserve">技术开发内容： </w:t>
      </w:r>
      <w:r>
        <w:rPr>
          <w:rFonts w:ascii="Arial" w:hAnsi="宋体" w:cs="Arial"/>
          <w:color w:val="000000" w:themeColor="text1"/>
          <w:szCs w:val="21"/>
          <w:highlight w:val="none"/>
          <w14:textFill>
            <w14:solidFill>
              <w14:schemeClr w14:val="tx1"/>
            </w14:solidFill>
          </w14:textFill>
        </w:rPr>
        <w:t xml:space="preserve">  </w:t>
      </w:r>
      <w:r>
        <w:rPr>
          <w:rFonts w:hint="eastAsia" w:ascii="Arial" w:hAnsi="宋体" w:cs="Arial"/>
          <w:color w:val="000000" w:themeColor="text1"/>
          <w:szCs w:val="21"/>
          <w:highlight w:val="none"/>
          <w14:textFill>
            <w14:solidFill>
              <w14:schemeClr w14:val="tx1"/>
            </w14:solidFill>
          </w14:textFill>
        </w:rPr>
        <w:t>【</w:t>
      </w:r>
      <w:r>
        <w:rPr>
          <w:highlight w:val="none"/>
        </w:rPr>
        <w:t>图谱敏感数据处理软件</w:t>
      </w:r>
      <w:r>
        <w:rPr>
          <w:rFonts w:hint="eastAsia"/>
          <w:highlight w:val="none"/>
        </w:rPr>
        <w:t>、二三维地图标准服务系统</w:t>
      </w:r>
      <w:r>
        <w:rPr>
          <w:rFonts w:hint="eastAsia" w:ascii="Arial" w:hAnsi="宋体" w:cs="Arial"/>
          <w:color w:val="000000" w:themeColor="text1"/>
          <w:szCs w:val="21"/>
          <w:highlight w:val="none"/>
          <w14:textFill>
            <w14:solidFill>
              <w14:schemeClr w14:val="tx1"/>
            </w14:solidFill>
          </w14:textFill>
        </w:rPr>
        <w:t>】</w:t>
      </w:r>
    </w:p>
    <w:p w14:paraId="7FCCD457">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技术</w:t>
      </w:r>
      <w:r>
        <w:rPr>
          <w:rFonts w:ascii="Arial" w:hAnsi="宋体" w:cs="Arial"/>
          <w:color w:val="000000" w:themeColor="text1"/>
          <w:szCs w:val="21"/>
          <w:highlight w:val="none"/>
          <w14:textFill>
            <w14:solidFill>
              <w14:schemeClr w14:val="tx1"/>
            </w14:solidFill>
          </w14:textFill>
        </w:rPr>
        <w:t>开发地点</w:t>
      </w:r>
      <w:r>
        <w:rPr>
          <w:rFonts w:hint="eastAsia" w:ascii="Arial" w:hAnsi="宋体" w:cs="Arial"/>
          <w:color w:val="000000" w:themeColor="text1"/>
          <w:szCs w:val="21"/>
          <w:highlight w:val="none"/>
          <w14:textFill>
            <w14:solidFill>
              <w14:schemeClr w14:val="tx1"/>
            </w14:solidFill>
          </w14:textFill>
        </w:rPr>
        <w:t>：【</w:t>
      </w:r>
      <w:r>
        <w:rPr>
          <w:rFonts w:hint="eastAsia" w:ascii="Arial" w:hAnsi="宋体" w:cs="Arial"/>
          <w:b/>
          <w:color w:val="000000" w:themeColor="text1"/>
          <w:szCs w:val="21"/>
          <w:highlight w:val="none"/>
          <w14:textFill>
            <w14:solidFill>
              <w14:schemeClr w14:val="tx1"/>
            </w14:solidFill>
          </w14:textFill>
        </w:rPr>
        <w:t>甲方指定地点】</w:t>
      </w:r>
    </w:p>
    <w:p w14:paraId="6FFB0DA8">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技术</w:t>
      </w:r>
      <w:r>
        <w:rPr>
          <w:rFonts w:ascii="Arial" w:hAnsi="宋体" w:cs="Arial"/>
          <w:color w:val="000000" w:themeColor="text1"/>
          <w:szCs w:val="21"/>
          <w:highlight w:val="none"/>
          <w14:textFill>
            <w14:solidFill>
              <w14:schemeClr w14:val="tx1"/>
            </w14:solidFill>
          </w14:textFill>
        </w:rPr>
        <w:t>开发要求</w:t>
      </w:r>
      <w:r>
        <w:rPr>
          <w:rFonts w:hint="eastAsia" w:ascii="Arial" w:hAnsi="宋体" w:cs="Arial"/>
          <w:color w:val="000000" w:themeColor="text1"/>
          <w:szCs w:val="21"/>
          <w:highlight w:val="none"/>
          <w14:textFill>
            <w14:solidFill>
              <w14:schemeClr w14:val="tx1"/>
            </w14:solidFill>
          </w14:textFill>
        </w:rPr>
        <w:t>：【</w:t>
      </w:r>
      <w:r>
        <w:rPr>
          <w:rFonts w:hint="eastAsia" w:ascii="Arial" w:hAnsi="宋体" w:cs="Arial"/>
          <w:b/>
          <w:color w:val="000000" w:themeColor="text1"/>
          <w:szCs w:val="21"/>
          <w:highlight w:val="none"/>
          <w14:textFill>
            <w14:solidFill>
              <w14:schemeClr w14:val="tx1"/>
            </w14:solidFill>
          </w14:textFill>
        </w:rPr>
        <w:t>详见技术协议</w:t>
      </w:r>
      <w:r>
        <w:rPr>
          <w:rFonts w:hint="eastAsia" w:ascii="Arial" w:hAnsi="宋体" w:cs="Arial"/>
          <w:color w:val="000000" w:themeColor="text1"/>
          <w:szCs w:val="21"/>
          <w:highlight w:val="none"/>
          <w14:textFill>
            <w14:solidFill>
              <w14:schemeClr w14:val="tx1"/>
            </w14:solidFill>
          </w14:textFill>
        </w:rPr>
        <w:t>】</w:t>
      </w:r>
    </w:p>
    <w:p w14:paraId="0D47D035">
      <w:pPr>
        <w:snapToGrid w:val="0"/>
        <w:rPr>
          <w:rFonts w:hint="eastAsia" w:ascii="Arial" w:hAnsi="宋体" w:cs="Arial"/>
          <w:color w:val="000000" w:themeColor="text1"/>
          <w:szCs w:val="21"/>
          <w:highlight w:val="none"/>
          <w14:textFill>
            <w14:solidFill>
              <w14:schemeClr w14:val="tx1"/>
            </w14:solidFill>
          </w14:textFill>
        </w:rPr>
      </w:pPr>
    </w:p>
    <w:p w14:paraId="170B4391">
      <w:pPr>
        <w:snapToGrid w:val="0"/>
        <w:rPr>
          <w:rFonts w:hint="eastAsia" w:ascii="Arial" w:hAnsi="宋体" w:cs="Arial"/>
          <w:color w:val="000000" w:themeColor="text1"/>
          <w:szCs w:val="21"/>
          <w:highlight w:val="none"/>
          <w14:textFill>
            <w14:solidFill>
              <w14:schemeClr w14:val="tx1"/>
            </w14:solidFill>
          </w14:textFill>
        </w:rPr>
      </w:pPr>
    </w:p>
    <w:p w14:paraId="262BE200">
      <w:pPr>
        <w:numPr>
          <w:ilvl w:val="0"/>
          <w:numId w:val="23"/>
        </w:numPr>
        <w:snapToGrid w:val="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技术开发期限及计划【详见技术协议】</w:t>
      </w:r>
    </w:p>
    <w:p w14:paraId="7C89E90C">
      <w:pPr>
        <w:snapToGrid w:val="0"/>
        <w:ind w:left="450"/>
        <w:rPr>
          <w:rFonts w:hint="eastAsia" w:ascii="Arial" w:hAnsi="宋体" w:cs="Arial"/>
          <w:b/>
          <w:color w:val="000000" w:themeColor="text1"/>
          <w:szCs w:val="21"/>
          <w:highlight w:val="none"/>
          <w14:textFill>
            <w14:solidFill>
              <w14:schemeClr w14:val="tx1"/>
            </w14:solidFill>
          </w14:textFill>
        </w:rPr>
      </w:pPr>
    </w:p>
    <w:p w14:paraId="51BE6366">
      <w:pPr>
        <w:pStyle w:val="24"/>
        <w:numPr>
          <w:ilvl w:val="0"/>
          <w:numId w:val="24"/>
        </w:numPr>
        <w:spacing w:after="0"/>
        <w:ind w:left="0" w:firstLine="0" w:firstLineChars="0"/>
        <w:rPr>
          <w:highlight w:val="none"/>
        </w:rPr>
      </w:pPr>
      <w:r>
        <w:rPr>
          <w:highlight w:val="none"/>
        </w:rPr>
        <w:t>乙方提供本工作说明书项下的</w:t>
      </w:r>
      <w:r>
        <w:rPr>
          <w:rFonts w:hint="eastAsia"/>
          <w:highlight w:val="none"/>
        </w:rPr>
        <w:t>技术</w:t>
      </w:r>
      <w:r>
        <w:rPr>
          <w:highlight w:val="none"/>
        </w:rPr>
        <w:t>开发期间为</w:t>
      </w:r>
      <w:r>
        <w:rPr>
          <w:rFonts w:hint="eastAsia"/>
          <w:highlight w:val="none"/>
        </w:rPr>
        <w:t>自</w:t>
      </w:r>
      <w:commentRangeStart w:id="2"/>
      <w:r>
        <w:rPr>
          <w:rFonts w:hint="eastAsia"/>
          <w:highlight w:val="none"/>
        </w:rPr>
        <w:t>【  】年【 】月【 】日至【  】年【 】月【 】日</w:t>
      </w:r>
      <w:commentRangeEnd w:id="2"/>
      <w:r>
        <w:rPr>
          <w:highlight w:val="none"/>
        </w:rPr>
        <w:commentReference w:id="2"/>
      </w:r>
      <w:r>
        <w:rPr>
          <w:rFonts w:hint="eastAsia"/>
          <w:highlight w:val="none"/>
        </w:rPr>
        <w:t>止。</w:t>
      </w:r>
    </w:p>
    <w:p w14:paraId="0FF82B94">
      <w:pPr>
        <w:pStyle w:val="24"/>
        <w:numPr>
          <w:ilvl w:val="0"/>
          <w:numId w:val="24"/>
        </w:numPr>
        <w:spacing w:after="0"/>
        <w:ind w:left="0" w:firstLine="0" w:firstLineChars="0"/>
        <w:rPr>
          <w:highlight w:val="none"/>
        </w:rPr>
      </w:pPr>
      <w:r>
        <w:rPr>
          <w:rFonts w:hint="eastAsia"/>
          <w:highlight w:val="none"/>
        </w:rPr>
        <w:t>技术服务计划进度：</w:t>
      </w:r>
      <w:r>
        <w:rPr>
          <w:highlight w:val="none"/>
        </w:rPr>
        <w:t xml:space="preserve"> </w:t>
      </w:r>
    </w:p>
    <w:tbl>
      <w:tblPr>
        <w:tblStyle w:val="10"/>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14"/>
        <w:gridCol w:w="2329"/>
        <w:gridCol w:w="3921"/>
        <w:gridCol w:w="1498"/>
      </w:tblGrid>
      <w:tr w14:paraId="55FB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78"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EAC9958">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序号</w:t>
            </w:r>
          </w:p>
        </w:tc>
        <w:tc>
          <w:tcPr>
            <w:tcW w:w="2329" w:type="dxa"/>
            <w:tcBorders>
              <w:top w:val="single" w:color="auto" w:sz="6" w:space="0"/>
              <w:left w:val="single" w:color="auto" w:sz="6" w:space="0"/>
              <w:bottom w:val="single" w:color="auto" w:sz="6" w:space="0"/>
              <w:right w:val="single" w:color="auto" w:sz="6" w:space="0"/>
            </w:tcBorders>
            <w:vAlign w:val="center"/>
          </w:tcPr>
          <w:p w14:paraId="7E8390DE">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阶段</w:t>
            </w:r>
          </w:p>
        </w:tc>
        <w:tc>
          <w:tcPr>
            <w:tcW w:w="3921" w:type="dxa"/>
            <w:tcBorders>
              <w:top w:val="single" w:color="auto" w:sz="6" w:space="0"/>
              <w:left w:val="single" w:color="auto" w:sz="6" w:space="0"/>
              <w:bottom w:val="single" w:color="auto" w:sz="6" w:space="0"/>
              <w:right w:val="single" w:color="auto" w:sz="6" w:space="0"/>
            </w:tcBorders>
            <w:vAlign w:val="center"/>
          </w:tcPr>
          <w:p w14:paraId="185994EE">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交付</w:t>
            </w:r>
            <w:r>
              <w:rPr>
                <w:rFonts w:ascii="Arial" w:hAnsi="宋体" w:cs="Arial"/>
                <w:color w:val="000000" w:themeColor="text1"/>
                <w:szCs w:val="21"/>
                <w:highlight w:val="none"/>
                <w14:textFill>
                  <w14:solidFill>
                    <w14:schemeClr w14:val="tx1"/>
                  </w14:solidFill>
                </w14:textFill>
              </w:rPr>
              <w:t>文档</w:t>
            </w:r>
          </w:p>
        </w:tc>
        <w:tc>
          <w:tcPr>
            <w:tcW w:w="1498" w:type="dxa"/>
            <w:tcBorders>
              <w:top w:val="single" w:color="auto" w:sz="6" w:space="0"/>
              <w:left w:val="single" w:color="auto" w:sz="6" w:space="0"/>
              <w:bottom w:val="single" w:color="auto" w:sz="6" w:space="0"/>
              <w:right w:val="single" w:color="auto" w:sz="6" w:space="0"/>
            </w:tcBorders>
            <w:vAlign w:val="center"/>
          </w:tcPr>
          <w:p w14:paraId="3FB320BD">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交付</w:t>
            </w:r>
            <w:r>
              <w:rPr>
                <w:rFonts w:ascii="Arial" w:hAnsi="宋体" w:cs="Arial"/>
                <w:color w:val="000000" w:themeColor="text1"/>
                <w:szCs w:val="21"/>
                <w:highlight w:val="none"/>
                <w14:textFill>
                  <w14:solidFill>
                    <w14:schemeClr w14:val="tx1"/>
                  </w14:solidFill>
                </w14:textFill>
              </w:rPr>
              <w:t>方式</w:t>
            </w:r>
          </w:p>
        </w:tc>
      </w:tr>
      <w:tr w14:paraId="2048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731C41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1</w:t>
            </w:r>
          </w:p>
        </w:tc>
        <w:tc>
          <w:tcPr>
            <w:tcW w:w="2329" w:type="dxa"/>
            <w:tcBorders>
              <w:top w:val="single" w:color="auto" w:sz="6" w:space="0"/>
              <w:left w:val="single" w:color="auto" w:sz="6" w:space="0"/>
              <w:bottom w:val="single" w:color="auto" w:sz="6" w:space="0"/>
              <w:right w:val="single" w:color="auto" w:sz="6" w:space="0"/>
            </w:tcBorders>
            <w:vAlign w:val="center"/>
          </w:tcPr>
          <w:p w14:paraId="0B3B620C">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签订合同后1个月</w:t>
            </w:r>
          </w:p>
        </w:tc>
        <w:tc>
          <w:tcPr>
            <w:tcW w:w="3921" w:type="dxa"/>
            <w:tcBorders>
              <w:top w:val="single" w:color="auto" w:sz="6" w:space="0"/>
              <w:left w:val="single" w:color="auto" w:sz="6" w:space="0"/>
              <w:bottom w:val="single" w:color="auto" w:sz="6" w:space="0"/>
              <w:right w:val="single" w:color="auto" w:sz="6" w:space="0"/>
            </w:tcBorders>
            <w:vAlign w:val="center"/>
          </w:tcPr>
          <w:p w14:paraId="002D1DBC">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编制完成设计方案，提交甲方评审</w:t>
            </w:r>
          </w:p>
        </w:tc>
        <w:tc>
          <w:tcPr>
            <w:tcW w:w="1498" w:type="dxa"/>
            <w:tcBorders>
              <w:top w:val="single" w:color="auto" w:sz="6" w:space="0"/>
              <w:left w:val="single" w:color="auto" w:sz="6" w:space="0"/>
              <w:bottom w:val="single" w:color="auto" w:sz="6" w:space="0"/>
              <w:right w:val="single" w:color="auto" w:sz="6" w:space="0"/>
            </w:tcBorders>
            <w:vAlign w:val="center"/>
          </w:tcPr>
          <w:p w14:paraId="5DDA71B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3172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122045B7">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2</w:t>
            </w:r>
          </w:p>
        </w:tc>
        <w:tc>
          <w:tcPr>
            <w:tcW w:w="2329" w:type="dxa"/>
            <w:tcBorders>
              <w:top w:val="single" w:color="auto" w:sz="6" w:space="0"/>
              <w:left w:val="single" w:color="auto" w:sz="6" w:space="0"/>
              <w:bottom w:val="single" w:color="auto" w:sz="6" w:space="0"/>
              <w:right w:val="single" w:color="auto" w:sz="6" w:space="0"/>
            </w:tcBorders>
            <w:vAlign w:val="center"/>
          </w:tcPr>
          <w:p w14:paraId="7B1F26C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签订合同后5.5个月</w:t>
            </w:r>
          </w:p>
        </w:tc>
        <w:tc>
          <w:tcPr>
            <w:tcW w:w="3921" w:type="dxa"/>
            <w:tcBorders>
              <w:top w:val="single" w:color="auto" w:sz="6" w:space="0"/>
              <w:left w:val="single" w:color="auto" w:sz="6" w:space="0"/>
              <w:bottom w:val="single" w:color="auto" w:sz="6" w:space="0"/>
              <w:right w:val="single" w:color="auto" w:sz="6" w:space="0"/>
            </w:tcBorders>
            <w:vAlign w:val="center"/>
          </w:tcPr>
          <w:p w14:paraId="751F0A4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完成软件到货部署，上线运行</w:t>
            </w:r>
          </w:p>
        </w:tc>
        <w:tc>
          <w:tcPr>
            <w:tcW w:w="1498" w:type="dxa"/>
            <w:tcBorders>
              <w:top w:val="single" w:color="auto" w:sz="6" w:space="0"/>
              <w:left w:val="single" w:color="auto" w:sz="6" w:space="0"/>
              <w:bottom w:val="single" w:color="auto" w:sz="6" w:space="0"/>
              <w:right w:val="single" w:color="auto" w:sz="6" w:space="0"/>
            </w:tcBorders>
            <w:vAlign w:val="center"/>
          </w:tcPr>
          <w:p w14:paraId="42D99D42">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2B59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19BB233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3</w:t>
            </w:r>
          </w:p>
        </w:tc>
        <w:tc>
          <w:tcPr>
            <w:tcW w:w="2329" w:type="dxa"/>
            <w:tcBorders>
              <w:top w:val="single" w:color="auto" w:sz="6" w:space="0"/>
              <w:left w:val="single" w:color="auto" w:sz="6" w:space="0"/>
              <w:bottom w:val="single" w:color="auto" w:sz="6" w:space="0"/>
              <w:right w:val="single" w:color="auto" w:sz="6" w:space="0"/>
            </w:tcBorders>
            <w:vAlign w:val="center"/>
          </w:tcPr>
          <w:p w14:paraId="3B41B2D8">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签订合同后9个月</w:t>
            </w:r>
          </w:p>
        </w:tc>
        <w:tc>
          <w:tcPr>
            <w:tcW w:w="3921" w:type="dxa"/>
            <w:tcBorders>
              <w:top w:val="single" w:color="auto" w:sz="6" w:space="0"/>
              <w:left w:val="single" w:color="auto" w:sz="6" w:space="0"/>
              <w:bottom w:val="single" w:color="auto" w:sz="6" w:space="0"/>
              <w:right w:val="single" w:color="auto" w:sz="6" w:space="0"/>
            </w:tcBorders>
            <w:vAlign w:val="center"/>
          </w:tcPr>
          <w:p w14:paraId="6276CA1B">
            <w:pPr>
              <w:widowControl/>
              <w:overflowPunct w:val="0"/>
              <w:autoSpaceDE w:val="0"/>
              <w:autoSpaceDN w:val="0"/>
              <w:adjustRightInd w:val="0"/>
              <w:textAlignment w:val="baseline"/>
              <w:rPr>
                <w:rFonts w:hint="eastAsia" w:ascii="Arial" w:hAnsi="宋体" w:eastAsia="宋体" w:cs="Arial"/>
                <w:color w:val="000000" w:themeColor="text1"/>
                <w:sz w:val="22"/>
                <w:szCs w:val="24"/>
                <w:highlight w:val="none"/>
                <w14:textFill>
                  <w14:solidFill>
                    <w14:schemeClr w14:val="tx1"/>
                  </w14:solidFill>
                </w14:textFill>
              </w:rPr>
            </w:pPr>
            <w:r>
              <w:rPr>
                <w:rFonts w:hint="eastAsia"/>
                <w:sz w:val="22"/>
                <w:szCs w:val="24"/>
                <w:highlight w:val="none"/>
              </w:rPr>
              <w:t>完成系统交付验收</w:t>
            </w:r>
          </w:p>
        </w:tc>
        <w:tc>
          <w:tcPr>
            <w:tcW w:w="1498" w:type="dxa"/>
            <w:tcBorders>
              <w:top w:val="single" w:color="auto" w:sz="6" w:space="0"/>
              <w:left w:val="single" w:color="auto" w:sz="6" w:space="0"/>
              <w:bottom w:val="single" w:color="auto" w:sz="6" w:space="0"/>
              <w:right w:val="single" w:color="auto" w:sz="6" w:space="0"/>
            </w:tcBorders>
            <w:vAlign w:val="center"/>
          </w:tcPr>
          <w:p w14:paraId="02344C26">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2BC4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5212DA7">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54E1350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5EBB89A8">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5B9CDC81">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r>
    </w:tbl>
    <w:p w14:paraId="1DE515B1">
      <w:pP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乙方向甲方交付成果物的，应同时提供交付物清单。可交付物可以电子邮件方式传递，但如甲方要求以其他方式交付的，应提前书面通知乙方。</w:t>
      </w:r>
    </w:p>
    <w:p w14:paraId="787DFBF7">
      <w:pPr>
        <w:snapToGrid w:val="0"/>
        <w:rPr>
          <w:rFonts w:hint="eastAsia" w:ascii="Arial" w:hAnsi="宋体" w:cs="Arial"/>
          <w:b/>
          <w:color w:val="000000" w:themeColor="text1"/>
          <w:szCs w:val="21"/>
          <w:highlight w:val="none"/>
          <w14:textFill>
            <w14:solidFill>
              <w14:schemeClr w14:val="tx1"/>
            </w14:solidFill>
          </w14:textFill>
        </w:rPr>
      </w:pPr>
    </w:p>
    <w:p w14:paraId="14383CAD">
      <w:pPr>
        <w:numPr>
          <w:ilvl w:val="0"/>
          <w:numId w:val="23"/>
        </w:numPr>
        <w:snapToGrid w:val="0"/>
        <w:rPr>
          <w:rFonts w:hint="eastAsia" w:ascii="Arial" w:hAnsi="宋体" w:cs="Arial"/>
          <w:b/>
          <w:color w:val="000000" w:themeColor="text1"/>
          <w:highlight w:val="none"/>
          <w14:textFill>
            <w14:solidFill>
              <w14:schemeClr w14:val="tx1"/>
            </w14:solidFill>
          </w14:textFill>
        </w:rPr>
      </w:pPr>
      <w:r>
        <w:rPr>
          <w:rFonts w:ascii="Arial" w:hAnsi="宋体" w:cs="Arial"/>
          <w:b/>
          <w:color w:val="000000" w:themeColor="text1"/>
          <w:highlight w:val="none"/>
          <w14:textFill>
            <w14:solidFill>
              <w14:schemeClr w14:val="tx1"/>
            </w14:solidFill>
          </w14:textFill>
        </w:rPr>
        <w:t>验收标准</w:t>
      </w:r>
      <w:r>
        <w:rPr>
          <w:rFonts w:hint="eastAsia" w:ascii="Arial" w:hAnsi="宋体" w:cs="Arial"/>
          <w:b/>
          <w:color w:val="000000" w:themeColor="text1"/>
          <w:highlight w:val="none"/>
          <w14:textFill>
            <w14:solidFill>
              <w14:schemeClr w14:val="tx1"/>
            </w14:solidFill>
          </w14:textFill>
        </w:rPr>
        <w:t xml:space="preserve">【请根据项目实际情况补充填写】 </w:t>
      </w:r>
    </w:p>
    <w:p w14:paraId="4C7C7BC2">
      <w:pPr>
        <w:pStyle w:val="24"/>
        <w:numPr>
          <w:ilvl w:val="0"/>
          <w:numId w:val="25"/>
        </w:numPr>
        <w:ind w:firstLineChars="0"/>
        <w:rPr>
          <w:highlight w:val="none"/>
        </w:rPr>
      </w:pPr>
      <w:r>
        <w:rPr>
          <w:rFonts w:hint="eastAsia"/>
          <w:highlight w:val="none"/>
        </w:rPr>
        <w:t>甲乙双方将以本协议约定、双方确认的需求方案或设计、实施方案作为验收标准。</w:t>
      </w:r>
    </w:p>
    <w:p w14:paraId="5EA4A32E">
      <w:pPr>
        <w:pStyle w:val="24"/>
        <w:numPr>
          <w:ilvl w:val="0"/>
          <w:numId w:val="25"/>
        </w:numPr>
        <w:ind w:firstLineChars="0"/>
        <w:rPr>
          <w:highlight w:val="none"/>
        </w:rPr>
      </w:pPr>
      <w:r>
        <w:rPr>
          <w:rFonts w:hint="eastAsia"/>
          <w:highlight w:val="none"/>
        </w:rPr>
        <w:t>验收流程按照主协议相关约定执行。</w:t>
      </w:r>
    </w:p>
    <w:p w14:paraId="6D151684">
      <w:pPr>
        <w:pStyle w:val="24"/>
        <w:widowControl w:val="0"/>
        <w:snapToGrid w:val="0"/>
        <w:spacing w:after="0" w:line="240" w:lineRule="auto"/>
        <w:ind w:left="992" w:firstLine="0" w:firstLineChars="0"/>
        <w:jc w:val="both"/>
        <w:rPr>
          <w:rFonts w:hint="eastAsia" w:ascii="Arial" w:hAnsi="宋体" w:cs="Arial"/>
          <w:color w:val="000000" w:themeColor="text1"/>
          <w:szCs w:val="21"/>
          <w:highlight w:val="none"/>
          <w14:textFill>
            <w14:solidFill>
              <w14:schemeClr w14:val="tx1"/>
            </w14:solidFill>
          </w14:textFill>
        </w:rPr>
      </w:pPr>
    </w:p>
    <w:p w14:paraId="5D0DBAFD">
      <w:pPr>
        <w:numPr>
          <w:ilvl w:val="0"/>
          <w:numId w:val="23"/>
        </w:numPr>
        <w:snapToGrid w:val="0"/>
        <w:rPr>
          <w:rFonts w:hint="eastAsia" w:ascii="Arial" w:hAnsi="宋体" w:cs="Arial"/>
          <w:b/>
          <w:color w:val="000000" w:themeColor="text1"/>
          <w:highlight w:val="none"/>
          <w14:textFill>
            <w14:solidFill>
              <w14:schemeClr w14:val="tx1"/>
            </w14:solidFill>
          </w14:textFill>
        </w:rPr>
      </w:pPr>
      <w:r>
        <w:rPr>
          <w:rFonts w:hint="eastAsia" w:ascii="Arial" w:hAnsi="宋体" w:cs="Arial"/>
          <w:b/>
          <w:color w:val="000000" w:themeColor="text1"/>
          <w:highlight w:val="none"/>
          <w14:textFill>
            <w14:solidFill>
              <w14:schemeClr w14:val="tx1"/>
            </w14:solidFill>
          </w14:textFill>
        </w:rPr>
        <w:t>费用及支付</w:t>
      </w:r>
    </w:p>
    <w:p w14:paraId="72CB719F">
      <w:pPr>
        <w:pStyle w:val="24"/>
        <w:numPr>
          <w:ilvl w:val="0"/>
          <w:numId w:val="26"/>
        </w:numPr>
        <w:ind w:firstLineChars="0"/>
        <w:rPr>
          <w:highlight w:val="none"/>
        </w:rPr>
      </w:pPr>
      <w:r>
        <w:rPr>
          <w:rFonts w:hint="eastAsia"/>
          <w:highlight w:val="none"/>
        </w:rPr>
        <w:t>本技术开发费用含税总额：人民币大写【叁佰万】元，小写【3000000】元。乙方应向甲方开具相应的发票，但乙方相应发票的开具不能证明甲方履行付款义务，甲方履行完毕付款义务已相应服务费用实际到达乙方账户为准。甲方按以下第【2】种方式向乙方付款：</w:t>
      </w:r>
    </w:p>
    <w:p w14:paraId="01D2C851">
      <w:pPr>
        <w:widowControl/>
        <w:spacing w:after="200"/>
        <w:ind w:left="1050" w:leftChars="5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（1）一次性支付</w:t>
      </w:r>
    </w:p>
    <w:p w14:paraId="0E5B801B">
      <w:pPr>
        <w:widowControl/>
        <w:spacing w:after="200"/>
        <w:ind w:left="1050" w:leftChars="5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甲方在下述付款条件满足后【 】日内，向乙方一次性支付技术开发费用。</w:t>
      </w:r>
    </w:p>
    <w:p w14:paraId="674E3385">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□合同签署并生效；</w:t>
      </w:r>
    </w:p>
    <w:p w14:paraId="3E1B7080">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□终验验收合格，乙方向甲方提供经甲乙双方盖章版终验验收报告；</w:t>
      </w:r>
    </w:p>
    <w:p w14:paraId="3DB7A9A7">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□乙方向甲方提交付款申请；</w:t>
      </w:r>
    </w:p>
    <w:p w14:paraId="49F44CA0">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3C2C719D">
      <w:pPr>
        <w:widowControl/>
        <w:spacing w:after="200"/>
        <w:ind w:left="1050" w:leftChars="500" w:firstLine="440" w:firstLineChars="2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□其他：【                   】。</w:t>
      </w:r>
    </w:p>
    <w:p w14:paraId="100F658F">
      <w:pPr>
        <w:pStyle w:val="24"/>
        <w:numPr>
          <w:ilvl w:val="0"/>
          <w:numId w:val="27"/>
        </w:numPr>
        <w:spacing w:line="240" w:lineRule="auto"/>
        <w:ind w:firstLineChars="0"/>
        <w:jc w:val="both"/>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分期支付</w:t>
      </w:r>
    </w:p>
    <w:p w14:paraId="39B7EA67">
      <w:pPr>
        <w:widowControl/>
        <w:ind w:left="1050" w:leftChars="5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甲方在下述付款条件满足后【】日内，向乙方分【四】期支付技术开发费用，支付时间及具体金额如下：</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5FA847E2">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第一期款项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：本项目技术服开发费用总额的百分之【60】，在以下支付条件全部满足后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p>
    <w:p w14:paraId="55DA9A78">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合同签署并生效；</w:t>
      </w:r>
    </w:p>
    <w:p w14:paraId="3E64C09D">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乙方向甲方提交第一期款项付款申请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3A3E2AC4">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7DFB71F9">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32505651">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第二期款项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：本项目技术开发费用总额的百分之【15】，在以下支付条件全部满足后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4F0C3AD1">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系统经甲方验收合格并正式上线运行；</w:t>
      </w:r>
    </w:p>
    <w:p w14:paraId="23393227">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w:t>
      </w:r>
      <w:r>
        <w:rPr>
          <w:rFonts w:hint="eastAsia" w:ascii="Calibri" w:hAnsi="Calibri" w:eastAsia="宋体" w:cs="Times New Roman"/>
          <w:color w:val="000000" w:themeColor="text1"/>
          <w:kern w:val="0"/>
          <w:sz w:val="22"/>
          <w:highlight w:val="none"/>
          <w14:textFill>
            <w14:solidFill>
              <w14:schemeClr w14:val="tx1"/>
            </w14:solidFill>
          </w14:textFill>
        </w:rPr>
        <w:t>二</w:t>
      </w:r>
      <w:r>
        <w:rPr>
          <w:rFonts w:ascii="Calibri" w:hAnsi="Calibri" w:eastAsia="宋体" w:cs="Times New Roman"/>
          <w:color w:val="000000" w:themeColor="text1"/>
          <w:kern w:val="0"/>
          <w:sz w:val="22"/>
          <w:highlight w:val="none"/>
          <w14:textFill>
            <w14:solidFill>
              <w14:schemeClr w14:val="tx1"/>
            </w14:solidFill>
          </w14:textFill>
        </w:rPr>
        <w:t>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6445CDEB">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64F9A2B6">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57E40100">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第三期款项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：本项目技术开发费用总额的百分之【15】，在以下支付条件全部满足后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61073184">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完成项目技术开发所有内容，乙方向甲方提交甲乙双方盖章版终验验收报告；</w:t>
      </w:r>
    </w:p>
    <w:p w14:paraId="6C0390F5">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w:t>
      </w:r>
      <w:r>
        <w:rPr>
          <w:rFonts w:hint="eastAsia" w:ascii="Calibri" w:hAnsi="Calibri" w:eastAsia="宋体" w:cs="Times New Roman"/>
          <w:color w:val="000000" w:themeColor="text1"/>
          <w:kern w:val="0"/>
          <w:sz w:val="22"/>
          <w:highlight w:val="none"/>
          <w14:textFill>
            <w14:solidFill>
              <w14:schemeClr w14:val="tx1"/>
            </w14:solidFill>
          </w14:textFill>
        </w:rPr>
        <w:t>三</w:t>
      </w:r>
      <w:r>
        <w:rPr>
          <w:rFonts w:ascii="Calibri" w:hAnsi="Calibri" w:eastAsia="宋体" w:cs="Times New Roman"/>
          <w:color w:val="000000" w:themeColor="text1"/>
          <w:kern w:val="0"/>
          <w:sz w:val="22"/>
          <w:highlight w:val="none"/>
          <w14:textFill>
            <w14:solidFill>
              <w14:schemeClr w14:val="tx1"/>
            </w14:solidFill>
          </w14:textFill>
        </w:rPr>
        <w:t>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5FDCF872">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3B34078E">
      <w:pPr>
        <w:widowControl/>
        <w:spacing w:after="200" w:line="276" w:lineRule="auto"/>
        <w:ind w:left="1050" w:leftChars="500" w:firstLine="440" w:firstLineChars="2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0DDA9859">
      <w:pPr>
        <w:widowControl/>
        <w:spacing w:after="200" w:line="276" w:lineRule="auto"/>
        <w:ind w:left="1050" w:leftChars="500" w:firstLine="440" w:firstLineChars="200"/>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w:t>
      </w:r>
      <w:r>
        <w:rPr>
          <w:rFonts w:hint="eastAsia" w:ascii="Calibri" w:hAnsi="Calibri" w:eastAsia="宋体" w:cs="Times New Roman"/>
          <w:color w:val="000000" w:themeColor="text1"/>
          <w:kern w:val="0"/>
          <w:sz w:val="22"/>
          <w:highlight w:val="none"/>
          <w14:textFill>
            <w14:solidFill>
              <w14:schemeClr w14:val="tx1"/>
            </w14:solidFill>
          </w14:textFill>
        </w:rPr>
        <w:t>四</w:t>
      </w:r>
      <w:r>
        <w:rPr>
          <w:rFonts w:ascii="Calibri" w:hAnsi="Calibri" w:eastAsia="宋体" w:cs="Times New Roman"/>
          <w:color w:val="000000" w:themeColor="text1"/>
          <w:kern w:val="0"/>
          <w:sz w:val="22"/>
          <w:highlight w:val="none"/>
          <w14:textFill>
            <w14:solidFill>
              <w14:schemeClr w14:val="tx1"/>
            </w14:solidFill>
          </w14:textFill>
        </w:rPr>
        <w:t>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：本项目技术开发费用总额的百分之【10】，在以下支付条件全部满足后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p>
    <w:p w14:paraId="287BBAE1">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最终验收合格满6个月内，运行良好且无质量问题；</w:t>
      </w:r>
    </w:p>
    <w:p w14:paraId="2DBD212E">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w:t>
      </w:r>
      <w:r>
        <w:rPr>
          <w:rFonts w:hint="eastAsia" w:ascii="Calibri" w:hAnsi="Calibri" w:eastAsia="宋体" w:cs="Times New Roman"/>
          <w:color w:val="000000" w:themeColor="text1"/>
          <w:kern w:val="0"/>
          <w:sz w:val="22"/>
          <w:highlight w:val="none"/>
          <w14:textFill>
            <w14:solidFill>
              <w14:schemeClr w14:val="tx1"/>
            </w14:solidFill>
          </w14:textFill>
        </w:rPr>
        <w:t>四</w:t>
      </w:r>
      <w:r>
        <w:rPr>
          <w:rFonts w:ascii="Calibri" w:hAnsi="Calibri" w:eastAsia="宋体" w:cs="Times New Roman"/>
          <w:color w:val="000000" w:themeColor="text1"/>
          <w:kern w:val="0"/>
          <w:sz w:val="22"/>
          <w:highlight w:val="none"/>
          <w14:textFill>
            <w14:solidFill>
              <w14:schemeClr w14:val="tx1"/>
            </w14:solidFill>
          </w14:textFill>
        </w:rPr>
        <w:t>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4BAEBA93">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30FFD4F8">
      <w:pPr>
        <w:widowControl/>
        <w:spacing w:after="200" w:line="276" w:lineRule="auto"/>
        <w:ind w:left="1050" w:leftChars="500" w:firstLine="440" w:firstLineChars="200"/>
        <w:rPr>
          <w:rFonts w:ascii="Calibri" w:hAnsi="Calibri" w:eastAsia="宋体" w:cs="Times New Roman"/>
          <w:b/>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561299C4">
      <w:pPr>
        <w:pStyle w:val="24"/>
        <w:numPr>
          <w:ilvl w:val="0"/>
          <w:numId w:val="26"/>
        </w:numPr>
        <w:ind w:firstLineChars="0"/>
        <w:rPr>
          <w:b/>
          <w:highlight w:val="none"/>
        </w:rPr>
      </w:pPr>
      <w:r>
        <w:rPr>
          <w:b/>
          <w:highlight w:val="none"/>
        </w:rPr>
        <w:t>乙方银行信息</w:t>
      </w:r>
      <w:r>
        <w:rPr>
          <w:rFonts w:hint="eastAsia"/>
          <w:b/>
          <w:highlight w:val="none"/>
        </w:rPr>
        <w:t>：【请填写】</w:t>
      </w:r>
    </w:p>
    <w:p w14:paraId="22A1E379">
      <w:pPr>
        <w:pStyle w:val="24"/>
        <w:ind w:left="785" w:firstLine="0" w:firstLineChars="0"/>
        <w:rPr>
          <w:rFonts w:hint="eastAsia" w:eastAsia="宋体"/>
          <w:highlight w:val="none"/>
        </w:rPr>
      </w:pPr>
      <w:r>
        <w:rPr>
          <w:rFonts w:hint="eastAsia" w:eastAsia="宋体"/>
          <w:highlight w:val="none"/>
        </w:rPr>
        <w:t>开户名称：软通智慧信息技术有限公司</w:t>
      </w:r>
    </w:p>
    <w:p w14:paraId="37A068AE">
      <w:pPr>
        <w:pStyle w:val="24"/>
        <w:ind w:left="785" w:firstLine="0" w:firstLineChars="0"/>
        <w:rPr>
          <w:rFonts w:hint="eastAsia" w:eastAsia="宋体"/>
          <w:highlight w:val="none"/>
        </w:rPr>
      </w:pPr>
      <w:r>
        <w:rPr>
          <w:rFonts w:hint="eastAsia" w:eastAsia="宋体"/>
          <w:highlight w:val="none"/>
        </w:rPr>
        <w:t>开户银行：杭州银行股份有限公司北京分行</w:t>
      </w:r>
    </w:p>
    <w:p w14:paraId="1FDCBF3E">
      <w:pPr>
        <w:pStyle w:val="24"/>
        <w:ind w:left="785" w:firstLine="0" w:firstLineChars="0"/>
        <w:rPr>
          <w:rFonts w:hint="eastAsia" w:ascii="Arial" w:hAnsi="宋体" w:cs="Arial"/>
          <w:color w:val="000000" w:themeColor="text1"/>
          <w:szCs w:val="21"/>
          <w:highlight w:val="none"/>
          <w14:textFill>
            <w14:solidFill>
              <w14:schemeClr w14:val="tx1"/>
            </w14:solidFill>
          </w14:textFill>
        </w:rPr>
      </w:pPr>
      <w:r>
        <w:rPr>
          <w:rFonts w:hint="eastAsia" w:eastAsia="宋体"/>
          <w:highlight w:val="none"/>
        </w:rPr>
        <w:t>银行账号：110104106000028476</w:t>
      </w:r>
      <w:r>
        <w:rPr>
          <w:rFonts w:hint="eastAsia" w:ascii="Arial" w:hAnsi="宋体" w:cs="Arial"/>
          <w:color w:val="000000" w:themeColor="text1"/>
          <w:szCs w:val="21"/>
          <w:highlight w:val="none"/>
          <w14:textFill>
            <w14:solidFill>
              <w14:schemeClr w14:val="tx1"/>
            </w14:solidFill>
          </w14:textFill>
        </w:rPr>
        <w:t>0</w:t>
      </w:r>
    </w:p>
    <w:p w14:paraId="6B9FD804">
      <w:pPr>
        <w:pStyle w:val="24"/>
        <w:numPr>
          <w:ilvl w:val="0"/>
          <w:numId w:val="26"/>
        </w:numPr>
        <w:ind w:firstLineChars="0"/>
        <w:rPr>
          <w:highlight w:val="none"/>
        </w:rPr>
      </w:pPr>
      <w:r>
        <w:rPr>
          <w:highlight w:val="none"/>
        </w:rPr>
        <w:t>甲方开票信息</w:t>
      </w:r>
      <w:r>
        <w:rPr>
          <w:rFonts w:hint="eastAsia"/>
          <w:highlight w:val="none"/>
        </w:rPr>
        <w:t>：</w:t>
      </w:r>
    </w:p>
    <w:p w14:paraId="6AFCD9F9">
      <w:pPr>
        <w:pStyle w:val="24"/>
        <w:ind w:left="785" w:firstLine="0" w:firstLineChars="0"/>
        <w:rPr>
          <w:highlight w:val="none"/>
        </w:rPr>
      </w:pPr>
      <w:r>
        <w:rPr>
          <w:rFonts w:hint="eastAsia"/>
          <w:highlight w:val="none"/>
        </w:rPr>
        <w:t>单位名称：北京华成时代科技有限公司</w:t>
      </w:r>
    </w:p>
    <w:p w14:paraId="014313FB">
      <w:pPr>
        <w:pStyle w:val="24"/>
        <w:ind w:left="785" w:firstLine="0" w:firstLineChars="0"/>
        <w:rPr>
          <w:highlight w:val="none"/>
        </w:rPr>
      </w:pPr>
      <w:r>
        <w:rPr>
          <w:rFonts w:hint="eastAsia"/>
          <w:highlight w:val="none"/>
        </w:rPr>
        <w:t>纳税人识别号：911101087763755638</w:t>
      </w:r>
    </w:p>
    <w:p w14:paraId="056234AB">
      <w:pPr>
        <w:pStyle w:val="24"/>
        <w:ind w:left="785" w:firstLine="0" w:firstLineChars="0"/>
        <w:rPr>
          <w:highlight w:val="none"/>
        </w:rPr>
      </w:pPr>
      <w:r>
        <w:rPr>
          <w:rFonts w:hint="eastAsia"/>
          <w:highlight w:val="none"/>
        </w:rPr>
        <w:t>地址/电话：北京市海淀区建材城翡丽华庭12号楼1层01  010-62978530</w:t>
      </w:r>
    </w:p>
    <w:p w14:paraId="238B253E">
      <w:pPr>
        <w:pStyle w:val="24"/>
        <w:ind w:left="785" w:firstLine="0" w:firstLineChars="0"/>
        <w:rPr>
          <w:highlight w:val="none"/>
        </w:rPr>
      </w:pPr>
      <w:r>
        <w:rPr>
          <w:rFonts w:hint="eastAsia"/>
          <w:highlight w:val="none"/>
        </w:rPr>
        <w:t>开户行及账号：中国民生银行北京上地支行  0110014170029295</w:t>
      </w:r>
    </w:p>
    <w:p w14:paraId="2C208570">
      <w:pPr>
        <w:pStyle w:val="24"/>
        <w:ind w:left="785" w:firstLine="0" w:firstLineChars="0"/>
        <w:rPr>
          <w:highlight w:val="none"/>
        </w:rPr>
      </w:pPr>
      <w:r>
        <w:rPr>
          <w:rFonts w:hint="eastAsia"/>
          <w:highlight w:val="none"/>
        </w:rPr>
        <w:t>行号：305100001104</w:t>
      </w:r>
    </w:p>
    <w:p w14:paraId="76ABDFEE">
      <w:pPr>
        <w:pStyle w:val="24"/>
        <w:ind w:left="785" w:firstLine="0" w:firstLineChars="0"/>
        <w:rPr>
          <w:highlight w:val="none"/>
        </w:rPr>
      </w:pPr>
      <w:r>
        <w:rPr>
          <w:rFonts w:hint="eastAsia"/>
          <w:highlight w:val="none"/>
        </w:rPr>
        <w:t>银行交换号：011607829</w:t>
      </w:r>
    </w:p>
    <w:p w14:paraId="72A173CE">
      <w:pPr>
        <w:pStyle w:val="24"/>
        <w:ind w:left="785" w:firstLine="0" w:firstLineChars="0"/>
        <w:rPr>
          <w:highlight w:val="none"/>
        </w:rPr>
      </w:pPr>
      <w:r>
        <w:rPr>
          <w:rFonts w:hint="eastAsia"/>
          <w:highlight w:val="none"/>
        </w:rPr>
        <w:t>银行行别号：305</w:t>
      </w:r>
    </w:p>
    <w:p w14:paraId="36E48E36">
      <w:pPr>
        <w:pStyle w:val="24"/>
        <w:numPr>
          <w:ilvl w:val="0"/>
          <w:numId w:val="26"/>
        </w:numPr>
        <w:ind w:firstLineChars="0"/>
        <w:rPr>
          <w:highlight w:val="none"/>
        </w:rPr>
      </w:pPr>
      <w:r>
        <w:rPr>
          <w:rFonts w:hint="eastAsia"/>
          <w:highlight w:val="none"/>
        </w:rPr>
        <w:t>如存在甲方丢失发票、造成发票过期等情形，甲方承担由此产生的费用以及损失。如因甲方逾期付款等原因，乙方同意重新开票的，因此给乙方带来的税金损失由甲方承担。</w:t>
      </w:r>
    </w:p>
    <w:p w14:paraId="79308881">
      <w:pPr>
        <w:snapToGrid w:val="0"/>
        <w:ind w:left="851"/>
        <w:rPr>
          <w:rFonts w:hint="eastAsia" w:ascii="Arial" w:hAnsi="宋体" w:cs="Arial"/>
          <w:color w:val="000000" w:themeColor="text1"/>
          <w:szCs w:val="21"/>
          <w:highlight w:val="none"/>
          <w14:textFill>
            <w14:solidFill>
              <w14:schemeClr w14:val="tx1"/>
            </w14:solidFill>
          </w14:textFill>
        </w:rPr>
      </w:pPr>
    </w:p>
    <w:p w14:paraId="55F1A35D">
      <w:pPr>
        <w:numPr>
          <w:ilvl w:val="0"/>
          <w:numId w:val="23"/>
        </w:numPr>
        <w:snapToGrid w:val="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 xml:space="preserve">维护支持服务 </w:t>
      </w:r>
    </w:p>
    <w:p w14:paraId="32151335">
      <w:pPr>
        <w:numPr>
          <w:ilvl w:val="1"/>
          <w:numId w:val="23"/>
        </w:numPr>
        <w:snapToGrid w:val="0"/>
        <w:ind w:left="851" w:hanging="425"/>
        <w:jc w:val="left"/>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乙方应保证在本工作说明书规定的维护期内（如有）向甲方提供维护支持服务</w:t>
      </w:r>
      <w:r>
        <w:rPr>
          <w:rFonts w:hint="eastAsia" w:ascii="Arial" w:hAnsi="宋体" w:cs="Arial"/>
          <w:color w:val="000000" w:themeColor="text1"/>
          <w:szCs w:val="21"/>
          <w:highlight w:val="none"/>
          <w:lang w:eastAsia="zh-CN"/>
          <w14:textFill>
            <w14:solidFill>
              <w14:schemeClr w14:val="tx1"/>
            </w14:solidFill>
          </w14:textFill>
        </w:rPr>
        <w:t>。</w:t>
      </w:r>
    </w:p>
    <w:p w14:paraId="6D8EABB9">
      <w:pPr>
        <w:numPr>
          <w:ilvl w:val="1"/>
          <w:numId w:val="23"/>
        </w:numPr>
        <w:snapToGrid w:val="0"/>
        <w:ind w:left="851" w:hanging="425"/>
        <w:jc w:val="left"/>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维护期内的技术指导时间：甲方需乙方给予相应的技术协助和指导时，甲方应于乙方正常的工作时间内（周一至周五：</w:t>
      </w:r>
      <w:r>
        <w:rPr>
          <w:rFonts w:ascii="Arial" w:hAnsi="宋体" w:cs="Arial"/>
          <w:color w:val="000000" w:themeColor="text1"/>
          <w:szCs w:val="21"/>
          <w:highlight w:val="none"/>
          <w14:textFill>
            <w14:solidFill>
              <w14:schemeClr w14:val="tx1"/>
            </w14:solidFill>
          </w14:textFill>
        </w:rPr>
        <w:t>9</w:t>
      </w:r>
      <w:r>
        <w:rPr>
          <w:rFonts w:hint="eastAsia" w:ascii="Arial" w:hAnsi="宋体" w:cs="Arial"/>
          <w:color w:val="000000" w:themeColor="text1"/>
          <w:szCs w:val="21"/>
          <w:highlight w:val="none"/>
          <w14:textFill>
            <w14:solidFill>
              <w14:schemeClr w14:val="tx1"/>
            </w14:solidFill>
          </w14:textFill>
        </w:rPr>
        <w:t>：</w:t>
      </w:r>
      <w:r>
        <w:rPr>
          <w:rFonts w:ascii="Arial" w:hAnsi="宋体" w:cs="Arial"/>
          <w:color w:val="000000" w:themeColor="text1"/>
          <w:szCs w:val="21"/>
          <w:highlight w:val="none"/>
          <w14:textFill>
            <w14:solidFill>
              <w14:schemeClr w14:val="tx1"/>
            </w14:solidFill>
          </w14:textFill>
        </w:rPr>
        <w:t>00~18</w:t>
      </w:r>
      <w:r>
        <w:rPr>
          <w:rFonts w:hint="eastAsia" w:ascii="Arial" w:hAnsi="宋体" w:cs="Arial"/>
          <w:color w:val="000000" w:themeColor="text1"/>
          <w:szCs w:val="21"/>
          <w:highlight w:val="none"/>
          <w14:textFill>
            <w14:solidFill>
              <w14:schemeClr w14:val="tx1"/>
            </w14:solidFill>
          </w14:textFill>
        </w:rPr>
        <w:t>：</w:t>
      </w:r>
      <w:r>
        <w:rPr>
          <w:rFonts w:ascii="Arial" w:hAnsi="宋体" w:cs="Arial"/>
          <w:color w:val="000000" w:themeColor="text1"/>
          <w:szCs w:val="21"/>
          <w:highlight w:val="none"/>
          <w14:textFill>
            <w14:solidFill>
              <w14:schemeClr w14:val="tx1"/>
            </w14:solidFill>
          </w14:textFill>
        </w:rPr>
        <w:t>00</w:t>
      </w:r>
      <w:r>
        <w:rPr>
          <w:rFonts w:hint="eastAsia" w:ascii="Arial" w:hAnsi="宋体" w:cs="Arial"/>
          <w:color w:val="000000" w:themeColor="text1"/>
          <w:szCs w:val="21"/>
          <w:highlight w:val="none"/>
          <w14:textFill>
            <w14:solidFill>
              <w14:schemeClr w14:val="tx1"/>
            </w14:solidFill>
          </w14:textFill>
        </w:rPr>
        <w:t>）提出，对于甲方提出的需求，乙方应尽快通过各种有效的方式及时地协助甲方给予解决。</w:t>
      </w:r>
    </w:p>
    <w:p w14:paraId="155EBF63">
      <w:pPr>
        <w:numPr>
          <w:ilvl w:val="1"/>
          <w:numId w:val="23"/>
        </w:numPr>
        <w:snapToGrid w:val="0"/>
        <w:ind w:left="851" w:hanging="425"/>
        <w:jc w:val="left"/>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在上述的服务期结束后，如需乙方继续提供技术服务的，双方另行签署有偿的技术服务协议。</w:t>
      </w:r>
    </w:p>
    <w:p w14:paraId="6EE0F115">
      <w:pPr>
        <w:snapToGrid w:val="0"/>
        <w:ind w:left="851"/>
        <w:jc w:val="left"/>
        <w:rPr>
          <w:rFonts w:hint="eastAsia" w:ascii="Arial" w:hAnsi="宋体" w:cs="Arial"/>
          <w:color w:val="000000" w:themeColor="text1"/>
          <w:szCs w:val="21"/>
          <w:highlight w:val="none"/>
          <w14:textFill>
            <w14:solidFill>
              <w14:schemeClr w14:val="tx1"/>
            </w14:solidFill>
          </w14:textFill>
        </w:rPr>
      </w:pPr>
    </w:p>
    <w:p w14:paraId="6A993591">
      <w:pPr>
        <w:widowControl/>
        <w:jc w:val="left"/>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br w:type="page"/>
      </w:r>
    </w:p>
    <w:p w14:paraId="468DB4B4">
      <w:pPr>
        <w:numPr>
          <w:ilvl w:val="0"/>
          <w:numId w:val="23"/>
        </w:numPr>
        <w:snapToGrid w:val="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双方联系人</w:t>
      </w:r>
    </w:p>
    <w:tbl>
      <w:tblPr>
        <w:tblStyle w:val="10"/>
        <w:tblW w:w="4938" w:type="pct"/>
        <w:jc w:val="center"/>
        <w:tblLayout w:type="autofit"/>
        <w:tblCellMar>
          <w:top w:w="0" w:type="dxa"/>
          <w:left w:w="108" w:type="dxa"/>
          <w:bottom w:w="0" w:type="dxa"/>
          <w:right w:w="108" w:type="dxa"/>
        </w:tblCellMar>
      </w:tblPr>
      <w:tblGrid>
        <w:gridCol w:w="1637"/>
        <w:gridCol w:w="2441"/>
        <w:gridCol w:w="2085"/>
        <w:gridCol w:w="1658"/>
        <w:gridCol w:w="2729"/>
      </w:tblGrid>
      <w:tr w14:paraId="32E88E61">
        <w:tblPrEx>
          <w:tblCellMar>
            <w:top w:w="0" w:type="dxa"/>
            <w:left w:w="108" w:type="dxa"/>
            <w:bottom w:w="0" w:type="dxa"/>
            <w:right w:w="108" w:type="dxa"/>
          </w:tblCellMar>
        </w:tblPrEx>
        <w:trPr>
          <w:jc w:val="center"/>
        </w:trPr>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455A43D1">
            <w:pPr>
              <w:tabs>
                <w:tab w:val="left" w:pos="5565"/>
              </w:tabs>
              <w:spacing w:line="300" w:lineRule="auto"/>
              <w:jc w:val="center"/>
              <w:rPr>
                <w:color w:val="000000" w:themeColor="text1"/>
                <w:highlight w:val="none"/>
                <w14:textFill>
                  <w14:solidFill>
                    <w14:schemeClr w14:val="tx1"/>
                  </w14:solidFill>
                </w14:textFill>
              </w:rPr>
            </w:pPr>
            <w:bookmarkStart w:id="0" w:name="OLE_LINK35"/>
            <w:bookmarkStart w:id="1" w:name="OLE_LINK36"/>
            <w:r>
              <w:rPr>
                <w:rFonts w:hint="eastAsia"/>
                <w:b/>
                <w:bCs/>
                <w:color w:val="000000" w:themeColor="text1"/>
                <w:highlight w:val="none"/>
                <w14:textFill>
                  <w14:solidFill>
                    <w14:schemeClr w14:val="tx1"/>
                  </w14:solidFill>
                </w14:textFill>
              </w:rPr>
              <w:t>甲方的项目负责人</w:t>
            </w:r>
          </w:p>
        </w:tc>
      </w:tr>
      <w:tr w14:paraId="34312512">
        <w:tblPrEx>
          <w:tblCellMar>
            <w:top w:w="0" w:type="dxa"/>
            <w:left w:w="108" w:type="dxa"/>
            <w:bottom w:w="0" w:type="dxa"/>
            <w:right w:w="108" w:type="dxa"/>
          </w:tblCellMar>
        </w:tblPrEx>
        <w:trPr>
          <w:jc w:val="center"/>
        </w:trPr>
        <w:tc>
          <w:tcPr>
            <w:tcW w:w="776" w:type="pct"/>
            <w:tcBorders>
              <w:top w:val="single" w:color="auto" w:sz="4" w:space="0"/>
              <w:left w:val="single" w:color="auto" w:sz="12" w:space="0"/>
              <w:bottom w:val="single" w:color="auto" w:sz="4" w:space="0"/>
              <w:right w:val="single" w:color="auto" w:sz="4" w:space="0"/>
            </w:tcBorders>
            <w:vAlign w:val="center"/>
          </w:tcPr>
          <w:p w14:paraId="1EAAF6D5">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姓名</w:t>
            </w:r>
          </w:p>
        </w:tc>
        <w:tc>
          <w:tcPr>
            <w:tcW w:w="1156" w:type="pct"/>
            <w:tcBorders>
              <w:top w:val="single" w:color="auto" w:sz="4" w:space="0"/>
              <w:left w:val="single" w:color="auto" w:sz="4" w:space="0"/>
              <w:bottom w:val="single" w:color="auto" w:sz="4" w:space="0"/>
              <w:right w:val="single" w:color="auto" w:sz="4" w:space="0"/>
            </w:tcBorders>
            <w:vAlign w:val="center"/>
          </w:tcPr>
          <w:p w14:paraId="1FCC09D2">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职务</w:t>
            </w:r>
          </w:p>
        </w:tc>
        <w:tc>
          <w:tcPr>
            <w:tcW w:w="988" w:type="pct"/>
            <w:tcBorders>
              <w:left w:val="single" w:color="auto" w:sz="4" w:space="0"/>
              <w:bottom w:val="single" w:color="auto" w:sz="4" w:space="0"/>
              <w:right w:val="single" w:color="auto" w:sz="4" w:space="0"/>
            </w:tcBorders>
            <w:vAlign w:val="center"/>
          </w:tcPr>
          <w:p w14:paraId="71A178DB">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部门</w:t>
            </w:r>
          </w:p>
        </w:tc>
        <w:tc>
          <w:tcPr>
            <w:tcW w:w="786" w:type="pct"/>
            <w:tcBorders>
              <w:left w:val="single" w:color="auto" w:sz="4" w:space="0"/>
              <w:bottom w:val="single" w:color="auto" w:sz="4" w:space="0"/>
              <w:right w:val="single" w:color="auto" w:sz="4" w:space="0"/>
            </w:tcBorders>
            <w:vAlign w:val="center"/>
          </w:tcPr>
          <w:p w14:paraId="5AA652E8">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电话</w:t>
            </w:r>
          </w:p>
        </w:tc>
        <w:tc>
          <w:tcPr>
            <w:tcW w:w="1291" w:type="pct"/>
            <w:tcBorders>
              <w:left w:val="single" w:color="auto" w:sz="4" w:space="0"/>
              <w:bottom w:val="single" w:color="auto" w:sz="4" w:space="0"/>
              <w:right w:val="single" w:color="auto" w:sz="12" w:space="0"/>
            </w:tcBorders>
            <w:vAlign w:val="center"/>
          </w:tcPr>
          <w:p w14:paraId="39C7771B">
            <w:pPr>
              <w:tabs>
                <w:tab w:val="left" w:pos="5565"/>
              </w:tabs>
              <w:spacing w:line="300" w:lineRule="auto"/>
              <w:ind w:left="-1191" w:leftChars="-567" w:firstLine="1190" w:firstLineChars="567"/>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电子邮件</w:t>
            </w:r>
          </w:p>
        </w:tc>
      </w:tr>
      <w:tr w14:paraId="4B2C61A5">
        <w:tblPrEx>
          <w:tblCellMar>
            <w:top w:w="0" w:type="dxa"/>
            <w:left w:w="108" w:type="dxa"/>
            <w:bottom w:w="0" w:type="dxa"/>
            <w:right w:w="108" w:type="dxa"/>
          </w:tblCellMar>
        </w:tblPrEx>
        <w:trPr>
          <w:jc w:val="center"/>
        </w:trPr>
        <w:tc>
          <w:tcPr>
            <w:tcW w:w="776" w:type="pct"/>
            <w:tcBorders>
              <w:top w:val="single" w:color="auto" w:sz="4" w:space="0"/>
              <w:left w:val="single" w:color="auto" w:sz="12" w:space="0"/>
              <w:bottom w:val="single" w:color="auto" w:sz="4" w:space="0"/>
              <w:right w:val="single" w:color="auto" w:sz="4" w:space="0"/>
            </w:tcBorders>
            <w:vAlign w:val="center"/>
          </w:tcPr>
          <w:p w14:paraId="5C67EA58">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翟羽佳</w:t>
            </w:r>
          </w:p>
        </w:tc>
        <w:tc>
          <w:tcPr>
            <w:tcW w:w="1156" w:type="pct"/>
            <w:tcBorders>
              <w:top w:val="single" w:color="auto" w:sz="4" w:space="0"/>
              <w:left w:val="single" w:color="auto" w:sz="4" w:space="0"/>
              <w:bottom w:val="single" w:color="auto" w:sz="4" w:space="0"/>
              <w:right w:val="single" w:color="auto" w:sz="4" w:space="0"/>
            </w:tcBorders>
            <w:vAlign w:val="center"/>
          </w:tcPr>
          <w:p w14:paraId="199624C3">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部门经理</w:t>
            </w:r>
          </w:p>
        </w:tc>
        <w:tc>
          <w:tcPr>
            <w:tcW w:w="988" w:type="pct"/>
            <w:tcBorders>
              <w:top w:val="single" w:color="auto" w:sz="4" w:space="0"/>
              <w:left w:val="single" w:color="auto" w:sz="4" w:space="0"/>
              <w:right w:val="single" w:color="auto" w:sz="4" w:space="0"/>
            </w:tcBorders>
            <w:vAlign w:val="center"/>
          </w:tcPr>
          <w:p w14:paraId="300D0ACF">
            <w:pPr>
              <w:pStyle w:val="30"/>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市场部</w:t>
            </w:r>
          </w:p>
        </w:tc>
        <w:tc>
          <w:tcPr>
            <w:tcW w:w="786" w:type="pct"/>
            <w:tcBorders>
              <w:top w:val="single" w:color="auto" w:sz="4" w:space="0"/>
              <w:left w:val="single" w:color="auto" w:sz="4" w:space="0"/>
              <w:right w:val="single" w:color="auto" w:sz="4" w:space="0"/>
            </w:tcBorders>
            <w:vAlign w:val="center"/>
          </w:tcPr>
          <w:p w14:paraId="7F6462FD">
            <w:pPr>
              <w:pStyle w:val="30"/>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13811573871</w:t>
            </w:r>
          </w:p>
        </w:tc>
        <w:tc>
          <w:tcPr>
            <w:tcW w:w="1291" w:type="pct"/>
            <w:tcBorders>
              <w:top w:val="single" w:color="auto" w:sz="4" w:space="0"/>
              <w:left w:val="single" w:color="auto" w:sz="4" w:space="0"/>
              <w:right w:val="single" w:color="auto" w:sz="12" w:space="0"/>
            </w:tcBorders>
            <w:vAlign w:val="center"/>
          </w:tcPr>
          <w:p w14:paraId="4936822A">
            <w:pPr>
              <w:pStyle w:val="3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13811573871@139.com</w:t>
            </w:r>
          </w:p>
        </w:tc>
      </w:tr>
      <w:tr w14:paraId="761445FB">
        <w:tblPrEx>
          <w:tblCellMar>
            <w:top w:w="0" w:type="dxa"/>
            <w:left w:w="108" w:type="dxa"/>
            <w:bottom w:w="0" w:type="dxa"/>
            <w:right w:w="108" w:type="dxa"/>
          </w:tblCellMar>
        </w:tblPrEx>
        <w:trPr>
          <w:jc w:val="center"/>
        </w:trPr>
        <w:tc>
          <w:tcPr>
            <w:tcW w:w="776" w:type="pct"/>
            <w:tcBorders>
              <w:top w:val="single" w:color="auto" w:sz="4" w:space="0"/>
              <w:left w:val="single" w:color="auto" w:sz="12" w:space="0"/>
              <w:bottom w:val="single" w:color="auto" w:sz="4" w:space="0"/>
              <w:right w:val="single" w:color="auto" w:sz="4" w:space="0"/>
            </w:tcBorders>
            <w:vAlign w:val="center"/>
          </w:tcPr>
          <w:p w14:paraId="00AACF5C">
            <w:pPr>
              <w:tabs>
                <w:tab w:val="left" w:pos="5565"/>
              </w:tabs>
              <w:spacing w:line="300" w:lineRule="auto"/>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联系地址</w:t>
            </w:r>
          </w:p>
        </w:tc>
        <w:tc>
          <w:tcPr>
            <w:tcW w:w="4223" w:type="pct"/>
            <w:gridSpan w:val="4"/>
            <w:tcBorders>
              <w:top w:val="single" w:color="auto" w:sz="4" w:space="0"/>
              <w:left w:val="single" w:color="auto" w:sz="4" w:space="0"/>
              <w:bottom w:val="single" w:color="auto" w:sz="4" w:space="0"/>
              <w:right w:val="single" w:color="auto" w:sz="12" w:space="0"/>
            </w:tcBorders>
            <w:vAlign w:val="center"/>
          </w:tcPr>
          <w:p w14:paraId="33E1BCC9">
            <w:pPr>
              <w:pStyle w:val="30"/>
              <w:ind w:firstLine="440"/>
              <w:jc w:val="center"/>
              <w:rPr>
                <w:color w:val="000000" w:themeColor="text1"/>
                <w:highlight w:val="none"/>
                <w14:textFill>
                  <w14:solidFill>
                    <w14:schemeClr w14:val="tx1"/>
                  </w14:solidFill>
                </w14:textFill>
              </w:rPr>
            </w:pPr>
          </w:p>
        </w:tc>
      </w:tr>
      <w:tr w14:paraId="26927A3B">
        <w:tblPrEx>
          <w:tblCellMar>
            <w:top w:w="0" w:type="dxa"/>
            <w:left w:w="108" w:type="dxa"/>
            <w:bottom w:w="0" w:type="dxa"/>
            <w:right w:w="108" w:type="dxa"/>
          </w:tblCellMar>
        </w:tblPrEx>
        <w:trPr>
          <w:jc w:val="center"/>
        </w:trPr>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02CDA729">
            <w:pPr>
              <w:tabs>
                <w:tab w:val="left" w:pos="5565"/>
              </w:tabs>
              <w:spacing w:line="300" w:lineRule="auto"/>
              <w:jc w:val="center"/>
              <w:rPr>
                <w:b/>
                <w:bCs/>
                <w:color w:val="000000" w:themeColor="text1"/>
                <w:highlight w:val="none"/>
                <w14:textFill>
                  <w14:solidFill>
                    <w14:schemeClr w14:val="tx1"/>
                  </w14:solidFill>
                </w14:textFill>
              </w:rPr>
            </w:pPr>
            <w:r>
              <w:rPr>
                <w:rFonts w:hint="eastAsia"/>
                <w:b/>
                <w:bCs/>
                <w:color w:val="000000" w:themeColor="text1"/>
                <w:highlight w:val="none"/>
                <w14:textFill>
                  <w14:solidFill>
                    <w14:schemeClr w14:val="tx1"/>
                  </w14:solidFill>
                </w14:textFill>
              </w:rPr>
              <w:t>乙方的项目负责人</w:t>
            </w:r>
          </w:p>
        </w:tc>
      </w:tr>
      <w:tr w14:paraId="3A38BFF6">
        <w:tblPrEx>
          <w:tblCellMar>
            <w:top w:w="0" w:type="dxa"/>
            <w:left w:w="108" w:type="dxa"/>
            <w:bottom w:w="0" w:type="dxa"/>
            <w:right w:w="108" w:type="dxa"/>
          </w:tblCellMar>
        </w:tblPrEx>
        <w:trPr>
          <w:jc w:val="center"/>
        </w:trPr>
        <w:tc>
          <w:tcPr>
            <w:tcW w:w="776" w:type="pct"/>
            <w:tcBorders>
              <w:top w:val="single" w:color="auto" w:sz="4" w:space="0"/>
              <w:left w:val="single" w:color="auto" w:sz="12" w:space="0"/>
              <w:bottom w:val="single" w:color="auto" w:sz="4" w:space="0"/>
              <w:right w:val="single" w:color="auto" w:sz="4" w:space="0"/>
            </w:tcBorders>
            <w:vAlign w:val="center"/>
          </w:tcPr>
          <w:p w14:paraId="5C67F4F6">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姓名</w:t>
            </w:r>
          </w:p>
        </w:tc>
        <w:tc>
          <w:tcPr>
            <w:tcW w:w="1156" w:type="pct"/>
            <w:tcBorders>
              <w:top w:val="single" w:color="auto" w:sz="4" w:space="0"/>
              <w:left w:val="single" w:color="auto" w:sz="4" w:space="0"/>
              <w:bottom w:val="single" w:color="auto" w:sz="4" w:space="0"/>
              <w:right w:val="single" w:color="auto" w:sz="4" w:space="0"/>
            </w:tcBorders>
            <w:vAlign w:val="center"/>
          </w:tcPr>
          <w:p w14:paraId="1B2D75CF">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职务</w:t>
            </w:r>
          </w:p>
        </w:tc>
        <w:tc>
          <w:tcPr>
            <w:tcW w:w="988" w:type="pct"/>
            <w:tcBorders>
              <w:top w:val="single" w:color="auto" w:sz="4" w:space="0"/>
              <w:left w:val="single" w:color="auto" w:sz="4" w:space="0"/>
              <w:right w:val="single" w:color="auto" w:sz="4" w:space="0"/>
            </w:tcBorders>
            <w:vAlign w:val="center"/>
          </w:tcPr>
          <w:p w14:paraId="3A0D4404">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部门</w:t>
            </w:r>
          </w:p>
        </w:tc>
        <w:tc>
          <w:tcPr>
            <w:tcW w:w="786" w:type="pct"/>
            <w:tcBorders>
              <w:top w:val="single" w:color="auto" w:sz="4" w:space="0"/>
              <w:left w:val="single" w:color="auto" w:sz="4" w:space="0"/>
              <w:right w:val="single" w:color="auto" w:sz="4" w:space="0"/>
            </w:tcBorders>
            <w:vAlign w:val="center"/>
          </w:tcPr>
          <w:p w14:paraId="29F721AD">
            <w:pPr>
              <w:tabs>
                <w:tab w:val="left" w:pos="5565"/>
              </w:tabs>
              <w:spacing w:line="300" w:lineRule="auto"/>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电话</w:t>
            </w:r>
          </w:p>
        </w:tc>
        <w:tc>
          <w:tcPr>
            <w:tcW w:w="1291" w:type="pct"/>
            <w:tcBorders>
              <w:top w:val="single" w:color="auto" w:sz="4" w:space="0"/>
              <w:left w:val="single" w:color="auto" w:sz="4" w:space="0"/>
              <w:right w:val="single" w:color="auto" w:sz="12" w:space="0"/>
            </w:tcBorders>
            <w:vAlign w:val="center"/>
          </w:tcPr>
          <w:p w14:paraId="08D3A39F">
            <w:pPr>
              <w:tabs>
                <w:tab w:val="left" w:pos="5565"/>
              </w:tabs>
              <w:spacing w:line="300" w:lineRule="auto"/>
              <w:ind w:left="-1191" w:leftChars="-567" w:firstLine="1190" w:firstLineChars="567"/>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电子邮件</w:t>
            </w:r>
          </w:p>
        </w:tc>
      </w:tr>
      <w:tr w14:paraId="64C3D9A5">
        <w:tblPrEx>
          <w:tblCellMar>
            <w:top w:w="0" w:type="dxa"/>
            <w:left w:w="108" w:type="dxa"/>
            <w:bottom w:w="0" w:type="dxa"/>
            <w:right w:w="108" w:type="dxa"/>
          </w:tblCellMar>
        </w:tblPrEx>
        <w:trPr>
          <w:jc w:val="center"/>
        </w:trPr>
        <w:tc>
          <w:tcPr>
            <w:tcW w:w="776" w:type="pct"/>
            <w:tcBorders>
              <w:top w:val="single" w:color="auto" w:sz="4" w:space="0"/>
              <w:left w:val="single" w:color="auto" w:sz="12" w:space="0"/>
              <w:bottom w:val="single" w:color="000000" w:sz="4" w:space="0"/>
              <w:right w:val="single" w:color="auto" w:sz="4" w:space="0"/>
            </w:tcBorders>
            <w:vAlign w:val="center"/>
          </w:tcPr>
          <w:p w14:paraId="2E2918DC">
            <w:pPr>
              <w:tabs>
                <w:tab w:val="left" w:pos="5565"/>
              </w:tabs>
              <w:spacing w:line="300" w:lineRule="auto"/>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丁露</w:t>
            </w:r>
          </w:p>
        </w:tc>
        <w:tc>
          <w:tcPr>
            <w:tcW w:w="1156" w:type="pct"/>
            <w:tcBorders>
              <w:top w:val="single" w:color="auto" w:sz="4" w:space="0"/>
              <w:left w:val="single" w:color="auto" w:sz="4" w:space="0"/>
              <w:bottom w:val="single" w:color="000000" w:sz="4" w:space="0"/>
              <w:right w:val="single" w:color="auto" w:sz="4" w:space="0"/>
            </w:tcBorders>
            <w:vAlign w:val="center"/>
          </w:tcPr>
          <w:p w14:paraId="79AB7740">
            <w:pPr>
              <w:tabs>
                <w:tab w:val="left" w:pos="5565"/>
              </w:tabs>
              <w:spacing w:line="300" w:lineRule="auto"/>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销售代表</w:t>
            </w:r>
          </w:p>
        </w:tc>
        <w:tc>
          <w:tcPr>
            <w:tcW w:w="988" w:type="pct"/>
            <w:tcBorders>
              <w:top w:val="single" w:color="auto" w:sz="4" w:space="0"/>
              <w:left w:val="single" w:color="auto" w:sz="4" w:space="0"/>
              <w:bottom w:val="single" w:color="000000" w:sz="4" w:space="0"/>
              <w:right w:val="single" w:color="auto" w:sz="4" w:space="0"/>
            </w:tcBorders>
            <w:vAlign w:val="center"/>
          </w:tcPr>
          <w:p w14:paraId="420ACF75">
            <w:pPr>
              <w:pStyle w:val="30"/>
              <w:tabs>
                <w:tab w:val="left" w:pos="5565"/>
              </w:tabs>
              <w:spacing w:line="300" w:lineRule="auto"/>
              <w:ind w:firstLine="440"/>
              <w:jc w:val="center"/>
              <w:rPr>
                <w:rFonts w:asciiTheme="minorHAnsi" w:hAnsiTheme="minorHAnsi" w:eastAsiaTheme="minorEastAsia" w:cstheme="minorBidi"/>
                <w:color w:val="000000" w:themeColor="text1"/>
                <w:kern w:val="2"/>
                <w:sz w:val="21"/>
                <w:szCs w:val="22"/>
                <w:highlight w:val="none"/>
                <w14:textFill>
                  <w14:solidFill>
                    <w14:schemeClr w14:val="tx1"/>
                  </w14:solidFill>
                </w14:textFill>
              </w:rPr>
            </w:pPr>
            <w:r>
              <w:rPr>
                <w:rFonts w:hint="eastAsia" w:asciiTheme="minorHAnsi" w:hAnsiTheme="minorHAnsi" w:eastAsiaTheme="minorEastAsia" w:cstheme="minorBidi"/>
                <w:color w:val="000000" w:themeColor="text1"/>
                <w:kern w:val="2"/>
                <w:sz w:val="21"/>
                <w:szCs w:val="22"/>
                <w:highlight w:val="none"/>
                <w14:textFill>
                  <w14:solidFill>
                    <w14:schemeClr w14:val="tx1"/>
                  </w14:solidFill>
                </w14:textFill>
              </w:rPr>
              <w:t>市场销售部</w:t>
            </w:r>
          </w:p>
        </w:tc>
        <w:tc>
          <w:tcPr>
            <w:tcW w:w="786" w:type="pct"/>
            <w:tcBorders>
              <w:top w:val="single" w:color="auto" w:sz="4" w:space="0"/>
              <w:left w:val="single" w:color="auto" w:sz="4" w:space="0"/>
              <w:bottom w:val="single" w:color="000000" w:sz="4" w:space="0"/>
              <w:right w:val="single" w:color="auto" w:sz="4" w:space="0"/>
            </w:tcBorders>
            <w:vAlign w:val="center"/>
          </w:tcPr>
          <w:p w14:paraId="33C58310">
            <w:pPr>
              <w:pStyle w:val="30"/>
              <w:tabs>
                <w:tab w:val="left" w:pos="5565"/>
              </w:tabs>
              <w:spacing w:line="300" w:lineRule="auto"/>
              <w:jc w:val="center"/>
              <w:rPr>
                <w:rFonts w:hint="eastAsia" w:asciiTheme="minorHAnsi" w:hAnsiTheme="minorHAnsi" w:eastAsiaTheme="minorEastAsia" w:cstheme="minorBidi"/>
                <w:color w:val="000000" w:themeColor="text1"/>
                <w:kern w:val="2"/>
                <w:sz w:val="21"/>
                <w:szCs w:val="22"/>
                <w:highlight w:val="none"/>
                <w14:textFill>
                  <w14:solidFill>
                    <w14:schemeClr w14:val="tx1"/>
                  </w14:solidFill>
                </w14:textFill>
              </w:rPr>
            </w:pPr>
            <w:r>
              <w:rPr>
                <w:rFonts w:hint="eastAsia" w:asciiTheme="minorHAnsi" w:hAnsiTheme="minorHAnsi" w:eastAsiaTheme="minorEastAsia" w:cstheme="minorBidi"/>
                <w:color w:val="000000" w:themeColor="text1"/>
                <w:kern w:val="2"/>
                <w:sz w:val="21"/>
                <w:szCs w:val="22"/>
                <w:highlight w:val="none"/>
                <w14:textFill>
                  <w14:solidFill>
                    <w14:schemeClr w14:val="tx1"/>
                  </w14:solidFill>
                </w14:textFill>
              </w:rPr>
              <w:t>17310859717</w:t>
            </w:r>
          </w:p>
        </w:tc>
        <w:tc>
          <w:tcPr>
            <w:tcW w:w="1291" w:type="pct"/>
            <w:tcBorders>
              <w:top w:val="single" w:color="auto" w:sz="4" w:space="0"/>
              <w:left w:val="single" w:color="auto" w:sz="4" w:space="0"/>
              <w:bottom w:val="single" w:color="000000" w:sz="4" w:space="0"/>
              <w:right w:val="single" w:color="auto" w:sz="12" w:space="0"/>
            </w:tcBorders>
            <w:vAlign w:val="center"/>
          </w:tcPr>
          <w:p w14:paraId="3B41C232">
            <w:pPr>
              <w:pStyle w:val="30"/>
              <w:ind w:firstLine="440"/>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ludinga@isstech.com</w:t>
            </w:r>
          </w:p>
        </w:tc>
      </w:tr>
      <w:tr w14:paraId="3D4C124D">
        <w:tblPrEx>
          <w:tblCellMar>
            <w:top w:w="0" w:type="dxa"/>
            <w:left w:w="108" w:type="dxa"/>
            <w:bottom w:w="0" w:type="dxa"/>
            <w:right w:w="108" w:type="dxa"/>
          </w:tblCellMar>
        </w:tblPrEx>
        <w:trPr>
          <w:jc w:val="center"/>
        </w:trPr>
        <w:tc>
          <w:tcPr>
            <w:tcW w:w="776" w:type="pct"/>
            <w:tcBorders>
              <w:top w:val="single" w:color="000000" w:sz="4" w:space="0"/>
              <w:left w:val="single" w:color="auto" w:sz="12" w:space="0"/>
              <w:bottom w:val="single" w:color="auto" w:sz="12" w:space="0"/>
              <w:right w:val="single" w:color="auto" w:sz="4" w:space="0"/>
            </w:tcBorders>
            <w:vAlign w:val="center"/>
          </w:tcPr>
          <w:p w14:paraId="488174D8">
            <w:pPr>
              <w:tabs>
                <w:tab w:val="left" w:pos="5565"/>
              </w:tabs>
              <w:spacing w:line="300" w:lineRule="auto"/>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联系地址</w:t>
            </w:r>
          </w:p>
        </w:tc>
        <w:tc>
          <w:tcPr>
            <w:tcW w:w="4223" w:type="pct"/>
            <w:gridSpan w:val="4"/>
            <w:tcBorders>
              <w:top w:val="single" w:color="auto" w:sz="4" w:space="0"/>
              <w:left w:val="single" w:color="auto" w:sz="4" w:space="0"/>
              <w:bottom w:val="single" w:color="auto" w:sz="12" w:space="0"/>
              <w:right w:val="single" w:color="auto" w:sz="12" w:space="0"/>
            </w:tcBorders>
            <w:vAlign w:val="center"/>
          </w:tcPr>
          <w:p w14:paraId="296C5D82">
            <w:pPr>
              <w:pStyle w:val="30"/>
              <w:ind w:firstLine="440"/>
              <w:jc w:val="center"/>
              <w:rPr>
                <w:color w:val="000000" w:themeColor="text1"/>
                <w:highlight w:val="none"/>
                <w14:textFill>
                  <w14:solidFill>
                    <w14:schemeClr w14:val="tx1"/>
                  </w14:solidFill>
                </w14:textFill>
              </w:rPr>
            </w:pPr>
          </w:p>
        </w:tc>
      </w:tr>
      <w:tr w14:paraId="4B4AC46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2"/>
          <w:wBefore w:w="1933" w:type="pct"/>
          <w:trHeight w:val="100" w:hRule="atLeast"/>
          <w:jc w:val="center"/>
        </w:trPr>
        <w:tc>
          <w:tcPr>
            <w:tcW w:w="3066" w:type="pct"/>
            <w:gridSpan w:val="3"/>
            <w:tcBorders>
              <w:top w:val="single" w:color="auto" w:sz="4" w:space="0"/>
            </w:tcBorders>
            <w:vAlign w:val="center"/>
          </w:tcPr>
          <w:p w14:paraId="2A66F827">
            <w:pPr>
              <w:adjustRightInd w:val="0"/>
              <w:snapToGrid w:val="0"/>
              <w:jc w:val="center"/>
              <w:rPr>
                <w:color w:val="000000" w:themeColor="text1"/>
                <w:highlight w:val="none"/>
                <w14:textFill>
                  <w14:solidFill>
                    <w14:schemeClr w14:val="tx1"/>
                  </w14:solidFill>
                </w14:textFill>
              </w:rPr>
            </w:pPr>
          </w:p>
        </w:tc>
      </w:tr>
    </w:tbl>
    <w:p w14:paraId="0E5CEA1A">
      <w:pPr>
        <w:snapToGrid w:val="0"/>
        <w:rPr>
          <w:rFonts w:hint="eastAsia" w:ascii="Arial" w:hAnsi="宋体" w:cs="Arial"/>
          <w:color w:val="000000" w:themeColor="text1"/>
          <w:szCs w:val="21"/>
          <w:highlight w:val="none"/>
          <w14:textFill>
            <w14:solidFill>
              <w14:schemeClr w14:val="tx1"/>
            </w14:solidFill>
          </w14:textFill>
        </w:rPr>
      </w:pPr>
    </w:p>
    <w:p w14:paraId="1D8D9CA6">
      <w:pP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如上述负责人发生变更的，任何一方应及时（不得晚于变更后</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t>日）书面通知对方。如一方未及时通知对方该变更信息的，则该变更对另一方不发生效力。未及时通知并影响本合同履行或造成损失的，应承担相应的责任。项目负责人发生变更的，不影响原项目负责人签署文件的效力。</w:t>
      </w:r>
    </w:p>
    <w:p w14:paraId="5CBF3E6E">
      <w:pPr>
        <w:pStyle w:val="24"/>
        <w:snapToGrid w:val="0"/>
        <w:spacing w:line="240" w:lineRule="auto"/>
        <w:ind w:left="425" w:firstLine="0" w:firstLineChars="0"/>
        <w:rPr>
          <w:rFonts w:hint="eastAsia" w:ascii="Arial" w:hAnsi="宋体" w:cs="Arial"/>
          <w:color w:val="000000" w:themeColor="text1"/>
          <w:szCs w:val="21"/>
          <w:highlight w:val="none"/>
          <w14:textFill>
            <w14:solidFill>
              <w14:schemeClr w14:val="tx1"/>
            </w14:solidFill>
          </w14:textFill>
        </w:rPr>
      </w:pPr>
    </w:p>
    <w:bookmarkEnd w:id="0"/>
    <w:bookmarkEnd w:id="1"/>
    <w:p w14:paraId="2FCAEFA8">
      <w:pPr>
        <w:numPr>
          <w:ilvl w:val="0"/>
          <w:numId w:val="23"/>
        </w:numPr>
        <w:snapToGrid w:val="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其他</w:t>
      </w:r>
    </w:p>
    <w:p w14:paraId="1758D6E0">
      <w:pPr>
        <w:pStyle w:val="24"/>
        <w:numPr>
          <w:ilvl w:val="0"/>
          <w:numId w:val="28"/>
        </w:numPr>
        <w:snapToGrid w:val="0"/>
        <w:ind w:left="0" w:firstLine="0" w:firstLineChars="0"/>
        <w:rPr>
          <w:rFonts w:hint="eastAsia" w:ascii="Arial" w:hAnsi="宋体" w:cs="Arial"/>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对本协议及工作说明书内容的任何修订，服务内容变更、服务验收及费用结算等影响双方权利义务的事项均需甲方加盖合同章或公章确认后方有效。</w:t>
      </w:r>
    </w:p>
    <w:p w14:paraId="463816DB">
      <w:pPr>
        <w:pStyle w:val="24"/>
        <w:numPr>
          <w:ilvl w:val="0"/>
          <w:numId w:val="28"/>
        </w:numPr>
        <w:snapToGrid w:val="0"/>
        <w:ind w:left="0" w:firstLine="0" w:firstLineChars="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14:paraId="5B911D5E">
      <w:pPr>
        <w:snapToGrid w:val="0"/>
        <w:ind w:left="425"/>
        <w:rPr>
          <w:rFonts w:hint="eastAsia" w:ascii="Arial" w:hAnsi="宋体" w:cs="Arial"/>
          <w:color w:val="000000" w:themeColor="text1"/>
          <w:szCs w:val="21"/>
          <w:highlight w:val="none"/>
          <w14:textFill>
            <w14:solidFill>
              <w14:schemeClr w14:val="tx1"/>
            </w14:solidFill>
          </w14:textFill>
        </w:rPr>
        <w:sectPr>
          <w:type w:val="continuous"/>
          <w:pgSz w:w="11906" w:h="16838"/>
          <w:pgMar w:top="1701" w:right="720" w:bottom="720" w:left="720" w:header="851" w:footer="992" w:gutter="0"/>
          <w:cols w:space="720" w:num="1"/>
          <w:docGrid w:type="lines" w:linePitch="312" w:charSpace="0"/>
        </w:sectPr>
      </w:pPr>
    </w:p>
    <w:p w14:paraId="4DFFCA50">
      <w:pPr>
        <w:jc w:val="center"/>
        <w:rPr>
          <w:color w:val="000000" w:themeColor="text1"/>
          <w:szCs w:val="21"/>
          <w:highlight w:val="none"/>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9C53FFE">
      <w:pPr>
        <w:jc w:val="left"/>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【以下无正文】</w:t>
      </w:r>
    </w:p>
    <w:p w14:paraId="42843995">
      <w:pPr>
        <w:rPr>
          <w:color w:val="000000" w:themeColor="text1"/>
          <w:szCs w:val="21"/>
          <w:highlight w:val="none"/>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4E2278FE">
      <w:pPr>
        <w:rPr>
          <w:color w:val="000000" w:themeColor="text1"/>
          <w:szCs w:val="21"/>
          <w:highlight w:val="none"/>
          <w14:textFill>
            <w14:solidFill>
              <w14:schemeClr w14:val="tx1"/>
            </w14:solidFill>
          </w14:textFill>
        </w:rPr>
      </w:pPr>
    </w:p>
    <w:p w14:paraId="1B889885">
      <w:pPr>
        <w:rPr>
          <w:rFonts w:hint="eastAsia" w:ascii="宋体" w:hAnsi="宋体"/>
          <w:color w:val="000000" w:themeColor="text1"/>
          <w:szCs w:val="21"/>
          <w:highlight w:val="none"/>
          <w14:textFill>
            <w14:solidFill>
              <w14:schemeClr w14:val="tx1"/>
            </w14:solidFill>
          </w14:textFill>
        </w:rPr>
      </w:pPr>
    </w:p>
    <w:p w14:paraId="624FDD89">
      <w:pPr>
        <w:rPr>
          <w:rFonts w:hint="eastAsia" w:ascii="宋体" w:hAnsi="宋体"/>
          <w:color w:val="000000" w:themeColor="text1"/>
          <w:szCs w:val="21"/>
          <w:highlight w:val="none"/>
          <w14:textFill>
            <w14:solidFill>
              <w14:schemeClr w14:val="tx1"/>
            </w14:solidFill>
          </w14:textFill>
        </w:rPr>
      </w:pPr>
    </w:p>
    <w:p w14:paraId="21D7ED38">
      <w:pPr>
        <w:rPr>
          <w:rFonts w:hint="eastAsia" w:ascii="宋体" w:hAnsi="宋体"/>
          <w:color w:val="000000" w:themeColor="text1"/>
          <w:szCs w:val="21"/>
          <w:highlight w:val="none"/>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9871ACA">
      <w:pPr>
        <w:ind w:firstLine="210" w:firstLineChars="1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甲方：北京华成时代科技有限公司                    乙方： 软通智慧信息技术有限公司</w:t>
      </w:r>
    </w:p>
    <w:p w14:paraId="4F1BBEB4">
      <w:pPr>
        <w:ind w:firstLine="210" w:firstLineChars="1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 xml:space="preserve">（盖章）                                   </w:t>
      </w:r>
      <w:r>
        <w:rPr>
          <w:rFonts w:ascii="宋体" w:hAnsi="宋体"/>
          <w:color w:val="000000" w:themeColor="text1"/>
          <w:szCs w:val="21"/>
          <w:highlight w:val="none"/>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 xml:space="preserve">  （盖章）</w:t>
      </w:r>
    </w:p>
    <w:p w14:paraId="766FDB06">
      <w:pPr>
        <w:tabs>
          <w:tab w:val="left" w:pos="4111"/>
        </w:tabs>
        <w:ind w:firstLine="210" w:firstLineChars="100"/>
        <w:rPr>
          <w:rFonts w:hint="eastAsia"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 xml:space="preserve">授权代表签字：                            </w:t>
      </w:r>
      <w:r>
        <w:rPr>
          <w:rFonts w:ascii="宋体" w:hAnsi="宋体"/>
          <w:color w:val="000000" w:themeColor="text1"/>
          <w:szCs w:val="21"/>
          <w:highlight w:val="none"/>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 xml:space="preserve">  </w:t>
      </w:r>
      <w:r>
        <w:rPr>
          <w:rFonts w:ascii="宋体" w:hAnsi="宋体"/>
          <w:color w:val="000000" w:themeColor="text1"/>
          <w:szCs w:val="21"/>
          <w:highlight w:val="none"/>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 xml:space="preserve"> 授权代表签字：</w:t>
      </w:r>
    </w:p>
    <w:p w14:paraId="3C327B01">
      <w:pPr>
        <w:ind w:firstLine="210" w:firstLineChars="1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签署日期：【  】年【 】月【 】日                </w:t>
      </w:r>
      <w:r>
        <w:rPr>
          <w:color w:val="000000" w:themeColor="text1"/>
          <w:highlight w:val="none"/>
          <w14:textFill>
            <w14:solidFill>
              <w14:schemeClr w14:val="tx1"/>
            </w14:solidFill>
          </w14:textFill>
        </w:rPr>
        <w:t xml:space="preserve">   </w:t>
      </w:r>
      <w:r>
        <w:rPr>
          <w:rFonts w:hint="eastAsia"/>
          <w:color w:val="000000" w:themeColor="text1"/>
          <w:highlight w:val="none"/>
          <w14:textFill>
            <w14:solidFill>
              <w14:schemeClr w14:val="tx1"/>
            </w14:solidFill>
          </w14:textFill>
        </w:rPr>
        <w:t>签署日期：【  】年【 】月【 】日</w:t>
      </w:r>
    </w:p>
    <w:p w14:paraId="77A598B9">
      <w:pPr>
        <w:rPr>
          <w:color w:val="000000" w:themeColor="text1"/>
          <w:highlight w:val="none"/>
          <w14:textFill>
            <w14:solidFill>
              <w14:schemeClr w14:val="tx1"/>
            </w14:solidFill>
          </w14:textFill>
        </w:rPr>
      </w:pPr>
    </w:p>
    <w:sectPr>
      <w:type w:val="continuous"/>
      <w:pgSz w:w="11906" w:h="16838"/>
      <w:pgMar w:top="720" w:right="720" w:bottom="720" w:left="72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善" w:date="2025-12-29T11:16:06Z" w:initials="">
    <w:p w14:paraId="2F947175">
      <w:pPr>
        <w:pStyle w:val="2"/>
        <w:rPr>
          <w:rFonts w:hint="eastAsia"/>
          <w:lang w:val="en-US" w:eastAsia="zh-CN"/>
        </w:rPr>
      </w:pPr>
      <w:r>
        <w:rPr>
          <w:rFonts w:hint="eastAsia"/>
          <w:lang w:val="en-US" w:eastAsia="zh-CN"/>
        </w:rPr>
        <w:t>根据合同甲方与上位合同的生效日期， 同步；</w:t>
      </w:r>
    </w:p>
    <w:p w14:paraId="578EFB0C">
      <w:pPr>
        <w:pStyle w:val="2"/>
        <w:rPr>
          <w:rFonts w:hint="default"/>
          <w:lang w:val="en-US" w:eastAsia="zh-CN"/>
        </w:rPr>
      </w:pPr>
      <w:r>
        <w:rPr>
          <w:rFonts w:hint="eastAsia"/>
          <w:lang w:val="en-US" w:eastAsia="zh-CN"/>
        </w:rPr>
        <w:t>稍后补充</w:t>
      </w:r>
    </w:p>
  </w:comment>
  <w:comment w:id="1" w:author="毕晓龙" w:date="2025-12-29T14:40:17Z" w:initials="">
    <w:p w14:paraId="78384E3E">
      <w:pPr>
        <w:pStyle w:val="2"/>
        <w:rPr>
          <w:rFonts w:hint="default" w:eastAsiaTheme="minorEastAsia"/>
          <w:lang w:val="en-US" w:eastAsia="zh-CN"/>
        </w:rPr>
      </w:pPr>
      <w:r>
        <w:rPr>
          <w:rFonts w:hint="eastAsia"/>
          <w:lang w:val="en-US" w:eastAsia="zh-CN"/>
        </w:rPr>
        <w:t>两名自然人股东</w:t>
      </w:r>
    </w:p>
  </w:comment>
  <w:comment w:id="2" w:author="善" w:date="2025-12-29T11:17:21Z" w:initials="">
    <w:p w14:paraId="65F4968C">
      <w:pPr>
        <w:pStyle w:val="2"/>
        <w:rPr>
          <w:rFonts w:hint="default" w:eastAsiaTheme="minorEastAsia"/>
          <w:lang w:val="en-US" w:eastAsia="zh-CN"/>
        </w:rPr>
      </w:pPr>
      <w:r>
        <w:rPr>
          <w:rFonts w:hint="eastAsia"/>
          <w:lang w:val="en-US" w:eastAsia="zh-CN"/>
        </w:rPr>
        <w:t>合同甲方与上位合同确定开发期间后同步；稍后补充；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8EFB0C" w15:done="0"/>
  <w15:commentEx w15:paraId="78384E3E" w15:done="0"/>
  <w15:commentEx w15:paraId="65F496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6916538"/>
      <w:docPartObj>
        <w:docPartGallery w:val="autotext"/>
      </w:docPartObj>
    </w:sdtPr>
    <w:sdtContent>
      <w:sdt>
        <w:sdtPr>
          <w:id w:val="1728636285"/>
          <w:docPartObj>
            <w:docPartGallery w:val="autotext"/>
          </w:docPartObj>
        </w:sdtPr>
        <w:sdtContent>
          <w:p w14:paraId="16632D66">
            <w:pPr>
              <w:pStyle w:val="5"/>
              <w:jc w:val="center"/>
              <w:rPr>
                <w:b/>
                <w:bCs/>
                <w:sz w:val="24"/>
                <w:szCs w:val="24"/>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p w14:paraId="75D16B1B">
            <w:pPr>
              <w:pStyle w:val="5"/>
              <w:jc w:val="center"/>
            </w:pPr>
            <w:r>
              <w:rPr>
                <w:rFonts w:hint="eastAsia"/>
                <w:lang w:val="zh-CN"/>
              </w:rPr>
              <w:t>文件编号:</w:t>
            </w:r>
            <w:r>
              <w:t xml:space="preserve"> </w:t>
            </w:r>
            <w:r>
              <w:rPr>
                <w:lang w:val="zh-CN"/>
              </w:rPr>
              <w:t xml:space="preserve">FIN-LAF-HTGL-T23 </w:t>
            </w:r>
            <w:r>
              <w:rPr>
                <w:rFonts w:hint="eastAsia"/>
                <w:lang w:val="zh-CN"/>
              </w:rPr>
              <w:t xml:space="preserve">                             </w:t>
            </w:r>
            <w:r>
              <w:rPr>
                <w:lang w:val="zh-CN"/>
              </w:rPr>
              <w:t xml:space="preserve">                    </w:t>
            </w:r>
            <w:r>
              <w:rPr>
                <w:rFonts w:hint="eastAsia"/>
                <w:lang w:val="zh-CN"/>
              </w:rPr>
              <w:t xml:space="preserve">                      版本号:</w:t>
            </w:r>
            <w:r>
              <w:rPr>
                <w:lang w:val="zh-CN"/>
              </w:rPr>
              <w:t xml:space="preserve"> V2.0(20210731</w:t>
            </w:r>
            <w:r>
              <w:rPr>
                <w:rFonts w:hint="eastAsia"/>
                <w:lang w:val="zh-CN"/>
              </w:rPr>
              <w:t>)</w:t>
            </w:r>
            <w:r>
              <w:rPr>
                <w:lang w:val="zh-CN"/>
              </w:rPr>
              <w:t xml:space="preserve"> </w:t>
            </w:r>
          </w:p>
          <w:p w14:paraId="7E06EED4">
            <w:pPr>
              <w:pStyle w:val="5"/>
              <w:jc w:val="center"/>
            </w:pPr>
          </w:p>
        </w:sdtContent>
      </w:sdt>
    </w:sdtContent>
  </w:sdt>
  <w:p w14:paraId="6B053D5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8B901">
    <w:pPr>
      <w:pStyle w:val="6"/>
      <w:pBdr>
        <w:bottom w:val="none" w:color="auto" w:sz="0" w:space="0"/>
      </w:pBdr>
      <w:jc w:val="both"/>
      <w:rPr>
        <w:sz w:val="21"/>
        <w:szCs w:val="21"/>
      </w:rPr>
    </w:pPr>
    <w:r>
      <w:rPr>
        <w:rFonts w:hint="eastAsia"/>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450215</wp:posOffset>
              </wp:positionV>
              <wp:extent cx="6677025" cy="9525"/>
              <wp:effectExtent l="0" t="0" r="28575" b="28575"/>
              <wp:wrapNone/>
              <wp:docPr id="1" name="直接连接符 1"/>
              <wp:cNvGraphicFramePr/>
              <a:graphic xmlns:a="http://schemas.openxmlformats.org/drawingml/2006/main">
                <a:graphicData uri="http://schemas.microsoft.com/office/word/2010/wordprocessingShape">
                  <wps:wsp>
                    <wps:cNvCnPr/>
                    <wps:spPr>
                      <a:xfrm>
                        <a:off x="0" y="0"/>
                        <a:ext cx="6677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35.45pt;height:0.75pt;width:525.75pt;mso-position-horizontal-relative:margin;z-index:251659264;mso-width-relative:page;mso-height-relative:page;" filled="f" stroked="t" coordsize="21600,21600" o:gfxdata="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PB1TT1QAAAAcB&#10;AAAPAAAAAAAAAAEAIAAAACIAAABkcnMvZG93bnJldi54bWxQSwECFAAUAAAACACHTuJAHGhvkeUB&#10;AAC0AwAADgAAAAAAAAABACAAAAAkAQAAZHJzL2Uyb0RvYy54bWxQSwUGAAAAAAYABgBZAQAAewUA&#10;AAAA&#10;">
              <v:fill on="f" focussize="0,0"/>
              <v:stroke weight="0.5pt" color="#000000 [3200]" miterlimit="8" joinstyle="miter"/>
              <v:imagedata o:title=""/>
              <o:lock v:ext="edit" aspectratio="f"/>
            </v:line>
          </w:pict>
        </mc:Fallback>
      </mc:AlternateContent>
    </w:r>
    <w:r>
      <w:drawing>
        <wp:anchor distT="0" distB="0" distL="114300" distR="114300" simplePos="0" relativeHeight="251660288" behindDoc="0" locked="0" layoutInCell="1" allowOverlap="1">
          <wp:simplePos x="0" y="0"/>
          <wp:positionH relativeFrom="margin">
            <wp:posOffset>104775</wp:posOffset>
          </wp:positionH>
          <wp:positionV relativeFrom="margin">
            <wp:posOffset>-531495</wp:posOffset>
          </wp:positionV>
          <wp:extent cx="967740" cy="36195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rPr>
        <w:color w:val="5B9BD5" w:themeColor="accent1"/>
        <w14:textFill>
          <w14:solidFill>
            <w14:schemeClr w14:val="accent1"/>
          </w14:solidFill>
        </w14:textFill>
      </w:rPr>
      <mc:AlternateContent>
        <mc:Choice Requires="wps">
          <w:drawing>
            <wp:anchor distT="0" distB="0" distL="114300" distR="114300" simplePos="0" relativeHeight="251663360"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4D75F8DC">
                          <w:pPr>
                            <w:pStyle w:val="7"/>
                            <w:spacing w:before="0" w:beforeAutospacing="0" w:after="0" w:afterAutospacing="0" w:line="240" w:lineRule="exact"/>
                            <w:rPr>
                              <w:rFonts w:hint="eastAsia" w:eastAsia="微软雅黑"/>
                              <w:color w:val="FF0000"/>
                              <w:sz w:val="16"/>
                              <w:szCs w:val="16"/>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：内部三级</w:t>
                          </w:r>
                        </w:p>
                        <w:p w14:paraId="41D8F48D">
                          <w:pPr>
                            <w:pStyle w:val="7"/>
                            <w:spacing w:before="0" w:beforeAutospacing="0" w:after="0" w:afterAutospacing="0" w:line="240" w:lineRule="exact"/>
                            <w:rPr>
                              <w:rFonts w:hint="eastAsia" w:ascii="微软雅黑" w:hAnsi="微软雅黑" w:eastAsia="微软雅黑" w:cstheme="minorBidi"/>
                              <w:b/>
                              <w:bCs/>
                              <w:color w:val="FF0000"/>
                              <w:sz w:val="16"/>
                              <w:szCs w:val="16"/>
                            </w:rPr>
                          </w:pPr>
                          <w:r>
                            <w:rPr>
                              <w:rFonts w:hint="eastAsia" w:ascii="微软雅黑" w:hAnsi="微软雅黑" w:eastAsia="微软雅黑" w:cstheme="minorBidi"/>
                              <w:b/>
                              <w:bCs/>
                              <w:color w:val="FF0000"/>
                              <w:sz w:val="16"/>
                              <w:szCs w:val="16"/>
                            </w:rPr>
                            <w:t>信息所有者：法务部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3360;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1ZNsoT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Vk2yhOwIAAHkEAAAOAAAAAAAAAAEAIAAAACoB&#10;AABkcnMvZTJvRG9jLnhtbFBLBQYAAAAABgAGAFkBAADXBQAAAAA=&#10;">
              <v:fill on="t" focussize="0,0"/>
              <v:stroke color="#FF0000" miterlimit="8" joinstyle="miter"/>
              <v:imagedata o:title=""/>
              <o:lock v:ext="edit" aspectratio="f"/>
              <v:textbox>
                <w:txbxContent>
                  <w:p w14:paraId="4D75F8DC">
                    <w:pPr>
                      <w:pStyle w:val="7"/>
                      <w:spacing w:before="0" w:beforeAutospacing="0" w:after="0" w:afterAutospacing="0" w:line="240" w:lineRule="exact"/>
                      <w:rPr>
                        <w:rFonts w:hint="eastAsia" w:eastAsia="微软雅黑"/>
                        <w:color w:val="FF0000"/>
                        <w:sz w:val="16"/>
                        <w:szCs w:val="16"/>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：内部三级</w:t>
                    </w:r>
                  </w:p>
                  <w:p w14:paraId="41D8F48D">
                    <w:pPr>
                      <w:pStyle w:val="7"/>
                      <w:spacing w:before="0" w:beforeAutospacing="0" w:after="0" w:afterAutospacing="0" w:line="240" w:lineRule="exact"/>
                      <w:rPr>
                        <w:rFonts w:hint="eastAsia" w:ascii="微软雅黑" w:hAnsi="微软雅黑" w:eastAsia="微软雅黑" w:cstheme="minorBidi"/>
                        <w:b/>
                        <w:bCs/>
                        <w:color w:val="FF0000"/>
                        <w:sz w:val="16"/>
                        <w:szCs w:val="16"/>
                      </w:rPr>
                    </w:pPr>
                    <w:r>
                      <w:rPr>
                        <w:rFonts w:hint="eastAsia" w:ascii="微软雅黑" w:hAnsi="微软雅黑" w:eastAsia="微软雅黑" w:cstheme="minorBidi"/>
                        <w:b/>
                        <w:bCs/>
                        <w:color w:val="FF0000"/>
                        <w:sz w:val="16"/>
                        <w:szCs w:val="16"/>
                      </w:rPr>
                      <w:t>信息所有者：法务部</w:t>
                    </w:r>
                  </w:p>
                </w:txbxContent>
              </v:textbox>
            </v:shape>
          </w:pict>
        </mc:Fallback>
      </mc:AlternateContent>
    </w:r>
    <w:r>
      <w:rPr>
        <w:rFonts w:hint="eastAsia"/>
        <w:sz w:val="21"/>
        <w:szCs w:val="21"/>
      </w:rPr>
      <w:t xml:space="preserve"> </w:t>
    </w:r>
    <w:r>
      <w:rPr>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400EB">
    <w:pPr>
      <w:pStyle w:val="6"/>
      <w:pBdr>
        <w:bottom w:val="none" w:color="auto" w:sz="0" w:space="0"/>
      </w:pBdr>
    </w:pPr>
    <w:r>
      <w:pict>
        <v:shape id="PowerPlusWaterMarkObject80192532" o:spid="_x0000_s1026" o:spt="136" type="#_x0000_t136" style="position:absolute;left:0pt;height:252.85pt;width:505.7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6D8BB">
    <w:pPr>
      <w:pStyle w:val="6"/>
    </w:pPr>
    <w:r>
      <w:pict>
        <v:shape id="PowerPlusWaterMarkObject80192531" o:spid="_x0000_s1025" o:spt="136" type="#_x0000_t136" style="position:absolute;left:0pt;height:252.85pt;width:505.7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563DF"/>
    <w:multiLevelType w:val="multilevel"/>
    <w:tmpl w:val="062563DF"/>
    <w:lvl w:ilvl="0" w:tentative="0">
      <w:start w:val="1"/>
      <w:numFmt w:val="decimal"/>
      <w:lvlText w:val="8.%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
    <w:nsid w:val="0ABC75B4"/>
    <w:multiLevelType w:val="multilevel"/>
    <w:tmpl w:val="0ABC75B4"/>
    <w:lvl w:ilvl="0" w:tentative="0">
      <w:start w:val="2"/>
      <w:numFmt w:val="decimal"/>
      <w:lvlText w:val="（%1）"/>
      <w:lvlJc w:val="left"/>
      <w:pPr>
        <w:ind w:left="1770" w:hanging="720"/>
      </w:pPr>
      <w:rPr>
        <w:rFonts w:hint="default"/>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2">
    <w:nsid w:val="0F392A6A"/>
    <w:multiLevelType w:val="multilevel"/>
    <w:tmpl w:val="0F392A6A"/>
    <w:lvl w:ilvl="0" w:tentative="0">
      <w:start w:val="1"/>
      <w:numFmt w:val="decimal"/>
      <w:lvlText w:val="9.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1AB07E68"/>
    <w:multiLevelType w:val="multilevel"/>
    <w:tmpl w:val="1AB07E68"/>
    <w:lvl w:ilvl="0" w:tentative="0">
      <w:start w:val="1"/>
      <w:numFmt w:val="decimal"/>
      <w:lvlText w:val="13.%1"/>
      <w:lvlJc w:val="left"/>
      <w:pPr>
        <w:ind w:left="480" w:hanging="480"/>
      </w:pPr>
      <w:rPr>
        <w:rFonts w:hint="eastAsia"/>
      </w:rPr>
    </w:lvl>
    <w:lvl w:ilvl="1" w:tentative="0">
      <w:start w:val="1"/>
      <w:numFmt w:val="ideographTraditional"/>
      <w:lvlText w:val="%2、"/>
      <w:lvlJc w:val="left"/>
      <w:pPr>
        <w:ind w:left="900" w:hanging="420"/>
      </w:pPr>
      <w:rPr>
        <w:rFonts w:hint="eastAsia"/>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2C2010D1"/>
    <w:multiLevelType w:val="multilevel"/>
    <w:tmpl w:val="2C2010D1"/>
    <w:lvl w:ilvl="0" w:tentative="0">
      <w:start w:val="1"/>
      <w:numFmt w:val="decimal"/>
      <w:pStyle w:val="8"/>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2E5533D2"/>
    <w:multiLevelType w:val="multilevel"/>
    <w:tmpl w:val="2E5533D2"/>
    <w:lvl w:ilvl="0" w:tentative="0">
      <w:start w:val="1"/>
      <w:numFmt w:val="decimal"/>
      <w:lvlText w:val="1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2FDE130B"/>
    <w:multiLevelType w:val="multilevel"/>
    <w:tmpl w:val="2FDE130B"/>
    <w:lvl w:ilvl="0" w:tentative="0">
      <w:start w:val="1"/>
      <w:numFmt w:val="decimal"/>
      <w:lvlText w:val="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3157140B"/>
    <w:multiLevelType w:val="multilevel"/>
    <w:tmpl w:val="3157140B"/>
    <w:lvl w:ilvl="0" w:tentative="0">
      <w:start w:val="1"/>
      <w:numFmt w:val="decimal"/>
      <w:lvlText w:val="16.%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04D162F"/>
    <w:multiLevelType w:val="multilevel"/>
    <w:tmpl w:val="404D162F"/>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435E23FB"/>
    <w:multiLevelType w:val="multilevel"/>
    <w:tmpl w:val="435E23FB"/>
    <w:lvl w:ilvl="0" w:tentative="0">
      <w:start w:val="1"/>
      <w:numFmt w:val="decimal"/>
      <w:lvlText w:val="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479440E8"/>
    <w:multiLevelType w:val="multilevel"/>
    <w:tmpl w:val="479440E8"/>
    <w:lvl w:ilvl="0" w:tentative="0">
      <w:start w:val="1"/>
      <w:numFmt w:val="decimal"/>
      <w:lvlText w:val="9.%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48B1670B"/>
    <w:multiLevelType w:val="multilevel"/>
    <w:tmpl w:val="48B1670B"/>
    <w:lvl w:ilvl="0" w:tentative="0">
      <w:start w:val="1"/>
      <w:numFmt w:val="decimal"/>
      <w:lvlText w:val="10.%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
    <w:nsid w:val="490F09E1"/>
    <w:multiLevelType w:val="multilevel"/>
    <w:tmpl w:val="490F09E1"/>
    <w:lvl w:ilvl="0" w:tentative="0">
      <w:start w:val="1"/>
      <w:numFmt w:val="decimal"/>
      <w:lvlText w:val="1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
    <w:nsid w:val="4AB9525F"/>
    <w:multiLevelType w:val="multilevel"/>
    <w:tmpl w:val="4AB9525F"/>
    <w:lvl w:ilvl="0" w:tentative="0">
      <w:start w:val="1"/>
      <w:numFmt w:val="decimal"/>
      <w:lvlText w:val="4.%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14">
    <w:nsid w:val="4E8A4DD6"/>
    <w:multiLevelType w:val="multilevel"/>
    <w:tmpl w:val="4E8A4DD6"/>
    <w:lvl w:ilvl="0" w:tentative="0">
      <w:start w:val="1"/>
      <w:numFmt w:val="decimal"/>
      <w:lvlText w:val="9.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4FAF41B5"/>
    <w:multiLevelType w:val="multilevel"/>
    <w:tmpl w:val="4FAF41B5"/>
    <w:lvl w:ilvl="0" w:tentative="0">
      <w:start w:val="1"/>
      <w:numFmt w:val="decimal"/>
      <w:lvlText w:val="1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504A7A1D"/>
    <w:multiLevelType w:val="multilevel"/>
    <w:tmpl w:val="504A7A1D"/>
    <w:lvl w:ilvl="0" w:tentative="0">
      <w:start w:val="1"/>
      <w:numFmt w:val="decimal"/>
      <w:lvlText w:val="1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52443C3D"/>
    <w:multiLevelType w:val="multilevel"/>
    <w:tmpl w:val="52443C3D"/>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52555DC8"/>
    <w:multiLevelType w:val="multilevel"/>
    <w:tmpl w:val="52555DC8"/>
    <w:lvl w:ilvl="0" w:tentative="0">
      <w:start w:val="1"/>
      <w:numFmt w:val="decimal"/>
      <w:lvlText w:val="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
    <w:nsid w:val="56000E18"/>
    <w:multiLevelType w:val="multilevel"/>
    <w:tmpl w:val="56000E18"/>
    <w:lvl w:ilvl="0" w:tentative="0">
      <w:start w:val="1"/>
      <w:numFmt w:val="decimal"/>
      <w:lvlText w:val="5.%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0">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ADA39B2"/>
    <w:multiLevelType w:val="multilevel"/>
    <w:tmpl w:val="5ADA39B2"/>
    <w:lvl w:ilvl="0" w:tentative="0">
      <w:start w:val="1"/>
      <w:numFmt w:val="decimal"/>
      <w:lvlText w:val="1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2">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D1F076A"/>
    <w:multiLevelType w:val="multilevel"/>
    <w:tmpl w:val="6D1F076A"/>
    <w:lvl w:ilvl="0" w:tentative="0">
      <w:start w:val="1"/>
      <w:numFmt w:val="decimal"/>
      <w:lvlText w:val="8.%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4">
    <w:nsid w:val="6DDB4A53"/>
    <w:multiLevelType w:val="multilevel"/>
    <w:tmpl w:val="6DDB4A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3A26AF9"/>
    <w:multiLevelType w:val="multilevel"/>
    <w:tmpl w:val="73A26AF9"/>
    <w:lvl w:ilvl="0" w:tentative="0">
      <w:start w:val="1"/>
      <w:numFmt w:val="decimal"/>
      <w:lvlText w:val="3.%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6">
    <w:nsid w:val="7D6C5BD3"/>
    <w:multiLevelType w:val="multilevel"/>
    <w:tmpl w:val="7D6C5BD3"/>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7">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4"/>
  </w:num>
  <w:num w:numId="3">
    <w:abstractNumId w:val="8"/>
  </w:num>
  <w:num w:numId="4">
    <w:abstractNumId w:val="18"/>
  </w:num>
  <w:num w:numId="5">
    <w:abstractNumId w:val="9"/>
  </w:num>
  <w:num w:numId="6">
    <w:abstractNumId w:val="20"/>
  </w:num>
  <w:num w:numId="7">
    <w:abstractNumId w:val="22"/>
  </w:num>
  <w:num w:numId="8">
    <w:abstractNumId w:val="6"/>
  </w:num>
  <w:num w:numId="9">
    <w:abstractNumId w:val="23"/>
  </w:num>
  <w:num w:numId="10">
    <w:abstractNumId w:val="10"/>
  </w:num>
  <w:num w:numId="11">
    <w:abstractNumId w:val="2"/>
  </w:num>
  <w:num w:numId="12">
    <w:abstractNumId w:val="14"/>
  </w:num>
  <w:num w:numId="13">
    <w:abstractNumId w:val="11"/>
  </w:num>
  <w:num w:numId="14">
    <w:abstractNumId w:val="12"/>
  </w:num>
  <w:num w:numId="15">
    <w:abstractNumId w:val="5"/>
  </w:num>
  <w:num w:numId="16">
    <w:abstractNumId w:val="3"/>
  </w:num>
  <w:num w:numId="17">
    <w:abstractNumId w:val="17"/>
  </w:num>
  <w:num w:numId="18">
    <w:abstractNumId w:val="21"/>
  </w:num>
  <w:num w:numId="19">
    <w:abstractNumId w:val="15"/>
  </w:num>
  <w:num w:numId="20">
    <w:abstractNumId w:val="27"/>
  </w:num>
  <w:num w:numId="21">
    <w:abstractNumId w:val="7"/>
  </w:num>
  <w:num w:numId="22">
    <w:abstractNumId w:val="16"/>
  </w:num>
  <w:num w:numId="23">
    <w:abstractNumId w:val="26"/>
  </w:num>
  <w:num w:numId="24">
    <w:abstractNumId w:val="25"/>
  </w:num>
  <w:num w:numId="25">
    <w:abstractNumId w:val="13"/>
  </w:num>
  <w:num w:numId="26">
    <w:abstractNumId w:val="19"/>
  </w:num>
  <w:num w:numId="27">
    <w:abstractNumId w:val="1"/>
  </w:num>
  <w:num w:numId="2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善">
    <w15:presenceInfo w15:providerId="WPS Office" w15:userId="3761284459"/>
  </w15:person>
  <w15:person w15:author="毕晓龙">
    <w15:presenceInfo w15:providerId="WPS Office" w15:userId="544913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ZjMjViMzc3NGNkZTBhNDlkZmQ5YTI1OTA5ZTYyZTQifQ=="/>
  </w:docVars>
  <w:rsids>
    <w:rsidRoot w:val="008F46EB"/>
    <w:rsid w:val="00004F9B"/>
    <w:rsid w:val="00012E5A"/>
    <w:rsid w:val="000228A1"/>
    <w:rsid w:val="00031549"/>
    <w:rsid w:val="000456DD"/>
    <w:rsid w:val="00060F7A"/>
    <w:rsid w:val="00075A04"/>
    <w:rsid w:val="000828A0"/>
    <w:rsid w:val="000832AE"/>
    <w:rsid w:val="0009452B"/>
    <w:rsid w:val="000E1380"/>
    <w:rsid w:val="000F5966"/>
    <w:rsid w:val="00103B83"/>
    <w:rsid w:val="00106EC3"/>
    <w:rsid w:val="00107494"/>
    <w:rsid w:val="0011551D"/>
    <w:rsid w:val="0011773E"/>
    <w:rsid w:val="001211EA"/>
    <w:rsid w:val="00126B5F"/>
    <w:rsid w:val="00126E30"/>
    <w:rsid w:val="00153C1E"/>
    <w:rsid w:val="0015409D"/>
    <w:rsid w:val="0015458E"/>
    <w:rsid w:val="001555E8"/>
    <w:rsid w:val="00157C44"/>
    <w:rsid w:val="00176ACF"/>
    <w:rsid w:val="0018685D"/>
    <w:rsid w:val="001A48BB"/>
    <w:rsid w:val="001C58C7"/>
    <w:rsid w:val="001E0599"/>
    <w:rsid w:val="001E0B10"/>
    <w:rsid w:val="001F1B12"/>
    <w:rsid w:val="002009C6"/>
    <w:rsid w:val="00201748"/>
    <w:rsid w:val="0021023A"/>
    <w:rsid w:val="002264BD"/>
    <w:rsid w:val="002513FC"/>
    <w:rsid w:val="002534EA"/>
    <w:rsid w:val="00261566"/>
    <w:rsid w:val="00266166"/>
    <w:rsid w:val="00273A95"/>
    <w:rsid w:val="00292CD0"/>
    <w:rsid w:val="00294C6E"/>
    <w:rsid w:val="002B4CC4"/>
    <w:rsid w:val="002B6382"/>
    <w:rsid w:val="002C2302"/>
    <w:rsid w:val="002C53CE"/>
    <w:rsid w:val="002E69D9"/>
    <w:rsid w:val="002F3631"/>
    <w:rsid w:val="00306C6F"/>
    <w:rsid w:val="00330638"/>
    <w:rsid w:val="003373E3"/>
    <w:rsid w:val="00352445"/>
    <w:rsid w:val="003574CD"/>
    <w:rsid w:val="00364678"/>
    <w:rsid w:val="00371850"/>
    <w:rsid w:val="0037303C"/>
    <w:rsid w:val="0037579C"/>
    <w:rsid w:val="00376CB1"/>
    <w:rsid w:val="003A5C6B"/>
    <w:rsid w:val="003A7BD2"/>
    <w:rsid w:val="003A7D19"/>
    <w:rsid w:val="003B1F8C"/>
    <w:rsid w:val="003B36FD"/>
    <w:rsid w:val="003D0488"/>
    <w:rsid w:val="003E1160"/>
    <w:rsid w:val="00422B2E"/>
    <w:rsid w:val="00423EF5"/>
    <w:rsid w:val="00437230"/>
    <w:rsid w:val="00440ABB"/>
    <w:rsid w:val="00471500"/>
    <w:rsid w:val="00476BEE"/>
    <w:rsid w:val="004977DA"/>
    <w:rsid w:val="004A6C2D"/>
    <w:rsid w:val="004C3079"/>
    <w:rsid w:val="004C397B"/>
    <w:rsid w:val="00515131"/>
    <w:rsid w:val="00544FB8"/>
    <w:rsid w:val="00546AD1"/>
    <w:rsid w:val="005543B1"/>
    <w:rsid w:val="00557412"/>
    <w:rsid w:val="00562ED2"/>
    <w:rsid w:val="00594589"/>
    <w:rsid w:val="005A4768"/>
    <w:rsid w:val="005B0F21"/>
    <w:rsid w:val="005C3BEA"/>
    <w:rsid w:val="005D3195"/>
    <w:rsid w:val="005E052E"/>
    <w:rsid w:val="006274D0"/>
    <w:rsid w:val="00635EBC"/>
    <w:rsid w:val="00646244"/>
    <w:rsid w:val="00650A09"/>
    <w:rsid w:val="00675BB6"/>
    <w:rsid w:val="00677345"/>
    <w:rsid w:val="00690970"/>
    <w:rsid w:val="006A0BD4"/>
    <w:rsid w:val="006A10EF"/>
    <w:rsid w:val="006B7B31"/>
    <w:rsid w:val="006C1BAB"/>
    <w:rsid w:val="006E281D"/>
    <w:rsid w:val="006F156C"/>
    <w:rsid w:val="006F16E3"/>
    <w:rsid w:val="00727794"/>
    <w:rsid w:val="00766C60"/>
    <w:rsid w:val="007727DD"/>
    <w:rsid w:val="007F1016"/>
    <w:rsid w:val="008229E9"/>
    <w:rsid w:val="00830A3F"/>
    <w:rsid w:val="00853B0F"/>
    <w:rsid w:val="008B169B"/>
    <w:rsid w:val="008C4D1C"/>
    <w:rsid w:val="008E2CD5"/>
    <w:rsid w:val="008F46EB"/>
    <w:rsid w:val="009042ED"/>
    <w:rsid w:val="00910EBF"/>
    <w:rsid w:val="0091647A"/>
    <w:rsid w:val="00920A7A"/>
    <w:rsid w:val="00944F2D"/>
    <w:rsid w:val="00980B1B"/>
    <w:rsid w:val="00982DB5"/>
    <w:rsid w:val="0099490C"/>
    <w:rsid w:val="009B41D4"/>
    <w:rsid w:val="009B53A5"/>
    <w:rsid w:val="009C0015"/>
    <w:rsid w:val="009F3C4E"/>
    <w:rsid w:val="00A1506C"/>
    <w:rsid w:val="00A25138"/>
    <w:rsid w:val="00A351E4"/>
    <w:rsid w:val="00A63878"/>
    <w:rsid w:val="00A74D56"/>
    <w:rsid w:val="00A82569"/>
    <w:rsid w:val="00A938C4"/>
    <w:rsid w:val="00AA25D1"/>
    <w:rsid w:val="00AB409F"/>
    <w:rsid w:val="00AB670E"/>
    <w:rsid w:val="00AD3CCB"/>
    <w:rsid w:val="00AE0020"/>
    <w:rsid w:val="00AF45E1"/>
    <w:rsid w:val="00AF7493"/>
    <w:rsid w:val="00B06D6A"/>
    <w:rsid w:val="00B1609D"/>
    <w:rsid w:val="00B2525F"/>
    <w:rsid w:val="00B35927"/>
    <w:rsid w:val="00B36712"/>
    <w:rsid w:val="00B53D7A"/>
    <w:rsid w:val="00B54DD3"/>
    <w:rsid w:val="00B71D7D"/>
    <w:rsid w:val="00B7218F"/>
    <w:rsid w:val="00B72B8F"/>
    <w:rsid w:val="00B93631"/>
    <w:rsid w:val="00BD5DFD"/>
    <w:rsid w:val="00BE2FE7"/>
    <w:rsid w:val="00C34BE1"/>
    <w:rsid w:val="00C359D1"/>
    <w:rsid w:val="00C60703"/>
    <w:rsid w:val="00C730B0"/>
    <w:rsid w:val="00C8796B"/>
    <w:rsid w:val="00CB4B60"/>
    <w:rsid w:val="00CD5E8B"/>
    <w:rsid w:val="00CF52C3"/>
    <w:rsid w:val="00D113A0"/>
    <w:rsid w:val="00D15098"/>
    <w:rsid w:val="00D172F2"/>
    <w:rsid w:val="00D309A9"/>
    <w:rsid w:val="00D31AFC"/>
    <w:rsid w:val="00D340ED"/>
    <w:rsid w:val="00D4435E"/>
    <w:rsid w:val="00D572FA"/>
    <w:rsid w:val="00DA4D20"/>
    <w:rsid w:val="00DA750C"/>
    <w:rsid w:val="00DB2C0B"/>
    <w:rsid w:val="00DC5A76"/>
    <w:rsid w:val="00DC60FD"/>
    <w:rsid w:val="00DD4A9C"/>
    <w:rsid w:val="00DD4D0E"/>
    <w:rsid w:val="00DE34B6"/>
    <w:rsid w:val="00DE5556"/>
    <w:rsid w:val="00DE5718"/>
    <w:rsid w:val="00DE67C0"/>
    <w:rsid w:val="00DF3F1A"/>
    <w:rsid w:val="00E10B93"/>
    <w:rsid w:val="00E11741"/>
    <w:rsid w:val="00E27BC5"/>
    <w:rsid w:val="00E55749"/>
    <w:rsid w:val="00E96F07"/>
    <w:rsid w:val="00EA2196"/>
    <w:rsid w:val="00EC204F"/>
    <w:rsid w:val="00EE6952"/>
    <w:rsid w:val="00EF15A4"/>
    <w:rsid w:val="00F051B7"/>
    <w:rsid w:val="00F220A7"/>
    <w:rsid w:val="00F419AF"/>
    <w:rsid w:val="00F475F3"/>
    <w:rsid w:val="00F66F50"/>
    <w:rsid w:val="00F71593"/>
    <w:rsid w:val="00F72BE9"/>
    <w:rsid w:val="00F837FB"/>
    <w:rsid w:val="00FB179B"/>
    <w:rsid w:val="00FE5BE4"/>
    <w:rsid w:val="00FE7881"/>
    <w:rsid w:val="00FF0060"/>
    <w:rsid w:val="00FF4786"/>
    <w:rsid w:val="0DC857B1"/>
    <w:rsid w:val="19402A34"/>
    <w:rsid w:val="2AAD593E"/>
    <w:rsid w:val="3E7EE558"/>
    <w:rsid w:val="4BA97CC9"/>
    <w:rsid w:val="5DDF477C"/>
    <w:rsid w:val="5FFBCF66"/>
    <w:rsid w:val="77CB3659"/>
    <w:rsid w:val="799EBD36"/>
    <w:rsid w:val="7C5760D8"/>
    <w:rsid w:val="7D3F2EA1"/>
    <w:rsid w:val="7FBA9288"/>
    <w:rsid w:val="7FF6FBBE"/>
    <w:rsid w:val="857F1D35"/>
    <w:rsid w:val="BA67E922"/>
    <w:rsid w:val="CCF7AA74"/>
    <w:rsid w:val="DF8F77DF"/>
    <w:rsid w:val="E73B7123"/>
    <w:rsid w:val="EF7EFBD7"/>
    <w:rsid w:val="F77F02AC"/>
    <w:rsid w:val="F7CD8098"/>
    <w:rsid w:val="F7FBCDB7"/>
    <w:rsid w:val="F8F0C028"/>
    <w:rsid w:val="FAFF03D8"/>
    <w:rsid w:val="FF7F26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6"/>
    <w:semiHidden/>
    <w:unhideWhenUsed/>
    <w:qFormat/>
    <w:uiPriority w:val="99"/>
    <w:pPr>
      <w:jc w:val="left"/>
    </w:pPr>
  </w:style>
  <w:style w:type="paragraph" w:styleId="3">
    <w:name w:val="Salutation"/>
    <w:basedOn w:val="1"/>
    <w:next w:val="1"/>
    <w:link w:val="28"/>
    <w:uiPriority w:val="0"/>
    <w:rPr>
      <w:rFonts w:ascii="Times New Roman" w:hAnsi="Times New Roman" w:eastAsia="宋体" w:cs="Times New Roman"/>
      <w:szCs w:val="20"/>
    </w:rPr>
  </w:style>
  <w:style w:type="paragraph" w:styleId="4">
    <w:name w:val="Balloon Text"/>
    <w:basedOn w:val="1"/>
    <w:link w:val="23"/>
    <w:semiHidden/>
    <w:unhideWhenUsed/>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8">
    <w:name w:val="Title"/>
    <w:basedOn w:val="1"/>
    <w:link w:val="29"/>
    <w:autoRedefine/>
    <w:qFormat/>
    <w:uiPriority w:val="0"/>
    <w:pPr>
      <w:numPr>
        <w:ilvl w:val="0"/>
        <w:numId w:val="1"/>
      </w:numPr>
      <w:snapToGrid w:val="0"/>
      <w:spacing w:line="0" w:lineRule="atLeast"/>
      <w:contextualSpacing/>
      <w:jc w:val="left"/>
      <w:outlineLvl w:val="0"/>
    </w:pPr>
    <w:rPr>
      <w:rFonts w:ascii="Arial" w:hAnsi="Arial" w:eastAsia="宋体" w:cs="Times New Roman"/>
      <w:b/>
      <w:color w:val="000000" w:themeColor="text1"/>
      <w:szCs w:val="20"/>
      <w14:textFill>
        <w14:solidFill>
          <w14:schemeClr w14:val="tx1"/>
        </w14:solidFill>
      </w14:textFill>
    </w:rPr>
  </w:style>
  <w:style w:type="paragraph" w:styleId="9">
    <w:name w:val="annotation subject"/>
    <w:basedOn w:val="2"/>
    <w:next w:val="2"/>
    <w:link w:val="27"/>
    <w:semiHidden/>
    <w:unhideWhenUsed/>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uiPriority w:val="99"/>
    <w:rPr>
      <w:sz w:val="21"/>
      <w:szCs w:val="21"/>
    </w:rPr>
  </w:style>
  <w:style w:type="character" w:customStyle="1" w:styleId="14">
    <w:name w:val="页眉 字符"/>
    <w:basedOn w:val="12"/>
    <w:link w:val="6"/>
    <w:uiPriority w:val="99"/>
    <w:rPr>
      <w:sz w:val="18"/>
      <w:szCs w:val="18"/>
    </w:rPr>
  </w:style>
  <w:style w:type="character" w:customStyle="1" w:styleId="15">
    <w:name w:val="页脚 字符"/>
    <w:basedOn w:val="12"/>
    <w:link w:val="5"/>
    <w:uiPriority w:val="99"/>
    <w:rPr>
      <w:sz w:val="18"/>
      <w:szCs w:val="18"/>
    </w:rPr>
  </w:style>
  <w:style w:type="paragraph" w:customStyle="1" w:styleId="16">
    <w:name w:val="缺省文本"/>
    <w:basedOn w:val="1"/>
    <w:link w:val="17"/>
    <w:uiPriority w:val="0"/>
    <w:pPr>
      <w:autoSpaceDE w:val="0"/>
      <w:autoSpaceDN w:val="0"/>
      <w:adjustRightInd w:val="0"/>
      <w:jc w:val="left"/>
    </w:pPr>
    <w:rPr>
      <w:rFonts w:ascii="Times New Roman" w:hAnsi="Times New Roman" w:eastAsia="宋体" w:cs="Times New Roman"/>
      <w:kern w:val="0"/>
      <w:sz w:val="24"/>
      <w:szCs w:val="24"/>
      <w:lang w:val="zh-CN"/>
    </w:rPr>
  </w:style>
  <w:style w:type="character" w:customStyle="1" w:styleId="17">
    <w:name w:val="缺省文本 Char"/>
    <w:link w:val="16"/>
    <w:uiPriority w:val="0"/>
    <w:rPr>
      <w:rFonts w:ascii="Times New Roman" w:hAnsi="Times New Roman" w:eastAsia="宋体" w:cs="Times New Roman"/>
      <w:kern w:val="0"/>
      <w:sz w:val="24"/>
      <w:szCs w:val="24"/>
      <w:lang w:val="zh-CN" w:eastAsia="zh-CN"/>
    </w:rPr>
  </w:style>
  <w:style w:type="paragraph" w:customStyle="1" w:styleId="18">
    <w:name w:val="È±Ê¡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19">
    <w:name w:val="µ¥ÐÐÖ÷Ìå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0">
    <w:name w:val="表格文本"/>
    <w:uiPriority w:val="0"/>
    <w:pPr>
      <w:widowControl w:val="0"/>
      <w:tabs>
        <w:tab w:val="decimal" w:pos="0"/>
      </w:tabs>
      <w:autoSpaceDE w:val="0"/>
      <w:autoSpaceDN w:val="0"/>
      <w:adjustRightInd w:val="0"/>
    </w:pPr>
    <w:rPr>
      <w:rFonts w:ascii="Times New Roman" w:hAnsi="Times New Roman" w:eastAsia="宋体" w:cs="Times New Roman"/>
      <w:sz w:val="21"/>
      <w:szCs w:val="21"/>
      <w:lang w:val="en-US" w:eastAsia="zh-CN" w:bidi="ar-SA"/>
    </w:rPr>
  </w:style>
  <w:style w:type="paragraph" w:customStyle="1" w:styleId="21">
    <w:name w:val="È±Ê¡ÎÄ±¾:1"/>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2">
    <w:name w:val="摘要"/>
    <w:basedOn w:val="1"/>
    <w:qFormat/>
    <w:uiPriority w:val="0"/>
    <w:pPr>
      <w:tabs>
        <w:tab w:val="left" w:pos="907"/>
      </w:tabs>
      <w:autoSpaceDE w:val="0"/>
      <w:autoSpaceDN w:val="0"/>
      <w:adjustRightInd w:val="0"/>
      <w:spacing w:line="360" w:lineRule="auto"/>
      <w:ind w:left="879" w:hanging="879"/>
    </w:pPr>
    <w:rPr>
      <w:rFonts w:ascii="Times New Roman" w:hAnsi="Times New Roman" w:eastAsia="宋体" w:cs="Times New Roman"/>
      <w:kern w:val="0"/>
      <w:szCs w:val="21"/>
    </w:rPr>
  </w:style>
  <w:style w:type="character" w:customStyle="1" w:styleId="23">
    <w:name w:val="批注框文本 字符"/>
    <w:basedOn w:val="12"/>
    <w:link w:val="4"/>
    <w:semiHidden/>
    <w:uiPriority w:val="99"/>
    <w:rPr>
      <w:sz w:val="18"/>
      <w:szCs w:val="18"/>
    </w:rPr>
  </w:style>
  <w:style w:type="paragraph" w:styleId="24">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25">
    <w:name w:val="正文2"/>
    <w:basedOn w:val="1"/>
    <w:qFormat/>
    <w:uiPriority w:val="0"/>
    <w:pPr>
      <w:widowControl/>
      <w:overflowPunct w:val="0"/>
      <w:autoSpaceDE w:val="0"/>
      <w:autoSpaceDN w:val="0"/>
      <w:adjustRightInd w:val="0"/>
      <w:spacing w:line="312" w:lineRule="exact"/>
      <w:jc w:val="left"/>
      <w:textAlignment w:val="baseline"/>
    </w:pPr>
    <w:rPr>
      <w:rFonts w:ascii="宋体" w:hAnsi="Times New Roman" w:eastAsia="宋体" w:cs="Times New Roman"/>
      <w:kern w:val="0"/>
      <w:szCs w:val="20"/>
    </w:rPr>
  </w:style>
  <w:style w:type="character" w:customStyle="1" w:styleId="26">
    <w:name w:val="批注文字 字符"/>
    <w:basedOn w:val="12"/>
    <w:link w:val="2"/>
    <w:semiHidden/>
    <w:qFormat/>
    <w:uiPriority w:val="99"/>
  </w:style>
  <w:style w:type="character" w:customStyle="1" w:styleId="27">
    <w:name w:val="批注主题 字符"/>
    <w:basedOn w:val="26"/>
    <w:link w:val="9"/>
    <w:semiHidden/>
    <w:uiPriority w:val="99"/>
    <w:rPr>
      <w:b/>
      <w:bCs/>
    </w:rPr>
  </w:style>
  <w:style w:type="character" w:customStyle="1" w:styleId="28">
    <w:name w:val="称呼 字符"/>
    <w:basedOn w:val="12"/>
    <w:link w:val="3"/>
    <w:uiPriority w:val="0"/>
    <w:rPr>
      <w:rFonts w:ascii="Times New Roman" w:hAnsi="Times New Roman" w:eastAsia="宋体" w:cs="Times New Roman"/>
      <w:szCs w:val="20"/>
    </w:rPr>
  </w:style>
  <w:style w:type="character" w:customStyle="1" w:styleId="29">
    <w:name w:val="标题 字符"/>
    <w:basedOn w:val="12"/>
    <w:link w:val="8"/>
    <w:qFormat/>
    <w:uiPriority w:val="0"/>
    <w:rPr>
      <w:rFonts w:ascii="Arial" w:hAnsi="Arial" w:eastAsia="宋体" w:cs="Times New Roman"/>
      <w:b/>
      <w:color w:val="000000" w:themeColor="text1"/>
      <w:szCs w:val="20"/>
      <w14:textFill>
        <w14:solidFill>
          <w14:schemeClr w14:val="tx1"/>
        </w14:solidFill>
      </w14:textFill>
    </w:rPr>
  </w:style>
  <w:style w:type="paragraph" w:customStyle="1" w:styleId="30">
    <w:name w:val="Default Text"/>
    <w:basedOn w:val="1"/>
    <w:qFormat/>
    <w:uiPriority w:val="0"/>
    <w:pPr>
      <w:widowControl/>
      <w:jc w:val="left"/>
    </w:pPr>
    <w:rPr>
      <w:rFonts w:ascii="Times New Roman" w:hAnsi="Times New Roman" w:eastAsia="宋体" w:cs="Times New Roman"/>
      <w:kern w:val="0"/>
      <w:sz w:val="24"/>
      <w:szCs w:val="20"/>
    </w:rPr>
  </w:style>
  <w:style w:type="paragraph" w:customStyle="1" w:styleId="31">
    <w:name w:val="列出段落1"/>
    <w:basedOn w:val="1"/>
    <w:link w:val="32"/>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32">
    <w:name w:val="列出段落 字符"/>
    <w:basedOn w:val="12"/>
    <w:link w:val="31"/>
    <w:qFormat/>
    <w:locked/>
    <w:uiPriority w:val="34"/>
    <w:rPr>
      <w:rFonts w:ascii="Calibri" w:hAnsi="Calibri" w:eastAsia="宋体" w:cs="Times New Roman"/>
      <w:kern w:val="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CABEA3-7394-4930-BDE7-1B5961D4047A}">
  <ds:schemaRefs/>
</ds:datastoreItem>
</file>

<file path=docProps/app.xml><?xml version="1.0" encoding="utf-8"?>
<Properties xmlns="http://schemas.openxmlformats.org/officeDocument/2006/extended-properties" xmlns:vt="http://schemas.openxmlformats.org/officeDocument/2006/docPropsVTypes">
  <Template>Normal</Template>
  <Pages>9</Pages>
  <Words>10211</Words>
  <Characters>10442</Characters>
  <Lines>312</Lines>
  <Paragraphs>262</Paragraphs>
  <TotalTime>5</TotalTime>
  <ScaleCrop>false</ScaleCrop>
  <LinksUpToDate>false</LinksUpToDate>
  <CharactersWithSpaces>10744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2025-12-27T06:52:00Z</dcterms:created>
  <dc:creator>ISS-Legal</dc:creator>
  <cp:lastModifiedBy>毕晓龙</cp:lastModifiedBy>
  <cp:lastPrinted>2018-12-11T07:12:00Z</cp:lastPrinted>
  <dcterms:modified xsi:type="dcterms:W3CDTF">2025-12-29T07:11:26Z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413638E012CC490AA648310FE3A45DD8_12</vt:lpwstr>
  </property>
</Properties>
</file>