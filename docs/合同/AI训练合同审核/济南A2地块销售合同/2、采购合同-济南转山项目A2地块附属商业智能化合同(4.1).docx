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BC889">
      <w:pPr>
        <w:jc w:val="right"/>
        <w:rPr>
          <w:rFonts w:ascii="Arial" w:hAnsi="Arial" w:cs="Arial"/>
          <w:color w:val="auto"/>
          <w:spacing w:val="10"/>
          <w:sz w:val="28"/>
          <w:szCs w:val="28"/>
        </w:rPr>
      </w:pPr>
    </w:p>
    <w:p w14:paraId="31836580">
      <w:pPr>
        <w:jc w:val="right"/>
        <w:rPr>
          <w:rFonts w:ascii="Arial" w:hAnsi="Arial" w:cs="Arial"/>
          <w:color w:val="auto"/>
          <w:spacing w:val="10"/>
          <w:sz w:val="28"/>
          <w:szCs w:val="28"/>
        </w:rPr>
      </w:pPr>
    </w:p>
    <w:p w14:paraId="42D1A354">
      <w:pPr>
        <w:spacing w:before="312" w:beforeLines="100" w:after="312" w:afterLines="100" w:line="360" w:lineRule="auto"/>
        <w:jc w:val="center"/>
        <w:rPr>
          <w:rFonts w:ascii="Arial" w:hAnsi="Arial" w:cs="Arial"/>
          <w:b/>
          <w:bCs/>
          <w:color w:val="auto"/>
          <w:spacing w:val="10"/>
          <w:sz w:val="44"/>
          <w:szCs w:val="44"/>
        </w:rPr>
      </w:pPr>
      <w:r>
        <w:rPr>
          <w:rFonts w:hint="eastAsia" w:ascii="Arial" w:hAnsi="Arial" w:cs="Arial"/>
          <w:b/>
          <w:bCs/>
          <w:color w:val="auto"/>
          <w:spacing w:val="10"/>
          <w:sz w:val="44"/>
          <w:szCs w:val="44"/>
        </w:rPr>
        <w:t>济南</w:t>
      </w:r>
      <w:r>
        <w:rPr>
          <w:rFonts w:ascii="Arial" w:hAnsi="Arial" w:cs="Arial"/>
          <w:b/>
          <w:bCs/>
          <w:color w:val="auto"/>
          <w:spacing w:val="10"/>
          <w:sz w:val="44"/>
          <w:szCs w:val="44"/>
        </w:rPr>
        <w:t>转山项目</w:t>
      </w:r>
      <w:r>
        <w:rPr>
          <w:rFonts w:hint="eastAsia" w:ascii="Arial" w:hAnsi="Arial" w:cs="Arial"/>
          <w:b/>
          <w:bCs/>
          <w:color w:val="auto"/>
          <w:spacing w:val="10"/>
          <w:sz w:val="44"/>
          <w:szCs w:val="44"/>
        </w:rPr>
        <w:t>A</w:t>
      </w:r>
      <w:r>
        <w:rPr>
          <w:rFonts w:ascii="Arial" w:hAnsi="Arial" w:cs="Arial"/>
          <w:b/>
          <w:bCs/>
          <w:color w:val="auto"/>
          <w:spacing w:val="10"/>
          <w:sz w:val="44"/>
          <w:szCs w:val="44"/>
        </w:rPr>
        <w:t>2地块附属商业</w:t>
      </w:r>
    </w:p>
    <w:p w14:paraId="17ED6E32">
      <w:pPr>
        <w:spacing w:before="312" w:beforeLines="100" w:after="312" w:afterLines="100" w:line="360" w:lineRule="auto"/>
        <w:jc w:val="center"/>
        <w:rPr>
          <w:rFonts w:ascii="Arial" w:hAnsi="Arial" w:cs="Arial"/>
          <w:b/>
          <w:bCs/>
          <w:color w:val="auto"/>
          <w:spacing w:val="10"/>
          <w:sz w:val="44"/>
          <w:szCs w:val="44"/>
        </w:rPr>
      </w:pPr>
      <w:r>
        <w:rPr>
          <w:rFonts w:hint="eastAsia" w:ascii="Arial" w:hAnsi="Arial" w:cs="Arial"/>
          <w:b/>
          <w:bCs/>
          <w:color w:val="auto"/>
          <w:spacing w:val="10"/>
          <w:sz w:val="44"/>
          <w:szCs w:val="44"/>
        </w:rPr>
        <w:t>智能化</w:t>
      </w:r>
      <w:r>
        <w:rPr>
          <w:rFonts w:ascii="Arial" w:hAnsi="Arial" w:cs="Arial"/>
          <w:b/>
          <w:bCs/>
          <w:color w:val="auto"/>
          <w:spacing w:val="10"/>
          <w:sz w:val="44"/>
          <w:szCs w:val="44"/>
        </w:rPr>
        <w:t>工程</w:t>
      </w:r>
    </w:p>
    <w:p w14:paraId="7D425955">
      <w:pPr>
        <w:spacing w:before="100" w:beforeAutospacing="1" w:after="100" w:afterAutospacing="1"/>
        <w:jc w:val="center"/>
        <w:rPr>
          <w:rFonts w:ascii="Arial" w:hAnsi="Arial" w:cs="Arial"/>
          <w:b/>
          <w:bCs/>
          <w:color w:val="auto"/>
          <w:spacing w:val="10"/>
          <w:sz w:val="44"/>
          <w:szCs w:val="44"/>
        </w:rPr>
      </w:pPr>
    </w:p>
    <w:p w14:paraId="1845830D">
      <w:pPr>
        <w:spacing w:line="360" w:lineRule="auto"/>
        <w:jc w:val="center"/>
        <w:rPr>
          <w:rFonts w:ascii="Arial" w:hAnsi="Arial" w:cs="Arial"/>
          <w:b/>
          <w:bCs/>
          <w:color w:val="auto"/>
          <w:spacing w:val="10"/>
          <w:sz w:val="44"/>
          <w:szCs w:val="44"/>
        </w:rPr>
      </w:pPr>
      <w:r>
        <w:rPr>
          <w:rFonts w:ascii="Arial" w:hAnsi="Arial" w:cs="Arial"/>
          <w:b/>
          <w:bCs/>
          <w:color w:val="auto"/>
          <w:spacing w:val="10"/>
          <w:sz w:val="44"/>
          <w:szCs w:val="44"/>
        </w:rPr>
        <w:t>合同文件</w:t>
      </w:r>
    </w:p>
    <w:p w14:paraId="678BD267">
      <w:pPr>
        <w:jc w:val="center"/>
        <w:rPr>
          <w:rFonts w:ascii="Arial" w:hAnsi="Arial" w:cs="Arial"/>
          <w:color w:val="auto"/>
          <w:spacing w:val="10"/>
          <w:sz w:val="32"/>
          <w:szCs w:val="32"/>
        </w:rPr>
      </w:pPr>
    </w:p>
    <w:p w14:paraId="679FEE9C">
      <w:pPr>
        <w:rPr>
          <w:rFonts w:ascii="Arial" w:hAnsi="Arial" w:cs="Arial"/>
          <w:color w:val="auto"/>
          <w:spacing w:val="10"/>
          <w:sz w:val="32"/>
          <w:szCs w:val="32"/>
        </w:rPr>
      </w:pPr>
    </w:p>
    <w:p w14:paraId="07F7B895">
      <w:pPr>
        <w:rPr>
          <w:rFonts w:ascii="Arial" w:hAnsi="Arial" w:cs="Arial"/>
          <w:color w:val="auto"/>
          <w:spacing w:val="10"/>
          <w:sz w:val="32"/>
          <w:szCs w:val="32"/>
        </w:rPr>
      </w:pPr>
    </w:p>
    <w:p w14:paraId="12CA1157">
      <w:pPr>
        <w:rPr>
          <w:rFonts w:ascii="Arial" w:hAnsi="Arial" w:cs="Arial"/>
          <w:color w:val="auto"/>
          <w:spacing w:val="10"/>
          <w:sz w:val="32"/>
          <w:szCs w:val="32"/>
        </w:rPr>
      </w:pPr>
    </w:p>
    <w:p w14:paraId="15A044FE">
      <w:pPr>
        <w:rPr>
          <w:rFonts w:ascii="Arial" w:hAnsi="Arial" w:cs="Arial"/>
          <w:color w:val="auto"/>
          <w:spacing w:val="10"/>
          <w:sz w:val="32"/>
          <w:szCs w:val="32"/>
        </w:rPr>
      </w:pPr>
    </w:p>
    <w:p w14:paraId="613AB18E">
      <w:pPr>
        <w:rPr>
          <w:rFonts w:ascii="Arial" w:hAnsi="Arial" w:cs="Arial"/>
          <w:color w:val="auto"/>
          <w:spacing w:val="10"/>
          <w:sz w:val="32"/>
          <w:szCs w:val="32"/>
        </w:rPr>
      </w:pPr>
    </w:p>
    <w:p w14:paraId="1CDF4167">
      <w:pPr>
        <w:snapToGrid w:val="0"/>
        <w:spacing w:before="312" w:beforeLines="100"/>
        <w:jc w:val="left"/>
        <w:rPr>
          <w:rFonts w:ascii="Arial" w:hAnsi="Arial" w:cs="Arial"/>
          <w:color w:val="auto"/>
          <w:spacing w:val="10"/>
          <w:sz w:val="28"/>
          <w:szCs w:val="28"/>
        </w:rPr>
      </w:pPr>
      <w:r>
        <w:rPr>
          <w:rFonts w:ascii="Arial" w:hAnsi="Arial" w:cs="Arial"/>
          <w:color w:val="auto"/>
          <w:spacing w:val="10"/>
          <w:sz w:val="28"/>
          <w:szCs w:val="28"/>
        </w:rPr>
        <w:t xml:space="preserve">发 包 </w:t>
      </w:r>
      <w:r>
        <w:rPr>
          <w:rFonts w:hint="eastAsia" w:ascii="Arial" w:hAnsi="Arial" w:cs="Arial"/>
          <w:color w:val="auto"/>
          <w:spacing w:val="10"/>
          <w:sz w:val="28"/>
          <w:szCs w:val="28"/>
        </w:rPr>
        <w:t>人</w:t>
      </w:r>
      <w:r>
        <w:rPr>
          <w:rFonts w:ascii="Arial" w:hAnsi="Arial" w:cs="Arial"/>
          <w:color w:val="auto"/>
          <w:spacing w:val="10"/>
          <w:sz w:val="28"/>
          <w:szCs w:val="28"/>
        </w:rPr>
        <w:t>：</w:t>
      </w:r>
      <w:r>
        <w:rPr>
          <w:rFonts w:hint="eastAsia" w:ascii="Arial" w:hAnsi="Arial" w:cs="Arial"/>
          <w:color w:val="auto"/>
          <w:spacing w:val="10"/>
          <w:sz w:val="28"/>
          <w:szCs w:val="28"/>
        </w:rPr>
        <w:t>软通智慧信息技术有限公司</w:t>
      </w:r>
    </w:p>
    <w:p w14:paraId="5AA8735A">
      <w:pPr>
        <w:snapToGrid w:val="0"/>
        <w:spacing w:before="312" w:beforeLines="100"/>
        <w:jc w:val="left"/>
        <w:rPr>
          <w:rFonts w:ascii="Arial" w:hAnsi="Arial" w:cs="Arial"/>
          <w:color w:val="auto"/>
          <w:spacing w:val="10"/>
          <w:sz w:val="28"/>
          <w:szCs w:val="28"/>
        </w:rPr>
      </w:pPr>
      <w:r>
        <w:rPr>
          <w:rFonts w:ascii="Arial" w:hAnsi="Arial" w:cs="Arial"/>
          <w:color w:val="auto"/>
          <w:spacing w:val="10"/>
          <w:sz w:val="28"/>
          <w:szCs w:val="28"/>
        </w:rPr>
        <w:t>承 包</w:t>
      </w:r>
      <w:commentRangeStart w:id="0"/>
      <w:r>
        <w:rPr>
          <w:rFonts w:ascii="Arial" w:hAnsi="Arial" w:cs="Arial"/>
          <w:color w:val="auto"/>
          <w:spacing w:val="10"/>
          <w:sz w:val="28"/>
          <w:szCs w:val="28"/>
        </w:rPr>
        <w:t xml:space="preserve"> </w:t>
      </w:r>
      <w:r>
        <w:rPr>
          <w:rFonts w:hint="eastAsia" w:ascii="Arial" w:hAnsi="Arial" w:cs="Arial"/>
          <w:color w:val="auto"/>
          <w:spacing w:val="10"/>
          <w:sz w:val="28"/>
          <w:szCs w:val="28"/>
        </w:rPr>
        <w:t>人</w:t>
      </w:r>
      <w:r>
        <w:rPr>
          <w:rFonts w:ascii="Arial" w:hAnsi="Arial" w:cs="Arial"/>
          <w:color w:val="auto"/>
          <w:spacing w:val="10"/>
          <w:sz w:val="28"/>
          <w:szCs w:val="28"/>
        </w:rPr>
        <w:t>：</w:t>
      </w:r>
      <w:r>
        <w:rPr>
          <w:rFonts w:hint="eastAsia" w:ascii="Arial" w:hAnsi="Arial" w:cs="Arial"/>
          <w:color w:val="auto"/>
          <w:spacing w:val="10"/>
          <w:sz w:val="28"/>
          <w:szCs w:val="28"/>
        </w:rPr>
        <w:t>山东泽元汇志信息科技有限责任公司</w:t>
      </w:r>
      <w:commentRangeEnd w:id="0"/>
      <w:r>
        <w:commentReference w:id="0"/>
      </w:r>
    </w:p>
    <w:p w14:paraId="3651810E">
      <w:pPr>
        <w:snapToGrid w:val="0"/>
        <w:spacing w:before="100" w:beforeAutospacing="1" w:after="100" w:afterAutospacing="1"/>
        <w:jc w:val="center"/>
        <w:rPr>
          <w:rFonts w:ascii="Arial" w:hAnsi="Arial" w:cs="Arial"/>
          <w:color w:val="auto"/>
          <w:spacing w:val="10"/>
          <w:sz w:val="28"/>
          <w:szCs w:val="28"/>
        </w:rPr>
      </w:pPr>
    </w:p>
    <w:p w14:paraId="66BEECA7">
      <w:pPr>
        <w:snapToGrid w:val="0"/>
        <w:spacing w:before="100" w:beforeAutospacing="1" w:after="100" w:afterAutospacing="1"/>
        <w:rPr>
          <w:rFonts w:ascii="Arial" w:hAnsi="Arial" w:cs="Arial"/>
          <w:color w:val="auto"/>
          <w:spacing w:val="10"/>
          <w:sz w:val="28"/>
          <w:szCs w:val="28"/>
        </w:rPr>
      </w:pPr>
      <w:r>
        <w:rPr>
          <w:rFonts w:hint="eastAsia" w:ascii="Arial" w:hAnsi="Arial" w:cs="Arial"/>
          <w:color w:val="auto"/>
          <w:spacing w:val="10"/>
          <w:sz w:val="28"/>
          <w:szCs w:val="28"/>
        </w:rPr>
        <w:t>签订</w:t>
      </w:r>
      <w:r>
        <w:rPr>
          <w:rFonts w:ascii="Arial" w:hAnsi="Arial" w:cs="Arial"/>
          <w:color w:val="auto"/>
          <w:spacing w:val="10"/>
          <w:sz w:val="28"/>
          <w:szCs w:val="28"/>
        </w:rPr>
        <w:t>时间</w:t>
      </w:r>
      <w:r>
        <w:rPr>
          <w:rFonts w:hint="eastAsia" w:ascii="Arial" w:hAnsi="Arial" w:cs="Arial"/>
          <w:color w:val="auto"/>
          <w:spacing w:val="10"/>
          <w:sz w:val="28"/>
          <w:szCs w:val="28"/>
        </w:rPr>
        <w:t>：</w:t>
      </w:r>
    </w:p>
    <w:p w14:paraId="39EDB661">
      <w:pPr>
        <w:snapToGrid w:val="0"/>
        <w:spacing w:before="100" w:beforeAutospacing="1" w:after="100" w:afterAutospacing="1"/>
        <w:rPr>
          <w:rFonts w:ascii="Arial" w:hAnsi="Arial" w:cs="Arial"/>
          <w:color w:val="auto"/>
          <w:spacing w:val="10"/>
          <w:sz w:val="32"/>
          <w:szCs w:val="32"/>
        </w:rPr>
      </w:pPr>
    </w:p>
    <w:p w14:paraId="6C4113FC">
      <w:pPr>
        <w:snapToGrid w:val="0"/>
        <w:spacing w:before="100" w:beforeAutospacing="1" w:after="100" w:afterAutospacing="1"/>
        <w:rPr>
          <w:rFonts w:ascii="Arial" w:hAnsi="Arial" w:cs="Arial"/>
          <w:color w:val="auto"/>
          <w:spacing w:val="10"/>
          <w:szCs w:val="21"/>
        </w:rPr>
      </w:pPr>
      <w:r>
        <w:rPr>
          <w:rFonts w:ascii="Arial" w:hAnsi="Arial" w:cs="Arial"/>
          <w:color w:val="auto"/>
          <w:spacing w:val="10"/>
          <w:szCs w:val="21"/>
        </w:rPr>
        <w:t>合同编号：</w:t>
      </w:r>
    </w:p>
    <w:p w14:paraId="603E9E45">
      <w:pPr>
        <w:snapToGrid w:val="0"/>
        <w:spacing w:before="100" w:beforeAutospacing="1" w:after="100" w:afterAutospacing="1"/>
        <w:rPr>
          <w:rFonts w:ascii="Arial" w:hAnsi="Arial" w:cs="Arial"/>
          <w:color w:val="auto"/>
          <w:spacing w:val="10"/>
          <w:szCs w:val="21"/>
        </w:rPr>
      </w:pPr>
    </w:p>
    <w:p w14:paraId="35297F90">
      <w:pPr>
        <w:spacing w:before="156" w:beforeLines="50" w:after="156" w:afterLines="50" w:line="360" w:lineRule="auto"/>
        <w:jc w:val="center"/>
        <w:rPr>
          <w:rFonts w:ascii="Arial" w:hAnsi="宋体" w:cs="Arial"/>
          <w:b/>
          <w:bCs/>
          <w:color w:val="auto"/>
          <w:spacing w:val="10"/>
          <w:sz w:val="28"/>
          <w:szCs w:val="28"/>
        </w:rPr>
      </w:pPr>
      <w:r>
        <w:rPr>
          <w:rFonts w:hint="eastAsia" w:ascii="Arial" w:hAnsi="宋体" w:cs="Arial"/>
          <w:b/>
          <w:bCs/>
          <w:color w:val="auto"/>
          <w:spacing w:val="10"/>
          <w:sz w:val="28"/>
          <w:szCs w:val="28"/>
        </w:rPr>
        <w:t>目</w:t>
      </w:r>
      <w:r>
        <w:rPr>
          <w:rFonts w:ascii="Arial" w:hAnsi="Arial" w:cs="Arial"/>
          <w:b/>
          <w:bCs/>
          <w:color w:val="auto"/>
          <w:spacing w:val="10"/>
          <w:sz w:val="28"/>
          <w:szCs w:val="28"/>
        </w:rPr>
        <w:t xml:space="preserve"> </w:t>
      </w:r>
      <w:r>
        <w:rPr>
          <w:rFonts w:hint="eastAsia" w:ascii="Arial" w:hAnsi="宋体" w:cs="Arial"/>
          <w:b/>
          <w:bCs/>
          <w:color w:val="auto"/>
          <w:spacing w:val="10"/>
          <w:sz w:val="28"/>
          <w:szCs w:val="28"/>
        </w:rPr>
        <w:t>录</w:t>
      </w:r>
    </w:p>
    <w:p w14:paraId="73F352C9">
      <w:pPr>
        <w:tabs>
          <w:tab w:val="left" w:leader="middleDot" w:pos="6825"/>
        </w:tabs>
        <w:spacing w:line="360" w:lineRule="auto"/>
        <w:ind w:firstLine="566" w:firstLineChars="236"/>
        <w:rPr>
          <w:rFonts w:ascii="Arial" w:cs="Arial"/>
          <w:color w:val="auto"/>
          <w:spacing w:val="10"/>
          <w:sz w:val="22"/>
          <w:szCs w:val="22"/>
        </w:rPr>
      </w:pPr>
      <w:r>
        <w:rPr>
          <w:rFonts w:hint="eastAsia" w:ascii="Arial" w:cs="Arial"/>
          <w:color w:val="auto"/>
          <w:spacing w:val="10"/>
          <w:sz w:val="22"/>
          <w:szCs w:val="22"/>
        </w:rPr>
        <w:t>01合同协议书</w:t>
      </w:r>
      <w:r>
        <w:rPr>
          <w:rFonts w:ascii="Arial" w:cs="Arial"/>
          <w:color w:val="auto"/>
          <w:spacing w:val="10"/>
          <w:sz w:val="22"/>
          <w:szCs w:val="22"/>
        </w:rPr>
        <w:tab/>
      </w:r>
      <w:r>
        <w:rPr>
          <w:rFonts w:hint="eastAsia" w:ascii="Arial" w:cs="Arial"/>
          <w:color w:val="auto"/>
          <w:spacing w:val="10"/>
          <w:sz w:val="22"/>
          <w:szCs w:val="22"/>
        </w:rPr>
        <w:t>A/1/</w:t>
      </w:r>
    </w:p>
    <w:p w14:paraId="3A5CB07A">
      <w:pPr>
        <w:tabs>
          <w:tab w:val="left" w:leader="middleDot" w:pos="6825"/>
        </w:tabs>
        <w:spacing w:line="360" w:lineRule="auto"/>
        <w:ind w:firstLine="566" w:firstLineChars="236"/>
        <w:rPr>
          <w:rFonts w:ascii="Arial" w:cs="Arial"/>
          <w:color w:val="auto"/>
          <w:spacing w:val="10"/>
          <w:sz w:val="22"/>
          <w:szCs w:val="22"/>
        </w:rPr>
      </w:pPr>
      <w:r>
        <w:rPr>
          <w:rFonts w:hint="eastAsia" w:ascii="Arial" w:cs="Arial"/>
          <w:color w:val="auto"/>
          <w:spacing w:val="10"/>
          <w:sz w:val="22"/>
          <w:szCs w:val="22"/>
        </w:rPr>
        <w:t>0</w:t>
      </w:r>
      <w:r>
        <w:rPr>
          <w:rFonts w:ascii="Arial" w:cs="Arial"/>
          <w:color w:val="auto"/>
          <w:spacing w:val="10"/>
          <w:sz w:val="22"/>
          <w:szCs w:val="22"/>
        </w:rPr>
        <w:t>2</w:t>
      </w:r>
      <w:r>
        <w:rPr>
          <w:rFonts w:hint="eastAsia" w:ascii="Arial" w:cs="Arial"/>
          <w:color w:val="auto"/>
          <w:spacing w:val="10"/>
          <w:sz w:val="22"/>
          <w:szCs w:val="22"/>
        </w:rPr>
        <w:t>专用条款</w:t>
      </w:r>
      <w:r>
        <w:rPr>
          <w:rFonts w:ascii="Arial" w:cs="Arial"/>
          <w:color w:val="auto"/>
          <w:spacing w:val="10"/>
          <w:sz w:val="22"/>
          <w:szCs w:val="22"/>
        </w:rPr>
        <w:tab/>
      </w:r>
      <w:r>
        <w:rPr>
          <w:rFonts w:hint="eastAsia" w:ascii="Arial" w:cs="Arial"/>
          <w:color w:val="auto"/>
          <w:spacing w:val="10"/>
          <w:sz w:val="22"/>
          <w:szCs w:val="22"/>
        </w:rPr>
        <w:t>A/4/</w:t>
      </w:r>
    </w:p>
    <w:p w14:paraId="771E929E">
      <w:pPr>
        <w:tabs>
          <w:tab w:val="left" w:leader="middleDot" w:pos="6825"/>
        </w:tabs>
        <w:spacing w:line="360" w:lineRule="auto"/>
        <w:ind w:firstLine="566" w:firstLineChars="236"/>
        <w:rPr>
          <w:rFonts w:ascii="Arial" w:cs="Arial"/>
          <w:color w:val="auto"/>
          <w:spacing w:val="10"/>
          <w:sz w:val="22"/>
          <w:szCs w:val="22"/>
        </w:rPr>
      </w:pPr>
      <w:r>
        <w:rPr>
          <w:rFonts w:hint="eastAsia" w:ascii="Arial" w:cs="Arial"/>
          <w:color w:val="auto"/>
          <w:spacing w:val="10"/>
          <w:sz w:val="22"/>
          <w:szCs w:val="22"/>
        </w:rPr>
        <w:t>0</w:t>
      </w:r>
      <w:r>
        <w:rPr>
          <w:rFonts w:ascii="Arial" w:cs="Arial"/>
          <w:color w:val="auto"/>
          <w:spacing w:val="10"/>
          <w:sz w:val="22"/>
          <w:szCs w:val="22"/>
        </w:rPr>
        <w:t>3</w:t>
      </w:r>
      <w:r>
        <w:rPr>
          <w:rFonts w:hint="eastAsia" w:ascii="Arial" w:cs="Arial"/>
          <w:color w:val="auto"/>
          <w:spacing w:val="10"/>
          <w:sz w:val="22"/>
          <w:szCs w:val="22"/>
        </w:rPr>
        <w:t>通用条款</w:t>
      </w:r>
      <w:r>
        <w:rPr>
          <w:rFonts w:ascii="Arial" w:cs="Arial"/>
          <w:color w:val="auto"/>
          <w:spacing w:val="10"/>
          <w:sz w:val="22"/>
          <w:szCs w:val="22"/>
        </w:rPr>
        <w:tab/>
      </w:r>
      <w:r>
        <w:rPr>
          <w:rFonts w:hint="eastAsia" w:ascii="Arial" w:cs="Arial"/>
          <w:color w:val="auto"/>
          <w:spacing w:val="10"/>
          <w:sz w:val="22"/>
          <w:szCs w:val="22"/>
        </w:rPr>
        <w:t>A/5/</w:t>
      </w:r>
    </w:p>
    <w:p w14:paraId="701AA009">
      <w:pPr>
        <w:tabs>
          <w:tab w:val="left" w:leader="middleDot" w:pos="6840"/>
        </w:tabs>
        <w:spacing w:line="360" w:lineRule="auto"/>
        <w:ind w:firstLine="566" w:firstLineChars="236"/>
        <w:rPr>
          <w:rFonts w:ascii="Arial" w:cs="Arial"/>
          <w:color w:val="auto"/>
          <w:spacing w:val="10"/>
          <w:sz w:val="22"/>
          <w:szCs w:val="22"/>
        </w:rPr>
      </w:pPr>
      <w:bookmarkStart w:id="0" w:name="OLE_LINK1"/>
      <w:r>
        <w:rPr>
          <w:rFonts w:hint="eastAsia" w:ascii="Arial" w:cs="Arial"/>
          <w:color w:val="auto"/>
          <w:spacing w:val="10"/>
          <w:sz w:val="22"/>
          <w:szCs w:val="22"/>
        </w:rPr>
        <w:t>0</w:t>
      </w:r>
      <w:r>
        <w:rPr>
          <w:rFonts w:ascii="Arial" w:cs="Arial"/>
          <w:color w:val="auto"/>
          <w:spacing w:val="10"/>
          <w:sz w:val="22"/>
          <w:szCs w:val="22"/>
        </w:rPr>
        <w:t>4</w:t>
      </w:r>
      <w:r>
        <w:rPr>
          <w:rFonts w:hint="eastAsia" w:ascii="Arial" w:cs="Arial"/>
          <w:color w:val="auto"/>
          <w:spacing w:val="10"/>
          <w:sz w:val="22"/>
          <w:szCs w:val="22"/>
        </w:rPr>
        <w:t>承包范围</w:t>
      </w:r>
      <w:r>
        <w:rPr>
          <w:rFonts w:ascii="Arial" w:cs="Arial"/>
          <w:color w:val="auto"/>
          <w:spacing w:val="10"/>
          <w:sz w:val="22"/>
          <w:szCs w:val="22"/>
        </w:rPr>
        <w:tab/>
      </w:r>
      <w:r>
        <w:rPr>
          <w:rFonts w:hint="eastAsia" w:ascii="Arial" w:cs="Arial"/>
          <w:color w:val="auto"/>
          <w:spacing w:val="10"/>
          <w:sz w:val="22"/>
          <w:szCs w:val="22"/>
        </w:rPr>
        <w:t>B/6/</w:t>
      </w:r>
    </w:p>
    <w:p w14:paraId="1F24BD5C">
      <w:pPr>
        <w:tabs>
          <w:tab w:val="left" w:leader="middleDot" w:pos="6840"/>
        </w:tabs>
        <w:spacing w:line="360" w:lineRule="auto"/>
        <w:ind w:firstLine="566" w:firstLineChars="236"/>
        <w:rPr>
          <w:rFonts w:ascii="Arial" w:cs="Arial"/>
          <w:color w:val="auto"/>
          <w:spacing w:val="10"/>
          <w:sz w:val="22"/>
          <w:szCs w:val="22"/>
        </w:rPr>
      </w:pPr>
      <w:r>
        <w:rPr>
          <w:rFonts w:hint="eastAsia" w:ascii="Arial" w:cs="Arial"/>
          <w:color w:val="auto"/>
          <w:spacing w:val="10"/>
          <w:sz w:val="22"/>
          <w:szCs w:val="22"/>
        </w:rPr>
        <w:t>0</w:t>
      </w:r>
      <w:r>
        <w:rPr>
          <w:rFonts w:ascii="Arial" w:cs="Arial"/>
          <w:color w:val="auto"/>
          <w:spacing w:val="10"/>
          <w:sz w:val="22"/>
          <w:szCs w:val="22"/>
        </w:rPr>
        <w:t>5</w:t>
      </w:r>
      <w:r>
        <w:rPr>
          <w:rFonts w:hint="eastAsia" w:ascii="Arial" w:cs="Arial"/>
          <w:color w:val="auto"/>
          <w:spacing w:val="10"/>
          <w:sz w:val="22"/>
          <w:szCs w:val="22"/>
        </w:rPr>
        <w:t>工程建设标准、工程规范</w:t>
      </w:r>
      <w:r>
        <w:rPr>
          <w:rFonts w:ascii="Arial" w:cs="Arial"/>
          <w:color w:val="auto"/>
          <w:spacing w:val="10"/>
          <w:sz w:val="22"/>
          <w:szCs w:val="22"/>
        </w:rPr>
        <w:tab/>
      </w:r>
      <w:r>
        <w:rPr>
          <w:rFonts w:hint="eastAsia" w:ascii="Arial" w:cs="Arial"/>
          <w:color w:val="auto"/>
          <w:spacing w:val="10"/>
          <w:sz w:val="22"/>
          <w:szCs w:val="22"/>
        </w:rPr>
        <w:t>B/7/</w:t>
      </w:r>
    </w:p>
    <w:p w14:paraId="2292ACEE">
      <w:pPr>
        <w:tabs>
          <w:tab w:val="left" w:leader="middleDot" w:pos="6840"/>
        </w:tabs>
        <w:spacing w:line="360" w:lineRule="auto"/>
        <w:ind w:firstLine="566" w:firstLineChars="236"/>
        <w:rPr>
          <w:rFonts w:ascii="Arial" w:cs="Arial"/>
          <w:color w:val="auto"/>
          <w:spacing w:val="10"/>
          <w:sz w:val="22"/>
          <w:szCs w:val="22"/>
        </w:rPr>
      </w:pPr>
      <w:r>
        <w:rPr>
          <w:rFonts w:hint="eastAsia" w:ascii="Arial" w:cs="Arial"/>
          <w:color w:val="auto"/>
          <w:spacing w:val="10"/>
          <w:sz w:val="22"/>
          <w:szCs w:val="22"/>
        </w:rPr>
        <w:t>0</w:t>
      </w:r>
      <w:r>
        <w:rPr>
          <w:rFonts w:ascii="Arial" w:cs="Arial"/>
          <w:color w:val="auto"/>
          <w:spacing w:val="10"/>
          <w:sz w:val="22"/>
          <w:szCs w:val="22"/>
        </w:rPr>
        <w:t>6</w:t>
      </w:r>
      <w:r>
        <w:rPr>
          <w:rFonts w:hint="eastAsia" w:ascii="Arial" w:cs="Arial"/>
          <w:color w:val="auto"/>
          <w:spacing w:val="10"/>
          <w:sz w:val="22"/>
          <w:szCs w:val="22"/>
        </w:rPr>
        <w:t>图纸目录</w:t>
      </w:r>
      <w:r>
        <w:rPr>
          <w:rFonts w:ascii="Arial" w:cs="Arial"/>
          <w:color w:val="auto"/>
          <w:spacing w:val="10"/>
          <w:sz w:val="22"/>
          <w:szCs w:val="22"/>
        </w:rPr>
        <w:tab/>
      </w:r>
      <w:r>
        <w:rPr>
          <w:rFonts w:hint="eastAsia" w:ascii="Arial" w:cs="Arial"/>
          <w:color w:val="auto"/>
          <w:spacing w:val="10"/>
          <w:sz w:val="22"/>
          <w:szCs w:val="22"/>
        </w:rPr>
        <w:t>B/8/</w:t>
      </w:r>
    </w:p>
    <w:bookmarkEnd w:id="0"/>
    <w:p w14:paraId="69FBF306">
      <w:pPr>
        <w:tabs>
          <w:tab w:val="left" w:leader="middleDot" w:pos="6840"/>
        </w:tabs>
        <w:spacing w:line="360" w:lineRule="auto"/>
        <w:ind w:firstLine="566" w:firstLineChars="236"/>
        <w:rPr>
          <w:rFonts w:ascii="Arial" w:cs="Arial"/>
          <w:color w:val="auto"/>
          <w:spacing w:val="10"/>
          <w:sz w:val="22"/>
          <w:szCs w:val="22"/>
        </w:rPr>
      </w:pPr>
      <w:r>
        <w:rPr>
          <w:rFonts w:ascii="Arial" w:cs="Arial"/>
          <w:color w:val="auto"/>
          <w:spacing w:val="10"/>
          <w:sz w:val="22"/>
          <w:szCs w:val="22"/>
        </w:rPr>
        <w:t>07</w:t>
      </w:r>
      <w:r>
        <w:rPr>
          <w:rFonts w:hint="eastAsia" w:ascii="Arial" w:cs="Arial"/>
          <w:color w:val="auto"/>
          <w:spacing w:val="10"/>
          <w:sz w:val="22"/>
          <w:szCs w:val="22"/>
        </w:rPr>
        <w:t>工程量计算规则及单价说明</w:t>
      </w:r>
      <w:r>
        <w:rPr>
          <w:rFonts w:ascii="Arial" w:cs="Arial"/>
          <w:color w:val="auto"/>
          <w:spacing w:val="10"/>
          <w:sz w:val="22"/>
          <w:szCs w:val="22"/>
        </w:rPr>
        <w:tab/>
      </w:r>
      <w:r>
        <w:rPr>
          <w:rFonts w:hint="eastAsia" w:ascii="Arial" w:cs="Arial"/>
          <w:color w:val="auto"/>
          <w:spacing w:val="10"/>
          <w:sz w:val="22"/>
          <w:szCs w:val="22"/>
        </w:rPr>
        <w:t>C/</w:t>
      </w:r>
      <w:r>
        <w:rPr>
          <w:rFonts w:ascii="Arial" w:cs="Arial"/>
          <w:color w:val="auto"/>
          <w:spacing w:val="10"/>
          <w:sz w:val="22"/>
          <w:szCs w:val="22"/>
        </w:rPr>
        <w:t>10</w:t>
      </w:r>
      <w:r>
        <w:rPr>
          <w:rFonts w:hint="eastAsia" w:ascii="Arial" w:cs="Arial"/>
          <w:color w:val="auto"/>
          <w:spacing w:val="10"/>
          <w:sz w:val="22"/>
          <w:szCs w:val="22"/>
        </w:rPr>
        <w:t>/</w:t>
      </w:r>
    </w:p>
    <w:p w14:paraId="16653004">
      <w:pPr>
        <w:tabs>
          <w:tab w:val="left" w:leader="middleDot" w:pos="6840"/>
        </w:tabs>
        <w:spacing w:line="360" w:lineRule="auto"/>
        <w:ind w:firstLine="566" w:firstLineChars="236"/>
        <w:rPr>
          <w:rFonts w:ascii="Arial" w:cs="Arial"/>
          <w:color w:val="auto"/>
          <w:spacing w:val="10"/>
          <w:sz w:val="22"/>
          <w:szCs w:val="22"/>
        </w:rPr>
      </w:pPr>
      <w:r>
        <w:rPr>
          <w:rFonts w:ascii="Arial" w:cs="Arial"/>
          <w:color w:val="auto"/>
          <w:spacing w:val="10"/>
          <w:sz w:val="22"/>
          <w:szCs w:val="22"/>
        </w:rPr>
        <w:t>08</w:t>
      </w:r>
      <w:r>
        <w:rPr>
          <w:rFonts w:hint="eastAsia" w:ascii="Arial" w:cs="Arial"/>
          <w:color w:val="auto"/>
          <w:spacing w:val="10"/>
          <w:sz w:val="22"/>
          <w:szCs w:val="22"/>
        </w:rPr>
        <w:t>工程量清单</w:t>
      </w:r>
      <w:r>
        <w:rPr>
          <w:rFonts w:ascii="Arial" w:cs="Arial"/>
          <w:color w:val="auto"/>
          <w:spacing w:val="10"/>
          <w:sz w:val="22"/>
          <w:szCs w:val="22"/>
        </w:rPr>
        <w:tab/>
      </w:r>
      <w:r>
        <w:rPr>
          <w:rFonts w:hint="eastAsia" w:ascii="Arial" w:cs="Arial"/>
          <w:color w:val="auto"/>
          <w:spacing w:val="10"/>
          <w:sz w:val="22"/>
          <w:szCs w:val="22"/>
        </w:rPr>
        <w:t>C/</w:t>
      </w:r>
      <w:r>
        <w:rPr>
          <w:rFonts w:ascii="Arial" w:cs="Arial"/>
          <w:color w:val="auto"/>
          <w:spacing w:val="10"/>
          <w:sz w:val="22"/>
          <w:szCs w:val="22"/>
        </w:rPr>
        <w:t>11</w:t>
      </w:r>
      <w:r>
        <w:rPr>
          <w:rFonts w:hint="eastAsia" w:ascii="Arial" w:cs="Arial"/>
          <w:color w:val="auto"/>
          <w:spacing w:val="10"/>
          <w:sz w:val="22"/>
          <w:szCs w:val="22"/>
        </w:rPr>
        <w:t>/</w:t>
      </w:r>
    </w:p>
    <w:p w14:paraId="4E178D3C">
      <w:pPr>
        <w:tabs>
          <w:tab w:val="left" w:leader="middleDot" w:pos="6840"/>
        </w:tabs>
        <w:spacing w:line="360" w:lineRule="auto"/>
        <w:ind w:firstLine="566" w:firstLineChars="236"/>
        <w:rPr>
          <w:rFonts w:ascii="Arial" w:cs="Arial"/>
          <w:color w:val="auto"/>
          <w:spacing w:val="10"/>
          <w:sz w:val="22"/>
          <w:szCs w:val="22"/>
        </w:rPr>
      </w:pPr>
      <w:r>
        <w:rPr>
          <w:rFonts w:ascii="Arial" w:cs="Arial"/>
          <w:color w:val="auto"/>
          <w:spacing w:val="10"/>
          <w:sz w:val="22"/>
          <w:szCs w:val="22"/>
        </w:rPr>
        <w:t>09</w:t>
      </w:r>
      <w:r>
        <w:rPr>
          <w:rFonts w:hint="eastAsia" w:ascii="Arial" w:cs="Arial"/>
          <w:color w:val="auto"/>
          <w:spacing w:val="10"/>
          <w:sz w:val="22"/>
          <w:szCs w:val="22"/>
        </w:rPr>
        <w:t>工程质量保修协议</w:t>
      </w:r>
      <w:r>
        <w:rPr>
          <w:rFonts w:ascii="Arial" w:cs="Arial"/>
          <w:color w:val="auto"/>
          <w:spacing w:val="10"/>
          <w:sz w:val="22"/>
          <w:szCs w:val="22"/>
        </w:rPr>
        <w:tab/>
      </w:r>
      <w:r>
        <w:rPr>
          <w:rFonts w:hint="eastAsia" w:ascii="Arial" w:cs="Arial"/>
          <w:color w:val="auto"/>
          <w:spacing w:val="10"/>
          <w:sz w:val="22"/>
          <w:szCs w:val="22"/>
        </w:rPr>
        <w:t>D/1</w:t>
      </w:r>
      <w:r>
        <w:rPr>
          <w:rFonts w:ascii="Arial" w:cs="Arial"/>
          <w:color w:val="auto"/>
          <w:spacing w:val="10"/>
          <w:sz w:val="22"/>
          <w:szCs w:val="22"/>
        </w:rPr>
        <w:t>6</w:t>
      </w:r>
      <w:r>
        <w:rPr>
          <w:rFonts w:hint="eastAsia" w:ascii="Arial" w:cs="Arial"/>
          <w:color w:val="auto"/>
          <w:spacing w:val="10"/>
          <w:sz w:val="22"/>
          <w:szCs w:val="22"/>
        </w:rPr>
        <w:t>/</w:t>
      </w:r>
    </w:p>
    <w:p w14:paraId="66281A69">
      <w:pPr>
        <w:tabs>
          <w:tab w:val="left" w:leader="middleDot" w:pos="6840"/>
        </w:tabs>
        <w:spacing w:line="360" w:lineRule="auto"/>
        <w:ind w:firstLine="566" w:firstLineChars="236"/>
        <w:rPr>
          <w:rFonts w:ascii="Arial" w:cs="Arial"/>
          <w:color w:val="auto"/>
          <w:spacing w:val="10"/>
          <w:sz w:val="22"/>
          <w:szCs w:val="22"/>
        </w:rPr>
      </w:pPr>
      <w:r>
        <w:rPr>
          <w:rFonts w:ascii="Arial" w:cs="Arial"/>
          <w:color w:val="auto"/>
          <w:spacing w:val="10"/>
          <w:sz w:val="22"/>
          <w:szCs w:val="22"/>
        </w:rPr>
        <w:t>10</w:t>
      </w:r>
      <w:r>
        <w:rPr>
          <w:rFonts w:hint="eastAsia" w:ascii="Arial" w:cs="Arial"/>
          <w:color w:val="auto"/>
          <w:spacing w:val="10"/>
          <w:sz w:val="22"/>
          <w:szCs w:val="22"/>
        </w:rPr>
        <w:t>廉洁协议书</w:t>
      </w:r>
      <w:r>
        <w:rPr>
          <w:rFonts w:ascii="Arial" w:cs="Arial"/>
          <w:color w:val="auto"/>
          <w:spacing w:val="10"/>
          <w:sz w:val="22"/>
          <w:szCs w:val="22"/>
        </w:rPr>
        <w:tab/>
      </w:r>
      <w:r>
        <w:rPr>
          <w:rFonts w:hint="eastAsia" w:ascii="Arial" w:cs="Arial"/>
          <w:color w:val="auto"/>
          <w:spacing w:val="10"/>
          <w:sz w:val="22"/>
          <w:szCs w:val="22"/>
        </w:rPr>
        <w:t>D/1</w:t>
      </w:r>
      <w:r>
        <w:rPr>
          <w:rFonts w:ascii="Arial" w:cs="Arial"/>
          <w:color w:val="auto"/>
          <w:spacing w:val="10"/>
          <w:sz w:val="22"/>
          <w:szCs w:val="22"/>
        </w:rPr>
        <w:t>7</w:t>
      </w:r>
      <w:r>
        <w:rPr>
          <w:rFonts w:hint="eastAsia" w:ascii="Arial" w:cs="Arial"/>
          <w:color w:val="auto"/>
          <w:spacing w:val="10"/>
          <w:sz w:val="22"/>
          <w:szCs w:val="22"/>
        </w:rPr>
        <w:t>/</w:t>
      </w:r>
    </w:p>
    <w:p w14:paraId="0D78ECFD">
      <w:pPr>
        <w:tabs>
          <w:tab w:val="left" w:leader="middleDot" w:pos="6840"/>
        </w:tabs>
        <w:spacing w:line="360" w:lineRule="auto"/>
        <w:ind w:firstLine="566" w:firstLineChars="236"/>
        <w:rPr>
          <w:rFonts w:ascii="Arial" w:cs="Arial"/>
          <w:color w:val="auto"/>
          <w:spacing w:val="10"/>
          <w:sz w:val="22"/>
          <w:szCs w:val="22"/>
        </w:rPr>
      </w:pPr>
      <w:r>
        <w:rPr>
          <w:rFonts w:ascii="Arial" w:cs="Arial"/>
          <w:color w:val="auto"/>
          <w:spacing w:val="10"/>
          <w:sz w:val="22"/>
          <w:szCs w:val="22"/>
        </w:rPr>
        <w:t>11</w:t>
      </w:r>
      <w:r>
        <w:rPr>
          <w:rFonts w:hint="eastAsia" w:ascii="Arial" w:cs="Arial"/>
          <w:color w:val="auto"/>
          <w:spacing w:val="10"/>
          <w:sz w:val="22"/>
          <w:szCs w:val="22"/>
        </w:rPr>
        <w:t>承接查验管理制度</w:t>
      </w:r>
      <w:r>
        <w:rPr>
          <w:rFonts w:ascii="Arial" w:cs="Arial"/>
          <w:color w:val="auto"/>
          <w:spacing w:val="10"/>
          <w:sz w:val="22"/>
          <w:szCs w:val="22"/>
        </w:rPr>
        <w:tab/>
      </w:r>
      <w:r>
        <w:rPr>
          <w:rFonts w:hint="eastAsia" w:ascii="Arial" w:cs="Arial"/>
          <w:color w:val="auto"/>
          <w:spacing w:val="10"/>
          <w:sz w:val="22"/>
          <w:szCs w:val="22"/>
        </w:rPr>
        <w:t>D/1</w:t>
      </w:r>
      <w:r>
        <w:rPr>
          <w:rFonts w:ascii="Arial" w:cs="Arial"/>
          <w:color w:val="auto"/>
          <w:spacing w:val="10"/>
          <w:sz w:val="22"/>
          <w:szCs w:val="22"/>
        </w:rPr>
        <w:t>8</w:t>
      </w:r>
      <w:r>
        <w:rPr>
          <w:rFonts w:hint="eastAsia" w:ascii="Arial" w:cs="Arial"/>
          <w:color w:val="auto"/>
          <w:spacing w:val="10"/>
          <w:sz w:val="22"/>
          <w:szCs w:val="22"/>
        </w:rPr>
        <w:t>/</w:t>
      </w:r>
    </w:p>
    <w:p w14:paraId="16C14783">
      <w:pPr>
        <w:rPr>
          <w:rFonts w:ascii="Arial" w:cs="Arial"/>
          <w:color w:val="auto"/>
          <w:spacing w:val="10"/>
          <w:sz w:val="22"/>
          <w:szCs w:val="22"/>
        </w:rPr>
      </w:pPr>
      <w:r>
        <w:rPr>
          <w:rFonts w:ascii="Arial" w:cs="Arial"/>
          <w:color w:val="auto"/>
          <w:spacing w:val="10"/>
          <w:sz w:val="22"/>
          <w:szCs w:val="22"/>
        </w:rPr>
        <w:br w:type="page"/>
      </w:r>
    </w:p>
    <w:p w14:paraId="3E5F2EC5">
      <w:pPr>
        <w:pStyle w:val="19"/>
        <w:spacing w:line="320" w:lineRule="exact"/>
        <w:ind w:left="0" w:firstLine="0"/>
        <w:jc w:val="center"/>
        <w:rPr>
          <w:rFonts w:hint="eastAsia" w:ascii="宋体" w:hAnsi="宋体"/>
          <w:b/>
          <w:color w:val="auto"/>
          <w:spacing w:val="10"/>
          <w:sz w:val="28"/>
          <w:szCs w:val="28"/>
          <w:u w:val="single"/>
        </w:rPr>
      </w:pPr>
      <w:r>
        <w:rPr>
          <w:rFonts w:hint="eastAsia" w:ascii="宋体" w:hAnsi="宋体"/>
          <w:b/>
          <w:color w:val="auto"/>
          <w:spacing w:val="10"/>
          <w:sz w:val="28"/>
          <w:szCs w:val="28"/>
          <w:u w:val="single"/>
        </w:rPr>
        <w:t>合同协议书</w:t>
      </w:r>
    </w:p>
    <w:p w14:paraId="075EEA8F">
      <w:pPr>
        <w:pStyle w:val="19"/>
        <w:spacing w:line="320" w:lineRule="exact"/>
        <w:ind w:left="0" w:firstLine="0"/>
        <w:jc w:val="center"/>
        <w:rPr>
          <w:rFonts w:hint="eastAsia" w:ascii="宋体" w:hAnsi="宋体"/>
          <w:color w:val="auto"/>
          <w:spacing w:val="10"/>
          <w:sz w:val="22"/>
          <w:szCs w:val="22"/>
        </w:rPr>
      </w:pPr>
    </w:p>
    <w:p w14:paraId="04F5D49B">
      <w:pPr>
        <w:pStyle w:val="19"/>
        <w:spacing w:before="120" w:beforeLines="50" w:line="240" w:lineRule="auto"/>
        <w:ind w:left="0" w:firstLine="0"/>
        <w:rPr>
          <w:rFonts w:ascii="Arial" w:hAnsi="Arial" w:cs="Arial"/>
          <w:color w:val="auto"/>
          <w:spacing w:val="10"/>
          <w:sz w:val="22"/>
          <w:szCs w:val="22"/>
        </w:rPr>
      </w:pPr>
      <w:r>
        <w:rPr>
          <w:rFonts w:ascii="Arial" w:hAnsi="宋体" w:cs="Arial"/>
          <w:color w:val="auto"/>
          <w:spacing w:val="10"/>
          <w:sz w:val="22"/>
          <w:szCs w:val="22"/>
        </w:rPr>
        <w:t>本协议条款由</w:t>
      </w:r>
    </w:p>
    <w:p w14:paraId="4D3BC746">
      <w:pPr>
        <w:pStyle w:val="19"/>
        <w:spacing w:before="120" w:beforeLines="50" w:line="240" w:lineRule="auto"/>
        <w:ind w:left="0" w:firstLine="0"/>
        <w:rPr>
          <w:rFonts w:ascii="Arial" w:hAnsi="Arial" w:cs="Arial"/>
          <w:color w:val="auto"/>
          <w:spacing w:val="10"/>
          <w:sz w:val="22"/>
          <w:szCs w:val="22"/>
        </w:rPr>
      </w:pPr>
      <w:r>
        <w:rPr>
          <w:rFonts w:ascii="Arial" w:hAnsi="宋体" w:cs="Arial"/>
          <w:color w:val="auto"/>
          <w:spacing w:val="10"/>
          <w:sz w:val="22"/>
          <w:szCs w:val="22"/>
        </w:rPr>
        <w:t>发包</w:t>
      </w:r>
      <w:r>
        <w:rPr>
          <w:rFonts w:hint="eastAsia" w:ascii="Arial" w:hAnsi="宋体" w:cs="Arial"/>
          <w:color w:val="auto"/>
          <w:spacing w:val="10"/>
          <w:sz w:val="22"/>
          <w:szCs w:val="22"/>
        </w:rPr>
        <w:t>人（简称甲方）</w:t>
      </w:r>
      <w:r>
        <w:rPr>
          <w:rFonts w:ascii="Arial" w:hAnsi="宋体" w:cs="Arial"/>
          <w:color w:val="auto"/>
          <w:spacing w:val="10"/>
          <w:sz w:val="22"/>
          <w:szCs w:val="22"/>
        </w:rPr>
        <w:t>：</w:t>
      </w:r>
      <w:r>
        <w:rPr>
          <w:rFonts w:ascii="Arial" w:hAnsi="Arial" w:cs="Arial"/>
          <w:color w:val="auto"/>
          <w:spacing w:val="10"/>
          <w:sz w:val="22"/>
          <w:szCs w:val="22"/>
          <w:u w:val="single"/>
        </w:rPr>
        <w:t xml:space="preserve">  </w:t>
      </w:r>
      <w:r>
        <w:rPr>
          <w:rFonts w:hint="eastAsia" w:ascii="Arial" w:hAnsi="Arial" w:cs="Arial"/>
          <w:color w:val="auto"/>
          <w:spacing w:val="10"/>
          <w:sz w:val="22"/>
          <w:szCs w:val="22"/>
          <w:u w:val="single"/>
        </w:rPr>
        <w:t>软通智慧信息技术有限公司</w:t>
      </w:r>
      <w:r>
        <w:rPr>
          <w:rFonts w:hint="eastAsia" w:ascii="Arial" w:hAnsi="Arial" w:cs="Arial"/>
          <w:color w:val="auto"/>
          <w:spacing w:val="10"/>
          <w:sz w:val="22"/>
          <w:szCs w:val="22"/>
          <w:u w:val="single"/>
          <w:lang w:val="en-US" w:eastAsia="zh-CN"/>
        </w:rPr>
        <w:t xml:space="preserve"> </w:t>
      </w:r>
      <w:r>
        <w:rPr>
          <w:rFonts w:ascii="Arial" w:hAnsi="Arial" w:cs="Arial"/>
          <w:color w:val="auto"/>
          <w:spacing w:val="10"/>
          <w:sz w:val="22"/>
          <w:szCs w:val="22"/>
          <w:u w:val="single"/>
        </w:rPr>
        <w:t xml:space="preserve">  </w:t>
      </w:r>
    </w:p>
    <w:p w14:paraId="117F88E4">
      <w:pPr>
        <w:pStyle w:val="19"/>
        <w:spacing w:before="120" w:beforeLines="50" w:line="240" w:lineRule="auto"/>
        <w:ind w:left="0" w:firstLine="0"/>
        <w:rPr>
          <w:rFonts w:hint="eastAsia" w:ascii="Arial" w:hAnsi="Arial" w:cs="Arial"/>
          <w:color w:val="auto"/>
          <w:spacing w:val="10"/>
          <w:sz w:val="22"/>
          <w:szCs w:val="22"/>
          <w:u w:val="single"/>
        </w:rPr>
      </w:pPr>
      <w:r>
        <w:rPr>
          <w:rFonts w:hint="eastAsia" w:ascii="Arial" w:hAnsi="宋体" w:cs="Arial"/>
          <w:color w:val="auto"/>
          <w:spacing w:val="10"/>
          <w:sz w:val="22"/>
          <w:szCs w:val="22"/>
        </w:rPr>
        <w:t>注册</w:t>
      </w:r>
      <w:r>
        <w:rPr>
          <w:rFonts w:ascii="Arial" w:hAnsi="宋体" w:cs="Arial"/>
          <w:color w:val="auto"/>
          <w:spacing w:val="10"/>
          <w:sz w:val="22"/>
          <w:szCs w:val="22"/>
        </w:rPr>
        <w:t>地址：</w:t>
      </w:r>
      <w:r>
        <w:rPr>
          <w:rFonts w:hint="eastAsia" w:ascii="Arial" w:hAnsi="Arial" w:cs="Arial"/>
          <w:color w:val="auto"/>
          <w:spacing w:val="10"/>
          <w:sz w:val="22"/>
          <w:szCs w:val="22"/>
          <w:u w:val="single"/>
        </w:rPr>
        <w:t>天津自贸试验区（空港经济区）东七道2号中兴产业基地7号楼402</w:t>
      </w:r>
      <w:r>
        <w:rPr>
          <w:rFonts w:ascii="Arial" w:hAnsi="Arial" w:cs="Arial"/>
          <w:color w:val="auto"/>
          <w:spacing w:val="10"/>
          <w:sz w:val="22"/>
          <w:szCs w:val="22"/>
          <w:u w:val="single"/>
        </w:rPr>
        <w:t xml:space="preserve">                            </w:t>
      </w:r>
      <w:r>
        <w:rPr>
          <w:rFonts w:hint="eastAsia" w:ascii="Arial" w:hAnsi="Arial" w:cs="Arial"/>
          <w:color w:val="auto"/>
          <w:spacing w:val="10"/>
          <w:sz w:val="22"/>
          <w:szCs w:val="22"/>
          <w:u w:val="single"/>
        </w:rPr>
        <w:t xml:space="preserve">          </w:t>
      </w:r>
    </w:p>
    <w:p w14:paraId="5BCF1FEB">
      <w:pPr>
        <w:pStyle w:val="19"/>
        <w:spacing w:before="120" w:beforeLines="50" w:line="240" w:lineRule="auto"/>
        <w:ind w:left="0" w:firstLine="0"/>
        <w:rPr>
          <w:rFonts w:ascii="Arial" w:hAnsi="Arial" w:cs="Arial"/>
          <w:color w:val="auto"/>
          <w:spacing w:val="10"/>
          <w:sz w:val="22"/>
          <w:szCs w:val="22"/>
        </w:rPr>
      </w:pPr>
      <w:r>
        <w:rPr>
          <w:rFonts w:ascii="Arial" w:hAnsi="宋体" w:cs="Arial"/>
          <w:color w:val="auto"/>
          <w:spacing w:val="10"/>
          <w:sz w:val="22"/>
          <w:szCs w:val="22"/>
        </w:rPr>
        <w:t>与</w:t>
      </w:r>
    </w:p>
    <w:p w14:paraId="2E2CC9C8">
      <w:pPr>
        <w:pStyle w:val="19"/>
        <w:spacing w:before="120" w:beforeLines="50" w:line="240" w:lineRule="auto"/>
        <w:ind w:left="0" w:firstLine="0"/>
        <w:rPr>
          <w:rFonts w:ascii="Arial" w:hAnsi="Arial" w:cs="Arial"/>
          <w:color w:val="auto"/>
          <w:spacing w:val="10"/>
          <w:sz w:val="22"/>
          <w:szCs w:val="22"/>
        </w:rPr>
      </w:pPr>
      <w:r>
        <w:rPr>
          <w:rFonts w:ascii="Arial" w:hAnsi="宋体" w:cs="Arial"/>
          <w:color w:val="auto"/>
          <w:spacing w:val="10"/>
          <w:sz w:val="22"/>
          <w:szCs w:val="22"/>
        </w:rPr>
        <w:t>承包</w:t>
      </w:r>
      <w:r>
        <w:rPr>
          <w:rFonts w:hint="eastAsia" w:ascii="Arial" w:hAnsi="宋体" w:cs="Arial"/>
          <w:color w:val="auto"/>
          <w:spacing w:val="10"/>
          <w:sz w:val="22"/>
          <w:szCs w:val="22"/>
        </w:rPr>
        <w:t>人（简称乙方）</w:t>
      </w:r>
      <w:r>
        <w:rPr>
          <w:rFonts w:ascii="Arial" w:hAnsi="宋体" w:cs="Arial"/>
          <w:color w:val="auto"/>
          <w:spacing w:val="10"/>
          <w:sz w:val="22"/>
          <w:szCs w:val="22"/>
        </w:rPr>
        <w:t>：</w:t>
      </w:r>
      <w:bookmarkStart w:id="1" w:name="OLE_LINK3"/>
      <w:bookmarkStart w:id="2" w:name="OLE_LINK4"/>
      <w:r>
        <w:rPr>
          <w:rFonts w:hint="eastAsia" w:ascii="Arial" w:hAnsi="Arial" w:cs="Arial"/>
          <w:color w:val="auto"/>
          <w:spacing w:val="10"/>
          <w:sz w:val="22"/>
          <w:szCs w:val="22"/>
          <w:u w:val="single"/>
        </w:rPr>
        <w:t>山东泽元汇志信息科技有限责任公司</w:t>
      </w:r>
      <w:bookmarkEnd w:id="1"/>
      <w:bookmarkEnd w:id="2"/>
      <w:r>
        <w:rPr>
          <w:rFonts w:ascii="Arial" w:hAnsi="Arial" w:cs="Arial"/>
          <w:color w:val="auto"/>
          <w:spacing w:val="10"/>
          <w:sz w:val="22"/>
          <w:szCs w:val="22"/>
          <w:u w:val="single"/>
        </w:rPr>
        <w:t xml:space="preserve">  </w:t>
      </w:r>
    </w:p>
    <w:p w14:paraId="089F17D1">
      <w:pPr>
        <w:pStyle w:val="19"/>
        <w:spacing w:before="120" w:beforeLines="50" w:line="240" w:lineRule="auto"/>
        <w:ind w:left="0" w:firstLine="0"/>
        <w:rPr>
          <w:rFonts w:hint="eastAsia" w:ascii="Arial" w:hAnsi="Arial" w:cs="Arial"/>
          <w:color w:val="auto"/>
          <w:spacing w:val="10"/>
          <w:sz w:val="22"/>
          <w:szCs w:val="22"/>
          <w:u w:val="single"/>
        </w:rPr>
      </w:pPr>
      <w:r>
        <w:rPr>
          <w:rFonts w:hint="eastAsia" w:ascii="Arial" w:hAnsi="宋体" w:cs="Arial"/>
          <w:color w:val="auto"/>
          <w:spacing w:val="10"/>
          <w:sz w:val="22"/>
          <w:szCs w:val="22"/>
          <w:highlight w:val="yellow"/>
        </w:rPr>
        <w:t>注册</w:t>
      </w:r>
      <w:r>
        <w:rPr>
          <w:rFonts w:ascii="Arial" w:hAnsi="宋体" w:cs="Arial"/>
          <w:color w:val="auto"/>
          <w:spacing w:val="10"/>
          <w:sz w:val="22"/>
          <w:szCs w:val="22"/>
          <w:highlight w:val="yellow"/>
        </w:rPr>
        <w:t>地址：</w:t>
      </w:r>
      <w:r>
        <w:rPr>
          <w:rFonts w:ascii="Arial" w:hAnsi="Arial" w:cs="Arial"/>
          <w:color w:val="auto"/>
          <w:spacing w:val="10"/>
          <w:sz w:val="22"/>
          <w:szCs w:val="22"/>
          <w:u w:val="single"/>
        </w:rPr>
        <w:t xml:space="preserve"> </w:t>
      </w:r>
      <w:r>
        <w:rPr>
          <w:rFonts w:hint="eastAsia" w:ascii="Arial" w:hAnsi="Arial" w:cs="Arial"/>
          <w:color w:val="auto"/>
          <w:spacing w:val="10"/>
          <w:sz w:val="22"/>
          <w:szCs w:val="22"/>
          <w:u w:val="single"/>
        </w:rPr>
        <w:t>山东省济南市历下区山大路201号天业科技商务大厦207室</w:t>
      </w:r>
    </w:p>
    <w:p w14:paraId="423F4918">
      <w:pPr>
        <w:pStyle w:val="19"/>
        <w:spacing w:before="120" w:beforeLines="50" w:line="240" w:lineRule="auto"/>
        <w:ind w:left="0" w:firstLine="0"/>
        <w:rPr>
          <w:rFonts w:hint="eastAsia" w:ascii="Arial" w:hAnsi="宋体" w:cs="Arial"/>
          <w:color w:val="auto"/>
          <w:spacing w:val="10"/>
          <w:sz w:val="22"/>
          <w:szCs w:val="22"/>
        </w:rPr>
      </w:pPr>
      <w:r>
        <w:rPr>
          <w:rFonts w:ascii="Arial" w:hAnsi="宋体" w:cs="Arial"/>
          <w:color w:val="auto"/>
          <w:spacing w:val="10"/>
          <w:sz w:val="22"/>
          <w:szCs w:val="22"/>
        </w:rPr>
        <w:t>于</w:t>
      </w:r>
      <w:r>
        <w:rPr>
          <w:rFonts w:ascii="Arial" w:hAnsi="Arial" w:cs="Arial"/>
          <w:color w:val="auto"/>
          <w:spacing w:val="10"/>
          <w:sz w:val="22"/>
          <w:szCs w:val="22"/>
          <w:u w:val="single"/>
        </w:rPr>
        <w:t>2025</w:t>
      </w:r>
      <w:r>
        <w:rPr>
          <w:rFonts w:hint="eastAsia" w:ascii="Arial" w:hAnsi="Arial" w:cs="Arial"/>
          <w:color w:val="auto"/>
          <w:spacing w:val="10"/>
          <w:sz w:val="22"/>
          <w:szCs w:val="22"/>
          <w:u w:val="single"/>
        </w:rPr>
        <w:t xml:space="preserve">  </w:t>
      </w:r>
      <w:r>
        <w:rPr>
          <w:rFonts w:ascii="Arial" w:hAnsi="宋体" w:cs="Arial"/>
          <w:color w:val="auto"/>
          <w:spacing w:val="10"/>
          <w:sz w:val="22"/>
          <w:szCs w:val="22"/>
        </w:rPr>
        <w:t>年</w:t>
      </w:r>
      <w:r>
        <w:rPr>
          <w:rFonts w:ascii="Arial" w:hAnsi="Arial" w:cs="Arial"/>
          <w:color w:val="auto"/>
          <w:spacing w:val="10"/>
          <w:sz w:val="22"/>
          <w:szCs w:val="22"/>
          <w:u w:val="single"/>
        </w:rPr>
        <w:t xml:space="preserve">    </w:t>
      </w:r>
      <w:r>
        <w:rPr>
          <w:rFonts w:ascii="Arial" w:hAnsi="宋体" w:cs="Arial"/>
          <w:color w:val="auto"/>
          <w:spacing w:val="10"/>
          <w:sz w:val="22"/>
          <w:szCs w:val="22"/>
        </w:rPr>
        <w:t>月</w:t>
      </w:r>
      <w:r>
        <w:rPr>
          <w:rFonts w:ascii="Arial" w:hAnsi="Arial" w:cs="Arial"/>
          <w:color w:val="auto"/>
          <w:spacing w:val="10"/>
          <w:sz w:val="22"/>
          <w:szCs w:val="22"/>
          <w:u w:val="single"/>
        </w:rPr>
        <w:t xml:space="preserve">    </w:t>
      </w:r>
      <w:r>
        <w:rPr>
          <w:rFonts w:ascii="Arial" w:hAnsi="宋体" w:cs="Arial"/>
          <w:color w:val="auto"/>
          <w:spacing w:val="10"/>
          <w:sz w:val="22"/>
          <w:szCs w:val="22"/>
        </w:rPr>
        <w:t>日</w:t>
      </w:r>
      <w:r>
        <w:rPr>
          <w:rFonts w:hint="eastAsia" w:ascii="Arial" w:hAnsi="宋体" w:cs="Arial"/>
          <w:color w:val="auto"/>
          <w:spacing w:val="10"/>
          <w:sz w:val="22"/>
          <w:szCs w:val="22"/>
        </w:rPr>
        <w:t>在中国</w:t>
      </w:r>
      <w:r>
        <w:rPr>
          <w:rFonts w:hint="eastAsia" w:ascii="Arial" w:hAnsi="宋体" w:cs="Arial"/>
          <w:color w:val="auto"/>
          <w:spacing w:val="10"/>
          <w:sz w:val="22"/>
          <w:szCs w:val="22"/>
          <w:u w:val="single"/>
        </w:rPr>
        <w:t xml:space="preserve"> 山东 </w:t>
      </w:r>
      <w:r>
        <w:rPr>
          <w:rFonts w:hint="eastAsia" w:ascii="Arial" w:hAnsi="宋体" w:cs="Arial"/>
          <w:color w:val="auto"/>
          <w:spacing w:val="10"/>
          <w:sz w:val="22"/>
          <w:szCs w:val="22"/>
        </w:rPr>
        <w:t>省</w:t>
      </w:r>
      <w:r>
        <w:rPr>
          <w:rFonts w:hint="eastAsia" w:ascii="Arial" w:hAnsi="宋体" w:cs="Arial"/>
          <w:color w:val="auto"/>
          <w:spacing w:val="10"/>
          <w:sz w:val="22"/>
          <w:szCs w:val="22"/>
          <w:u w:val="single"/>
        </w:rPr>
        <w:t xml:space="preserve"> </w:t>
      </w:r>
      <w:r>
        <w:rPr>
          <w:rFonts w:ascii="Arial" w:hAnsi="宋体" w:cs="Arial"/>
          <w:color w:val="auto"/>
          <w:spacing w:val="10"/>
          <w:sz w:val="22"/>
          <w:szCs w:val="22"/>
          <w:u w:val="single"/>
        </w:rPr>
        <w:t>济南</w:t>
      </w:r>
      <w:r>
        <w:rPr>
          <w:rFonts w:hint="eastAsia" w:ascii="Arial" w:hAnsi="宋体" w:cs="Arial"/>
          <w:color w:val="auto"/>
          <w:spacing w:val="10"/>
          <w:sz w:val="22"/>
          <w:szCs w:val="22"/>
          <w:u w:val="single"/>
        </w:rPr>
        <w:t xml:space="preserve"> </w:t>
      </w:r>
      <w:r>
        <w:rPr>
          <w:rFonts w:hint="eastAsia" w:ascii="Arial" w:hAnsi="宋体" w:cs="Arial"/>
          <w:color w:val="auto"/>
          <w:spacing w:val="10"/>
          <w:sz w:val="22"/>
          <w:szCs w:val="22"/>
        </w:rPr>
        <w:t>市</w:t>
      </w:r>
      <w:r>
        <w:rPr>
          <w:rFonts w:ascii="Arial" w:hAnsi="宋体" w:cs="Arial"/>
          <w:color w:val="auto"/>
          <w:spacing w:val="10"/>
          <w:sz w:val="22"/>
          <w:szCs w:val="22"/>
        </w:rPr>
        <w:t>签订。</w:t>
      </w:r>
    </w:p>
    <w:p w14:paraId="633183CA">
      <w:pPr>
        <w:widowControl/>
        <w:snapToGrid w:val="0"/>
        <w:spacing w:line="400" w:lineRule="exact"/>
        <w:rPr>
          <w:rFonts w:ascii="宋体" w:hAnsi="宋体"/>
          <w:color w:val="auto"/>
        </w:rPr>
      </w:pPr>
      <w:r>
        <w:rPr>
          <w:rFonts w:hint="eastAsia" w:ascii="宋体" w:hAnsi="宋体"/>
          <w:color w:val="auto"/>
        </w:rPr>
        <w:t>承包人基本税务信息：</w:t>
      </w:r>
    </w:p>
    <w:p w14:paraId="312597E4">
      <w:pPr>
        <w:spacing w:line="360" w:lineRule="auto"/>
        <w:rPr>
          <w:rFonts w:ascii="宋体" w:hAnsi="宋体"/>
          <w:color w:val="auto"/>
        </w:rPr>
      </w:pPr>
      <w:r>
        <w:rPr>
          <w:rFonts w:ascii="宋体" w:hAnsi="宋体"/>
          <w:color w:val="auto"/>
        </w:rPr>
        <w:t>增值纳税人类型及计税方法</w:t>
      </w:r>
    </w:p>
    <w:p w14:paraId="14BC324C">
      <w:pPr>
        <w:spacing w:line="360" w:lineRule="auto"/>
        <w:rPr>
          <w:rFonts w:ascii="宋体" w:hAnsi="宋体"/>
          <w:color w:val="auto"/>
        </w:rPr>
      </w:pPr>
      <w:r>
        <w:rPr>
          <w:rFonts w:ascii="宋体" w:hAnsi="宋体"/>
          <w:color w:val="auto"/>
          <w:sz w:val="32"/>
          <w:szCs w:val="32"/>
        </w:rPr>
        <w:sym w:font="Wingdings 2" w:char="F02A"/>
      </w:r>
      <w:r>
        <w:rPr>
          <w:rFonts w:ascii="宋体" w:hAnsi="宋体"/>
          <w:color w:val="auto"/>
        </w:rPr>
        <w:t>增值税一般纳税人</w:t>
      </w:r>
      <w:bookmarkStart w:id="3" w:name="OLE_LINK8"/>
      <w:bookmarkStart w:id="4" w:name="OLE_LINK7"/>
      <w:r>
        <w:rPr>
          <w:rFonts w:ascii="Segoe UI Symbol" w:hAnsi="Segoe UI Symbol" w:cs="Segoe UI Symbol"/>
          <w:color w:val="auto"/>
          <w:sz w:val="23"/>
          <w:szCs w:val="23"/>
        </w:rPr>
        <w:t>☑</w:t>
      </w:r>
      <w:bookmarkEnd w:id="3"/>
      <w:bookmarkEnd w:id="4"/>
      <w:r>
        <w:rPr>
          <w:rFonts w:ascii="宋体" w:hAnsi="宋体"/>
          <w:color w:val="auto"/>
        </w:rPr>
        <w:t>一般计税方法</w:t>
      </w:r>
      <w:r>
        <w:rPr>
          <w:rFonts w:ascii="宋体" w:hAnsi="宋体"/>
          <w:color w:val="auto"/>
          <w:sz w:val="32"/>
          <w:szCs w:val="32"/>
        </w:rPr>
        <w:sym w:font="Wingdings 2" w:char="F02A"/>
      </w:r>
      <w:r>
        <w:rPr>
          <w:rFonts w:ascii="宋体" w:hAnsi="宋体"/>
          <w:color w:val="auto"/>
        </w:rPr>
        <w:t>简易计税方法</w:t>
      </w:r>
    </w:p>
    <w:p w14:paraId="6B6F80FF">
      <w:pPr>
        <w:spacing w:line="360" w:lineRule="auto"/>
        <w:rPr>
          <w:rFonts w:ascii="宋体" w:hAnsi="宋体"/>
          <w:color w:val="auto"/>
        </w:rPr>
      </w:pPr>
      <w:r>
        <w:rPr>
          <w:rFonts w:ascii="宋体" w:hAnsi="宋体"/>
          <w:color w:val="auto"/>
          <w:sz w:val="32"/>
          <w:szCs w:val="32"/>
        </w:rPr>
        <w:sym w:font="Wingdings 2" w:char="F02A"/>
      </w:r>
      <w:r>
        <w:rPr>
          <w:rFonts w:ascii="宋体" w:hAnsi="宋体"/>
          <w:color w:val="auto"/>
        </w:rPr>
        <w:t>增值税小规模纳税人</w:t>
      </w:r>
      <w:r>
        <w:rPr>
          <w:rFonts w:ascii="宋体" w:hAnsi="宋体"/>
          <w:color w:val="auto"/>
          <w:sz w:val="32"/>
          <w:szCs w:val="32"/>
        </w:rPr>
        <w:sym w:font="Wingdings 2" w:char="F02A"/>
      </w:r>
      <w:r>
        <w:rPr>
          <w:rFonts w:ascii="宋体" w:hAnsi="宋体"/>
          <w:color w:val="auto"/>
        </w:rPr>
        <w:t>简易计税方法</w:t>
      </w:r>
    </w:p>
    <w:p w14:paraId="1F2D624D">
      <w:pPr>
        <w:spacing w:line="360" w:lineRule="auto"/>
        <w:rPr>
          <w:rFonts w:ascii="宋体" w:hAnsi="宋体"/>
          <w:color w:val="auto"/>
        </w:rPr>
      </w:pPr>
      <w:r>
        <w:rPr>
          <w:rFonts w:ascii="宋体" w:hAnsi="宋体"/>
          <w:color w:val="auto"/>
        </w:rPr>
        <w:t>开具发票类型及适用税率</w:t>
      </w:r>
      <w:r>
        <w:rPr>
          <w:rFonts w:hint="eastAsia" w:ascii="宋体" w:hAnsi="宋体"/>
          <w:color w:val="auto"/>
        </w:rPr>
        <w:t>或征收率</w:t>
      </w:r>
    </w:p>
    <w:p w14:paraId="03D5052A">
      <w:pPr>
        <w:spacing w:line="360" w:lineRule="auto"/>
        <w:rPr>
          <w:rFonts w:ascii="宋体" w:hAnsi="宋体"/>
          <w:color w:val="auto"/>
        </w:rPr>
      </w:pPr>
      <w:r>
        <w:rPr>
          <w:rFonts w:ascii="Segoe UI Symbol" w:hAnsi="Segoe UI Symbol" w:cs="Segoe UI Symbol"/>
          <w:color w:val="auto"/>
          <w:sz w:val="23"/>
          <w:szCs w:val="23"/>
        </w:rPr>
        <w:t>☑</w:t>
      </w:r>
      <w:r>
        <w:rPr>
          <w:rFonts w:ascii="宋体" w:hAnsi="宋体"/>
          <w:color w:val="auto"/>
        </w:rPr>
        <w:t>增值税专用发票 （</w:t>
      </w:r>
      <w:r>
        <w:rPr>
          <w:rFonts w:ascii="宋体" w:hAnsi="宋体"/>
          <w:color w:val="auto"/>
          <w:sz w:val="32"/>
          <w:szCs w:val="32"/>
        </w:rPr>
        <w:sym w:font="Wingdings 2" w:char="F02A"/>
      </w:r>
      <w:r>
        <w:rPr>
          <w:rFonts w:ascii="宋体" w:hAnsi="宋体"/>
          <w:color w:val="auto"/>
        </w:rPr>
        <w:t>13%/</w:t>
      </w:r>
      <w:bookmarkStart w:id="5" w:name="OLE_LINK11"/>
      <w:bookmarkStart w:id="6" w:name="OLE_LINK10"/>
      <w:bookmarkStart w:id="7" w:name="OLE_LINK9"/>
      <w:r>
        <w:rPr>
          <w:rFonts w:ascii="Segoe UI Symbol" w:hAnsi="Segoe UI Symbol" w:cs="Segoe UI Symbol"/>
          <w:color w:val="auto"/>
          <w:sz w:val="23"/>
          <w:szCs w:val="23"/>
        </w:rPr>
        <w:t>☑</w:t>
      </w:r>
      <w:bookmarkEnd w:id="5"/>
      <w:bookmarkEnd w:id="6"/>
      <w:bookmarkEnd w:id="7"/>
      <w:r>
        <w:rPr>
          <w:rFonts w:ascii="宋体" w:hAnsi="宋体"/>
          <w:color w:val="auto"/>
        </w:rPr>
        <w:t>9%/</w:t>
      </w:r>
      <w:r>
        <w:rPr>
          <w:rFonts w:ascii="宋体" w:hAnsi="宋体"/>
          <w:color w:val="auto"/>
          <w:sz w:val="32"/>
          <w:szCs w:val="32"/>
        </w:rPr>
        <w:sym w:font="Wingdings 2" w:char="F02A"/>
      </w:r>
      <w:r>
        <w:rPr>
          <w:rFonts w:hint="eastAsia" w:ascii="Segoe UI Symbol" w:hAnsi="Segoe UI Symbol" w:cs="Segoe UI Symbol"/>
          <w:color w:val="auto"/>
          <w:sz w:val="23"/>
          <w:szCs w:val="23"/>
          <w:lang w:eastAsia="zh-CN"/>
        </w:rPr>
        <w:t>□</w:t>
      </w:r>
      <w:r>
        <w:rPr>
          <w:rFonts w:ascii="宋体" w:hAnsi="宋体"/>
          <w:color w:val="auto"/>
        </w:rPr>
        <w:t>6%/</w:t>
      </w:r>
      <w:r>
        <w:rPr>
          <w:rFonts w:ascii="宋体" w:hAnsi="宋体"/>
          <w:color w:val="auto"/>
          <w:sz w:val="32"/>
          <w:szCs w:val="32"/>
        </w:rPr>
        <w:sym w:font="Wingdings 2" w:char="F02A"/>
      </w:r>
      <w:r>
        <w:rPr>
          <w:rFonts w:ascii="宋体" w:hAnsi="宋体"/>
          <w:color w:val="auto"/>
        </w:rPr>
        <w:t>3%）</w:t>
      </w:r>
    </w:p>
    <w:p w14:paraId="1E999F9A">
      <w:pPr>
        <w:spacing w:line="360" w:lineRule="auto"/>
        <w:rPr>
          <w:rFonts w:ascii="宋体" w:hAnsi="宋体"/>
          <w:color w:val="auto"/>
        </w:rPr>
      </w:pPr>
      <w:r>
        <w:rPr>
          <w:rFonts w:ascii="宋体" w:hAnsi="宋体"/>
          <w:color w:val="auto"/>
          <w:sz w:val="32"/>
          <w:szCs w:val="32"/>
        </w:rPr>
        <w:sym w:font="Wingdings 2" w:char="F02A"/>
      </w:r>
      <w:r>
        <w:rPr>
          <w:rFonts w:ascii="宋体" w:hAnsi="宋体"/>
          <w:color w:val="auto"/>
        </w:rPr>
        <w:t>增值税普通发票 （</w:t>
      </w:r>
      <w:r>
        <w:rPr>
          <w:rFonts w:ascii="宋体" w:hAnsi="宋体"/>
          <w:color w:val="auto"/>
          <w:sz w:val="32"/>
          <w:szCs w:val="32"/>
        </w:rPr>
        <w:sym w:font="Wingdings 2" w:char="F02A"/>
      </w:r>
      <w:r>
        <w:rPr>
          <w:rFonts w:ascii="宋体" w:hAnsi="宋体"/>
          <w:color w:val="auto"/>
        </w:rPr>
        <w:t>13%/</w:t>
      </w:r>
      <w:r>
        <w:rPr>
          <w:rFonts w:ascii="宋体" w:hAnsi="宋体"/>
          <w:color w:val="auto"/>
          <w:sz w:val="32"/>
          <w:szCs w:val="32"/>
        </w:rPr>
        <w:sym w:font="Wingdings 2" w:char="F02A"/>
      </w:r>
      <w:r>
        <w:rPr>
          <w:rFonts w:ascii="宋体" w:hAnsi="宋体"/>
          <w:color w:val="auto"/>
        </w:rPr>
        <w:t>9%/</w:t>
      </w:r>
      <w:r>
        <w:rPr>
          <w:rFonts w:ascii="宋体" w:hAnsi="宋体"/>
          <w:color w:val="auto"/>
          <w:sz w:val="32"/>
          <w:szCs w:val="32"/>
        </w:rPr>
        <w:sym w:font="Wingdings 2" w:char="F02A"/>
      </w:r>
      <w:r>
        <w:rPr>
          <w:rFonts w:ascii="宋体" w:hAnsi="宋体"/>
          <w:color w:val="auto"/>
        </w:rPr>
        <w:t>6%/</w:t>
      </w:r>
      <w:r>
        <w:rPr>
          <w:rFonts w:ascii="宋体" w:hAnsi="宋体"/>
          <w:color w:val="auto"/>
          <w:sz w:val="32"/>
          <w:szCs w:val="32"/>
        </w:rPr>
        <w:sym w:font="Wingdings 2" w:char="F02A"/>
      </w:r>
      <w:r>
        <w:rPr>
          <w:rFonts w:ascii="宋体" w:hAnsi="宋体"/>
          <w:color w:val="auto"/>
        </w:rPr>
        <w:t>3%）</w:t>
      </w:r>
    </w:p>
    <w:p w14:paraId="45B710C2">
      <w:pPr>
        <w:spacing w:line="360" w:lineRule="auto"/>
        <w:rPr>
          <w:rFonts w:ascii="宋体" w:hAnsi="宋体"/>
          <w:color w:val="auto"/>
        </w:rPr>
      </w:pPr>
      <w:r>
        <w:rPr>
          <w:rFonts w:ascii="宋体" w:hAnsi="宋体"/>
          <w:color w:val="auto"/>
          <w:sz w:val="32"/>
          <w:szCs w:val="32"/>
        </w:rPr>
        <w:sym w:font="Wingdings 2" w:char="F02A"/>
      </w:r>
      <w:r>
        <w:rPr>
          <w:rFonts w:hint="eastAsia" w:ascii="宋体" w:hAnsi="宋体"/>
          <w:color w:val="auto"/>
        </w:rPr>
        <w:t>除增值税发票以外的其他增税扣税凭证</w:t>
      </w:r>
      <w:r>
        <w:rPr>
          <w:rFonts w:ascii="宋体" w:hAnsi="宋体"/>
          <w:color w:val="auto"/>
        </w:rPr>
        <w:t xml:space="preserve"> </w:t>
      </w:r>
      <w:r>
        <w:rPr>
          <w:rFonts w:hint="eastAsia" w:ascii="宋体" w:hAnsi="宋体"/>
          <w:color w:val="auto"/>
        </w:rPr>
        <w:t>（</w:t>
      </w:r>
      <w:r>
        <w:rPr>
          <w:rFonts w:ascii="宋体" w:hAnsi="宋体"/>
          <w:color w:val="auto"/>
          <w:sz w:val="32"/>
          <w:szCs w:val="32"/>
        </w:rPr>
        <w:sym w:font="Wingdings 2" w:char="F02A"/>
      </w:r>
      <w:r>
        <w:rPr>
          <w:rFonts w:ascii="宋体" w:hAnsi="宋体"/>
          <w:color w:val="auto"/>
        </w:rPr>
        <w:t>5%/</w:t>
      </w:r>
      <w:r>
        <w:rPr>
          <w:rFonts w:ascii="宋体" w:hAnsi="宋体"/>
          <w:color w:val="auto"/>
          <w:sz w:val="32"/>
          <w:szCs w:val="32"/>
        </w:rPr>
        <w:sym w:font="Wingdings 2" w:char="F02A"/>
      </w:r>
      <w:r>
        <w:rPr>
          <w:rFonts w:ascii="宋体" w:hAnsi="宋体"/>
          <w:color w:val="auto"/>
        </w:rPr>
        <w:t>3%</w:t>
      </w:r>
      <w:r>
        <w:rPr>
          <w:rFonts w:ascii="宋体" w:hAnsi="宋体"/>
          <w:color w:val="auto"/>
          <w:sz w:val="32"/>
          <w:szCs w:val="32"/>
        </w:rPr>
        <w:sym w:font="Wingdings 2" w:char="F02A"/>
      </w:r>
      <w:r>
        <w:rPr>
          <w:rFonts w:ascii="宋体" w:hAnsi="宋体"/>
          <w:color w:val="auto"/>
        </w:rPr>
        <w:t>0%</w:t>
      </w:r>
      <w:r>
        <w:rPr>
          <w:rFonts w:hint="eastAsia" w:ascii="宋体" w:hAnsi="宋体"/>
          <w:color w:val="auto"/>
        </w:rPr>
        <w:t>）</w:t>
      </w:r>
    </w:p>
    <w:p w14:paraId="6573F88F">
      <w:pPr>
        <w:snapToGrid w:val="0"/>
        <w:spacing w:before="120" w:beforeLines="50"/>
        <w:rPr>
          <w:rFonts w:hint="eastAsia" w:ascii="Arial" w:hAnsi="宋体" w:cs="Arial"/>
          <w:color w:val="auto"/>
          <w:spacing w:val="10"/>
          <w:sz w:val="22"/>
          <w:szCs w:val="22"/>
        </w:rPr>
      </w:pPr>
      <w:r>
        <w:rPr>
          <w:rFonts w:hint="eastAsia" w:ascii="Arial" w:hAnsi="Arial" w:cs="Arial"/>
          <w:color w:val="auto"/>
          <w:sz w:val="22"/>
          <w:szCs w:val="22"/>
        </w:rPr>
        <w:t>鉴于：</w:t>
      </w:r>
    </w:p>
    <w:p w14:paraId="31491DFF">
      <w:pPr>
        <w:numPr>
          <w:ilvl w:val="0"/>
          <w:numId w:val="2"/>
        </w:numPr>
        <w:snapToGrid w:val="0"/>
        <w:spacing w:before="120" w:beforeLines="50"/>
        <w:ind w:firstLine="440"/>
        <w:rPr>
          <w:rFonts w:hint="eastAsia" w:ascii="Arial" w:hAnsi="Arial" w:cs="Arial"/>
          <w:color w:val="auto"/>
          <w:sz w:val="22"/>
          <w:szCs w:val="22"/>
        </w:rPr>
      </w:pPr>
      <w:r>
        <w:rPr>
          <w:rFonts w:hint="eastAsia" w:ascii="Arial" w:hAnsi="Arial" w:cs="Arial"/>
          <w:color w:val="auto"/>
          <w:sz w:val="22"/>
          <w:szCs w:val="22"/>
        </w:rPr>
        <w:t>甲方愿将</w:t>
      </w:r>
      <w:r>
        <w:rPr>
          <w:rFonts w:hint="eastAsia" w:ascii="Arial" w:hAnsi="Arial" w:cs="Arial"/>
          <w:color w:val="auto"/>
          <w:sz w:val="22"/>
          <w:szCs w:val="22"/>
          <w:u w:val="single"/>
        </w:rPr>
        <w:t xml:space="preserve">  济南转山 </w:t>
      </w:r>
      <w:r>
        <w:rPr>
          <w:rFonts w:hint="eastAsia" w:ascii="Arial" w:hAnsi="Arial" w:cs="Arial"/>
          <w:color w:val="auto"/>
          <w:sz w:val="22"/>
          <w:szCs w:val="22"/>
        </w:rPr>
        <w:t>项目</w:t>
      </w:r>
      <w:r>
        <w:rPr>
          <w:rFonts w:ascii="Arial" w:hAnsi="Arial" w:cs="Arial"/>
          <w:color w:val="auto"/>
          <w:sz w:val="22"/>
          <w:szCs w:val="22"/>
          <w:u w:val="single"/>
        </w:rPr>
        <w:t xml:space="preserve"> A2地块附属商业智能化 </w:t>
      </w:r>
      <w:r>
        <w:rPr>
          <w:rFonts w:hint="eastAsia" w:ascii="Arial" w:hAnsi="Arial" w:cs="Arial"/>
          <w:color w:val="auto"/>
          <w:sz w:val="22"/>
          <w:szCs w:val="22"/>
        </w:rPr>
        <w:t>工程（以下简称“本工程”）委托由乙方实施，乙方愿意接受甲方委托完成本工程范围内的所有工作。</w:t>
      </w:r>
    </w:p>
    <w:p w14:paraId="4766EE47">
      <w:pPr>
        <w:numPr>
          <w:ilvl w:val="0"/>
          <w:numId w:val="2"/>
        </w:numPr>
        <w:snapToGrid w:val="0"/>
        <w:spacing w:before="120" w:beforeLines="50"/>
        <w:ind w:firstLine="440"/>
        <w:rPr>
          <w:rFonts w:hint="eastAsia" w:ascii="Arial" w:hAnsi="Arial" w:cs="Arial"/>
          <w:color w:val="auto"/>
          <w:sz w:val="22"/>
          <w:szCs w:val="22"/>
        </w:rPr>
      </w:pPr>
      <w:r>
        <w:rPr>
          <w:rFonts w:hint="eastAsia" w:ascii="Arial" w:hAnsi="Arial" w:cs="Arial"/>
          <w:color w:val="auto"/>
          <w:sz w:val="22"/>
          <w:szCs w:val="22"/>
        </w:rPr>
        <w:t>乙方作为一个有资质、有实力、有经验的承包商，在投标及签订本合同前已充分了解、研究并考虑到所有可能影响合同价款的因素。乙方承诺，如有错漏，概由乙方自行承担责任。</w:t>
      </w:r>
    </w:p>
    <w:p w14:paraId="6A0008D7">
      <w:pPr>
        <w:snapToGrid w:val="0"/>
        <w:spacing w:before="120" w:beforeLines="50"/>
        <w:ind w:firstLine="440" w:firstLineChars="200"/>
        <w:rPr>
          <w:rFonts w:ascii="Arial" w:hAnsi="Arial" w:cs="Arial"/>
          <w:color w:val="auto"/>
          <w:sz w:val="22"/>
          <w:szCs w:val="22"/>
        </w:rPr>
      </w:pPr>
      <w:r>
        <w:rPr>
          <w:rFonts w:hint="eastAsia"/>
          <w:color w:val="auto"/>
          <w:sz w:val="22"/>
          <w:szCs w:val="22"/>
        </w:rPr>
        <w:t>依照《</w:t>
      </w:r>
      <w:r>
        <w:rPr>
          <w:color w:val="auto"/>
          <w:sz w:val="22"/>
          <w:szCs w:val="22"/>
          <w:lang w:bidi="zh-CN"/>
        </w:rPr>
        <w:t>中华人民共和国</w:t>
      </w:r>
      <w:r>
        <w:rPr>
          <w:rFonts w:hint="eastAsia"/>
          <w:color w:val="auto"/>
          <w:sz w:val="22"/>
          <w:szCs w:val="22"/>
        </w:rPr>
        <w:t>民法典》及其它有关法律、行政法规，遵循平等、自愿、公正、等价有偿和诚实信用原则，</w:t>
      </w:r>
      <w:r>
        <w:rPr>
          <w:rFonts w:ascii="Arial" w:hAnsi="Arial" w:cs="Arial"/>
          <w:color w:val="auto"/>
          <w:sz w:val="22"/>
          <w:szCs w:val="22"/>
        </w:rPr>
        <w:t>兹订立协议如下：</w:t>
      </w:r>
    </w:p>
    <w:p w14:paraId="5A983BBF">
      <w:pPr>
        <w:pStyle w:val="19"/>
        <w:numPr>
          <w:ilvl w:val="0"/>
          <w:numId w:val="3"/>
        </w:numPr>
        <w:spacing w:line="320" w:lineRule="exact"/>
        <w:jc w:val="left"/>
        <w:rPr>
          <w:rFonts w:hint="eastAsia" w:ascii="Arial" w:hAnsi="Arial" w:cs="Arial"/>
          <w:color w:val="auto"/>
          <w:spacing w:val="10"/>
          <w:sz w:val="22"/>
          <w:szCs w:val="22"/>
        </w:rPr>
      </w:pPr>
      <w:r>
        <w:rPr>
          <w:rFonts w:ascii="Arial" w:hAnsi="宋体" w:cs="Arial"/>
          <w:color w:val="auto"/>
          <w:spacing w:val="10"/>
          <w:sz w:val="22"/>
          <w:szCs w:val="22"/>
        </w:rPr>
        <w:t>合同</w:t>
      </w:r>
      <w:r>
        <w:rPr>
          <w:rFonts w:hint="eastAsia" w:ascii="Arial" w:hAnsi="宋体" w:cs="Arial"/>
          <w:color w:val="auto"/>
          <w:spacing w:val="10"/>
          <w:sz w:val="22"/>
          <w:szCs w:val="22"/>
        </w:rPr>
        <w:t>价款</w:t>
      </w:r>
    </w:p>
    <w:p w14:paraId="4E41F6FF">
      <w:pPr>
        <w:numPr>
          <w:ilvl w:val="0"/>
          <w:numId w:val="4"/>
        </w:numPr>
        <w:tabs>
          <w:tab w:val="left" w:pos="709"/>
        </w:tabs>
        <w:autoSpaceDE w:val="0"/>
        <w:autoSpaceDN w:val="0"/>
        <w:adjustRightInd w:val="0"/>
        <w:snapToGrid w:val="0"/>
        <w:spacing w:before="120" w:beforeLines="50"/>
        <w:ind w:left="709" w:hanging="283"/>
        <w:jc w:val="left"/>
        <w:textAlignment w:val="baseline"/>
        <w:rPr>
          <w:rFonts w:ascii="Arial" w:hAnsi="宋体" w:cs="Arial"/>
          <w:color w:val="auto"/>
          <w:spacing w:val="10"/>
          <w:sz w:val="22"/>
          <w:szCs w:val="22"/>
        </w:rPr>
      </w:pPr>
      <w:bookmarkStart w:id="8" w:name="_Hlk5891995"/>
      <w:bookmarkStart w:id="9" w:name="_Hlk5892010"/>
      <w:r>
        <w:rPr>
          <w:rFonts w:hint="eastAsia" w:ascii="Arial" w:hAnsi="Arial" w:cs="Arial"/>
          <w:color w:val="auto"/>
          <w:spacing w:val="10"/>
          <w:sz w:val="22"/>
          <w:szCs w:val="22"/>
        </w:rPr>
        <w:t>本工程合同形式为总价包干合同，不含税包干合同价款</w:t>
      </w:r>
      <w:r>
        <w:rPr>
          <w:rFonts w:ascii="Arial" w:hAnsi="宋体" w:cs="Arial"/>
          <w:color w:val="auto"/>
          <w:spacing w:val="10"/>
          <w:sz w:val="22"/>
          <w:szCs w:val="22"/>
        </w:rPr>
        <w:t>为</w:t>
      </w:r>
      <w:r>
        <w:rPr>
          <w:rFonts w:hint="eastAsia" w:ascii="华文细黑" w:hAnsi="华文细黑" w:eastAsia="华文细黑" w:cs="Arial"/>
          <w:color w:val="auto"/>
          <w:sz w:val="22"/>
          <w:szCs w:val="22"/>
        </w:rPr>
        <w:t>￥</w:t>
      </w:r>
      <w:r>
        <w:rPr>
          <w:rFonts w:hint="eastAsia" w:ascii="Arial" w:hAnsi="Arial" w:cs="Arial"/>
          <w:color w:val="auto"/>
          <w:sz w:val="22"/>
          <w:szCs w:val="22"/>
          <w:u w:val="single"/>
        </w:rPr>
        <w:t>422015.31</w:t>
      </w:r>
      <w:r>
        <w:rPr>
          <w:rFonts w:ascii="Arial" w:hAnsi="Arial" w:cs="Arial"/>
          <w:color w:val="auto"/>
          <w:sz w:val="22"/>
          <w:szCs w:val="22"/>
          <w:u w:val="single"/>
        </w:rPr>
        <w:t>元</w:t>
      </w:r>
      <w:r>
        <w:rPr>
          <w:rFonts w:hint="eastAsia" w:ascii="Arial" w:hAnsi="Arial" w:cs="Arial"/>
          <w:color w:val="auto"/>
          <w:sz w:val="22"/>
          <w:szCs w:val="22"/>
          <w:u w:val="single"/>
        </w:rPr>
        <w:t>，</w:t>
      </w:r>
      <w:r>
        <w:rPr>
          <w:rFonts w:hint="eastAsia" w:ascii="Arial" w:hAnsi="宋体" w:cs="Arial"/>
          <w:color w:val="auto"/>
          <w:spacing w:val="10"/>
          <w:sz w:val="22"/>
          <w:szCs w:val="22"/>
        </w:rPr>
        <w:t>人</w:t>
      </w:r>
      <w:r>
        <w:rPr>
          <w:rFonts w:ascii="Arial" w:hAnsi="宋体" w:cs="Arial"/>
          <w:color w:val="auto"/>
          <w:spacing w:val="10"/>
          <w:sz w:val="22"/>
          <w:szCs w:val="22"/>
        </w:rPr>
        <w:t>民币</w:t>
      </w:r>
      <w:r>
        <w:rPr>
          <w:rFonts w:hint="eastAsia" w:ascii="Arial" w:hAnsi="宋体" w:cs="Arial"/>
          <w:color w:val="auto"/>
          <w:sz w:val="22"/>
          <w:szCs w:val="22"/>
        </w:rPr>
        <w:t>（大写）</w:t>
      </w:r>
      <w:r>
        <w:rPr>
          <w:rFonts w:hint="eastAsia" w:ascii="Arial" w:hAnsi="宋体" w:cs="Arial"/>
          <w:color w:val="auto"/>
          <w:sz w:val="22"/>
          <w:szCs w:val="22"/>
          <w:u w:val="single"/>
        </w:rPr>
        <w:t xml:space="preserve"> </w:t>
      </w:r>
      <w:r>
        <w:rPr>
          <w:rFonts w:hint="eastAsia" w:ascii="Arial" w:hAnsi="宋体" w:cs="Arial"/>
          <w:color w:val="auto"/>
          <w:sz w:val="22"/>
          <w:szCs w:val="22"/>
          <w:u w:val="single"/>
          <w:lang w:val="en-US" w:eastAsia="zh-CN"/>
        </w:rPr>
        <w:t>肆拾贰万贰仟零壹拾伍元叁角壹分</w:t>
      </w:r>
      <w:r>
        <w:rPr>
          <w:rFonts w:hint="eastAsia" w:ascii="Arial" w:hAnsi="宋体" w:cs="Arial"/>
          <w:color w:val="auto"/>
          <w:sz w:val="22"/>
          <w:szCs w:val="22"/>
          <w:u w:val="single"/>
        </w:rPr>
        <w:t xml:space="preserve"> </w:t>
      </w:r>
      <w:r>
        <w:rPr>
          <w:rFonts w:hint="eastAsia" w:ascii="Arial" w:hAnsi="宋体" w:cs="Arial"/>
          <w:color w:val="auto"/>
          <w:sz w:val="22"/>
          <w:szCs w:val="22"/>
        </w:rPr>
        <w:t>；9%</w:t>
      </w:r>
      <w:r>
        <w:rPr>
          <w:rFonts w:hint="eastAsia" w:ascii="Arial" w:hAnsi="宋体" w:cs="Arial"/>
          <w:color w:val="auto"/>
          <w:spacing w:val="10"/>
          <w:sz w:val="22"/>
          <w:szCs w:val="22"/>
        </w:rPr>
        <w:t>增值税税额为</w:t>
      </w:r>
      <w:r>
        <w:rPr>
          <w:rFonts w:hint="eastAsia" w:ascii="华文细黑" w:hAnsi="华文细黑" w:eastAsia="华文细黑" w:cs="Arial"/>
          <w:color w:val="auto"/>
          <w:sz w:val="22"/>
          <w:szCs w:val="22"/>
        </w:rPr>
        <w:t>￥</w:t>
      </w:r>
      <w:r>
        <w:rPr>
          <w:rFonts w:hint="eastAsia" w:ascii="Arial" w:hAnsi="宋体" w:cs="Arial"/>
          <w:color w:val="auto"/>
          <w:spacing w:val="10"/>
          <w:sz w:val="22"/>
          <w:szCs w:val="22"/>
          <w:u w:val="single"/>
          <w:lang w:val="en-US" w:eastAsia="zh-CN"/>
        </w:rPr>
        <w:t>37981.38</w:t>
      </w:r>
      <w:r>
        <w:rPr>
          <w:rFonts w:ascii="Arial" w:hAnsi="宋体" w:cs="Arial"/>
          <w:color w:val="auto"/>
          <w:spacing w:val="10"/>
          <w:sz w:val="22"/>
          <w:szCs w:val="22"/>
          <w:u w:val="single"/>
        </w:rPr>
        <w:t>元</w:t>
      </w:r>
      <w:r>
        <w:rPr>
          <w:rFonts w:hint="eastAsia" w:ascii="Arial" w:hAnsi="宋体" w:cs="Arial"/>
          <w:color w:val="auto"/>
          <w:spacing w:val="10"/>
          <w:sz w:val="22"/>
          <w:szCs w:val="22"/>
        </w:rPr>
        <w:t>，人民币（大写）</w:t>
      </w:r>
      <w:r>
        <w:rPr>
          <w:rFonts w:hint="eastAsia" w:ascii="Arial" w:hAnsi="宋体" w:cs="Arial"/>
          <w:color w:val="auto"/>
          <w:spacing w:val="10"/>
          <w:sz w:val="22"/>
          <w:szCs w:val="22"/>
          <w:u w:val="single"/>
        </w:rPr>
        <w:t> </w:t>
      </w:r>
      <w:r>
        <w:rPr>
          <w:rFonts w:hint="eastAsia" w:ascii="Arial" w:hAnsi="宋体" w:cs="Arial"/>
          <w:color w:val="auto"/>
          <w:spacing w:val="10"/>
          <w:sz w:val="22"/>
          <w:szCs w:val="22"/>
          <w:u w:val="single"/>
          <w:lang w:val="en-US" w:eastAsia="zh-CN"/>
        </w:rPr>
        <w:t xml:space="preserve">叁万柒仟玖佰捌拾壹元叁角捌分 </w:t>
      </w:r>
      <w:r>
        <w:rPr>
          <w:rFonts w:hint="eastAsia" w:ascii="Arial" w:hAnsi="宋体" w:cs="Arial"/>
          <w:color w:val="auto"/>
          <w:spacing w:val="10"/>
          <w:sz w:val="22"/>
          <w:szCs w:val="22"/>
        </w:rPr>
        <w:t>；含税总价为</w:t>
      </w:r>
      <w:r>
        <w:rPr>
          <w:rFonts w:hint="eastAsia" w:ascii="华文细黑" w:hAnsi="华文细黑" w:eastAsia="华文细黑" w:cs="Arial"/>
          <w:color w:val="auto"/>
          <w:sz w:val="22"/>
          <w:szCs w:val="22"/>
        </w:rPr>
        <w:t>￥</w:t>
      </w:r>
      <w:r>
        <w:rPr>
          <w:rFonts w:hint="eastAsia" w:ascii="Arial" w:hAnsi="宋体" w:cs="Arial"/>
          <w:color w:val="auto"/>
          <w:spacing w:val="10"/>
          <w:sz w:val="22"/>
          <w:szCs w:val="22"/>
          <w:u w:val="single"/>
          <w:lang w:val="en-US" w:eastAsia="zh-CN"/>
        </w:rPr>
        <w:t>459996.69</w:t>
      </w:r>
      <w:r>
        <w:rPr>
          <w:rFonts w:ascii="Arial" w:hAnsi="宋体" w:cs="Arial"/>
          <w:color w:val="auto"/>
          <w:spacing w:val="10"/>
          <w:sz w:val="22"/>
          <w:szCs w:val="22"/>
          <w:u w:val="single"/>
        </w:rPr>
        <w:t>元</w:t>
      </w:r>
      <w:r>
        <w:rPr>
          <w:rFonts w:hint="eastAsia" w:ascii="Arial" w:hAnsi="宋体" w:cs="Arial"/>
          <w:color w:val="auto"/>
          <w:spacing w:val="10"/>
          <w:sz w:val="22"/>
          <w:szCs w:val="22"/>
        </w:rPr>
        <w:t>，人民币（大写）</w:t>
      </w:r>
      <w:r>
        <w:rPr>
          <w:rFonts w:hint="eastAsia" w:ascii="Arial" w:hAnsi="宋体" w:cs="Arial"/>
          <w:color w:val="auto"/>
          <w:spacing w:val="10"/>
          <w:sz w:val="22"/>
          <w:szCs w:val="22"/>
          <w:u w:val="single"/>
        </w:rPr>
        <w:t>肆拾伍万玖仟玖佰玖拾陆元陆角玖分</w:t>
      </w:r>
      <w:r>
        <w:rPr>
          <w:rFonts w:hint="eastAsia" w:ascii="Arial" w:hAnsi="宋体" w:cs="Arial"/>
          <w:color w:val="auto"/>
          <w:spacing w:val="10"/>
          <w:sz w:val="22"/>
          <w:szCs w:val="22"/>
          <w:u w:val="single"/>
          <w:lang w:val="en-US" w:eastAsia="zh-CN"/>
        </w:rPr>
        <w:t xml:space="preserve"> </w:t>
      </w:r>
      <w:r>
        <w:rPr>
          <w:rFonts w:hint="eastAsia" w:ascii="Arial" w:hAnsi="宋体" w:cs="Arial"/>
          <w:color w:val="auto"/>
          <w:spacing w:val="10"/>
          <w:sz w:val="22"/>
          <w:szCs w:val="22"/>
        </w:rPr>
        <w:t>。</w:t>
      </w:r>
      <w:bookmarkEnd w:id="8"/>
    </w:p>
    <w:bookmarkEnd w:id="9"/>
    <w:p w14:paraId="302FD565">
      <w:pPr>
        <w:numPr>
          <w:ilvl w:val="0"/>
          <w:numId w:val="4"/>
        </w:numPr>
        <w:tabs>
          <w:tab w:val="left" w:pos="709"/>
        </w:tabs>
        <w:autoSpaceDE w:val="0"/>
        <w:autoSpaceDN w:val="0"/>
        <w:adjustRightInd w:val="0"/>
        <w:snapToGrid w:val="0"/>
        <w:spacing w:before="120" w:beforeLines="50"/>
        <w:ind w:left="709" w:hanging="283"/>
        <w:textAlignment w:val="baseline"/>
        <w:rPr>
          <w:rFonts w:hint="eastAsia" w:ascii="Arial" w:hAnsi="宋体" w:cs="Arial"/>
          <w:color w:val="auto"/>
          <w:spacing w:val="10"/>
          <w:sz w:val="22"/>
          <w:szCs w:val="22"/>
        </w:rPr>
      </w:pPr>
      <w:r>
        <w:rPr>
          <w:rFonts w:hint="eastAsia" w:ascii="Arial" w:hAnsi="宋体" w:cs="Arial"/>
          <w:color w:val="auto"/>
          <w:spacing w:val="10"/>
          <w:sz w:val="22"/>
          <w:szCs w:val="22"/>
        </w:rPr>
        <w:t>本合同签订时增值税税率为</w:t>
      </w:r>
      <w:r>
        <w:rPr>
          <w:rFonts w:ascii="Arial" w:hAnsi="宋体" w:cs="Arial"/>
          <w:color w:val="auto"/>
          <w:spacing w:val="10"/>
          <w:sz w:val="22"/>
          <w:szCs w:val="22"/>
          <w:u w:val="single"/>
        </w:rPr>
        <w:t xml:space="preserve"> 9</w:t>
      </w:r>
      <w:r>
        <w:rPr>
          <w:rFonts w:hint="eastAsia" w:ascii="Arial" w:hAnsi="宋体" w:cs="Arial"/>
          <w:color w:val="auto"/>
          <w:spacing w:val="10"/>
          <w:sz w:val="22"/>
          <w:szCs w:val="22"/>
          <w:u w:val="single"/>
        </w:rPr>
        <w:t>%</w:t>
      </w:r>
      <w:r>
        <w:rPr>
          <w:rFonts w:hint="eastAsia" w:ascii="Arial" w:hAnsi="宋体" w:cs="Arial"/>
          <w:color w:val="auto"/>
          <w:spacing w:val="10"/>
          <w:sz w:val="22"/>
          <w:szCs w:val="22"/>
        </w:rPr>
        <w:t>，含税合同价款=不含税合同价款+增值税税额。在合同有效期内，任何包括但不限于法律、行政法规、政府政策修订或变化导致增值税税率调整的，除不含税价格保持不变外，增值税税率、税额及含税价格须进行相应调整。</w:t>
      </w:r>
    </w:p>
    <w:p w14:paraId="7E4A8BED">
      <w:pPr>
        <w:pStyle w:val="19"/>
        <w:numPr>
          <w:ilvl w:val="0"/>
          <w:numId w:val="3"/>
        </w:numPr>
        <w:spacing w:line="320" w:lineRule="exact"/>
        <w:jc w:val="left"/>
        <w:rPr>
          <w:rFonts w:hint="eastAsia" w:ascii="Arial" w:hAnsi="宋体" w:cs="Arial"/>
          <w:color w:val="auto"/>
          <w:spacing w:val="10"/>
          <w:sz w:val="22"/>
          <w:szCs w:val="22"/>
          <w:u w:val="single"/>
        </w:rPr>
      </w:pPr>
      <w:r>
        <w:rPr>
          <w:rFonts w:hint="eastAsia" w:ascii="Arial" w:hAnsi="宋体" w:cs="Arial"/>
          <w:color w:val="auto"/>
          <w:spacing w:val="10"/>
          <w:sz w:val="22"/>
          <w:szCs w:val="22"/>
        </w:rPr>
        <w:t>承包范围：详见合同文件</w:t>
      </w:r>
      <w:r>
        <w:rPr>
          <w:rFonts w:hint="eastAsia" w:ascii="Arial" w:hAnsi="宋体" w:cs="Arial"/>
          <w:color w:val="auto"/>
          <w:spacing w:val="10"/>
          <w:sz w:val="22"/>
          <w:szCs w:val="22"/>
          <w:u w:val="single"/>
        </w:rPr>
        <w:t>承包范围</w:t>
      </w:r>
      <w:r>
        <w:rPr>
          <w:rFonts w:hint="eastAsia" w:ascii="Arial" w:hAnsi="宋体" w:cs="Arial"/>
          <w:color w:val="auto"/>
          <w:spacing w:val="10"/>
          <w:sz w:val="22"/>
          <w:szCs w:val="22"/>
        </w:rPr>
        <w:t>。</w:t>
      </w:r>
    </w:p>
    <w:p w14:paraId="31F2F2D7">
      <w:pPr>
        <w:pStyle w:val="19"/>
        <w:numPr>
          <w:ilvl w:val="0"/>
          <w:numId w:val="3"/>
        </w:numPr>
        <w:spacing w:line="320" w:lineRule="exact"/>
        <w:jc w:val="left"/>
        <w:rPr>
          <w:rFonts w:hint="eastAsia" w:ascii="Arial" w:hAnsi="Arial" w:cs="Arial"/>
          <w:color w:val="auto"/>
          <w:spacing w:val="10"/>
          <w:sz w:val="22"/>
          <w:szCs w:val="22"/>
        </w:rPr>
      </w:pPr>
      <w:r>
        <w:rPr>
          <w:rFonts w:hint="eastAsia" w:ascii="Arial" w:hAnsi="宋体" w:cs="Arial"/>
          <w:color w:val="auto"/>
          <w:spacing w:val="10"/>
          <w:sz w:val="22"/>
          <w:szCs w:val="22"/>
        </w:rPr>
        <w:t>工期要求：</w:t>
      </w:r>
      <w:r>
        <w:rPr>
          <w:rFonts w:ascii="Arial" w:hAnsi="宋体" w:cs="Arial"/>
          <w:color w:val="auto"/>
          <w:spacing w:val="10"/>
          <w:sz w:val="22"/>
          <w:szCs w:val="22"/>
        </w:rPr>
        <w:t>本工程合同工</w:t>
      </w:r>
      <w:r>
        <w:rPr>
          <w:rFonts w:ascii="Arial" w:hAnsi="Arial" w:cs="Arial"/>
          <w:color w:val="auto"/>
          <w:spacing w:val="10"/>
          <w:sz w:val="22"/>
          <w:szCs w:val="22"/>
        </w:rPr>
        <w:t>期为</w:t>
      </w:r>
      <w:r>
        <w:rPr>
          <w:rFonts w:hint="eastAsia" w:ascii="Arial" w:hAnsi="Arial" w:cs="Arial"/>
          <w:color w:val="auto"/>
          <w:spacing w:val="10"/>
          <w:sz w:val="22"/>
          <w:szCs w:val="22"/>
        </w:rPr>
        <w:t xml:space="preserve"> </w:t>
      </w:r>
      <w:r>
        <w:rPr>
          <w:rFonts w:hint="eastAsia" w:ascii="Arial" w:hAnsi="Arial" w:cs="Arial"/>
          <w:color w:val="auto"/>
          <w:spacing w:val="10"/>
          <w:sz w:val="22"/>
          <w:szCs w:val="22"/>
          <w:u w:val="single"/>
        </w:rPr>
        <w:t xml:space="preserve"> 25 </w:t>
      </w:r>
      <w:r>
        <w:rPr>
          <w:rFonts w:ascii="Arial" w:hAnsi="Arial" w:cs="Arial"/>
          <w:color w:val="auto"/>
          <w:spacing w:val="10"/>
          <w:sz w:val="22"/>
          <w:szCs w:val="22"/>
        </w:rPr>
        <w:t>个日历天</w:t>
      </w:r>
      <w:r>
        <w:rPr>
          <w:rFonts w:hint="eastAsia" w:ascii="Arial" w:hAnsi="Arial" w:cs="Arial"/>
          <w:color w:val="auto"/>
          <w:spacing w:val="10"/>
          <w:sz w:val="22"/>
          <w:szCs w:val="22"/>
        </w:rPr>
        <w:t>，详见专</w:t>
      </w:r>
      <w:r>
        <w:rPr>
          <w:rFonts w:hint="eastAsia" w:ascii="Arial" w:hAnsi="宋体" w:cs="Arial"/>
          <w:color w:val="auto"/>
          <w:spacing w:val="10"/>
          <w:sz w:val="22"/>
          <w:szCs w:val="22"/>
        </w:rPr>
        <w:t>用条款第9条。</w:t>
      </w:r>
    </w:p>
    <w:p w14:paraId="0865D80E">
      <w:pPr>
        <w:pStyle w:val="19"/>
        <w:numPr>
          <w:ilvl w:val="0"/>
          <w:numId w:val="3"/>
        </w:numPr>
        <w:spacing w:line="320" w:lineRule="exact"/>
        <w:jc w:val="left"/>
        <w:rPr>
          <w:rFonts w:ascii="华文细黑" w:hAnsi="华文细黑" w:eastAsia="华文细黑"/>
          <w:bCs/>
          <w:color w:val="auto"/>
          <w:szCs w:val="21"/>
        </w:rPr>
      </w:pPr>
      <w:r>
        <w:rPr>
          <w:rFonts w:hint="eastAsia" w:ascii="Arial" w:hAnsi="Arial" w:cs="Arial"/>
          <w:color w:val="auto"/>
          <w:spacing w:val="10"/>
          <w:sz w:val="22"/>
        </w:rPr>
        <w:t>质量标准：本工程要求质量为</w:t>
      </w:r>
      <w:r>
        <w:rPr>
          <w:rFonts w:hint="eastAsia" w:ascii="Arial" w:hAnsi="Arial" w:cs="Arial"/>
          <w:color w:val="auto"/>
          <w:spacing w:val="10"/>
          <w:sz w:val="22"/>
          <w:u w:val="single"/>
        </w:rPr>
        <w:t xml:space="preserve"> 合格</w:t>
      </w:r>
      <w:r>
        <w:rPr>
          <w:rFonts w:ascii="Arial" w:hAnsi="Arial" w:cs="Arial"/>
          <w:color w:val="auto"/>
          <w:spacing w:val="10"/>
          <w:sz w:val="22"/>
          <w:u w:val="single"/>
        </w:rPr>
        <w:t xml:space="preserve">  </w:t>
      </w:r>
      <w:r>
        <w:rPr>
          <w:rFonts w:hint="eastAsia" w:ascii="华文细黑" w:hAnsi="华文细黑" w:eastAsia="华文细黑"/>
          <w:bCs/>
          <w:color w:val="auto"/>
          <w:szCs w:val="21"/>
        </w:rPr>
        <w:t>。</w:t>
      </w:r>
    </w:p>
    <w:p w14:paraId="7652A68D">
      <w:pPr>
        <w:pStyle w:val="19"/>
        <w:numPr>
          <w:ilvl w:val="0"/>
          <w:numId w:val="3"/>
        </w:numPr>
        <w:spacing w:line="320" w:lineRule="exact"/>
        <w:jc w:val="left"/>
        <w:rPr>
          <w:rFonts w:hint="eastAsia" w:ascii="Arial" w:hAnsi="Arial" w:cs="Arial"/>
          <w:color w:val="auto"/>
          <w:spacing w:val="10"/>
          <w:sz w:val="22"/>
          <w:szCs w:val="22"/>
        </w:rPr>
      </w:pPr>
      <w:r>
        <w:rPr>
          <w:rFonts w:hint="eastAsia" w:ascii="Arial" w:hAnsi="Arial" w:cs="Arial"/>
          <w:color w:val="auto"/>
          <w:spacing w:val="10"/>
          <w:sz w:val="22"/>
          <w:szCs w:val="22"/>
          <w:u w:val="single"/>
        </w:rPr>
        <w:t>满足甲方工程安全文明管理规定，</w:t>
      </w:r>
      <w:r>
        <w:rPr>
          <w:rFonts w:hint="eastAsia" w:ascii="Arial" w:hAnsi="Arial" w:cs="Arial"/>
          <w:color w:val="auto"/>
          <w:spacing w:val="10"/>
          <w:sz w:val="22"/>
          <w:szCs w:val="22"/>
        </w:rPr>
        <w:t>详见专用条款。</w:t>
      </w:r>
    </w:p>
    <w:p w14:paraId="30460551">
      <w:pPr>
        <w:pStyle w:val="19"/>
        <w:numPr>
          <w:ilvl w:val="0"/>
          <w:numId w:val="3"/>
        </w:numPr>
        <w:spacing w:line="320" w:lineRule="exact"/>
        <w:jc w:val="left"/>
        <w:rPr>
          <w:rFonts w:hint="eastAsia" w:ascii="Arial" w:hAnsi="Arial" w:cs="Arial"/>
          <w:color w:val="auto"/>
          <w:spacing w:val="10"/>
          <w:sz w:val="22"/>
          <w:szCs w:val="22"/>
        </w:rPr>
      </w:pPr>
      <w:r>
        <w:rPr>
          <w:rFonts w:hint="eastAsia" w:ascii="Arial" w:hAnsi="Arial" w:cs="Arial"/>
          <w:color w:val="auto"/>
          <w:spacing w:val="10"/>
          <w:sz w:val="22"/>
          <w:szCs w:val="22"/>
        </w:rPr>
        <w:t>本工程质量保修期详见工程质量保修协议。</w:t>
      </w:r>
    </w:p>
    <w:p w14:paraId="2BEA9D9A">
      <w:pPr>
        <w:pStyle w:val="19"/>
        <w:numPr>
          <w:ilvl w:val="0"/>
          <w:numId w:val="3"/>
        </w:numPr>
        <w:spacing w:line="320" w:lineRule="exact"/>
        <w:jc w:val="left"/>
        <w:rPr>
          <w:rFonts w:hint="eastAsia" w:ascii="Arial" w:hAnsi="Arial" w:cs="Arial"/>
          <w:color w:val="auto"/>
          <w:spacing w:val="10"/>
          <w:sz w:val="22"/>
          <w:szCs w:val="22"/>
        </w:rPr>
      </w:pPr>
      <w:r>
        <w:rPr>
          <w:rFonts w:hint="eastAsia" w:ascii="Arial" w:hAnsi="Arial" w:cs="Arial"/>
          <w:color w:val="auto"/>
          <w:spacing w:val="10"/>
          <w:sz w:val="22"/>
          <w:szCs w:val="22"/>
        </w:rPr>
        <w:t>付款方法：详见专用条款。</w:t>
      </w:r>
    </w:p>
    <w:p w14:paraId="4FEF4203">
      <w:pPr>
        <w:pStyle w:val="19"/>
        <w:numPr>
          <w:ilvl w:val="0"/>
          <w:numId w:val="3"/>
        </w:numPr>
        <w:spacing w:line="320" w:lineRule="exact"/>
        <w:jc w:val="left"/>
        <w:rPr>
          <w:rFonts w:ascii="Arial" w:hAnsi="Arial" w:cs="Arial"/>
          <w:color w:val="auto"/>
          <w:spacing w:val="10"/>
          <w:sz w:val="22"/>
          <w:szCs w:val="22"/>
        </w:rPr>
      </w:pPr>
      <w:r>
        <w:rPr>
          <w:rFonts w:ascii="Arial" w:hAnsi="宋体" w:cs="Arial"/>
          <w:color w:val="auto"/>
          <w:spacing w:val="10"/>
          <w:sz w:val="22"/>
          <w:szCs w:val="22"/>
        </w:rPr>
        <w:t>本合同文件由以下几部分组成，各组成部分能够互相解释，互为补充与说明。其组成和解释</w:t>
      </w:r>
      <w:r>
        <w:rPr>
          <w:rFonts w:hint="eastAsia" w:ascii="Arial" w:hAnsi="宋体" w:cs="Arial"/>
          <w:color w:val="auto"/>
          <w:spacing w:val="10"/>
          <w:sz w:val="22"/>
          <w:szCs w:val="22"/>
        </w:rPr>
        <w:t>顺序</w:t>
      </w:r>
      <w:r>
        <w:rPr>
          <w:rFonts w:ascii="Arial" w:hAnsi="宋体" w:cs="Arial"/>
          <w:color w:val="auto"/>
          <w:spacing w:val="10"/>
          <w:sz w:val="22"/>
          <w:szCs w:val="22"/>
        </w:rPr>
        <w:t>如下：</w:t>
      </w:r>
    </w:p>
    <w:p w14:paraId="6E2AF9BA">
      <w:pPr>
        <w:pStyle w:val="19"/>
        <w:numPr>
          <w:ilvl w:val="0"/>
          <w:numId w:val="5"/>
        </w:numPr>
        <w:tabs>
          <w:tab w:val="left" w:pos="1134"/>
        </w:tabs>
        <w:spacing w:line="320" w:lineRule="exact"/>
        <w:ind w:left="1276" w:hanging="709"/>
        <w:rPr>
          <w:rFonts w:ascii="Arial" w:hAnsi="Arial" w:cs="Arial"/>
          <w:color w:val="auto"/>
          <w:spacing w:val="10"/>
          <w:sz w:val="22"/>
          <w:szCs w:val="22"/>
        </w:rPr>
      </w:pPr>
      <w:r>
        <w:rPr>
          <w:rFonts w:ascii="Arial" w:hAnsi="宋体" w:cs="Arial"/>
          <w:color w:val="auto"/>
          <w:spacing w:val="10"/>
          <w:sz w:val="22"/>
          <w:szCs w:val="22"/>
        </w:rPr>
        <w:t>合同协议</w:t>
      </w:r>
      <w:r>
        <w:rPr>
          <w:rFonts w:hint="eastAsia" w:ascii="Arial" w:hAnsi="宋体" w:cs="Arial"/>
          <w:color w:val="auto"/>
          <w:spacing w:val="10"/>
          <w:sz w:val="22"/>
          <w:szCs w:val="22"/>
        </w:rPr>
        <w:t>书</w:t>
      </w:r>
      <w:r>
        <w:rPr>
          <w:rFonts w:ascii="Arial" w:hAnsi="宋体" w:cs="Arial"/>
          <w:color w:val="auto"/>
          <w:spacing w:val="10"/>
          <w:sz w:val="22"/>
          <w:szCs w:val="22"/>
        </w:rPr>
        <w:t>；</w:t>
      </w:r>
    </w:p>
    <w:p w14:paraId="7CE74434">
      <w:pPr>
        <w:pStyle w:val="19"/>
        <w:numPr>
          <w:ilvl w:val="0"/>
          <w:numId w:val="5"/>
        </w:numPr>
        <w:tabs>
          <w:tab w:val="left" w:pos="1134"/>
        </w:tabs>
        <w:spacing w:line="320" w:lineRule="exact"/>
        <w:ind w:left="1134" w:hanging="567"/>
        <w:rPr>
          <w:rFonts w:ascii="Arial" w:hAnsi="宋体" w:cs="Arial"/>
          <w:color w:val="auto"/>
          <w:spacing w:val="10"/>
          <w:sz w:val="22"/>
          <w:szCs w:val="22"/>
        </w:rPr>
      </w:pPr>
      <w:r>
        <w:rPr>
          <w:rFonts w:hint="eastAsia" w:ascii="Arial" w:hAnsi="宋体" w:cs="Arial"/>
          <w:color w:val="auto"/>
          <w:spacing w:val="10"/>
          <w:sz w:val="22"/>
          <w:szCs w:val="22"/>
        </w:rPr>
        <w:t>招投标期间往来函件（系指经双方确认一致形成对合同条款进行调整与变更或对条款进行细化说明的内容，经装订进合同中予以确认的文件）</w:t>
      </w:r>
      <w:r>
        <w:rPr>
          <w:rFonts w:ascii="Arial" w:hAnsi="宋体" w:cs="Arial"/>
          <w:color w:val="auto"/>
          <w:spacing w:val="10"/>
          <w:sz w:val="22"/>
          <w:szCs w:val="22"/>
        </w:rPr>
        <w:t>；</w:t>
      </w:r>
    </w:p>
    <w:p w14:paraId="04030813">
      <w:pPr>
        <w:pStyle w:val="19"/>
        <w:numPr>
          <w:ilvl w:val="0"/>
          <w:numId w:val="5"/>
        </w:numPr>
        <w:tabs>
          <w:tab w:val="left" w:pos="1134"/>
        </w:tabs>
        <w:spacing w:line="320" w:lineRule="exact"/>
        <w:ind w:left="1276" w:hanging="709"/>
        <w:rPr>
          <w:rFonts w:ascii="Arial" w:hAnsi="宋体" w:cs="Arial"/>
          <w:color w:val="auto"/>
          <w:spacing w:val="10"/>
          <w:sz w:val="22"/>
          <w:szCs w:val="22"/>
        </w:rPr>
      </w:pPr>
      <w:r>
        <w:rPr>
          <w:rFonts w:ascii="Arial" w:hAnsi="宋体" w:cs="Arial"/>
          <w:color w:val="auto"/>
          <w:spacing w:val="10"/>
          <w:sz w:val="22"/>
          <w:szCs w:val="22"/>
        </w:rPr>
        <w:t>专用条款；</w:t>
      </w:r>
    </w:p>
    <w:p w14:paraId="6A057BC7">
      <w:pPr>
        <w:pStyle w:val="19"/>
        <w:numPr>
          <w:ilvl w:val="0"/>
          <w:numId w:val="5"/>
        </w:numPr>
        <w:tabs>
          <w:tab w:val="left" w:pos="1134"/>
        </w:tabs>
        <w:spacing w:line="320" w:lineRule="exact"/>
        <w:ind w:left="1276" w:hanging="709"/>
        <w:rPr>
          <w:rFonts w:ascii="Arial" w:hAnsi="宋体" w:cs="Arial"/>
          <w:color w:val="auto"/>
          <w:spacing w:val="10"/>
          <w:sz w:val="22"/>
          <w:szCs w:val="22"/>
        </w:rPr>
      </w:pPr>
      <w:r>
        <w:rPr>
          <w:rFonts w:ascii="Arial" w:hAnsi="宋体" w:cs="Arial"/>
          <w:color w:val="auto"/>
          <w:spacing w:val="10"/>
          <w:sz w:val="22"/>
          <w:szCs w:val="22"/>
        </w:rPr>
        <w:t>通用条款；</w:t>
      </w:r>
    </w:p>
    <w:p w14:paraId="216E26EE">
      <w:pPr>
        <w:pStyle w:val="19"/>
        <w:numPr>
          <w:ilvl w:val="0"/>
          <w:numId w:val="5"/>
        </w:numPr>
        <w:tabs>
          <w:tab w:val="left" w:pos="1134"/>
        </w:tabs>
        <w:spacing w:line="320" w:lineRule="exact"/>
        <w:ind w:left="1276" w:hanging="709"/>
        <w:rPr>
          <w:rFonts w:ascii="Arial" w:hAnsi="宋体" w:cs="Arial"/>
          <w:color w:val="auto"/>
          <w:spacing w:val="10"/>
          <w:sz w:val="22"/>
          <w:szCs w:val="22"/>
        </w:rPr>
      </w:pPr>
      <w:r>
        <w:rPr>
          <w:rFonts w:hint="eastAsia" w:ascii="Arial" w:hAnsi="宋体" w:cs="Arial"/>
          <w:color w:val="auto"/>
          <w:spacing w:val="10"/>
          <w:sz w:val="22"/>
          <w:szCs w:val="22"/>
        </w:rPr>
        <w:t>承包</w:t>
      </w:r>
      <w:r>
        <w:rPr>
          <w:rFonts w:ascii="Arial" w:hAnsi="宋体" w:cs="Arial"/>
          <w:color w:val="auto"/>
          <w:spacing w:val="10"/>
          <w:sz w:val="22"/>
          <w:szCs w:val="22"/>
        </w:rPr>
        <w:t>范围</w:t>
      </w:r>
      <w:r>
        <w:rPr>
          <w:rFonts w:hint="eastAsia" w:ascii="Arial" w:hAnsi="宋体" w:cs="Arial"/>
          <w:color w:val="auto"/>
          <w:spacing w:val="10"/>
          <w:sz w:val="22"/>
          <w:szCs w:val="22"/>
        </w:rPr>
        <w:t>（含施工界面划分）</w:t>
      </w:r>
      <w:r>
        <w:rPr>
          <w:rFonts w:ascii="Arial" w:hAnsi="宋体" w:cs="Arial"/>
          <w:color w:val="auto"/>
          <w:spacing w:val="10"/>
          <w:sz w:val="22"/>
          <w:szCs w:val="22"/>
        </w:rPr>
        <w:t>；</w:t>
      </w:r>
    </w:p>
    <w:p w14:paraId="64A8DBB5">
      <w:pPr>
        <w:pStyle w:val="19"/>
        <w:numPr>
          <w:ilvl w:val="0"/>
          <w:numId w:val="5"/>
        </w:numPr>
        <w:tabs>
          <w:tab w:val="left" w:pos="1134"/>
        </w:tabs>
        <w:spacing w:line="320" w:lineRule="exact"/>
        <w:ind w:left="1276" w:hanging="709"/>
        <w:rPr>
          <w:rFonts w:hint="eastAsia" w:ascii="Arial" w:hAnsi="宋体" w:cs="Arial"/>
          <w:color w:val="auto"/>
          <w:spacing w:val="10"/>
          <w:sz w:val="22"/>
          <w:szCs w:val="22"/>
        </w:rPr>
      </w:pPr>
      <w:r>
        <w:rPr>
          <w:rFonts w:hint="eastAsia" w:ascii="Arial" w:hAnsi="宋体" w:cs="Arial"/>
          <w:color w:val="auto"/>
          <w:spacing w:val="10"/>
          <w:sz w:val="22"/>
          <w:szCs w:val="22"/>
        </w:rPr>
        <w:t>工程建设标准、工程规范；</w:t>
      </w:r>
    </w:p>
    <w:p w14:paraId="7F4D54F8">
      <w:pPr>
        <w:pStyle w:val="19"/>
        <w:numPr>
          <w:ilvl w:val="0"/>
          <w:numId w:val="5"/>
        </w:numPr>
        <w:tabs>
          <w:tab w:val="left" w:pos="1134"/>
        </w:tabs>
        <w:spacing w:line="320" w:lineRule="exact"/>
        <w:ind w:left="1276" w:hanging="709"/>
        <w:rPr>
          <w:rFonts w:ascii="Arial" w:hAnsi="宋体" w:cs="Arial"/>
          <w:color w:val="auto"/>
          <w:spacing w:val="10"/>
          <w:sz w:val="22"/>
          <w:szCs w:val="22"/>
        </w:rPr>
      </w:pPr>
      <w:r>
        <w:rPr>
          <w:rFonts w:ascii="Arial" w:hAnsi="宋体" w:cs="Arial"/>
          <w:color w:val="auto"/>
          <w:spacing w:val="10"/>
          <w:sz w:val="22"/>
          <w:szCs w:val="22"/>
        </w:rPr>
        <w:t>图纸目录；</w:t>
      </w:r>
    </w:p>
    <w:p w14:paraId="0834E5E1">
      <w:pPr>
        <w:pStyle w:val="19"/>
        <w:numPr>
          <w:ilvl w:val="0"/>
          <w:numId w:val="5"/>
        </w:numPr>
        <w:tabs>
          <w:tab w:val="left" w:pos="1134"/>
        </w:tabs>
        <w:spacing w:line="320" w:lineRule="exact"/>
        <w:ind w:left="1276" w:hanging="709"/>
        <w:rPr>
          <w:rFonts w:ascii="Arial" w:hAnsi="宋体" w:cs="Arial"/>
          <w:color w:val="auto"/>
          <w:spacing w:val="10"/>
          <w:sz w:val="22"/>
          <w:szCs w:val="22"/>
        </w:rPr>
      </w:pPr>
      <w:r>
        <w:rPr>
          <w:rFonts w:hint="eastAsia" w:ascii="Arial" w:hAnsi="宋体" w:cs="Arial"/>
          <w:color w:val="auto"/>
          <w:spacing w:val="10"/>
          <w:sz w:val="22"/>
          <w:szCs w:val="22"/>
        </w:rPr>
        <w:t>措施费报价说明；</w:t>
      </w:r>
    </w:p>
    <w:p w14:paraId="7C26D555">
      <w:pPr>
        <w:pStyle w:val="19"/>
        <w:numPr>
          <w:ilvl w:val="0"/>
          <w:numId w:val="5"/>
        </w:numPr>
        <w:tabs>
          <w:tab w:val="left" w:pos="1134"/>
        </w:tabs>
        <w:spacing w:line="320" w:lineRule="exact"/>
        <w:ind w:left="1276" w:hanging="709"/>
        <w:rPr>
          <w:rFonts w:hint="eastAsia" w:ascii="Arial" w:hAnsi="宋体" w:cs="Arial"/>
          <w:color w:val="auto"/>
          <w:spacing w:val="10"/>
          <w:sz w:val="22"/>
          <w:szCs w:val="22"/>
        </w:rPr>
      </w:pPr>
      <w:r>
        <w:rPr>
          <w:rFonts w:ascii="Arial" w:hAnsi="宋体" w:cs="Arial"/>
          <w:color w:val="auto"/>
          <w:spacing w:val="10"/>
          <w:sz w:val="22"/>
          <w:szCs w:val="22"/>
        </w:rPr>
        <w:t>工程量计算规则及单价说明；</w:t>
      </w:r>
    </w:p>
    <w:p w14:paraId="2E203FED">
      <w:pPr>
        <w:pStyle w:val="19"/>
        <w:numPr>
          <w:ilvl w:val="0"/>
          <w:numId w:val="5"/>
        </w:numPr>
        <w:tabs>
          <w:tab w:val="left" w:pos="1134"/>
        </w:tabs>
        <w:spacing w:line="320" w:lineRule="exact"/>
        <w:ind w:left="1276" w:hanging="709"/>
        <w:rPr>
          <w:rFonts w:ascii="Arial" w:hAnsi="宋体" w:cs="Arial"/>
          <w:color w:val="auto"/>
          <w:spacing w:val="10"/>
          <w:sz w:val="22"/>
          <w:szCs w:val="22"/>
        </w:rPr>
      </w:pPr>
      <w:r>
        <w:rPr>
          <w:rFonts w:ascii="Arial" w:hAnsi="宋体" w:cs="Arial"/>
          <w:color w:val="auto"/>
          <w:spacing w:val="10"/>
          <w:sz w:val="22"/>
          <w:szCs w:val="22"/>
        </w:rPr>
        <w:t>工程量清单；</w:t>
      </w:r>
    </w:p>
    <w:p w14:paraId="208C204A">
      <w:pPr>
        <w:pStyle w:val="19"/>
        <w:numPr>
          <w:ilvl w:val="0"/>
          <w:numId w:val="5"/>
        </w:numPr>
        <w:tabs>
          <w:tab w:val="left" w:pos="1134"/>
        </w:tabs>
        <w:spacing w:line="320" w:lineRule="exact"/>
        <w:ind w:left="1276" w:hanging="709"/>
        <w:rPr>
          <w:rFonts w:hint="eastAsia" w:ascii="Arial" w:hAnsi="宋体" w:cs="Arial"/>
          <w:color w:val="auto"/>
          <w:spacing w:val="10"/>
          <w:sz w:val="22"/>
          <w:szCs w:val="22"/>
        </w:rPr>
      </w:pPr>
      <w:r>
        <w:rPr>
          <w:rFonts w:hint="eastAsia" w:ascii="Arial" w:cs="Arial"/>
          <w:color w:val="auto"/>
          <w:spacing w:val="10"/>
          <w:sz w:val="22"/>
          <w:szCs w:val="22"/>
        </w:rPr>
        <w:t>工程质量保修协议；</w:t>
      </w:r>
    </w:p>
    <w:p w14:paraId="7848190A">
      <w:pPr>
        <w:pStyle w:val="19"/>
        <w:numPr>
          <w:ilvl w:val="0"/>
          <w:numId w:val="5"/>
        </w:numPr>
        <w:tabs>
          <w:tab w:val="left" w:pos="1134"/>
        </w:tabs>
        <w:spacing w:line="320" w:lineRule="exact"/>
        <w:ind w:left="1276" w:hanging="709"/>
        <w:rPr>
          <w:rFonts w:hint="eastAsia" w:ascii="Arial" w:hAnsi="宋体" w:cs="Arial"/>
          <w:color w:val="auto"/>
          <w:spacing w:val="10"/>
          <w:sz w:val="22"/>
          <w:szCs w:val="22"/>
        </w:rPr>
      </w:pPr>
      <w:r>
        <w:rPr>
          <w:rFonts w:hint="eastAsia" w:ascii="Arial" w:cs="Arial"/>
          <w:color w:val="auto"/>
          <w:spacing w:val="10"/>
          <w:sz w:val="22"/>
          <w:szCs w:val="22"/>
        </w:rPr>
        <w:t>承接查验管理制度；</w:t>
      </w:r>
    </w:p>
    <w:p w14:paraId="693D3428">
      <w:pPr>
        <w:pStyle w:val="19"/>
        <w:numPr>
          <w:ilvl w:val="0"/>
          <w:numId w:val="5"/>
        </w:numPr>
        <w:tabs>
          <w:tab w:val="left" w:pos="1134"/>
        </w:tabs>
        <w:spacing w:line="320" w:lineRule="exact"/>
        <w:ind w:left="1276" w:hanging="709"/>
        <w:rPr>
          <w:rFonts w:hint="eastAsia" w:ascii="Arial" w:hAnsi="宋体" w:cs="Arial"/>
          <w:color w:val="auto"/>
          <w:spacing w:val="10"/>
          <w:sz w:val="22"/>
          <w:szCs w:val="22"/>
        </w:rPr>
      </w:pPr>
      <w:r>
        <w:rPr>
          <w:rFonts w:hint="eastAsia" w:ascii="Arial" w:cs="Arial"/>
          <w:color w:val="auto"/>
          <w:spacing w:val="10"/>
          <w:sz w:val="22"/>
          <w:szCs w:val="22"/>
        </w:rPr>
        <w:t>廉洁协议书；</w:t>
      </w:r>
    </w:p>
    <w:p w14:paraId="0656D96E">
      <w:pPr>
        <w:pStyle w:val="19"/>
        <w:numPr>
          <w:ilvl w:val="0"/>
          <w:numId w:val="5"/>
        </w:numPr>
        <w:tabs>
          <w:tab w:val="left" w:pos="1134"/>
        </w:tabs>
        <w:spacing w:line="320" w:lineRule="exact"/>
        <w:ind w:left="1276" w:hanging="709"/>
        <w:rPr>
          <w:rFonts w:hint="eastAsia" w:ascii="Arial" w:hAnsi="宋体" w:cs="Arial"/>
          <w:color w:val="auto"/>
          <w:spacing w:val="10"/>
          <w:sz w:val="22"/>
          <w:szCs w:val="22"/>
        </w:rPr>
      </w:pPr>
      <w:r>
        <w:rPr>
          <w:rFonts w:hint="eastAsia" w:ascii="Arial" w:cs="Arial"/>
          <w:color w:val="auto"/>
          <w:spacing w:val="10"/>
          <w:sz w:val="22"/>
          <w:szCs w:val="22"/>
        </w:rPr>
        <w:t>其他（供应商管理制度等其他文件）。</w:t>
      </w:r>
    </w:p>
    <w:p w14:paraId="548B0E3F">
      <w:pPr>
        <w:pStyle w:val="19"/>
        <w:spacing w:line="240" w:lineRule="auto"/>
        <w:rPr>
          <w:rFonts w:hint="eastAsia" w:ascii="Arial" w:hAnsi="宋体" w:cs="Arial"/>
          <w:color w:val="auto"/>
          <w:spacing w:val="10"/>
          <w:sz w:val="22"/>
          <w:szCs w:val="22"/>
        </w:rPr>
      </w:pPr>
      <w:r>
        <w:rPr>
          <w:rFonts w:ascii="Arial" w:hAnsi="宋体" w:cs="Arial"/>
          <w:color w:val="auto"/>
          <w:spacing w:val="10"/>
          <w:sz w:val="22"/>
          <w:szCs w:val="22"/>
        </w:rPr>
        <w:t>如合同文件各部分条款之间不一致，应按上述文件的</w:t>
      </w:r>
      <w:r>
        <w:rPr>
          <w:rFonts w:hint="eastAsia" w:ascii="Arial" w:hAnsi="宋体" w:cs="Arial"/>
          <w:color w:val="auto"/>
          <w:spacing w:val="10"/>
          <w:sz w:val="22"/>
          <w:szCs w:val="22"/>
        </w:rPr>
        <w:t>前后</w:t>
      </w:r>
      <w:r>
        <w:rPr>
          <w:rFonts w:ascii="Arial" w:hAnsi="宋体" w:cs="Arial"/>
          <w:color w:val="auto"/>
          <w:spacing w:val="10"/>
          <w:sz w:val="22"/>
          <w:szCs w:val="22"/>
        </w:rPr>
        <w:t>顺序作优先解释</w:t>
      </w:r>
      <w:r>
        <w:rPr>
          <w:rFonts w:hint="eastAsia" w:ascii="Arial" w:hAnsi="宋体" w:cs="Arial"/>
          <w:color w:val="auto"/>
          <w:spacing w:val="10"/>
          <w:sz w:val="22"/>
          <w:szCs w:val="22"/>
        </w:rPr>
        <w:t>（文件顺序在前的相应效力优先；当在同一文件内有不清楚或矛盾时，以日期较后者作优先解释）</w:t>
      </w:r>
      <w:r>
        <w:rPr>
          <w:rFonts w:ascii="Arial" w:hAnsi="宋体" w:cs="Arial"/>
          <w:color w:val="auto"/>
          <w:spacing w:val="10"/>
          <w:sz w:val="22"/>
          <w:szCs w:val="22"/>
        </w:rPr>
        <w:t>。如依照上述文件无法作出合理的、合乎逻辑的解释，在不影响工程进度的情况下，由双方协商解决。协商不成的，按合同规定的争议解决方式处理。</w:t>
      </w:r>
    </w:p>
    <w:p w14:paraId="7A91E922">
      <w:pPr>
        <w:pStyle w:val="19"/>
        <w:numPr>
          <w:ilvl w:val="0"/>
          <w:numId w:val="3"/>
        </w:numPr>
        <w:spacing w:line="320" w:lineRule="exact"/>
        <w:jc w:val="left"/>
        <w:rPr>
          <w:rFonts w:ascii="Arial" w:hAnsi="Arial" w:cs="Arial"/>
          <w:color w:val="auto"/>
          <w:spacing w:val="10"/>
          <w:sz w:val="22"/>
          <w:szCs w:val="22"/>
        </w:rPr>
      </w:pPr>
      <w:r>
        <w:rPr>
          <w:rFonts w:hint="eastAsia" w:ascii="Arial" w:hAnsi="宋体" w:cs="Arial"/>
          <w:color w:val="auto"/>
          <w:spacing w:val="10"/>
          <w:sz w:val="22"/>
          <w:szCs w:val="22"/>
        </w:rPr>
        <w:t>特殊条款</w:t>
      </w:r>
      <w:r>
        <w:rPr>
          <w:rFonts w:hint="eastAsia" w:ascii="Arial" w:hAnsi="Arial" w:cs="Arial"/>
          <w:color w:val="auto"/>
          <w:spacing w:val="10"/>
          <w:sz w:val="22"/>
          <w:szCs w:val="22"/>
        </w:rPr>
        <w:t>：</w:t>
      </w:r>
    </w:p>
    <w:p w14:paraId="51EDA01E">
      <w:pPr>
        <w:pStyle w:val="19"/>
        <w:spacing w:line="320" w:lineRule="exact"/>
        <w:ind w:left="425" w:firstLine="0"/>
        <w:jc w:val="left"/>
        <w:rPr>
          <w:rFonts w:ascii="Arial" w:hAnsi="Arial" w:cs="Arial"/>
          <w:color w:val="auto"/>
          <w:spacing w:val="10"/>
          <w:sz w:val="22"/>
          <w:szCs w:val="22"/>
          <w:u w:val="single"/>
        </w:rPr>
      </w:pPr>
      <w:r>
        <w:rPr>
          <w:rFonts w:hint="eastAsia" w:ascii="Arial" w:hAnsi="Arial" w:cs="Arial"/>
          <w:color w:val="auto"/>
          <w:spacing w:val="10"/>
          <w:sz w:val="22"/>
          <w:szCs w:val="22"/>
          <w:u w:val="single"/>
        </w:rPr>
        <w:t>无。</w:t>
      </w:r>
    </w:p>
    <w:p w14:paraId="3746CAE8">
      <w:pPr>
        <w:pStyle w:val="19"/>
        <w:numPr>
          <w:ilvl w:val="0"/>
          <w:numId w:val="3"/>
        </w:numPr>
        <w:spacing w:line="320" w:lineRule="exact"/>
        <w:jc w:val="left"/>
        <w:rPr>
          <w:rFonts w:hint="eastAsia" w:ascii="Arial" w:hAnsi="Arial" w:cs="Arial"/>
          <w:color w:val="auto"/>
          <w:spacing w:val="10"/>
          <w:sz w:val="22"/>
          <w:szCs w:val="22"/>
        </w:rPr>
      </w:pPr>
      <w:r>
        <w:rPr>
          <w:rFonts w:hint="eastAsia" w:ascii="Arial" w:hAnsi="Arial" w:cs="Arial"/>
          <w:color w:val="auto"/>
          <w:spacing w:val="10"/>
          <w:sz w:val="22"/>
          <w:szCs w:val="22"/>
        </w:rPr>
        <w:t>本合同是甲乙双方经过平等协商拟定，甲乙双方对有疑义之条款已进行了充分的沟通和说明，乙方已充分约定和理解其全部条款的内容，并对其无异议。</w:t>
      </w:r>
    </w:p>
    <w:p w14:paraId="2A203A98">
      <w:pPr>
        <w:pStyle w:val="19"/>
        <w:numPr>
          <w:ilvl w:val="0"/>
          <w:numId w:val="3"/>
        </w:numPr>
        <w:spacing w:line="320" w:lineRule="exact"/>
        <w:jc w:val="left"/>
        <w:rPr>
          <w:rFonts w:hint="eastAsia" w:ascii="Arial" w:hAnsi="Arial" w:cs="Arial"/>
          <w:color w:val="auto"/>
          <w:spacing w:val="10"/>
          <w:sz w:val="22"/>
          <w:szCs w:val="22"/>
        </w:rPr>
      </w:pPr>
      <w:r>
        <w:rPr>
          <w:rFonts w:hint="eastAsia" w:ascii="Arial" w:hAnsi="宋体" w:cs="Arial"/>
          <w:color w:val="auto"/>
          <w:spacing w:val="10"/>
          <w:sz w:val="22"/>
          <w:szCs w:val="22"/>
        </w:rPr>
        <w:t>本合同正本</w:t>
      </w:r>
      <w:r>
        <w:rPr>
          <w:rFonts w:hint="eastAsia" w:ascii="Arial" w:hAnsi="宋体" w:cs="Arial"/>
          <w:color w:val="auto"/>
          <w:spacing w:val="10"/>
          <w:sz w:val="22"/>
          <w:szCs w:val="22"/>
          <w:u w:val="single"/>
        </w:rPr>
        <w:t xml:space="preserve"> 肆 </w:t>
      </w:r>
      <w:r>
        <w:rPr>
          <w:rFonts w:hint="eastAsia" w:ascii="Arial" w:hAnsi="宋体" w:cs="Arial"/>
          <w:color w:val="auto"/>
          <w:spacing w:val="10"/>
          <w:sz w:val="22"/>
          <w:szCs w:val="22"/>
        </w:rPr>
        <w:t>份，由甲方和乙方各执</w:t>
      </w:r>
      <w:r>
        <w:rPr>
          <w:rFonts w:hint="eastAsia" w:ascii="Arial" w:hAnsi="宋体" w:cs="Arial"/>
          <w:color w:val="auto"/>
          <w:spacing w:val="10"/>
          <w:sz w:val="22"/>
          <w:szCs w:val="22"/>
          <w:u w:val="single"/>
        </w:rPr>
        <w:t xml:space="preserve"> 贰 </w:t>
      </w:r>
      <w:r>
        <w:rPr>
          <w:rFonts w:hint="eastAsia" w:ascii="Arial" w:hAnsi="宋体" w:cs="Arial"/>
          <w:color w:val="auto"/>
          <w:spacing w:val="10"/>
          <w:sz w:val="22"/>
          <w:szCs w:val="22"/>
        </w:rPr>
        <w:t>份。</w:t>
      </w:r>
    </w:p>
    <w:p w14:paraId="1D1A36C5">
      <w:pPr>
        <w:pStyle w:val="19"/>
        <w:numPr>
          <w:ilvl w:val="0"/>
          <w:numId w:val="3"/>
        </w:numPr>
        <w:spacing w:line="320" w:lineRule="exact"/>
        <w:jc w:val="left"/>
        <w:rPr>
          <w:rFonts w:hint="eastAsia" w:ascii="Arial" w:hAnsi="Arial" w:cs="Arial"/>
          <w:color w:val="auto"/>
          <w:spacing w:val="10"/>
          <w:sz w:val="22"/>
          <w:szCs w:val="22"/>
        </w:rPr>
      </w:pPr>
      <w:r>
        <w:rPr>
          <w:rFonts w:hint="eastAsia" w:ascii="Arial" w:hAnsi="Arial" w:cs="Arial"/>
          <w:color w:val="auto"/>
          <w:spacing w:val="10"/>
          <w:sz w:val="22"/>
          <w:szCs w:val="22"/>
        </w:rPr>
        <w:t>本合同经双方加盖公章或合同章后生效。</w:t>
      </w:r>
    </w:p>
    <w:p w14:paraId="0C20E196">
      <w:pPr>
        <w:pStyle w:val="19"/>
        <w:numPr>
          <w:ilvl w:val="0"/>
          <w:numId w:val="3"/>
        </w:numPr>
        <w:tabs>
          <w:tab w:val="left" w:leader="dot" w:pos="425"/>
        </w:tabs>
        <w:spacing w:line="320" w:lineRule="exact"/>
        <w:jc w:val="left"/>
        <w:rPr>
          <w:rFonts w:hint="eastAsia" w:ascii="Arial" w:hAnsi="宋体" w:cs="Arial"/>
          <w:color w:val="auto"/>
          <w:spacing w:val="10"/>
          <w:sz w:val="22"/>
          <w:szCs w:val="22"/>
          <w:highlight w:val="yellow"/>
        </w:rPr>
      </w:pPr>
      <w:r>
        <w:rPr>
          <w:rFonts w:hint="eastAsia" w:ascii="Arial" w:hAnsi="宋体" w:cs="Arial"/>
          <w:color w:val="auto"/>
          <w:spacing w:val="10"/>
          <w:sz w:val="22"/>
          <w:szCs w:val="22"/>
        </w:rPr>
        <w:t>乙</w:t>
      </w:r>
      <w:r>
        <w:rPr>
          <w:rFonts w:ascii="Arial" w:hAnsi="宋体" w:cs="Arial"/>
          <w:color w:val="auto"/>
          <w:spacing w:val="10"/>
          <w:sz w:val="22"/>
          <w:szCs w:val="22"/>
        </w:rPr>
        <w:t>方认可下列银行账户信息为收款账户：</w:t>
      </w:r>
    </w:p>
    <w:p w14:paraId="79F4D1F4">
      <w:pPr>
        <w:pStyle w:val="19"/>
        <w:tabs>
          <w:tab w:val="left" w:pos="0"/>
        </w:tabs>
        <w:spacing w:line="320" w:lineRule="exact"/>
        <w:rPr>
          <w:rFonts w:hint="eastAsia" w:ascii="Arial" w:hAnsi="宋体" w:eastAsia="宋体" w:cs="Arial"/>
          <w:color w:val="auto"/>
          <w:spacing w:val="10"/>
          <w:sz w:val="22"/>
          <w:szCs w:val="22"/>
        </w:rPr>
      </w:pPr>
      <w:r>
        <w:rPr>
          <w:rFonts w:hint="eastAsia" w:ascii="Arial" w:hAnsi="宋体" w:eastAsia="宋体" w:cs="Arial"/>
          <w:color w:val="auto"/>
          <w:spacing w:val="10"/>
          <w:sz w:val="22"/>
          <w:szCs w:val="22"/>
        </w:rPr>
        <w:t>开户银行：齐鲁银行济南文西支行</w:t>
      </w:r>
    </w:p>
    <w:p w14:paraId="11718A2F">
      <w:pPr>
        <w:pStyle w:val="19"/>
        <w:tabs>
          <w:tab w:val="left" w:pos="0"/>
        </w:tabs>
        <w:spacing w:line="320" w:lineRule="exact"/>
        <w:rPr>
          <w:rFonts w:hint="eastAsia" w:ascii="Arial" w:hAnsi="宋体" w:eastAsia="宋体" w:cs="Arial"/>
          <w:color w:val="auto"/>
          <w:spacing w:val="10"/>
          <w:sz w:val="22"/>
          <w:szCs w:val="22"/>
        </w:rPr>
      </w:pPr>
      <w:r>
        <w:rPr>
          <w:rFonts w:hint="eastAsia" w:ascii="Arial" w:hAnsi="宋体" w:eastAsia="宋体" w:cs="Arial"/>
          <w:color w:val="auto"/>
          <w:spacing w:val="10"/>
          <w:sz w:val="22"/>
          <w:szCs w:val="22"/>
        </w:rPr>
        <w:t>户名：山东泽元汇志信息科技有限责任公司</w:t>
      </w:r>
    </w:p>
    <w:p w14:paraId="4C244BD6">
      <w:pPr>
        <w:pStyle w:val="19"/>
        <w:tabs>
          <w:tab w:val="left" w:pos="0"/>
        </w:tabs>
        <w:spacing w:line="320" w:lineRule="exact"/>
        <w:ind w:left="0" w:firstLine="0"/>
        <w:rPr>
          <w:rFonts w:hint="eastAsia" w:ascii="Arial" w:hAnsi="宋体" w:eastAsia="宋体" w:cs="Arial"/>
          <w:color w:val="auto"/>
          <w:spacing w:val="10"/>
          <w:sz w:val="22"/>
          <w:szCs w:val="22"/>
        </w:rPr>
      </w:pPr>
    </w:p>
    <w:p w14:paraId="68AE3381">
      <w:pPr>
        <w:pStyle w:val="19"/>
        <w:tabs>
          <w:tab w:val="left" w:pos="0"/>
        </w:tabs>
        <w:spacing w:line="320" w:lineRule="exact"/>
        <w:rPr>
          <w:rFonts w:hint="eastAsia" w:ascii="Arial" w:hAnsi="宋体" w:eastAsia="宋体" w:cs="Arial"/>
          <w:color w:val="auto"/>
          <w:spacing w:val="10"/>
          <w:sz w:val="22"/>
          <w:szCs w:val="22"/>
        </w:rPr>
      </w:pPr>
      <w:r>
        <w:rPr>
          <w:rFonts w:hint="eastAsia" w:ascii="Arial" w:hAnsi="宋体" w:eastAsia="宋体" w:cs="Arial"/>
          <w:color w:val="auto"/>
          <w:spacing w:val="10"/>
          <w:sz w:val="22"/>
          <w:szCs w:val="22"/>
        </w:rPr>
        <w:t>开户账号：8661  1733  1014  2100  9054</w:t>
      </w:r>
    </w:p>
    <w:p w14:paraId="7D6149BE">
      <w:pPr>
        <w:pStyle w:val="19"/>
        <w:tabs>
          <w:tab w:val="left" w:pos="0"/>
        </w:tabs>
        <w:spacing w:line="320" w:lineRule="exact"/>
        <w:rPr>
          <w:rFonts w:hint="eastAsia" w:ascii="Arial" w:hAnsi="宋体" w:eastAsia="宋体" w:cs="Arial"/>
          <w:color w:val="auto"/>
          <w:spacing w:val="10"/>
          <w:sz w:val="22"/>
          <w:szCs w:val="22"/>
        </w:rPr>
      </w:pPr>
    </w:p>
    <w:p w14:paraId="6C40C84A">
      <w:pPr>
        <w:pStyle w:val="19"/>
        <w:tabs>
          <w:tab w:val="left" w:pos="0"/>
        </w:tabs>
        <w:spacing w:line="320" w:lineRule="exact"/>
        <w:rPr>
          <w:rFonts w:hint="eastAsia" w:ascii="Arial" w:hAnsi="宋体" w:cs="Arial"/>
          <w:color w:val="auto"/>
          <w:spacing w:val="10"/>
          <w:sz w:val="22"/>
          <w:szCs w:val="22"/>
        </w:rPr>
      </w:pPr>
      <w:r>
        <w:rPr>
          <w:rFonts w:hint="eastAsia" w:ascii="Arial" w:hAnsi="宋体" w:cs="Arial"/>
          <w:color w:val="auto"/>
          <w:spacing w:val="10"/>
          <w:sz w:val="22"/>
          <w:szCs w:val="22"/>
        </w:rPr>
        <w:t>乙方应对上述账户信息之准确性负责，如上述账户信息变更乙方须立即书面通知甲方并提供变更后的账户信息；任何因账户信息有误或账户信息变更而未及时通知甲方所造成之损失（无论是甲方之损失或乙方自己的损失）均由乙方承担全部责任。</w:t>
      </w:r>
    </w:p>
    <w:p w14:paraId="426717F3">
      <w:pPr>
        <w:pStyle w:val="19"/>
        <w:tabs>
          <w:tab w:val="left" w:pos="0"/>
        </w:tabs>
        <w:spacing w:line="320" w:lineRule="exact"/>
        <w:rPr>
          <w:rFonts w:hint="eastAsia" w:ascii="Arial" w:hAnsi="Arial" w:cs="Arial"/>
          <w:color w:val="auto"/>
          <w:spacing w:val="10"/>
          <w:sz w:val="22"/>
          <w:szCs w:val="22"/>
        </w:rPr>
      </w:pPr>
    </w:p>
    <w:p w14:paraId="007529B3">
      <w:pPr>
        <w:pStyle w:val="19"/>
        <w:tabs>
          <w:tab w:val="left" w:pos="0"/>
        </w:tabs>
        <w:spacing w:line="320" w:lineRule="exact"/>
        <w:rPr>
          <w:rFonts w:hint="eastAsia" w:ascii="Arial" w:hAnsi="Arial" w:cs="Arial"/>
          <w:color w:val="auto"/>
          <w:spacing w:val="10"/>
          <w:sz w:val="22"/>
          <w:szCs w:val="22"/>
        </w:rPr>
      </w:pPr>
      <w:r>
        <w:rPr>
          <w:rFonts w:hint="eastAsia" w:ascii="Arial" w:hAnsi="Arial" w:cs="Arial"/>
          <w:color w:val="auto"/>
          <w:spacing w:val="10"/>
          <w:sz w:val="22"/>
          <w:szCs w:val="22"/>
        </w:rPr>
        <w:t>以下无正文。</w:t>
      </w:r>
    </w:p>
    <w:p w14:paraId="049300A0">
      <w:pPr>
        <w:pStyle w:val="19"/>
        <w:tabs>
          <w:tab w:val="left" w:pos="0"/>
        </w:tabs>
        <w:spacing w:line="320" w:lineRule="exact"/>
        <w:rPr>
          <w:rFonts w:hint="eastAsia" w:ascii="宋体" w:hAnsi="宋体" w:cs="Arial"/>
          <w:color w:val="auto"/>
          <w:spacing w:val="10"/>
          <w:sz w:val="22"/>
          <w:szCs w:val="22"/>
        </w:rPr>
      </w:pPr>
    </w:p>
    <w:p w14:paraId="6A8C111F">
      <w:pPr>
        <w:pStyle w:val="19"/>
        <w:spacing w:line="320" w:lineRule="exact"/>
        <w:ind w:left="0" w:firstLine="0"/>
        <w:rPr>
          <w:rFonts w:ascii="宋体" w:hAnsi="宋体" w:cs="Arial"/>
          <w:color w:val="auto"/>
          <w:spacing w:val="10"/>
          <w:sz w:val="22"/>
          <w:szCs w:val="22"/>
        </w:rPr>
      </w:pPr>
      <w:r>
        <w:rPr>
          <w:rFonts w:ascii="宋体" w:hAnsi="宋体" w:cs="Arial"/>
          <w:color w:val="auto"/>
          <w:spacing w:val="10"/>
          <w:sz w:val="22"/>
          <w:szCs w:val="22"/>
        </w:rPr>
        <w:t>兹证明双方签订如下：</w:t>
      </w:r>
    </w:p>
    <w:p w14:paraId="01721235">
      <w:pPr>
        <w:pStyle w:val="19"/>
        <w:spacing w:line="320" w:lineRule="exact"/>
        <w:ind w:left="0" w:firstLine="0"/>
        <w:rPr>
          <w:rFonts w:ascii="宋体" w:hAnsi="宋体" w:cs="Arial"/>
          <w:color w:val="auto"/>
          <w:spacing w:val="10"/>
          <w:sz w:val="22"/>
          <w:szCs w:val="22"/>
        </w:rPr>
      </w:pPr>
    </w:p>
    <w:p w14:paraId="63EFB956">
      <w:pPr>
        <w:pStyle w:val="19"/>
        <w:spacing w:line="320" w:lineRule="exact"/>
        <w:ind w:firstLine="0"/>
        <w:rPr>
          <w:rFonts w:hint="eastAsia" w:ascii="宋体" w:hAnsi="宋体" w:cs="Arial"/>
          <w:color w:val="auto"/>
          <w:spacing w:val="10"/>
          <w:sz w:val="22"/>
          <w:szCs w:val="22"/>
        </w:rPr>
      </w:pPr>
    </w:p>
    <w:p w14:paraId="222B44B4">
      <w:pPr>
        <w:pStyle w:val="19"/>
        <w:spacing w:line="320" w:lineRule="exact"/>
        <w:ind w:firstLine="0"/>
        <w:rPr>
          <w:rFonts w:hint="eastAsia" w:ascii="宋体" w:hAnsi="宋体" w:cs="Arial"/>
          <w:color w:val="auto"/>
          <w:spacing w:val="10"/>
          <w:sz w:val="22"/>
          <w:szCs w:val="22"/>
        </w:rPr>
      </w:pPr>
    </w:p>
    <w:p w14:paraId="7F1D5D0C">
      <w:pPr>
        <w:spacing w:line="800" w:lineRule="exact"/>
        <w:rPr>
          <w:rFonts w:hint="eastAsia" w:ascii="宋体" w:hAnsi="宋体"/>
          <w:color w:val="auto"/>
          <w:sz w:val="22"/>
          <w:szCs w:val="22"/>
        </w:rPr>
      </w:pPr>
      <w:r>
        <w:rPr>
          <w:rFonts w:hint="eastAsia" w:ascii="宋体" w:hAnsi="宋体"/>
          <w:color w:val="auto"/>
          <w:sz w:val="22"/>
          <w:szCs w:val="22"/>
        </w:rPr>
        <w:t>发包人：（公章）                            承包人：（公章）</w:t>
      </w:r>
    </w:p>
    <w:p w14:paraId="075DCF9A">
      <w:pPr>
        <w:spacing w:line="800" w:lineRule="exact"/>
        <w:rPr>
          <w:rFonts w:hint="eastAsia" w:ascii="宋体" w:hAnsi="宋体"/>
          <w:color w:val="auto"/>
          <w:sz w:val="22"/>
          <w:szCs w:val="22"/>
        </w:rPr>
      </w:pPr>
      <w:r>
        <w:rPr>
          <w:rFonts w:hint="eastAsia" w:ascii="宋体" w:hAnsi="宋体"/>
          <w:color w:val="auto"/>
          <w:sz w:val="22"/>
          <w:szCs w:val="22"/>
        </w:rPr>
        <w:t xml:space="preserve">              </w:t>
      </w:r>
    </w:p>
    <w:p w14:paraId="0E6B08B0">
      <w:pPr>
        <w:spacing w:line="800" w:lineRule="exact"/>
        <w:rPr>
          <w:rFonts w:hint="eastAsia" w:ascii="宋体" w:hAnsi="宋体"/>
          <w:color w:val="auto"/>
          <w:sz w:val="22"/>
          <w:szCs w:val="22"/>
        </w:rPr>
      </w:pPr>
      <w:r>
        <w:rPr>
          <w:rFonts w:hint="eastAsia" w:ascii="宋体" w:hAnsi="宋体"/>
          <w:color w:val="auto"/>
          <w:sz w:val="22"/>
          <w:szCs w:val="22"/>
        </w:rPr>
        <w:t xml:space="preserve">法定代表人：                    </w:t>
      </w:r>
      <w:r>
        <w:rPr>
          <w:rFonts w:ascii="宋体" w:hAnsi="宋体"/>
          <w:color w:val="auto"/>
          <w:sz w:val="22"/>
          <w:szCs w:val="22"/>
        </w:rPr>
        <w:t xml:space="preserve">           </w:t>
      </w:r>
      <w:r>
        <w:rPr>
          <w:rFonts w:hint="eastAsia" w:ascii="宋体" w:hAnsi="宋体"/>
          <w:color w:val="auto"/>
          <w:sz w:val="22"/>
          <w:szCs w:val="22"/>
        </w:rPr>
        <w:t>法定代表人：</w:t>
      </w:r>
    </w:p>
    <w:p w14:paraId="3A8FB071">
      <w:pPr>
        <w:spacing w:line="800" w:lineRule="exact"/>
        <w:rPr>
          <w:rFonts w:hint="eastAsia" w:ascii="宋体" w:hAnsi="宋体"/>
          <w:color w:val="auto"/>
          <w:sz w:val="22"/>
          <w:szCs w:val="22"/>
        </w:rPr>
      </w:pPr>
      <w:r>
        <w:rPr>
          <w:rFonts w:hint="eastAsia" w:ascii="宋体" w:hAnsi="宋体"/>
          <w:color w:val="auto"/>
          <w:sz w:val="22"/>
          <w:szCs w:val="22"/>
        </w:rPr>
        <w:t>日期：                                     日期：</w:t>
      </w:r>
    </w:p>
    <w:p w14:paraId="7110E3F3">
      <w:pPr>
        <w:spacing w:line="800" w:lineRule="exact"/>
        <w:rPr>
          <w:rFonts w:hint="eastAsia" w:ascii="宋体" w:hAnsi="宋体"/>
          <w:color w:val="auto"/>
          <w:sz w:val="22"/>
          <w:szCs w:val="22"/>
        </w:rPr>
      </w:pPr>
      <w:r>
        <w:rPr>
          <w:rFonts w:hint="eastAsia" w:ascii="宋体" w:hAnsi="宋体"/>
          <w:color w:val="auto"/>
          <w:sz w:val="22"/>
          <w:szCs w:val="22"/>
        </w:rPr>
        <w:t>电话：                                     电话：</w:t>
      </w:r>
    </w:p>
    <w:p w14:paraId="3C43473C">
      <w:pPr>
        <w:spacing w:line="800" w:lineRule="exact"/>
        <w:rPr>
          <w:rFonts w:hint="eastAsia"/>
          <w:color w:val="auto"/>
        </w:rPr>
      </w:pPr>
      <w:r>
        <w:rPr>
          <w:rFonts w:hint="eastAsia" w:ascii="宋体" w:hAnsi="宋体"/>
          <w:color w:val="auto"/>
          <w:sz w:val="22"/>
          <w:szCs w:val="22"/>
        </w:rPr>
        <w:t>传真：                                     传真：</w:t>
      </w:r>
    </w:p>
    <w:p w14:paraId="3992D458">
      <w:pPr>
        <w:rPr>
          <w:rFonts w:ascii="Arial" w:cs="Arial"/>
          <w:color w:val="auto"/>
          <w:spacing w:val="10"/>
          <w:sz w:val="22"/>
          <w:szCs w:val="22"/>
        </w:rPr>
      </w:pPr>
      <w:r>
        <w:rPr>
          <w:rFonts w:ascii="Arial" w:cs="Arial"/>
          <w:color w:val="auto"/>
          <w:spacing w:val="10"/>
          <w:sz w:val="22"/>
          <w:szCs w:val="22"/>
        </w:rPr>
        <w:br w:type="page"/>
      </w:r>
    </w:p>
    <w:p w14:paraId="16636162">
      <w:pPr>
        <w:jc w:val="center"/>
        <w:rPr>
          <w:b/>
          <w:color w:val="auto"/>
          <w:sz w:val="44"/>
          <w:szCs w:val="44"/>
        </w:rPr>
      </w:pPr>
      <w:bookmarkStart w:id="10" w:name="_Toc114019366"/>
      <w:bookmarkStart w:id="11" w:name="_Toc78944654"/>
      <w:bookmarkStart w:id="12" w:name="_Toc351542551"/>
      <w:bookmarkStart w:id="13" w:name="_Toc114019557"/>
      <w:bookmarkStart w:id="14" w:name="_Toc168739611"/>
      <w:bookmarkStart w:id="15" w:name="_Toc122080340"/>
      <w:r>
        <w:rPr>
          <w:b/>
          <w:color w:val="auto"/>
          <w:sz w:val="44"/>
          <w:szCs w:val="44"/>
        </w:rPr>
        <w:t>专用条款</w:t>
      </w:r>
      <w:bookmarkEnd w:id="10"/>
      <w:bookmarkEnd w:id="11"/>
      <w:bookmarkEnd w:id="12"/>
      <w:bookmarkEnd w:id="13"/>
      <w:bookmarkEnd w:id="14"/>
      <w:bookmarkEnd w:id="15"/>
    </w:p>
    <w:p w14:paraId="783CFCE0">
      <w:pPr>
        <w:pStyle w:val="4"/>
        <w:spacing w:before="0" w:after="0" w:line="360" w:lineRule="auto"/>
        <w:rPr>
          <w:b/>
          <w:color w:val="auto"/>
          <w:sz w:val="24"/>
          <w:szCs w:val="24"/>
        </w:rPr>
      </w:pPr>
      <w:bookmarkStart w:id="16" w:name="_Toc8028379"/>
      <w:bookmarkStart w:id="17" w:name="_Toc89406011"/>
      <w:bookmarkStart w:id="18" w:name="_Toc122080341"/>
      <w:bookmarkStart w:id="19" w:name="_Toc78944655"/>
      <w:bookmarkStart w:id="20" w:name="_Toc168739612"/>
      <w:bookmarkStart w:id="21" w:name="_Toc6426844"/>
      <w:r>
        <w:rPr>
          <w:b/>
          <w:color w:val="auto"/>
          <w:sz w:val="24"/>
          <w:szCs w:val="24"/>
        </w:rPr>
        <w:t>1、词语定义及解释</w:t>
      </w:r>
      <w:bookmarkEnd w:id="16"/>
      <w:bookmarkEnd w:id="17"/>
      <w:bookmarkEnd w:id="18"/>
      <w:bookmarkEnd w:id="19"/>
      <w:bookmarkEnd w:id="20"/>
      <w:bookmarkEnd w:id="21"/>
    </w:p>
    <w:p w14:paraId="5E9E1676">
      <w:pPr>
        <w:pStyle w:val="50"/>
        <w:numPr>
          <w:ilvl w:val="0"/>
          <w:numId w:val="0"/>
        </w:numPr>
        <w:spacing w:before="0" w:after="0" w:line="360" w:lineRule="auto"/>
        <w:rPr>
          <w:b w:val="0"/>
          <w:color w:val="auto"/>
          <w:szCs w:val="24"/>
        </w:rPr>
      </w:pPr>
      <w:bookmarkStart w:id="22" w:name="_Toc6426845"/>
      <w:bookmarkStart w:id="23" w:name="_Toc168739613"/>
      <w:bookmarkStart w:id="24" w:name="_Toc89406012"/>
      <w:bookmarkStart w:id="25" w:name="_Toc122080342"/>
      <w:bookmarkStart w:id="26" w:name="_Toc78944656"/>
      <w:bookmarkStart w:id="27" w:name="_Toc8028380"/>
      <w:r>
        <w:rPr>
          <w:b w:val="0"/>
          <w:color w:val="auto"/>
          <w:szCs w:val="24"/>
        </w:rPr>
        <w:t>1.1 词语定义</w:t>
      </w:r>
      <w:bookmarkEnd w:id="22"/>
      <w:bookmarkEnd w:id="23"/>
      <w:bookmarkEnd w:id="24"/>
      <w:bookmarkEnd w:id="25"/>
      <w:bookmarkEnd w:id="26"/>
      <w:bookmarkEnd w:id="27"/>
    </w:p>
    <w:p w14:paraId="38B4336B">
      <w:pPr>
        <w:spacing w:line="360" w:lineRule="auto"/>
        <w:ind w:firstLine="204" w:firstLineChars="85"/>
        <w:rPr>
          <w:color w:val="auto"/>
          <w:sz w:val="24"/>
        </w:rPr>
      </w:pPr>
      <w:r>
        <w:rPr>
          <w:rFonts w:hint="eastAsia"/>
          <w:color w:val="auto"/>
          <w:sz w:val="24"/>
        </w:rPr>
        <w:t>同通用条款</w:t>
      </w:r>
    </w:p>
    <w:p w14:paraId="7EE09C4E">
      <w:pPr>
        <w:spacing w:line="360" w:lineRule="auto"/>
        <w:ind w:firstLine="204" w:firstLineChars="85"/>
        <w:rPr>
          <w:color w:val="auto"/>
          <w:sz w:val="24"/>
        </w:rPr>
      </w:pPr>
      <w:r>
        <w:rPr>
          <w:color w:val="auto"/>
          <w:sz w:val="24"/>
        </w:rPr>
        <w:t xml:space="preserve">1.1.1 </w:t>
      </w:r>
      <w:r>
        <w:rPr>
          <w:rFonts w:hint="eastAsia"/>
          <w:color w:val="auto"/>
          <w:sz w:val="24"/>
        </w:rPr>
        <w:t>发包人信息详见合同协议书。</w:t>
      </w:r>
    </w:p>
    <w:p w14:paraId="6192A391">
      <w:pPr>
        <w:spacing w:line="360" w:lineRule="auto"/>
        <w:ind w:firstLine="204" w:firstLineChars="85"/>
        <w:rPr>
          <w:color w:val="auto"/>
          <w:sz w:val="24"/>
        </w:rPr>
      </w:pPr>
      <w:r>
        <w:rPr>
          <w:color w:val="auto"/>
          <w:sz w:val="24"/>
        </w:rPr>
        <w:t>1.1.2</w:t>
      </w:r>
      <w:r>
        <w:rPr>
          <w:rFonts w:hint="eastAsia"/>
          <w:color w:val="auto"/>
          <w:sz w:val="24"/>
        </w:rPr>
        <w:t xml:space="preserve"> 承包人信息详见合同协议书。</w:t>
      </w:r>
    </w:p>
    <w:p w14:paraId="074A2944">
      <w:pPr>
        <w:spacing w:line="360" w:lineRule="auto"/>
        <w:ind w:firstLine="204" w:firstLineChars="85"/>
        <w:rPr>
          <w:color w:val="auto"/>
          <w:sz w:val="24"/>
        </w:rPr>
      </w:pPr>
      <w:r>
        <w:rPr>
          <w:rFonts w:hint="eastAsia"/>
          <w:color w:val="auto"/>
          <w:sz w:val="24"/>
        </w:rPr>
        <w:t>1.1.</w:t>
      </w:r>
      <w:r>
        <w:rPr>
          <w:color w:val="auto"/>
          <w:sz w:val="24"/>
        </w:rPr>
        <w:t>3</w:t>
      </w:r>
      <w:r>
        <w:rPr>
          <w:rFonts w:hint="eastAsia"/>
          <w:color w:val="auto"/>
          <w:sz w:val="24"/>
        </w:rPr>
        <w:t>总承包人全称：</w:t>
      </w:r>
      <w:r>
        <w:rPr>
          <w:rFonts w:hint="eastAsia"/>
          <w:color w:val="auto"/>
          <w:sz w:val="24"/>
          <w:u w:val="single"/>
        </w:rPr>
        <w:t>中国建筑一局（集团）有限公司</w:t>
      </w:r>
      <w:r>
        <w:rPr>
          <w:color w:val="auto"/>
          <w:sz w:val="24"/>
          <w:u w:val="single"/>
        </w:rPr>
        <w:t xml:space="preserve"> </w:t>
      </w:r>
      <w:r>
        <w:rPr>
          <w:color w:val="auto"/>
          <w:sz w:val="24"/>
        </w:rPr>
        <w:t>。</w:t>
      </w:r>
    </w:p>
    <w:p w14:paraId="1B9689AF">
      <w:pPr>
        <w:spacing w:line="360" w:lineRule="auto"/>
        <w:ind w:firstLine="204" w:firstLineChars="85"/>
        <w:rPr>
          <w:color w:val="auto"/>
          <w:sz w:val="24"/>
          <w:u w:val="single"/>
        </w:rPr>
      </w:pPr>
      <w:r>
        <w:rPr>
          <w:color w:val="auto"/>
          <w:sz w:val="24"/>
        </w:rPr>
        <w:t>1.1.4监理方全称：</w:t>
      </w:r>
      <w:r>
        <w:rPr>
          <w:rFonts w:hint="eastAsia"/>
          <w:color w:val="auto"/>
          <w:sz w:val="24"/>
          <w:u w:val="single"/>
        </w:rPr>
        <w:t>中建八局（山东）设计咨询有限公司</w:t>
      </w:r>
      <w:r>
        <w:rPr>
          <w:color w:val="auto"/>
          <w:sz w:val="24"/>
          <w:u w:val="single"/>
        </w:rPr>
        <w:t xml:space="preserve"> </w:t>
      </w:r>
      <w:r>
        <w:rPr>
          <w:color w:val="auto"/>
          <w:sz w:val="24"/>
        </w:rPr>
        <w:t>。</w:t>
      </w:r>
    </w:p>
    <w:p w14:paraId="561890A1">
      <w:pPr>
        <w:spacing w:line="360" w:lineRule="auto"/>
        <w:ind w:firstLine="204" w:firstLineChars="85"/>
        <w:rPr>
          <w:ins w:id="0" w:author="ISSTECH" w:date="2025-04-03T17:18:41Z"/>
          <w:rFonts w:hint="eastAsia"/>
          <w:color w:val="auto"/>
          <w:sz w:val="24"/>
          <w:u w:val="single"/>
        </w:rPr>
      </w:pPr>
      <w:r>
        <w:rPr>
          <w:rFonts w:hint="eastAsia"/>
          <w:color w:val="auto"/>
          <w:sz w:val="24"/>
          <w:u w:val="single"/>
        </w:rPr>
        <w:t>1.1.5设计方全称：</w:t>
      </w:r>
      <w:r>
        <w:rPr>
          <w:rFonts w:hint="eastAsia"/>
          <w:color w:val="auto"/>
          <w:sz w:val="24"/>
          <w:u w:val="single"/>
        </w:rPr>
        <w:t>山东省建筑设计研究院有限公司</w:t>
      </w:r>
      <w:r>
        <w:rPr>
          <w:color w:val="auto"/>
          <w:sz w:val="24"/>
          <w:u w:val="single"/>
        </w:rPr>
        <w:t xml:space="preserve"> </w:t>
      </w:r>
      <w:r>
        <w:rPr>
          <w:rFonts w:hint="eastAsia"/>
          <w:color w:val="auto"/>
          <w:sz w:val="24"/>
          <w:u w:val="single"/>
        </w:rPr>
        <w:t>。</w:t>
      </w:r>
    </w:p>
    <w:p w14:paraId="64E299EF">
      <w:pPr>
        <w:spacing w:line="360" w:lineRule="auto"/>
        <w:ind w:firstLine="204" w:firstLineChars="85"/>
        <w:rPr>
          <w:rFonts w:hint="eastAsia" w:eastAsia="宋体"/>
          <w:color w:val="auto"/>
          <w:sz w:val="24"/>
          <w:u w:val="single"/>
          <w:lang w:val="en-US" w:eastAsia="zh-CN"/>
        </w:rPr>
      </w:pPr>
      <w:ins w:id="1" w:author="ISSTECH" w:date="2025-04-03T17:18:45Z">
        <w:r>
          <w:rPr>
            <w:rFonts w:hint="eastAsia"/>
            <w:color w:val="auto"/>
            <w:sz w:val="24"/>
            <w:u w:val="single"/>
            <w:lang w:val="en-US" w:eastAsia="zh-CN"/>
          </w:rPr>
          <w:t>1</w:t>
        </w:r>
      </w:ins>
      <w:ins w:id="2" w:author="ISSTECH" w:date="2025-04-03T17:18:46Z">
        <w:r>
          <w:rPr>
            <w:rFonts w:hint="eastAsia"/>
            <w:color w:val="auto"/>
            <w:sz w:val="24"/>
            <w:u w:val="single"/>
            <w:lang w:val="en-US" w:eastAsia="zh-CN"/>
          </w:rPr>
          <w:t>.</w:t>
        </w:r>
      </w:ins>
      <w:ins w:id="3" w:author="ISSTECH" w:date="2025-04-03T17:18:47Z">
        <w:r>
          <w:rPr>
            <w:rFonts w:hint="eastAsia"/>
            <w:color w:val="auto"/>
            <w:sz w:val="24"/>
            <w:u w:val="single"/>
            <w:lang w:val="en-US" w:eastAsia="zh-CN"/>
          </w:rPr>
          <w:t>1.</w:t>
        </w:r>
      </w:ins>
      <w:ins w:id="4" w:author="ISSTECH" w:date="2025-04-03T17:18:49Z">
        <w:r>
          <w:rPr>
            <w:rFonts w:hint="eastAsia"/>
            <w:color w:val="auto"/>
            <w:sz w:val="24"/>
            <w:u w:val="single"/>
            <w:lang w:val="en-US" w:eastAsia="zh-CN"/>
          </w:rPr>
          <w:t>6</w:t>
        </w:r>
      </w:ins>
      <w:ins w:id="5" w:author="ISSTECH" w:date="2025-04-03T17:18:52Z">
        <w:r>
          <w:rPr>
            <w:rFonts w:hint="eastAsia"/>
            <w:color w:val="auto"/>
            <w:sz w:val="24"/>
            <w:u w:val="single"/>
            <w:lang w:val="en-US" w:eastAsia="zh-CN"/>
          </w:rPr>
          <w:t>发包人</w:t>
        </w:r>
      </w:ins>
      <w:ins w:id="6" w:author="ISSTECH" w:date="2025-04-03T17:18:53Z">
        <w:r>
          <w:rPr>
            <w:rFonts w:hint="eastAsia"/>
            <w:color w:val="auto"/>
            <w:sz w:val="24"/>
            <w:u w:val="single"/>
            <w:lang w:val="en-US" w:eastAsia="zh-CN"/>
          </w:rPr>
          <w:t>客户</w:t>
        </w:r>
      </w:ins>
      <w:ins w:id="7" w:author="ISSTECH" w:date="2025-04-03T17:18:54Z">
        <w:r>
          <w:rPr>
            <w:rFonts w:hint="eastAsia"/>
            <w:color w:val="auto"/>
            <w:sz w:val="24"/>
            <w:u w:val="single"/>
            <w:lang w:val="en-US" w:eastAsia="zh-CN"/>
          </w:rPr>
          <w:t>全称</w:t>
        </w:r>
      </w:ins>
      <w:ins w:id="8" w:author="ISSTECH" w:date="2025-04-03T17:18:55Z">
        <w:r>
          <w:rPr>
            <w:rFonts w:hint="eastAsia"/>
            <w:color w:val="auto"/>
            <w:sz w:val="24"/>
            <w:u w:val="single"/>
            <w:lang w:val="en-US" w:eastAsia="zh-CN"/>
          </w:rPr>
          <w:t>：</w:t>
        </w:r>
      </w:ins>
      <w:ins w:id="9" w:author="ISSTECH" w:date="2025-04-03T17:19:04Z">
        <w:r>
          <w:rPr>
            <w:rFonts w:hint="eastAsia" w:ascii="Times New Roman" w:hAnsi="Times New Roman" w:cs="Times New Roman"/>
            <w:color w:val="auto"/>
            <w:spacing w:val="0"/>
            <w:sz w:val="24"/>
            <w:szCs w:val="24"/>
            <w:u w:val="single"/>
          </w:rPr>
          <w:t>山东中投建邦置业有限公司</w:t>
        </w:r>
      </w:ins>
      <w:ins w:id="10" w:author="ISSTECH" w:date="2025-04-03T17:21:13Z">
        <w:r>
          <w:rPr>
            <w:rFonts w:hint="eastAsia" w:cs="Times New Roman"/>
            <w:color w:val="auto"/>
            <w:spacing w:val="0"/>
            <w:sz w:val="24"/>
            <w:szCs w:val="24"/>
            <w:u w:val="single"/>
            <w:lang w:eastAsia="zh-CN"/>
          </w:rPr>
          <w:t>。</w:t>
        </w:r>
      </w:ins>
    </w:p>
    <w:p w14:paraId="500D2CD5">
      <w:pPr>
        <w:pStyle w:val="50"/>
        <w:numPr>
          <w:ilvl w:val="0"/>
          <w:numId w:val="0"/>
        </w:numPr>
        <w:spacing w:before="0" w:after="0" w:line="360" w:lineRule="auto"/>
        <w:rPr>
          <w:b w:val="0"/>
          <w:color w:val="auto"/>
          <w:szCs w:val="24"/>
        </w:rPr>
      </w:pPr>
      <w:bookmarkStart w:id="28" w:name="_Toc168739614"/>
      <w:bookmarkStart w:id="29" w:name="_Toc122080343"/>
      <w:bookmarkStart w:id="30" w:name="_Toc8028381"/>
      <w:bookmarkStart w:id="31" w:name="_Toc6426846"/>
      <w:r>
        <w:rPr>
          <w:b w:val="0"/>
          <w:color w:val="auto"/>
          <w:szCs w:val="24"/>
        </w:rPr>
        <w:t>1.2 标题和旁注</w:t>
      </w:r>
      <w:bookmarkEnd w:id="28"/>
      <w:bookmarkEnd w:id="29"/>
      <w:bookmarkEnd w:id="30"/>
      <w:bookmarkEnd w:id="31"/>
    </w:p>
    <w:p w14:paraId="7B299424">
      <w:pPr>
        <w:spacing w:line="360" w:lineRule="auto"/>
        <w:ind w:firstLine="240" w:firstLineChars="100"/>
        <w:rPr>
          <w:color w:val="auto"/>
          <w:sz w:val="24"/>
        </w:rPr>
      </w:pPr>
      <w:r>
        <w:rPr>
          <w:color w:val="auto"/>
          <w:sz w:val="24"/>
        </w:rPr>
        <w:t>同通用条款。</w:t>
      </w:r>
    </w:p>
    <w:p w14:paraId="4D75336D">
      <w:pPr>
        <w:pStyle w:val="4"/>
        <w:spacing w:before="0" w:after="0" w:line="360" w:lineRule="auto"/>
        <w:rPr>
          <w:b/>
          <w:color w:val="auto"/>
          <w:sz w:val="24"/>
          <w:szCs w:val="24"/>
        </w:rPr>
      </w:pPr>
      <w:bookmarkStart w:id="32" w:name="_Toc168739615"/>
      <w:bookmarkStart w:id="33" w:name="_Toc8028382"/>
      <w:bookmarkStart w:id="34" w:name="_Toc78944659"/>
      <w:bookmarkStart w:id="35" w:name="_Toc6426847"/>
      <w:bookmarkStart w:id="36" w:name="_Toc89406015"/>
      <w:bookmarkStart w:id="37" w:name="_Toc122080344"/>
      <w:r>
        <w:rPr>
          <w:b/>
          <w:color w:val="auto"/>
          <w:sz w:val="24"/>
          <w:szCs w:val="24"/>
        </w:rPr>
        <w:t>2、合同文件</w:t>
      </w:r>
      <w:bookmarkEnd w:id="32"/>
      <w:bookmarkEnd w:id="33"/>
      <w:bookmarkEnd w:id="34"/>
      <w:bookmarkEnd w:id="35"/>
      <w:bookmarkEnd w:id="36"/>
      <w:bookmarkEnd w:id="37"/>
    </w:p>
    <w:p w14:paraId="3BA7DB55">
      <w:pPr>
        <w:pStyle w:val="50"/>
        <w:numPr>
          <w:ilvl w:val="0"/>
          <w:numId w:val="0"/>
        </w:numPr>
        <w:spacing w:before="0" w:after="0" w:line="360" w:lineRule="auto"/>
        <w:rPr>
          <w:b w:val="0"/>
          <w:color w:val="auto"/>
          <w:szCs w:val="24"/>
        </w:rPr>
      </w:pPr>
      <w:bookmarkStart w:id="38" w:name="_Toc6426848"/>
      <w:bookmarkStart w:id="39" w:name="_Toc122080345"/>
      <w:bookmarkStart w:id="40" w:name="_Toc8028383"/>
      <w:bookmarkStart w:id="41" w:name="_Toc168739616"/>
      <w:r>
        <w:rPr>
          <w:b w:val="0"/>
          <w:color w:val="auto"/>
          <w:szCs w:val="24"/>
        </w:rPr>
        <w:t>2.1 书面形式</w:t>
      </w:r>
      <w:bookmarkEnd w:id="38"/>
      <w:bookmarkEnd w:id="39"/>
      <w:bookmarkEnd w:id="40"/>
      <w:bookmarkEnd w:id="41"/>
    </w:p>
    <w:p w14:paraId="5EB7AC32">
      <w:pPr>
        <w:tabs>
          <w:tab w:val="left" w:pos="2145"/>
        </w:tabs>
        <w:spacing w:line="360" w:lineRule="auto"/>
        <w:rPr>
          <w:color w:val="auto"/>
          <w:sz w:val="24"/>
        </w:rPr>
      </w:pPr>
      <w:r>
        <w:rPr>
          <w:rFonts w:hint="eastAsia"/>
          <w:color w:val="auto"/>
          <w:sz w:val="24"/>
        </w:rPr>
        <w:t>2.1.1</w:t>
      </w:r>
      <w:r>
        <w:rPr>
          <w:color w:val="auto"/>
          <w:sz w:val="24"/>
        </w:rPr>
        <w:t>关于书面形式的文件</w:t>
      </w:r>
      <w:r>
        <w:rPr>
          <w:rFonts w:hint="eastAsia"/>
          <w:color w:val="auto"/>
          <w:sz w:val="24"/>
        </w:rPr>
        <w:t>（包括但不限于</w:t>
      </w:r>
      <w:r>
        <w:rPr>
          <w:color w:val="auto"/>
          <w:sz w:val="24"/>
        </w:rPr>
        <w:t>通知、指</w:t>
      </w:r>
      <w:r>
        <w:rPr>
          <w:rFonts w:hint="eastAsia"/>
          <w:color w:val="auto"/>
          <w:sz w:val="24"/>
        </w:rPr>
        <w:t>令</w:t>
      </w:r>
      <w:r>
        <w:rPr>
          <w:color w:val="auto"/>
          <w:sz w:val="24"/>
        </w:rPr>
        <w:t>、批准、证书</w:t>
      </w:r>
      <w:r>
        <w:rPr>
          <w:rFonts w:hint="eastAsia"/>
          <w:color w:val="auto"/>
          <w:sz w:val="24"/>
        </w:rPr>
        <w:t>等）</w:t>
      </w:r>
      <w:r>
        <w:rPr>
          <w:color w:val="auto"/>
          <w:sz w:val="24"/>
        </w:rPr>
        <w:t>双方约定接收方式如下：</w:t>
      </w:r>
    </w:p>
    <w:p w14:paraId="38398F71">
      <w:pPr>
        <w:tabs>
          <w:tab w:val="left" w:pos="2145"/>
        </w:tabs>
        <w:spacing w:line="360" w:lineRule="auto"/>
        <w:rPr>
          <w:color w:val="auto"/>
          <w:sz w:val="24"/>
          <w:u w:val="single"/>
        </w:rPr>
      </w:pPr>
      <w:r>
        <w:rPr>
          <w:color w:val="auto"/>
          <w:sz w:val="24"/>
        </w:rPr>
        <w:t>2.1.1</w:t>
      </w:r>
      <w:r>
        <w:rPr>
          <w:rFonts w:hint="eastAsia"/>
          <w:color w:val="auto"/>
          <w:sz w:val="24"/>
        </w:rPr>
        <w:t>.1</w:t>
      </w:r>
      <w:r>
        <w:rPr>
          <w:color w:val="auto"/>
          <w:sz w:val="24"/>
        </w:rPr>
        <w:t>发包人接收人：</w:t>
      </w:r>
      <w:r>
        <w:rPr>
          <w:color w:val="auto"/>
          <w:sz w:val="24"/>
          <w:u w:val="single"/>
        </w:rPr>
        <w:t xml:space="preserve">   </w:t>
      </w:r>
      <w:r>
        <w:rPr>
          <w:rFonts w:hint="eastAsia"/>
          <w:color w:val="auto"/>
          <w:sz w:val="24"/>
          <w:u w:val="single"/>
          <w:lang w:val="en-US" w:eastAsia="zh-CN"/>
        </w:rPr>
        <w:t>张花瑞</w:t>
      </w:r>
      <w:r>
        <w:rPr>
          <w:color w:val="auto"/>
          <w:sz w:val="24"/>
          <w:u w:val="single"/>
        </w:rPr>
        <w:t xml:space="preserve">      </w:t>
      </w:r>
      <w:r>
        <w:rPr>
          <w:color w:val="auto"/>
          <w:sz w:val="24"/>
        </w:rPr>
        <w:t>，接收地点：</w:t>
      </w:r>
      <w:r>
        <w:rPr>
          <w:color w:val="auto"/>
          <w:sz w:val="24"/>
          <w:u w:val="single"/>
        </w:rPr>
        <w:t xml:space="preserve">  </w:t>
      </w:r>
      <w:r>
        <w:rPr>
          <w:rFonts w:hint="eastAsia"/>
          <w:color w:val="auto"/>
          <w:sz w:val="24"/>
          <w:highlight w:val="none"/>
          <w:u w:val="single"/>
        </w:rPr>
        <w:t>山东省济南市历下区转山西路融建财富中心</w:t>
      </w:r>
      <w:r>
        <w:rPr>
          <w:color w:val="auto"/>
          <w:sz w:val="24"/>
          <w:u w:val="single"/>
        </w:rPr>
        <w:t xml:space="preserve"> </w:t>
      </w:r>
      <w:r>
        <w:rPr>
          <w:color w:val="auto"/>
          <w:sz w:val="24"/>
        </w:rPr>
        <w:t>项目发包人办公室。</w:t>
      </w:r>
    </w:p>
    <w:p w14:paraId="36254BE2">
      <w:pPr>
        <w:tabs>
          <w:tab w:val="left" w:pos="2145"/>
        </w:tabs>
        <w:spacing w:line="360" w:lineRule="auto"/>
        <w:rPr>
          <w:rFonts w:hint="eastAsia"/>
          <w:color w:val="auto"/>
          <w:sz w:val="24"/>
          <w:highlight w:val="none"/>
          <w:u w:val="single"/>
        </w:rPr>
      </w:pPr>
      <w:r>
        <w:rPr>
          <w:color w:val="auto"/>
          <w:sz w:val="24"/>
          <w:highlight w:val="none"/>
        </w:rPr>
        <w:t>2.1.</w:t>
      </w:r>
      <w:r>
        <w:rPr>
          <w:rFonts w:hint="eastAsia"/>
          <w:color w:val="auto"/>
          <w:sz w:val="24"/>
          <w:highlight w:val="none"/>
        </w:rPr>
        <w:t>1.</w:t>
      </w:r>
      <w:r>
        <w:rPr>
          <w:color w:val="auto"/>
          <w:sz w:val="24"/>
          <w:highlight w:val="none"/>
        </w:rPr>
        <w:t>2承包人接收人：</w:t>
      </w:r>
      <w:r>
        <w:rPr>
          <w:color w:val="auto"/>
          <w:sz w:val="24"/>
          <w:highlight w:val="none"/>
          <w:u w:val="single"/>
        </w:rPr>
        <w:t xml:space="preserve"> </w:t>
      </w:r>
      <w:r>
        <w:rPr>
          <w:rFonts w:hint="eastAsia"/>
          <w:color w:val="auto"/>
          <w:sz w:val="24"/>
          <w:highlight w:val="none"/>
          <w:u w:val="single"/>
        </w:rPr>
        <w:t>杨晓勤</w:t>
      </w:r>
      <w:r>
        <w:rPr>
          <w:rFonts w:hint="eastAsia"/>
          <w:color w:val="auto"/>
          <w:sz w:val="24"/>
          <w:highlight w:val="none"/>
          <w:u w:val="single"/>
          <w:lang w:val="en-US" w:eastAsia="zh-CN"/>
        </w:rPr>
        <w:t xml:space="preserve"> </w:t>
      </w:r>
      <w:r>
        <w:rPr>
          <w:color w:val="auto"/>
          <w:sz w:val="24"/>
          <w:highlight w:val="none"/>
          <w:u w:val="single"/>
        </w:rPr>
        <w:t xml:space="preserve"> </w:t>
      </w:r>
      <w:r>
        <w:rPr>
          <w:color w:val="auto"/>
          <w:sz w:val="24"/>
          <w:highlight w:val="none"/>
        </w:rPr>
        <w:t>，接收地点：</w:t>
      </w:r>
      <w:r>
        <w:rPr>
          <w:color w:val="auto"/>
          <w:sz w:val="24"/>
          <w:highlight w:val="none"/>
          <w:u w:val="single"/>
        </w:rPr>
        <w:t xml:space="preserve">  </w:t>
      </w:r>
      <w:r>
        <w:rPr>
          <w:rFonts w:hint="eastAsia"/>
          <w:color w:val="auto"/>
          <w:sz w:val="24"/>
          <w:highlight w:val="none"/>
          <w:u w:val="single"/>
        </w:rPr>
        <w:t>济南市历下区千佛山南路5号</w:t>
      </w:r>
    </w:p>
    <w:p w14:paraId="1E938D64">
      <w:pPr>
        <w:tabs>
          <w:tab w:val="left" w:pos="2145"/>
        </w:tabs>
        <w:spacing w:line="360" w:lineRule="auto"/>
        <w:rPr>
          <w:color w:val="auto"/>
          <w:sz w:val="24"/>
        </w:rPr>
      </w:pPr>
      <w:r>
        <w:rPr>
          <w:color w:val="auto"/>
          <w:sz w:val="24"/>
          <w:highlight w:val="none"/>
          <w:u w:val="single"/>
        </w:rPr>
        <w:t xml:space="preserve">        </w:t>
      </w:r>
      <w:r>
        <w:rPr>
          <w:color w:val="auto"/>
          <w:sz w:val="24"/>
          <w:highlight w:val="none"/>
        </w:rPr>
        <w:t>项目发包人办公室，</w:t>
      </w:r>
      <w:r>
        <w:rPr>
          <w:rFonts w:hint="eastAsia"/>
          <w:color w:val="auto"/>
          <w:sz w:val="24"/>
          <w:highlight w:val="none"/>
        </w:rPr>
        <w:t>邮件</w:t>
      </w:r>
      <w:r>
        <w:rPr>
          <w:color w:val="auto"/>
          <w:sz w:val="24"/>
          <w:highlight w:val="none"/>
        </w:rPr>
        <w:t>：</w:t>
      </w:r>
      <w:r>
        <w:rPr>
          <w:color w:val="auto"/>
          <w:sz w:val="24"/>
          <w:highlight w:val="none"/>
          <w:u w:val="single"/>
        </w:rPr>
        <w:t xml:space="preserve"> </w:t>
      </w:r>
      <w:r>
        <w:rPr>
          <w:rFonts w:hint="eastAsia"/>
          <w:color w:val="auto"/>
          <w:sz w:val="24"/>
          <w:highlight w:val="none"/>
          <w:u w:val="single"/>
        </w:rPr>
        <w:t>371218639@qq.com</w:t>
      </w:r>
      <w:r>
        <w:rPr>
          <w:color w:val="auto"/>
          <w:sz w:val="24"/>
          <w:highlight w:val="none"/>
          <w:u w:val="single"/>
        </w:rPr>
        <w:t xml:space="preserve">  </w:t>
      </w:r>
      <w:r>
        <w:rPr>
          <w:color w:val="auto"/>
          <w:sz w:val="24"/>
        </w:rPr>
        <w:t>。</w:t>
      </w:r>
    </w:p>
    <w:p w14:paraId="1A545136">
      <w:pPr>
        <w:pStyle w:val="50"/>
        <w:numPr>
          <w:ilvl w:val="0"/>
          <w:numId w:val="0"/>
        </w:numPr>
        <w:spacing w:before="0" w:after="0" w:line="360" w:lineRule="auto"/>
        <w:rPr>
          <w:b w:val="0"/>
          <w:color w:val="auto"/>
          <w:szCs w:val="24"/>
        </w:rPr>
      </w:pPr>
      <w:bookmarkStart w:id="42" w:name="_Toc6426849"/>
      <w:bookmarkStart w:id="43" w:name="_Toc8028384"/>
      <w:bookmarkStart w:id="44" w:name="_Toc168739617"/>
      <w:bookmarkStart w:id="45" w:name="_Toc122080346"/>
      <w:r>
        <w:rPr>
          <w:b w:val="0"/>
          <w:color w:val="auto"/>
          <w:szCs w:val="24"/>
        </w:rPr>
        <w:t>2.2 合同文件组成及解释顺序</w:t>
      </w:r>
      <w:bookmarkEnd w:id="42"/>
      <w:bookmarkEnd w:id="43"/>
      <w:bookmarkEnd w:id="44"/>
      <w:bookmarkEnd w:id="45"/>
    </w:p>
    <w:p w14:paraId="425B6CCC">
      <w:pPr>
        <w:pStyle w:val="51"/>
        <w:spacing w:after="0"/>
        <w:ind w:left="837" w:leftChars="113" w:hanging="600" w:hangingChars="250"/>
        <w:rPr>
          <w:color w:val="auto"/>
        </w:rPr>
      </w:pPr>
      <w:r>
        <w:rPr>
          <w:color w:val="auto"/>
        </w:rPr>
        <w:t>2.2.1合同文件组成及解释顺序如下：</w:t>
      </w:r>
    </w:p>
    <w:p w14:paraId="5CCCEC2B">
      <w:pPr>
        <w:pStyle w:val="51"/>
        <w:spacing w:after="0"/>
        <w:ind w:left="837" w:leftChars="113" w:hanging="600" w:hangingChars="250"/>
        <w:rPr>
          <w:color w:val="auto"/>
        </w:rPr>
      </w:pPr>
      <w:r>
        <w:rPr>
          <w:color w:val="auto"/>
        </w:rPr>
        <w:t>详见《合同协议书》第8条</w:t>
      </w:r>
      <w:r>
        <w:rPr>
          <w:rFonts w:hint="eastAsia"/>
          <w:color w:val="auto"/>
        </w:rPr>
        <w:t>。</w:t>
      </w:r>
    </w:p>
    <w:p w14:paraId="1FD4BE82">
      <w:pPr>
        <w:spacing w:line="360" w:lineRule="auto"/>
        <w:ind w:firstLine="240" w:firstLineChars="100"/>
        <w:rPr>
          <w:color w:val="auto"/>
          <w:sz w:val="24"/>
        </w:rPr>
      </w:pPr>
      <w:r>
        <w:rPr>
          <w:color w:val="auto"/>
          <w:sz w:val="24"/>
        </w:rPr>
        <w:t>对于同一类合同文件，以其最新版本或最新颁发者为准。若施工过程中双方有关工程的洽商、签证、变更等书面记录、文件或协议与上述合同文件中相关条款冲突时，可以将其理解为针对合同文件的补充约定，并视为合同文件的组成部分，具有解释优先权。</w:t>
      </w:r>
    </w:p>
    <w:p w14:paraId="404ECE52">
      <w:pPr>
        <w:pStyle w:val="50"/>
        <w:numPr>
          <w:ilvl w:val="0"/>
          <w:numId w:val="0"/>
        </w:numPr>
        <w:spacing w:before="0" w:after="0" w:line="360" w:lineRule="auto"/>
        <w:rPr>
          <w:b w:val="0"/>
          <w:color w:val="auto"/>
          <w:szCs w:val="24"/>
        </w:rPr>
      </w:pPr>
      <w:bookmarkStart w:id="46" w:name="_Toc122080347"/>
      <w:bookmarkStart w:id="47" w:name="_Toc168739618"/>
      <w:bookmarkStart w:id="48" w:name="_Toc89406017"/>
      <w:bookmarkStart w:id="49" w:name="_Toc78944661"/>
      <w:bookmarkStart w:id="50" w:name="_Toc8028385"/>
      <w:bookmarkStart w:id="51" w:name="_Toc6426850"/>
      <w:r>
        <w:rPr>
          <w:b w:val="0"/>
          <w:color w:val="auto"/>
          <w:szCs w:val="24"/>
        </w:rPr>
        <w:t>2.3 语言文字和适用法律、法规</w:t>
      </w:r>
      <w:bookmarkEnd w:id="46"/>
      <w:bookmarkEnd w:id="47"/>
      <w:bookmarkEnd w:id="48"/>
      <w:bookmarkEnd w:id="49"/>
      <w:bookmarkEnd w:id="50"/>
      <w:bookmarkEnd w:id="51"/>
    </w:p>
    <w:p w14:paraId="75BDCC3E">
      <w:pPr>
        <w:pStyle w:val="51"/>
        <w:spacing w:after="0"/>
        <w:ind w:left="837" w:leftChars="113" w:hanging="600" w:hangingChars="250"/>
        <w:rPr>
          <w:color w:val="auto"/>
        </w:rPr>
      </w:pPr>
      <w:r>
        <w:rPr>
          <w:color w:val="auto"/>
        </w:rPr>
        <w:t>2.3.1本合同除使用</w:t>
      </w:r>
      <w:r>
        <w:rPr>
          <w:rFonts w:hint="eastAsia"/>
          <w:color w:val="auto"/>
        </w:rPr>
        <w:t>中文</w:t>
      </w:r>
      <w:r>
        <w:rPr>
          <w:color w:val="auto"/>
        </w:rPr>
        <w:t>汉语外，不使用其他语言文字。</w:t>
      </w:r>
    </w:p>
    <w:p w14:paraId="51EF8640">
      <w:pPr>
        <w:pStyle w:val="51"/>
        <w:spacing w:after="0"/>
        <w:ind w:left="13" w:leftChars="6" w:firstLine="220" w:firstLineChars="92"/>
        <w:rPr>
          <w:color w:val="auto"/>
        </w:rPr>
      </w:pPr>
      <w:r>
        <w:rPr>
          <w:color w:val="auto"/>
        </w:rPr>
        <w:t>2.3.2需要明示的</w:t>
      </w:r>
      <w:r>
        <w:rPr>
          <w:rFonts w:hint="eastAsia"/>
          <w:color w:val="auto"/>
        </w:rPr>
        <w:t>法律法规</w:t>
      </w:r>
      <w:r>
        <w:rPr>
          <w:color w:val="auto"/>
        </w:rPr>
        <w:t>、规章：</w:t>
      </w:r>
      <w:r>
        <w:rPr>
          <w:rFonts w:hint="eastAsia"/>
          <w:color w:val="auto"/>
        </w:rPr>
        <w:t>包括不限于</w:t>
      </w:r>
      <w:r>
        <w:rPr>
          <w:color w:val="auto"/>
        </w:rPr>
        <w:t>《中华人民共和国</w:t>
      </w:r>
      <w:r>
        <w:rPr>
          <w:rFonts w:hint="eastAsia"/>
          <w:color w:val="auto"/>
        </w:rPr>
        <w:t>民法典》《</w:t>
      </w:r>
      <w:r>
        <w:rPr>
          <w:color w:val="auto"/>
        </w:rPr>
        <w:t>中华人民共和国建筑法</w:t>
      </w:r>
      <w:r>
        <w:rPr>
          <w:rFonts w:hint="eastAsia"/>
          <w:color w:val="auto"/>
        </w:rPr>
        <w:t>》《</w:t>
      </w:r>
      <w:bookmarkStart w:id="52" w:name="_Hlt45963381"/>
      <w:bookmarkStart w:id="53" w:name="_Hlt45963380"/>
      <w:r>
        <w:rPr>
          <w:color w:val="auto"/>
        </w:rPr>
        <w:t>中华人民共和国环境噪声污染防治</w:t>
      </w:r>
      <w:bookmarkStart w:id="54" w:name="_Hlt135042877"/>
      <w:bookmarkStart w:id="55" w:name="_Hlt135042876"/>
      <w:r>
        <w:rPr>
          <w:color w:val="auto"/>
        </w:rPr>
        <w:t>法</w:t>
      </w:r>
      <w:bookmarkEnd w:id="52"/>
      <w:bookmarkEnd w:id="53"/>
      <w:bookmarkEnd w:id="54"/>
      <w:bookmarkEnd w:id="55"/>
      <w:r>
        <w:rPr>
          <w:rFonts w:hint="eastAsia"/>
          <w:color w:val="auto"/>
        </w:rPr>
        <w:t>》《</w:t>
      </w:r>
      <w:r>
        <w:rPr>
          <w:color w:val="auto"/>
        </w:rPr>
        <w:t>建设工程质量管理条例</w:t>
      </w:r>
      <w:r>
        <w:rPr>
          <w:rFonts w:hint="eastAsia"/>
          <w:color w:val="auto"/>
        </w:rPr>
        <w:t>》《建设工程安全生产管理条例</w:t>
      </w:r>
      <w:r>
        <w:rPr>
          <w:color w:val="auto"/>
        </w:rPr>
        <w:t>》及</w:t>
      </w:r>
      <w:r>
        <w:rPr>
          <w:color w:val="auto"/>
          <w:u w:val="single"/>
        </w:rPr>
        <w:t xml:space="preserve"> </w:t>
      </w:r>
      <w:r>
        <w:rPr>
          <w:rFonts w:hint="eastAsia"/>
          <w:color w:val="auto"/>
          <w:u w:val="single"/>
        </w:rPr>
        <w:t xml:space="preserve"> 山东 </w:t>
      </w:r>
      <w:r>
        <w:rPr>
          <w:color w:val="auto"/>
          <w:u w:val="single"/>
        </w:rPr>
        <w:t xml:space="preserve"> </w:t>
      </w:r>
      <w:r>
        <w:rPr>
          <w:color w:val="auto"/>
        </w:rPr>
        <w:t>省</w:t>
      </w:r>
      <w:r>
        <w:rPr>
          <w:color w:val="auto"/>
          <w:u w:val="single"/>
        </w:rPr>
        <w:t xml:space="preserve"> 济南</w:t>
      </w:r>
      <w:r>
        <w:rPr>
          <w:rFonts w:hint="eastAsia"/>
          <w:color w:val="auto"/>
          <w:u w:val="single"/>
        </w:rPr>
        <w:t xml:space="preserve">  </w:t>
      </w:r>
      <w:r>
        <w:rPr>
          <w:color w:val="auto"/>
        </w:rPr>
        <w:t>市现行的与本工程相关的</w:t>
      </w:r>
      <w:r>
        <w:rPr>
          <w:rFonts w:hint="eastAsia"/>
          <w:color w:val="auto"/>
        </w:rPr>
        <w:t>法律法规</w:t>
      </w:r>
      <w:r>
        <w:rPr>
          <w:color w:val="auto"/>
        </w:rPr>
        <w:t>、规章</w:t>
      </w:r>
      <w:r>
        <w:rPr>
          <w:rFonts w:hint="eastAsia"/>
          <w:color w:val="auto"/>
        </w:rPr>
        <w:t>，如遇国家、省市及地区法律法规冲突时，从严执行</w:t>
      </w:r>
      <w:r>
        <w:rPr>
          <w:color w:val="auto"/>
        </w:rPr>
        <w:t>。</w:t>
      </w:r>
    </w:p>
    <w:p w14:paraId="59605442">
      <w:pPr>
        <w:pStyle w:val="50"/>
        <w:numPr>
          <w:ilvl w:val="0"/>
          <w:numId w:val="0"/>
        </w:numPr>
        <w:spacing w:before="0" w:after="0" w:line="360" w:lineRule="auto"/>
        <w:rPr>
          <w:b w:val="0"/>
          <w:color w:val="auto"/>
          <w:szCs w:val="24"/>
        </w:rPr>
      </w:pPr>
      <w:bookmarkStart w:id="56" w:name="_Toc89406018"/>
      <w:bookmarkStart w:id="57" w:name="_Toc122080348"/>
      <w:bookmarkStart w:id="58" w:name="_Toc6426851"/>
      <w:bookmarkStart w:id="59" w:name="_Toc8028386"/>
      <w:bookmarkStart w:id="60" w:name="_Toc168739619"/>
      <w:bookmarkStart w:id="61" w:name="_Toc78944662"/>
      <w:r>
        <w:rPr>
          <w:b w:val="0"/>
          <w:color w:val="auto"/>
          <w:szCs w:val="24"/>
        </w:rPr>
        <w:t>2.4 图纸</w:t>
      </w:r>
      <w:bookmarkEnd w:id="56"/>
      <w:bookmarkEnd w:id="57"/>
      <w:bookmarkEnd w:id="58"/>
      <w:bookmarkEnd w:id="59"/>
      <w:bookmarkEnd w:id="60"/>
      <w:bookmarkEnd w:id="61"/>
    </w:p>
    <w:p w14:paraId="4D5CC9A0">
      <w:pPr>
        <w:pStyle w:val="51"/>
        <w:spacing w:after="0"/>
        <w:ind w:left="-2" w:leftChars="-1" w:firstLine="282"/>
        <w:rPr>
          <w:color w:val="auto"/>
        </w:rPr>
      </w:pPr>
      <w:r>
        <w:rPr>
          <w:color w:val="auto"/>
        </w:rPr>
        <w:t>2.4.1 发包人向承包人提供图纸套数：</w:t>
      </w:r>
      <w:r>
        <w:rPr>
          <w:rFonts w:hint="eastAsia"/>
          <w:color w:val="auto"/>
          <w:u w:val="single"/>
        </w:rPr>
        <w:t xml:space="preserve"> </w:t>
      </w:r>
      <w:r>
        <w:rPr>
          <w:color w:val="auto"/>
          <w:u w:val="single"/>
        </w:rPr>
        <w:t>3</w:t>
      </w:r>
      <w:r>
        <w:rPr>
          <w:rFonts w:hint="eastAsia"/>
          <w:color w:val="auto"/>
          <w:u w:val="single"/>
        </w:rPr>
        <w:t xml:space="preserve"> </w:t>
      </w:r>
      <w:r>
        <w:rPr>
          <w:color w:val="auto"/>
        </w:rPr>
        <w:t>套图纸及电子</w:t>
      </w:r>
      <w:r>
        <w:rPr>
          <w:rFonts w:hint="eastAsia"/>
          <w:color w:val="auto"/>
        </w:rPr>
        <w:t>文件（含制作竣工图所用图纸</w:t>
      </w:r>
      <w:r>
        <w:rPr>
          <w:rFonts w:hint="eastAsia"/>
          <w:color w:val="auto"/>
          <w:u w:val="single"/>
        </w:rPr>
        <w:t xml:space="preserve"> </w:t>
      </w:r>
      <w:r>
        <w:rPr>
          <w:color w:val="auto"/>
          <w:u w:val="single"/>
        </w:rPr>
        <w:t>2</w:t>
      </w:r>
      <w:r>
        <w:rPr>
          <w:rFonts w:hint="eastAsia"/>
          <w:color w:val="auto"/>
          <w:u w:val="single"/>
        </w:rPr>
        <w:t xml:space="preserve"> </w:t>
      </w:r>
      <w:r>
        <w:rPr>
          <w:rFonts w:hint="eastAsia"/>
          <w:color w:val="auto"/>
        </w:rPr>
        <w:t>套）。</w:t>
      </w:r>
      <w:r>
        <w:rPr>
          <w:color w:val="auto"/>
        </w:rPr>
        <w:t xml:space="preserve">                                               </w:t>
      </w:r>
    </w:p>
    <w:p w14:paraId="3D6DA602">
      <w:pPr>
        <w:pStyle w:val="51"/>
        <w:spacing w:after="0"/>
        <w:ind w:left="13" w:leftChars="6" w:firstLine="220" w:firstLineChars="92"/>
        <w:rPr>
          <w:color w:val="auto"/>
        </w:rPr>
      </w:pPr>
      <w:r>
        <w:rPr>
          <w:color w:val="auto"/>
        </w:rPr>
        <w:t>2.4.2 发包人对工程的保密要求和保密期限：</w:t>
      </w:r>
      <w:r>
        <w:rPr>
          <w:rFonts w:hint="eastAsia"/>
          <w:color w:val="auto"/>
        </w:rPr>
        <w:t>承包人</w:t>
      </w:r>
      <w:r>
        <w:rPr>
          <w:rFonts w:hint="eastAsia"/>
          <w:color w:val="auto"/>
          <w:u w:val="single"/>
        </w:rPr>
        <w:t>不得私自对外透露有关本工程的图纸和技术资料的内容，保密期限为无限期保密。</w:t>
      </w:r>
    </w:p>
    <w:p w14:paraId="0AE84DA4">
      <w:pPr>
        <w:pStyle w:val="51"/>
        <w:spacing w:after="0"/>
        <w:ind w:left="837" w:leftChars="113" w:hanging="600" w:hangingChars="250"/>
        <w:rPr>
          <w:color w:val="auto"/>
        </w:rPr>
      </w:pPr>
      <w:r>
        <w:rPr>
          <w:color w:val="auto"/>
        </w:rPr>
        <w:t>2.4.3 发包人向承包人提供图纸日期：</w:t>
      </w:r>
      <w:r>
        <w:rPr>
          <w:rFonts w:hint="eastAsia"/>
          <w:color w:val="auto"/>
          <w:u w:val="single"/>
        </w:rPr>
        <w:t>按照图纸供应计划的时间提供图纸。</w:t>
      </w:r>
    </w:p>
    <w:p w14:paraId="7B344C1C">
      <w:pPr>
        <w:pStyle w:val="50"/>
        <w:numPr>
          <w:ilvl w:val="0"/>
          <w:numId w:val="0"/>
        </w:numPr>
        <w:spacing w:before="0" w:after="0" w:line="360" w:lineRule="auto"/>
        <w:rPr>
          <w:b w:val="0"/>
          <w:color w:val="auto"/>
          <w:szCs w:val="24"/>
        </w:rPr>
      </w:pPr>
      <w:bookmarkStart w:id="62" w:name="_Toc89406020"/>
      <w:bookmarkStart w:id="63" w:name="_Toc78944664"/>
      <w:bookmarkStart w:id="64" w:name="_Toc122080350"/>
      <w:bookmarkStart w:id="65" w:name="_Toc168739621"/>
      <w:bookmarkStart w:id="66" w:name="_Toc8028387"/>
      <w:bookmarkStart w:id="67" w:name="_Toc6426853"/>
      <w:r>
        <w:rPr>
          <w:b w:val="0"/>
          <w:color w:val="auto"/>
          <w:szCs w:val="24"/>
        </w:rPr>
        <w:t>2.5 工</w:t>
      </w:r>
      <w:bookmarkEnd w:id="62"/>
      <w:bookmarkEnd w:id="63"/>
      <w:r>
        <w:rPr>
          <w:b w:val="0"/>
          <w:color w:val="auto"/>
          <w:szCs w:val="24"/>
        </w:rPr>
        <w:t>程</w:t>
      </w:r>
      <w:bookmarkEnd w:id="64"/>
      <w:r>
        <w:rPr>
          <w:b w:val="0"/>
          <w:color w:val="auto"/>
          <w:szCs w:val="24"/>
        </w:rPr>
        <w:t>指令</w:t>
      </w:r>
      <w:bookmarkEnd w:id="65"/>
      <w:bookmarkEnd w:id="66"/>
      <w:bookmarkEnd w:id="67"/>
    </w:p>
    <w:p w14:paraId="06309B03">
      <w:pPr>
        <w:tabs>
          <w:tab w:val="left" w:pos="2145"/>
        </w:tabs>
        <w:spacing w:line="360" w:lineRule="auto"/>
        <w:ind w:firstLine="360" w:firstLineChars="150"/>
        <w:rPr>
          <w:color w:val="auto"/>
          <w:sz w:val="24"/>
        </w:rPr>
      </w:pPr>
      <w:r>
        <w:rPr>
          <w:color w:val="auto"/>
          <w:sz w:val="24"/>
        </w:rPr>
        <w:t>2.5.1 发包人代表的指令、通知由其本人签字后，以书面形式交给承包人代表，承包人项目经理或其指定收文人在收发台</w:t>
      </w:r>
      <w:r>
        <w:rPr>
          <w:rFonts w:hint="eastAsia"/>
          <w:color w:val="auto"/>
          <w:sz w:val="24"/>
        </w:rPr>
        <w:t>账上</w:t>
      </w:r>
      <w:r>
        <w:rPr>
          <w:color w:val="auto"/>
          <w:sz w:val="24"/>
        </w:rPr>
        <w:t>签署姓名和时间后生效，承包人不得借故拒收发包人的任何文件，否则承包人承担由此引起的责任，并向发包人支付违约金1000元/次。</w:t>
      </w:r>
    </w:p>
    <w:p w14:paraId="23B06A8C">
      <w:pPr>
        <w:tabs>
          <w:tab w:val="left" w:pos="2145"/>
        </w:tabs>
        <w:spacing w:line="360" w:lineRule="auto"/>
        <w:ind w:firstLine="360" w:firstLineChars="150"/>
        <w:rPr>
          <w:color w:val="auto"/>
          <w:sz w:val="24"/>
        </w:rPr>
      </w:pPr>
      <w:r>
        <w:rPr>
          <w:color w:val="auto"/>
          <w:sz w:val="24"/>
        </w:rPr>
        <w:t>2.5.2在紧急情况下，发包人代表要求承包人立即执行指令或承包人虽有异议，但发包人代表仍决定执行的指令，承包人应予执行。</w:t>
      </w:r>
    </w:p>
    <w:p w14:paraId="7C7DC7D7">
      <w:pPr>
        <w:spacing w:line="360" w:lineRule="auto"/>
        <w:ind w:firstLine="360" w:firstLineChars="150"/>
        <w:rPr>
          <w:color w:val="auto"/>
          <w:sz w:val="24"/>
        </w:rPr>
      </w:pPr>
      <w:r>
        <w:rPr>
          <w:color w:val="auto"/>
          <w:sz w:val="24"/>
        </w:rPr>
        <w:t>2.5.3发包人代表按合同约定及时向承包人提供所需指令、批文、图纸并履行</w:t>
      </w:r>
      <w:r>
        <w:rPr>
          <w:rFonts w:hint="eastAsia"/>
          <w:color w:val="auto"/>
          <w:sz w:val="24"/>
        </w:rPr>
        <w:t>其他约定</w:t>
      </w:r>
      <w:r>
        <w:rPr>
          <w:color w:val="auto"/>
          <w:sz w:val="24"/>
        </w:rPr>
        <w:t>的义务。</w:t>
      </w:r>
    </w:p>
    <w:p w14:paraId="28703EFC">
      <w:pPr>
        <w:pStyle w:val="4"/>
        <w:spacing w:before="0" w:after="0" w:line="360" w:lineRule="auto"/>
        <w:rPr>
          <w:color w:val="auto"/>
          <w:sz w:val="24"/>
          <w:szCs w:val="24"/>
        </w:rPr>
      </w:pPr>
      <w:bookmarkStart w:id="68" w:name="_Toc122080351"/>
      <w:bookmarkStart w:id="69" w:name="_Toc8028388"/>
      <w:bookmarkStart w:id="70" w:name="_Toc89406021"/>
      <w:bookmarkStart w:id="71" w:name="_Toc78944665"/>
      <w:bookmarkStart w:id="72" w:name="_Toc6426854"/>
      <w:bookmarkStart w:id="73" w:name="_Toc168739622"/>
      <w:r>
        <w:rPr>
          <w:b/>
          <w:color w:val="auto"/>
          <w:sz w:val="24"/>
          <w:szCs w:val="24"/>
        </w:rPr>
        <w:t>3</w:t>
      </w:r>
      <w:r>
        <w:rPr>
          <w:rFonts w:hint="eastAsia"/>
          <w:b/>
          <w:color w:val="auto"/>
          <w:sz w:val="24"/>
          <w:szCs w:val="24"/>
        </w:rPr>
        <w:t>、发包人</w:t>
      </w:r>
      <w:bookmarkEnd w:id="68"/>
      <w:bookmarkEnd w:id="69"/>
      <w:bookmarkEnd w:id="70"/>
      <w:bookmarkEnd w:id="71"/>
      <w:bookmarkEnd w:id="72"/>
      <w:bookmarkEnd w:id="73"/>
    </w:p>
    <w:p w14:paraId="6541A05C">
      <w:pPr>
        <w:pStyle w:val="50"/>
        <w:numPr>
          <w:ilvl w:val="0"/>
          <w:numId w:val="0"/>
        </w:numPr>
        <w:spacing w:before="0" w:after="0" w:line="360" w:lineRule="auto"/>
        <w:rPr>
          <w:b w:val="0"/>
          <w:color w:val="auto"/>
          <w:szCs w:val="24"/>
        </w:rPr>
      </w:pPr>
      <w:bookmarkStart w:id="74" w:name="_Toc89406022"/>
      <w:bookmarkStart w:id="75" w:name="_Toc122080352"/>
      <w:bookmarkStart w:id="76" w:name="_Toc168739623"/>
      <w:bookmarkStart w:id="77" w:name="_Toc8028389"/>
      <w:bookmarkStart w:id="78" w:name="_Toc6426855"/>
      <w:bookmarkStart w:id="79" w:name="_Toc78944666"/>
      <w:r>
        <w:rPr>
          <w:b w:val="0"/>
          <w:color w:val="auto"/>
          <w:szCs w:val="24"/>
        </w:rPr>
        <w:t>3.1 发包人代表及现场人员</w:t>
      </w:r>
      <w:bookmarkEnd w:id="74"/>
      <w:bookmarkEnd w:id="75"/>
      <w:bookmarkEnd w:id="76"/>
      <w:bookmarkEnd w:id="77"/>
      <w:bookmarkEnd w:id="78"/>
      <w:bookmarkEnd w:id="79"/>
    </w:p>
    <w:p w14:paraId="606878A0">
      <w:pPr>
        <w:spacing w:line="360" w:lineRule="auto"/>
        <w:ind w:firstLine="360" w:firstLineChars="150"/>
        <w:rPr>
          <w:color w:val="auto"/>
          <w:sz w:val="24"/>
        </w:rPr>
      </w:pPr>
      <w:r>
        <w:rPr>
          <w:color w:val="auto"/>
          <w:sz w:val="24"/>
        </w:rPr>
        <w:t>3.1.1 发包人代表的姓名：</w:t>
      </w:r>
      <w:r>
        <w:rPr>
          <w:color w:val="auto"/>
          <w:sz w:val="24"/>
          <w:u w:val="single"/>
        </w:rPr>
        <w:t xml:space="preserve">   </w:t>
      </w:r>
      <w:r>
        <w:rPr>
          <w:rFonts w:hint="eastAsia"/>
          <w:color w:val="auto"/>
          <w:sz w:val="24"/>
          <w:u w:val="single"/>
          <w:lang w:val="en-US" w:eastAsia="zh-CN"/>
        </w:rPr>
        <w:t>张花瑞</w:t>
      </w:r>
      <w:r>
        <w:rPr>
          <w:color w:val="auto"/>
          <w:sz w:val="24"/>
          <w:u w:val="single"/>
        </w:rPr>
        <w:t xml:space="preserve">  </w:t>
      </w:r>
      <w:r>
        <w:rPr>
          <w:color w:val="auto"/>
          <w:sz w:val="24"/>
        </w:rPr>
        <w:t xml:space="preserve"> ，联系电话：</w:t>
      </w:r>
      <w:r>
        <w:rPr>
          <w:color w:val="auto"/>
          <w:sz w:val="24"/>
          <w:u w:val="single"/>
        </w:rPr>
        <w:t xml:space="preserve">   </w:t>
      </w:r>
      <w:r>
        <w:rPr>
          <w:rFonts w:hint="eastAsia"/>
          <w:color w:val="auto"/>
          <w:sz w:val="24"/>
          <w:u w:val="single"/>
          <w:lang w:val="en-US" w:eastAsia="zh-CN"/>
        </w:rPr>
        <w:t>15639926633</w:t>
      </w:r>
      <w:r>
        <w:rPr>
          <w:color w:val="auto"/>
          <w:sz w:val="24"/>
          <w:u w:val="single"/>
        </w:rPr>
        <w:t xml:space="preserve">     </w:t>
      </w:r>
      <w:r>
        <w:rPr>
          <w:color w:val="auto"/>
          <w:sz w:val="24"/>
        </w:rPr>
        <w:t>。</w:t>
      </w:r>
    </w:p>
    <w:p w14:paraId="75250F52">
      <w:pPr>
        <w:pStyle w:val="50"/>
        <w:numPr>
          <w:ilvl w:val="0"/>
          <w:numId w:val="0"/>
        </w:numPr>
        <w:spacing w:before="0" w:after="0" w:line="360" w:lineRule="auto"/>
        <w:rPr>
          <w:b w:val="0"/>
          <w:color w:val="auto"/>
          <w:szCs w:val="24"/>
        </w:rPr>
      </w:pPr>
      <w:bookmarkStart w:id="80" w:name="_Toc122080353"/>
      <w:bookmarkStart w:id="81" w:name="_Toc6426856"/>
      <w:bookmarkStart w:id="82" w:name="_Toc89406024"/>
      <w:bookmarkStart w:id="83" w:name="_Toc78944668"/>
      <w:bookmarkStart w:id="84" w:name="_Toc168739624"/>
      <w:bookmarkStart w:id="85" w:name="_Toc8028390"/>
      <w:r>
        <w:rPr>
          <w:b w:val="0"/>
          <w:color w:val="auto"/>
          <w:szCs w:val="24"/>
        </w:rPr>
        <w:t xml:space="preserve">3.2 </w:t>
      </w:r>
      <w:r>
        <w:rPr>
          <w:rFonts w:hint="eastAsia"/>
          <w:b w:val="0"/>
          <w:color w:val="auto"/>
          <w:szCs w:val="24"/>
        </w:rPr>
        <w:t>发包人</w:t>
      </w:r>
      <w:bookmarkEnd w:id="80"/>
      <w:bookmarkEnd w:id="81"/>
      <w:bookmarkEnd w:id="82"/>
      <w:bookmarkEnd w:id="83"/>
      <w:bookmarkEnd w:id="84"/>
      <w:r>
        <w:rPr>
          <w:rFonts w:hint="eastAsia"/>
          <w:b w:val="0"/>
          <w:color w:val="auto"/>
          <w:szCs w:val="24"/>
        </w:rPr>
        <w:t>的工作内容和责任、义务</w:t>
      </w:r>
      <w:bookmarkEnd w:id="85"/>
    </w:p>
    <w:p w14:paraId="6BA1F449">
      <w:pPr>
        <w:spacing w:line="360" w:lineRule="auto"/>
        <w:ind w:firstLine="360" w:firstLineChars="150"/>
        <w:rPr>
          <w:color w:val="auto"/>
          <w:sz w:val="24"/>
          <w:u w:val="single"/>
        </w:rPr>
      </w:pPr>
      <w:r>
        <w:rPr>
          <w:color w:val="auto"/>
          <w:sz w:val="24"/>
        </w:rPr>
        <w:t>3.2.1发包人提供的技术、经济资料：</w:t>
      </w:r>
      <w:r>
        <w:rPr>
          <w:color w:val="auto"/>
          <w:sz w:val="24"/>
          <w:u w:val="single"/>
        </w:rPr>
        <w:t xml:space="preserve">      /         </w:t>
      </w:r>
    </w:p>
    <w:p w14:paraId="5D8AF0BA">
      <w:pPr>
        <w:spacing w:line="360" w:lineRule="auto"/>
        <w:ind w:firstLine="360" w:firstLineChars="150"/>
        <w:rPr>
          <w:color w:val="auto"/>
          <w:sz w:val="24"/>
          <w:u w:val="single"/>
        </w:rPr>
      </w:pPr>
      <w:r>
        <w:rPr>
          <w:color w:val="auto"/>
          <w:sz w:val="24"/>
        </w:rPr>
        <w:t>3.2.</w:t>
      </w:r>
      <w:r>
        <w:rPr>
          <w:rFonts w:hint="eastAsia"/>
          <w:color w:val="auto"/>
          <w:sz w:val="24"/>
        </w:rPr>
        <w:t>2</w:t>
      </w:r>
      <w:r>
        <w:rPr>
          <w:color w:val="auto"/>
          <w:sz w:val="24"/>
        </w:rPr>
        <w:t>发包人应做的其他工作：</w:t>
      </w:r>
      <w:r>
        <w:rPr>
          <w:color w:val="auto"/>
          <w:sz w:val="24"/>
          <w:u w:val="single"/>
        </w:rPr>
        <w:t xml:space="preserve">        /         </w:t>
      </w:r>
    </w:p>
    <w:p w14:paraId="0BBAE6FF">
      <w:pPr>
        <w:pStyle w:val="4"/>
        <w:tabs>
          <w:tab w:val="left" w:pos="1080"/>
        </w:tabs>
        <w:spacing w:before="0" w:after="0" w:line="360" w:lineRule="auto"/>
        <w:rPr>
          <w:b/>
          <w:color w:val="auto"/>
          <w:sz w:val="24"/>
          <w:szCs w:val="24"/>
        </w:rPr>
      </w:pPr>
      <w:bookmarkStart w:id="86" w:name="_Toc78944675"/>
      <w:bookmarkStart w:id="87" w:name="_Toc89406031"/>
      <w:bookmarkStart w:id="88" w:name="_Toc122080354"/>
      <w:bookmarkStart w:id="89" w:name="_Toc8028391"/>
      <w:bookmarkStart w:id="90" w:name="_Toc6426857"/>
      <w:bookmarkStart w:id="91" w:name="_Toc168739625"/>
      <w:r>
        <w:rPr>
          <w:b/>
          <w:color w:val="auto"/>
          <w:sz w:val="24"/>
          <w:szCs w:val="24"/>
        </w:rPr>
        <w:t>4、监理</w:t>
      </w:r>
      <w:bookmarkEnd w:id="86"/>
      <w:bookmarkEnd w:id="87"/>
      <w:r>
        <w:rPr>
          <w:b/>
          <w:color w:val="auto"/>
          <w:sz w:val="24"/>
          <w:szCs w:val="24"/>
        </w:rPr>
        <w:t>方</w:t>
      </w:r>
      <w:bookmarkEnd w:id="88"/>
      <w:bookmarkEnd w:id="89"/>
      <w:bookmarkEnd w:id="90"/>
      <w:bookmarkEnd w:id="91"/>
    </w:p>
    <w:p w14:paraId="0EE86294">
      <w:pPr>
        <w:pStyle w:val="50"/>
        <w:numPr>
          <w:ilvl w:val="0"/>
          <w:numId w:val="0"/>
        </w:numPr>
        <w:spacing w:before="0" w:after="0" w:line="360" w:lineRule="auto"/>
        <w:rPr>
          <w:b w:val="0"/>
          <w:color w:val="auto"/>
          <w:szCs w:val="24"/>
        </w:rPr>
      </w:pPr>
      <w:bookmarkStart w:id="92" w:name="_Toc6426858"/>
      <w:bookmarkStart w:id="93" w:name="_Toc168739626"/>
      <w:bookmarkStart w:id="94" w:name="_Toc8028392"/>
      <w:bookmarkStart w:id="95" w:name="_Toc78944676"/>
      <w:bookmarkStart w:id="96" w:name="_Toc89406032"/>
      <w:bookmarkStart w:id="97" w:name="_Toc122080355"/>
      <w:r>
        <w:rPr>
          <w:b w:val="0"/>
          <w:color w:val="auto"/>
          <w:szCs w:val="24"/>
        </w:rPr>
        <w:t xml:space="preserve">4.1 </w:t>
      </w:r>
      <w:r>
        <w:rPr>
          <w:rFonts w:hint="eastAsia"/>
          <w:b w:val="0"/>
          <w:color w:val="auto"/>
          <w:szCs w:val="24"/>
        </w:rPr>
        <w:t>监理工程师</w:t>
      </w:r>
      <w:bookmarkEnd w:id="92"/>
      <w:bookmarkEnd w:id="93"/>
      <w:bookmarkEnd w:id="94"/>
      <w:bookmarkEnd w:id="95"/>
      <w:bookmarkEnd w:id="96"/>
      <w:bookmarkEnd w:id="97"/>
    </w:p>
    <w:p w14:paraId="30E39841">
      <w:pPr>
        <w:spacing w:line="360" w:lineRule="auto"/>
        <w:ind w:firstLine="360" w:firstLineChars="150"/>
        <w:rPr>
          <w:color w:val="auto"/>
          <w:sz w:val="24"/>
          <w:u w:val="single"/>
        </w:rPr>
      </w:pPr>
      <w:bookmarkStart w:id="98" w:name="_Toc89406034"/>
      <w:bookmarkStart w:id="99" w:name="_Toc122080356"/>
      <w:bookmarkStart w:id="100" w:name="_Toc78944678"/>
      <w:bookmarkStart w:id="101" w:name="_Toc168739627"/>
      <w:r>
        <w:rPr>
          <w:color w:val="auto"/>
          <w:sz w:val="24"/>
        </w:rPr>
        <w:t>4.1.1发包人委托的工程监理公司为：同</w:t>
      </w:r>
      <w:r>
        <w:rPr>
          <w:rFonts w:hint="eastAsia"/>
          <w:color w:val="auto"/>
          <w:sz w:val="24"/>
        </w:rPr>
        <w:t>专用条款</w:t>
      </w:r>
      <w:r>
        <w:rPr>
          <w:color w:val="auto"/>
          <w:sz w:val="24"/>
        </w:rPr>
        <w:t>1.1</w:t>
      </w:r>
      <w:r>
        <w:rPr>
          <w:rFonts w:hint="eastAsia"/>
          <w:color w:val="auto"/>
          <w:sz w:val="24"/>
        </w:rPr>
        <w:t>条</w:t>
      </w:r>
    </w:p>
    <w:p w14:paraId="3D750CA9">
      <w:pPr>
        <w:spacing w:line="360" w:lineRule="auto"/>
        <w:ind w:firstLine="388" w:firstLineChars="162"/>
        <w:rPr>
          <w:color w:val="auto"/>
          <w:sz w:val="24"/>
        </w:rPr>
      </w:pPr>
      <w:r>
        <w:rPr>
          <w:color w:val="auto"/>
          <w:sz w:val="24"/>
        </w:rPr>
        <w:t>发包人指定总监姓名：</w:t>
      </w:r>
      <w:r>
        <w:rPr>
          <w:color w:val="auto"/>
          <w:sz w:val="24"/>
          <w:u w:val="single"/>
        </w:rPr>
        <w:t xml:space="preserve"> </w:t>
      </w:r>
      <w:r>
        <w:rPr>
          <w:rFonts w:hint="eastAsia"/>
          <w:color w:val="auto"/>
          <w:sz w:val="24"/>
          <w:u w:val="single"/>
        </w:rPr>
        <w:t>张德成</w:t>
      </w:r>
      <w:r>
        <w:rPr>
          <w:color w:val="auto"/>
          <w:sz w:val="24"/>
          <w:u w:val="single"/>
        </w:rPr>
        <w:t xml:space="preserve">    </w:t>
      </w:r>
      <w:r>
        <w:rPr>
          <w:color w:val="auto"/>
          <w:sz w:val="24"/>
        </w:rPr>
        <w:t>，联系电话：</w:t>
      </w:r>
      <w:r>
        <w:rPr>
          <w:color w:val="auto"/>
          <w:sz w:val="24"/>
          <w:u w:val="single"/>
        </w:rPr>
        <w:t xml:space="preserve"> </w:t>
      </w:r>
      <w:r>
        <w:rPr>
          <w:rFonts w:hint="eastAsia"/>
          <w:color w:val="auto"/>
          <w:sz w:val="24"/>
          <w:u w:val="single"/>
        </w:rPr>
        <w:t>133 8649 0108</w:t>
      </w:r>
      <w:r>
        <w:rPr>
          <w:color w:val="auto"/>
          <w:sz w:val="24"/>
          <w:u w:val="single"/>
        </w:rPr>
        <w:t xml:space="preserve"> </w:t>
      </w:r>
      <w:r>
        <w:rPr>
          <w:color w:val="auto"/>
          <w:sz w:val="24"/>
        </w:rPr>
        <w:t>。</w:t>
      </w:r>
    </w:p>
    <w:p w14:paraId="74A9EC08">
      <w:pPr>
        <w:pStyle w:val="50"/>
        <w:numPr>
          <w:ilvl w:val="0"/>
          <w:numId w:val="0"/>
        </w:numPr>
        <w:spacing w:before="0" w:after="0" w:line="360" w:lineRule="auto"/>
        <w:rPr>
          <w:b w:val="0"/>
          <w:color w:val="auto"/>
          <w:szCs w:val="24"/>
        </w:rPr>
      </w:pPr>
      <w:bookmarkStart w:id="102" w:name="_Toc6426859"/>
      <w:bookmarkStart w:id="103" w:name="_Toc8028393"/>
      <w:r>
        <w:rPr>
          <w:b w:val="0"/>
          <w:color w:val="auto"/>
          <w:szCs w:val="24"/>
        </w:rPr>
        <w:t xml:space="preserve">4.2 </w:t>
      </w:r>
      <w:r>
        <w:rPr>
          <w:rFonts w:hint="eastAsia"/>
          <w:b w:val="0"/>
          <w:color w:val="auto"/>
          <w:szCs w:val="24"/>
        </w:rPr>
        <w:t>监理工程师</w:t>
      </w:r>
      <w:bookmarkEnd w:id="98"/>
      <w:bookmarkEnd w:id="99"/>
      <w:bookmarkEnd w:id="100"/>
      <w:bookmarkEnd w:id="101"/>
      <w:bookmarkEnd w:id="102"/>
      <w:r>
        <w:rPr>
          <w:rFonts w:hint="eastAsia"/>
          <w:b w:val="0"/>
          <w:color w:val="auto"/>
          <w:szCs w:val="24"/>
        </w:rPr>
        <w:t>的职责</w:t>
      </w:r>
      <w:bookmarkEnd w:id="103"/>
    </w:p>
    <w:p w14:paraId="094ED812">
      <w:pPr>
        <w:tabs>
          <w:tab w:val="left" w:pos="2145"/>
        </w:tabs>
        <w:spacing w:line="360" w:lineRule="auto"/>
        <w:ind w:firstLine="360" w:firstLineChars="150"/>
        <w:rPr>
          <w:color w:val="auto"/>
          <w:sz w:val="24"/>
        </w:rPr>
      </w:pPr>
      <w:r>
        <w:rPr>
          <w:rFonts w:hint="eastAsia"/>
          <w:color w:val="auto"/>
          <w:sz w:val="24"/>
        </w:rPr>
        <w:t>4.2.1</w:t>
      </w:r>
      <w:r>
        <w:rPr>
          <w:color w:val="auto"/>
          <w:sz w:val="24"/>
        </w:rPr>
        <w:t>发包人授予监理职权范围内指令承包人必须执行。承包人应接受监理对本工程质量监督、进度控制、设计变更和现场签证的审核、工程进度款的</w:t>
      </w:r>
      <w:r>
        <w:rPr>
          <w:rFonts w:hint="eastAsia"/>
          <w:color w:val="auto"/>
          <w:sz w:val="24"/>
        </w:rPr>
        <w:t>初审</w:t>
      </w:r>
      <w:r>
        <w:rPr>
          <w:color w:val="auto"/>
          <w:sz w:val="24"/>
        </w:rPr>
        <w:t>、工程例会的组织及其他监理工作，参加监理组织的协调会，服从</w:t>
      </w:r>
      <w:r>
        <w:rPr>
          <w:rFonts w:hint="eastAsia"/>
          <w:color w:val="auto"/>
          <w:sz w:val="24"/>
        </w:rPr>
        <w:t>监理工程师</w:t>
      </w:r>
      <w:r>
        <w:rPr>
          <w:color w:val="auto"/>
          <w:sz w:val="24"/>
        </w:rPr>
        <w:t>指示和管理。如有违约行为，按本</w:t>
      </w:r>
      <w:r>
        <w:rPr>
          <w:rFonts w:hint="eastAsia"/>
          <w:color w:val="auto"/>
          <w:sz w:val="24"/>
        </w:rPr>
        <w:t>合同</w:t>
      </w:r>
      <w:r>
        <w:rPr>
          <w:color w:val="auto"/>
          <w:sz w:val="24"/>
        </w:rPr>
        <w:t>进行处罚。</w:t>
      </w:r>
    </w:p>
    <w:p w14:paraId="0CAD1528">
      <w:pPr>
        <w:tabs>
          <w:tab w:val="left" w:pos="2145"/>
        </w:tabs>
        <w:spacing w:line="360" w:lineRule="auto"/>
        <w:ind w:firstLine="360" w:firstLineChars="150"/>
        <w:rPr>
          <w:color w:val="auto"/>
          <w:sz w:val="24"/>
        </w:rPr>
      </w:pPr>
      <w:r>
        <w:rPr>
          <w:rFonts w:hint="eastAsia"/>
          <w:color w:val="auto"/>
          <w:sz w:val="24"/>
        </w:rPr>
        <w:t>4.2.2</w:t>
      </w:r>
      <w:r>
        <w:rPr>
          <w:color w:val="auto"/>
          <w:sz w:val="24"/>
        </w:rPr>
        <w:t>承包人必须在</w:t>
      </w:r>
      <w:r>
        <w:rPr>
          <w:rFonts w:hint="eastAsia"/>
          <w:color w:val="auto"/>
          <w:sz w:val="24"/>
        </w:rPr>
        <w:t>规范</w:t>
      </w:r>
      <w:r>
        <w:rPr>
          <w:color w:val="auto"/>
          <w:sz w:val="24"/>
        </w:rPr>
        <w:t>要求的时间内完整地完成规范要求各类工程报验，含材料、检验批、施工方案等，如逾期不报（含申报资料不全）。监理有权在规范要求时间截止后24小时内提出给予承包人500-2000元/项处罚，并要求承包人在规定时间内完成补报，补报逾期加倍处罚，并</w:t>
      </w:r>
      <w:r>
        <w:rPr>
          <w:rFonts w:hint="eastAsia"/>
          <w:color w:val="auto"/>
          <w:sz w:val="24"/>
        </w:rPr>
        <w:t>依此类推</w:t>
      </w:r>
      <w:r>
        <w:rPr>
          <w:color w:val="auto"/>
          <w:sz w:val="24"/>
        </w:rPr>
        <w:t>。此罚款</w:t>
      </w:r>
      <w:r>
        <w:rPr>
          <w:rFonts w:hint="eastAsia"/>
          <w:color w:val="auto"/>
          <w:sz w:val="24"/>
        </w:rPr>
        <w:t>通知经</w:t>
      </w:r>
      <w:r>
        <w:rPr>
          <w:color w:val="auto"/>
          <w:sz w:val="24"/>
        </w:rPr>
        <w:t>发包人签字认可后生效。</w:t>
      </w:r>
    </w:p>
    <w:p w14:paraId="35B2EA97">
      <w:pPr>
        <w:pStyle w:val="4"/>
        <w:spacing w:before="0" w:after="0" w:line="360" w:lineRule="auto"/>
        <w:rPr>
          <w:b/>
          <w:color w:val="auto"/>
          <w:sz w:val="24"/>
          <w:szCs w:val="24"/>
        </w:rPr>
      </w:pPr>
      <w:bookmarkStart w:id="104" w:name="_Toc78944670"/>
      <w:bookmarkStart w:id="105" w:name="_Toc168739628"/>
      <w:bookmarkStart w:id="106" w:name="_Toc8028394"/>
      <w:bookmarkStart w:id="107" w:name="_Toc6426860"/>
      <w:bookmarkStart w:id="108" w:name="_Toc89406026"/>
      <w:bookmarkStart w:id="109" w:name="_Toc122080357"/>
      <w:r>
        <w:rPr>
          <w:b/>
          <w:color w:val="auto"/>
          <w:sz w:val="24"/>
          <w:szCs w:val="24"/>
        </w:rPr>
        <w:t>5</w:t>
      </w:r>
      <w:r>
        <w:rPr>
          <w:rFonts w:hint="eastAsia"/>
          <w:b/>
          <w:color w:val="auto"/>
          <w:sz w:val="24"/>
          <w:szCs w:val="24"/>
        </w:rPr>
        <w:t>、承包人（乙方）</w:t>
      </w:r>
      <w:bookmarkEnd w:id="104"/>
      <w:bookmarkEnd w:id="105"/>
      <w:bookmarkEnd w:id="106"/>
      <w:bookmarkEnd w:id="107"/>
      <w:bookmarkEnd w:id="108"/>
      <w:bookmarkEnd w:id="109"/>
    </w:p>
    <w:p w14:paraId="2F371F0F">
      <w:pPr>
        <w:pStyle w:val="50"/>
        <w:numPr>
          <w:ilvl w:val="0"/>
          <w:numId w:val="0"/>
        </w:numPr>
        <w:spacing w:before="0" w:after="0" w:line="360" w:lineRule="auto"/>
        <w:rPr>
          <w:b w:val="0"/>
          <w:color w:val="auto"/>
          <w:szCs w:val="24"/>
        </w:rPr>
      </w:pPr>
      <w:bookmarkStart w:id="110" w:name="_Toc168739629"/>
      <w:bookmarkStart w:id="111" w:name="_Toc122080358"/>
      <w:bookmarkStart w:id="112" w:name="_Toc8028395"/>
      <w:bookmarkStart w:id="113" w:name="_Toc78944671"/>
      <w:bookmarkStart w:id="114" w:name="_Toc6426861"/>
      <w:bookmarkStart w:id="115" w:name="_Toc89406027"/>
      <w:r>
        <w:rPr>
          <w:b w:val="0"/>
          <w:color w:val="auto"/>
          <w:szCs w:val="24"/>
        </w:rPr>
        <w:t>5.1 承包人代表及现场人员</w:t>
      </w:r>
      <w:bookmarkEnd w:id="110"/>
      <w:bookmarkEnd w:id="111"/>
      <w:bookmarkEnd w:id="112"/>
      <w:bookmarkEnd w:id="113"/>
      <w:bookmarkEnd w:id="114"/>
      <w:bookmarkEnd w:id="115"/>
    </w:p>
    <w:p w14:paraId="372CDEE8">
      <w:pPr>
        <w:pStyle w:val="51"/>
        <w:spacing w:after="0"/>
        <w:ind w:left="29" w:leftChars="14" w:firstLine="280" w:firstLineChars="117"/>
        <w:rPr>
          <w:color w:val="auto"/>
          <w:highlight w:val="none"/>
        </w:rPr>
      </w:pPr>
      <w:r>
        <w:rPr>
          <w:color w:val="auto"/>
          <w:highlight w:val="none"/>
        </w:rPr>
        <w:t>5.1.1承包人代表（项目经理）姓名：</w:t>
      </w:r>
      <w:r>
        <w:rPr>
          <w:color w:val="auto"/>
          <w:highlight w:val="none"/>
          <w:u w:val="single"/>
        </w:rPr>
        <w:t xml:space="preserve"> </w:t>
      </w:r>
      <w:r>
        <w:rPr>
          <w:rFonts w:hint="default"/>
          <w:color w:val="auto"/>
          <w:highlight w:val="none"/>
          <w:u w:val="single"/>
          <w:lang w:val="en-US"/>
        </w:rPr>
        <w:t>高久海</w:t>
      </w:r>
      <w:r>
        <w:rPr>
          <w:color w:val="auto"/>
          <w:highlight w:val="none"/>
          <w:u w:val="single"/>
        </w:rPr>
        <w:t xml:space="preserve">  </w:t>
      </w:r>
      <w:r>
        <w:rPr>
          <w:color w:val="auto"/>
          <w:highlight w:val="none"/>
        </w:rPr>
        <w:t>，</w:t>
      </w:r>
      <w:r>
        <w:rPr>
          <w:rFonts w:hint="eastAsia"/>
          <w:color w:val="auto"/>
          <w:highlight w:val="none"/>
        </w:rPr>
        <w:t>身份证号码：</w:t>
      </w:r>
      <w:r>
        <w:rPr>
          <w:rFonts w:hint="eastAsia"/>
          <w:color w:val="auto"/>
          <w:highlight w:val="none"/>
          <w:u w:val="single"/>
        </w:rPr>
        <w:t>321088197912042239</w:t>
      </w:r>
      <w:r>
        <w:rPr>
          <w:rFonts w:hint="eastAsia"/>
          <w:color w:val="auto"/>
          <w:highlight w:val="none"/>
        </w:rPr>
        <w:t>。</w:t>
      </w:r>
      <w:r>
        <w:rPr>
          <w:color w:val="auto"/>
          <w:highlight w:val="none"/>
        </w:rPr>
        <w:t>联系电话：</w:t>
      </w:r>
      <w:r>
        <w:rPr>
          <w:color w:val="auto"/>
          <w:highlight w:val="none"/>
          <w:u w:val="single"/>
        </w:rPr>
        <w:t xml:space="preserve"> </w:t>
      </w:r>
      <w:r>
        <w:rPr>
          <w:rFonts w:hint="default"/>
          <w:color w:val="auto"/>
          <w:highlight w:val="none"/>
          <w:u w:val="single"/>
          <w:lang w:val="en-US"/>
        </w:rPr>
        <w:t>15650583688</w:t>
      </w:r>
      <w:r>
        <w:rPr>
          <w:rFonts w:hint="eastAsia"/>
          <w:color w:val="auto"/>
          <w:highlight w:val="none"/>
          <w:u w:val="single"/>
        </w:rPr>
        <w:t xml:space="preserve">，邮箱 32402532@qq.com </w:t>
      </w:r>
      <w:r>
        <w:rPr>
          <w:color w:val="auto"/>
          <w:highlight w:val="none"/>
        </w:rPr>
        <w:t xml:space="preserve">。 </w:t>
      </w:r>
    </w:p>
    <w:p w14:paraId="3C1822BE">
      <w:pPr>
        <w:pStyle w:val="51"/>
        <w:spacing w:after="0"/>
        <w:ind w:left="-2" w:leftChars="-1" w:firstLine="360" w:firstLineChars="150"/>
        <w:rPr>
          <w:color w:val="auto"/>
        </w:rPr>
      </w:pPr>
      <w:r>
        <w:rPr>
          <w:rFonts w:hint="eastAsia"/>
          <w:color w:val="auto"/>
        </w:rPr>
        <w:t>5.1.2未经</w:t>
      </w:r>
      <w:r>
        <w:rPr>
          <w:color w:val="auto"/>
        </w:rPr>
        <w:t>发包人的事前书面同意，</w:t>
      </w:r>
      <w:r>
        <w:rPr>
          <w:rFonts w:hint="eastAsia"/>
          <w:color w:val="auto"/>
        </w:rPr>
        <w:t>如</w:t>
      </w:r>
      <w:r>
        <w:rPr>
          <w:color w:val="auto"/>
        </w:rPr>
        <w:t>承包人更换承包人代表、项目经理、主要技术负责人，视为承包人违约，承包人</w:t>
      </w:r>
      <w:r>
        <w:rPr>
          <w:rFonts w:hint="eastAsia"/>
          <w:color w:val="auto"/>
        </w:rPr>
        <w:t>须</w:t>
      </w:r>
      <w:r>
        <w:rPr>
          <w:color w:val="auto"/>
        </w:rPr>
        <w:t>为此向发包人支付人民币</w:t>
      </w:r>
      <w:r>
        <w:rPr>
          <w:rFonts w:hint="eastAsia"/>
          <w:color w:val="auto"/>
          <w:u w:val="single"/>
        </w:rPr>
        <w:t xml:space="preserve"> 贰 </w:t>
      </w:r>
      <w:r>
        <w:rPr>
          <w:color w:val="auto"/>
        </w:rPr>
        <w:t>万元的违约金。</w:t>
      </w:r>
    </w:p>
    <w:p w14:paraId="52981CAB">
      <w:pPr>
        <w:pStyle w:val="51"/>
        <w:spacing w:after="0"/>
        <w:ind w:left="-2" w:leftChars="-1" w:firstLine="360" w:firstLineChars="150"/>
        <w:rPr>
          <w:color w:val="auto"/>
          <w:u w:val="single"/>
        </w:rPr>
      </w:pPr>
      <w:r>
        <w:rPr>
          <w:rFonts w:hint="eastAsia"/>
          <w:color w:val="auto"/>
        </w:rPr>
        <w:t>5.1.3在</w:t>
      </w:r>
      <w:r>
        <w:rPr>
          <w:color w:val="auto"/>
        </w:rPr>
        <w:t>发包人</w:t>
      </w:r>
      <w:r>
        <w:rPr>
          <w:rFonts w:hint="eastAsia"/>
          <w:color w:val="auto"/>
        </w:rPr>
        <w:t>发出要求更换不合格或不称职人员指令后</w:t>
      </w:r>
      <w:r>
        <w:rPr>
          <w:color w:val="auto"/>
        </w:rPr>
        <w:t>，承包人</w:t>
      </w:r>
      <w:r>
        <w:rPr>
          <w:rFonts w:hint="eastAsia"/>
          <w:color w:val="auto"/>
        </w:rPr>
        <w:t>须及时</w:t>
      </w:r>
      <w:r>
        <w:rPr>
          <w:color w:val="auto"/>
        </w:rPr>
        <w:t>更换，</w:t>
      </w:r>
      <w:r>
        <w:rPr>
          <w:rFonts w:hint="eastAsia"/>
          <w:color w:val="auto"/>
        </w:rPr>
        <w:t>更换后的人员逾期未到岗</w:t>
      </w:r>
      <w:r>
        <w:rPr>
          <w:color w:val="auto"/>
        </w:rPr>
        <w:t>视为承包人违约，承包人为此向发包人支付人民币</w:t>
      </w:r>
      <w:r>
        <w:rPr>
          <w:rFonts w:hint="eastAsia"/>
          <w:color w:val="auto"/>
          <w:u w:val="single"/>
        </w:rPr>
        <w:t xml:space="preserve"> 壹 </w:t>
      </w:r>
      <w:r>
        <w:rPr>
          <w:color w:val="auto"/>
        </w:rPr>
        <w:t>万元</w:t>
      </w:r>
      <w:r>
        <w:rPr>
          <w:rFonts w:hint="eastAsia"/>
          <w:color w:val="auto"/>
        </w:rPr>
        <w:t>/次</w:t>
      </w:r>
      <w:r>
        <w:rPr>
          <w:color w:val="auto"/>
        </w:rPr>
        <w:t>的违约金。</w:t>
      </w:r>
    </w:p>
    <w:p w14:paraId="7509DEEE">
      <w:pPr>
        <w:pStyle w:val="51"/>
        <w:spacing w:after="0"/>
        <w:ind w:left="-2" w:leftChars="-1" w:firstLine="360" w:firstLineChars="150"/>
        <w:rPr>
          <w:color w:val="auto"/>
        </w:rPr>
      </w:pPr>
      <w:r>
        <w:rPr>
          <w:color w:val="auto"/>
        </w:rPr>
        <w:t>5.1.</w:t>
      </w:r>
      <w:r>
        <w:rPr>
          <w:rFonts w:hint="eastAsia"/>
          <w:color w:val="auto"/>
        </w:rPr>
        <w:t>4</w:t>
      </w:r>
      <w:r>
        <w:rPr>
          <w:color w:val="auto"/>
        </w:rPr>
        <w:t>承包人代表、项目经理每周应保证在现场的工作时间不少于</w:t>
      </w:r>
      <w:r>
        <w:rPr>
          <w:color w:val="auto"/>
          <w:u w:val="single"/>
        </w:rPr>
        <w:t xml:space="preserve"> </w:t>
      </w:r>
      <w:r>
        <w:rPr>
          <w:rFonts w:hint="eastAsia"/>
          <w:color w:val="auto"/>
          <w:u w:val="single"/>
        </w:rPr>
        <w:t>6</w:t>
      </w:r>
      <w:r>
        <w:rPr>
          <w:color w:val="auto"/>
          <w:u w:val="single"/>
        </w:rPr>
        <w:t xml:space="preserve"> </w:t>
      </w:r>
      <w:r>
        <w:rPr>
          <w:color w:val="auto"/>
        </w:rPr>
        <w:t>天；项目其他主要管理人员每周应保证在现场的工作时间不少于</w:t>
      </w:r>
      <w:r>
        <w:rPr>
          <w:color w:val="auto"/>
          <w:u w:val="single"/>
        </w:rPr>
        <w:t xml:space="preserve"> </w:t>
      </w:r>
      <w:r>
        <w:rPr>
          <w:rFonts w:hint="eastAsia"/>
          <w:color w:val="auto"/>
          <w:u w:val="single"/>
        </w:rPr>
        <w:t>7</w:t>
      </w:r>
      <w:r>
        <w:rPr>
          <w:color w:val="auto"/>
        </w:rPr>
        <w:t>天，未经发包人现场代表书面同意</w:t>
      </w:r>
      <w:r>
        <w:rPr>
          <w:rFonts w:hint="eastAsia"/>
          <w:color w:val="auto"/>
        </w:rPr>
        <w:t>，</w:t>
      </w:r>
      <w:r>
        <w:rPr>
          <w:color w:val="auto"/>
        </w:rPr>
        <w:t>主要工作人员每周少于上述工作天的</w:t>
      </w:r>
      <w:r>
        <w:rPr>
          <w:rFonts w:hint="eastAsia"/>
          <w:color w:val="auto"/>
        </w:rPr>
        <w:t>，</w:t>
      </w:r>
      <w:r>
        <w:rPr>
          <w:color w:val="auto"/>
        </w:rPr>
        <w:t>视为承包人违约，承包人为此向发包人支付每人每天人民币</w:t>
      </w:r>
      <w:r>
        <w:rPr>
          <w:rFonts w:hint="eastAsia"/>
          <w:color w:val="auto"/>
          <w:u w:val="single"/>
        </w:rPr>
        <w:t xml:space="preserve"> 贰仟 </w:t>
      </w:r>
      <w:r>
        <w:rPr>
          <w:color w:val="auto"/>
        </w:rPr>
        <w:t>元的违约金。</w:t>
      </w:r>
      <w:r>
        <w:rPr>
          <w:rFonts w:hint="eastAsia"/>
          <w:color w:val="auto"/>
        </w:rPr>
        <w:t xml:space="preserve"> </w:t>
      </w:r>
    </w:p>
    <w:p w14:paraId="78FFFDA4">
      <w:pPr>
        <w:pStyle w:val="50"/>
        <w:numPr>
          <w:ilvl w:val="0"/>
          <w:numId w:val="0"/>
        </w:numPr>
        <w:spacing w:before="0" w:after="0" w:line="360" w:lineRule="auto"/>
        <w:rPr>
          <w:b w:val="0"/>
          <w:bCs w:val="0"/>
          <w:color w:val="auto"/>
          <w:szCs w:val="24"/>
        </w:rPr>
      </w:pPr>
      <w:bookmarkStart w:id="116" w:name="_Toc168739630"/>
      <w:bookmarkStart w:id="117" w:name="_Toc89406029"/>
      <w:bookmarkStart w:id="118" w:name="_Toc78944673"/>
      <w:bookmarkStart w:id="119" w:name="_Toc122080359"/>
      <w:bookmarkStart w:id="120" w:name="_Toc8028396"/>
      <w:bookmarkStart w:id="121" w:name="_Toc6426862"/>
      <w:r>
        <w:rPr>
          <w:b w:val="0"/>
          <w:bCs w:val="0"/>
          <w:color w:val="auto"/>
          <w:szCs w:val="24"/>
        </w:rPr>
        <w:t>5.2 承包人</w:t>
      </w:r>
      <w:bookmarkEnd w:id="116"/>
      <w:bookmarkEnd w:id="117"/>
      <w:bookmarkEnd w:id="118"/>
      <w:bookmarkEnd w:id="119"/>
      <w:r>
        <w:rPr>
          <w:rFonts w:hint="eastAsia"/>
          <w:b w:val="0"/>
          <w:color w:val="auto"/>
          <w:szCs w:val="24"/>
        </w:rPr>
        <w:t>的责任和义务</w:t>
      </w:r>
      <w:bookmarkEnd w:id="120"/>
      <w:bookmarkEnd w:id="121"/>
    </w:p>
    <w:p w14:paraId="2C7DCB24">
      <w:pPr>
        <w:pStyle w:val="51"/>
        <w:spacing w:after="0"/>
        <w:ind w:firstLine="360" w:firstLineChars="150"/>
        <w:rPr>
          <w:color w:val="auto"/>
        </w:rPr>
      </w:pPr>
      <w:r>
        <w:rPr>
          <w:color w:val="auto"/>
        </w:rPr>
        <w:t>5.2.</w:t>
      </w:r>
      <w:r>
        <w:rPr>
          <w:rFonts w:hint="eastAsia"/>
          <w:color w:val="auto"/>
        </w:rPr>
        <w:t>1</w:t>
      </w:r>
      <w:r>
        <w:rPr>
          <w:color w:val="auto"/>
        </w:rPr>
        <w:t xml:space="preserve"> 承包人应完成的工作</w:t>
      </w:r>
      <w:r>
        <w:rPr>
          <w:rFonts w:hint="eastAsia"/>
          <w:color w:val="auto"/>
        </w:rPr>
        <w:t>包括图纸和答疑所包含的所有明示内容，包括不限于承包范围、工程规范、措施费报价说明等合同约定的所有工作内容。</w:t>
      </w:r>
    </w:p>
    <w:p w14:paraId="07B6BFDF">
      <w:pPr>
        <w:pStyle w:val="50"/>
        <w:numPr>
          <w:ilvl w:val="0"/>
          <w:numId w:val="0"/>
        </w:numPr>
        <w:spacing w:before="0" w:after="0" w:line="360" w:lineRule="auto"/>
        <w:rPr>
          <w:color w:val="auto"/>
        </w:rPr>
      </w:pPr>
      <w:r>
        <w:rPr>
          <w:rFonts w:hint="eastAsia"/>
          <w:b w:val="0"/>
          <w:bCs w:val="0"/>
          <w:color w:val="auto"/>
          <w:szCs w:val="24"/>
        </w:rPr>
        <w:t>5.3承包人与总承包人工作</w:t>
      </w:r>
    </w:p>
    <w:p w14:paraId="67A45499">
      <w:pPr>
        <w:pStyle w:val="51"/>
        <w:spacing w:after="0"/>
        <w:ind w:firstLine="360" w:firstLineChars="150"/>
        <w:rPr>
          <w:color w:val="auto"/>
        </w:rPr>
      </w:pPr>
      <w:r>
        <w:rPr>
          <w:rFonts w:hint="eastAsia"/>
          <w:color w:val="auto"/>
        </w:rPr>
        <w:t>5.3.1 于本项目施工现场内，总承包人或精装总包已将电路接至用电二级箱，并按照规范及施工需求进行布设，且在施工现场设置了取水点，用电二级箱及取水点下游用水用电线路的购置、安装、日常维护、保管均由承包人负责并承担相应费用，发包人不另行增加费用。承包人现场用水电接受总承包人或精装总承包管理，包括节约用电、用水相关约定。本工程项目建设整个周期包含但不限于项目前期准备阶段、项目建设阶段、项目交付阶段（至竣工备案验收完成）所有水、电费均由承包人承担，但承包人须自行考虑并承担由总承包人提供的水电接驳点接引出的管路及设备费，及场外的用水用电费用，该费用包含在合同总价内。</w:t>
      </w:r>
    </w:p>
    <w:p w14:paraId="139D4FE9">
      <w:pPr>
        <w:pStyle w:val="51"/>
        <w:rPr>
          <w:color w:val="auto"/>
        </w:rPr>
      </w:pPr>
      <w:r>
        <w:rPr>
          <w:rFonts w:hint="eastAsia"/>
          <w:color w:val="auto"/>
        </w:rPr>
        <w:t>5.3.2本项目甲方不提供办公区、材料加工区、材料存放区、工人生活区等场地，承包人在外租赁费用均由承包人承担，包含在本合同总价内。</w:t>
      </w:r>
    </w:p>
    <w:p w14:paraId="3E5B51F3">
      <w:pPr>
        <w:pStyle w:val="51"/>
        <w:spacing w:after="0"/>
        <w:rPr>
          <w:color w:val="auto"/>
        </w:rPr>
      </w:pPr>
      <w:r>
        <w:rPr>
          <w:rFonts w:hint="eastAsia"/>
          <w:color w:val="auto"/>
        </w:rPr>
        <w:t>5.3.3乙方进场后需向总包单位缴纳一定数额的安全质量保证金不超过合同总价的千分之三。</w:t>
      </w:r>
    </w:p>
    <w:p w14:paraId="77CF88DA">
      <w:pPr>
        <w:pStyle w:val="4"/>
        <w:spacing w:before="240" w:beforeLines="100" w:after="0" w:line="360" w:lineRule="auto"/>
        <w:rPr>
          <w:b/>
          <w:color w:val="auto"/>
          <w:sz w:val="24"/>
          <w:szCs w:val="24"/>
        </w:rPr>
      </w:pPr>
      <w:bookmarkStart w:id="122" w:name="_Toc89406036"/>
      <w:bookmarkStart w:id="123" w:name="_Toc78944680"/>
      <w:bookmarkStart w:id="124" w:name="_Toc168739631"/>
      <w:bookmarkStart w:id="125" w:name="_Toc8028397"/>
      <w:bookmarkStart w:id="126" w:name="_Toc6426864"/>
      <w:bookmarkStart w:id="127" w:name="_Toc122080360"/>
      <w:r>
        <w:rPr>
          <w:b/>
          <w:color w:val="auto"/>
          <w:sz w:val="24"/>
          <w:szCs w:val="24"/>
        </w:rPr>
        <w:t>6、转让、分包和</w:t>
      </w:r>
      <w:bookmarkEnd w:id="122"/>
      <w:bookmarkEnd w:id="123"/>
      <w:r>
        <w:rPr>
          <w:b/>
          <w:color w:val="auto"/>
          <w:sz w:val="24"/>
          <w:szCs w:val="24"/>
        </w:rPr>
        <w:t>独立工程</w:t>
      </w:r>
      <w:bookmarkEnd w:id="124"/>
      <w:bookmarkEnd w:id="125"/>
      <w:bookmarkEnd w:id="126"/>
      <w:bookmarkEnd w:id="127"/>
    </w:p>
    <w:p w14:paraId="27604BAD">
      <w:pPr>
        <w:pStyle w:val="50"/>
        <w:numPr>
          <w:ilvl w:val="0"/>
          <w:numId w:val="0"/>
        </w:numPr>
        <w:spacing w:before="0" w:after="0" w:line="360" w:lineRule="auto"/>
        <w:rPr>
          <w:b w:val="0"/>
          <w:color w:val="auto"/>
          <w:szCs w:val="24"/>
        </w:rPr>
      </w:pPr>
      <w:bookmarkStart w:id="128" w:name="_Toc78944682"/>
      <w:bookmarkStart w:id="129" w:name="_Toc8028398"/>
      <w:bookmarkStart w:id="130" w:name="_Toc168739633"/>
      <w:bookmarkStart w:id="131" w:name="_Toc122080362"/>
      <w:bookmarkStart w:id="132" w:name="_Toc89406038"/>
      <w:bookmarkStart w:id="133" w:name="_Toc6426866"/>
      <w:r>
        <w:rPr>
          <w:b w:val="0"/>
          <w:color w:val="auto"/>
          <w:szCs w:val="24"/>
        </w:rPr>
        <w:t>6.1 分包</w:t>
      </w:r>
      <w:bookmarkEnd w:id="128"/>
      <w:r>
        <w:rPr>
          <w:b w:val="0"/>
          <w:color w:val="auto"/>
          <w:szCs w:val="24"/>
        </w:rPr>
        <w:t>（包括自行分包和指定分包）</w:t>
      </w:r>
      <w:bookmarkEnd w:id="129"/>
      <w:bookmarkEnd w:id="130"/>
      <w:bookmarkEnd w:id="131"/>
      <w:bookmarkEnd w:id="132"/>
      <w:bookmarkEnd w:id="133"/>
    </w:p>
    <w:p w14:paraId="6A1859A8">
      <w:pPr>
        <w:pStyle w:val="51"/>
        <w:spacing w:after="0"/>
        <w:ind w:left="-2" w:leftChars="-1" w:firstLine="360" w:firstLineChars="150"/>
        <w:rPr>
          <w:color w:val="auto"/>
        </w:rPr>
      </w:pPr>
      <w:r>
        <w:rPr>
          <w:color w:val="auto"/>
        </w:rPr>
        <w:t>6.1.1  指定分包</w:t>
      </w:r>
    </w:p>
    <w:p w14:paraId="618D6E71">
      <w:pPr>
        <w:pStyle w:val="51"/>
        <w:spacing w:after="0"/>
        <w:ind w:left="-2" w:leftChars="-1" w:firstLine="360" w:firstLineChars="150"/>
        <w:rPr>
          <w:color w:val="auto"/>
        </w:rPr>
      </w:pPr>
      <w:r>
        <w:rPr>
          <w:color w:val="auto"/>
        </w:rPr>
        <w:t>6.1.1.1指定分包工程：详见承包范围及</w:t>
      </w:r>
      <w:r>
        <w:rPr>
          <w:rFonts w:hint="eastAsia"/>
          <w:color w:val="auto"/>
        </w:rPr>
        <w:t>相关内容</w:t>
      </w:r>
      <w:r>
        <w:rPr>
          <w:color w:val="auto"/>
        </w:rPr>
        <w:t xml:space="preserve">。 </w:t>
      </w:r>
    </w:p>
    <w:p w14:paraId="37F89051">
      <w:pPr>
        <w:pStyle w:val="51"/>
        <w:spacing w:after="0"/>
        <w:ind w:left="-2" w:leftChars="-1" w:firstLine="360" w:firstLineChars="150"/>
        <w:rPr>
          <w:color w:val="auto"/>
          <w:u w:val="single"/>
        </w:rPr>
      </w:pPr>
      <w:r>
        <w:rPr>
          <w:color w:val="auto"/>
        </w:rPr>
        <w:t>6.1.1.2 指定分包合同的签订方式：</w:t>
      </w:r>
      <w:r>
        <w:rPr>
          <w:rFonts w:hint="eastAsia"/>
          <w:color w:val="auto"/>
          <w:u w:val="single"/>
        </w:rPr>
        <w:t>本次暂无。如果发包人调整范围，按照发包人的要求，承包人需与指定分包人单独签订所在地区相关部门要求格式的建设工程施工专业分包合同，以便在相关建设部门进行合同备案并配合分包人进行指定分包人的付款转账及发票（增值税专用发票）办理，但此合同备案的配合、付款转账、及发票办理均不得向指定分包人索取任何费用，如有发生，发包人有权由任何一笔工程款中相同数额予以扣回。如因发包人指定单位（施工或供货）的原因造成其不能进行建委备案的责任与承包人无关。因发包人指定分包单位自身原因无法进行付款转账、及发票办理的，需承包人积极配合。承包人不得以任何理由推脱、推诿、拒绝，否则发包人有权进行处罚，处罚金额为发包人指定分包合同金额的3%，承包人为发包人指定分包单位提供付款转账所需的中转费用由承包人承担；承包人为发包人指定分包单位提供发票办理的费用由指定分包人承担。</w:t>
      </w:r>
    </w:p>
    <w:p w14:paraId="67BC29D7">
      <w:pPr>
        <w:spacing w:line="360" w:lineRule="auto"/>
        <w:ind w:left="158" w:leftChars="75" w:firstLine="240" w:firstLineChars="100"/>
        <w:rPr>
          <w:color w:val="auto"/>
          <w:u w:val="single"/>
        </w:rPr>
      </w:pPr>
      <w:r>
        <w:rPr>
          <w:color w:val="auto"/>
          <w:sz w:val="24"/>
        </w:rPr>
        <w:t>6.1.1.3</w:t>
      </w:r>
      <w:r>
        <w:rPr>
          <w:rFonts w:hint="eastAsia"/>
          <w:color w:val="auto"/>
          <w:sz w:val="24"/>
        </w:rPr>
        <w:t xml:space="preserve"> 分包人用水、电费用的约定：</w:t>
      </w:r>
      <w:r>
        <w:rPr>
          <w:rFonts w:hint="eastAsia"/>
          <w:color w:val="auto"/>
          <w:sz w:val="24"/>
          <w:u w:val="single"/>
        </w:rPr>
        <w:t>由各分包人承担。</w:t>
      </w:r>
    </w:p>
    <w:p w14:paraId="5762CEDF">
      <w:pPr>
        <w:pStyle w:val="51"/>
        <w:ind w:left="-2" w:leftChars="-1" w:firstLine="360" w:firstLineChars="150"/>
        <w:rPr>
          <w:color w:val="auto"/>
          <w:u w:val="single"/>
        </w:rPr>
      </w:pPr>
      <w:r>
        <w:rPr>
          <w:color w:val="auto"/>
        </w:rPr>
        <w:t xml:space="preserve">6.1.1.4 </w:t>
      </w:r>
      <w:r>
        <w:rPr>
          <w:rFonts w:hint="eastAsia"/>
          <w:color w:val="auto"/>
        </w:rPr>
        <w:t>甲供甲分包</w:t>
      </w:r>
      <w:r>
        <w:rPr>
          <w:color w:val="auto"/>
        </w:rPr>
        <w:t>配合费用的约定：</w:t>
      </w:r>
      <w:r>
        <w:rPr>
          <w:color w:val="auto"/>
          <w:u w:val="single"/>
        </w:rPr>
        <w:t xml:space="preserve">  </w:t>
      </w:r>
      <w:r>
        <w:rPr>
          <w:rFonts w:hint="eastAsia"/>
          <w:color w:val="auto"/>
          <w:u w:val="single"/>
        </w:rPr>
        <w:t>承包人与其他直接分包人及指定分包人及甲供材单位的配合管理费用已经包括在本合同价款内。</w:t>
      </w:r>
    </w:p>
    <w:p w14:paraId="303A3DB2">
      <w:pPr>
        <w:pStyle w:val="51"/>
        <w:ind w:left="-2" w:leftChars="-1" w:firstLine="360" w:firstLineChars="150"/>
        <w:rPr>
          <w:color w:val="auto"/>
          <w:u w:val="single"/>
        </w:rPr>
      </w:pPr>
      <w:r>
        <w:rPr>
          <w:rFonts w:hint="eastAsia"/>
          <w:color w:val="auto"/>
        </w:rPr>
        <w:t>6.</w:t>
      </w:r>
      <w:r>
        <w:rPr>
          <w:color w:val="auto"/>
        </w:rPr>
        <w:t>1</w:t>
      </w:r>
      <w:r>
        <w:rPr>
          <w:rFonts w:hint="eastAsia"/>
          <w:color w:val="auto"/>
        </w:rPr>
        <w:t>.</w:t>
      </w:r>
      <w:r>
        <w:rPr>
          <w:color w:val="auto"/>
        </w:rPr>
        <w:t>1</w:t>
      </w:r>
      <w:r>
        <w:rPr>
          <w:rFonts w:hint="eastAsia"/>
          <w:color w:val="auto"/>
        </w:rPr>
        <w:t>.</w:t>
      </w:r>
      <w:r>
        <w:rPr>
          <w:color w:val="auto"/>
        </w:rPr>
        <w:t>5</w:t>
      </w:r>
      <w:r>
        <w:rPr>
          <w:rFonts w:hint="eastAsia"/>
          <w:color w:val="auto"/>
        </w:rPr>
        <w:t xml:space="preserve"> 其他说明：</w:t>
      </w:r>
      <w:r>
        <w:rPr>
          <w:rFonts w:hint="eastAsia"/>
          <w:color w:val="auto"/>
          <w:u w:val="single"/>
        </w:rPr>
        <w:t xml:space="preserve">    </w:t>
      </w:r>
      <w:r>
        <w:rPr>
          <w:color w:val="auto"/>
          <w:u w:val="single"/>
        </w:rPr>
        <w:t>/</w:t>
      </w:r>
      <w:r>
        <w:rPr>
          <w:rFonts w:hint="eastAsia"/>
          <w:color w:val="auto"/>
          <w:u w:val="single"/>
        </w:rPr>
        <w:t xml:space="preserve">         </w:t>
      </w:r>
      <w:r>
        <w:rPr>
          <w:rFonts w:hint="eastAsia"/>
          <w:color w:val="auto"/>
        </w:rPr>
        <w:t xml:space="preserve"> 。</w:t>
      </w:r>
    </w:p>
    <w:p w14:paraId="1E9D5FA3">
      <w:pPr>
        <w:pStyle w:val="50"/>
        <w:numPr>
          <w:ilvl w:val="0"/>
          <w:numId w:val="0"/>
        </w:numPr>
        <w:spacing w:before="0" w:after="0" w:line="360" w:lineRule="auto"/>
        <w:rPr>
          <w:b w:val="0"/>
          <w:color w:val="auto"/>
          <w:szCs w:val="24"/>
        </w:rPr>
      </w:pPr>
      <w:bookmarkStart w:id="134" w:name="_Toc6426867"/>
      <w:bookmarkStart w:id="135" w:name="_Toc8028399"/>
      <w:bookmarkStart w:id="136" w:name="_Toc89406040"/>
      <w:bookmarkStart w:id="137" w:name="_Toc122080365"/>
      <w:bookmarkStart w:id="138" w:name="_Toc168739636"/>
      <w:r>
        <w:rPr>
          <w:b w:val="0"/>
          <w:color w:val="auto"/>
          <w:szCs w:val="24"/>
        </w:rPr>
        <w:t>6.2 独立工程</w:t>
      </w:r>
      <w:bookmarkEnd w:id="134"/>
      <w:bookmarkEnd w:id="135"/>
      <w:bookmarkEnd w:id="136"/>
      <w:bookmarkEnd w:id="137"/>
      <w:bookmarkEnd w:id="138"/>
    </w:p>
    <w:p w14:paraId="5DB82F58">
      <w:pPr>
        <w:pStyle w:val="51"/>
        <w:spacing w:after="0"/>
        <w:ind w:left="957" w:leftChars="113" w:hanging="720" w:hangingChars="300"/>
        <w:rPr>
          <w:color w:val="auto"/>
        </w:rPr>
      </w:pPr>
      <w:r>
        <w:rPr>
          <w:color w:val="auto"/>
        </w:rPr>
        <w:t>6.2.1 本项目中的独立工程：详见承包范围</w:t>
      </w:r>
      <w:r>
        <w:rPr>
          <w:rFonts w:hint="eastAsia"/>
          <w:color w:val="auto"/>
        </w:rPr>
        <w:t>（如有）</w:t>
      </w:r>
      <w:r>
        <w:rPr>
          <w:color w:val="auto"/>
        </w:rPr>
        <w:t>。</w:t>
      </w:r>
    </w:p>
    <w:p w14:paraId="5F50F5F0">
      <w:pPr>
        <w:pStyle w:val="4"/>
        <w:spacing w:before="0" w:after="0" w:line="360" w:lineRule="auto"/>
        <w:rPr>
          <w:b/>
          <w:color w:val="auto"/>
          <w:sz w:val="24"/>
          <w:szCs w:val="24"/>
        </w:rPr>
      </w:pPr>
      <w:bookmarkStart w:id="139" w:name="_Toc6426868"/>
      <w:bookmarkStart w:id="140" w:name="_Toc168739637"/>
      <w:bookmarkStart w:id="141" w:name="_Toc8028400"/>
      <w:bookmarkStart w:id="142" w:name="_Toc78944695"/>
      <w:bookmarkStart w:id="143" w:name="_Toc122080366"/>
      <w:bookmarkStart w:id="144" w:name="_Toc89406052"/>
      <w:r>
        <w:rPr>
          <w:b/>
          <w:color w:val="auto"/>
          <w:sz w:val="24"/>
          <w:szCs w:val="24"/>
        </w:rPr>
        <w:t>7、材料、设备供应</w:t>
      </w:r>
      <w:bookmarkEnd w:id="139"/>
      <w:bookmarkEnd w:id="140"/>
      <w:bookmarkEnd w:id="141"/>
      <w:bookmarkEnd w:id="142"/>
      <w:bookmarkEnd w:id="143"/>
      <w:bookmarkEnd w:id="144"/>
    </w:p>
    <w:p w14:paraId="2F942A44">
      <w:pPr>
        <w:pStyle w:val="50"/>
        <w:numPr>
          <w:ilvl w:val="0"/>
          <w:numId w:val="0"/>
        </w:numPr>
        <w:spacing w:before="0" w:after="0" w:line="360" w:lineRule="auto"/>
        <w:rPr>
          <w:b w:val="0"/>
          <w:color w:val="auto"/>
          <w:szCs w:val="24"/>
        </w:rPr>
      </w:pPr>
      <w:bookmarkStart w:id="145" w:name="_Toc168739640"/>
      <w:bookmarkStart w:id="146" w:name="_Toc8028403"/>
      <w:bookmarkStart w:id="147" w:name="_Toc6426871"/>
      <w:r>
        <w:rPr>
          <w:b w:val="0"/>
          <w:color w:val="auto"/>
          <w:szCs w:val="24"/>
        </w:rPr>
        <w:t>7.1 承包人采购材料设备</w:t>
      </w:r>
      <w:bookmarkEnd w:id="145"/>
      <w:r>
        <w:rPr>
          <w:rFonts w:hint="eastAsia"/>
          <w:b w:val="0"/>
          <w:color w:val="auto"/>
          <w:szCs w:val="24"/>
        </w:rPr>
        <w:t>（乙供材）</w:t>
      </w:r>
      <w:bookmarkEnd w:id="146"/>
      <w:bookmarkEnd w:id="147"/>
    </w:p>
    <w:p w14:paraId="43973BED">
      <w:pPr>
        <w:pStyle w:val="51"/>
        <w:spacing w:after="0"/>
        <w:ind w:left="-2" w:leftChars="-1" w:firstLine="360" w:firstLineChars="150"/>
        <w:rPr>
          <w:color w:val="auto"/>
        </w:rPr>
      </w:pPr>
      <w:r>
        <w:rPr>
          <w:color w:val="auto"/>
        </w:rPr>
        <w:t>7.1.1发包人限品牌承包人采购供应材料：详见</w:t>
      </w:r>
      <w:r>
        <w:rPr>
          <w:rFonts w:hint="eastAsia"/>
          <w:color w:val="auto"/>
        </w:rPr>
        <w:t>承包范围</w:t>
      </w:r>
      <w:r>
        <w:rPr>
          <w:color w:val="auto"/>
        </w:rPr>
        <w:t>。</w:t>
      </w:r>
    </w:p>
    <w:p w14:paraId="4142DA91">
      <w:pPr>
        <w:ind w:left="884" w:hanging="525"/>
        <w:rPr>
          <w:color w:val="auto"/>
          <w:sz w:val="24"/>
        </w:rPr>
      </w:pPr>
      <w:r>
        <w:rPr>
          <w:rFonts w:hint="eastAsia"/>
          <w:color w:val="auto"/>
          <w:sz w:val="24"/>
        </w:rPr>
        <w:t>7.</w:t>
      </w:r>
      <w:r>
        <w:rPr>
          <w:color w:val="auto"/>
          <w:sz w:val="24"/>
        </w:rPr>
        <w:t>1</w:t>
      </w:r>
      <w:r>
        <w:rPr>
          <w:rFonts w:hint="eastAsia"/>
          <w:color w:val="auto"/>
          <w:sz w:val="24"/>
        </w:rPr>
        <w:t>.</w:t>
      </w:r>
      <w:r>
        <w:rPr>
          <w:color w:val="auto"/>
          <w:sz w:val="24"/>
        </w:rPr>
        <w:t>2</w:t>
      </w:r>
      <w:r>
        <w:rPr>
          <w:rFonts w:hint="eastAsia"/>
          <w:color w:val="auto"/>
          <w:sz w:val="24"/>
        </w:rPr>
        <w:t xml:space="preserve"> 其他约定：</w:t>
      </w:r>
      <w:r>
        <w:rPr>
          <w:rFonts w:hint="eastAsia"/>
          <w:color w:val="auto"/>
          <w:sz w:val="24"/>
          <w:u w:val="single"/>
        </w:rPr>
        <w:t xml:space="preserve">      /                                </w:t>
      </w:r>
      <w:r>
        <w:rPr>
          <w:rFonts w:hint="eastAsia"/>
          <w:color w:val="auto"/>
          <w:sz w:val="24"/>
        </w:rPr>
        <w:t>。</w:t>
      </w:r>
    </w:p>
    <w:p w14:paraId="59439456">
      <w:pPr>
        <w:ind w:left="884" w:hanging="525"/>
        <w:rPr>
          <w:color w:val="auto"/>
        </w:rPr>
      </w:pPr>
      <w:bookmarkStart w:id="148" w:name="_Toc78944690"/>
      <w:bookmarkStart w:id="149" w:name="_Toc168739647"/>
      <w:bookmarkStart w:id="150" w:name="_Toc122080374"/>
      <w:bookmarkStart w:id="151" w:name="_Toc89406047"/>
      <w:bookmarkStart w:id="152" w:name="_Toc78944692"/>
      <w:bookmarkStart w:id="153" w:name="_Toc122080376"/>
      <w:bookmarkStart w:id="154" w:name="_Toc89406049"/>
    </w:p>
    <w:p w14:paraId="7280EA1A">
      <w:pPr>
        <w:pStyle w:val="4"/>
        <w:spacing w:before="0" w:after="0" w:line="360" w:lineRule="auto"/>
        <w:rPr>
          <w:b/>
          <w:color w:val="auto"/>
          <w:sz w:val="24"/>
          <w:szCs w:val="24"/>
        </w:rPr>
      </w:pPr>
      <w:bookmarkStart w:id="155" w:name="_Toc6426877"/>
      <w:bookmarkStart w:id="156" w:name="_Toc8028404"/>
      <w:r>
        <w:rPr>
          <w:b/>
          <w:color w:val="auto"/>
          <w:sz w:val="24"/>
          <w:szCs w:val="24"/>
        </w:rPr>
        <w:t>8、工期管理</w:t>
      </w:r>
      <w:bookmarkEnd w:id="148"/>
      <w:bookmarkEnd w:id="149"/>
      <w:bookmarkEnd w:id="150"/>
      <w:bookmarkEnd w:id="151"/>
      <w:bookmarkEnd w:id="155"/>
      <w:bookmarkEnd w:id="156"/>
    </w:p>
    <w:p w14:paraId="070C1DF1">
      <w:pPr>
        <w:pStyle w:val="50"/>
        <w:numPr>
          <w:ilvl w:val="0"/>
          <w:numId w:val="0"/>
        </w:numPr>
        <w:spacing w:before="0" w:after="0" w:line="360" w:lineRule="auto"/>
        <w:rPr>
          <w:b w:val="0"/>
          <w:color w:val="auto"/>
          <w:szCs w:val="24"/>
        </w:rPr>
      </w:pPr>
      <w:bookmarkStart w:id="157" w:name="_Toc8028405"/>
      <w:bookmarkStart w:id="158" w:name="_Toc122080375"/>
      <w:bookmarkStart w:id="159" w:name="_Toc168739648"/>
      <w:bookmarkStart w:id="160" w:name="_Toc6426878"/>
      <w:bookmarkStart w:id="161" w:name="_Toc89406048"/>
      <w:bookmarkStart w:id="162" w:name="_Toc78944691"/>
      <w:r>
        <w:rPr>
          <w:b w:val="0"/>
          <w:color w:val="auto"/>
          <w:szCs w:val="24"/>
        </w:rPr>
        <w:t>8.</w:t>
      </w:r>
      <w:r>
        <w:rPr>
          <w:rFonts w:hint="eastAsia"/>
          <w:b w:val="0"/>
          <w:color w:val="auto"/>
          <w:szCs w:val="24"/>
        </w:rPr>
        <w:t>1</w:t>
      </w:r>
      <w:r>
        <w:rPr>
          <w:b w:val="0"/>
          <w:color w:val="auto"/>
          <w:szCs w:val="24"/>
        </w:rPr>
        <w:t>工期</w:t>
      </w:r>
      <w:bookmarkEnd w:id="157"/>
      <w:bookmarkEnd w:id="158"/>
      <w:bookmarkEnd w:id="159"/>
      <w:bookmarkEnd w:id="160"/>
      <w:bookmarkEnd w:id="161"/>
      <w:bookmarkEnd w:id="162"/>
    </w:p>
    <w:bookmarkEnd w:id="152"/>
    <w:bookmarkEnd w:id="153"/>
    <w:bookmarkEnd w:id="154"/>
    <w:p w14:paraId="2090AFCF">
      <w:pPr>
        <w:pStyle w:val="51"/>
        <w:spacing w:after="0"/>
        <w:ind w:left="1260" w:leftChars="257" w:hanging="720" w:hangingChars="300"/>
        <w:rPr>
          <w:rFonts w:ascii="宋体" w:hAnsi="宋体"/>
          <w:color w:val="auto"/>
        </w:rPr>
      </w:pPr>
      <w:r>
        <w:rPr>
          <w:rFonts w:ascii="宋体" w:hAnsi="宋体"/>
          <w:color w:val="auto"/>
        </w:rPr>
        <w:t>8.1.1本工程之工期约定如下：</w:t>
      </w:r>
    </w:p>
    <w:p w14:paraId="644C9497">
      <w:pPr>
        <w:spacing w:line="360" w:lineRule="auto"/>
        <w:ind w:firstLine="360" w:firstLineChars="150"/>
        <w:rPr>
          <w:rFonts w:ascii="宋体" w:hAnsi="宋体" w:cs="Arial"/>
          <w:color w:val="auto"/>
          <w:sz w:val="24"/>
          <w:highlight w:val="yellow"/>
        </w:rPr>
      </w:pPr>
      <w:r>
        <w:rPr>
          <w:rFonts w:ascii="宋体" w:hAnsi="宋体" w:cs="Arial"/>
          <w:color w:val="auto"/>
          <w:sz w:val="24"/>
        </w:rPr>
        <w:t>开工日期：</w:t>
      </w:r>
      <w:r>
        <w:rPr>
          <w:rFonts w:ascii="宋体" w:hAnsi="宋体" w:cs="Arial"/>
          <w:i/>
          <w:color w:val="auto"/>
          <w:sz w:val="24"/>
          <w:u w:val="single"/>
        </w:rPr>
        <w:t xml:space="preserve"> </w:t>
      </w:r>
      <w:r>
        <w:rPr>
          <w:rFonts w:ascii="宋体" w:hAnsi="宋体" w:cs="Arial"/>
          <w:color w:val="auto"/>
          <w:sz w:val="24"/>
          <w:u w:val="single"/>
        </w:rPr>
        <w:t>暂定</w:t>
      </w:r>
      <w:r>
        <w:rPr>
          <w:rFonts w:hint="eastAsia" w:ascii="宋体" w:hAnsi="宋体" w:cs="Arial"/>
          <w:color w:val="auto"/>
          <w:sz w:val="24"/>
          <w:u w:val="single"/>
        </w:rPr>
        <w:t>2</w:t>
      </w:r>
      <w:r>
        <w:rPr>
          <w:rFonts w:ascii="宋体" w:hAnsi="宋体" w:cs="Arial"/>
          <w:color w:val="auto"/>
          <w:sz w:val="24"/>
          <w:u w:val="single"/>
        </w:rPr>
        <w:t>025年</w:t>
      </w:r>
      <w:r>
        <w:rPr>
          <w:rFonts w:hint="eastAsia" w:ascii="宋体" w:hAnsi="宋体" w:cs="Arial"/>
          <w:color w:val="auto"/>
          <w:sz w:val="24"/>
          <w:u w:val="single"/>
        </w:rPr>
        <w:t>2月2</w:t>
      </w:r>
      <w:r>
        <w:rPr>
          <w:rFonts w:ascii="宋体" w:hAnsi="宋体" w:cs="Arial"/>
          <w:color w:val="auto"/>
          <w:sz w:val="24"/>
          <w:u w:val="single"/>
        </w:rPr>
        <w:t>0日</w:t>
      </w:r>
      <w:r>
        <w:rPr>
          <w:rFonts w:ascii="宋体" w:hAnsi="宋体" w:cs="Arial"/>
          <w:i/>
          <w:color w:val="auto"/>
          <w:sz w:val="24"/>
          <w:u w:val="single"/>
        </w:rPr>
        <w:t xml:space="preserve">  </w:t>
      </w:r>
      <w:r>
        <w:rPr>
          <w:rFonts w:ascii="宋体" w:hAnsi="宋体" w:cs="Arial"/>
          <w:color w:val="auto"/>
          <w:sz w:val="24"/>
        </w:rPr>
        <w:t>，</w:t>
      </w:r>
      <w:r>
        <w:rPr>
          <w:rFonts w:ascii="宋体" w:hAnsi="宋体" w:cs="Arial"/>
          <w:color w:val="auto"/>
          <w:sz w:val="24"/>
          <w:highlight w:val="yellow"/>
        </w:rPr>
        <w:t>实际开工时间以发包人</w:t>
      </w:r>
      <w:r>
        <w:rPr>
          <w:rFonts w:hint="eastAsia" w:ascii="宋体" w:hAnsi="宋体" w:cs="Arial"/>
          <w:color w:val="auto"/>
          <w:sz w:val="24"/>
          <w:highlight w:val="yellow"/>
          <w:lang w:val="en-US" w:eastAsia="zh-CN"/>
        </w:rPr>
        <w:t>客户</w:t>
      </w:r>
      <w:r>
        <w:rPr>
          <w:rFonts w:ascii="宋体" w:hAnsi="宋体" w:cs="Arial"/>
          <w:color w:val="auto"/>
          <w:sz w:val="24"/>
          <w:highlight w:val="yellow"/>
        </w:rPr>
        <w:t>发出的开工令为准；</w:t>
      </w:r>
    </w:p>
    <w:p w14:paraId="6FA6CEA8">
      <w:pPr>
        <w:spacing w:line="360" w:lineRule="auto"/>
        <w:ind w:firstLine="360" w:firstLineChars="150"/>
        <w:rPr>
          <w:rFonts w:ascii="宋体" w:hAnsi="宋体" w:cs="Arial"/>
          <w:color w:val="auto"/>
          <w:sz w:val="24"/>
        </w:rPr>
      </w:pPr>
      <w:r>
        <w:rPr>
          <w:rFonts w:ascii="宋体" w:hAnsi="宋体" w:cs="Arial"/>
          <w:color w:val="auto"/>
          <w:sz w:val="24"/>
        </w:rPr>
        <w:t>竣工日期：</w:t>
      </w:r>
      <w:r>
        <w:rPr>
          <w:rFonts w:ascii="宋体" w:hAnsi="宋体" w:cs="Arial"/>
          <w:color w:val="auto"/>
          <w:sz w:val="24"/>
          <w:u w:val="single"/>
        </w:rPr>
        <w:t xml:space="preserve">  暂定</w:t>
      </w:r>
      <w:r>
        <w:rPr>
          <w:rFonts w:hint="eastAsia" w:ascii="宋体" w:hAnsi="宋体" w:cs="Arial"/>
          <w:color w:val="auto"/>
          <w:sz w:val="24"/>
          <w:u w:val="single"/>
        </w:rPr>
        <w:t>2</w:t>
      </w:r>
      <w:r>
        <w:rPr>
          <w:rFonts w:ascii="宋体" w:hAnsi="宋体" w:cs="Arial"/>
          <w:color w:val="auto"/>
          <w:sz w:val="24"/>
          <w:u w:val="single"/>
        </w:rPr>
        <w:t>025年</w:t>
      </w:r>
      <w:r>
        <w:rPr>
          <w:rFonts w:hint="eastAsia" w:ascii="宋体" w:hAnsi="宋体" w:cs="Arial"/>
          <w:color w:val="auto"/>
          <w:sz w:val="24"/>
          <w:u w:val="single"/>
        </w:rPr>
        <w:t>3月3</w:t>
      </w:r>
      <w:r>
        <w:rPr>
          <w:rFonts w:ascii="宋体" w:hAnsi="宋体" w:cs="Arial"/>
          <w:color w:val="auto"/>
          <w:sz w:val="24"/>
          <w:u w:val="single"/>
        </w:rPr>
        <w:t xml:space="preserve">1日 </w:t>
      </w:r>
      <w:r>
        <w:rPr>
          <w:rFonts w:ascii="宋体" w:hAnsi="宋体" w:cs="Arial"/>
          <w:color w:val="auto"/>
          <w:sz w:val="24"/>
        </w:rPr>
        <w:t>，实际竣工时间以发包人</w:t>
      </w:r>
      <w:r>
        <w:rPr>
          <w:rFonts w:hint="eastAsia" w:ascii="宋体" w:hAnsi="宋体" w:cs="Arial"/>
          <w:color w:val="auto"/>
          <w:sz w:val="24"/>
        </w:rPr>
        <w:t>书面</w:t>
      </w:r>
      <w:r>
        <w:rPr>
          <w:rFonts w:ascii="宋体" w:hAnsi="宋体" w:cs="Arial"/>
          <w:color w:val="auto"/>
          <w:sz w:val="24"/>
        </w:rPr>
        <w:t>发出的开工令所述时间加上合同总工期计算（含开工令所述时间当天）；</w:t>
      </w:r>
      <w:r>
        <w:rPr>
          <w:rFonts w:hint="eastAsia" w:ascii="Arial" w:hAnsi="Arial" w:cs="Arial"/>
          <w:color w:val="auto"/>
          <w:kern w:val="0"/>
          <w:sz w:val="24"/>
        </w:rPr>
        <w:t>除本合同另有约定外，一切其他可能致使承包人在时间上受损的原因包括但不限于休息日、法定假日、雨季、停水、停电、材料订货、因承包方原因造成的停工、与指定分包单位及独立分包单位之间的配合时间等，皆已包括在上述工期内。</w:t>
      </w:r>
    </w:p>
    <w:p w14:paraId="43F809A8">
      <w:pPr>
        <w:spacing w:line="360" w:lineRule="auto"/>
        <w:ind w:firstLine="360" w:firstLineChars="150"/>
        <w:rPr>
          <w:rFonts w:ascii="宋体" w:hAnsi="宋体" w:cs="Arial"/>
          <w:color w:val="auto"/>
          <w:sz w:val="24"/>
        </w:rPr>
      </w:pPr>
      <w:r>
        <w:rPr>
          <w:rFonts w:ascii="宋体" w:hAnsi="宋体" w:cs="Arial"/>
          <w:color w:val="auto"/>
          <w:sz w:val="24"/>
        </w:rPr>
        <w:t>合同总工期：</w:t>
      </w:r>
      <w:r>
        <w:rPr>
          <w:rFonts w:ascii="宋体" w:hAnsi="宋体" w:cs="Arial"/>
          <w:color w:val="auto"/>
          <w:sz w:val="24"/>
          <w:u w:val="single"/>
        </w:rPr>
        <w:t xml:space="preserve">  共计</w:t>
      </w:r>
      <w:r>
        <w:rPr>
          <w:rFonts w:hint="eastAsia" w:ascii="宋体" w:hAnsi="宋体" w:cs="Arial"/>
          <w:color w:val="auto"/>
          <w:sz w:val="24"/>
          <w:u w:val="single"/>
        </w:rPr>
        <w:t>25</w:t>
      </w:r>
      <w:r>
        <w:rPr>
          <w:rFonts w:ascii="宋体" w:hAnsi="宋体" w:cs="Arial"/>
          <w:color w:val="auto"/>
          <w:sz w:val="24"/>
          <w:u w:val="single"/>
        </w:rPr>
        <w:t xml:space="preserve">日历 </w:t>
      </w:r>
      <w:r>
        <w:rPr>
          <w:rFonts w:ascii="宋体" w:hAnsi="宋体" w:cs="Arial"/>
          <w:color w:val="auto"/>
          <w:sz w:val="24"/>
        </w:rPr>
        <w:t>天，包括所有准备工作、申请有关批文、证件等所需时间</w:t>
      </w:r>
      <w:r>
        <w:rPr>
          <w:rFonts w:hint="eastAsia" w:ascii="宋体" w:hAnsi="宋体" w:cs="Arial"/>
          <w:color w:val="auto"/>
          <w:sz w:val="24"/>
        </w:rPr>
        <w:t>，</w:t>
      </w:r>
      <w:r>
        <w:rPr>
          <w:rFonts w:ascii="宋体" w:hAnsi="宋体" w:cs="Arial"/>
          <w:b/>
          <w:color w:val="auto"/>
          <w:sz w:val="24"/>
        </w:rPr>
        <w:t>根据现场实际情况需考虑二次进场</w:t>
      </w:r>
      <w:r>
        <w:rPr>
          <w:rFonts w:ascii="宋体" w:hAnsi="宋体" w:cs="Arial"/>
          <w:color w:val="auto"/>
          <w:sz w:val="24"/>
        </w:rPr>
        <w:t>。</w:t>
      </w:r>
    </w:p>
    <w:p w14:paraId="38952A4F">
      <w:pPr>
        <w:pStyle w:val="51"/>
        <w:spacing w:after="0"/>
        <w:ind w:left="1260" w:leftChars="257" w:hanging="720" w:hangingChars="300"/>
        <w:rPr>
          <w:rFonts w:ascii="宋体" w:hAnsi="宋体"/>
          <w:color w:val="auto"/>
        </w:rPr>
      </w:pPr>
      <w:r>
        <w:rPr>
          <w:rFonts w:ascii="宋体" w:hAnsi="宋体"/>
          <w:color w:val="auto"/>
        </w:rPr>
        <w:t>8.1.2节点工期</w:t>
      </w:r>
    </w:p>
    <w:tbl>
      <w:tblPr>
        <w:tblStyle w:val="33"/>
        <w:tblW w:w="96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126"/>
        <w:gridCol w:w="1559"/>
        <w:gridCol w:w="2410"/>
        <w:gridCol w:w="2045"/>
      </w:tblGrid>
      <w:tr w14:paraId="4FE1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56" w:type="dxa"/>
            <w:gridSpan w:val="2"/>
          </w:tcPr>
          <w:p w14:paraId="3BFFE545">
            <w:pPr>
              <w:spacing w:before="60" w:beforeLines="25" w:after="60" w:afterLines="25" w:line="276" w:lineRule="auto"/>
              <w:jc w:val="center"/>
              <w:rPr>
                <w:color w:val="auto"/>
              </w:rPr>
            </w:pPr>
            <w:r>
              <w:rPr>
                <w:rFonts w:hint="eastAsia" w:ascii="Arial" w:hAnsi="Arial" w:cs="Arial"/>
                <w:color w:val="auto"/>
                <w:szCs w:val="21"/>
                <w:lang w:val="zh-CN"/>
              </w:rPr>
              <w:t>工程部位</w:t>
            </w:r>
          </w:p>
        </w:tc>
        <w:tc>
          <w:tcPr>
            <w:tcW w:w="1559" w:type="dxa"/>
          </w:tcPr>
          <w:p w14:paraId="4D8808D0">
            <w:pPr>
              <w:spacing w:before="60" w:beforeLines="25" w:after="60" w:afterLines="25"/>
              <w:jc w:val="center"/>
              <w:rPr>
                <w:color w:val="auto"/>
              </w:rPr>
            </w:pPr>
            <w:r>
              <w:rPr>
                <w:rFonts w:hint="eastAsia" w:ascii="Arial" w:hAnsi="Arial" w:cs="Arial"/>
                <w:color w:val="auto"/>
                <w:szCs w:val="21"/>
                <w:lang w:val="zh-CN"/>
              </w:rPr>
              <w:t>开工时间</w:t>
            </w:r>
          </w:p>
        </w:tc>
        <w:tc>
          <w:tcPr>
            <w:tcW w:w="2410" w:type="dxa"/>
          </w:tcPr>
          <w:p w14:paraId="62EDEE39">
            <w:pPr>
              <w:spacing w:before="60" w:beforeLines="25" w:after="60" w:afterLines="25"/>
              <w:jc w:val="center"/>
              <w:rPr>
                <w:color w:val="auto"/>
              </w:rPr>
            </w:pPr>
            <w:r>
              <w:rPr>
                <w:rFonts w:hint="eastAsia" w:ascii="Arial" w:hAnsi="Arial" w:cs="Arial"/>
                <w:color w:val="auto"/>
                <w:szCs w:val="21"/>
                <w:lang w:val="zh-CN"/>
              </w:rPr>
              <w:t>完工时间</w:t>
            </w:r>
          </w:p>
        </w:tc>
        <w:tc>
          <w:tcPr>
            <w:tcW w:w="2045" w:type="dxa"/>
          </w:tcPr>
          <w:p w14:paraId="7A7139AF">
            <w:pPr>
              <w:spacing w:before="60" w:beforeLines="25" w:after="60" w:afterLines="25"/>
              <w:jc w:val="center"/>
              <w:rPr>
                <w:rFonts w:ascii="Arial" w:hAnsi="Arial" w:cs="Arial"/>
                <w:color w:val="auto"/>
                <w:szCs w:val="21"/>
                <w:lang w:val="zh-CN"/>
              </w:rPr>
            </w:pPr>
            <w:r>
              <w:rPr>
                <w:rFonts w:hint="eastAsia" w:ascii="Arial" w:hAnsi="Arial" w:cs="Arial"/>
                <w:color w:val="auto"/>
                <w:szCs w:val="21"/>
                <w:lang w:val="zh-CN"/>
              </w:rPr>
              <w:t>计划验收时间</w:t>
            </w:r>
          </w:p>
        </w:tc>
      </w:tr>
      <w:tr w14:paraId="79F1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Merge w:val="restart"/>
            <w:vAlign w:val="center"/>
          </w:tcPr>
          <w:p w14:paraId="5734B988">
            <w:pPr>
              <w:spacing w:before="60" w:beforeLines="25" w:after="60" w:afterLines="25" w:line="276" w:lineRule="auto"/>
              <w:jc w:val="center"/>
              <w:rPr>
                <w:rFonts w:ascii="Arial" w:hAnsi="Arial" w:cs="Arial"/>
                <w:color w:val="auto"/>
                <w:szCs w:val="21"/>
                <w:lang w:val="zh-CN"/>
              </w:rPr>
            </w:pPr>
            <w:r>
              <w:rPr>
                <w:rFonts w:hint="eastAsia" w:ascii="Arial" w:hAnsi="Arial" w:cs="Arial"/>
                <w:color w:val="auto"/>
                <w:szCs w:val="21"/>
                <w:lang w:val="zh-CN"/>
              </w:rPr>
              <w:t>济南转山项目A</w:t>
            </w:r>
            <w:r>
              <w:rPr>
                <w:rFonts w:ascii="Arial" w:hAnsi="Arial" w:cs="Arial"/>
                <w:color w:val="auto"/>
                <w:szCs w:val="21"/>
                <w:lang w:val="zh-CN"/>
              </w:rPr>
              <w:t>2地块附属商业智能化工程</w:t>
            </w:r>
          </w:p>
        </w:tc>
        <w:tc>
          <w:tcPr>
            <w:tcW w:w="2126" w:type="dxa"/>
            <w:vAlign w:val="center"/>
          </w:tcPr>
          <w:p w14:paraId="55891B33">
            <w:pPr>
              <w:spacing w:before="60" w:beforeLines="25" w:after="60" w:afterLines="25" w:line="276" w:lineRule="auto"/>
              <w:rPr>
                <w:rFonts w:ascii="Arial" w:hAnsi="Arial" w:cs="Arial"/>
                <w:color w:val="auto"/>
                <w:szCs w:val="21"/>
                <w:lang w:val="zh-CN"/>
              </w:rPr>
            </w:pPr>
            <w:r>
              <w:rPr>
                <w:rFonts w:ascii="Arial" w:hAnsi="Arial" w:cs="Arial"/>
                <w:color w:val="auto"/>
                <w:szCs w:val="21"/>
                <w:lang w:val="zh-CN"/>
              </w:rPr>
              <w:t>智能化配管穿线及其</w:t>
            </w:r>
            <w:r>
              <w:rPr>
                <w:rFonts w:hint="eastAsia" w:ascii="Arial" w:hAnsi="Arial" w:cs="Arial"/>
                <w:color w:val="auto"/>
                <w:szCs w:val="21"/>
                <w:lang w:val="zh-CN"/>
              </w:rPr>
              <w:t>他</w:t>
            </w:r>
            <w:r>
              <w:rPr>
                <w:rFonts w:ascii="Arial" w:hAnsi="Arial" w:cs="Arial"/>
                <w:color w:val="auto"/>
                <w:szCs w:val="21"/>
                <w:lang w:val="zh-CN"/>
              </w:rPr>
              <w:t>系统工程</w:t>
            </w:r>
          </w:p>
        </w:tc>
        <w:tc>
          <w:tcPr>
            <w:tcW w:w="1559" w:type="dxa"/>
            <w:vAlign w:val="center"/>
          </w:tcPr>
          <w:p w14:paraId="4E7AF759">
            <w:pPr>
              <w:spacing w:before="60" w:beforeLines="25" w:after="60" w:afterLines="25" w:line="276" w:lineRule="auto"/>
              <w:jc w:val="center"/>
              <w:rPr>
                <w:rFonts w:hint="default" w:ascii="Arial" w:hAnsi="Arial" w:eastAsia="宋体" w:cs="Arial"/>
                <w:color w:val="auto"/>
                <w:szCs w:val="21"/>
                <w:lang w:val="en-US" w:eastAsia="zh-CN"/>
              </w:rPr>
            </w:pPr>
            <w:r>
              <w:rPr>
                <w:rFonts w:hint="eastAsia" w:ascii="Arial" w:hAnsi="Arial" w:cs="Arial"/>
                <w:color w:val="auto"/>
                <w:szCs w:val="21"/>
                <w:lang w:val="zh-CN"/>
              </w:rPr>
              <w:t>202</w:t>
            </w:r>
            <w:r>
              <w:rPr>
                <w:rFonts w:ascii="Arial" w:hAnsi="Arial" w:cs="Arial"/>
                <w:color w:val="auto"/>
                <w:szCs w:val="21"/>
                <w:lang w:val="zh-CN"/>
              </w:rPr>
              <w:t>5</w:t>
            </w:r>
            <w:r>
              <w:rPr>
                <w:rFonts w:hint="eastAsia" w:ascii="Arial" w:hAnsi="Arial" w:cs="Arial"/>
                <w:color w:val="auto"/>
                <w:szCs w:val="21"/>
                <w:lang w:val="zh-CN"/>
              </w:rPr>
              <w:t>.</w:t>
            </w:r>
            <w:r>
              <w:rPr>
                <w:rFonts w:hint="eastAsia" w:ascii="Arial" w:hAnsi="Arial" w:cs="Arial"/>
                <w:color w:val="auto"/>
                <w:szCs w:val="21"/>
                <w:lang w:val="en-US" w:eastAsia="zh-CN"/>
              </w:rPr>
              <w:t>3</w:t>
            </w:r>
            <w:r>
              <w:rPr>
                <w:rFonts w:hint="eastAsia" w:ascii="Arial" w:hAnsi="Arial" w:cs="Arial"/>
                <w:color w:val="auto"/>
                <w:szCs w:val="21"/>
                <w:lang w:val="zh-CN"/>
              </w:rPr>
              <w:t>.</w:t>
            </w:r>
            <w:r>
              <w:rPr>
                <w:rFonts w:hint="eastAsia" w:ascii="Arial" w:hAnsi="Arial" w:cs="Arial"/>
                <w:color w:val="auto"/>
                <w:szCs w:val="21"/>
                <w:lang w:val="en-US" w:eastAsia="zh-CN"/>
              </w:rPr>
              <w:t>15</w:t>
            </w:r>
          </w:p>
        </w:tc>
        <w:tc>
          <w:tcPr>
            <w:tcW w:w="2410" w:type="dxa"/>
            <w:vAlign w:val="center"/>
          </w:tcPr>
          <w:p w14:paraId="6FC68D92">
            <w:pPr>
              <w:spacing w:before="60" w:beforeLines="25" w:after="60" w:afterLines="25" w:line="276" w:lineRule="auto"/>
              <w:jc w:val="center"/>
              <w:rPr>
                <w:rFonts w:hint="default" w:ascii="Arial" w:hAnsi="Arial" w:eastAsia="宋体" w:cs="Arial"/>
                <w:color w:val="auto"/>
                <w:szCs w:val="21"/>
                <w:lang w:val="en-US" w:eastAsia="zh-CN"/>
              </w:rPr>
            </w:pPr>
            <w:r>
              <w:rPr>
                <w:rFonts w:hint="eastAsia" w:ascii="Arial" w:hAnsi="Arial" w:cs="Arial"/>
                <w:color w:val="auto"/>
                <w:szCs w:val="21"/>
                <w:lang w:val="zh-CN"/>
              </w:rPr>
              <w:t>202</w:t>
            </w:r>
            <w:r>
              <w:rPr>
                <w:rFonts w:ascii="Arial" w:hAnsi="Arial" w:cs="Arial"/>
                <w:color w:val="auto"/>
                <w:szCs w:val="21"/>
                <w:lang w:val="zh-CN"/>
              </w:rPr>
              <w:t>5</w:t>
            </w:r>
            <w:r>
              <w:rPr>
                <w:rFonts w:hint="eastAsia" w:ascii="Arial" w:hAnsi="Arial" w:cs="Arial"/>
                <w:color w:val="auto"/>
                <w:szCs w:val="21"/>
                <w:lang w:val="zh-CN"/>
              </w:rPr>
              <w:t>.</w:t>
            </w:r>
            <w:r>
              <w:rPr>
                <w:rFonts w:ascii="Arial" w:hAnsi="Arial" w:cs="Arial"/>
                <w:color w:val="auto"/>
                <w:szCs w:val="21"/>
                <w:lang w:val="zh-CN"/>
              </w:rPr>
              <w:t>3</w:t>
            </w:r>
            <w:r>
              <w:rPr>
                <w:rFonts w:hint="eastAsia" w:ascii="Arial" w:hAnsi="Arial" w:cs="Arial"/>
                <w:color w:val="auto"/>
                <w:szCs w:val="21"/>
                <w:lang w:val="zh-CN"/>
              </w:rPr>
              <w:t>.</w:t>
            </w:r>
            <w:r>
              <w:rPr>
                <w:rFonts w:hint="eastAsia" w:ascii="Arial" w:hAnsi="Arial" w:cs="Arial"/>
                <w:color w:val="auto"/>
                <w:szCs w:val="21"/>
                <w:lang w:val="en-US" w:eastAsia="zh-CN"/>
              </w:rPr>
              <w:t>22</w:t>
            </w:r>
          </w:p>
        </w:tc>
        <w:tc>
          <w:tcPr>
            <w:tcW w:w="2045" w:type="dxa"/>
            <w:vMerge w:val="restart"/>
            <w:vAlign w:val="center"/>
          </w:tcPr>
          <w:p w14:paraId="17EB585C">
            <w:pPr>
              <w:spacing w:before="60" w:beforeLines="25" w:after="60" w:afterLines="25" w:line="276" w:lineRule="auto"/>
              <w:jc w:val="center"/>
              <w:rPr>
                <w:rFonts w:ascii="Arial" w:hAnsi="Arial" w:cs="Arial"/>
                <w:color w:val="auto"/>
                <w:szCs w:val="21"/>
                <w:lang w:val="zh-CN"/>
              </w:rPr>
            </w:pPr>
            <w:r>
              <w:rPr>
                <w:rFonts w:hint="eastAsia" w:ascii="Arial" w:hAnsi="Arial" w:cs="Arial"/>
                <w:color w:val="auto"/>
                <w:szCs w:val="21"/>
                <w:lang w:val="zh-CN"/>
              </w:rPr>
              <w:t>2</w:t>
            </w:r>
            <w:r>
              <w:rPr>
                <w:rFonts w:ascii="Arial" w:hAnsi="Arial" w:cs="Arial"/>
                <w:color w:val="auto"/>
                <w:szCs w:val="21"/>
                <w:lang w:val="zh-CN"/>
              </w:rPr>
              <w:t>025.</w:t>
            </w:r>
            <w:r>
              <w:rPr>
                <w:rFonts w:hint="eastAsia" w:ascii="Arial" w:hAnsi="Arial" w:cs="Arial"/>
                <w:color w:val="auto"/>
                <w:szCs w:val="21"/>
                <w:lang w:val="en-US" w:eastAsia="zh-CN"/>
              </w:rPr>
              <w:t>4</w:t>
            </w:r>
            <w:r>
              <w:rPr>
                <w:rFonts w:ascii="Arial" w:hAnsi="Arial" w:cs="Arial"/>
                <w:color w:val="auto"/>
                <w:szCs w:val="21"/>
                <w:lang w:val="zh-CN"/>
              </w:rPr>
              <w:t>.</w:t>
            </w:r>
            <w:r>
              <w:rPr>
                <w:rFonts w:hint="eastAsia" w:ascii="Arial" w:hAnsi="Arial" w:cs="Arial"/>
                <w:color w:val="auto"/>
                <w:szCs w:val="21"/>
                <w:lang w:val="en-US" w:eastAsia="zh-CN"/>
              </w:rPr>
              <w:t>6</w:t>
            </w:r>
          </w:p>
        </w:tc>
      </w:tr>
      <w:tr w14:paraId="1E12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530" w:type="dxa"/>
            <w:vMerge w:val="continue"/>
          </w:tcPr>
          <w:p w14:paraId="55F71758">
            <w:pPr>
              <w:spacing w:before="60" w:beforeLines="25" w:after="60" w:afterLines="25" w:line="276" w:lineRule="auto"/>
              <w:rPr>
                <w:rFonts w:eastAsia="华文细黑"/>
                <w:bCs/>
                <w:color w:val="auto"/>
                <w:sz w:val="36"/>
              </w:rPr>
            </w:pPr>
          </w:p>
        </w:tc>
        <w:tc>
          <w:tcPr>
            <w:tcW w:w="2126" w:type="dxa"/>
            <w:vAlign w:val="center"/>
          </w:tcPr>
          <w:p w14:paraId="7A8DB7EA">
            <w:pPr>
              <w:spacing w:before="60" w:beforeLines="25" w:after="60" w:afterLines="25" w:line="276" w:lineRule="auto"/>
              <w:rPr>
                <w:rFonts w:ascii="Arial" w:hAnsi="Arial" w:cs="Arial"/>
                <w:color w:val="auto"/>
                <w:szCs w:val="21"/>
                <w:lang w:val="zh-CN"/>
              </w:rPr>
            </w:pPr>
            <w:r>
              <w:rPr>
                <w:rFonts w:hint="eastAsia" w:ascii="Arial" w:hAnsi="Arial" w:cs="Arial"/>
                <w:color w:val="auto"/>
                <w:szCs w:val="21"/>
                <w:lang w:val="zh-CN"/>
              </w:rPr>
              <w:t>室外工程</w:t>
            </w:r>
          </w:p>
        </w:tc>
        <w:tc>
          <w:tcPr>
            <w:tcW w:w="1559" w:type="dxa"/>
            <w:vAlign w:val="center"/>
          </w:tcPr>
          <w:p w14:paraId="07B6B63E">
            <w:pPr>
              <w:spacing w:before="60" w:beforeLines="25" w:after="60" w:afterLines="25" w:line="276" w:lineRule="auto"/>
              <w:jc w:val="center"/>
              <w:rPr>
                <w:rFonts w:ascii="Arial" w:hAnsi="Arial" w:cs="Arial"/>
                <w:color w:val="auto"/>
                <w:szCs w:val="21"/>
                <w:lang w:val="zh-CN"/>
              </w:rPr>
            </w:pPr>
            <w:r>
              <w:rPr>
                <w:rFonts w:hint="eastAsia" w:ascii="Arial" w:hAnsi="Arial" w:cs="Arial"/>
                <w:color w:val="auto"/>
                <w:szCs w:val="21"/>
                <w:lang w:val="zh-CN"/>
              </w:rPr>
              <w:t>202</w:t>
            </w:r>
            <w:r>
              <w:rPr>
                <w:rFonts w:ascii="Arial" w:hAnsi="Arial" w:cs="Arial"/>
                <w:color w:val="auto"/>
                <w:szCs w:val="21"/>
                <w:lang w:val="zh-CN"/>
              </w:rPr>
              <w:t>5</w:t>
            </w:r>
            <w:r>
              <w:rPr>
                <w:rFonts w:hint="eastAsia" w:ascii="Arial" w:hAnsi="Arial" w:cs="Arial"/>
                <w:color w:val="auto"/>
                <w:szCs w:val="21"/>
                <w:lang w:val="zh-CN"/>
              </w:rPr>
              <w:t>.</w:t>
            </w:r>
            <w:r>
              <w:rPr>
                <w:rFonts w:ascii="Arial" w:hAnsi="Arial" w:cs="Arial"/>
                <w:color w:val="auto"/>
                <w:szCs w:val="21"/>
                <w:lang w:val="zh-CN"/>
              </w:rPr>
              <w:t>3</w:t>
            </w:r>
            <w:r>
              <w:rPr>
                <w:rFonts w:hint="eastAsia" w:ascii="Arial" w:hAnsi="Arial" w:cs="Arial"/>
                <w:color w:val="auto"/>
                <w:szCs w:val="21"/>
                <w:lang w:val="zh-CN"/>
              </w:rPr>
              <w:t>.</w:t>
            </w:r>
            <w:r>
              <w:rPr>
                <w:rFonts w:ascii="Arial" w:hAnsi="Arial" w:cs="Arial"/>
                <w:color w:val="auto"/>
                <w:szCs w:val="21"/>
                <w:lang w:val="zh-CN"/>
              </w:rPr>
              <w:t>23</w:t>
            </w:r>
          </w:p>
        </w:tc>
        <w:tc>
          <w:tcPr>
            <w:tcW w:w="2410" w:type="dxa"/>
            <w:vAlign w:val="center"/>
          </w:tcPr>
          <w:p w14:paraId="4AC9BFFD">
            <w:pPr>
              <w:spacing w:before="60" w:beforeLines="25" w:after="60" w:afterLines="25" w:line="276" w:lineRule="auto"/>
              <w:jc w:val="center"/>
              <w:rPr>
                <w:rFonts w:ascii="Arial" w:hAnsi="Arial" w:cs="Arial"/>
                <w:color w:val="auto"/>
                <w:szCs w:val="21"/>
                <w:lang w:val="zh-CN"/>
              </w:rPr>
            </w:pPr>
            <w:r>
              <w:rPr>
                <w:rFonts w:hint="eastAsia" w:ascii="Arial" w:hAnsi="Arial" w:cs="Arial"/>
                <w:color w:val="auto"/>
                <w:szCs w:val="21"/>
                <w:lang w:val="zh-CN"/>
              </w:rPr>
              <w:t>202</w:t>
            </w:r>
            <w:r>
              <w:rPr>
                <w:rFonts w:ascii="Arial" w:hAnsi="Arial" w:cs="Arial"/>
                <w:color w:val="auto"/>
                <w:szCs w:val="21"/>
                <w:lang w:val="zh-CN"/>
              </w:rPr>
              <w:t>5</w:t>
            </w:r>
            <w:r>
              <w:rPr>
                <w:rFonts w:hint="eastAsia" w:ascii="Arial" w:hAnsi="Arial" w:cs="Arial"/>
                <w:color w:val="auto"/>
                <w:szCs w:val="21"/>
                <w:lang w:val="zh-CN"/>
              </w:rPr>
              <w:t>.</w:t>
            </w:r>
            <w:r>
              <w:rPr>
                <w:rFonts w:ascii="Arial" w:hAnsi="Arial" w:cs="Arial"/>
                <w:color w:val="auto"/>
                <w:szCs w:val="21"/>
                <w:lang w:val="zh-CN"/>
              </w:rPr>
              <w:t>3</w:t>
            </w:r>
            <w:r>
              <w:rPr>
                <w:rFonts w:hint="eastAsia" w:ascii="Arial" w:hAnsi="Arial" w:cs="Arial"/>
                <w:color w:val="auto"/>
                <w:szCs w:val="21"/>
                <w:lang w:val="zh-CN"/>
              </w:rPr>
              <w:t>.30</w:t>
            </w:r>
          </w:p>
        </w:tc>
        <w:tc>
          <w:tcPr>
            <w:tcW w:w="2045" w:type="dxa"/>
            <w:vMerge w:val="continue"/>
          </w:tcPr>
          <w:p w14:paraId="3603C102">
            <w:pPr>
              <w:spacing w:before="60" w:beforeLines="25" w:after="60" w:afterLines="25" w:line="276" w:lineRule="auto"/>
              <w:jc w:val="center"/>
              <w:rPr>
                <w:rFonts w:ascii="Arial" w:hAnsi="Arial" w:cs="Arial"/>
                <w:color w:val="auto"/>
                <w:szCs w:val="21"/>
                <w:lang w:val="zh-CN"/>
              </w:rPr>
            </w:pPr>
          </w:p>
        </w:tc>
      </w:tr>
      <w:tr w14:paraId="3BD2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Merge w:val="continue"/>
          </w:tcPr>
          <w:p w14:paraId="154124AB">
            <w:pPr>
              <w:spacing w:before="60" w:beforeLines="25" w:after="60" w:afterLines="25" w:line="276" w:lineRule="auto"/>
              <w:rPr>
                <w:rFonts w:eastAsia="华文细黑"/>
                <w:bCs/>
                <w:color w:val="auto"/>
                <w:sz w:val="36"/>
              </w:rPr>
            </w:pPr>
          </w:p>
        </w:tc>
        <w:tc>
          <w:tcPr>
            <w:tcW w:w="2126" w:type="dxa"/>
            <w:vAlign w:val="center"/>
          </w:tcPr>
          <w:p w14:paraId="39FE59D4">
            <w:pPr>
              <w:rPr>
                <w:rFonts w:ascii="Arial" w:hAnsi="Arial" w:cs="Arial"/>
                <w:color w:val="auto"/>
                <w:szCs w:val="21"/>
                <w:lang w:val="zh-CN"/>
              </w:rPr>
            </w:pPr>
            <w:r>
              <w:rPr>
                <w:rFonts w:hint="eastAsia" w:ascii="Arial" w:hAnsi="Arial" w:cs="Arial"/>
                <w:color w:val="auto"/>
                <w:szCs w:val="21"/>
                <w:lang w:val="zh-CN"/>
              </w:rPr>
              <w:t>监控设备安装及机房安装（含调试）</w:t>
            </w:r>
          </w:p>
        </w:tc>
        <w:tc>
          <w:tcPr>
            <w:tcW w:w="1559" w:type="dxa"/>
            <w:vAlign w:val="center"/>
          </w:tcPr>
          <w:p w14:paraId="51416768">
            <w:pPr>
              <w:ind w:firstLine="210" w:firstLineChars="100"/>
              <w:rPr>
                <w:rFonts w:ascii="Arial" w:hAnsi="Arial" w:cs="Arial"/>
                <w:color w:val="auto"/>
                <w:szCs w:val="21"/>
                <w:lang w:val="zh-CN"/>
              </w:rPr>
            </w:pPr>
            <w:r>
              <w:rPr>
                <w:rFonts w:hint="eastAsia" w:ascii="Arial" w:hAnsi="Arial" w:cs="Arial"/>
                <w:color w:val="auto"/>
                <w:szCs w:val="21"/>
                <w:lang w:val="zh-CN"/>
              </w:rPr>
              <w:t>202</w:t>
            </w:r>
            <w:r>
              <w:rPr>
                <w:rFonts w:ascii="Arial" w:hAnsi="Arial" w:cs="Arial"/>
                <w:color w:val="auto"/>
                <w:szCs w:val="21"/>
                <w:lang w:val="zh-CN"/>
              </w:rPr>
              <w:t>5</w:t>
            </w:r>
            <w:r>
              <w:rPr>
                <w:rFonts w:hint="eastAsia" w:ascii="Arial" w:hAnsi="Arial" w:cs="Arial"/>
                <w:color w:val="auto"/>
                <w:szCs w:val="21"/>
                <w:lang w:val="zh-CN"/>
              </w:rPr>
              <w:t>.</w:t>
            </w:r>
            <w:r>
              <w:rPr>
                <w:rFonts w:ascii="Arial" w:hAnsi="Arial" w:cs="Arial"/>
                <w:color w:val="auto"/>
                <w:szCs w:val="21"/>
                <w:lang w:val="zh-CN"/>
              </w:rPr>
              <w:t>3</w:t>
            </w:r>
            <w:r>
              <w:rPr>
                <w:rFonts w:hint="eastAsia" w:ascii="Arial" w:hAnsi="Arial" w:cs="Arial"/>
                <w:color w:val="auto"/>
                <w:szCs w:val="21"/>
                <w:lang w:val="zh-CN"/>
              </w:rPr>
              <w:t>.</w:t>
            </w:r>
            <w:r>
              <w:rPr>
                <w:rFonts w:ascii="Arial" w:hAnsi="Arial" w:cs="Arial"/>
                <w:color w:val="auto"/>
                <w:szCs w:val="21"/>
                <w:lang w:val="zh-CN"/>
              </w:rPr>
              <w:t>2</w:t>
            </w:r>
            <w:r>
              <w:rPr>
                <w:rFonts w:hint="eastAsia" w:ascii="Arial" w:hAnsi="Arial" w:cs="Arial"/>
                <w:color w:val="auto"/>
                <w:szCs w:val="21"/>
                <w:lang w:val="en-US" w:eastAsia="zh-CN"/>
              </w:rPr>
              <w:t>5</w:t>
            </w:r>
          </w:p>
        </w:tc>
        <w:tc>
          <w:tcPr>
            <w:tcW w:w="2410" w:type="dxa"/>
            <w:vAlign w:val="center"/>
          </w:tcPr>
          <w:p w14:paraId="780979FC">
            <w:pPr>
              <w:ind w:firstLine="630" w:firstLineChars="300"/>
              <w:rPr>
                <w:rFonts w:hint="eastAsia" w:ascii="Arial" w:hAnsi="Arial" w:eastAsia="宋体" w:cs="Arial"/>
                <w:color w:val="auto"/>
                <w:szCs w:val="21"/>
                <w:lang w:val="zh-CN" w:eastAsia="zh-CN"/>
              </w:rPr>
            </w:pPr>
            <w:r>
              <w:rPr>
                <w:rFonts w:hint="eastAsia" w:ascii="Arial" w:hAnsi="Arial" w:cs="Arial"/>
                <w:color w:val="auto"/>
                <w:szCs w:val="21"/>
                <w:lang w:val="zh-CN"/>
              </w:rPr>
              <w:t>202</w:t>
            </w:r>
            <w:r>
              <w:rPr>
                <w:rFonts w:ascii="Arial" w:hAnsi="Arial" w:cs="Arial"/>
                <w:color w:val="auto"/>
                <w:szCs w:val="21"/>
                <w:lang w:val="zh-CN"/>
              </w:rPr>
              <w:t>5</w:t>
            </w:r>
            <w:r>
              <w:rPr>
                <w:rFonts w:hint="eastAsia" w:ascii="Arial" w:hAnsi="Arial" w:cs="Arial"/>
                <w:color w:val="auto"/>
                <w:szCs w:val="21"/>
                <w:lang w:val="zh-CN"/>
              </w:rPr>
              <w:t>.</w:t>
            </w:r>
            <w:r>
              <w:rPr>
                <w:rFonts w:hint="eastAsia" w:ascii="Arial" w:hAnsi="Arial" w:cs="Arial"/>
                <w:color w:val="auto"/>
                <w:szCs w:val="21"/>
                <w:lang w:val="en-US" w:eastAsia="zh-CN"/>
              </w:rPr>
              <w:t>4</w:t>
            </w:r>
            <w:r>
              <w:rPr>
                <w:rFonts w:hint="eastAsia" w:ascii="Arial" w:hAnsi="Arial" w:cs="Arial"/>
                <w:color w:val="auto"/>
                <w:szCs w:val="21"/>
                <w:lang w:val="zh-CN"/>
              </w:rPr>
              <w:t>.</w:t>
            </w:r>
            <w:r>
              <w:rPr>
                <w:rFonts w:hint="eastAsia" w:ascii="Arial" w:hAnsi="Arial" w:cs="Arial"/>
                <w:color w:val="auto"/>
                <w:szCs w:val="21"/>
                <w:lang w:val="en-US" w:eastAsia="zh-CN"/>
              </w:rPr>
              <w:t>5</w:t>
            </w:r>
          </w:p>
        </w:tc>
        <w:tc>
          <w:tcPr>
            <w:tcW w:w="2045" w:type="dxa"/>
            <w:vMerge w:val="continue"/>
          </w:tcPr>
          <w:p w14:paraId="74F98CC3">
            <w:pPr>
              <w:rPr>
                <w:rFonts w:ascii="Arial" w:hAnsi="Arial" w:cs="Arial"/>
                <w:bCs/>
                <w:color w:val="auto"/>
                <w:sz w:val="18"/>
                <w:szCs w:val="18"/>
              </w:rPr>
            </w:pPr>
          </w:p>
        </w:tc>
      </w:tr>
    </w:tbl>
    <w:p w14:paraId="72AB75A9">
      <w:pPr>
        <w:tabs>
          <w:tab w:val="left" w:pos="709"/>
        </w:tabs>
        <w:autoSpaceDE w:val="0"/>
        <w:autoSpaceDN w:val="0"/>
        <w:adjustRightInd w:val="0"/>
        <w:snapToGrid w:val="0"/>
        <w:spacing w:before="120" w:beforeLines="50" w:line="360" w:lineRule="auto"/>
        <w:ind w:firstLine="360" w:firstLineChars="150"/>
        <w:textAlignment w:val="baseline"/>
        <w:rPr>
          <w:rFonts w:ascii="Arial" w:hAnsi="Arial" w:cs="Arial"/>
          <w:color w:val="auto"/>
          <w:kern w:val="0"/>
          <w:sz w:val="24"/>
        </w:rPr>
      </w:pPr>
      <w:r>
        <w:rPr>
          <w:rFonts w:hint="eastAsia" w:ascii="Arial" w:hAnsi="Arial" w:cs="Arial"/>
          <w:color w:val="auto"/>
          <w:kern w:val="0"/>
          <w:sz w:val="24"/>
        </w:rPr>
        <w:t>上述节点按照发包人</w:t>
      </w:r>
      <w:r>
        <w:rPr>
          <w:rFonts w:hint="eastAsia" w:ascii="宋体" w:hAnsi="宋体" w:cs="Arial"/>
          <w:color w:val="auto"/>
          <w:sz w:val="24"/>
          <w:highlight w:val="yellow"/>
          <w:lang w:val="en-US" w:eastAsia="zh-CN"/>
        </w:rPr>
        <w:t>客户</w:t>
      </w:r>
      <w:r>
        <w:rPr>
          <w:rFonts w:hint="eastAsia" w:ascii="Arial" w:hAnsi="Arial" w:cs="Arial"/>
          <w:color w:val="auto"/>
          <w:kern w:val="0"/>
          <w:sz w:val="24"/>
        </w:rPr>
        <w:t>签发的进场通知书节点起算（以日历天计）。</w:t>
      </w:r>
    </w:p>
    <w:p w14:paraId="22EAB1A1">
      <w:pPr>
        <w:pStyle w:val="50"/>
        <w:numPr>
          <w:ilvl w:val="0"/>
          <w:numId w:val="0"/>
        </w:numPr>
        <w:spacing w:before="0" w:after="0" w:line="360" w:lineRule="auto"/>
        <w:rPr>
          <w:rFonts w:hint="eastAsia" w:eastAsia="宋体"/>
          <w:b w:val="0"/>
          <w:color w:val="auto"/>
          <w:szCs w:val="24"/>
          <w:lang w:val="en-US" w:eastAsia="zh-CN"/>
        </w:rPr>
      </w:pPr>
      <w:bookmarkStart w:id="163" w:name="_Toc118634712"/>
      <w:bookmarkStart w:id="164" w:name="_Toc8028406"/>
      <w:bookmarkStart w:id="165" w:name="_Toc6426882"/>
      <w:bookmarkStart w:id="166" w:name="_Toc357782002"/>
      <w:r>
        <w:rPr>
          <w:b w:val="0"/>
          <w:color w:val="auto"/>
          <w:szCs w:val="24"/>
        </w:rPr>
        <w:t>8.2 拖期违约赔偿</w:t>
      </w:r>
      <w:bookmarkEnd w:id="163"/>
      <w:bookmarkEnd w:id="164"/>
      <w:bookmarkEnd w:id="165"/>
      <w:bookmarkEnd w:id="166"/>
      <w:r>
        <w:rPr>
          <w:rFonts w:hint="eastAsia"/>
          <w:b w:val="0"/>
          <w:color w:val="auto"/>
          <w:szCs w:val="24"/>
          <w:lang w:val="en-US" w:eastAsia="zh-CN"/>
        </w:rPr>
        <w:tab/>
      </w:r>
    </w:p>
    <w:p w14:paraId="5541BADD">
      <w:pPr>
        <w:pStyle w:val="51"/>
        <w:spacing w:after="0"/>
        <w:ind w:left="1699" w:leftChars="257" w:hanging="1159" w:hangingChars="483"/>
        <w:rPr>
          <w:rFonts w:ascii="宋体" w:hAnsi="宋体" w:cs="Arial"/>
          <w:color w:val="auto"/>
          <w:lang w:val="zh-CN"/>
        </w:rPr>
      </w:pPr>
      <w:r>
        <w:rPr>
          <w:rFonts w:ascii="宋体" w:hAnsi="宋体"/>
          <w:color w:val="auto"/>
        </w:rPr>
        <w:t>8.2.1</w:t>
      </w:r>
      <w:r>
        <w:rPr>
          <w:rFonts w:ascii="宋体" w:hAnsi="宋体" w:cs="Arial"/>
          <w:color w:val="auto"/>
          <w:lang w:val="zh-CN"/>
        </w:rPr>
        <w:t>（1）承包人若拖延合同约定的阶段节点工期，则每拖延一天支付违约金</w:t>
      </w:r>
      <w:r>
        <w:rPr>
          <w:rFonts w:ascii="宋体" w:hAnsi="宋体" w:cs="Arial"/>
          <w:color w:val="auto"/>
          <w:u w:val="single"/>
          <w:lang w:val="zh-CN"/>
        </w:rPr>
        <w:t xml:space="preserve"> 壹万 </w:t>
      </w:r>
      <w:r>
        <w:rPr>
          <w:rFonts w:ascii="宋体" w:hAnsi="宋体" w:cs="Arial"/>
          <w:color w:val="auto"/>
          <w:lang w:val="zh-CN"/>
        </w:rPr>
        <w:t>元。</w:t>
      </w:r>
      <w:r>
        <w:rPr>
          <w:rFonts w:hint="eastAsia" w:ascii="宋体" w:hAnsi="宋体" w:cs="Arial"/>
          <w:color w:val="auto"/>
        </w:rPr>
        <w:t>拖延超过七天的，发包人有权无责解除合同，且不予结算费用。</w:t>
      </w:r>
    </w:p>
    <w:p w14:paraId="03754CDE">
      <w:pPr>
        <w:spacing w:line="360" w:lineRule="auto"/>
        <w:ind w:left="1875" w:leftChars="540" w:hanging="741" w:hangingChars="309"/>
        <w:rPr>
          <w:rFonts w:ascii="宋体" w:hAnsi="宋体" w:cs="Arial"/>
          <w:color w:val="auto"/>
          <w:sz w:val="24"/>
          <w:lang w:val="zh-CN"/>
        </w:rPr>
      </w:pPr>
      <w:r>
        <w:rPr>
          <w:rFonts w:ascii="宋体" w:hAnsi="宋体" w:cs="Arial"/>
          <w:color w:val="auto"/>
          <w:sz w:val="24"/>
          <w:lang w:val="zh-CN"/>
        </w:rPr>
        <w:t>（2）若承包人拖延总工期，则每拖延一天支付违约金</w:t>
      </w:r>
      <w:r>
        <w:rPr>
          <w:rFonts w:hint="eastAsia" w:ascii="宋体" w:hAnsi="宋体" w:cs="Arial"/>
          <w:color w:val="auto"/>
          <w:sz w:val="24"/>
          <w:u w:val="single"/>
          <w:lang w:val="zh-CN"/>
        </w:rPr>
        <w:t xml:space="preserve"> 贰</w:t>
      </w:r>
      <w:r>
        <w:rPr>
          <w:rFonts w:ascii="宋体" w:hAnsi="宋体" w:cs="Arial"/>
          <w:color w:val="auto"/>
          <w:sz w:val="24"/>
          <w:u w:val="single"/>
          <w:lang w:val="zh-CN"/>
        </w:rPr>
        <w:t>万</w:t>
      </w:r>
      <w:r>
        <w:rPr>
          <w:rFonts w:hint="eastAsia" w:ascii="宋体" w:hAnsi="宋体" w:cs="Arial"/>
          <w:color w:val="auto"/>
          <w:sz w:val="24"/>
          <w:u w:val="single"/>
          <w:lang w:val="zh-CN"/>
        </w:rPr>
        <w:t xml:space="preserve"> </w:t>
      </w:r>
      <w:r>
        <w:rPr>
          <w:rFonts w:ascii="宋体" w:hAnsi="宋体" w:cs="Arial"/>
          <w:color w:val="auto"/>
          <w:sz w:val="24"/>
          <w:lang w:val="zh-CN"/>
        </w:rPr>
        <w:t>元。</w:t>
      </w:r>
      <w:r>
        <w:rPr>
          <w:rFonts w:hint="eastAsia" w:ascii="宋体" w:hAnsi="宋体" w:cs="Arial"/>
          <w:color w:val="auto"/>
          <w:sz w:val="24"/>
        </w:rPr>
        <w:t>拖延超过十天的，发包人有权无责解除合同，且不予结算费用。</w:t>
      </w:r>
    </w:p>
    <w:p w14:paraId="2230EC2D">
      <w:pPr>
        <w:spacing w:line="360" w:lineRule="auto"/>
        <w:ind w:left="1875" w:leftChars="540" w:hanging="741" w:hangingChars="309"/>
        <w:rPr>
          <w:ins w:id="11" w:author="ISSTECH" w:date="2025-04-03T17:42:02Z"/>
          <w:rFonts w:ascii="宋体" w:hAnsi="宋体" w:cs="Arial"/>
          <w:color w:val="auto"/>
          <w:sz w:val="24"/>
          <w:lang w:val="zh-CN"/>
        </w:rPr>
      </w:pPr>
      <w:r>
        <w:rPr>
          <w:rFonts w:ascii="宋体" w:hAnsi="宋体" w:cs="Arial"/>
          <w:color w:val="auto"/>
          <w:sz w:val="24"/>
          <w:lang w:val="zh-CN"/>
        </w:rPr>
        <w:t>（3）如承包人拖延总工期的同时，另有拖延阶段节点工期情形的，应按本合同约定的拖延不同工期的违约金标准分别支付违约金。</w:t>
      </w:r>
    </w:p>
    <w:p w14:paraId="73793AFF">
      <w:pPr>
        <w:pStyle w:val="50"/>
        <w:numPr>
          <w:ilvl w:val="0"/>
          <w:numId w:val="0"/>
        </w:numPr>
        <w:spacing w:line="360" w:lineRule="auto"/>
        <w:rPr>
          <w:ins w:id="12" w:author="ISSTECH" w:date="2025-04-03T17:42:13Z"/>
          <w:rFonts w:ascii="Times New Roman" w:hAnsi="Times New Roman" w:eastAsia="宋体"/>
          <w:b w:val="0"/>
          <w:color w:val="auto"/>
          <w:sz w:val="24"/>
          <w:szCs w:val="24"/>
        </w:rPr>
      </w:pPr>
      <w:ins w:id="13" w:author="ISSTECH" w:date="2025-04-03T17:42:29Z">
        <w:r>
          <w:rPr>
            <w:rFonts w:hint="eastAsia"/>
            <w:b w:val="0"/>
            <w:color w:val="auto"/>
            <w:sz w:val="24"/>
            <w:szCs w:val="24"/>
            <w:lang w:val="en-US" w:eastAsia="zh-CN"/>
          </w:rPr>
          <w:t>8</w:t>
        </w:r>
      </w:ins>
      <w:ins w:id="14" w:author="ISSTECH" w:date="2025-04-03T17:42:30Z">
        <w:r>
          <w:rPr>
            <w:rFonts w:hint="eastAsia"/>
            <w:b w:val="0"/>
            <w:color w:val="auto"/>
            <w:sz w:val="24"/>
            <w:szCs w:val="24"/>
            <w:lang w:val="en-US" w:eastAsia="zh-CN"/>
          </w:rPr>
          <w:t>.3</w:t>
        </w:r>
      </w:ins>
      <w:ins w:id="15" w:author="ISSTECH" w:date="2025-04-03T17:42:32Z">
        <w:r>
          <w:rPr>
            <w:rFonts w:hint="eastAsia"/>
            <w:b w:val="0"/>
            <w:color w:val="auto"/>
            <w:sz w:val="24"/>
            <w:szCs w:val="24"/>
            <w:lang w:val="en-US" w:eastAsia="zh-CN"/>
          </w:rPr>
          <w:t xml:space="preserve"> </w:t>
        </w:r>
      </w:ins>
      <w:ins w:id="16" w:author="ISSTECH" w:date="2025-04-03T17:42:13Z">
        <w:r>
          <w:rPr>
            <w:rFonts w:ascii="Times New Roman" w:hAnsi="Times New Roman" w:eastAsia="宋体"/>
            <w:b w:val="0"/>
            <w:color w:val="auto"/>
            <w:sz w:val="24"/>
            <w:szCs w:val="24"/>
          </w:rPr>
          <w:t>本合同项下交付内容未经</w:t>
        </w:r>
      </w:ins>
      <w:ins w:id="17" w:author="ISSTECH" w:date="2025-04-03T17:42:46Z">
        <w:r>
          <w:rPr>
            <w:rFonts w:hint="eastAsia"/>
            <w:b w:val="0"/>
            <w:color w:val="auto"/>
            <w:sz w:val="24"/>
            <w:szCs w:val="24"/>
            <w:lang w:val="en-US" w:eastAsia="zh-CN"/>
          </w:rPr>
          <w:t>发包人</w:t>
        </w:r>
      </w:ins>
      <w:ins w:id="18" w:author="ISSTECH" w:date="2025-04-03T17:42:13Z">
        <w:r>
          <w:rPr>
            <w:rFonts w:ascii="Times New Roman" w:hAnsi="Times New Roman" w:eastAsia="宋体"/>
            <w:b w:val="0"/>
            <w:color w:val="auto"/>
            <w:sz w:val="24"/>
            <w:szCs w:val="24"/>
          </w:rPr>
          <w:t>书面同意，</w:t>
        </w:r>
      </w:ins>
      <w:ins w:id="19" w:author="ISSTECH" w:date="2025-04-03T17:42:50Z">
        <w:r>
          <w:rPr>
            <w:rFonts w:hint="eastAsia"/>
            <w:b w:val="0"/>
            <w:color w:val="auto"/>
            <w:sz w:val="24"/>
            <w:szCs w:val="24"/>
            <w:lang w:val="en-US" w:eastAsia="zh-CN"/>
          </w:rPr>
          <w:t>承包人</w:t>
        </w:r>
      </w:ins>
      <w:ins w:id="20" w:author="ISSTECH" w:date="2025-04-03T17:42:13Z">
        <w:r>
          <w:rPr>
            <w:rFonts w:ascii="Times New Roman" w:hAnsi="Times New Roman" w:eastAsia="宋体"/>
            <w:b w:val="0"/>
            <w:color w:val="auto"/>
            <w:sz w:val="24"/>
            <w:szCs w:val="24"/>
          </w:rPr>
          <w:t>不得直接向</w:t>
        </w:r>
      </w:ins>
      <w:ins w:id="21" w:author="ISSTECH" w:date="2025-04-03T17:42:56Z">
        <w:r>
          <w:rPr>
            <w:rFonts w:hint="eastAsia"/>
            <w:b w:val="0"/>
            <w:color w:val="auto"/>
            <w:sz w:val="24"/>
            <w:szCs w:val="24"/>
            <w:lang w:val="en-US" w:eastAsia="zh-CN"/>
          </w:rPr>
          <w:t>发包人</w:t>
        </w:r>
      </w:ins>
      <w:ins w:id="22" w:author="ISSTECH" w:date="2025-04-03T17:42:13Z">
        <w:r>
          <w:rPr>
            <w:rFonts w:ascii="Times New Roman" w:hAnsi="Times New Roman" w:eastAsia="宋体"/>
            <w:b w:val="0"/>
            <w:color w:val="auto"/>
            <w:sz w:val="24"/>
            <w:szCs w:val="24"/>
          </w:rPr>
          <w:t>客户交付，如经</w:t>
        </w:r>
      </w:ins>
      <w:ins w:id="23" w:author="ISSTECH" w:date="2025-04-03T17:43:02Z">
        <w:r>
          <w:rPr>
            <w:rFonts w:hint="eastAsia"/>
            <w:b w:val="0"/>
            <w:color w:val="auto"/>
            <w:sz w:val="24"/>
            <w:szCs w:val="24"/>
            <w:lang w:val="en-US" w:eastAsia="zh-CN"/>
          </w:rPr>
          <w:t>发包人</w:t>
        </w:r>
      </w:ins>
      <w:ins w:id="24" w:author="ISSTECH" w:date="2025-04-03T17:42:13Z">
        <w:r>
          <w:rPr>
            <w:rFonts w:ascii="Times New Roman" w:hAnsi="Times New Roman" w:eastAsia="宋体"/>
            <w:b w:val="0"/>
            <w:color w:val="auto"/>
            <w:sz w:val="24"/>
            <w:szCs w:val="24"/>
          </w:rPr>
          <w:t>同意由</w:t>
        </w:r>
      </w:ins>
      <w:ins w:id="25" w:author="ISSTECH" w:date="2025-04-03T17:43:07Z">
        <w:r>
          <w:rPr>
            <w:rFonts w:hint="eastAsia"/>
            <w:b w:val="0"/>
            <w:color w:val="auto"/>
            <w:sz w:val="24"/>
            <w:szCs w:val="24"/>
            <w:lang w:val="en-US" w:eastAsia="zh-CN"/>
          </w:rPr>
          <w:t>承包人</w:t>
        </w:r>
      </w:ins>
      <w:ins w:id="26" w:author="ISSTECH" w:date="2025-04-03T17:42:13Z">
        <w:r>
          <w:rPr>
            <w:rFonts w:ascii="Times New Roman" w:hAnsi="Times New Roman" w:eastAsia="宋体"/>
            <w:b w:val="0"/>
            <w:color w:val="auto"/>
            <w:sz w:val="24"/>
            <w:szCs w:val="24"/>
          </w:rPr>
          <w:t>向</w:t>
        </w:r>
      </w:ins>
      <w:ins w:id="27" w:author="ISSTECH" w:date="2025-04-03T17:43:11Z">
        <w:r>
          <w:rPr>
            <w:rFonts w:hint="eastAsia"/>
            <w:b w:val="0"/>
            <w:color w:val="auto"/>
            <w:sz w:val="24"/>
            <w:szCs w:val="24"/>
            <w:lang w:val="en-US" w:eastAsia="zh-CN"/>
          </w:rPr>
          <w:t>发包人</w:t>
        </w:r>
      </w:ins>
      <w:ins w:id="28" w:author="ISSTECH" w:date="2025-04-03T17:42:13Z">
        <w:r>
          <w:rPr>
            <w:rFonts w:ascii="Times New Roman" w:hAnsi="Times New Roman" w:eastAsia="宋体"/>
            <w:b w:val="0"/>
            <w:color w:val="auto"/>
            <w:sz w:val="24"/>
            <w:szCs w:val="24"/>
          </w:rPr>
          <w:t>客户直接交付的，其交付内容、</w:t>
        </w:r>
      </w:ins>
      <w:ins w:id="29" w:author="ISSTECH" w:date="2025-04-03T17:43:16Z">
        <w:r>
          <w:rPr>
            <w:rFonts w:hint="eastAsia"/>
            <w:b w:val="0"/>
            <w:color w:val="auto"/>
            <w:sz w:val="24"/>
            <w:szCs w:val="24"/>
            <w:lang w:val="en-US" w:eastAsia="zh-CN"/>
          </w:rPr>
          <w:t>发包人</w:t>
        </w:r>
      </w:ins>
      <w:ins w:id="30" w:author="ISSTECH" w:date="2025-04-03T17:42:13Z">
        <w:r>
          <w:rPr>
            <w:rFonts w:ascii="Times New Roman" w:hAnsi="Times New Roman" w:eastAsia="宋体"/>
            <w:b w:val="0"/>
            <w:color w:val="auto"/>
            <w:sz w:val="24"/>
            <w:szCs w:val="24"/>
          </w:rPr>
          <w:t>客户签收资料原件，至少向</w:t>
        </w:r>
      </w:ins>
      <w:ins w:id="31" w:author="ISSTECH" w:date="2025-04-03T17:43:21Z">
        <w:r>
          <w:rPr>
            <w:rFonts w:hint="eastAsia"/>
            <w:b w:val="0"/>
            <w:color w:val="auto"/>
            <w:sz w:val="24"/>
            <w:szCs w:val="24"/>
            <w:lang w:val="en-US" w:eastAsia="zh-CN"/>
          </w:rPr>
          <w:t>发包人</w:t>
        </w:r>
      </w:ins>
      <w:ins w:id="32" w:author="ISSTECH" w:date="2025-04-03T17:42:13Z">
        <w:r>
          <w:rPr>
            <w:rFonts w:ascii="Times New Roman" w:hAnsi="Times New Roman" w:eastAsia="宋体"/>
            <w:b w:val="0"/>
            <w:color w:val="auto"/>
            <w:sz w:val="24"/>
            <w:szCs w:val="24"/>
          </w:rPr>
          <w:t>同步提供一份原件备案。如</w:t>
        </w:r>
      </w:ins>
      <w:ins w:id="33" w:author="ISSTECH" w:date="2025-04-03T17:43:29Z">
        <w:r>
          <w:rPr>
            <w:rFonts w:hint="eastAsia"/>
            <w:b w:val="0"/>
            <w:color w:val="auto"/>
            <w:sz w:val="24"/>
            <w:szCs w:val="24"/>
            <w:lang w:val="en-US" w:eastAsia="zh-CN"/>
          </w:rPr>
          <w:t>承包人</w:t>
        </w:r>
      </w:ins>
      <w:ins w:id="34" w:author="ISSTECH" w:date="2025-04-03T17:42:13Z">
        <w:r>
          <w:rPr>
            <w:rFonts w:ascii="Times New Roman" w:hAnsi="Times New Roman" w:eastAsia="宋体"/>
            <w:b w:val="0"/>
            <w:color w:val="auto"/>
            <w:sz w:val="24"/>
            <w:szCs w:val="24"/>
          </w:rPr>
          <w:t>未经</w:t>
        </w:r>
      </w:ins>
      <w:ins w:id="35" w:author="ISSTECH" w:date="2025-04-03T17:43:33Z">
        <w:r>
          <w:rPr>
            <w:rFonts w:hint="eastAsia"/>
            <w:b w:val="0"/>
            <w:color w:val="auto"/>
            <w:sz w:val="24"/>
            <w:szCs w:val="24"/>
            <w:lang w:val="en-US" w:eastAsia="zh-CN"/>
          </w:rPr>
          <w:t>发包</w:t>
        </w:r>
      </w:ins>
      <w:ins w:id="36" w:author="ISSTECH" w:date="2025-04-03T17:43:38Z">
        <w:r>
          <w:rPr>
            <w:rFonts w:hint="eastAsia"/>
            <w:b w:val="0"/>
            <w:color w:val="auto"/>
            <w:sz w:val="24"/>
            <w:szCs w:val="24"/>
            <w:lang w:val="en-US" w:eastAsia="zh-CN"/>
          </w:rPr>
          <w:t>人</w:t>
        </w:r>
      </w:ins>
      <w:ins w:id="37" w:author="ISSTECH" w:date="2025-04-03T17:42:13Z">
        <w:r>
          <w:rPr>
            <w:rFonts w:ascii="Times New Roman" w:hAnsi="Times New Roman" w:eastAsia="宋体"/>
            <w:b w:val="0"/>
            <w:color w:val="auto"/>
            <w:sz w:val="24"/>
            <w:szCs w:val="24"/>
          </w:rPr>
          <w:t>同意擅自向</w:t>
        </w:r>
      </w:ins>
      <w:ins w:id="38" w:author="ISSTECH" w:date="2025-04-03T17:43:43Z">
        <w:r>
          <w:rPr>
            <w:rFonts w:hint="eastAsia"/>
            <w:b w:val="0"/>
            <w:color w:val="auto"/>
            <w:sz w:val="24"/>
            <w:szCs w:val="24"/>
            <w:lang w:val="en-US" w:eastAsia="zh-CN"/>
          </w:rPr>
          <w:t>发包人</w:t>
        </w:r>
      </w:ins>
      <w:ins w:id="39" w:author="ISSTECH" w:date="2025-04-03T17:42:13Z">
        <w:r>
          <w:rPr>
            <w:rFonts w:ascii="Times New Roman" w:hAnsi="Times New Roman" w:eastAsia="宋体"/>
            <w:b w:val="0"/>
            <w:color w:val="auto"/>
            <w:sz w:val="24"/>
            <w:szCs w:val="24"/>
          </w:rPr>
          <w:t>客户交付，或未向</w:t>
        </w:r>
      </w:ins>
      <w:ins w:id="40" w:author="ISSTECH" w:date="2025-04-03T17:43:59Z">
        <w:r>
          <w:rPr>
            <w:rFonts w:hint="eastAsia"/>
            <w:b w:val="0"/>
            <w:color w:val="auto"/>
            <w:sz w:val="24"/>
            <w:szCs w:val="24"/>
            <w:lang w:val="en-US" w:eastAsia="zh-CN"/>
          </w:rPr>
          <w:t>发包人</w:t>
        </w:r>
      </w:ins>
      <w:ins w:id="41" w:author="ISSTECH" w:date="2025-04-03T17:42:13Z">
        <w:r>
          <w:rPr>
            <w:rFonts w:ascii="Times New Roman" w:hAnsi="Times New Roman" w:eastAsia="宋体"/>
            <w:b w:val="0"/>
            <w:color w:val="auto"/>
            <w:sz w:val="24"/>
            <w:szCs w:val="24"/>
          </w:rPr>
          <w:t>提供相应交付资料的，应按本合同总价</w:t>
        </w:r>
      </w:ins>
      <w:ins w:id="42" w:author="ISSTECH" w:date="2025-04-03T17:44:11Z">
        <w:r>
          <w:rPr>
            <w:rFonts w:hint="eastAsia"/>
            <w:b w:val="0"/>
            <w:color w:val="auto"/>
            <w:sz w:val="24"/>
            <w:szCs w:val="24"/>
            <w:lang w:val="en-US" w:eastAsia="zh-CN"/>
          </w:rPr>
          <w:t>10%</w:t>
        </w:r>
      </w:ins>
      <w:ins w:id="43" w:author="ISSTECH" w:date="2025-04-03T17:42:13Z">
        <w:r>
          <w:rPr>
            <w:rFonts w:ascii="Times New Roman" w:hAnsi="Times New Roman" w:eastAsia="宋体"/>
            <w:b w:val="0"/>
            <w:color w:val="auto"/>
            <w:sz w:val="24"/>
            <w:szCs w:val="24"/>
          </w:rPr>
          <w:t>向</w:t>
        </w:r>
      </w:ins>
      <w:ins w:id="44" w:author="ISSTECH" w:date="2025-04-03T17:44:18Z">
        <w:r>
          <w:rPr>
            <w:rFonts w:hint="eastAsia"/>
            <w:b w:val="0"/>
            <w:color w:val="auto"/>
            <w:sz w:val="24"/>
            <w:szCs w:val="24"/>
            <w:lang w:val="en-US" w:eastAsia="zh-CN"/>
          </w:rPr>
          <w:t>发包人</w:t>
        </w:r>
      </w:ins>
      <w:ins w:id="45" w:author="ISSTECH" w:date="2025-04-03T17:42:13Z">
        <w:r>
          <w:rPr>
            <w:rFonts w:ascii="Times New Roman" w:hAnsi="Times New Roman" w:eastAsia="宋体"/>
            <w:b w:val="0"/>
            <w:color w:val="auto"/>
            <w:sz w:val="24"/>
            <w:szCs w:val="24"/>
          </w:rPr>
          <w:t>承担违约责任。</w:t>
        </w:r>
      </w:ins>
    </w:p>
    <w:p w14:paraId="654224B4">
      <w:pPr>
        <w:pStyle w:val="50"/>
        <w:numPr>
          <w:ilvl w:val="0"/>
          <w:numId w:val="0"/>
        </w:numPr>
        <w:spacing w:line="360" w:lineRule="auto"/>
        <w:rPr>
          <w:ins w:id="46" w:author="ISSTECH" w:date="2025-04-03T17:42:13Z"/>
          <w:rFonts w:hint="default" w:ascii="Times New Roman" w:hAnsi="Times New Roman" w:eastAsia="宋体"/>
          <w:b w:val="0"/>
          <w:color w:val="auto"/>
          <w:sz w:val="24"/>
          <w:szCs w:val="24"/>
        </w:rPr>
      </w:pPr>
      <w:ins w:id="47" w:author="ISSTECH" w:date="2025-04-03T17:42:36Z">
        <w:r>
          <w:rPr>
            <w:rFonts w:hint="eastAsia"/>
            <w:b w:val="0"/>
            <w:color w:val="auto"/>
            <w:sz w:val="24"/>
            <w:szCs w:val="24"/>
            <w:lang w:val="en-US" w:eastAsia="zh-CN"/>
          </w:rPr>
          <w:t>8</w:t>
        </w:r>
      </w:ins>
      <w:ins w:id="48" w:author="ISSTECH" w:date="2025-04-03T17:42:37Z">
        <w:r>
          <w:rPr>
            <w:rFonts w:hint="eastAsia"/>
            <w:b w:val="0"/>
            <w:color w:val="auto"/>
            <w:sz w:val="24"/>
            <w:szCs w:val="24"/>
            <w:lang w:val="en-US" w:eastAsia="zh-CN"/>
          </w:rPr>
          <w:t>.</w:t>
        </w:r>
      </w:ins>
      <w:ins w:id="49" w:author="ISSTECH" w:date="2025-04-03T17:42:38Z">
        <w:r>
          <w:rPr>
            <w:rFonts w:hint="eastAsia"/>
            <w:b w:val="0"/>
            <w:color w:val="auto"/>
            <w:sz w:val="24"/>
            <w:szCs w:val="24"/>
            <w:lang w:val="en-US" w:eastAsia="zh-CN"/>
          </w:rPr>
          <w:t>4</w:t>
        </w:r>
      </w:ins>
      <w:ins w:id="50" w:author="ISSTECH" w:date="2025-04-03T17:42:13Z">
        <w:r>
          <w:rPr>
            <w:rFonts w:hint="default" w:ascii="Times New Roman" w:hAnsi="Times New Roman" w:eastAsia="宋体"/>
            <w:b w:val="0"/>
            <w:color w:val="auto"/>
            <w:sz w:val="24"/>
            <w:szCs w:val="24"/>
          </w:rPr>
          <w:t>因</w:t>
        </w:r>
      </w:ins>
      <w:ins w:id="51" w:author="ISSTECH" w:date="2025-04-03T17:47:29Z">
        <w:r>
          <w:rPr>
            <w:rFonts w:hint="eastAsia"/>
            <w:b w:val="0"/>
            <w:color w:val="auto"/>
            <w:sz w:val="24"/>
            <w:szCs w:val="24"/>
            <w:lang w:val="en-US" w:eastAsia="zh-CN"/>
          </w:rPr>
          <w:t>承包</w:t>
        </w:r>
      </w:ins>
      <w:ins w:id="52" w:author="ISSTECH" w:date="2025-04-03T17:42:13Z">
        <w:r>
          <w:rPr>
            <w:rFonts w:hint="default" w:ascii="Times New Roman" w:hAnsi="Times New Roman" w:eastAsia="宋体"/>
            <w:b w:val="0"/>
            <w:color w:val="auto"/>
            <w:sz w:val="24"/>
            <w:szCs w:val="24"/>
          </w:rPr>
          <w:t>方交付的服务/资料逾期或未得到</w:t>
        </w:r>
      </w:ins>
      <w:ins w:id="53" w:author="ISSTECH" w:date="2025-04-03T17:47:36Z">
        <w:r>
          <w:rPr>
            <w:rFonts w:hint="eastAsia"/>
            <w:b w:val="0"/>
            <w:color w:val="auto"/>
            <w:sz w:val="24"/>
            <w:szCs w:val="24"/>
            <w:lang w:val="en-US" w:eastAsia="zh-CN"/>
          </w:rPr>
          <w:t>发包人</w:t>
        </w:r>
      </w:ins>
      <w:ins w:id="54" w:author="ISSTECH" w:date="2025-04-03T17:42:13Z">
        <w:r>
          <w:rPr>
            <w:rFonts w:hint="default" w:ascii="Times New Roman" w:hAnsi="Times New Roman" w:eastAsia="宋体"/>
            <w:b w:val="0"/>
            <w:color w:val="auto"/>
            <w:sz w:val="24"/>
            <w:szCs w:val="24"/>
          </w:rPr>
          <w:t>客户认可，</w:t>
        </w:r>
      </w:ins>
      <w:ins w:id="55" w:author="ISSTECH" w:date="2025-04-03T17:47:42Z">
        <w:r>
          <w:rPr>
            <w:rFonts w:hint="eastAsia"/>
            <w:b w:val="0"/>
            <w:color w:val="auto"/>
            <w:sz w:val="24"/>
            <w:szCs w:val="24"/>
            <w:lang w:val="en-US" w:eastAsia="zh-CN"/>
          </w:rPr>
          <w:t>发包人</w:t>
        </w:r>
      </w:ins>
      <w:ins w:id="56" w:author="ISSTECH" w:date="2025-04-03T17:42:13Z">
        <w:r>
          <w:rPr>
            <w:rFonts w:hint="default" w:ascii="Times New Roman" w:hAnsi="Times New Roman" w:eastAsia="宋体"/>
            <w:b w:val="0"/>
            <w:color w:val="auto"/>
            <w:sz w:val="24"/>
            <w:szCs w:val="24"/>
          </w:rPr>
          <w:t>有权向</w:t>
        </w:r>
      </w:ins>
      <w:ins w:id="57" w:author="ISSTECH" w:date="2025-04-03T17:48:47Z">
        <w:r>
          <w:rPr>
            <w:rFonts w:hint="eastAsia"/>
            <w:b w:val="0"/>
            <w:color w:val="auto"/>
            <w:sz w:val="24"/>
            <w:szCs w:val="24"/>
            <w:lang w:val="en-US" w:eastAsia="zh-CN"/>
          </w:rPr>
          <w:t>承包人</w:t>
        </w:r>
      </w:ins>
      <w:ins w:id="58" w:author="ISSTECH" w:date="2025-04-03T17:42:13Z">
        <w:r>
          <w:rPr>
            <w:rFonts w:hint="default" w:ascii="Times New Roman" w:hAnsi="Times New Roman" w:eastAsia="宋体"/>
            <w:b w:val="0"/>
            <w:color w:val="auto"/>
            <w:sz w:val="24"/>
            <w:szCs w:val="24"/>
          </w:rPr>
          <w:t>提出整改要求，</w:t>
        </w:r>
      </w:ins>
      <w:ins w:id="59" w:author="ISSTECH" w:date="2025-04-03T17:48:53Z">
        <w:r>
          <w:rPr>
            <w:rFonts w:hint="eastAsia"/>
            <w:b w:val="0"/>
            <w:color w:val="auto"/>
            <w:sz w:val="24"/>
            <w:szCs w:val="24"/>
            <w:lang w:val="en-US" w:eastAsia="zh-CN"/>
          </w:rPr>
          <w:t>承包人</w:t>
        </w:r>
      </w:ins>
      <w:ins w:id="60" w:author="ISSTECH" w:date="2025-04-03T17:42:13Z">
        <w:r>
          <w:rPr>
            <w:rFonts w:hint="default" w:ascii="Times New Roman" w:hAnsi="Times New Roman" w:eastAsia="宋体"/>
            <w:b w:val="0"/>
            <w:color w:val="auto"/>
            <w:sz w:val="24"/>
            <w:szCs w:val="24"/>
          </w:rPr>
          <w:t>应立即进行整改直至满足</w:t>
        </w:r>
      </w:ins>
      <w:ins w:id="61" w:author="ISSTECH" w:date="2025-04-03T17:48:59Z">
        <w:r>
          <w:rPr>
            <w:rFonts w:hint="eastAsia"/>
            <w:b w:val="0"/>
            <w:color w:val="auto"/>
            <w:sz w:val="24"/>
            <w:szCs w:val="24"/>
            <w:lang w:val="en-US" w:eastAsia="zh-CN"/>
          </w:rPr>
          <w:t>发包人</w:t>
        </w:r>
      </w:ins>
      <w:ins w:id="62" w:author="ISSTECH" w:date="2025-04-03T17:49:00Z">
        <w:r>
          <w:rPr>
            <w:rFonts w:hint="eastAsia"/>
            <w:b w:val="0"/>
            <w:color w:val="auto"/>
            <w:sz w:val="24"/>
            <w:szCs w:val="24"/>
            <w:lang w:val="en-US" w:eastAsia="zh-CN"/>
          </w:rPr>
          <w:t>客户</w:t>
        </w:r>
      </w:ins>
      <w:ins w:id="63" w:author="ISSTECH" w:date="2025-04-03T17:42:13Z">
        <w:r>
          <w:rPr>
            <w:rFonts w:hint="default" w:ascii="Times New Roman" w:hAnsi="Times New Roman" w:eastAsia="宋体"/>
            <w:b w:val="0"/>
            <w:color w:val="auto"/>
            <w:sz w:val="24"/>
            <w:szCs w:val="24"/>
          </w:rPr>
          <w:t>的认可。如因此导致</w:t>
        </w:r>
      </w:ins>
      <w:ins w:id="64" w:author="ISSTECH" w:date="2025-04-03T17:49:07Z">
        <w:r>
          <w:rPr>
            <w:rFonts w:hint="eastAsia"/>
            <w:b w:val="0"/>
            <w:color w:val="auto"/>
            <w:sz w:val="24"/>
            <w:szCs w:val="24"/>
            <w:lang w:val="en-US" w:eastAsia="zh-CN"/>
          </w:rPr>
          <w:t>发包人</w:t>
        </w:r>
      </w:ins>
      <w:ins w:id="65" w:author="ISSTECH" w:date="2025-04-03T17:42:13Z">
        <w:r>
          <w:rPr>
            <w:rFonts w:hint="default" w:ascii="Times New Roman" w:hAnsi="Times New Roman" w:eastAsia="宋体"/>
            <w:b w:val="0"/>
            <w:color w:val="auto"/>
            <w:sz w:val="24"/>
            <w:szCs w:val="24"/>
          </w:rPr>
          <w:t>客户</w:t>
        </w:r>
      </w:ins>
      <w:ins w:id="66" w:author="ISSTECH" w:date="2025-04-03T17:49:12Z">
        <w:r>
          <w:rPr>
            <w:rFonts w:hint="eastAsia"/>
            <w:b w:val="0"/>
            <w:color w:val="auto"/>
            <w:sz w:val="24"/>
            <w:szCs w:val="24"/>
            <w:lang w:val="en-US" w:eastAsia="zh-CN"/>
          </w:rPr>
          <w:t>追究</w:t>
        </w:r>
      </w:ins>
      <w:ins w:id="67" w:author="ISSTECH" w:date="2025-04-03T17:49:19Z">
        <w:r>
          <w:rPr>
            <w:rFonts w:hint="eastAsia"/>
            <w:b w:val="0"/>
            <w:color w:val="auto"/>
            <w:sz w:val="24"/>
            <w:szCs w:val="24"/>
            <w:lang w:val="en-US" w:eastAsia="zh-CN"/>
          </w:rPr>
          <w:t>发包人</w:t>
        </w:r>
      </w:ins>
      <w:ins w:id="68" w:author="ISSTECH" w:date="2025-04-03T17:42:13Z">
        <w:r>
          <w:rPr>
            <w:rFonts w:hint="default" w:ascii="Times New Roman" w:hAnsi="Times New Roman" w:eastAsia="宋体"/>
            <w:b w:val="0"/>
            <w:color w:val="auto"/>
            <w:sz w:val="24"/>
            <w:szCs w:val="24"/>
          </w:rPr>
          <w:t>违约责任的，</w:t>
        </w:r>
      </w:ins>
      <w:ins w:id="69" w:author="ISSTECH" w:date="2025-04-03T17:49:26Z">
        <w:r>
          <w:rPr>
            <w:rFonts w:hint="eastAsia"/>
            <w:b w:val="0"/>
            <w:color w:val="auto"/>
            <w:sz w:val="24"/>
            <w:szCs w:val="24"/>
            <w:lang w:val="en-US" w:eastAsia="zh-CN"/>
          </w:rPr>
          <w:t>承包</w:t>
        </w:r>
      </w:ins>
      <w:ins w:id="70" w:author="ISSTECH" w:date="2025-04-03T17:42:13Z">
        <w:r>
          <w:rPr>
            <w:rFonts w:hint="default" w:ascii="Times New Roman" w:hAnsi="Times New Roman" w:eastAsia="宋体"/>
            <w:b w:val="0"/>
            <w:color w:val="auto"/>
            <w:sz w:val="24"/>
            <w:szCs w:val="24"/>
          </w:rPr>
          <w:t>方应向</w:t>
        </w:r>
      </w:ins>
      <w:ins w:id="71" w:author="ISSTECH" w:date="2025-04-03T17:49:31Z">
        <w:r>
          <w:rPr>
            <w:rFonts w:hint="eastAsia"/>
            <w:b w:val="0"/>
            <w:color w:val="auto"/>
            <w:sz w:val="24"/>
            <w:szCs w:val="24"/>
            <w:lang w:val="en-US" w:eastAsia="zh-CN"/>
          </w:rPr>
          <w:t>发包人</w:t>
        </w:r>
      </w:ins>
      <w:ins w:id="72" w:author="ISSTECH" w:date="2025-04-03T17:42:13Z">
        <w:r>
          <w:rPr>
            <w:rFonts w:hint="default" w:ascii="Times New Roman" w:hAnsi="Times New Roman" w:eastAsia="宋体"/>
            <w:b w:val="0"/>
            <w:color w:val="auto"/>
            <w:sz w:val="24"/>
            <w:szCs w:val="24"/>
          </w:rPr>
          <w:t>承担同等责任并赔偿因此给</w:t>
        </w:r>
      </w:ins>
      <w:ins w:id="73" w:author="ISSTECH" w:date="2025-04-03T17:49:36Z">
        <w:r>
          <w:rPr>
            <w:rFonts w:hint="eastAsia"/>
            <w:b w:val="0"/>
            <w:color w:val="auto"/>
            <w:sz w:val="24"/>
            <w:szCs w:val="24"/>
            <w:lang w:val="en-US" w:eastAsia="zh-CN"/>
          </w:rPr>
          <w:t>发包人</w:t>
        </w:r>
      </w:ins>
      <w:ins w:id="74" w:author="ISSTECH" w:date="2025-04-03T17:42:13Z">
        <w:r>
          <w:rPr>
            <w:rFonts w:hint="default" w:ascii="Times New Roman" w:hAnsi="Times New Roman" w:eastAsia="宋体"/>
            <w:b w:val="0"/>
            <w:color w:val="auto"/>
            <w:sz w:val="24"/>
            <w:szCs w:val="24"/>
          </w:rPr>
          <w:t>造成的损失。</w:t>
        </w:r>
      </w:ins>
    </w:p>
    <w:p w14:paraId="6BD9DB73">
      <w:pPr>
        <w:spacing w:line="360" w:lineRule="auto"/>
        <w:ind w:left="1875" w:leftChars="540" w:hanging="741" w:hangingChars="309"/>
        <w:rPr>
          <w:rFonts w:ascii="宋体" w:hAnsi="宋体" w:cs="Arial"/>
          <w:color w:val="auto"/>
          <w:sz w:val="24"/>
          <w:lang w:val="zh-CN"/>
        </w:rPr>
      </w:pPr>
    </w:p>
    <w:p w14:paraId="384C61BC">
      <w:pPr>
        <w:pStyle w:val="4"/>
        <w:spacing w:before="0" w:after="0" w:line="360" w:lineRule="auto"/>
        <w:rPr>
          <w:b/>
          <w:color w:val="auto"/>
          <w:sz w:val="24"/>
          <w:szCs w:val="24"/>
        </w:rPr>
      </w:pPr>
      <w:bookmarkStart w:id="167" w:name="_Toc6426883"/>
      <w:bookmarkStart w:id="168" w:name="_Toc89406056"/>
      <w:bookmarkStart w:id="169" w:name="_Toc168739654"/>
      <w:bookmarkStart w:id="170" w:name="_Toc122080380"/>
      <w:bookmarkStart w:id="171" w:name="_Toc78944699"/>
      <w:bookmarkStart w:id="172" w:name="_Toc8028407"/>
      <w:r>
        <w:rPr>
          <w:b/>
          <w:color w:val="auto"/>
          <w:sz w:val="24"/>
          <w:szCs w:val="24"/>
        </w:rPr>
        <w:t>9、工程质量</w:t>
      </w:r>
      <w:bookmarkEnd w:id="167"/>
      <w:bookmarkEnd w:id="168"/>
      <w:bookmarkEnd w:id="169"/>
      <w:bookmarkEnd w:id="170"/>
      <w:bookmarkEnd w:id="171"/>
      <w:bookmarkEnd w:id="172"/>
    </w:p>
    <w:p w14:paraId="08750E7A">
      <w:pPr>
        <w:pStyle w:val="50"/>
        <w:numPr>
          <w:ilvl w:val="0"/>
          <w:numId w:val="0"/>
        </w:numPr>
        <w:spacing w:before="0" w:after="0" w:line="360" w:lineRule="auto"/>
        <w:rPr>
          <w:b w:val="0"/>
          <w:color w:val="auto"/>
          <w:szCs w:val="24"/>
        </w:rPr>
      </w:pPr>
      <w:bookmarkStart w:id="173" w:name="_Toc6426884"/>
      <w:bookmarkStart w:id="174" w:name="_Toc78944700"/>
      <w:bookmarkStart w:id="175" w:name="_Toc89406057"/>
      <w:bookmarkStart w:id="176" w:name="_Toc168739655"/>
      <w:bookmarkStart w:id="177" w:name="_Toc8028408"/>
      <w:bookmarkStart w:id="178" w:name="_Toc122080381"/>
      <w:r>
        <w:rPr>
          <w:b w:val="0"/>
          <w:color w:val="auto"/>
          <w:szCs w:val="24"/>
        </w:rPr>
        <w:t>9.1 工程质量、技术要求</w:t>
      </w:r>
      <w:bookmarkEnd w:id="173"/>
      <w:bookmarkEnd w:id="174"/>
      <w:bookmarkEnd w:id="175"/>
      <w:bookmarkEnd w:id="176"/>
      <w:bookmarkEnd w:id="177"/>
      <w:bookmarkEnd w:id="178"/>
    </w:p>
    <w:p w14:paraId="148A2481">
      <w:pPr>
        <w:pStyle w:val="51"/>
        <w:ind w:left="-15" w:leftChars="-7" w:firstLine="374" w:firstLineChars="156"/>
        <w:rPr>
          <w:color w:val="auto"/>
          <w:u w:val="single"/>
        </w:rPr>
      </w:pPr>
      <w:bookmarkStart w:id="179" w:name="_Toc78944701"/>
      <w:bookmarkStart w:id="180" w:name="_Toc89406058"/>
      <w:r>
        <w:rPr>
          <w:color w:val="auto"/>
        </w:rPr>
        <w:t>9</w:t>
      </w:r>
      <w:r>
        <w:rPr>
          <w:rFonts w:hint="eastAsia"/>
          <w:color w:val="auto"/>
        </w:rPr>
        <w:t>.</w:t>
      </w:r>
      <w:r>
        <w:rPr>
          <w:color w:val="auto"/>
        </w:rPr>
        <w:t>1.1 本工程的质量等级要求：</w:t>
      </w:r>
      <w:r>
        <w:rPr>
          <w:color w:val="auto"/>
          <w:u w:val="single"/>
        </w:rPr>
        <w:t xml:space="preserve">  </w:t>
      </w:r>
      <w:r>
        <w:rPr>
          <w:rFonts w:hint="eastAsia"/>
          <w:color w:val="auto"/>
          <w:u w:val="single"/>
        </w:rPr>
        <w:t>合格 （质量标准的评定以现行国家、地方政府、行业及发包人的质量检验评定标准、合同要求为依据），</w:t>
      </w:r>
      <w:r>
        <w:rPr>
          <w:color w:val="auto"/>
        </w:rPr>
        <w:t>详见</w:t>
      </w:r>
      <w:r>
        <w:rPr>
          <w:b/>
          <w:color w:val="auto"/>
        </w:rPr>
        <w:t>《</w:t>
      </w:r>
      <w:r>
        <w:rPr>
          <w:rFonts w:hint="eastAsia"/>
          <w:b/>
          <w:color w:val="auto"/>
        </w:rPr>
        <w:t>工程规范</w:t>
      </w:r>
      <w:r>
        <w:rPr>
          <w:b/>
          <w:color w:val="auto"/>
        </w:rPr>
        <w:t>》。</w:t>
      </w:r>
      <w:r>
        <w:rPr>
          <w:color w:val="auto"/>
        </w:rPr>
        <w:t>本工程质量等级不符合约定的处理：</w:t>
      </w:r>
      <w:r>
        <w:rPr>
          <w:color w:val="auto"/>
          <w:u w:val="single"/>
        </w:rPr>
        <w:t>详见专用条款1</w:t>
      </w:r>
      <w:r>
        <w:rPr>
          <w:rFonts w:hint="eastAsia"/>
          <w:color w:val="auto"/>
          <w:u w:val="single"/>
        </w:rPr>
        <w:t>6</w:t>
      </w:r>
      <w:r>
        <w:rPr>
          <w:color w:val="auto"/>
          <w:u w:val="single"/>
        </w:rPr>
        <w:t>.1.1的相关约定</w:t>
      </w:r>
      <w:r>
        <w:rPr>
          <w:color w:val="auto"/>
        </w:rPr>
        <w:t>。</w:t>
      </w:r>
    </w:p>
    <w:p w14:paraId="74A2F7C4">
      <w:pPr>
        <w:tabs>
          <w:tab w:val="left" w:pos="0"/>
        </w:tabs>
        <w:spacing w:line="360" w:lineRule="auto"/>
        <w:ind w:left="-15" w:leftChars="-7" w:firstLine="374" w:firstLineChars="156"/>
        <w:rPr>
          <w:color w:val="auto"/>
          <w:kern w:val="0"/>
          <w:sz w:val="24"/>
          <w:u w:val="single"/>
        </w:rPr>
      </w:pPr>
      <w:r>
        <w:rPr>
          <w:color w:val="auto"/>
          <w:sz w:val="24"/>
        </w:rPr>
        <w:t xml:space="preserve">9.1.2 </w:t>
      </w:r>
      <w:r>
        <w:rPr>
          <w:rFonts w:hint="eastAsia"/>
          <w:color w:val="auto"/>
          <w:sz w:val="24"/>
        </w:rPr>
        <w:t>关</w:t>
      </w:r>
      <w:r>
        <w:rPr>
          <w:rFonts w:hint="eastAsia"/>
          <w:color w:val="auto"/>
          <w:kern w:val="0"/>
          <w:sz w:val="24"/>
        </w:rPr>
        <w:t>于实测实量工作的补充及处罚：</w:t>
      </w:r>
      <w:r>
        <w:rPr>
          <w:rFonts w:hint="eastAsia"/>
          <w:color w:val="auto"/>
          <w:kern w:val="0"/>
          <w:sz w:val="24"/>
          <w:u w:val="single"/>
        </w:rPr>
        <w:t>本工程需按照甲方过程评估、交付评估制度管理要求进行评估检查。承包人必须结合第三方测评制定详细的各施工阶段第三方测评管理实施细则并具备可操作性，包括实测实量、安全文明及风险评估的管理实施细则。承包人需建立单独的实测实量专项小组，配备专人负责实测实量的自检工作。要求承包人对实体质量进行</w:t>
      </w:r>
      <w:r>
        <w:rPr>
          <w:color w:val="auto"/>
          <w:kern w:val="0"/>
          <w:sz w:val="24"/>
          <w:u w:val="single"/>
        </w:rPr>
        <w:t>100%</w:t>
      </w:r>
      <w:r>
        <w:rPr>
          <w:rFonts w:hint="eastAsia"/>
          <w:color w:val="auto"/>
          <w:kern w:val="0"/>
          <w:sz w:val="24"/>
          <w:u w:val="single"/>
        </w:rPr>
        <w:t>实测实量检查，并应接受甲方、独立第三方的实测实量检查评分。测评分数应达到甲方要求，对测评过程中发现的问题应于整改通知下发三日内积极落实整改。</w:t>
      </w:r>
    </w:p>
    <w:p w14:paraId="127D3FAE">
      <w:pPr>
        <w:tabs>
          <w:tab w:val="left" w:pos="709"/>
        </w:tabs>
        <w:autoSpaceDE w:val="0"/>
        <w:autoSpaceDN w:val="0"/>
        <w:adjustRightInd w:val="0"/>
        <w:snapToGrid w:val="0"/>
        <w:spacing w:before="120" w:beforeLines="50" w:line="360" w:lineRule="auto"/>
        <w:ind w:firstLine="360" w:firstLineChars="150"/>
        <w:textAlignment w:val="baseline"/>
        <w:rPr>
          <w:color w:val="auto"/>
          <w:sz w:val="24"/>
        </w:rPr>
      </w:pPr>
      <w:r>
        <w:rPr>
          <w:color w:val="auto"/>
          <w:sz w:val="24"/>
        </w:rPr>
        <w:t>9.1.3 其他约定</w:t>
      </w:r>
    </w:p>
    <w:p w14:paraId="1AEB95AD">
      <w:pPr>
        <w:tabs>
          <w:tab w:val="left" w:pos="709"/>
        </w:tabs>
        <w:autoSpaceDE w:val="0"/>
        <w:autoSpaceDN w:val="0"/>
        <w:adjustRightInd w:val="0"/>
        <w:snapToGrid w:val="0"/>
        <w:spacing w:before="120" w:beforeLines="50" w:line="360" w:lineRule="auto"/>
        <w:ind w:firstLine="360" w:firstLineChars="150"/>
        <w:textAlignment w:val="baseline"/>
        <w:rPr>
          <w:color w:val="auto"/>
          <w:kern w:val="0"/>
          <w:sz w:val="24"/>
        </w:rPr>
      </w:pPr>
      <w:r>
        <w:rPr>
          <w:color w:val="auto"/>
          <w:kern w:val="0"/>
          <w:sz w:val="24"/>
        </w:rPr>
        <w:t>9.1.3.1 竣工验收备案后，工程交付客户之前，由发包人、</w:t>
      </w:r>
      <w:ins w:id="75" w:author="ISSTECH" w:date="2025-04-03T17:51:11Z">
        <w:r>
          <w:rPr>
            <w:rFonts w:hint="eastAsia"/>
            <w:color w:val="auto"/>
            <w:kern w:val="0"/>
            <w:sz w:val="24"/>
            <w:lang w:val="en-US" w:eastAsia="zh-CN"/>
          </w:rPr>
          <w:t>发包人</w:t>
        </w:r>
      </w:ins>
      <w:ins w:id="76" w:author="ISSTECH" w:date="2025-04-03T17:51:12Z">
        <w:r>
          <w:rPr>
            <w:rFonts w:hint="eastAsia"/>
            <w:color w:val="auto"/>
            <w:kern w:val="0"/>
            <w:sz w:val="24"/>
            <w:lang w:val="en-US" w:eastAsia="zh-CN"/>
          </w:rPr>
          <w:t>客户</w:t>
        </w:r>
      </w:ins>
      <w:ins w:id="77" w:author="ISSTECH" w:date="2025-04-03T17:51:13Z">
        <w:r>
          <w:rPr>
            <w:rFonts w:hint="eastAsia"/>
            <w:color w:val="auto"/>
            <w:kern w:val="0"/>
            <w:sz w:val="24"/>
            <w:lang w:val="en-US" w:eastAsia="zh-CN"/>
          </w:rPr>
          <w:t>、</w:t>
        </w:r>
      </w:ins>
      <w:r>
        <w:rPr>
          <w:color w:val="auto"/>
          <w:kern w:val="0"/>
          <w:sz w:val="24"/>
        </w:rPr>
        <w:t>承包人、监理、物业共同对房屋的工程质量、使用功能等进行分户验收。每次均建立分户验收档案记录或填写《住宅工程质量分户验收表》，四方共同签字确认</w:t>
      </w:r>
      <w:r>
        <w:rPr>
          <w:rFonts w:hint="eastAsia"/>
          <w:color w:val="auto"/>
          <w:kern w:val="0"/>
          <w:sz w:val="24"/>
        </w:rPr>
        <w:t>。</w:t>
      </w:r>
    </w:p>
    <w:p w14:paraId="1D8B0049">
      <w:pPr>
        <w:tabs>
          <w:tab w:val="left" w:pos="709"/>
        </w:tabs>
        <w:autoSpaceDE w:val="0"/>
        <w:autoSpaceDN w:val="0"/>
        <w:adjustRightInd w:val="0"/>
        <w:snapToGrid w:val="0"/>
        <w:spacing w:before="120" w:beforeLines="50" w:line="360" w:lineRule="auto"/>
        <w:ind w:firstLine="360" w:firstLineChars="150"/>
        <w:textAlignment w:val="baseline"/>
        <w:rPr>
          <w:color w:val="auto"/>
          <w:kern w:val="0"/>
          <w:sz w:val="24"/>
        </w:rPr>
      </w:pPr>
      <w:r>
        <w:rPr>
          <w:color w:val="auto"/>
          <w:kern w:val="0"/>
          <w:sz w:val="24"/>
        </w:rPr>
        <w:t>9.1.3.2</w:t>
      </w:r>
      <w:r>
        <w:rPr>
          <w:rFonts w:hint="eastAsia"/>
          <w:color w:val="auto"/>
          <w:kern w:val="0"/>
          <w:sz w:val="24"/>
        </w:rPr>
        <w:t>承包人承担因上述承包人质量缺陷投诉造成的维修费用及业主赔付费用。</w:t>
      </w:r>
    </w:p>
    <w:p w14:paraId="6FAC5990">
      <w:pPr>
        <w:tabs>
          <w:tab w:val="left" w:pos="709"/>
        </w:tabs>
        <w:autoSpaceDE w:val="0"/>
        <w:autoSpaceDN w:val="0"/>
        <w:adjustRightInd w:val="0"/>
        <w:snapToGrid w:val="0"/>
        <w:spacing w:before="120" w:beforeLines="50" w:line="360" w:lineRule="auto"/>
        <w:ind w:firstLine="360" w:firstLineChars="150"/>
        <w:textAlignment w:val="baseline"/>
        <w:rPr>
          <w:color w:val="auto"/>
          <w:kern w:val="0"/>
          <w:sz w:val="24"/>
        </w:rPr>
      </w:pPr>
      <w:r>
        <w:rPr>
          <w:color w:val="auto"/>
          <w:kern w:val="0"/>
          <w:sz w:val="24"/>
        </w:rPr>
        <w:t xml:space="preserve">9.1.3.3 </w:t>
      </w:r>
      <w:r>
        <w:rPr>
          <w:rFonts w:hint="eastAsia"/>
          <w:color w:val="auto"/>
          <w:kern w:val="0"/>
          <w:sz w:val="24"/>
        </w:rPr>
        <w:t>承包人需根据发包人要求使用数字化管理系统，包括但不限于</w:t>
      </w:r>
      <w:r>
        <w:rPr>
          <w:color w:val="auto"/>
          <w:kern w:val="0"/>
          <w:sz w:val="24"/>
        </w:rPr>
        <w:t>工程管理软件</w:t>
      </w:r>
      <w:r>
        <w:rPr>
          <w:rFonts w:hint="eastAsia"/>
          <w:color w:val="auto"/>
          <w:kern w:val="0"/>
          <w:sz w:val="24"/>
        </w:rPr>
        <w:t>（数字工程）、电子签章、</w:t>
      </w:r>
      <w:r>
        <w:rPr>
          <w:color w:val="auto"/>
          <w:kern w:val="0"/>
          <w:sz w:val="24"/>
        </w:rPr>
        <w:t>远程监控</w:t>
      </w:r>
      <w:r>
        <w:rPr>
          <w:rFonts w:hint="eastAsia"/>
          <w:color w:val="auto"/>
          <w:kern w:val="0"/>
          <w:sz w:val="24"/>
        </w:rPr>
        <w:t>、</w:t>
      </w:r>
      <w:r>
        <w:rPr>
          <w:color w:val="auto"/>
          <w:kern w:val="0"/>
          <w:sz w:val="24"/>
        </w:rPr>
        <w:t>供方平台</w:t>
      </w:r>
      <w:r>
        <w:rPr>
          <w:rFonts w:hint="eastAsia"/>
          <w:color w:val="auto"/>
          <w:kern w:val="0"/>
          <w:sz w:val="24"/>
        </w:rPr>
        <w:t>等，并完全响应发包人的相关要求。</w:t>
      </w:r>
    </w:p>
    <w:p w14:paraId="458F2436">
      <w:pPr>
        <w:tabs>
          <w:tab w:val="left" w:pos="709"/>
        </w:tabs>
        <w:autoSpaceDE w:val="0"/>
        <w:autoSpaceDN w:val="0"/>
        <w:adjustRightInd w:val="0"/>
        <w:snapToGrid w:val="0"/>
        <w:spacing w:before="120" w:beforeLines="50" w:line="360" w:lineRule="auto"/>
        <w:ind w:firstLine="360" w:firstLineChars="150"/>
        <w:textAlignment w:val="baseline"/>
        <w:rPr>
          <w:color w:val="auto"/>
          <w:kern w:val="0"/>
          <w:sz w:val="24"/>
        </w:rPr>
      </w:pPr>
      <w:r>
        <w:rPr>
          <w:color w:val="auto"/>
          <w:kern w:val="0"/>
          <w:sz w:val="24"/>
        </w:rPr>
        <w:t>对于使用数字化管理系统所产生的费用</w:t>
      </w:r>
      <w:r>
        <w:rPr>
          <w:rFonts w:hint="eastAsia"/>
          <w:color w:val="auto"/>
          <w:kern w:val="0"/>
          <w:sz w:val="24"/>
        </w:rPr>
        <w:t>，</w:t>
      </w:r>
      <w:r>
        <w:rPr>
          <w:color w:val="auto"/>
          <w:kern w:val="0"/>
          <w:sz w:val="24"/>
        </w:rPr>
        <w:t>均已在投标报价中综合考虑</w:t>
      </w:r>
      <w:r>
        <w:rPr>
          <w:rFonts w:hint="eastAsia"/>
          <w:color w:val="auto"/>
          <w:kern w:val="0"/>
          <w:sz w:val="24"/>
        </w:rPr>
        <w:t>，不另行计取。</w:t>
      </w:r>
    </w:p>
    <w:bookmarkEnd w:id="179"/>
    <w:bookmarkEnd w:id="180"/>
    <w:p w14:paraId="307A775D">
      <w:pPr>
        <w:pStyle w:val="4"/>
        <w:spacing w:before="0" w:after="0" w:line="360" w:lineRule="auto"/>
        <w:rPr>
          <w:b/>
          <w:color w:val="auto"/>
          <w:sz w:val="24"/>
          <w:szCs w:val="24"/>
        </w:rPr>
      </w:pPr>
      <w:bookmarkStart w:id="181" w:name="_Toc122080383"/>
      <w:bookmarkStart w:id="182" w:name="_Toc78944702"/>
      <w:bookmarkStart w:id="183" w:name="_Toc168739657"/>
      <w:bookmarkStart w:id="184" w:name="_Toc6426886"/>
      <w:bookmarkStart w:id="185" w:name="_Toc8028409"/>
      <w:bookmarkStart w:id="186" w:name="_Toc89406059"/>
      <w:r>
        <w:rPr>
          <w:b/>
          <w:color w:val="auto"/>
          <w:sz w:val="24"/>
          <w:szCs w:val="24"/>
        </w:rPr>
        <w:t>10</w:t>
      </w:r>
      <w:r>
        <w:rPr>
          <w:rFonts w:hint="eastAsia"/>
          <w:b/>
          <w:color w:val="auto"/>
          <w:sz w:val="24"/>
          <w:szCs w:val="24"/>
        </w:rPr>
        <w:t>、现场管理</w:t>
      </w:r>
      <w:bookmarkEnd w:id="181"/>
      <w:bookmarkEnd w:id="182"/>
      <w:bookmarkEnd w:id="183"/>
      <w:bookmarkEnd w:id="184"/>
      <w:bookmarkEnd w:id="185"/>
      <w:bookmarkEnd w:id="186"/>
    </w:p>
    <w:p w14:paraId="315D5CCF">
      <w:pPr>
        <w:pStyle w:val="50"/>
        <w:numPr>
          <w:ilvl w:val="0"/>
          <w:numId w:val="0"/>
        </w:numPr>
        <w:spacing w:before="0" w:after="0" w:line="360" w:lineRule="auto"/>
        <w:rPr>
          <w:b w:val="0"/>
          <w:color w:val="auto"/>
          <w:szCs w:val="24"/>
        </w:rPr>
      </w:pPr>
      <w:bookmarkStart w:id="187" w:name="_Toc89406060"/>
      <w:bookmarkStart w:id="188" w:name="_Toc78944703"/>
      <w:bookmarkStart w:id="189" w:name="_Toc6426887"/>
      <w:bookmarkStart w:id="190" w:name="_Toc122080384"/>
      <w:bookmarkStart w:id="191" w:name="_Toc8028410"/>
      <w:bookmarkStart w:id="192" w:name="_Toc168739658"/>
      <w:r>
        <w:rPr>
          <w:b w:val="0"/>
          <w:color w:val="auto"/>
          <w:szCs w:val="24"/>
        </w:rPr>
        <w:t xml:space="preserve">10.1 </w:t>
      </w:r>
      <w:r>
        <w:rPr>
          <w:rFonts w:hint="eastAsia"/>
          <w:b w:val="0"/>
          <w:color w:val="auto"/>
          <w:szCs w:val="24"/>
        </w:rPr>
        <w:t>现场安全</w:t>
      </w:r>
      <w:bookmarkEnd w:id="187"/>
      <w:bookmarkEnd w:id="188"/>
      <w:r>
        <w:rPr>
          <w:rFonts w:hint="eastAsia"/>
          <w:b w:val="0"/>
          <w:color w:val="auto"/>
          <w:szCs w:val="24"/>
        </w:rPr>
        <w:t>、文明施工</w:t>
      </w:r>
      <w:bookmarkEnd w:id="189"/>
      <w:bookmarkEnd w:id="190"/>
      <w:bookmarkEnd w:id="191"/>
      <w:bookmarkEnd w:id="192"/>
    </w:p>
    <w:p w14:paraId="784211AB">
      <w:pPr>
        <w:pStyle w:val="51"/>
        <w:spacing w:after="0"/>
        <w:ind w:left="-2" w:leftChars="-1" w:firstLine="391" w:firstLineChars="163"/>
        <w:rPr>
          <w:color w:val="auto"/>
        </w:rPr>
      </w:pPr>
      <w:bookmarkStart w:id="193" w:name="_Toc78944704"/>
      <w:r>
        <w:rPr>
          <w:color w:val="auto"/>
        </w:rPr>
        <w:t>10.1.1</w:t>
      </w:r>
      <w:r>
        <w:rPr>
          <w:rFonts w:hint="eastAsia"/>
          <w:color w:val="auto"/>
        </w:rPr>
        <w:t>发包人对本工程的安全文明施工要求：配合承包单位</w:t>
      </w:r>
      <w:r>
        <w:rPr>
          <w:rFonts w:hint="eastAsia"/>
          <w:color w:val="auto"/>
          <w:u w:val="single"/>
        </w:rPr>
        <w:t>取得济南市安全文明工地并满足</w:t>
      </w:r>
      <w:del w:id="78" w:author="ISSTECH" w:date="2025-04-03T17:25:38Z">
        <w:r>
          <w:rPr>
            <w:rFonts w:hint="default"/>
            <w:color w:val="auto"/>
            <w:u w:val="single"/>
            <w:lang w:val="en-US"/>
          </w:rPr>
          <w:delText>甲方</w:delText>
        </w:r>
      </w:del>
      <w:ins w:id="79" w:author="ISSTECH" w:date="2025-04-03T17:25:39Z">
        <w:r>
          <w:rPr>
            <w:rFonts w:hint="eastAsia"/>
            <w:color w:val="auto"/>
            <w:u w:val="single"/>
            <w:lang w:val="en-US" w:eastAsia="zh-CN"/>
          </w:rPr>
          <w:t>客户方</w:t>
        </w:r>
      </w:ins>
      <w:r>
        <w:rPr>
          <w:rFonts w:hint="eastAsia"/>
          <w:color w:val="auto"/>
          <w:u w:val="single"/>
        </w:rPr>
        <w:t>集团技术标准中关于安全文明的要求，且满足发包人对现场文明施工要求的相关规定</w:t>
      </w:r>
      <w:r>
        <w:rPr>
          <w:color w:val="auto"/>
        </w:rPr>
        <w:t>。</w:t>
      </w:r>
    </w:p>
    <w:p w14:paraId="29A9EEC7">
      <w:pPr>
        <w:pStyle w:val="50"/>
        <w:numPr>
          <w:ilvl w:val="0"/>
          <w:numId w:val="0"/>
        </w:numPr>
        <w:spacing w:before="0" w:after="0" w:line="360" w:lineRule="auto"/>
        <w:rPr>
          <w:color w:val="auto"/>
        </w:rPr>
      </w:pPr>
      <w:r>
        <w:rPr>
          <w:b w:val="0"/>
          <w:color w:val="auto"/>
          <w:szCs w:val="24"/>
        </w:rPr>
        <w:t>1</w:t>
      </w:r>
      <w:r>
        <w:rPr>
          <w:rFonts w:hint="eastAsia"/>
          <w:b w:val="0"/>
          <w:color w:val="auto"/>
          <w:szCs w:val="24"/>
        </w:rPr>
        <w:t>0</w:t>
      </w:r>
      <w:r>
        <w:rPr>
          <w:b w:val="0"/>
          <w:color w:val="auto"/>
          <w:szCs w:val="24"/>
        </w:rPr>
        <w:t>.</w:t>
      </w:r>
      <w:r>
        <w:rPr>
          <w:rFonts w:hint="eastAsia"/>
          <w:b w:val="0"/>
          <w:color w:val="auto"/>
          <w:szCs w:val="24"/>
        </w:rPr>
        <w:t>2</w:t>
      </w:r>
      <w:r>
        <w:rPr>
          <w:b w:val="0"/>
          <w:color w:val="auto"/>
          <w:szCs w:val="24"/>
        </w:rPr>
        <w:t xml:space="preserve"> </w:t>
      </w:r>
      <w:r>
        <w:rPr>
          <w:rFonts w:hint="eastAsia"/>
          <w:b w:val="0"/>
          <w:color w:val="auto"/>
          <w:szCs w:val="24"/>
        </w:rPr>
        <w:t>现场安全、文明施工</w:t>
      </w:r>
    </w:p>
    <w:p w14:paraId="0334058E">
      <w:pPr>
        <w:pStyle w:val="51"/>
        <w:spacing w:after="0"/>
        <w:ind w:left="-2" w:leftChars="-1" w:firstLine="391" w:firstLineChars="163"/>
        <w:rPr>
          <w:color w:val="auto"/>
        </w:rPr>
      </w:pPr>
      <w:r>
        <w:rPr>
          <w:rFonts w:hint="eastAsia"/>
          <w:color w:val="auto"/>
        </w:rPr>
        <w:t>10.2.1施工过程中必须遵守总包现场安全文明施工管理相关规定，包括但不限于临水临电管理、现场消防管理、工完场清、施工人员安全教育、高空作业管理等，并依照总承包管理规定缴纳相应安全保证金等（最低标准为合同额度的千分之三，具体依照总承包合同相关管理规定执行）。如在施工过程中发生打架斗殴或其他形式的安全事故，每发生一次罚款2000元。</w:t>
      </w:r>
    </w:p>
    <w:p w14:paraId="40DABA2B">
      <w:pPr>
        <w:pStyle w:val="51"/>
        <w:spacing w:after="0"/>
        <w:ind w:left="-2" w:leftChars="-1" w:firstLine="391" w:firstLineChars="163"/>
        <w:rPr>
          <w:color w:val="auto"/>
        </w:rPr>
      </w:pPr>
      <w:r>
        <w:rPr>
          <w:rFonts w:hint="eastAsia"/>
          <w:color w:val="auto"/>
        </w:rPr>
        <w:t>10.2.2发包人不提供住宿场所，承包人施工人员住宿场所自行考虑。承包人需禁止工地内工人住宿、做饭、使用与工程需求无关的大功率电器，一经发现，承包人承担违约金1000元/次，并承担因此产生的一切后果、损失。</w:t>
      </w:r>
    </w:p>
    <w:p w14:paraId="7B858CCC">
      <w:pPr>
        <w:pStyle w:val="51"/>
        <w:spacing w:after="0"/>
        <w:ind w:left="-2" w:leftChars="-1" w:firstLine="391" w:firstLineChars="163"/>
        <w:rPr>
          <w:color w:val="auto"/>
        </w:rPr>
      </w:pPr>
      <w:r>
        <w:rPr>
          <w:rFonts w:hint="eastAsia"/>
          <w:color w:val="auto"/>
        </w:rPr>
        <w:t>10.2.3承包人负责自身承包范围内自施工至验收交付过程中的扬尘防控，在进行室外作业时要实现快速开挖、快速回填要求，已开挖的沟槽需采取必要的防护和警戒措施，原则上当天开挖的管线管沟、设备井，次日要完成管线管沟回填，两日内完成设备井的砌筑、回填。</w:t>
      </w:r>
    </w:p>
    <w:p w14:paraId="4986D744">
      <w:pPr>
        <w:pStyle w:val="51"/>
        <w:spacing w:after="0"/>
        <w:ind w:left="-2" w:leftChars="-1" w:firstLine="391" w:firstLineChars="163"/>
        <w:rPr>
          <w:bCs/>
          <w:color w:val="auto"/>
        </w:rPr>
      </w:pPr>
      <w:r>
        <w:rPr>
          <w:bCs/>
          <w:color w:val="auto"/>
        </w:rPr>
        <w:t>1</w:t>
      </w:r>
      <w:r>
        <w:rPr>
          <w:rFonts w:hint="eastAsia"/>
          <w:bCs/>
          <w:color w:val="auto"/>
        </w:rPr>
        <w:t>0</w:t>
      </w:r>
      <w:r>
        <w:rPr>
          <w:bCs/>
          <w:color w:val="auto"/>
        </w:rPr>
        <w:t>.</w:t>
      </w:r>
      <w:r>
        <w:rPr>
          <w:rFonts w:hint="eastAsia"/>
          <w:bCs/>
          <w:color w:val="auto"/>
        </w:rPr>
        <w:t>2.4</w:t>
      </w:r>
      <w:r>
        <w:rPr>
          <w:bCs/>
          <w:color w:val="auto"/>
        </w:rPr>
        <w:t xml:space="preserve"> </w:t>
      </w:r>
      <w:r>
        <w:rPr>
          <w:rFonts w:hint="eastAsia"/>
          <w:bCs/>
          <w:color w:val="auto"/>
        </w:rPr>
        <w:t>工程施工实行样板先行，承包人必须先做施工样板，并经建设方、监理方和总包方共同验收、书面确认后才能展开大面积施工，承包人未做施工样板或者施工样板未通过验收，承包人擅自展开施工所导致的自身拆改，由此引起的其他单位的损失将全部由承包人承担，且每发生一次处罚款5000元。</w:t>
      </w:r>
    </w:p>
    <w:p w14:paraId="797D8316">
      <w:pPr>
        <w:pStyle w:val="51"/>
        <w:spacing w:after="0"/>
        <w:ind w:left="-2" w:leftChars="-1" w:firstLine="391" w:firstLineChars="163"/>
        <w:rPr>
          <w:color w:val="auto"/>
        </w:rPr>
      </w:pPr>
      <w:r>
        <w:rPr>
          <w:bCs/>
          <w:color w:val="auto"/>
        </w:rPr>
        <w:t>1</w:t>
      </w:r>
      <w:r>
        <w:rPr>
          <w:rFonts w:hint="eastAsia"/>
          <w:bCs/>
          <w:color w:val="auto"/>
        </w:rPr>
        <w:t>0</w:t>
      </w:r>
      <w:r>
        <w:rPr>
          <w:bCs/>
          <w:color w:val="auto"/>
        </w:rPr>
        <w:t>.</w:t>
      </w:r>
      <w:r>
        <w:rPr>
          <w:rFonts w:hint="eastAsia"/>
          <w:bCs/>
          <w:color w:val="auto"/>
        </w:rPr>
        <w:t>2.5</w:t>
      </w:r>
      <w:r>
        <w:rPr>
          <w:rFonts w:hint="eastAsia"/>
          <w:color w:val="auto"/>
        </w:rPr>
        <w:t>本工程原则上按照智能化深化图纸的路由、标高、工序进行施工，但需遵循规范要求的“管道避让原则”，兼顾其他室外专业单位图纸，承包人进场施工前负责对全系统进行图纸优化，及时进行读图审图，进行图纸问题汇总，对图纸的合理性、满足规范性负责，严格按照进场后的技术交底及现场指导要求进行统筹施工，否则，若按原图纸施工后管线标高、设备功能不满足规范、验收要求无法实现正常功能或影响其他管线设备正常施工的，进而导致后期拆改、增项的，承包人需无条件、自行拆改增项，费用不予计取，且由此引起的其他单位的损失将全部由承包人承担，且每发生一次处罚款5000元。</w:t>
      </w:r>
    </w:p>
    <w:p w14:paraId="2A5FB492">
      <w:pPr>
        <w:pStyle w:val="51"/>
        <w:spacing w:after="0"/>
        <w:ind w:left="-2" w:leftChars="-1" w:firstLine="391" w:firstLineChars="163"/>
        <w:rPr>
          <w:color w:val="auto"/>
        </w:rPr>
      </w:pPr>
      <w:r>
        <w:rPr>
          <w:color w:val="auto"/>
        </w:rPr>
        <w:t>1</w:t>
      </w:r>
      <w:r>
        <w:rPr>
          <w:rFonts w:hint="eastAsia"/>
          <w:color w:val="auto"/>
        </w:rPr>
        <w:t>0</w:t>
      </w:r>
      <w:r>
        <w:rPr>
          <w:color w:val="auto"/>
        </w:rPr>
        <w:t>.</w:t>
      </w:r>
      <w:r>
        <w:rPr>
          <w:rFonts w:hint="eastAsia"/>
          <w:color w:val="auto"/>
        </w:rPr>
        <w:t>2.6为配合验收或其他情形，如承包人有材料、机械堆放时，需无条件按照发包人要求的时间予以自行清理、搬运，否则处以5000元/次的罚款，发包人有权安排第三方进行清理，费用根据发包人实际支付给第三方单位的费用全额1.5倍从承包人合同款中予以扣除。原则上地面面层硬化完成后，禁止材料、机械堆放使用，否则造成成品破损及工期、验收延误的，除承担相应损失外，另处2000元/次违约处罚。</w:t>
      </w:r>
    </w:p>
    <w:p w14:paraId="2B966E18">
      <w:pPr>
        <w:pStyle w:val="51"/>
        <w:spacing w:after="0"/>
        <w:ind w:left="-2" w:leftChars="-1" w:firstLine="391" w:firstLineChars="163"/>
        <w:rPr>
          <w:color w:val="auto"/>
        </w:rPr>
      </w:pPr>
      <w:r>
        <w:rPr>
          <w:color w:val="auto"/>
        </w:rPr>
        <w:t>1</w:t>
      </w:r>
      <w:r>
        <w:rPr>
          <w:rFonts w:hint="eastAsia"/>
          <w:color w:val="auto"/>
        </w:rPr>
        <w:t>0</w:t>
      </w:r>
      <w:r>
        <w:rPr>
          <w:color w:val="auto"/>
        </w:rPr>
        <w:t>.</w:t>
      </w:r>
      <w:r>
        <w:rPr>
          <w:rFonts w:hint="eastAsia"/>
          <w:color w:val="auto"/>
        </w:rPr>
        <w:t>2.7如承包人不按合同或发包人要求进行施工，发包人可勒令承包人暂停施工并暂停支付工程进度款，待整改完毕后报发包人验收并同意后方可复工，由此造成的损失由承包人承担，工期不予顺延，每发生一次罚款2000-10000元。</w:t>
      </w:r>
    </w:p>
    <w:p w14:paraId="7FDA39A5">
      <w:pPr>
        <w:pStyle w:val="51"/>
        <w:spacing w:after="0"/>
        <w:ind w:left="-2" w:leftChars="-1" w:firstLine="391" w:firstLineChars="163"/>
        <w:rPr>
          <w:color w:val="auto"/>
        </w:rPr>
      </w:pPr>
      <w:r>
        <w:rPr>
          <w:color w:val="auto"/>
        </w:rPr>
        <w:t>1</w:t>
      </w:r>
      <w:r>
        <w:rPr>
          <w:rFonts w:hint="eastAsia"/>
          <w:color w:val="auto"/>
        </w:rPr>
        <w:t>0</w:t>
      </w:r>
      <w:r>
        <w:rPr>
          <w:color w:val="auto"/>
        </w:rPr>
        <w:t>.</w:t>
      </w:r>
      <w:r>
        <w:rPr>
          <w:rFonts w:hint="eastAsia"/>
          <w:color w:val="auto"/>
        </w:rPr>
        <w:t>2.8承包人管理人员必须参加每周工程例会（含监理例会、质量例会以及发包人、监理、总包组织的其他例会），因故不能参加的应提前至少</w:t>
      </w:r>
      <w:r>
        <w:rPr>
          <w:color w:val="auto"/>
        </w:rPr>
        <w:t xml:space="preserve">4 </w:t>
      </w:r>
      <w:r>
        <w:rPr>
          <w:rFonts w:hint="eastAsia"/>
          <w:color w:val="auto"/>
        </w:rPr>
        <w:t>小时向例会组织人提出申请并在获得例会组织人批准后方可缺席，否则视为承包人违约，承包人</w:t>
      </w:r>
      <w:r>
        <w:rPr>
          <w:color w:val="auto"/>
        </w:rPr>
        <w:t>向</w:t>
      </w:r>
      <w:r>
        <w:rPr>
          <w:rFonts w:hint="eastAsia"/>
          <w:color w:val="auto"/>
        </w:rPr>
        <w:t>发包人支付1000元/次的违约金，参加会议迟到的，承包人</w:t>
      </w:r>
      <w:r>
        <w:rPr>
          <w:color w:val="auto"/>
        </w:rPr>
        <w:t>向</w:t>
      </w:r>
      <w:r>
        <w:rPr>
          <w:rFonts w:hint="eastAsia"/>
          <w:color w:val="auto"/>
        </w:rPr>
        <w:t>发包人支付500元/次的违约金。</w:t>
      </w:r>
    </w:p>
    <w:p w14:paraId="4FA9E2D3">
      <w:pPr>
        <w:pStyle w:val="51"/>
        <w:spacing w:after="0"/>
        <w:ind w:left="-2" w:leftChars="-1" w:firstLine="391" w:firstLineChars="163"/>
        <w:rPr>
          <w:color w:val="auto"/>
        </w:rPr>
      </w:pPr>
      <w:r>
        <w:rPr>
          <w:rFonts w:hint="eastAsia"/>
          <w:color w:val="auto"/>
        </w:rPr>
        <w:t>10.2.9承包人进场7日内上报工程管理策划、施工交底等发包人要求的资料，按时完成发包人要求上报的各项计划、图纸会审、施工方案，未按时上报的，每延迟一天承包人</w:t>
      </w:r>
      <w:r>
        <w:rPr>
          <w:color w:val="auto"/>
        </w:rPr>
        <w:t>向</w:t>
      </w:r>
      <w:r>
        <w:rPr>
          <w:rFonts w:hint="eastAsia"/>
          <w:color w:val="auto"/>
        </w:rPr>
        <w:t>发包人支付2000元/天的违约金。</w:t>
      </w:r>
    </w:p>
    <w:p w14:paraId="540CB124">
      <w:pPr>
        <w:pStyle w:val="51"/>
        <w:spacing w:after="0"/>
        <w:ind w:left="-2" w:leftChars="-1" w:firstLine="391" w:firstLineChars="163"/>
        <w:rPr>
          <w:color w:val="auto"/>
        </w:rPr>
      </w:pPr>
      <w:r>
        <w:rPr>
          <w:rFonts w:hint="eastAsia"/>
          <w:color w:val="auto"/>
        </w:rPr>
        <w:t>10.2.10承包人进场后，按照发包人约定的时间，将工作面进行全面熟悉、摸排，有问题的一次性书面提出，后期再发现的新问题，由承包人自行处理解决，费用不予考虑。承包人不得以后期发现的问题未处理为由而消极怠工，否则视为承包人违约，违约金额2000元/次。</w:t>
      </w:r>
    </w:p>
    <w:p w14:paraId="6ED7470A">
      <w:pPr>
        <w:pStyle w:val="51"/>
        <w:spacing w:after="0"/>
        <w:ind w:left="-2" w:leftChars="-1" w:firstLine="391" w:firstLineChars="163"/>
        <w:rPr>
          <w:color w:val="auto"/>
        </w:rPr>
      </w:pPr>
      <w:r>
        <w:rPr>
          <w:rFonts w:hint="eastAsia"/>
          <w:color w:val="auto"/>
        </w:rPr>
        <w:t>10.2.11因图纸变动、图纸未明确但现场施工需要、后期二次现场调整需要所增加的开洞、堵洞、明配管以及发包人调整的其他施工范围情形，承包人需无条件执行，否则视为承包人违约，违约金额2000元/次，且发包人有权安排第三方单位进行问题处理，费用由承包人承担，并额外增加管理费。</w:t>
      </w:r>
    </w:p>
    <w:p w14:paraId="79C4C2E2">
      <w:pPr>
        <w:pStyle w:val="51"/>
        <w:spacing w:after="0"/>
        <w:ind w:left="-2" w:leftChars="-1" w:firstLine="391" w:firstLineChars="163"/>
        <w:rPr>
          <w:color w:val="auto"/>
        </w:rPr>
      </w:pPr>
      <w:r>
        <w:rPr>
          <w:rFonts w:hint="eastAsia"/>
          <w:color w:val="auto"/>
        </w:rPr>
        <w:t>10.2.12 承包人根据不同材料的备货周期，统筹提前考虑各系统所用材料的封样、下单、复试送检等工作，因承包人原因导致上述工作不力出现材料到货不及时，影响工程进度、验收的，处罚款2000元/次。材料未封样而擅自进场的、进场材料质量证明文件不齐全的，一律做退场处理，并承担违约金1000元/次。</w:t>
      </w:r>
    </w:p>
    <w:p w14:paraId="357799F8">
      <w:pPr>
        <w:pStyle w:val="51"/>
        <w:spacing w:after="0"/>
        <w:ind w:left="-2" w:leftChars="-1" w:firstLine="391" w:firstLineChars="163"/>
        <w:rPr>
          <w:color w:val="auto"/>
        </w:rPr>
      </w:pPr>
      <w:r>
        <w:rPr>
          <w:rFonts w:hint="eastAsia"/>
          <w:color w:val="auto"/>
        </w:rPr>
        <w:t>10.2.13承包人提报的</w:t>
      </w:r>
      <w:r>
        <w:rPr>
          <w:rFonts w:hint="eastAsia"/>
          <w:color w:val="auto"/>
          <w:u w:val="single"/>
        </w:rPr>
        <w:t>供货计划需严格按照发包人提供（如有）给承包人的材料备货周期进行下单提报，对提报供货</w:t>
      </w:r>
      <w:r>
        <w:rPr>
          <w:rFonts w:hint="eastAsia"/>
          <w:color w:val="auto"/>
        </w:rPr>
        <w:t>计划的规格型号及数量负责，由于承包人自身原因导致甲供材料规格数量及型号出现错误的，所有责任将由承包人承担，且每发生一次处罚款2000-20000元。承包人</w:t>
      </w:r>
      <w:r>
        <w:rPr>
          <w:rFonts w:hint="eastAsia"/>
          <w:color w:val="auto"/>
          <w:u w:val="single"/>
        </w:rPr>
        <w:t>负责备货期间的过程跟进，按时收货，提前落实仓库，做好收货时清点，落实到货与图纸、合同匹配度，查验质量证明文件，对收货结果负责。</w:t>
      </w:r>
      <w:r>
        <w:rPr>
          <w:rFonts w:hint="eastAsia"/>
          <w:color w:val="auto"/>
        </w:rPr>
        <w:t>根据工程验收进度承包人负责统筹考虑、协调甲供材单位进行现场调试配合、指导，对调试结果负责。</w:t>
      </w:r>
    </w:p>
    <w:p w14:paraId="09686B67">
      <w:pPr>
        <w:pStyle w:val="51"/>
        <w:spacing w:after="0"/>
        <w:ind w:left="-2" w:leftChars="-1" w:firstLine="391" w:firstLineChars="163"/>
        <w:rPr>
          <w:color w:val="auto"/>
        </w:rPr>
      </w:pPr>
      <w:r>
        <w:rPr>
          <w:rFonts w:hint="eastAsia"/>
          <w:color w:val="auto"/>
        </w:rPr>
        <w:t>10.2.14承包人未按照合同或者发包人下发其他文件约定品牌进行施工的，由承包人无偿返工更换，并承担违约金2000元/次，因特殊原因无法更换的，由承包人承担材料差价，并承担违约金5000元/次。</w:t>
      </w:r>
    </w:p>
    <w:p w14:paraId="4D1906F9">
      <w:pPr>
        <w:pStyle w:val="51"/>
        <w:spacing w:after="0"/>
        <w:ind w:left="-2" w:leftChars="-1" w:firstLine="391" w:firstLineChars="163"/>
        <w:rPr>
          <w:color w:val="auto"/>
        </w:rPr>
      </w:pPr>
      <w:r>
        <w:rPr>
          <w:rFonts w:hint="eastAsia"/>
          <w:color w:val="auto"/>
        </w:rPr>
        <w:t>10.2.15承包人未按照约定时间完成发包人或监理的过程整改通知单（联系单）、物业承接查验提出的问题的，每延迟一天处罚款1000元/天，且发包人有权暂停支付工程款、办理签证、结算事项。无论项目处于何种阶段，承包人工程完工后，需由发包人（或发包人委托的物业人员）、监理单位进行联合检查，检查结果确实收尾完成、无遗漏后，方可进行竣备验收款项申请、结算资料上报，否则因工程未收尾完成、联合检查不合格导致上述事项滞后的，责任由承包人自行承担。</w:t>
      </w:r>
    </w:p>
    <w:p w14:paraId="76B2ADF6">
      <w:pPr>
        <w:pStyle w:val="51"/>
        <w:spacing w:after="0"/>
        <w:ind w:left="-2" w:leftChars="-1" w:firstLine="391" w:firstLineChars="163"/>
        <w:rPr>
          <w:color w:val="auto"/>
        </w:rPr>
      </w:pPr>
      <w:r>
        <w:rPr>
          <w:rFonts w:hint="eastAsia"/>
          <w:color w:val="auto"/>
        </w:rPr>
        <w:t>10.2.16本合同未尽事宜以发包人签字下发的工作联系单、通知单、指令单、会议纪要为准。</w:t>
      </w:r>
    </w:p>
    <w:p w14:paraId="41C55608">
      <w:pPr>
        <w:pStyle w:val="51"/>
        <w:spacing w:after="0"/>
        <w:ind w:left="-2" w:leftChars="-1" w:firstLine="391" w:firstLineChars="163"/>
        <w:rPr>
          <w:color w:val="auto"/>
        </w:rPr>
      </w:pPr>
      <w:r>
        <w:rPr>
          <w:rFonts w:hint="eastAsia"/>
          <w:color w:val="auto"/>
        </w:rPr>
        <w:t>10.2.17承包人不得以任何理由拒绝发包人下发的变更及界面调整，否则每发生一次罚款2000元。</w:t>
      </w:r>
    </w:p>
    <w:p w14:paraId="4B404BC0">
      <w:pPr>
        <w:pStyle w:val="51"/>
        <w:spacing w:after="0"/>
        <w:ind w:left="-2" w:leftChars="-1" w:firstLine="391" w:firstLineChars="163"/>
        <w:rPr>
          <w:color w:val="auto"/>
        </w:rPr>
      </w:pPr>
      <w:r>
        <w:rPr>
          <w:rFonts w:hint="eastAsia"/>
          <w:color w:val="auto"/>
        </w:rPr>
        <w:t>10.2.18承包人施工时需考虑下道工序施工，如果承包人施工完成后导致下道工序无法施工，涉及拆除费用由承包人承担并且每发生一次处罚款2000元。</w:t>
      </w:r>
    </w:p>
    <w:p w14:paraId="3B7D3964">
      <w:pPr>
        <w:pStyle w:val="51"/>
        <w:spacing w:after="0"/>
        <w:ind w:left="-2" w:leftChars="-1" w:firstLine="391" w:firstLineChars="163"/>
        <w:rPr>
          <w:color w:val="auto"/>
        </w:rPr>
      </w:pPr>
      <w:r>
        <w:rPr>
          <w:rFonts w:hint="eastAsia"/>
          <w:color w:val="auto"/>
        </w:rPr>
        <w:t>10.2.19承包人需无条件配合施工发包人进行电梯验收时的相关工作，否则按违约处理。</w:t>
      </w:r>
    </w:p>
    <w:p w14:paraId="49902119">
      <w:pPr>
        <w:spacing w:line="360" w:lineRule="auto"/>
        <w:ind w:firstLine="480" w:firstLineChars="200"/>
        <w:rPr>
          <w:color w:val="auto"/>
          <w:sz w:val="24"/>
        </w:rPr>
      </w:pPr>
      <w:r>
        <w:rPr>
          <w:rFonts w:hint="eastAsia"/>
          <w:color w:val="auto"/>
          <w:sz w:val="24"/>
        </w:rPr>
        <w:t>10.2.20不服从甲方监理管理或者甲方认为工作能力与本项目不符的乙方管理人员，甲方有权提出更换，乙方必须在3个日历天内完成人员更换并出具书面授权书，每发生一次罚款5000元。</w:t>
      </w:r>
    </w:p>
    <w:p w14:paraId="419F3E9B">
      <w:pPr>
        <w:spacing w:line="360" w:lineRule="auto"/>
        <w:ind w:firstLine="480" w:firstLineChars="200"/>
        <w:rPr>
          <w:color w:val="auto"/>
          <w:sz w:val="24"/>
        </w:rPr>
      </w:pPr>
      <w:r>
        <w:rPr>
          <w:rFonts w:hint="eastAsia"/>
          <w:color w:val="auto"/>
          <w:sz w:val="24"/>
        </w:rPr>
        <w:t>10.2.21申报进度款需提供农民工工资结清证明，否则甲方监理有权拒绝承包人申报进度款。</w:t>
      </w:r>
    </w:p>
    <w:p w14:paraId="30FD3DA4">
      <w:pPr>
        <w:spacing w:line="360" w:lineRule="auto"/>
        <w:ind w:firstLine="480" w:firstLineChars="200"/>
        <w:rPr>
          <w:color w:val="auto"/>
          <w:sz w:val="24"/>
        </w:rPr>
      </w:pPr>
      <w:r>
        <w:rPr>
          <w:rFonts w:hint="eastAsia"/>
          <w:color w:val="auto"/>
          <w:sz w:val="24"/>
        </w:rPr>
        <w:t>10.2.22施工过程中各项施工措施费用综合考虑在合同报价内，发包人不再支付任何其他费用。</w:t>
      </w:r>
    </w:p>
    <w:bookmarkEnd w:id="193"/>
    <w:p w14:paraId="6C61A965">
      <w:pPr>
        <w:pStyle w:val="4"/>
        <w:spacing w:before="0" w:after="0" w:line="360" w:lineRule="auto"/>
        <w:rPr>
          <w:b/>
          <w:color w:val="auto"/>
          <w:sz w:val="24"/>
          <w:szCs w:val="24"/>
        </w:rPr>
      </w:pPr>
      <w:bookmarkStart w:id="194" w:name="_Toc168739660"/>
      <w:bookmarkStart w:id="195" w:name="_Toc6426888"/>
      <w:bookmarkStart w:id="196" w:name="_Toc78944713"/>
      <w:bookmarkStart w:id="197" w:name="_Toc89406070"/>
      <w:bookmarkStart w:id="198" w:name="_Toc122080386"/>
      <w:bookmarkStart w:id="199" w:name="_Toc8028411"/>
      <w:r>
        <w:rPr>
          <w:b/>
          <w:color w:val="auto"/>
          <w:sz w:val="24"/>
          <w:szCs w:val="24"/>
        </w:rPr>
        <w:t>11、验收和移交</w:t>
      </w:r>
      <w:bookmarkEnd w:id="194"/>
      <w:bookmarkEnd w:id="195"/>
      <w:bookmarkEnd w:id="196"/>
      <w:bookmarkEnd w:id="197"/>
      <w:bookmarkEnd w:id="198"/>
      <w:bookmarkEnd w:id="199"/>
    </w:p>
    <w:p w14:paraId="42702354">
      <w:pPr>
        <w:pStyle w:val="50"/>
        <w:numPr>
          <w:ilvl w:val="0"/>
          <w:numId w:val="0"/>
        </w:numPr>
        <w:spacing w:before="0" w:after="0" w:line="360" w:lineRule="auto"/>
        <w:rPr>
          <w:b w:val="0"/>
          <w:color w:val="auto"/>
          <w:szCs w:val="24"/>
        </w:rPr>
      </w:pPr>
      <w:bookmarkStart w:id="200" w:name="_Toc8028412"/>
      <w:bookmarkStart w:id="201" w:name="_Toc122080387"/>
      <w:bookmarkStart w:id="202" w:name="_Toc89406071"/>
      <w:bookmarkStart w:id="203" w:name="_Toc6426889"/>
      <w:bookmarkStart w:id="204" w:name="_Toc168739661"/>
      <w:bookmarkStart w:id="205" w:name="_Toc78944714"/>
      <w:r>
        <w:rPr>
          <w:b w:val="0"/>
          <w:color w:val="auto"/>
          <w:szCs w:val="24"/>
        </w:rPr>
        <w:t>11.1 工程验收</w:t>
      </w:r>
      <w:bookmarkEnd w:id="200"/>
      <w:bookmarkEnd w:id="201"/>
      <w:bookmarkEnd w:id="202"/>
      <w:bookmarkEnd w:id="203"/>
      <w:bookmarkEnd w:id="204"/>
      <w:bookmarkEnd w:id="205"/>
    </w:p>
    <w:p w14:paraId="25526BF7">
      <w:pPr>
        <w:pStyle w:val="51"/>
        <w:spacing w:after="0"/>
        <w:ind w:firstLine="360" w:firstLineChars="150"/>
        <w:rPr>
          <w:color w:val="auto"/>
        </w:rPr>
      </w:pPr>
      <w:r>
        <w:rPr>
          <w:rFonts w:hint="eastAsia"/>
          <w:color w:val="auto"/>
        </w:rPr>
        <w:t>1</w:t>
      </w:r>
      <w:r>
        <w:rPr>
          <w:color w:val="auto"/>
        </w:rPr>
        <w:t>1</w:t>
      </w:r>
      <w:r>
        <w:rPr>
          <w:rFonts w:hint="eastAsia"/>
          <w:color w:val="auto"/>
        </w:rPr>
        <w:t>.1.1</w:t>
      </w:r>
      <w:r>
        <w:rPr>
          <w:color w:val="auto"/>
        </w:rPr>
        <w:t>验收日期的确定</w:t>
      </w:r>
      <w:r>
        <w:rPr>
          <w:rFonts w:hint="eastAsia"/>
          <w:color w:val="auto"/>
        </w:rPr>
        <w:t>：</w:t>
      </w:r>
      <w:r>
        <w:rPr>
          <w:color w:val="auto"/>
          <w:u w:val="single"/>
        </w:rPr>
        <w:t>以工程</w:t>
      </w:r>
      <w:r>
        <w:rPr>
          <w:rFonts w:hint="eastAsia"/>
          <w:color w:val="auto"/>
          <w:u w:val="single"/>
        </w:rPr>
        <w:t>验收</w:t>
      </w:r>
      <w:r>
        <w:rPr>
          <w:color w:val="auto"/>
          <w:u w:val="single"/>
        </w:rPr>
        <w:t>完成</w:t>
      </w:r>
      <w:r>
        <w:rPr>
          <w:rFonts w:hint="eastAsia"/>
          <w:color w:val="auto"/>
          <w:u w:val="single"/>
        </w:rPr>
        <w:t>，发包人</w:t>
      </w:r>
      <w:r>
        <w:rPr>
          <w:color w:val="auto"/>
          <w:u w:val="single"/>
        </w:rPr>
        <w:t>颁布验收证明之日为准。</w:t>
      </w:r>
    </w:p>
    <w:p w14:paraId="34D87ACC">
      <w:pPr>
        <w:pStyle w:val="51"/>
        <w:spacing w:after="0"/>
        <w:ind w:firstLine="1200" w:firstLineChars="500"/>
        <w:rPr>
          <w:color w:val="auto"/>
          <w:u w:val="single"/>
        </w:rPr>
      </w:pPr>
      <w:r>
        <w:rPr>
          <w:color w:val="auto"/>
        </w:rPr>
        <w:t>竣工日期的确定：</w:t>
      </w:r>
      <w:r>
        <w:rPr>
          <w:color w:val="auto"/>
          <w:u w:val="single"/>
        </w:rPr>
        <w:t>以工程移交</w:t>
      </w:r>
      <w:r>
        <w:rPr>
          <w:rFonts w:hint="eastAsia"/>
          <w:color w:val="auto"/>
          <w:u w:val="single"/>
        </w:rPr>
        <w:t>物业营销</w:t>
      </w:r>
      <w:r>
        <w:rPr>
          <w:color w:val="auto"/>
          <w:u w:val="single"/>
        </w:rPr>
        <w:t>之日为准。</w:t>
      </w:r>
    </w:p>
    <w:p w14:paraId="40F2E849">
      <w:pPr>
        <w:pStyle w:val="51"/>
        <w:spacing w:after="0"/>
        <w:ind w:left="899" w:leftChars="428" w:firstLine="240" w:firstLineChars="100"/>
        <w:rPr>
          <w:color w:val="auto"/>
        </w:rPr>
      </w:pPr>
      <w:r>
        <w:rPr>
          <w:color w:val="auto"/>
        </w:rPr>
        <w:t>承包人提供竣工资料的约定：</w:t>
      </w:r>
      <w:r>
        <w:rPr>
          <w:color w:val="auto"/>
          <w:u w:val="single"/>
        </w:rPr>
        <w:t xml:space="preserve"> 竣工图及电子光盘各3套。</w:t>
      </w:r>
    </w:p>
    <w:p w14:paraId="3C81EE5E">
      <w:pPr>
        <w:pStyle w:val="51"/>
        <w:spacing w:after="0"/>
        <w:ind w:left="-2" w:firstLine="434" w:firstLineChars="181"/>
        <w:rPr>
          <w:color w:val="auto"/>
          <w:u w:val="single"/>
        </w:rPr>
      </w:pPr>
      <w:r>
        <w:rPr>
          <w:color w:val="auto"/>
        </w:rPr>
        <w:t>11.1.2 单项工程交工验收的约定：</w:t>
      </w:r>
      <w:r>
        <w:rPr>
          <w:rFonts w:hint="eastAsia"/>
          <w:color w:val="auto"/>
          <w:u w:val="single"/>
        </w:rPr>
        <w:t>全部工程验收合格</w:t>
      </w:r>
      <w:r>
        <w:rPr>
          <w:color w:val="auto"/>
          <w:u w:val="single"/>
        </w:rPr>
        <w:t>。</w:t>
      </w:r>
    </w:p>
    <w:p w14:paraId="7957A19D">
      <w:pPr>
        <w:pStyle w:val="51"/>
        <w:spacing w:after="0"/>
        <w:ind w:left="-2" w:firstLine="434" w:firstLineChars="181"/>
        <w:rPr>
          <w:color w:val="auto"/>
        </w:rPr>
      </w:pPr>
      <w:r>
        <w:rPr>
          <w:color w:val="auto"/>
        </w:rPr>
        <w:t>11.1.</w:t>
      </w:r>
      <w:r>
        <w:rPr>
          <w:rFonts w:hint="eastAsia"/>
          <w:color w:val="auto"/>
        </w:rPr>
        <w:t xml:space="preserve">3 </w:t>
      </w:r>
      <w:r>
        <w:rPr>
          <w:color w:val="auto"/>
        </w:rPr>
        <w:t>竣工验收除检查必要的质保资料（包括项目</w:t>
      </w:r>
      <w:r>
        <w:rPr>
          <w:rFonts w:hint="eastAsia"/>
          <w:color w:val="auto"/>
        </w:rPr>
        <w:t>部</w:t>
      </w:r>
      <w:r>
        <w:rPr>
          <w:color w:val="auto"/>
        </w:rPr>
        <w:t>自检及</w:t>
      </w:r>
      <w:r>
        <w:rPr>
          <w:rFonts w:hint="eastAsia"/>
          <w:color w:val="auto"/>
        </w:rPr>
        <w:t>城市、区域和集团</w:t>
      </w:r>
      <w:r>
        <w:rPr>
          <w:color w:val="auto"/>
        </w:rPr>
        <w:t>相关部门组织检查资料）外，还要对使用功能进行实测实量及外部观感质量的评定。</w:t>
      </w:r>
    </w:p>
    <w:p w14:paraId="413DFAF2">
      <w:pPr>
        <w:pStyle w:val="51"/>
        <w:tabs>
          <w:tab w:val="left" w:pos="600"/>
          <w:tab w:val="left" w:pos="1288"/>
        </w:tabs>
        <w:spacing w:after="0"/>
        <w:ind w:firstLine="480" w:firstLineChars="200"/>
        <w:rPr>
          <w:color w:val="auto"/>
        </w:rPr>
      </w:pPr>
      <w:r>
        <w:rPr>
          <w:color w:val="auto"/>
        </w:rPr>
        <w:t>11.1.4</w:t>
      </w:r>
      <w:r>
        <w:rPr>
          <w:rFonts w:hint="eastAsia"/>
          <w:color w:val="auto"/>
        </w:rPr>
        <w:t>由</w:t>
      </w:r>
      <w:r>
        <w:rPr>
          <w:color w:val="auto"/>
        </w:rPr>
        <w:t>发包人组织</w:t>
      </w:r>
      <w:r>
        <w:rPr>
          <w:rFonts w:hint="eastAsia"/>
          <w:color w:val="auto"/>
        </w:rPr>
        <w:t>对工程进行</w:t>
      </w:r>
      <w:r>
        <w:rPr>
          <w:color w:val="auto"/>
        </w:rPr>
        <w:t>验收</w:t>
      </w:r>
      <w:r>
        <w:rPr>
          <w:rFonts w:hint="eastAsia"/>
          <w:color w:val="auto"/>
        </w:rPr>
        <w:t>，如验收结果</w:t>
      </w:r>
      <w:r>
        <w:rPr>
          <w:color w:val="auto"/>
        </w:rPr>
        <w:t>符合本合同规定的质量标准，则自验收结束之日起二周以内，承包人将工程移交给发包人，撤出全部临建、施工人员、机械设备和剩余材料（除收尾工程所需外），并将所有承包范围内的工程清理干净。如承包人不能</w:t>
      </w:r>
      <w:r>
        <w:rPr>
          <w:rFonts w:hint="eastAsia"/>
          <w:color w:val="auto"/>
        </w:rPr>
        <w:t>及时</w:t>
      </w:r>
      <w:r>
        <w:rPr>
          <w:color w:val="auto"/>
        </w:rPr>
        <w:t>拆除或清理，</w:t>
      </w:r>
      <w:r>
        <w:rPr>
          <w:rFonts w:hint="eastAsia"/>
          <w:color w:val="auto"/>
        </w:rPr>
        <w:t>发包人将</w:t>
      </w:r>
      <w:r>
        <w:rPr>
          <w:color w:val="auto"/>
        </w:rPr>
        <w:t>对于占用的面积收取每平米每天</w:t>
      </w:r>
      <w:r>
        <w:rPr>
          <w:rFonts w:hint="eastAsia"/>
          <w:color w:val="auto"/>
          <w:u w:val="single"/>
        </w:rPr>
        <w:t xml:space="preserve"> 30</w:t>
      </w:r>
      <w:r>
        <w:rPr>
          <w:color w:val="auto"/>
        </w:rPr>
        <w:t>元的租金，并有权派人强行拆除并清理，造成的费用及责任均由承包人承担。</w:t>
      </w:r>
    </w:p>
    <w:p w14:paraId="43D6B324">
      <w:pPr>
        <w:pStyle w:val="51"/>
        <w:numPr>
          <w:ilvl w:val="255"/>
          <w:numId w:val="0"/>
        </w:numPr>
        <w:tabs>
          <w:tab w:val="left" w:pos="480"/>
          <w:tab w:val="left" w:pos="1190"/>
        </w:tabs>
        <w:spacing w:after="0"/>
        <w:ind w:firstLine="240" w:firstLineChars="100"/>
        <w:rPr>
          <w:ins w:id="80" w:author="ISSTECH" w:date="2025-04-03T18:04:47Z"/>
          <w:color w:val="auto"/>
        </w:rPr>
      </w:pPr>
      <w:r>
        <w:rPr>
          <w:color w:val="auto"/>
        </w:rPr>
        <w:t>11.1.5为办好入住期间的验收、维修工作，承包人须</w:t>
      </w:r>
      <w:r>
        <w:rPr>
          <w:rFonts w:hint="eastAsia"/>
          <w:color w:val="auto"/>
        </w:rPr>
        <w:t>配备</w:t>
      </w:r>
      <w:r>
        <w:rPr>
          <w:color w:val="auto"/>
        </w:rPr>
        <w:t>足够人员配合发包人办理业主入住，对业主提出的质量问题，承包人应在发包人规定时间内完成整改。</w:t>
      </w:r>
      <w:r>
        <w:rPr>
          <w:rFonts w:hint="eastAsia"/>
          <w:color w:val="auto"/>
        </w:rPr>
        <w:t>1</w:t>
      </w:r>
      <w:r>
        <w:rPr>
          <w:color w:val="auto"/>
        </w:rPr>
        <w:t>1.1.6如</w:t>
      </w:r>
      <w:r>
        <w:rPr>
          <w:rFonts w:hint="eastAsia"/>
          <w:color w:val="auto"/>
        </w:rPr>
        <w:t>因</w:t>
      </w:r>
      <w:r>
        <w:rPr>
          <w:color w:val="auto"/>
        </w:rPr>
        <w:t>承包人原因，工程未按合同工期完成，发包人有权</w:t>
      </w:r>
      <w:r>
        <w:rPr>
          <w:rFonts w:hint="eastAsia"/>
          <w:color w:val="auto"/>
        </w:rPr>
        <w:t>通过</w:t>
      </w:r>
      <w:r>
        <w:rPr>
          <w:color w:val="auto"/>
        </w:rPr>
        <w:t>任何形式委托</w:t>
      </w:r>
      <w:r>
        <w:rPr>
          <w:rFonts w:hint="eastAsia"/>
          <w:color w:val="auto"/>
        </w:rPr>
        <w:t>其他</w:t>
      </w:r>
      <w:r>
        <w:rPr>
          <w:color w:val="auto"/>
        </w:rPr>
        <w:t>单位完成，相关费用及责任由承包人承担。</w:t>
      </w:r>
    </w:p>
    <w:p w14:paraId="61E5DD67">
      <w:pPr>
        <w:pStyle w:val="80"/>
        <w:numPr>
          <w:ilvl w:val="-1"/>
          <w:numId w:val="0"/>
        </w:numPr>
        <w:spacing w:after="0" w:line="360" w:lineRule="auto"/>
        <w:ind w:left="0" w:leftChars="0" w:firstLine="0" w:firstLineChars="0"/>
        <w:jc w:val="both"/>
        <w:rPr>
          <w:ins w:id="81" w:author="ISSTECH" w:date="2025-04-03T18:04:48Z"/>
          <w:rFonts w:hint="eastAsia"/>
          <w:color w:val="auto"/>
          <w:sz w:val="24"/>
          <w:szCs w:val="24"/>
          <w:rPrChange w:id="82" w:author="ISSTECH" w:date="2025-04-03T18:05:35Z">
            <w:rPr>
              <w:ins w:id="83" w:author="ISSTECH" w:date="2025-04-03T18:04:48Z"/>
              <w:rFonts w:hint="eastAsia"/>
              <w:color w:val="auto"/>
              <w:sz w:val="24"/>
              <w:szCs w:val="24"/>
            </w:rPr>
          </w:rPrChange>
        </w:rPr>
      </w:pPr>
      <w:ins w:id="84" w:author="ISSTECH" w:date="2025-04-03T18:05:23Z">
        <w:r>
          <w:rPr>
            <w:rFonts w:hint="eastAsia"/>
            <w:color w:val="auto"/>
            <w:sz w:val="24"/>
            <w:szCs w:val="24"/>
            <w:lang w:val="en-US" w:eastAsia="zh-CN"/>
            <w:rPrChange w:id="85" w:author="ISSTECH" w:date="2025-04-03T18:05:35Z">
              <w:rPr>
                <w:rFonts w:hint="eastAsia"/>
                <w:color w:val="auto"/>
                <w:sz w:val="24"/>
                <w:szCs w:val="24"/>
                <w:lang w:val="en-US" w:eastAsia="zh-CN"/>
              </w:rPr>
            </w:rPrChange>
          </w:rPr>
          <w:t>11.</w:t>
        </w:r>
      </w:ins>
      <w:ins w:id="87" w:author="ISSTECH" w:date="2025-04-03T18:05:24Z">
        <w:r>
          <w:rPr>
            <w:rFonts w:hint="eastAsia"/>
            <w:color w:val="auto"/>
            <w:sz w:val="24"/>
            <w:szCs w:val="24"/>
            <w:lang w:val="en-US" w:eastAsia="zh-CN"/>
            <w:rPrChange w:id="88" w:author="ISSTECH" w:date="2025-04-03T18:05:35Z">
              <w:rPr>
                <w:rFonts w:hint="eastAsia"/>
                <w:color w:val="auto"/>
                <w:sz w:val="24"/>
                <w:szCs w:val="24"/>
                <w:lang w:val="en-US" w:eastAsia="zh-CN"/>
              </w:rPr>
            </w:rPrChange>
          </w:rPr>
          <w:t>1.</w:t>
        </w:r>
      </w:ins>
      <w:ins w:id="90" w:author="ISSTECH" w:date="2025-04-03T18:05:25Z">
        <w:r>
          <w:rPr>
            <w:rFonts w:hint="eastAsia"/>
            <w:color w:val="auto"/>
            <w:sz w:val="24"/>
            <w:szCs w:val="24"/>
            <w:lang w:val="en-US" w:eastAsia="zh-CN"/>
            <w:rPrChange w:id="91" w:author="ISSTECH" w:date="2025-04-03T18:05:35Z">
              <w:rPr>
                <w:rFonts w:hint="eastAsia"/>
                <w:color w:val="auto"/>
                <w:sz w:val="24"/>
                <w:szCs w:val="24"/>
                <w:lang w:val="en-US" w:eastAsia="zh-CN"/>
              </w:rPr>
            </w:rPrChange>
          </w:rPr>
          <w:t>7</w:t>
        </w:r>
      </w:ins>
      <w:ins w:id="93" w:author="ISSTECH" w:date="2025-04-03T18:06:14Z">
        <w:r>
          <w:rPr>
            <w:rFonts w:hint="eastAsia"/>
            <w:color w:val="auto"/>
            <w:sz w:val="24"/>
            <w:szCs w:val="24"/>
            <w:lang w:val="en-US" w:eastAsia="zh-CN"/>
          </w:rPr>
          <w:t>发包</w:t>
        </w:r>
      </w:ins>
      <w:ins w:id="94" w:author="ISSTECH" w:date="2025-04-03T18:06:25Z">
        <w:r>
          <w:rPr>
            <w:rFonts w:hint="eastAsia"/>
            <w:color w:val="auto"/>
            <w:sz w:val="24"/>
            <w:szCs w:val="24"/>
            <w:lang w:val="en-US" w:eastAsia="zh-CN"/>
          </w:rPr>
          <w:t>人</w:t>
        </w:r>
      </w:ins>
      <w:ins w:id="95" w:author="ISSTECH" w:date="2025-04-03T18:04:48Z">
        <w:r>
          <w:rPr>
            <w:rFonts w:hint="eastAsia"/>
            <w:color w:val="auto"/>
            <w:sz w:val="24"/>
            <w:szCs w:val="24"/>
            <w:rPrChange w:id="96" w:author="ISSTECH" w:date="2025-04-03T18:05:35Z">
              <w:rPr>
                <w:rFonts w:hint="eastAsia"/>
                <w:color w:val="auto"/>
                <w:sz w:val="24"/>
                <w:szCs w:val="24"/>
              </w:rPr>
            </w:rPrChange>
          </w:rPr>
          <w:t>向</w:t>
        </w:r>
      </w:ins>
      <w:ins w:id="98" w:author="ISSTECH" w:date="2025-04-03T18:06:20Z">
        <w:r>
          <w:rPr>
            <w:rFonts w:hint="eastAsia"/>
            <w:color w:val="auto"/>
            <w:sz w:val="24"/>
            <w:szCs w:val="24"/>
            <w:lang w:val="en-US" w:eastAsia="zh-CN"/>
          </w:rPr>
          <w:t>承包人</w:t>
        </w:r>
      </w:ins>
      <w:ins w:id="99" w:author="ISSTECH" w:date="2025-04-03T18:04:48Z">
        <w:r>
          <w:rPr>
            <w:rFonts w:hint="eastAsia"/>
            <w:color w:val="auto"/>
            <w:sz w:val="24"/>
            <w:szCs w:val="24"/>
            <w:rPrChange w:id="100" w:author="ISSTECH" w:date="2025-04-03T18:05:35Z">
              <w:rPr>
                <w:rFonts w:hint="eastAsia"/>
                <w:color w:val="auto"/>
                <w:sz w:val="24"/>
                <w:szCs w:val="24"/>
              </w:rPr>
            </w:rPrChange>
          </w:rPr>
          <w:t>出具验收报告的前提是交付的成果通过了</w:t>
        </w:r>
      </w:ins>
      <w:ins w:id="102" w:author="ISSTECH" w:date="2025-04-03T18:06:52Z">
        <w:r>
          <w:rPr>
            <w:rFonts w:hint="eastAsia"/>
            <w:color w:val="auto"/>
            <w:sz w:val="24"/>
            <w:szCs w:val="24"/>
            <w:lang w:val="en-US" w:eastAsia="zh-CN"/>
          </w:rPr>
          <w:t>发包人</w:t>
        </w:r>
      </w:ins>
      <w:ins w:id="103" w:author="ISSTECH" w:date="2025-04-03T18:04:48Z">
        <w:r>
          <w:rPr>
            <w:rFonts w:hint="eastAsia"/>
            <w:color w:val="auto"/>
            <w:sz w:val="24"/>
            <w:szCs w:val="24"/>
            <w:rPrChange w:id="104" w:author="ISSTECH" w:date="2025-04-03T18:05:35Z">
              <w:rPr>
                <w:rFonts w:hint="eastAsia"/>
                <w:color w:val="auto"/>
                <w:sz w:val="24"/>
                <w:szCs w:val="24"/>
              </w:rPr>
            </w:rPrChange>
          </w:rPr>
          <w:t>客户的验收，且</w:t>
        </w:r>
      </w:ins>
      <w:ins w:id="106" w:author="ISSTECH" w:date="2025-04-03T18:06:58Z">
        <w:r>
          <w:rPr>
            <w:rFonts w:hint="eastAsia"/>
            <w:color w:val="auto"/>
            <w:sz w:val="24"/>
            <w:szCs w:val="24"/>
            <w:lang w:val="en-US" w:eastAsia="zh-CN"/>
          </w:rPr>
          <w:t>发包人</w:t>
        </w:r>
      </w:ins>
      <w:ins w:id="107" w:author="ISSTECH" w:date="2025-04-03T18:04:48Z">
        <w:r>
          <w:rPr>
            <w:rFonts w:hint="eastAsia"/>
            <w:color w:val="auto"/>
            <w:sz w:val="24"/>
            <w:szCs w:val="24"/>
            <w:rPrChange w:id="108" w:author="ISSTECH" w:date="2025-04-03T18:05:35Z">
              <w:rPr>
                <w:rFonts w:hint="eastAsia"/>
                <w:color w:val="auto"/>
                <w:sz w:val="24"/>
                <w:szCs w:val="24"/>
              </w:rPr>
            </w:rPrChange>
          </w:rPr>
          <w:t>客户向</w:t>
        </w:r>
      </w:ins>
      <w:ins w:id="110" w:author="ISSTECH" w:date="2025-04-03T18:07:13Z">
        <w:r>
          <w:rPr>
            <w:rFonts w:hint="eastAsia"/>
            <w:color w:val="auto"/>
            <w:sz w:val="24"/>
            <w:szCs w:val="24"/>
            <w:lang w:val="en-US" w:eastAsia="zh-CN"/>
          </w:rPr>
          <w:t>发包人</w:t>
        </w:r>
      </w:ins>
      <w:ins w:id="111" w:author="ISSTECH" w:date="2025-04-03T18:04:48Z">
        <w:r>
          <w:rPr>
            <w:rFonts w:hint="eastAsia"/>
            <w:color w:val="auto"/>
            <w:sz w:val="24"/>
            <w:szCs w:val="24"/>
            <w:rPrChange w:id="112" w:author="ISSTECH" w:date="2025-04-03T18:05:35Z">
              <w:rPr>
                <w:rFonts w:hint="eastAsia"/>
                <w:color w:val="auto"/>
                <w:sz w:val="24"/>
                <w:szCs w:val="24"/>
              </w:rPr>
            </w:rPrChange>
          </w:rPr>
          <w:t>已出具了书面验收报告</w:t>
        </w:r>
      </w:ins>
      <w:ins w:id="114" w:author="ISSTECH" w:date="2025-04-03T18:04:48Z">
        <w:r>
          <w:rPr>
            <w:rFonts w:hint="eastAsia"/>
            <w:color w:val="auto"/>
            <w:sz w:val="24"/>
            <w:szCs w:val="24"/>
            <w:lang w:eastAsia="zh-CN"/>
            <w:rPrChange w:id="115" w:author="ISSTECH" w:date="2025-04-03T18:05:35Z">
              <w:rPr>
                <w:rFonts w:hint="eastAsia"/>
                <w:color w:val="auto"/>
                <w:sz w:val="24"/>
                <w:szCs w:val="24"/>
                <w:lang w:eastAsia="zh-CN"/>
              </w:rPr>
            </w:rPrChange>
          </w:rPr>
          <w:t>，</w:t>
        </w:r>
      </w:ins>
      <w:ins w:id="117" w:author="ISSTECH" w:date="2025-04-03T18:04:48Z">
        <w:r>
          <w:rPr>
            <w:rFonts w:hint="eastAsia" w:hAnsi="Times New Roman" w:eastAsia="宋体" w:cs="Times New Roman"/>
            <w:bCs w:val="0"/>
            <w:color w:val="auto"/>
            <w:sz w:val="24"/>
            <w:szCs w:val="24"/>
            <w:lang w:val="en-US" w:eastAsia="zh-CN"/>
            <w:rPrChange w:id="118" w:author="ISSTECH" w:date="2025-04-03T18:05:35Z">
              <w:rPr>
                <w:rFonts w:hint="eastAsia" w:hAnsi="Times New Roman" w:eastAsia="宋体" w:cs="Times New Roman"/>
                <w:bCs w:val="0"/>
                <w:color w:val="auto"/>
                <w:sz w:val="24"/>
                <w:szCs w:val="24"/>
                <w:lang w:val="en-US" w:eastAsia="zh-CN"/>
              </w:rPr>
            </w:rPrChange>
          </w:rPr>
          <w:t>如</w:t>
        </w:r>
      </w:ins>
      <w:ins w:id="120" w:author="ISSTECH" w:date="2025-04-03T18:07:18Z">
        <w:r>
          <w:rPr>
            <w:rFonts w:hint="eastAsia" w:cs="Times New Roman"/>
            <w:bCs w:val="0"/>
            <w:color w:val="auto"/>
            <w:sz w:val="24"/>
            <w:szCs w:val="24"/>
            <w:lang w:val="en-US" w:eastAsia="zh-CN"/>
          </w:rPr>
          <w:t>发包人</w:t>
        </w:r>
      </w:ins>
      <w:ins w:id="121" w:author="ISSTECH" w:date="2025-04-03T18:04:48Z">
        <w:r>
          <w:rPr>
            <w:rFonts w:hint="eastAsia" w:hAnsi="Times New Roman" w:eastAsia="宋体" w:cs="Times New Roman"/>
            <w:bCs w:val="0"/>
            <w:color w:val="auto"/>
            <w:sz w:val="24"/>
            <w:szCs w:val="24"/>
            <w:lang w:val="en-US" w:eastAsia="zh-CN"/>
            <w:rPrChange w:id="122" w:author="ISSTECH" w:date="2025-04-03T18:05:35Z">
              <w:rPr>
                <w:rFonts w:hint="eastAsia" w:hAnsi="Times New Roman" w:eastAsia="宋体" w:cs="Times New Roman"/>
                <w:bCs w:val="0"/>
                <w:color w:val="auto"/>
                <w:sz w:val="24"/>
                <w:szCs w:val="24"/>
                <w:lang w:val="en-US" w:eastAsia="zh-CN"/>
              </w:rPr>
            </w:rPrChange>
          </w:rPr>
          <w:t>客户未向</w:t>
        </w:r>
      </w:ins>
      <w:ins w:id="124" w:author="ISSTECH" w:date="2025-04-03T18:08:03Z">
        <w:r>
          <w:rPr>
            <w:rFonts w:hint="eastAsia" w:cs="Times New Roman"/>
            <w:bCs w:val="0"/>
            <w:color w:val="auto"/>
            <w:sz w:val="24"/>
            <w:szCs w:val="24"/>
            <w:lang w:val="en-US" w:eastAsia="zh-CN"/>
          </w:rPr>
          <w:t>承包人</w:t>
        </w:r>
      </w:ins>
      <w:ins w:id="125" w:author="ISSTECH" w:date="2025-04-03T18:04:48Z">
        <w:r>
          <w:rPr>
            <w:rFonts w:hint="eastAsia" w:hAnsi="Times New Roman" w:eastAsia="宋体" w:cs="Times New Roman"/>
            <w:bCs w:val="0"/>
            <w:color w:val="auto"/>
            <w:sz w:val="24"/>
            <w:szCs w:val="24"/>
            <w:lang w:val="en-US" w:eastAsia="zh-CN"/>
            <w:rPrChange w:id="126" w:author="ISSTECH" w:date="2025-04-03T18:05:35Z">
              <w:rPr>
                <w:rFonts w:hint="eastAsia" w:hAnsi="Times New Roman" w:eastAsia="宋体" w:cs="Times New Roman"/>
                <w:bCs w:val="0"/>
                <w:color w:val="auto"/>
                <w:sz w:val="24"/>
                <w:szCs w:val="24"/>
                <w:lang w:val="en-US" w:eastAsia="zh-CN"/>
              </w:rPr>
            </w:rPrChange>
          </w:rPr>
          <w:t>出具验收报告，即便</w:t>
        </w:r>
      </w:ins>
      <w:ins w:id="128" w:author="ISSTECH" w:date="2025-04-03T18:08:12Z">
        <w:r>
          <w:rPr>
            <w:rFonts w:hint="eastAsia" w:cs="Times New Roman"/>
            <w:bCs w:val="0"/>
            <w:color w:val="auto"/>
            <w:sz w:val="24"/>
            <w:szCs w:val="24"/>
            <w:lang w:val="en-US" w:eastAsia="zh-CN"/>
          </w:rPr>
          <w:t>承包人</w:t>
        </w:r>
      </w:ins>
      <w:ins w:id="129" w:author="ISSTECH" w:date="2025-04-03T18:04:48Z">
        <w:r>
          <w:rPr>
            <w:rFonts w:hint="eastAsia" w:hAnsi="Times New Roman" w:eastAsia="宋体" w:cs="Times New Roman"/>
            <w:bCs w:val="0"/>
            <w:color w:val="auto"/>
            <w:sz w:val="24"/>
            <w:szCs w:val="24"/>
            <w:lang w:val="en-US" w:eastAsia="zh-CN"/>
            <w:rPrChange w:id="130" w:author="ISSTECH" w:date="2025-04-03T18:05:35Z">
              <w:rPr>
                <w:rFonts w:hint="eastAsia" w:hAnsi="Times New Roman" w:eastAsia="宋体" w:cs="Times New Roman"/>
                <w:bCs w:val="0"/>
                <w:color w:val="auto"/>
                <w:sz w:val="24"/>
                <w:szCs w:val="24"/>
                <w:lang w:val="en-US" w:eastAsia="zh-CN"/>
              </w:rPr>
            </w:rPrChange>
          </w:rPr>
          <w:t>已经获取</w:t>
        </w:r>
      </w:ins>
      <w:ins w:id="132" w:author="ISSTECH" w:date="2025-04-03T18:08:17Z">
        <w:r>
          <w:rPr>
            <w:rFonts w:hint="eastAsia" w:cs="Times New Roman"/>
            <w:bCs w:val="0"/>
            <w:color w:val="auto"/>
            <w:sz w:val="24"/>
            <w:szCs w:val="24"/>
            <w:lang w:val="en-US" w:eastAsia="zh-CN"/>
          </w:rPr>
          <w:t>发包人</w:t>
        </w:r>
      </w:ins>
      <w:ins w:id="133" w:author="ISSTECH" w:date="2025-04-03T18:04:48Z">
        <w:r>
          <w:rPr>
            <w:rFonts w:hint="eastAsia" w:hAnsi="Times New Roman" w:eastAsia="宋体" w:cs="Times New Roman"/>
            <w:bCs w:val="0"/>
            <w:color w:val="auto"/>
            <w:sz w:val="24"/>
            <w:szCs w:val="24"/>
            <w:lang w:val="en-US" w:eastAsia="zh-CN"/>
            <w:rPrChange w:id="134" w:author="ISSTECH" w:date="2025-04-03T18:05:35Z">
              <w:rPr>
                <w:rFonts w:hint="eastAsia" w:hAnsi="Times New Roman" w:eastAsia="宋体" w:cs="Times New Roman"/>
                <w:bCs w:val="0"/>
                <w:color w:val="auto"/>
                <w:sz w:val="24"/>
                <w:szCs w:val="24"/>
                <w:lang w:val="en-US" w:eastAsia="zh-CN"/>
              </w:rPr>
            </w:rPrChange>
          </w:rPr>
          <w:t>验收报告，也不视为验收通过</w:t>
        </w:r>
      </w:ins>
      <w:ins w:id="136" w:author="ISSTECH" w:date="2025-04-03T18:04:48Z">
        <w:r>
          <w:rPr>
            <w:rFonts w:hint="eastAsia"/>
            <w:color w:val="auto"/>
            <w:sz w:val="24"/>
            <w:szCs w:val="24"/>
            <w:rPrChange w:id="137" w:author="ISSTECH" w:date="2025-04-03T18:05:35Z">
              <w:rPr>
                <w:rFonts w:hint="eastAsia"/>
                <w:color w:val="auto"/>
                <w:sz w:val="24"/>
                <w:szCs w:val="24"/>
              </w:rPr>
            </w:rPrChange>
          </w:rPr>
          <w:t>。</w:t>
        </w:r>
      </w:ins>
    </w:p>
    <w:p w14:paraId="4A6B9E52">
      <w:pPr>
        <w:pStyle w:val="80"/>
        <w:numPr>
          <w:ilvl w:val="-1"/>
          <w:numId w:val="0"/>
        </w:numPr>
        <w:spacing w:after="0" w:line="360" w:lineRule="auto"/>
        <w:ind w:left="0" w:leftChars="0" w:firstLine="0" w:firstLineChars="0"/>
        <w:jc w:val="both"/>
        <w:rPr>
          <w:ins w:id="139" w:author="ISSTECH" w:date="2025-04-03T18:04:48Z"/>
          <w:rFonts w:hint="eastAsia"/>
          <w:color w:val="auto"/>
          <w:sz w:val="24"/>
          <w:szCs w:val="24"/>
          <w:rPrChange w:id="140" w:author="ISSTECH" w:date="2025-04-03T18:05:35Z">
            <w:rPr>
              <w:ins w:id="141" w:author="ISSTECH" w:date="2025-04-03T18:04:48Z"/>
              <w:rFonts w:hint="eastAsia"/>
              <w:color w:val="auto"/>
              <w:sz w:val="24"/>
              <w:szCs w:val="24"/>
            </w:rPr>
          </w:rPrChange>
        </w:rPr>
      </w:pPr>
      <w:ins w:id="142" w:author="ISSTECH" w:date="2025-04-03T18:05:55Z">
        <w:r>
          <w:rPr>
            <w:rFonts w:hint="eastAsia"/>
            <w:color w:val="auto"/>
            <w:sz w:val="24"/>
            <w:szCs w:val="24"/>
            <w:lang w:val="en-US" w:eastAsia="zh-CN"/>
          </w:rPr>
          <w:t>11.</w:t>
        </w:r>
      </w:ins>
      <w:ins w:id="143" w:author="ISSTECH" w:date="2025-04-03T18:05:56Z">
        <w:r>
          <w:rPr>
            <w:rFonts w:hint="eastAsia"/>
            <w:color w:val="auto"/>
            <w:sz w:val="24"/>
            <w:szCs w:val="24"/>
            <w:lang w:val="en-US" w:eastAsia="zh-CN"/>
          </w:rPr>
          <w:t>1.8</w:t>
        </w:r>
      </w:ins>
      <w:ins w:id="144" w:author="ISSTECH" w:date="2025-04-03T18:04:48Z">
        <w:r>
          <w:rPr>
            <w:rFonts w:hint="eastAsia"/>
            <w:color w:val="auto"/>
            <w:sz w:val="24"/>
            <w:szCs w:val="24"/>
            <w:rPrChange w:id="145" w:author="ISSTECH" w:date="2025-04-03T18:05:35Z">
              <w:rPr>
                <w:rFonts w:hint="eastAsia"/>
                <w:color w:val="auto"/>
                <w:sz w:val="24"/>
                <w:szCs w:val="24"/>
              </w:rPr>
            </w:rPrChange>
          </w:rPr>
          <w:t>验收报告、验收证明等验收类文件须经</w:t>
        </w:r>
      </w:ins>
      <w:ins w:id="147" w:author="ISSTECH" w:date="2025-04-03T18:08:30Z">
        <w:r>
          <w:rPr>
            <w:rFonts w:hint="eastAsia"/>
            <w:color w:val="auto"/>
            <w:sz w:val="24"/>
            <w:szCs w:val="24"/>
            <w:lang w:val="en-US" w:eastAsia="zh-CN"/>
          </w:rPr>
          <w:t>发包人</w:t>
        </w:r>
      </w:ins>
      <w:ins w:id="148" w:author="ISSTECH" w:date="2025-04-03T18:04:48Z">
        <w:r>
          <w:rPr>
            <w:rFonts w:hint="eastAsia"/>
            <w:color w:val="auto"/>
            <w:sz w:val="24"/>
            <w:szCs w:val="24"/>
            <w:rPrChange w:id="149" w:author="ISSTECH" w:date="2025-04-03T18:05:35Z">
              <w:rPr>
                <w:rFonts w:hint="eastAsia"/>
                <w:color w:val="auto"/>
                <w:sz w:val="24"/>
                <w:szCs w:val="24"/>
              </w:rPr>
            </w:rPrChange>
          </w:rPr>
          <w:t>加盖公章后方为有效，验收报告等验收类文件中加盖</w:t>
        </w:r>
      </w:ins>
      <w:ins w:id="151" w:author="ISSTECH" w:date="2025-04-03T18:08:43Z">
        <w:r>
          <w:rPr>
            <w:rFonts w:hint="eastAsia"/>
            <w:color w:val="auto"/>
            <w:sz w:val="24"/>
            <w:szCs w:val="24"/>
            <w:lang w:val="en-US" w:eastAsia="zh-CN"/>
          </w:rPr>
          <w:t>发包人</w:t>
        </w:r>
      </w:ins>
      <w:ins w:id="152" w:author="ISSTECH" w:date="2025-04-03T18:04:48Z">
        <w:r>
          <w:rPr>
            <w:rFonts w:hint="eastAsia"/>
            <w:color w:val="auto"/>
            <w:sz w:val="24"/>
            <w:szCs w:val="24"/>
            <w:rPrChange w:id="153" w:author="ISSTECH" w:date="2025-04-03T18:05:35Z">
              <w:rPr>
                <w:rFonts w:hint="eastAsia"/>
                <w:color w:val="auto"/>
                <w:sz w:val="24"/>
                <w:szCs w:val="24"/>
              </w:rPr>
            </w:rPrChange>
          </w:rPr>
          <w:t>任何其他印章或仅有</w:t>
        </w:r>
      </w:ins>
      <w:ins w:id="155" w:author="ISSTECH" w:date="2025-04-03T18:08:48Z">
        <w:r>
          <w:rPr>
            <w:rFonts w:hint="eastAsia"/>
            <w:color w:val="auto"/>
            <w:sz w:val="24"/>
            <w:szCs w:val="24"/>
            <w:lang w:val="en-US" w:eastAsia="zh-CN"/>
          </w:rPr>
          <w:t>发包人</w:t>
        </w:r>
      </w:ins>
      <w:ins w:id="156" w:author="ISSTECH" w:date="2025-04-03T18:04:48Z">
        <w:r>
          <w:rPr>
            <w:rFonts w:hint="eastAsia"/>
            <w:color w:val="auto"/>
            <w:sz w:val="24"/>
            <w:szCs w:val="24"/>
            <w:rPrChange w:id="157" w:author="ISSTECH" w:date="2025-04-03T18:05:35Z">
              <w:rPr>
                <w:rFonts w:hint="eastAsia"/>
                <w:color w:val="auto"/>
                <w:sz w:val="24"/>
                <w:szCs w:val="24"/>
              </w:rPr>
            </w:rPrChange>
          </w:rPr>
          <w:t>工作人员签字的不能视为</w:t>
        </w:r>
      </w:ins>
      <w:ins w:id="159" w:author="ISSTECH" w:date="2025-04-03T18:08:53Z">
        <w:r>
          <w:rPr>
            <w:rFonts w:hint="eastAsia"/>
            <w:color w:val="auto"/>
            <w:sz w:val="24"/>
            <w:szCs w:val="24"/>
            <w:lang w:val="en-US" w:eastAsia="zh-CN"/>
          </w:rPr>
          <w:t>发包人</w:t>
        </w:r>
      </w:ins>
      <w:ins w:id="160" w:author="ISSTECH" w:date="2025-04-03T18:04:48Z">
        <w:r>
          <w:rPr>
            <w:rFonts w:hint="eastAsia"/>
            <w:color w:val="auto"/>
            <w:sz w:val="24"/>
            <w:szCs w:val="24"/>
            <w:rPrChange w:id="161" w:author="ISSTECH" w:date="2025-04-03T18:05:35Z">
              <w:rPr>
                <w:rFonts w:hint="eastAsia"/>
                <w:color w:val="auto"/>
                <w:sz w:val="24"/>
                <w:szCs w:val="24"/>
              </w:rPr>
            </w:rPrChange>
          </w:rPr>
          <w:t>验收合格。</w:t>
        </w:r>
      </w:ins>
      <w:ins w:id="163" w:author="ISSTECH" w:date="2025-04-03T18:08:57Z">
        <w:r>
          <w:rPr>
            <w:rFonts w:hint="eastAsia"/>
            <w:color w:val="auto"/>
            <w:sz w:val="24"/>
            <w:szCs w:val="24"/>
            <w:lang w:val="en-US" w:eastAsia="zh-CN"/>
          </w:rPr>
          <w:t>承包人</w:t>
        </w:r>
      </w:ins>
      <w:ins w:id="164" w:author="ISSTECH" w:date="2025-04-03T18:04:48Z">
        <w:r>
          <w:rPr>
            <w:rFonts w:hint="eastAsia"/>
            <w:color w:val="auto"/>
            <w:sz w:val="24"/>
            <w:szCs w:val="24"/>
            <w:rPrChange w:id="165" w:author="ISSTECH" w:date="2025-04-03T18:05:35Z">
              <w:rPr>
                <w:rFonts w:hint="eastAsia"/>
                <w:color w:val="auto"/>
                <w:sz w:val="24"/>
                <w:szCs w:val="24"/>
              </w:rPr>
            </w:rPrChange>
          </w:rPr>
          <w:t>对此已充分理解和知晓。</w:t>
        </w:r>
      </w:ins>
    </w:p>
    <w:p w14:paraId="1DA58AD4">
      <w:pPr>
        <w:pStyle w:val="80"/>
        <w:numPr>
          <w:ilvl w:val="255"/>
          <w:numId w:val="0"/>
        </w:numPr>
        <w:spacing w:after="0" w:line="360" w:lineRule="auto"/>
        <w:ind w:firstLine="0" w:firstLineChars="0"/>
        <w:jc w:val="both"/>
        <w:rPr>
          <w:ins w:id="167" w:author="ISSTECH" w:date="2025-04-03T18:04:48Z"/>
          <w:rFonts w:hint="eastAsia"/>
          <w:b w:val="0"/>
          <w:color w:val="auto"/>
          <w:sz w:val="24"/>
          <w:rPrChange w:id="168" w:author="ISSTECH" w:date="2025-04-03T18:05:35Z">
            <w:rPr>
              <w:ins w:id="169" w:author="ISSTECH" w:date="2025-04-03T18:04:48Z"/>
              <w:rFonts w:hint="eastAsia"/>
              <w:b w:val="0"/>
              <w:color w:val="auto"/>
              <w:sz w:val="24"/>
            </w:rPr>
          </w:rPrChange>
        </w:rPr>
      </w:pPr>
      <w:ins w:id="170" w:author="ISSTECH" w:date="2025-04-03T18:06:00Z">
        <w:r>
          <w:rPr>
            <w:rFonts w:hint="eastAsia"/>
            <w:color w:val="auto"/>
            <w:sz w:val="24"/>
            <w:szCs w:val="24"/>
            <w:lang w:val="en-US" w:eastAsia="zh-CN"/>
          </w:rPr>
          <w:t>1</w:t>
        </w:r>
      </w:ins>
      <w:ins w:id="171" w:author="ISSTECH" w:date="2025-04-03T18:06:01Z">
        <w:r>
          <w:rPr>
            <w:rFonts w:hint="eastAsia"/>
            <w:color w:val="auto"/>
            <w:sz w:val="24"/>
            <w:szCs w:val="24"/>
            <w:lang w:val="en-US" w:eastAsia="zh-CN"/>
          </w:rPr>
          <w:t>1</w:t>
        </w:r>
      </w:ins>
      <w:ins w:id="172" w:author="ISSTECH" w:date="2025-04-03T18:06:02Z">
        <w:r>
          <w:rPr>
            <w:rFonts w:hint="eastAsia"/>
            <w:color w:val="auto"/>
            <w:sz w:val="24"/>
            <w:szCs w:val="24"/>
            <w:lang w:val="en-US" w:eastAsia="zh-CN"/>
          </w:rPr>
          <w:t>.1.</w:t>
        </w:r>
      </w:ins>
      <w:ins w:id="173" w:author="ISSTECH" w:date="2025-04-03T18:06:03Z">
        <w:r>
          <w:rPr>
            <w:rFonts w:hint="eastAsia"/>
            <w:color w:val="auto"/>
            <w:sz w:val="24"/>
            <w:szCs w:val="24"/>
            <w:lang w:val="en-US" w:eastAsia="zh-CN"/>
          </w:rPr>
          <w:t>9</w:t>
        </w:r>
      </w:ins>
      <w:ins w:id="174" w:author="ISSTECH" w:date="2025-04-03T18:04:48Z">
        <w:r>
          <w:rPr>
            <w:rFonts w:hint="eastAsia"/>
            <w:color w:val="auto"/>
            <w:sz w:val="24"/>
            <w:szCs w:val="24"/>
            <w:rPrChange w:id="175" w:author="ISSTECH" w:date="2025-04-03T18:05:35Z">
              <w:rPr>
                <w:rFonts w:hint="eastAsia"/>
                <w:color w:val="auto"/>
                <w:sz w:val="24"/>
                <w:szCs w:val="24"/>
              </w:rPr>
            </w:rPrChange>
          </w:rPr>
          <w:t>若事先未能在</w:t>
        </w:r>
      </w:ins>
      <w:ins w:id="177" w:author="ISSTECH" w:date="2025-04-03T18:10:09Z">
        <w:r>
          <w:rPr>
            <w:rFonts w:hint="eastAsia"/>
            <w:color w:val="auto"/>
            <w:sz w:val="24"/>
            <w:szCs w:val="24"/>
            <w:lang w:val="en-US" w:eastAsia="zh-CN"/>
          </w:rPr>
          <w:t>本合同</w:t>
        </w:r>
      </w:ins>
      <w:ins w:id="178" w:author="ISSTECH" w:date="2025-04-03T18:10:13Z">
        <w:r>
          <w:rPr>
            <w:rFonts w:hint="eastAsia"/>
            <w:color w:val="auto"/>
            <w:sz w:val="24"/>
            <w:szCs w:val="24"/>
            <w:lang w:val="en-US" w:eastAsia="zh-CN"/>
          </w:rPr>
          <w:t>中</w:t>
        </w:r>
      </w:ins>
      <w:ins w:id="179" w:author="ISSTECH" w:date="2025-04-03T18:04:48Z">
        <w:r>
          <w:rPr>
            <w:rFonts w:hint="eastAsia"/>
            <w:color w:val="auto"/>
            <w:sz w:val="24"/>
            <w:szCs w:val="24"/>
            <w:rPrChange w:id="180" w:author="ISSTECH" w:date="2025-04-03T18:05:35Z">
              <w:rPr>
                <w:rFonts w:hint="eastAsia"/>
                <w:color w:val="auto"/>
                <w:sz w:val="24"/>
                <w:szCs w:val="24"/>
              </w:rPr>
            </w:rPrChange>
          </w:rPr>
          <w:t>明确验收标准和/或验收方式的，或约定的验收标准和/或验收方式不够具体明确的，应首先参照本项目的招投标文件（如有）、</w:t>
        </w:r>
      </w:ins>
      <w:ins w:id="182" w:author="ISSTECH" w:date="2025-04-03T18:09:05Z">
        <w:r>
          <w:rPr>
            <w:rFonts w:hint="eastAsia"/>
            <w:color w:val="auto"/>
            <w:sz w:val="24"/>
            <w:szCs w:val="24"/>
            <w:lang w:val="en-US" w:eastAsia="zh-CN"/>
          </w:rPr>
          <w:t>发包人</w:t>
        </w:r>
      </w:ins>
      <w:ins w:id="183" w:author="ISSTECH" w:date="2025-04-03T18:04:48Z">
        <w:r>
          <w:rPr>
            <w:rFonts w:hint="eastAsia"/>
            <w:color w:val="auto"/>
            <w:sz w:val="24"/>
            <w:szCs w:val="24"/>
            <w:rPrChange w:id="184" w:author="ISSTECH" w:date="2025-04-03T18:05:35Z">
              <w:rPr>
                <w:rFonts w:hint="eastAsia"/>
                <w:color w:val="auto"/>
                <w:sz w:val="24"/>
                <w:szCs w:val="24"/>
              </w:rPr>
            </w:rPrChange>
          </w:rPr>
          <w:t>与</w:t>
        </w:r>
      </w:ins>
      <w:ins w:id="186" w:author="ISSTECH" w:date="2025-04-03T18:09:08Z">
        <w:r>
          <w:rPr>
            <w:rFonts w:hint="eastAsia"/>
            <w:color w:val="auto"/>
            <w:sz w:val="24"/>
            <w:szCs w:val="24"/>
            <w:lang w:val="en-US" w:eastAsia="zh-CN"/>
          </w:rPr>
          <w:t>发包人</w:t>
        </w:r>
      </w:ins>
      <w:ins w:id="187" w:author="ISSTECH" w:date="2025-04-03T18:04:48Z">
        <w:r>
          <w:rPr>
            <w:rFonts w:hint="eastAsia"/>
            <w:color w:val="auto"/>
            <w:sz w:val="24"/>
            <w:szCs w:val="24"/>
            <w:rPrChange w:id="188" w:author="ISSTECH" w:date="2025-04-03T18:05:35Z">
              <w:rPr>
                <w:rFonts w:hint="eastAsia"/>
                <w:color w:val="auto"/>
                <w:sz w:val="24"/>
                <w:szCs w:val="24"/>
              </w:rPr>
            </w:rPrChange>
          </w:rPr>
          <w:t>客户的项目合同、工作说明书等与本项目执行有关的文件中所列明的验收标准和/或验收方式执行，如仍无法明确具体验收标准和/或验收方式的，参照项目开展当时有效的国家标准、行业标准、项目所在地的有关标准、规范等执行。上述标准及要求不一致时，以要求较高的标准为准。如通过上述方式最终仍无法明确具体验收标准和/或验收方式的，由</w:t>
        </w:r>
      </w:ins>
      <w:ins w:id="190" w:author="ISSTECH" w:date="2025-04-03T18:09:23Z">
        <w:r>
          <w:rPr>
            <w:rFonts w:hint="eastAsia"/>
            <w:color w:val="auto"/>
            <w:sz w:val="24"/>
            <w:szCs w:val="24"/>
            <w:lang w:val="en-US" w:eastAsia="zh-CN"/>
          </w:rPr>
          <w:t>发包人</w:t>
        </w:r>
      </w:ins>
      <w:ins w:id="191" w:author="ISSTECH" w:date="2025-04-03T18:09:24Z">
        <w:r>
          <w:rPr>
            <w:rFonts w:hint="eastAsia"/>
            <w:color w:val="auto"/>
            <w:sz w:val="24"/>
            <w:szCs w:val="24"/>
            <w:lang w:val="en-US" w:eastAsia="zh-CN"/>
          </w:rPr>
          <w:t>、</w:t>
        </w:r>
      </w:ins>
      <w:ins w:id="192" w:author="ISSTECH" w:date="2025-04-03T18:09:26Z">
        <w:r>
          <w:rPr>
            <w:rFonts w:hint="eastAsia"/>
            <w:color w:val="auto"/>
            <w:sz w:val="24"/>
            <w:szCs w:val="24"/>
            <w:lang w:val="en-US" w:eastAsia="zh-CN"/>
          </w:rPr>
          <w:t>承包人</w:t>
        </w:r>
      </w:ins>
      <w:ins w:id="193" w:author="ISSTECH" w:date="2025-04-03T18:04:48Z">
        <w:r>
          <w:rPr>
            <w:rFonts w:hint="eastAsia"/>
            <w:color w:val="auto"/>
            <w:sz w:val="24"/>
            <w:szCs w:val="24"/>
            <w:rPrChange w:id="194" w:author="ISSTECH" w:date="2025-04-03T18:05:35Z">
              <w:rPr>
                <w:rFonts w:hint="eastAsia"/>
                <w:color w:val="auto"/>
                <w:sz w:val="24"/>
                <w:szCs w:val="24"/>
              </w:rPr>
            </w:rPrChange>
          </w:rPr>
          <w:t>双方本着诚信的原则共同厘清，但无论如何，服务和可交付物应能实现</w:t>
        </w:r>
      </w:ins>
      <w:ins w:id="196" w:author="ISSTECH" w:date="2025-04-03T18:09:41Z">
        <w:r>
          <w:rPr>
            <w:rFonts w:hint="eastAsia"/>
            <w:color w:val="auto"/>
            <w:sz w:val="24"/>
            <w:szCs w:val="24"/>
            <w:lang w:val="en-US" w:eastAsia="zh-CN"/>
          </w:rPr>
          <w:t>发包人</w:t>
        </w:r>
      </w:ins>
      <w:ins w:id="197" w:author="ISSTECH" w:date="2025-04-03T18:04:48Z">
        <w:r>
          <w:rPr>
            <w:rFonts w:hint="eastAsia"/>
            <w:color w:val="auto"/>
            <w:sz w:val="24"/>
            <w:szCs w:val="24"/>
            <w:rPrChange w:id="198" w:author="ISSTECH" w:date="2025-04-03T18:05:35Z">
              <w:rPr>
                <w:rFonts w:hint="eastAsia"/>
                <w:color w:val="auto"/>
                <w:sz w:val="24"/>
                <w:szCs w:val="24"/>
              </w:rPr>
            </w:rPrChange>
          </w:rPr>
          <w:t>签署本协议的目的，达到</w:t>
        </w:r>
      </w:ins>
      <w:ins w:id="200" w:author="ISSTECH" w:date="2025-04-03T18:09:53Z">
        <w:r>
          <w:rPr>
            <w:rFonts w:hint="eastAsia"/>
            <w:color w:val="auto"/>
            <w:sz w:val="24"/>
            <w:szCs w:val="24"/>
            <w:lang w:val="en-US" w:eastAsia="zh-CN"/>
          </w:rPr>
          <w:t>发包人</w:t>
        </w:r>
      </w:ins>
      <w:ins w:id="201" w:author="ISSTECH" w:date="2025-04-03T18:04:48Z">
        <w:r>
          <w:rPr>
            <w:rFonts w:hint="eastAsia"/>
            <w:color w:val="auto"/>
            <w:sz w:val="24"/>
            <w:szCs w:val="24"/>
            <w:rPrChange w:id="202" w:author="ISSTECH" w:date="2025-04-03T18:05:35Z">
              <w:rPr>
                <w:rFonts w:hint="eastAsia"/>
                <w:color w:val="auto"/>
                <w:sz w:val="24"/>
                <w:szCs w:val="24"/>
              </w:rPr>
            </w:rPrChange>
          </w:rPr>
          <w:t>满意及</w:t>
        </w:r>
      </w:ins>
      <w:ins w:id="204" w:author="ISSTECH" w:date="2025-04-03T18:09:58Z">
        <w:r>
          <w:rPr>
            <w:rFonts w:hint="eastAsia"/>
            <w:color w:val="auto"/>
            <w:sz w:val="24"/>
            <w:szCs w:val="24"/>
            <w:lang w:val="en-US" w:eastAsia="zh-CN"/>
          </w:rPr>
          <w:t>发包人</w:t>
        </w:r>
      </w:ins>
      <w:ins w:id="205" w:author="ISSTECH" w:date="2025-04-03T18:04:48Z">
        <w:r>
          <w:rPr>
            <w:rFonts w:hint="eastAsia"/>
            <w:color w:val="auto"/>
            <w:sz w:val="24"/>
            <w:szCs w:val="24"/>
            <w:rPrChange w:id="206" w:author="ISSTECH" w:date="2025-04-03T18:05:35Z">
              <w:rPr>
                <w:rFonts w:hint="eastAsia"/>
                <w:color w:val="auto"/>
                <w:sz w:val="24"/>
                <w:szCs w:val="24"/>
              </w:rPr>
            </w:rPrChange>
          </w:rPr>
          <w:t>用户满意的标准。</w:t>
        </w:r>
      </w:ins>
    </w:p>
    <w:p w14:paraId="61B9D7D9">
      <w:pPr>
        <w:pStyle w:val="51"/>
        <w:numPr>
          <w:ilvl w:val="255"/>
          <w:numId w:val="0"/>
        </w:numPr>
        <w:tabs>
          <w:tab w:val="left" w:pos="480"/>
          <w:tab w:val="left" w:pos="1190"/>
        </w:tabs>
        <w:spacing w:after="0"/>
        <w:ind w:firstLine="240" w:firstLineChars="100"/>
        <w:rPr>
          <w:del w:id="208" w:author="ISSTECH" w:date="2025-04-03T18:10:04Z"/>
          <w:color w:val="auto"/>
        </w:rPr>
      </w:pPr>
    </w:p>
    <w:p w14:paraId="2778E4AF">
      <w:pPr>
        <w:pStyle w:val="51"/>
        <w:tabs>
          <w:tab w:val="left" w:pos="1033"/>
        </w:tabs>
        <w:spacing w:after="0"/>
        <w:ind w:left="0"/>
        <w:rPr>
          <w:color w:val="auto"/>
        </w:rPr>
        <w:pPrChange w:id="209" w:author="ISSTECH" w:date="2025-04-03T18:10:04Z">
          <w:pPr>
            <w:pStyle w:val="51"/>
            <w:tabs>
              <w:tab w:val="left" w:pos="1033"/>
            </w:tabs>
            <w:spacing w:after="0"/>
            <w:ind w:left="239"/>
          </w:pPr>
        </w:pPrChange>
      </w:pPr>
    </w:p>
    <w:p w14:paraId="3D4779FB">
      <w:pPr>
        <w:pStyle w:val="50"/>
        <w:numPr>
          <w:ilvl w:val="0"/>
          <w:numId w:val="0"/>
        </w:numPr>
        <w:tabs>
          <w:tab w:val="left" w:pos="360"/>
          <w:tab w:val="left" w:pos="480"/>
          <w:tab w:val="left" w:pos="1190"/>
        </w:tabs>
        <w:spacing w:before="0" w:after="0" w:line="360" w:lineRule="auto"/>
        <w:rPr>
          <w:b w:val="0"/>
          <w:color w:val="auto"/>
          <w:szCs w:val="24"/>
        </w:rPr>
      </w:pPr>
      <w:r>
        <w:rPr>
          <w:b w:val="0"/>
          <w:color w:val="auto"/>
          <w:szCs w:val="24"/>
        </w:rPr>
        <w:t>11.2</w:t>
      </w:r>
      <w:r>
        <w:rPr>
          <w:rFonts w:hint="eastAsia"/>
          <w:b w:val="0"/>
          <w:color w:val="auto"/>
          <w:szCs w:val="24"/>
        </w:rPr>
        <w:t xml:space="preserve"> </w:t>
      </w:r>
      <w:bookmarkStart w:id="206" w:name="_Toc8028413"/>
      <w:bookmarkStart w:id="207" w:name="_Toc6426890"/>
      <w:r>
        <w:rPr>
          <w:b w:val="0"/>
          <w:color w:val="auto"/>
          <w:szCs w:val="24"/>
        </w:rPr>
        <w:t>移交及承接查验</w:t>
      </w:r>
      <w:bookmarkEnd w:id="206"/>
      <w:bookmarkEnd w:id="207"/>
    </w:p>
    <w:p w14:paraId="78BFF77D">
      <w:pPr>
        <w:pStyle w:val="51"/>
        <w:spacing w:after="0"/>
        <w:rPr>
          <w:color w:val="auto"/>
        </w:rPr>
      </w:pPr>
      <w:r>
        <w:rPr>
          <w:rFonts w:hint="eastAsia"/>
          <w:color w:val="auto"/>
        </w:rPr>
        <w:t>1</w:t>
      </w:r>
      <w:r>
        <w:rPr>
          <w:color w:val="auto"/>
        </w:rPr>
        <w:t>1</w:t>
      </w:r>
      <w:r>
        <w:rPr>
          <w:rFonts w:hint="eastAsia"/>
          <w:color w:val="auto"/>
        </w:rPr>
        <w:t>.2.</w:t>
      </w:r>
      <w:r>
        <w:rPr>
          <w:color w:val="auto"/>
        </w:rPr>
        <w:t>1</w:t>
      </w:r>
      <w:r>
        <w:rPr>
          <w:rFonts w:hint="eastAsia"/>
          <w:color w:val="auto"/>
        </w:rPr>
        <w:t xml:space="preserve"> 对于因承包人原因造成的承接查验未按时完成，视为承包人违约，承包人需承担</w:t>
      </w:r>
      <w:r>
        <w:rPr>
          <w:color w:val="auto"/>
          <w:u w:val="single"/>
        </w:rPr>
        <w:t xml:space="preserve"> 伍 </w:t>
      </w:r>
      <w:r>
        <w:rPr>
          <w:rFonts w:hint="eastAsia"/>
          <w:color w:val="auto"/>
        </w:rPr>
        <w:t>万元违约金。</w:t>
      </w:r>
    </w:p>
    <w:p w14:paraId="4D5D87DE">
      <w:pPr>
        <w:pStyle w:val="4"/>
        <w:spacing w:before="120" w:after="0" w:line="360" w:lineRule="auto"/>
        <w:rPr>
          <w:b/>
          <w:color w:val="auto"/>
          <w:sz w:val="24"/>
          <w:szCs w:val="24"/>
        </w:rPr>
      </w:pPr>
      <w:bookmarkStart w:id="208" w:name="_Toc8028414"/>
      <w:bookmarkStart w:id="209" w:name="_Toc6426892"/>
      <w:bookmarkStart w:id="210" w:name="_Toc78944723"/>
      <w:bookmarkStart w:id="211" w:name="_Toc122080389"/>
      <w:bookmarkStart w:id="212" w:name="_Toc89406080"/>
      <w:bookmarkStart w:id="213" w:name="_Toc168739663"/>
      <w:r>
        <w:rPr>
          <w:b/>
          <w:color w:val="auto"/>
          <w:sz w:val="24"/>
          <w:szCs w:val="24"/>
        </w:rPr>
        <w:t>12、工程质量保修</w:t>
      </w:r>
      <w:bookmarkEnd w:id="208"/>
      <w:bookmarkEnd w:id="209"/>
      <w:bookmarkEnd w:id="210"/>
      <w:bookmarkEnd w:id="211"/>
      <w:bookmarkEnd w:id="212"/>
      <w:bookmarkEnd w:id="213"/>
    </w:p>
    <w:p w14:paraId="4CE63B60">
      <w:pPr>
        <w:pStyle w:val="50"/>
        <w:numPr>
          <w:ilvl w:val="0"/>
          <w:numId w:val="0"/>
        </w:numPr>
        <w:spacing w:before="0" w:after="0" w:line="360" w:lineRule="auto"/>
        <w:rPr>
          <w:b w:val="0"/>
          <w:color w:val="auto"/>
          <w:szCs w:val="24"/>
        </w:rPr>
      </w:pPr>
      <w:bookmarkStart w:id="214" w:name="_Toc168739664"/>
      <w:bookmarkStart w:id="215" w:name="_Toc89406081"/>
      <w:bookmarkStart w:id="216" w:name="_Toc78944724"/>
      <w:bookmarkStart w:id="217" w:name="_Toc122080390"/>
      <w:bookmarkStart w:id="218" w:name="_Toc6426893"/>
      <w:bookmarkStart w:id="219" w:name="_Toc8028415"/>
      <w:r>
        <w:rPr>
          <w:b w:val="0"/>
          <w:color w:val="auto"/>
          <w:szCs w:val="24"/>
        </w:rPr>
        <w:t>12.1 工程质量保修</w:t>
      </w:r>
      <w:bookmarkEnd w:id="214"/>
      <w:bookmarkEnd w:id="215"/>
      <w:bookmarkEnd w:id="216"/>
      <w:bookmarkEnd w:id="217"/>
      <w:bookmarkEnd w:id="218"/>
      <w:bookmarkEnd w:id="219"/>
    </w:p>
    <w:p w14:paraId="19123E78">
      <w:pPr>
        <w:autoSpaceDE w:val="0"/>
        <w:autoSpaceDN w:val="0"/>
        <w:adjustRightInd w:val="0"/>
        <w:spacing w:line="360" w:lineRule="auto"/>
        <w:rPr>
          <w:bCs/>
          <w:color w:val="auto"/>
          <w:sz w:val="24"/>
        </w:rPr>
      </w:pPr>
      <w:r>
        <w:rPr>
          <w:bCs/>
          <w:color w:val="auto"/>
          <w:sz w:val="24"/>
        </w:rPr>
        <w:t>12.1.1</w:t>
      </w:r>
      <w:r>
        <w:rPr>
          <w:bCs/>
          <w:color w:val="auto"/>
          <w:sz w:val="24"/>
          <w:highlight w:val="yellow"/>
        </w:rPr>
        <w:t>工程质量保修金为：本工程结算价款的3％。</w:t>
      </w:r>
      <w:r>
        <w:rPr>
          <w:rFonts w:hint="eastAsia"/>
          <w:bCs/>
          <w:color w:val="auto"/>
          <w:sz w:val="24"/>
        </w:rPr>
        <w:t>本合同设备、系统、工程的保修期为两年，双方约定保修期的起算日期为工程竣工验收合格后满三个月之日起或以项目集中交付物业营销日期为时间起算点，两者以时间</w:t>
      </w:r>
      <w:r>
        <w:rPr>
          <w:bCs/>
          <w:color w:val="auto"/>
          <w:sz w:val="24"/>
        </w:rPr>
        <w:t>较迟者</w:t>
      </w:r>
      <w:r>
        <w:rPr>
          <w:rFonts w:hint="eastAsia"/>
          <w:bCs/>
          <w:color w:val="auto"/>
          <w:sz w:val="24"/>
        </w:rPr>
        <w:t>为保修期的开始日期。集中交付日期是指按照项目发展分期进行的产品集中交付物业营销使用的时间，维修期的起算点为集中交付期间的最后一天。保修期内如设备、系统、工程发生故障，施工方应自收到甲方通知之时起8个小时内派员维修，并在合理长的时间内免费维修完毕，因质量问题引起的损坏，乙方免收一切费用；否则，乙方可按合同综合单价向甲方收取更换的材料、部件的成本费用。若乙方在收到通知后不及时派员维修，甲方、物业管理公司可另请人员修理，费用从保函中扣除，如保函金额不足以支付的，甲方有权向乙方追偿。</w:t>
      </w:r>
    </w:p>
    <w:p w14:paraId="085D64AA">
      <w:pPr>
        <w:spacing w:line="360" w:lineRule="auto"/>
        <w:ind w:firstLine="480" w:firstLineChars="200"/>
        <w:rPr>
          <w:color w:val="auto"/>
          <w:sz w:val="24"/>
        </w:rPr>
      </w:pPr>
      <w:r>
        <w:rPr>
          <w:rFonts w:hint="eastAsia"/>
          <w:color w:val="auto"/>
          <w:sz w:val="24"/>
        </w:rPr>
        <w:t>承包人在入住前一个月向业主单位提交维保专项方案，明确管理人员、维修人员及材料、配件的安排。</w:t>
      </w:r>
    </w:p>
    <w:p w14:paraId="40BCFFBC">
      <w:pPr>
        <w:pStyle w:val="51"/>
        <w:tabs>
          <w:tab w:val="left" w:pos="1440"/>
        </w:tabs>
        <w:spacing w:after="0"/>
        <w:ind w:firstLine="391" w:firstLineChars="163"/>
        <w:rPr>
          <w:color w:val="auto"/>
        </w:rPr>
      </w:pPr>
      <w:r>
        <w:rPr>
          <w:rFonts w:hint="eastAsia"/>
          <w:color w:val="auto"/>
        </w:rPr>
        <w:t>1</w:t>
      </w:r>
      <w:r>
        <w:rPr>
          <w:color w:val="auto"/>
        </w:rPr>
        <w:t>2</w:t>
      </w:r>
      <w:r>
        <w:rPr>
          <w:rFonts w:hint="eastAsia"/>
          <w:color w:val="auto"/>
        </w:rPr>
        <w:t>.1.</w:t>
      </w:r>
      <w:r>
        <w:rPr>
          <w:color w:val="auto"/>
        </w:rPr>
        <w:t>2</w:t>
      </w:r>
      <w:r>
        <w:rPr>
          <w:rFonts w:hint="eastAsia"/>
          <w:color w:val="auto"/>
        </w:rPr>
        <w:t>承包人在施工质量及环境质量方面的责任，不因竣工前取得的任何检测报告而有所减轻。在发包人将房屋产权移交小业主后，如小业主收房时对于各种材料、设备、工程质量、室内空气环境等复检后不合格，则所有包括检测费用在内的赔偿责任由承包人承担。</w:t>
      </w:r>
    </w:p>
    <w:p w14:paraId="4716EA7D">
      <w:pPr>
        <w:pStyle w:val="51"/>
        <w:tabs>
          <w:tab w:val="left" w:pos="1440"/>
        </w:tabs>
        <w:spacing w:after="0"/>
        <w:ind w:firstLine="393" w:firstLineChars="163"/>
        <w:rPr>
          <w:b/>
          <w:color w:val="auto"/>
        </w:rPr>
      </w:pPr>
    </w:p>
    <w:p w14:paraId="46F667DA">
      <w:pPr>
        <w:pStyle w:val="4"/>
        <w:spacing w:before="0" w:after="0" w:line="360" w:lineRule="auto"/>
        <w:rPr>
          <w:b/>
          <w:color w:val="auto"/>
          <w:sz w:val="24"/>
          <w:szCs w:val="24"/>
        </w:rPr>
      </w:pPr>
      <w:bookmarkStart w:id="220" w:name="_Toc168739665"/>
      <w:bookmarkStart w:id="221" w:name="_Toc122080391"/>
      <w:bookmarkStart w:id="222" w:name="_Toc6426894"/>
      <w:bookmarkStart w:id="223" w:name="_Toc8028416"/>
      <w:bookmarkStart w:id="224" w:name="_Toc78944706"/>
      <w:bookmarkStart w:id="225" w:name="_Toc89406063"/>
      <w:r>
        <w:rPr>
          <w:b/>
          <w:color w:val="auto"/>
          <w:sz w:val="24"/>
          <w:szCs w:val="24"/>
        </w:rPr>
        <w:t>13、合同计价、计量</w:t>
      </w:r>
      <w:bookmarkEnd w:id="220"/>
      <w:bookmarkEnd w:id="221"/>
      <w:bookmarkEnd w:id="222"/>
      <w:bookmarkEnd w:id="223"/>
      <w:bookmarkEnd w:id="224"/>
      <w:bookmarkEnd w:id="225"/>
    </w:p>
    <w:p w14:paraId="13CF6F29">
      <w:pPr>
        <w:pStyle w:val="50"/>
        <w:numPr>
          <w:ilvl w:val="0"/>
          <w:numId w:val="0"/>
        </w:numPr>
        <w:spacing w:before="0" w:after="0" w:line="360" w:lineRule="auto"/>
        <w:rPr>
          <w:b w:val="0"/>
          <w:color w:val="auto"/>
          <w:szCs w:val="24"/>
        </w:rPr>
      </w:pPr>
      <w:bookmarkStart w:id="226" w:name="_Toc168739666"/>
      <w:bookmarkStart w:id="227" w:name="_Toc122080392"/>
      <w:bookmarkStart w:id="228" w:name="_Toc8028417"/>
      <w:bookmarkStart w:id="229" w:name="_Toc6426895"/>
      <w:bookmarkStart w:id="230" w:name="_Toc78944707"/>
      <w:bookmarkStart w:id="231" w:name="_Toc89406064"/>
      <w:r>
        <w:rPr>
          <w:b w:val="0"/>
          <w:color w:val="auto"/>
          <w:szCs w:val="24"/>
        </w:rPr>
        <w:t>13.1 合同价款</w:t>
      </w:r>
      <w:bookmarkEnd w:id="226"/>
      <w:bookmarkEnd w:id="227"/>
      <w:bookmarkEnd w:id="228"/>
      <w:bookmarkEnd w:id="229"/>
    </w:p>
    <w:p w14:paraId="75BF83B0">
      <w:pPr>
        <w:pStyle w:val="51"/>
        <w:spacing w:after="0"/>
        <w:ind w:left="29" w:leftChars="14" w:firstLine="480" w:firstLineChars="200"/>
        <w:rPr>
          <w:color w:val="auto"/>
        </w:rPr>
      </w:pPr>
      <w:bookmarkStart w:id="232" w:name="_Toc168739667"/>
      <w:bookmarkStart w:id="233" w:name="_Toc122080393"/>
      <w:r>
        <w:rPr>
          <w:rFonts w:hint="eastAsia"/>
          <w:color w:val="auto"/>
          <w:u w:val="single"/>
        </w:rPr>
        <w:t>本工程合同采用固定总价（图纸包干）</w:t>
      </w:r>
      <w:r>
        <w:rPr>
          <w:rFonts w:hint="eastAsia"/>
          <w:color w:val="auto"/>
        </w:rPr>
        <w:t>。</w:t>
      </w:r>
    </w:p>
    <w:bookmarkEnd w:id="230"/>
    <w:bookmarkEnd w:id="231"/>
    <w:bookmarkEnd w:id="232"/>
    <w:bookmarkEnd w:id="233"/>
    <w:p w14:paraId="71682CC3">
      <w:pPr>
        <w:tabs>
          <w:tab w:val="left" w:pos="540"/>
        </w:tabs>
        <w:spacing w:line="360" w:lineRule="auto"/>
        <w:ind w:left="42" w:leftChars="20" w:firstLine="400" w:firstLineChars="167"/>
        <w:rPr>
          <w:color w:val="auto"/>
          <w:sz w:val="24"/>
        </w:rPr>
      </w:pPr>
      <w:bookmarkStart w:id="234" w:name="_Toc89406067"/>
      <w:bookmarkStart w:id="235" w:name="_Toc78944710"/>
      <w:bookmarkStart w:id="236" w:name="_Toc168739670"/>
      <w:bookmarkStart w:id="237" w:name="_Toc122080396"/>
      <w:r>
        <w:rPr>
          <w:color w:val="auto"/>
          <w:sz w:val="24"/>
        </w:rPr>
        <w:t>设计变更、签证、</w:t>
      </w:r>
      <w:r>
        <w:rPr>
          <w:rFonts w:hint="eastAsia"/>
          <w:color w:val="auto"/>
          <w:sz w:val="24"/>
        </w:rPr>
        <w:t>合同</w:t>
      </w:r>
      <w:r>
        <w:rPr>
          <w:color w:val="auto"/>
          <w:sz w:val="24"/>
        </w:rPr>
        <w:t>外工程的价款</w:t>
      </w:r>
      <w:r>
        <w:rPr>
          <w:rFonts w:hint="eastAsia"/>
          <w:color w:val="auto"/>
          <w:sz w:val="24"/>
        </w:rPr>
        <w:t>：</w:t>
      </w:r>
      <w:r>
        <w:rPr>
          <w:color w:val="auto"/>
          <w:sz w:val="24"/>
        </w:rPr>
        <w:t>依据甲乙双方共同确认的工程数量，按照合同约定计价方法，计算汇总得出。</w:t>
      </w:r>
    </w:p>
    <w:p w14:paraId="74C53B21">
      <w:pPr>
        <w:pStyle w:val="50"/>
        <w:numPr>
          <w:ilvl w:val="0"/>
          <w:numId w:val="0"/>
        </w:numPr>
        <w:spacing w:before="0" w:after="0" w:line="360" w:lineRule="auto"/>
        <w:rPr>
          <w:b w:val="0"/>
          <w:color w:val="auto"/>
          <w:szCs w:val="24"/>
        </w:rPr>
      </w:pPr>
      <w:bookmarkStart w:id="238" w:name="_Toc351542594"/>
      <w:bookmarkStart w:id="239" w:name="_Toc6426896"/>
      <w:bookmarkStart w:id="240" w:name="_Toc8028418"/>
      <w:r>
        <w:rPr>
          <w:b w:val="0"/>
          <w:color w:val="auto"/>
          <w:szCs w:val="24"/>
        </w:rPr>
        <w:t>13.2 合同计价</w:t>
      </w:r>
      <w:bookmarkEnd w:id="238"/>
      <w:bookmarkEnd w:id="239"/>
      <w:bookmarkEnd w:id="240"/>
    </w:p>
    <w:p w14:paraId="110498B1">
      <w:pPr>
        <w:tabs>
          <w:tab w:val="left" w:pos="436"/>
          <w:tab w:val="left" w:pos="556"/>
        </w:tabs>
        <w:spacing w:line="360" w:lineRule="auto"/>
        <w:ind w:firstLine="480" w:firstLineChars="200"/>
        <w:rPr>
          <w:color w:val="auto"/>
          <w:sz w:val="24"/>
        </w:rPr>
      </w:pPr>
      <w:r>
        <w:rPr>
          <w:rFonts w:hint="eastAsia"/>
          <w:color w:val="auto"/>
          <w:sz w:val="24"/>
        </w:rPr>
        <w:t>详见措施费报价说明和工程量计算规则及单价说明</w:t>
      </w:r>
      <w:r>
        <w:rPr>
          <w:color w:val="auto"/>
          <w:sz w:val="24"/>
        </w:rPr>
        <w:t>。</w:t>
      </w:r>
    </w:p>
    <w:p w14:paraId="6A0FA4BA">
      <w:pPr>
        <w:pStyle w:val="50"/>
        <w:numPr>
          <w:ilvl w:val="0"/>
          <w:numId w:val="0"/>
        </w:numPr>
        <w:spacing w:before="0" w:after="0" w:line="360" w:lineRule="auto"/>
        <w:rPr>
          <w:b w:val="0"/>
          <w:color w:val="auto"/>
          <w:szCs w:val="24"/>
        </w:rPr>
      </w:pPr>
      <w:bookmarkStart w:id="241" w:name="_Toc6426897"/>
      <w:bookmarkStart w:id="242" w:name="_Toc168739668"/>
      <w:bookmarkStart w:id="243" w:name="_Toc122080394"/>
      <w:bookmarkStart w:id="244" w:name="_Toc351542595"/>
      <w:bookmarkStart w:id="245" w:name="_Toc8028419"/>
      <w:bookmarkStart w:id="246" w:name="_Toc89406065"/>
      <w:bookmarkStart w:id="247" w:name="_Toc78944708"/>
      <w:r>
        <w:rPr>
          <w:b w:val="0"/>
          <w:color w:val="auto"/>
          <w:szCs w:val="24"/>
        </w:rPr>
        <w:t>13.3 合同价款的调整</w:t>
      </w:r>
      <w:bookmarkEnd w:id="241"/>
      <w:bookmarkEnd w:id="242"/>
      <w:bookmarkEnd w:id="243"/>
      <w:bookmarkEnd w:id="244"/>
      <w:bookmarkEnd w:id="245"/>
    </w:p>
    <w:p w14:paraId="6EC68549">
      <w:pPr>
        <w:tabs>
          <w:tab w:val="left" w:pos="464"/>
        </w:tabs>
        <w:spacing w:line="360" w:lineRule="auto"/>
        <w:ind w:firstLine="446" w:firstLineChars="186"/>
        <w:rPr>
          <w:color w:val="auto"/>
          <w:sz w:val="24"/>
          <w:u w:val="single"/>
        </w:rPr>
      </w:pPr>
      <w:r>
        <w:rPr>
          <w:color w:val="auto"/>
          <w:sz w:val="24"/>
        </w:rPr>
        <w:t xml:space="preserve"> 14.3.1 </w:t>
      </w:r>
      <w:r>
        <w:rPr>
          <w:rFonts w:hint="eastAsia"/>
          <w:color w:val="auto"/>
          <w:sz w:val="24"/>
          <w:u w:val="single"/>
        </w:rPr>
        <w:t>本工程不调价。</w:t>
      </w:r>
    </w:p>
    <w:bookmarkEnd w:id="246"/>
    <w:bookmarkEnd w:id="247"/>
    <w:p w14:paraId="0ECEFCFE">
      <w:pPr>
        <w:pStyle w:val="4"/>
        <w:spacing w:before="0" w:after="0" w:line="360" w:lineRule="auto"/>
        <w:rPr>
          <w:b/>
          <w:color w:val="auto"/>
          <w:sz w:val="24"/>
          <w:szCs w:val="24"/>
        </w:rPr>
      </w:pPr>
      <w:bookmarkStart w:id="248" w:name="_Toc8028420"/>
      <w:bookmarkStart w:id="249" w:name="_Toc6426899"/>
      <w:r>
        <w:rPr>
          <w:b/>
          <w:color w:val="auto"/>
          <w:sz w:val="24"/>
          <w:szCs w:val="24"/>
        </w:rPr>
        <w:t>14、工程变更</w:t>
      </w:r>
      <w:bookmarkEnd w:id="234"/>
      <w:bookmarkEnd w:id="235"/>
      <w:bookmarkEnd w:id="236"/>
      <w:bookmarkEnd w:id="237"/>
      <w:bookmarkEnd w:id="248"/>
      <w:bookmarkEnd w:id="249"/>
    </w:p>
    <w:p w14:paraId="4D4AB516">
      <w:pPr>
        <w:pStyle w:val="50"/>
        <w:numPr>
          <w:ilvl w:val="0"/>
          <w:numId w:val="0"/>
        </w:numPr>
        <w:spacing w:before="0" w:after="0" w:line="360" w:lineRule="auto"/>
        <w:rPr>
          <w:b w:val="0"/>
          <w:color w:val="auto"/>
          <w:szCs w:val="24"/>
        </w:rPr>
      </w:pPr>
      <w:bookmarkStart w:id="250" w:name="_Toc122080398"/>
      <w:bookmarkStart w:id="251" w:name="_Toc89406069"/>
      <w:bookmarkStart w:id="252" w:name="_Toc78944712"/>
      <w:bookmarkStart w:id="253" w:name="_Toc168739672"/>
      <w:bookmarkStart w:id="254" w:name="_Toc6426901"/>
      <w:bookmarkStart w:id="255" w:name="_Toc8028421"/>
      <w:r>
        <w:rPr>
          <w:b w:val="0"/>
          <w:color w:val="auto"/>
          <w:szCs w:val="24"/>
        </w:rPr>
        <w:t xml:space="preserve">14.1 </w:t>
      </w:r>
      <w:r>
        <w:rPr>
          <w:rFonts w:hint="eastAsia"/>
          <w:b w:val="0"/>
          <w:color w:val="auto"/>
          <w:szCs w:val="24"/>
        </w:rPr>
        <w:t>变更、签证价款</w:t>
      </w:r>
      <w:bookmarkEnd w:id="250"/>
      <w:bookmarkEnd w:id="251"/>
      <w:bookmarkEnd w:id="252"/>
      <w:bookmarkEnd w:id="253"/>
      <w:r>
        <w:rPr>
          <w:rFonts w:hint="eastAsia"/>
          <w:b w:val="0"/>
          <w:color w:val="auto"/>
          <w:szCs w:val="24"/>
        </w:rPr>
        <w:t>确定</w:t>
      </w:r>
      <w:bookmarkEnd w:id="254"/>
      <w:bookmarkEnd w:id="255"/>
    </w:p>
    <w:p w14:paraId="27BFAC93">
      <w:pPr>
        <w:pStyle w:val="51"/>
        <w:tabs>
          <w:tab w:val="left" w:pos="1440"/>
        </w:tabs>
        <w:spacing w:after="0"/>
        <w:ind w:left="957" w:leftChars="113" w:hanging="720" w:hangingChars="300"/>
        <w:rPr>
          <w:color w:val="auto"/>
        </w:rPr>
      </w:pPr>
      <w:r>
        <w:rPr>
          <w:color w:val="auto"/>
        </w:rPr>
        <w:t>14.1.1 变更及签证工程量的计量与确定原则：</w:t>
      </w:r>
      <w:r>
        <w:rPr>
          <w:color w:val="auto"/>
          <w:u w:val="single"/>
        </w:rPr>
        <w:t xml:space="preserve">  </w:t>
      </w:r>
      <w:r>
        <w:rPr>
          <w:rFonts w:hint="eastAsia"/>
          <w:color w:val="auto"/>
          <w:u w:val="single"/>
        </w:rPr>
        <w:t>除通用条款外，详见设计变更现场签证管理工作程序</w:t>
      </w:r>
      <w:r>
        <w:rPr>
          <w:color w:val="auto"/>
          <w:u w:val="single"/>
        </w:rPr>
        <w:t xml:space="preserve"> </w:t>
      </w:r>
      <w:r>
        <w:rPr>
          <w:color w:val="auto"/>
        </w:rPr>
        <w:t>。</w:t>
      </w:r>
    </w:p>
    <w:p w14:paraId="63B08661">
      <w:pPr>
        <w:pStyle w:val="51"/>
        <w:tabs>
          <w:tab w:val="left" w:pos="1440"/>
        </w:tabs>
        <w:spacing w:after="0"/>
        <w:ind w:left="957" w:leftChars="113" w:hanging="720" w:hangingChars="300"/>
        <w:rPr>
          <w:color w:val="auto"/>
        </w:rPr>
      </w:pPr>
      <w:r>
        <w:rPr>
          <w:rFonts w:hint="eastAsia"/>
          <w:color w:val="auto"/>
        </w:rPr>
        <w:t>1</w:t>
      </w:r>
      <w:r>
        <w:rPr>
          <w:color w:val="auto"/>
        </w:rPr>
        <w:t>4</w:t>
      </w:r>
      <w:r>
        <w:rPr>
          <w:rFonts w:hint="eastAsia"/>
          <w:color w:val="auto"/>
        </w:rPr>
        <w:t>.</w:t>
      </w:r>
      <w:r>
        <w:rPr>
          <w:color w:val="auto"/>
        </w:rPr>
        <w:t>1</w:t>
      </w:r>
      <w:r>
        <w:rPr>
          <w:rFonts w:hint="eastAsia"/>
          <w:color w:val="auto"/>
        </w:rPr>
        <w:t>.</w:t>
      </w:r>
      <w:r>
        <w:rPr>
          <w:color w:val="auto"/>
        </w:rPr>
        <w:t>2</w:t>
      </w:r>
      <w:r>
        <w:rPr>
          <w:rFonts w:hint="eastAsia"/>
          <w:color w:val="auto"/>
        </w:rPr>
        <w:t>经双方审核无误后的变更签证费用和扣款费用，需签订工程变更价款确认书，</w:t>
      </w:r>
      <w:r>
        <w:rPr>
          <w:rFonts w:hint="eastAsia"/>
          <w:color w:val="auto"/>
          <w:u w:val="single"/>
        </w:rPr>
        <w:t>变更签证造价确认完成后，随当期进度产值一同支付，付款比例与当期产值付款比例一致</w:t>
      </w:r>
      <w:r>
        <w:rPr>
          <w:rFonts w:hint="eastAsia"/>
          <w:color w:val="auto"/>
        </w:rPr>
        <w:t>。</w:t>
      </w:r>
    </w:p>
    <w:p w14:paraId="3C8CAFE3">
      <w:pPr>
        <w:pStyle w:val="51"/>
        <w:tabs>
          <w:tab w:val="left" w:pos="1440"/>
        </w:tabs>
        <w:spacing w:after="0"/>
        <w:ind w:left="957" w:leftChars="113" w:hanging="720" w:hangingChars="300"/>
        <w:rPr>
          <w:color w:val="auto"/>
        </w:rPr>
      </w:pPr>
      <w:r>
        <w:rPr>
          <w:rFonts w:hint="eastAsia"/>
          <w:color w:val="auto"/>
        </w:rPr>
        <w:t>1</w:t>
      </w:r>
      <w:r>
        <w:rPr>
          <w:color w:val="auto"/>
        </w:rPr>
        <w:t>4</w:t>
      </w:r>
      <w:r>
        <w:rPr>
          <w:rFonts w:hint="eastAsia"/>
          <w:color w:val="auto"/>
        </w:rPr>
        <w:t>.</w:t>
      </w:r>
      <w:r>
        <w:rPr>
          <w:color w:val="auto"/>
        </w:rPr>
        <w:t>1</w:t>
      </w:r>
      <w:r>
        <w:rPr>
          <w:rFonts w:hint="eastAsia"/>
          <w:color w:val="auto"/>
        </w:rPr>
        <w:t>.</w:t>
      </w:r>
      <w:r>
        <w:rPr>
          <w:color w:val="auto"/>
        </w:rPr>
        <w:t>3</w:t>
      </w:r>
      <w:r>
        <w:rPr>
          <w:rFonts w:hint="eastAsia"/>
          <w:color w:val="auto"/>
        </w:rPr>
        <w:t xml:space="preserve"> 承包人针对变更、签证的申报书的内容必须完整、准确，上报的预算额，为提高确认效率，避免承包人高估冒算，报价不得高出最终审定结算价的</w:t>
      </w:r>
      <w:r>
        <w:rPr>
          <w:rFonts w:hint="eastAsia"/>
          <w:color w:val="auto"/>
          <w:u w:val="single"/>
        </w:rPr>
        <w:t>10%</w:t>
      </w:r>
      <w:r>
        <w:rPr>
          <w:rFonts w:hint="eastAsia"/>
          <w:color w:val="auto"/>
        </w:rPr>
        <w:t>，否则，发包人收取超出</w:t>
      </w:r>
      <w:r>
        <w:rPr>
          <w:rFonts w:hint="eastAsia"/>
          <w:color w:val="auto"/>
          <w:u w:val="single"/>
        </w:rPr>
        <w:t>10%</w:t>
      </w:r>
      <w:r>
        <w:rPr>
          <w:rFonts w:hint="eastAsia"/>
          <w:color w:val="auto"/>
        </w:rPr>
        <w:t>部分的</w:t>
      </w:r>
      <w:r>
        <w:rPr>
          <w:rFonts w:hint="eastAsia"/>
          <w:color w:val="auto"/>
          <w:u w:val="single"/>
        </w:rPr>
        <w:t>20％</w:t>
      </w:r>
      <w:r>
        <w:rPr>
          <w:rFonts w:hint="eastAsia"/>
          <w:color w:val="auto"/>
        </w:rPr>
        <w:t>作为违约金，直接在该申报书的结算款中扣除。</w:t>
      </w:r>
    </w:p>
    <w:p w14:paraId="536410A8">
      <w:pPr>
        <w:pStyle w:val="4"/>
        <w:spacing w:before="0" w:after="0" w:line="360" w:lineRule="auto"/>
        <w:rPr>
          <w:b/>
          <w:color w:val="auto"/>
          <w:sz w:val="24"/>
          <w:szCs w:val="24"/>
        </w:rPr>
      </w:pPr>
      <w:bookmarkStart w:id="256" w:name="_Toc6426902"/>
      <w:bookmarkStart w:id="257" w:name="_Toc122080399"/>
      <w:bookmarkStart w:id="258" w:name="_Toc168739673"/>
      <w:bookmarkStart w:id="259" w:name="_Toc8028422"/>
      <w:r>
        <w:rPr>
          <w:b/>
          <w:color w:val="auto"/>
          <w:sz w:val="24"/>
          <w:szCs w:val="24"/>
        </w:rPr>
        <w:t>15、支付和结算</w:t>
      </w:r>
      <w:bookmarkEnd w:id="256"/>
      <w:bookmarkEnd w:id="257"/>
      <w:bookmarkEnd w:id="258"/>
      <w:bookmarkEnd w:id="259"/>
    </w:p>
    <w:p w14:paraId="74696ACE">
      <w:pPr>
        <w:spacing w:line="360" w:lineRule="auto"/>
        <w:ind w:firstLine="480" w:firstLineChars="200"/>
        <w:rPr>
          <w:color w:val="auto"/>
          <w:sz w:val="24"/>
        </w:rPr>
      </w:pPr>
      <w:r>
        <w:rPr>
          <w:rFonts w:hint="eastAsia"/>
          <w:color w:val="auto"/>
          <w:sz w:val="24"/>
        </w:rPr>
        <w:t>对于暂定总价（模拟清单）的合同，要求在进场后获取施工图纸</w:t>
      </w:r>
      <w:r>
        <w:rPr>
          <w:rFonts w:hint="eastAsia"/>
          <w:color w:val="auto"/>
          <w:sz w:val="24"/>
          <w:u w:val="single"/>
        </w:rPr>
        <w:t>30</w:t>
      </w:r>
      <w:r>
        <w:rPr>
          <w:rFonts w:hint="eastAsia"/>
          <w:color w:val="auto"/>
          <w:sz w:val="24"/>
        </w:rPr>
        <w:t>日历天内确定合同总价，并发起补充协议审批流程，完成闭口，承包人需配合发包人对量工作，否则将暂停一切付款。</w:t>
      </w:r>
    </w:p>
    <w:p w14:paraId="62A15BA3">
      <w:pPr>
        <w:pStyle w:val="50"/>
        <w:numPr>
          <w:ilvl w:val="0"/>
          <w:numId w:val="0"/>
        </w:numPr>
        <w:spacing w:before="0" w:after="0" w:line="360" w:lineRule="auto"/>
        <w:rPr>
          <w:b w:val="0"/>
          <w:color w:val="auto"/>
          <w:szCs w:val="24"/>
        </w:rPr>
      </w:pPr>
      <w:bookmarkStart w:id="260" w:name="_Toc6426903"/>
      <w:bookmarkStart w:id="261" w:name="_Toc168739674"/>
      <w:bookmarkStart w:id="262" w:name="_Toc89406066"/>
      <w:bookmarkStart w:id="263" w:name="_Toc122080400"/>
      <w:bookmarkStart w:id="264" w:name="_Toc8028423"/>
      <w:bookmarkStart w:id="265" w:name="_Toc78944709"/>
      <w:r>
        <w:rPr>
          <w:b w:val="0"/>
          <w:color w:val="auto"/>
          <w:szCs w:val="24"/>
        </w:rPr>
        <w:t>15.1 工程款支付</w:t>
      </w:r>
      <w:bookmarkEnd w:id="260"/>
      <w:bookmarkEnd w:id="261"/>
      <w:bookmarkEnd w:id="262"/>
      <w:bookmarkEnd w:id="263"/>
      <w:bookmarkEnd w:id="264"/>
      <w:bookmarkEnd w:id="265"/>
    </w:p>
    <w:p w14:paraId="5044B28F">
      <w:pPr>
        <w:tabs>
          <w:tab w:val="left" w:pos="709"/>
        </w:tabs>
        <w:autoSpaceDE w:val="0"/>
        <w:autoSpaceDN w:val="0"/>
        <w:adjustRightInd w:val="0"/>
        <w:snapToGrid w:val="0"/>
        <w:spacing w:before="120" w:beforeLines="50" w:line="360" w:lineRule="auto"/>
        <w:ind w:firstLine="240" w:firstLineChars="100"/>
        <w:textAlignment w:val="baseline"/>
        <w:rPr>
          <w:rFonts w:ascii="Arial" w:hAnsi="Arial" w:cs="Arial"/>
          <w:color w:val="auto"/>
          <w:kern w:val="0"/>
          <w:sz w:val="24"/>
        </w:rPr>
      </w:pPr>
      <w:r>
        <w:rPr>
          <w:color w:val="auto"/>
          <w:sz w:val="24"/>
        </w:rPr>
        <w:t>15.1.1</w:t>
      </w:r>
      <w:r>
        <w:rPr>
          <w:rFonts w:hint="eastAsia"/>
          <w:color w:val="auto"/>
          <w:sz w:val="24"/>
          <w:u w:val="single"/>
        </w:rPr>
        <w:t>本工程无预付款。</w:t>
      </w:r>
    </w:p>
    <w:p w14:paraId="690155FB">
      <w:pPr>
        <w:tabs>
          <w:tab w:val="left" w:pos="709"/>
        </w:tabs>
        <w:autoSpaceDE w:val="0"/>
        <w:autoSpaceDN w:val="0"/>
        <w:adjustRightInd w:val="0"/>
        <w:snapToGrid w:val="0"/>
        <w:spacing w:line="360" w:lineRule="auto"/>
        <w:ind w:firstLine="240" w:firstLineChars="100"/>
        <w:textAlignment w:val="baseline"/>
        <w:rPr>
          <w:color w:val="auto"/>
        </w:rPr>
      </w:pPr>
      <w:r>
        <w:rPr>
          <w:color w:val="auto"/>
          <w:sz w:val="24"/>
        </w:rPr>
        <w:t>15.1.</w:t>
      </w:r>
      <w:r>
        <w:rPr>
          <w:rFonts w:hint="eastAsia"/>
          <w:color w:val="auto"/>
          <w:sz w:val="24"/>
        </w:rPr>
        <w:t>2</w:t>
      </w:r>
      <w:r>
        <w:rPr>
          <w:rFonts w:hint="eastAsia" w:ascii="Arial" w:hAnsi="Arial" w:cs="Arial"/>
          <w:color w:val="auto"/>
          <w:kern w:val="0"/>
          <w:sz w:val="24"/>
        </w:rPr>
        <w:t>本工程进度款选用按</w:t>
      </w:r>
      <w:r>
        <w:rPr>
          <w:rFonts w:hint="eastAsia" w:ascii="Arial" w:hAnsi="Arial" w:cs="Arial"/>
          <w:color w:val="auto"/>
          <w:kern w:val="0"/>
          <w:sz w:val="24"/>
          <w:u w:val="single"/>
        </w:rPr>
        <w:t xml:space="preserve"> 周期 </w:t>
      </w:r>
      <w:r>
        <w:rPr>
          <w:rFonts w:hint="eastAsia" w:ascii="Arial" w:hAnsi="Arial" w:cs="Arial"/>
          <w:color w:val="auto"/>
          <w:kern w:val="0"/>
          <w:sz w:val="24"/>
        </w:rPr>
        <w:t>付款，</w:t>
      </w:r>
      <w:r>
        <w:rPr>
          <w:rFonts w:hint="eastAsia"/>
          <w:color w:val="auto"/>
          <w:sz w:val="24"/>
        </w:rPr>
        <w:t>以实际完成工程量，并经监理及发包人验收合格、资料齐全为付款依据。工程付款方式如下</w:t>
      </w:r>
      <w:r>
        <w:rPr>
          <w:rFonts w:hint="eastAsia"/>
          <w:color w:val="auto"/>
        </w:rPr>
        <w:t>：</w:t>
      </w:r>
      <w:r>
        <w:rPr>
          <w:color w:val="auto"/>
        </w:rPr>
        <w:t xml:space="preserve"> </w:t>
      </w:r>
    </w:p>
    <w:p w14:paraId="3352720E">
      <w:pPr>
        <w:pStyle w:val="53"/>
        <w:spacing w:before="60" w:beforeLines="25" w:after="60" w:afterLines="25" w:line="276" w:lineRule="auto"/>
        <w:ind w:left="0"/>
        <w:rPr>
          <w:color w:val="auto"/>
          <w:kern w:val="2"/>
          <w:szCs w:val="24"/>
        </w:rPr>
      </w:pPr>
      <w:r>
        <w:rPr>
          <w:rFonts w:hint="eastAsia"/>
          <w:color w:val="auto"/>
          <w:kern w:val="2"/>
          <w:szCs w:val="24"/>
        </w:rPr>
        <w:t>A．按形象进度</w:t>
      </w:r>
    </w:p>
    <w:p w14:paraId="66A56CB6">
      <w:pPr>
        <w:pStyle w:val="53"/>
        <w:spacing w:before="60" w:beforeLines="25" w:after="60" w:afterLines="25" w:line="276" w:lineRule="auto"/>
        <w:rPr>
          <w:color w:val="auto"/>
          <w:u w:val="single"/>
        </w:rPr>
      </w:pPr>
      <w:r>
        <w:rPr>
          <w:rFonts w:hint="eastAsia"/>
          <w:color w:val="auto"/>
          <w:u w:val="single"/>
        </w:rPr>
        <w:t>单一楼栋（分区）形象进度达到50%时，</w:t>
      </w:r>
      <w:r>
        <w:rPr>
          <w:rFonts w:hint="eastAsia"/>
          <w:color w:val="auto"/>
          <w:u w:val="single"/>
          <w:lang w:val="en-US" w:eastAsia="zh-CN"/>
        </w:rPr>
        <w:t>发包人收到发包人客户支付的项目款项，发包人</w:t>
      </w:r>
      <w:r>
        <w:rPr>
          <w:rFonts w:hint="eastAsia"/>
          <w:color w:val="auto"/>
          <w:u w:val="single"/>
        </w:rPr>
        <w:t>付至该栋楼（或分区）对应产值的75％；</w:t>
      </w:r>
    </w:p>
    <w:p w14:paraId="50A4F589">
      <w:pPr>
        <w:pStyle w:val="53"/>
        <w:spacing w:before="60" w:beforeLines="25" w:after="60" w:afterLines="25" w:line="276" w:lineRule="auto"/>
        <w:rPr>
          <w:color w:val="auto"/>
          <w:u w:val="single"/>
        </w:rPr>
      </w:pPr>
      <w:r>
        <w:rPr>
          <w:rFonts w:hint="eastAsia"/>
          <w:color w:val="auto"/>
          <w:u w:val="single"/>
        </w:rPr>
        <w:t>全部完工，形象进度达到100%，调试完毕后，</w:t>
      </w:r>
      <w:r>
        <w:rPr>
          <w:rFonts w:hint="eastAsia"/>
          <w:color w:val="auto"/>
          <w:u w:val="single"/>
          <w:lang w:val="en-US" w:eastAsia="zh-CN"/>
        </w:rPr>
        <w:t>发包人收到发包人客户支付的项目款项，发包人</w:t>
      </w:r>
      <w:r>
        <w:rPr>
          <w:rFonts w:hint="eastAsia"/>
          <w:color w:val="auto"/>
          <w:u w:val="single"/>
        </w:rPr>
        <w:t>付至合同总额的75%；</w:t>
      </w:r>
    </w:p>
    <w:p w14:paraId="741C54DE">
      <w:pPr>
        <w:pStyle w:val="53"/>
        <w:spacing w:before="60" w:beforeLines="25" w:after="60" w:afterLines="25" w:line="276" w:lineRule="auto"/>
        <w:ind w:left="0"/>
        <w:rPr>
          <w:color w:val="auto"/>
          <w:kern w:val="2"/>
          <w:szCs w:val="24"/>
        </w:rPr>
      </w:pPr>
      <w:r>
        <w:rPr>
          <w:rFonts w:hint="eastAsia"/>
          <w:color w:val="auto"/>
          <w:kern w:val="2"/>
          <w:szCs w:val="24"/>
        </w:rPr>
        <w:t>B．按周期</w:t>
      </w:r>
    </w:p>
    <w:p w14:paraId="68EE4E29">
      <w:pPr>
        <w:widowControl/>
        <w:shd w:val="clear" w:color="auto" w:fill="FFFFFF"/>
        <w:spacing w:line="360" w:lineRule="auto"/>
        <w:ind w:firstLine="360" w:firstLineChars="150"/>
        <w:jc w:val="left"/>
        <w:rPr>
          <w:rFonts w:ascii="宋体" w:hAnsi="宋体" w:cs="宋体"/>
          <w:color w:val="auto"/>
          <w:kern w:val="0"/>
          <w:sz w:val="24"/>
          <w:shd w:val="clear" w:color="auto" w:fill="FFFFFF"/>
        </w:rPr>
      </w:pPr>
      <w:r>
        <w:rPr>
          <w:rFonts w:hint="eastAsia" w:ascii="Arial" w:hAnsi="Arial" w:cs="Arial"/>
          <w:color w:val="auto"/>
          <w:kern w:val="0"/>
          <w:sz w:val="24"/>
        </w:rPr>
        <w:t>承包人</w:t>
      </w:r>
      <w:r>
        <w:rPr>
          <w:rFonts w:hint="eastAsia" w:ascii="Arial" w:hAnsi="Arial" w:cs="Arial"/>
          <w:color w:val="auto"/>
          <w:kern w:val="0"/>
          <w:sz w:val="24"/>
          <w:u w:val="single"/>
        </w:rPr>
        <w:t>每月20日</w:t>
      </w:r>
      <w:r>
        <w:rPr>
          <w:rFonts w:hint="eastAsia" w:ascii="Arial" w:hAnsi="Arial" w:cs="Arial"/>
          <w:color w:val="auto"/>
          <w:kern w:val="0"/>
          <w:sz w:val="24"/>
        </w:rPr>
        <w:t>提交已完工程的付款申请书交发包人审批（措施费与实体工程款等比例支付）。</w:t>
      </w:r>
      <w:r>
        <w:rPr>
          <w:rFonts w:hint="eastAsia" w:ascii="宋体" w:hAnsi="宋体" w:cs="宋体"/>
          <w:color w:val="auto"/>
          <w:kern w:val="0"/>
          <w:sz w:val="24"/>
          <w:shd w:val="clear" w:color="auto" w:fill="FFFFFF"/>
        </w:rPr>
        <w:t>发包人</w:t>
      </w:r>
      <w:r>
        <w:rPr>
          <w:rFonts w:ascii="宋体" w:hAnsi="宋体" w:cs="宋体"/>
          <w:color w:val="auto"/>
          <w:kern w:val="0"/>
          <w:sz w:val="24"/>
          <w:shd w:val="clear" w:color="auto" w:fill="FFFFFF"/>
        </w:rPr>
        <w:t>在办理每一次付款手续</w:t>
      </w:r>
      <w:r>
        <w:rPr>
          <w:rFonts w:hint="eastAsia" w:ascii="宋体" w:hAnsi="宋体" w:cs="宋体"/>
          <w:color w:val="auto"/>
          <w:kern w:val="0"/>
          <w:sz w:val="24"/>
          <w:shd w:val="clear" w:color="auto" w:fill="FFFFFF"/>
        </w:rPr>
        <w:t>前</w:t>
      </w:r>
      <w:r>
        <w:rPr>
          <w:rFonts w:ascii="宋体" w:hAnsi="宋体" w:cs="宋体"/>
          <w:color w:val="auto"/>
          <w:kern w:val="0"/>
          <w:sz w:val="24"/>
          <w:shd w:val="clear" w:color="auto" w:fill="FFFFFF"/>
        </w:rPr>
        <w:t>，</w:t>
      </w:r>
      <w:r>
        <w:rPr>
          <w:rFonts w:hint="eastAsia" w:ascii="宋体" w:hAnsi="宋体" w:cs="宋体"/>
          <w:color w:val="auto"/>
          <w:kern w:val="0"/>
          <w:sz w:val="24"/>
          <w:shd w:val="clear" w:color="auto" w:fill="FFFFFF"/>
        </w:rPr>
        <w:t>承包人</w:t>
      </w:r>
      <w:r>
        <w:rPr>
          <w:rFonts w:ascii="宋体" w:hAnsi="宋体" w:cs="宋体"/>
          <w:color w:val="auto"/>
          <w:kern w:val="0"/>
          <w:sz w:val="24"/>
          <w:shd w:val="clear" w:color="auto" w:fill="FFFFFF"/>
        </w:rPr>
        <w:t>须向</w:t>
      </w:r>
      <w:r>
        <w:rPr>
          <w:rFonts w:hint="eastAsia" w:ascii="宋体" w:hAnsi="宋体" w:cs="宋体"/>
          <w:color w:val="auto"/>
          <w:kern w:val="0"/>
          <w:sz w:val="24"/>
          <w:shd w:val="clear" w:color="auto" w:fill="FFFFFF"/>
        </w:rPr>
        <w:t>发包人</w:t>
      </w:r>
      <w:r>
        <w:rPr>
          <w:rFonts w:ascii="宋体" w:hAnsi="宋体" w:cs="宋体"/>
          <w:color w:val="auto"/>
          <w:kern w:val="0"/>
          <w:sz w:val="24"/>
          <w:shd w:val="clear" w:color="auto" w:fill="FFFFFF"/>
        </w:rPr>
        <w:t>开具与</w:t>
      </w:r>
      <w:r>
        <w:rPr>
          <w:rFonts w:hint="eastAsia" w:ascii="宋体" w:hAnsi="宋体" w:cs="宋体"/>
          <w:color w:val="auto"/>
          <w:kern w:val="0"/>
          <w:sz w:val="24"/>
          <w:shd w:val="clear" w:color="auto" w:fill="FFFFFF"/>
        </w:rPr>
        <w:t>当期已完工并完成对应核算产值或结算产值</w:t>
      </w:r>
      <w:r>
        <w:rPr>
          <w:rFonts w:ascii="宋体" w:hAnsi="宋体" w:cs="宋体"/>
          <w:color w:val="auto"/>
          <w:kern w:val="0"/>
          <w:sz w:val="24"/>
          <w:shd w:val="clear" w:color="auto" w:fill="FFFFFF"/>
        </w:rPr>
        <w:t>等额</w:t>
      </w:r>
      <w:r>
        <w:rPr>
          <w:rFonts w:hint="eastAsia" w:ascii="宋体" w:hAnsi="宋体" w:cs="宋体"/>
          <w:color w:val="auto"/>
          <w:kern w:val="0"/>
          <w:sz w:val="24"/>
          <w:shd w:val="clear" w:color="auto" w:fill="FFFFFF"/>
        </w:rPr>
        <w:t>的、</w:t>
      </w:r>
      <w:r>
        <w:rPr>
          <w:rFonts w:ascii="宋体" w:hAnsi="宋体" w:cs="宋体"/>
          <w:color w:val="auto"/>
          <w:kern w:val="0"/>
          <w:sz w:val="24"/>
          <w:shd w:val="clear" w:color="auto" w:fill="FFFFFF"/>
        </w:rPr>
        <w:t>合法有效的增值税发票，</w:t>
      </w:r>
      <w:r>
        <w:rPr>
          <w:rFonts w:hint="eastAsia" w:ascii="宋体" w:hAnsi="宋体" w:cs="宋体"/>
          <w:color w:val="auto"/>
          <w:kern w:val="0"/>
          <w:sz w:val="24"/>
          <w:shd w:val="clear" w:color="auto" w:fill="FFFFFF"/>
        </w:rPr>
        <w:t>并</w:t>
      </w:r>
      <w:r>
        <w:rPr>
          <w:rFonts w:ascii="宋体" w:hAnsi="宋体" w:cs="宋体"/>
          <w:color w:val="auto"/>
          <w:kern w:val="0"/>
          <w:sz w:val="24"/>
          <w:shd w:val="clear" w:color="auto" w:fill="FFFFFF"/>
        </w:rPr>
        <w:t>加盖发票专用章</w:t>
      </w:r>
      <w:r>
        <w:rPr>
          <w:rFonts w:hint="eastAsia" w:ascii="宋体" w:hAnsi="宋体" w:cs="宋体"/>
          <w:color w:val="auto"/>
          <w:kern w:val="0"/>
          <w:sz w:val="24"/>
          <w:shd w:val="clear" w:color="auto" w:fill="FFFFFF"/>
        </w:rPr>
        <w:t>，每次按发包人确认产值的</w:t>
      </w:r>
      <w:r>
        <w:rPr>
          <w:rFonts w:hint="eastAsia" w:ascii="Arial" w:hAnsi="Arial" w:cs="Arial"/>
          <w:color w:val="auto"/>
          <w:kern w:val="0"/>
          <w:sz w:val="24"/>
          <w:u w:val="single"/>
        </w:rPr>
        <w:t xml:space="preserve"> </w:t>
      </w:r>
      <w:r>
        <w:rPr>
          <w:rFonts w:ascii="Arial" w:hAnsi="Arial" w:cs="Arial"/>
          <w:color w:val="auto"/>
          <w:kern w:val="0"/>
          <w:sz w:val="24"/>
          <w:u w:val="single"/>
        </w:rPr>
        <w:t xml:space="preserve">70 </w:t>
      </w:r>
      <w:r>
        <w:rPr>
          <w:rFonts w:hint="eastAsia" w:ascii="Arial" w:hAnsi="Arial" w:cs="Arial"/>
          <w:color w:val="auto"/>
          <w:kern w:val="0"/>
          <w:sz w:val="24"/>
          <w:u w:val="single"/>
        </w:rPr>
        <w:t>%</w:t>
      </w:r>
      <w:r>
        <w:rPr>
          <w:rFonts w:hint="eastAsia" w:ascii="宋体" w:hAnsi="宋体" w:cs="宋体"/>
          <w:color w:val="auto"/>
          <w:kern w:val="0"/>
          <w:sz w:val="24"/>
          <w:shd w:val="clear" w:color="auto" w:fill="FFFFFF"/>
        </w:rPr>
        <w:t>支付</w:t>
      </w:r>
      <w:r>
        <w:rPr>
          <w:rFonts w:ascii="宋体" w:hAnsi="宋体" w:cs="宋体"/>
          <w:color w:val="auto"/>
          <w:kern w:val="0"/>
          <w:sz w:val="24"/>
          <w:shd w:val="clear" w:color="auto" w:fill="FFFFFF"/>
        </w:rPr>
        <w:t>。</w:t>
      </w:r>
    </w:p>
    <w:p w14:paraId="12FF3D71">
      <w:pPr>
        <w:tabs>
          <w:tab w:val="left" w:pos="709"/>
        </w:tabs>
        <w:autoSpaceDE w:val="0"/>
        <w:autoSpaceDN w:val="0"/>
        <w:adjustRightInd w:val="0"/>
        <w:snapToGrid w:val="0"/>
        <w:spacing w:line="360" w:lineRule="auto"/>
        <w:textAlignment w:val="baseline"/>
        <w:rPr>
          <w:rFonts w:ascii="Arial" w:hAnsi="Arial" w:cs="Arial"/>
          <w:color w:val="auto"/>
          <w:kern w:val="0"/>
          <w:sz w:val="24"/>
        </w:rPr>
      </w:pPr>
      <w:r>
        <w:rPr>
          <w:color w:val="auto"/>
          <w:sz w:val="24"/>
        </w:rPr>
        <w:t>15.1.</w:t>
      </w:r>
      <w:r>
        <w:rPr>
          <w:rFonts w:hint="eastAsia"/>
          <w:color w:val="auto"/>
          <w:sz w:val="24"/>
        </w:rPr>
        <w:t>3竣工款</w:t>
      </w:r>
      <w:r>
        <w:rPr>
          <w:rFonts w:hint="eastAsia" w:ascii="Arial" w:hAnsi="Arial" w:cs="Arial"/>
          <w:color w:val="auto"/>
          <w:kern w:val="0"/>
          <w:sz w:val="24"/>
        </w:rPr>
        <w:t>付款金额：</w:t>
      </w:r>
      <w:r>
        <w:rPr>
          <w:rFonts w:ascii="Arial" w:hAnsi="Arial" w:cs="Arial"/>
          <w:color w:val="auto"/>
          <w:kern w:val="0"/>
          <w:sz w:val="24"/>
          <w:u w:val="single"/>
        </w:rPr>
        <w:t>上述工程全部完工</w:t>
      </w:r>
      <w:r>
        <w:rPr>
          <w:rFonts w:hint="eastAsia" w:ascii="Arial" w:hAnsi="Arial" w:cs="Arial"/>
          <w:color w:val="auto"/>
          <w:kern w:val="0"/>
          <w:sz w:val="24"/>
          <w:u w:val="single"/>
        </w:rPr>
        <w:t>，保洁完成，</w:t>
      </w:r>
      <w:r>
        <w:rPr>
          <w:rFonts w:ascii="Arial" w:hAnsi="Arial" w:cs="Arial"/>
          <w:color w:val="auto"/>
          <w:kern w:val="0"/>
          <w:sz w:val="24"/>
          <w:u w:val="single"/>
        </w:rPr>
        <w:t>经发包人</w:t>
      </w:r>
      <w:r>
        <w:rPr>
          <w:rFonts w:hint="eastAsia" w:ascii="Arial" w:hAnsi="Arial" w:cs="Arial"/>
          <w:color w:val="auto"/>
          <w:kern w:val="0"/>
          <w:sz w:val="24"/>
          <w:u w:val="single"/>
        </w:rPr>
        <w:t>及</w:t>
      </w:r>
      <w:r>
        <w:rPr>
          <w:rFonts w:ascii="Arial" w:hAnsi="Arial" w:cs="Arial"/>
          <w:color w:val="auto"/>
          <w:kern w:val="0"/>
          <w:sz w:val="24"/>
          <w:u w:val="single"/>
        </w:rPr>
        <w:t>监理验收达到竣工验收标准</w:t>
      </w:r>
      <w:r>
        <w:rPr>
          <w:rFonts w:hint="eastAsia" w:ascii="Arial" w:hAnsi="Arial" w:cs="Arial"/>
          <w:color w:val="auto"/>
          <w:kern w:val="0"/>
          <w:sz w:val="24"/>
          <w:u w:val="single"/>
        </w:rPr>
        <w:t>，</w:t>
      </w:r>
      <w:r>
        <w:rPr>
          <w:rFonts w:hint="eastAsia"/>
          <w:color w:val="auto"/>
          <w:u w:val="single"/>
          <w:lang w:val="en-US" w:eastAsia="zh-CN"/>
        </w:rPr>
        <w:t>发包人收到发包人客户支付的项目款项，发包人</w:t>
      </w:r>
      <w:r>
        <w:rPr>
          <w:rFonts w:ascii="Arial" w:hAnsi="Arial" w:cs="Arial"/>
          <w:color w:val="auto"/>
          <w:kern w:val="0"/>
          <w:sz w:val="24"/>
          <w:u w:val="single"/>
        </w:rPr>
        <w:t>支付</w:t>
      </w:r>
      <w:r>
        <w:rPr>
          <w:rFonts w:hint="eastAsia" w:ascii="Arial" w:hAnsi="Arial" w:cs="Arial"/>
          <w:color w:val="auto"/>
          <w:kern w:val="0"/>
          <w:sz w:val="24"/>
          <w:u w:val="single"/>
        </w:rPr>
        <w:t>至</w:t>
      </w:r>
      <w:r>
        <w:rPr>
          <w:rFonts w:ascii="Arial" w:hAnsi="Arial" w:cs="Arial"/>
          <w:color w:val="auto"/>
          <w:kern w:val="0"/>
          <w:sz w:val="24"/>
          <w:u w:val="single"/>
        </w:rPr>
        <w:t>合同项下工程合同价款的</w:t>
      </w:r>
      <w:r>
        <w:rPr>
          <w:rFonts w:hint="eastAsia" w:ascii="Arial" w:hAnsi="Arial" w:cs="Arial"/>
          <w:color w:val="auto"/>
          <w:kern w:val="0"/>
          <w:sz w:val="24"/>
          <w:u w:val="single"/>
        </w:rPr>
        <w:t xml:space="preserve"> </w:t>
      </w:r>
      <w:r>
        <w:rPr>
          <w:rFonts w:ascii="Arial" w:hAnsi="Arial" w:cs="Arial"/>
          <w:color w:val="auto"/>
          <w:kern w:val="0"/>
          <w:sz w:val="24"/>
          <w:u w:val="single"/>
        </w:rPr>
        <w:t>85</w:t>
      </w:r>
      <w:r>
        <w:rPr>
          <w:rFonts w:hint="eastAsia" w:ascii="Arial" w:hAnsi="Arial" w:cs="Arial"/>
          <w:color w:val="auto"/>
          <w:kern w:val="0"/>
          <w:sz w:val="24"/>
          <w:u w:val="single"/>
        </w:rPr>
        <w:t xml:space="preserve"> </w:t>
      </w:r>
      <w:r>
        <w:rPr>
          <w:rFonts w:ascii="Arial" w:hAnsi="Arial" w:cs="Arial"/>
          <w:color w:val="auto"/>
          <w:kern w:val="0"/>
          <w:sz w:val="24"/>
          <w:u w:val="single"/>
        </w:rPr>
        <w:t>%。</w:t>
      </w:r>
      <w:r>
        <w:rPr>
          <w:rFonts w:hint="eastAsia" w:ascii="Arial" w:hAnsi="Arial" w:cs="Arial"/>
          <w:color w:val="auto"/>
          <w:kern w:val="0"/>
          <w:sz w:val="24"/>
        </w:rPr>
        <w:t>如承包人不能按节点要求完成或滞后完成，发包人有权延迟支付相应节点工程款，承包人不得以此为理由影响工程进度；所有赔付经发包人及监理确认后生效。</w:t>
      </w:r>
    </w:p>
    <w:p w14:paraId="3FC67FDB">
      <w:pPr>
        <w:tabs>
          <w:tab w:val="left" w:pos="709"/>
        </w:tabs>
        <w:autoSpaceDE w:val="0"/>
        <w:autoSpaceDN w:val="0"/>
        <w:adjustRightInd w:val="0"/>
        <w:snapToGrid w:val="0"/>
        <w:spacing w:line="360" w:lineRule="auto"/>
        <w:textAlignment w:val="baseline"/>
        <w:rPr>
          <w:ins w:id="210" w:author="ISSTECH" w:date="2025-04-03T17:26:24Z"/>
          <w:rFonts w:hint="eastAsia" w:ascii="Arial" w:hAnsi="Arial" w:cs="Arial"/>
          <w:color w:val="auto"/>
          <w:kern w:val="0"/>
          <w:sz w:val="24"/>
        </w:rPr>
      </w:pPr>
      <w:r>
        <w:rPr>
          <w:color w:val="auto"/>
          <w:sz w:val="24"/>
        </w:rPr>
        <w:t>15.1.</w:t>
      </w:r>
      <w:r>
        <w:rPr>
          <w:rFonts w:hint="eastAsia"/>
          <w:color w:val="auto"/>
          <w:sz w:val="24"/>
        </w:rPr>
        <w:t>4结算款付款金额：结算完成后</w:t>
      </w:r>
      <w:r>
        <w:rPr>
          <w:rFonts w:hint="eastAsia"/>
          <w:color w:val="auto"/>
          <w:sz w:val="24"/>
          <w:lang w:eastAsia="zh-CN"/>
        </w:rPr>
        <w:t>，</w:t>
      </w:r>
      <w:r>
        <w:rPr>
          <w:rFonts w:hint="eastAsia"/>
          <w:color w:val="auto"/>
          <w:u w:val="single"/>
          <w:lang w:val="en-US" w:eastAsia="zh-CN"/>
        </w:rPr>
        <w:t>发包人收到发包人客户支付的项目款项，发包人</w:t>
      </w:r>
      <w:r>
        <w:rPr>
          <w:rFonts w:hint="eastAsia"/>
          <w:color w:val="auto"/>
          <w:sz w:val="24"/>
        </w:rPr>
        <w:t>支付至结算总价的</w:t>
      </w:r>
      <w:r>
        <w:rPr>
          <w:color w:val="auto"/>
          <w:sz w:val="24"/>
        </w:rPr>
        <w:t>97</w:t>
      </w:r>
      <w:r>
        <w:rPr>
          <w:rFonts w:hint="eastAsia"/>
          <w:color w:val="auto"/>
          <w:sz w:val="24"/>
        </w:rPr>
        <w:t xml:space="preserve"> %，3%留作保修金，但开具100%足额合法有效的增值税发票（含保修金）。保修金按照《工程质量保修协议》要求支付。未按100%支付的产值及预留的保修款均不计息</w:t>
      </w:r>
      <w:r>
        <w:rPr>
          <w:rFonts w:hint="eastAsia" w:ascii="Arial" w:hAnsi="Arial" w:cs="Arial"/>
          <w:color w:val="auto"/>
          <w:kern w:val="0"/>
          <w:sz w:val="24"/>
        </w:rPr>
        <w:t>。</w:t>
      </w:r>
    </w:p>
    <w:p w14:paraId="675C3A7D">
      <w:pPr>
        <w:adjustRightInd w:val="0"/>
        <w:snapToGrid w:val="0"/>
        <w:spacing w:line="300" w:lineRule="auto"/>
        <w:ind w:firstLine="0" w:firstLineChars="0"/>
        <w:rPr>
          <w:ins w:id="211" w:author="ISSTECH" w:date="2025-04-03T17:26:26Z"/>
          <w:rFonts w:ascii="微软雅黑" w:hAnsi="微软雅黑" w:eastAsia="微软雅黑" w:cs="Times New Roman"/>
          <w:sz w:val="21"/>
          <w:szCs w:val="21"/>
        </w:rPr>
      </w:pPr>
      <w:ins w:id="212" w:author="ISSTECH" w:date="2025-04-03T17:26:31Z">
        <w:r>
          <w:rPr>
            <w:rFonts w:hint="eastAsia" w:ascii="微软雅黑" w:hAnsi="微软雅黑" w:eastAsia="微软雅黑" w:cs="Times New Roman"/>
            <w:sz w:val="21"/>
            <w:szCs w:val="21"/>
            <w:highlight w:val="none"/>
            <w:lang w:val="en-US" w:eastAsia="zh-CN"/>
          </w:rPr>
          <w:t>15</w:t>
        </w:r>
      </w:ins>
      <w:ins w:id="213" w:author="ISSTECH" w:date="2025-04-03T17:26:33Z">
        <w:r>
          <w:rPr>
            <w:rFonts w:hint="eastAsia" w:ascii="微软雅黑" w:hAnsi="微软雅黑" w:eastAsia="微软雅黑" w:cs="Times New Roman"/>
            <w:sz w:val="21"/>
            <w:szCs w:val="21"/>
            <w:highlight w:val="none"/>
            <w:lang w:val="en-US" w:eastAsia="zh-CN"/>
          </w:rPr>
          <w:t>.1.</w:t>
        </w:r>
      </w:ins>
      <w:ins w:id="214" w:author="ISSTECH" w:date="2025-04-03T17:26:35Z">
        <w:r>
          <w:rPr>
            <w:rFonts w:hint="eastAsia" w:ascii="微软雅黑" w:hAnsi="微软雅黑" w:eastAsia="微软雅黑" w:cs="Times New Roman"/>
            <w:sz w:val="21"/>
            <w:szCs w:val="21"/>
            <w:highlight w:val="none"/>
            <w:lang w:val="en-US" w:eastAsia="zh-CN"/>
          </w:rPr>
          <w:t>5</w:t>
        </w:r>
      </w:ins>
      <w:ins w:id="215" w:author="ISSTECH" w:date="2025-04-03T17:26:26Z">
        <w:r>
          <w:rPr>
            <w:rFonts w:hint="eastAsia" w:ascii="微软雅黑" w:hAnsi="微软雅黑" w:eastAsia="微软雅黑" w:cs="Times New Roman"/>
            <w:sz w:val="21"/>
            <w:szCs w:val="21"/>
            <w:highlight w:val="none"/>
            <w:lang w:val="en-US" w:eastAsia="zh-CN"/>
          </w:rPr>
          <w:t>双方</w:t>
        </w:r>
      </w:ins>
      <w:ins w:id="216" w:author="ISSTECH" w:date="2025-04-03T17:26:26Z">
        <w:r>
          <w:rPr>
            <w:rFonts w:ascii="微软雅黑" w:hAnsi="微软雅黑" w:eastAsia="微软雅黑" w:cs="Times New Roman"/>
            <w:sz w:val="21"/>
            <w:szCs w:val="21"/>
            <w:highlight w:val="none"/>
          </w:rPr>
          <w:t>一致确认，</w:t>
        </w:r>
      </w:ins>
      <w:ins w:id="217" w:author="ISSTECH" w:date="2025-04-03T17:27:15Z">
        <w:r>
          <w:rPr>
            <w:rFonts w:hint="eastAsia" w:ascii="微软雅黑" w:hAnsi="微软雅黑" w:eastAsia="微软雅黑" w:cs="Times New Roman"/>
            <w:sz w:val="21"/>
            <w:szCs w:val="21"/>
            <w:highlight w:val="none"/>
            <w:lang w:val="en-US" w:eastAsia="zh-CN"/>
          </w:rPr>
          <w:t>发包人</w:t>
        </w:r>
      </w:ins>
      <w:ins w:id="218" w:author="ISSTECH" w:date="2025-04-03T17:26:26Z">
        <w:r>
          <w:rPr>
            <w:rFonts w:ascii="微软雅黑" w:hAnsi="微软雅黑" w:eastAsia="微软雅黑" w:cs="Times New Roman"/>
            <w:sz w:val="21"/>
            <w:szCs w:val="21"/>
            <w:highlight w:val="none"/>
          </w:rPr>
          <w:t>向</w:t>
        </w:r>
      </w:ins>
      <w:ins w:id="219" w:author="ISSTECH" w:date="2025-04-03T17:27:19Z">
        <w:r>
          <w:rPr>
            <w:rFonts w:hint="eastAsia" w:ascii="微软雅黑" w:hAnsi="微软雅黑" w:eastAsia="微软雅黑" w:cs="Times New Roman"/>
            <w:sz w:val="21"/>
            <w:szCs w:val="21"/>
            <w:highlight w:val="none"/>
            <w:lang w:val="en-US" w:eastAsia="zh-CN"/>
          </w:rPr>
          <w:t>承包人</w:t>
        </w:r>
      </w:ins>
      <w:ins w:id="220" w:author="ISSTECH" w:date="2025-04-03T17:26:26Z">
        <w:r>
          <w:rPr>
            <w:rFonts w:hint="eastAsia" w:ascii="微软雅黑" w:hAnsi="微软雅黑" w:eastAsia="微软雅黑" w:cs="Times New Roman"/>
            <w:sz w:val="21"/>
            <w:szCs w:val="21"/>
          </w:rPr>
          <w:t>支付的合同价款比例不超过</w:t>
        </w:r>
      </w:ins>
      <w:ins w:id="221" w:author="ISSTECH" w:date="2025-04-03T17:27:27Z">
        <w:r>
          <w:rPr>
            <w:rFonts w:hint="eastAsia" w:ascii="微软雅黑" w:hAnsi="微软雅黑" w:eastAsia="微软雅黑" w:cs="Times New Roman"/>
            <w:sz w:val="21"/>
            <w:szCs w:val="21"/>
            <w:lang w:val="en-US" w:eastAsia="zh-CN"/>
          </w:rPr>
          <w:t>发包人</w:t>
        </w:r>
      </w:ins>
      <w:ins w:id="222" w:author="ISSTECH" w:date="2025-04-03T17:26:26Z">
        <w:r>
          <w:rPr>
            <w:rFonts w:hint="eastAsia" w:ascii="微软雅黑" w:hAnsi="微软雅黑" w:eastAsia="微软雅黑" w:cs="Times New Roman"/>
            <w:sz w:val="21"/>
            <w:szCs w:val="21"/>
          </w:rPr>
          <w:t>客户向</w:t>
        </w:r>
      </w:ins>
      <w:ins w:id="223" w:author="ISSTECH" w:date="2025-04-03T17:27:33Z">
        <w:r>
          <w:rPr>
            <w:rFonts w:hint="eastAsia" w:ascii="微软雅黑" w:hAnsi="微软雅黑" w:eastAsia="微软雅黑" w:cs="Times New Roman"/>
            <w:sz w:val="21"/>
            <w:szCs w:val="21"/>
            <w:lang w:val="en-US" w:eastAsia="zh-CN"/>
          </w:rPr>
          <w:t>发包人</w:t>
        </w:r>
      </w:ins>
      <w:ins w:id="224" w:author="ISSTECH" w:date="2025-04-03T17:26:26Z">
        <w:r>
          <w:rPr>
            <w:rFonts w:hint="eastAsia" w:ascii="微软雅黑" w:hAnsi="微软雅黑" w:eastAsia="微软雅黑" w:cs="Times New Roman"/>
            <w:sz w:val="21"/>
            <w:szCs w:val="21"/>
          </w:rPr>
          <w:t>支付的比例，若</w:t>
        </w:r>
      </w:ins>
      <w:ins w:id="225" w:author="ISSTECH" w:date="2025-04-03T17:27:39Z">
        <w:r>
          <w:rPr>
            <w:rFonts w:hint="eastAsia" w:ascii="微软雅黑" w:hAnsi="微软雅黑" w:eastAsia="微软雅黑" w:cs="Times New Roman"/>
            <w:sz w:val="21"/>
            <w:szCs w:val="21"/>
            <w:lang w:val="en-US" w:eastAsia="zh-CN"/>
          </w:rPr>
          <w:t>发包人</w:t>
        </w:r>
      </w:ins>
      <w:ins w:id="226" w:author="ISSTECH" w:date="2025-04-03T17:26:26Z">
        <w:r>
          <w:rPr>
            <w:rFonts w:hint="eastAsia" w:ascii="微软雅黑" w:hAnsi="微软雅黑" w:eastAsia="微软雅黑" w:cs="Times New Roman"/>
            <w:sz w:val="21"/>
            <w:szCs w:val="21"/>
          </w:rPr>
          <w:t>收到客户款项少于</w:t>
        </w:r>
      </w:ins>
      <w:ins w:id="227" w:author="ISSTECH" w:date="2025-04-03T17:27:51Z">
        <w:r>
          <w:rPr>
            <w:rFonts w:hint="eastAsia" w:ascii="微软雅黑" w:hAnsi="微软雅黑" w:eastAsia="微软雅黑" w:cs="Times New Roman"/>
            <w:sz w:val="21"/>
            <w:szCs w:val="21"/>
            <w:lang w:val="en-US" w:eastAsia="zh-CN"/>
          </w:rPr>
          <w:t>发包人</w:t>
        </w:r>
      </w:ins>
      <w:ins w:id="228" w:author="ISSTECH" w:date="2025-04-03T17:26:26Z">
        <w:r>
          <w:rPr>
            <w:rFonts w:hint="eastAsia" w:ascii="微软雅黑" w:hAnsi="微软雅黑" w:eastAsia="微软雅黑" w:cs="Times New Roman"/>
            <w:sz w:val="21"/>
            <w:szCs w:val="21"/>
          </w:rPr>
          <w:t>应收款项，则</w:t>
        </w:r>
      </w:ins>
      <w:ins w:id="229" w:author="ISSTECH" w:date="2025-04-03T17:27:56Z">
        <w:r>
          <w:rPr>
            <w:rFonts w:hint="eastAsia" w:ascii="微软雅黑" w:hAnsi="微软雅黑" w:eastAsia="微软雅黑" w:cs="Times New Roman"/>
            <w:sz w:val="21"/>
            <w:szCs w:val="21"/>
            <w:lang w:val="en-US" w:eastAsia="zh-CN"/>
          </w:rPr>
          <w:t>发包人</w:t>
        </w:r>
      </w:ins>
      <w:ins w:id="230" w:author="ISSTECH" w:date="2025-04-03T17:26:26Z">
        <w:r>
          <w:rPr>
            <w:rFonts w:hint="eastAsia" w:ascii="微软雅黑" w:hAnsi="微软雅黑" w:eastAsia="微软雅黑" w:cs="Times New Roman"/>
            <w:sz w:val="21"/>
            <w:szCs w:val="21"/>
          </w:rPr>
          <w:t>可按照到账比例向</w:t>
        </w:r>
      </w:ins>
      <w:ins w:id="231" w:author="ISSTECH" w:date="2025-04-03T17:28:04Z">
        <w:r>
          <w:rPr>
            <w:rFonts w:hint="eastAsia" w:ascii="微软雅黑" w:hAnsi="微软雅黑" w:eastAsia="微软雅黑" w:cs="Times New Roman"/>
            <w:sz w:val="21"/>
            <w:szCs w:val="21"/>
            <w:lang w:val="en-US" w:eastAsia="zh-CN"/>
          </w:rPr>
          <w:t>承包人</w:t>
        </w:r>
      </w:ins>
      <w:ins w:id="232" w:author="ISSTECH" w:date="2025-04-03T17:26:26Z">
        <w:r>
          <w:rPr>
            <w:rFonts w:hint="eastAsia" w:ascii="微软雅黑" w:hAnsi="微软雅黑" w:eastAsia="微软雅黑" w:cs="Times New Roman"/>
            <w:sz w:val="21"/>
            <w:szCs w:val="21"/>
          </w:rPr>
          <w:t>支付对应款项。</w:t>
        </w:r>
      </w:ins>
      <w:ins w:id="233" w:author="ISSTECH" w:date="2025-04-03T17:28:09Z">
        <w:r>
          <w:rPr>
            <w:rFonts w:hint="eastAsia" w:ascii="微软雅黑" w:hAnsi="微软雅黑" w:eastAsia="微软雅黑" w:cs="Times New Roman"/>
            <w:sz w:val="21"/>
            <w:szCs w:val="21"/>
            <w:lang w:val="en-US" w:eastAsia="zh-CN"/>
          </w:rPr>
          <w:t>发包人</w:t>
        </w:r>
      </w:ins>
      <w:ins w:id="234" w:author="ISSTECH" w:date="2025-04-03T17:26:26Z">
        <w:r>
          <w:rPr>
            <w:rFonts w:hint="eastAsia" w:ascii="微软雅黑" w:hAnsi="微软雅黑" w:eastAsia="微软雅黑" w:cs="Times New Roman"/>
            <w:sz w:val="21"/>
            <w:szCs w:val="21"/>
          </w:rPr>
          <w:t>客户补齐应付款后，</w:t>
        </w:r>
      </w:ins>
      <w:ins w:id="235" w:author="ISSTECH" w:date="2025-04-03T17:28:14Z">
        <w:r>
          <w:rPr>
            <w:rFonts w:hint="eastAsia" w:ascii="微软雅黑" w:hAnsi="微软雅黑" w:eastAsia="微软雅黑" w:cs="Times New Roman"/>
            <w:sz w:val="21"/>
            <w:szCs w:val="21"/>
            <w:lang w:val="en-US" w:eastAsia="zh-CN"/>
          </w:rPr>
          <w:t>发包人</w:t>
        </w:r>
      </w:ins>
      <w:ins w:id="236" w:author="ISSTECH" w:date="2025-04-03T17:26:26Z">
        <w:r>
          <w:rPr>
            <w:rFonts w:hint="eastAsia" w:ascii="微软雅黑" w:hAnsi="微软雅黑" w:eastAsia="微软雅黑" w:cs="Times New Roman"/>
            <w:sz w:val="21"/>
            <w:szCs w:val="21"/>
          </w:rPr>
          <w:t>应按合同约定补齐合同剩余款项。</w:t>
        </w:r>
      </w:ins>
    </w:p>
    <w:p w14:paraId="1121DEC0">
      <w:pPr>
        <w:adjustRightInd w:val="0"/>
        <w:snapToGrid w:val="0"/>
        <w:spacing w:line="300" w:lineRule="auto"/>
        <w:ind w:firstLine="420" w:firstLineChars="200"/>
        <w:rPr>
          <w:ins w:id="237" w:author="ISSTECH" w:date="2025-04-03T17:26:26Z"/>
          <w:rFonts w:ascii="微软雅黑" w:hAnsi="微软雅黑" w:eastAsia="微软雅黑" w:cs="Times New Roman"/>
          <w:sz w:val="21"/>
          <w:szCs w:val="21"/>
        </w:rPr>
      </w:pPr>
      <w:ins w:id="238" w:author="ISSTECH" w:date="2025-04-03T17:26:26Z">
        <w:r>
          <w:rPr>
            <w:rFonts w:ascii="微软雅黑" w:hAnsi="微软雅黑" w:eastAsia="微软雅黑" w:cs="Times New Roman"/>
            <w:sz w:val="21"/>
            <w:szCs w:val="21"/>
          </w:rPr>
          <w:t>如</w:t>
        </w:r>
      </w:ins>
      <w:ins w:id="239" w:author="ISSTECH" w:date="2025-04-03T17:28:19Z">
        <w:r>
          <w:rPr>
            <w:rFonts w:hint="eastAsia" w:ascii="微软雅黑" w:hAnsi="微软雅黑" w:eastAsia="微软雅黑" w:cs="Times New Roman"/>
            <w:sz w:val="21"/>
            <w:szCs w:val="21"/>
            <w:lang w:val="en-US" w:eastAsia="zh-CN"/>
          </w:rPr>
          <w:t>发包人</w:t>
        </w:r>
      </w:ins>
      <w:ins w:id="240" w:author="ISSTECH" w:date="2025-04-03T17:26:26Z">
        <w:r>
          <w:rPr>
            <w:rFonts w:ascii="微软雅黑" w:hAnsi="微软雅黑" w:eastAsia="微软雅黑" w:cs="Times New Roman"/>
            <w:sz w:val="21"/>
            <w:szCs w:val="21"/>
          </w:rPr>
          <w:t>客户与</w:t>
        </w:r>
      </w:ins>
      <w:ins w:id="241" w:author="ISSTECH" w:date="2025-04-03T17:28:23Z">
        <w:r>
          <w:rPr>
            <w:rFonts w:hint="eastAsia" w:ascii="微软雅黑" w:hAnsi="微软雅黑" w:eastAsia="微软雅黑" w:cs="Times New Roman"/>
            <w:sz w:val="21"/>
            <w:szCs w:val="21"/>
            <w:lang w:val="en-US" w:eastAsia="zh-CN"/>
          </w:rPr>
          <w:t>发包人</w:t>
        </w:r>
      </w:ins>
      <w:ins w:id="242" w:author="ISSTECH" w:date="2025-04-03T17:26:26Z">
        <w:r>
          <w:rPr>
            <w:rFonts w:ascii="微软雅黑" w:hAnsi="微软雅黑" w:eastAsia="微软雅黑" w:cs="Times New Roman"/>
            <w:sz w:val="21"/>
            <w:szCs w:val="21"/>
          </w:rPr>
          <w:t>对付款条款进行了变更，包括但不限于调整合同价款的比例与金额，延后付款期限、变更付款条件等情形，</w:t>
        </w:r>
      </w:ins>
      <w:ins w:id="243" w:author="ISSTECH" w:date="2025-04-03T17:28:33Z">
        <w:r>
          <w:rPr>
            <w:rFonts w:hint="eastAsia" w:ascii="微软雅黑" w:hAnsi="微软雅黑" w:eastAsia="微软雅黑" w:cs="Times New Roman"/>
            <w:sz w:val="21"/>
            <w:szCs w:val="21"/>
            <w:lang w:val="en-US" w:eastAsia="zh-CN"/>
          </w:rPr>
          <w:t>承包人</w:t>
        </w:r>
      </w:ins>
      <w:ins w:id="244" w:author="ISSTECH" w:date="2025-04-03T17:26:26Z">
        <w:r>
          <w:rPr>
            <w:rFonts w:ascii="微软雅黑" w:hAnsi="微软雅黑" w:eastAsia="微软雅黑" w:cs="Times New Roman"/>
            <w:sz w:val="21"/>
            <w:szCs w:val="21"/>
          </w:rPr>
          <w:t>方同意接受合同付款条款随之变更，</w:t>
        </w:r>
      </w:ins>
      <w:ins w:id="245" w:author="ISSTECH" w:date="2025-04-03T17:28:39Z">
        <w:r>
          <w:rPr>
            <w:rFonts w:hint="eastAsia" w:ascii="微软雅黑" w:hAnsi="微软雅黑" w:eastAsia="微软雅黑" w:cs="Times New Roman"/>
            <w:sz w:val="21"/>
            <w:szCs w:val="21"/>
            <w:lang w:val="en-US" w:eastAsia="zh-CN"/>
          </w:rPr>
          <w:t>发包人</w:t>
        </w:r>
      </w:ins>
      <w:ins w:id="246" w:author="ISSTECH" w:date="2025-04-03T17:26:26Z">
        <w:r>
          <w:rPr>
            <w:rFonts w:ascii="微软雅黑" w:hAnsi="微软雅黑" w:eastAsia="微软雅黑" w:cs="Times New Roman"/>
            <w:sz w:val="21"/>
            <w:szCs w:val="21"/>
          </w:rPr>
          <w:t>通知</w:t>
        </w:r>
      </w:ins>
      <w:ins w:id="247" w:author="ISSTECH" w:date="2025-04-03T17:28:43Z">
        <w:r>
          <w:rPr>
            <w:rFonts w:hint="eastAsia" w:ascii="微软雅黑" w:hAnsi="微软雅黑" w:eastAsia="微软雅黑" w:cs="Times New Roman"/>
            <w:sz w:val="21"/>
            <w:szCs w:val="21"/>
            <w:lang w:val="en-US" w:eastAsia="zh-CN"/>
          </w:rPr>
          <w:t>承包人</w:t>
        </w:r>
      </w:ins>
      <w:ins w:id="248" w:author="ISSTECH" w:date="2025-04-03T17:26:26Z">
        <w:r>
          <w:rPr>
            <w:rFonts w:ascii="微软雅黑" w:hAnsi="微软雅黑" w:eastAsia="微软雅黑" w:cs="Times New Roman"/>
            <w:sz w:val="21"/>
            <w:szCs w:val="21"/>
          </w:rPr>
          <w:t>上述变更情况后即生效。</w:t>
        </w:r>
      </w:ins>
    </w:p>
    <w:p w14:paraId="4857A166">
      <w:pPr>
        <w:adjustRightInd w:val="0"/>
        <w:snapToGrid w:val="0"/>
        <w:spacing w:line="300" w:lineRule="auto"/>
        <w:ind w:firstLine="420" w:firstLineChars="200"/>
        <w:rPr>
          <w:ins w:id="249" w:author="ISSTECH" w:date="2025-04-03T17:26:26Z"/>
          <w:rFonts w:ascii="微软雅黑" w:hAnsi="微软雅黑" w:eastAsia="微软雅黑" w:cs="Times New Roman"/>
          <w:sz w:val="21"/>
          <w:szCs w:val="21"/>
        </w:rPr>
      </w:pPr>
      <w:ins w:id="250" w:author="ISSTECH" w:date="2025-04-03T17:26:26Z">
        <w:r>
          <w:rPr>
            <w:rFonts w:ascii="微软雅黑" w:hAnsi="微软雅黑" w:eastAsia="微软雅黑" w:cs="Times New Roman"/>
            <w:sz w:val="21"/>
            <w:szCs w:val="21"/>
          </w:rPr>
          <w:t>上述条款是</w:t>
        </w:r>
      </w:ins>
      <w:ins w:id="251" w:author="ISSTECH" w:date="2025-04-03T17:26:26Z">
        <w:r>
          <w:rPr>
            <w:rFonts w:hint="eastAsia" w:ascii="微软雅黑" w:hAnsi="微软雅黑" w:eastAsia="微软雅黑" w:cs="Times New Roman"/>
            <w:sz w:val="21"/>
            <w:szCs w:val="21"/>
            <w:lang w:val="en-US" w:eastAsia="zh-CN"/>
          </w:rPr>
          <w:t>双</w:t>
        </w:r>
      </w:ins>
      <w:ins w:id="252" w:author="ISSTECH" w:date="2025-04-03T17:26:26Z">
        <w:r>
          <w:rPr>
            <w:rFonts w:ascii="微软雅黑" w:hAnsi="微软雅黑" w:eastAsia="微软雅黑" w:cs="Times New Roman"/>
            <w:sz w:val="21"/>
            <w:szCs w:val="21"/>
          </w:rPr>
          <w:t>方平等协商的结果，是各方真实意思表示。</w:t>
        </w:r>
      </w:ins>
      <w:ins w:id="253" w:author="ISSTECH" w:date="2025-04-03T17:32:18Z">
        <w:r>
          <w:rPr>
            <w:rFonts w:hint="eastAsia" w:ascii="微软雅黑" w:hAnsi="微软雅黑" w:eastAsia="微软雅黑" w:cs="Times New Roman"/>
            <w:sz w:val="21"/>
            <w:szCs w:val="21"/>
            <w:lang w:val="en-US" w:eastAsia="zh-CN"/>
          </w:rPr>
          <w:t>承包人</w:t>
        </w:r>
      </w:ins>
      <w:ins w:id="254" w:author="ISSTECH" w:date="2025-04-03T17:26:26Z">
        <w:r>
          <w:rPr>
            <w:rFonts w:ascii="微软雅黑" w:hAnsi="微软雅黑" w:eastAsia="微软雅黑" w:cs="Times New Roman"/>
            <w:sz w:val="21"/>
            <w:szCs w:val="21"/>
          </w:rPr>
          <w:t>已完全理解上述条款内容，充分知悉</w:t>
        </w:r>
      </w:ins>
      <w:ins w:id="255" w:author="ISSTECH" w:date="2025-04-03T17:32:29Z">
        <w:r>
          <w:rPr>
            <w:rFonts w:hint="eastAsia" w:ascii="微软雅黑" w:hAnsi="微软雅黑" w:eastAsia="微软雅黑" w:cs="Times New Roman"/>
            <w:sz w:val="21"/>
            <w:szCs w:val="21"/>
            <w:lang w:val="en-US" w:eastAsia="zh-CN"/>
          </w:rPr>
          <w:t>发包人</w:t>
        </w:r>
      </w:ins>
      <w:ins w:id="256" w:author="ISSTECH" w:date="2025-04-03T17:26:26Z">
        <w:r>
          <w:rPr>
            <w:rFonts w:ascii="微软雅黑" w:hAnsi="微软雅黑" w:eastAsia="微软雅黑" w:cs="Times New Roman"/>
            <w:sz w:val="21"/>
            <w:szCs w:val="21"/>
          </w:rPr>
          <w:t>客户按期向</w:t>
        </w:r>
      </w:ins>
      <w:ins w:id="257" w:author="ISSTECH" w:date="2025-04-03T17:32:33Z">
        <w:r>
          <w:rPr>
            <w:rFonts w:hint="eastAsia" w:ascii="微软雅黑" w:hAnsi="微软雅黑" w:eastAsia="微软雅黑" w:cs="Times New Roman"/>
            <w:sz w:val="21"/>
            <w:szCs w:val="21"/>
            <w:lang w:val="en-US" w:eastAsia="zh-CN"/>
          </w:rPr>
          <w:t>发包人</w:t>
        </w:r>
      </w:ins>
      <w:ins w:id="258" w:author="ISSTECH" w:date="2025-04-03T17:26:26Z">
        <w:r>
          <w:rPr>
            <w:rFonts w:ascii="微软雅黑" w:hAnsi="微软雅黑" w:eastAsia="微软雅黑" w:cs="Times New Roman"/>
            <w:sz w:val="21"/>
            <w:szCs w:val="21"/>
          </w:rPr>
          <w:t>付款是本合同款项得以支付的基础和前提，同意接受</w:t>
        </w:r>
      </w:ins>
      <w:ins w:id="259" w:author="ISSTECH" w:date="2025-04-03T17:32:42Z">
        <w:r>
          <w:rPr>
            <w:rFonts w:hint="eastAsia" w:ascii="微软雅黑" w:hAnsi="微软雅黑" w:eastAsia="微软雅黑" w:cs="Times New Roman"/>
            <w:sz w:val="21"/>
            <w:szCs w:val="21"/>
            <w:lang w:val="en-US" w:eastAsia="zh-CN"/>
          </w:rPr>
          <w:t>发包人</w:t>
        </w:r>
      </w:ins>
      <w:ins w:id="260" w:author="ISSTECH" w:date="2025-04-03T17:26:26Z">
        <w:r>
          <w:rPr>
            <w:rFonts w:ascii="微软雅黑" w:hAnsi="微软雅黑" w:eastAsia="微软雅黑" w:cs="Times New Roman"/>
            <w:sz w:val="21"/>
            <w:szCs w:val="21"/>
          </w:rPr>
          <w:t>客户未按期付款导致本合同款项不能按期支付的商业风险以及可能损失的时间利益，不存在理解歧义或不清楚之处。自愿遵守本条款约定，在</w:t>
        </w:r>
      </w:ins>
      <w:ins w:id="261" w:author="ISSTECH" w:date="2025-04-03T17:34:09Z">
        <w:r>
          <w:rPr>
            <w:rFonts w:hint="eastAsia" w:ascii="微软雅黑" w:hAnsi="微软雅黑" w:eastAsia="微软雅黑" w:cs="Times New Roman"/>
            <w:sz w:val="21"/>
            <w:szCs w:val="21"/>
            <w:lang w:val="en-US" w:eastAsia="zh-CN"/>
          </w:rPr>
          <w:t>发包人</w:t>
        </w:r>
      </w:ins>
      <w:ins w:id="262" w:author="ISSTECH" w:date="2025-04-03T17:26:26Z">
        <w:r>
          <w:rPr>
            <w:rFonts w:ascii="微软雅黑" w:hAnsi="微软雅黑" w:eastAsia="微软雅黑" w:cs="Times New Roman"/>
            <w:sz w:val="21"/>
            <w:szCs w:val="21"/>
          </w:rPr>
          <w:t>客户未按照其与</w:t>
        </w:r>
      </w:ins>
      <w:ins w:id="263" w:author="ISSTECH" w:date="2025-04-03T17:34:16Z">
        <w:r>
          <w:rPr>
            <w:rFonts w:hint="eastAsia" w:ascii="微软雅黑" w:hAnsi="微软雅黑" w:eastAsia="微软雅黑" w:cs="Times New Roman"/>
            <w:sz w:val="21"/>
            <w:szCs w:val="21"/>
            <w:lang w:val="en-US" w:eastAsia="zh-CN"/>
          </w:rPr>
          <w:t>发包人</w:t>
        </w:r>
      </w:ins>
      <w:ins w:id="264" w:author="ISSTECH" w:date="2025-04-03T17:26:26Z">
        <w:r>
          <w:rPr>
            <w:rFonts w:ascii="微软雅黑" w:hAnsi="微软雅黑" w:eastAsia="微软雅黑" w:cs="Times New Roman"/>
            <w:sz w:val="21"/>
            <w:szCs w:val="21"/>
          </w:rPr>
          <w:t>签订合同约定向</w:t>
        </w:r>
      </w:ins>
      <w:ins w:id="265" w:author="ISSTECH" w:date="2025-04-03T17:34:22Z">
        <w:r>
          <w:rPr>
            <w:rFonts w:hint="eastAsia" w:ascii="微软雅黑" w:hAnsi="微软雅黑" w:eastAsia="微软雅黑" w:cs="Times New Roman"/>
            <w:sz w:val="21"/>
            <w:szCs w:val="21"/>
            <w:lang w:val="en-US" w:eastAsia="zh-CN"/>
          </w:rPr>
          <w:t>发包人</w:t>
        </w:r>
      </w:ins>
      <w:ins w:id="266" w:author="ISSTECH" w:date="2025-04-03T17:26:26Z">
        <w:r>
          <w:rPr>
            <w:rFonts w:ascii="微软雅黑" w:hAnsi="微软雅黑" w:eastAsia="微软雅黑" w:cs="Times New Roman"/>
            <w:sz w:val="21"/>
            <w:szCs w:val="21"/>
          </w:rPr>
          <w:t>支付合同款时，积极配合</w:t>
        </w:r>
      </w:ins>
      <w:ins w:id="267" w:author="ISSTECH" w:date="2025-04-03T17:34:27Z">
        <w:r>
          <w:rPr>
            <w:rFonts w:hint="eastAsia" w:ascii="微软雅黑" w:hAnsi="微软雅黑" w:eastAsia="微软雅黑" w:cs="Times New Roman"/>
            <w:sz w:val="21"/>
            <w:szCs w:val="21"/>
            <w:lang w:val="en-US" w:eastAsia="zh-CN"/>
          </w:rPr>
          <w:t>发包人</w:t>
        </w:r>
      </w:ins>
      <w:ins w:id="268" w:author="ISSTECH" w:date="2025-04-03T17:26:26Z">
        <w:r>
          <w:rPr>
            <w:rFonts w:ascii="微软雅黑" w:hAnsi="微软雅黑" w:eastAsia="微软雅黑" w:cs="Times New Roman"/>
            <w:sz w:val="21"/>
            <w:szCs w:val="21"/>
          </w:rPr>
          <w:t>向</w:t>
        </w:r>
      </w:ins>
      <w:ins w:id="269" w:author="ISSTECH" w:date="2025-04-03T17:34:32Z">
        <w:r>
          <w:rPr>
            <w:rFonts w:hint="eastAsia" w:ascii="微软雅黑" w:hAnsi="微软雅黑" w:eastAsia="微软雅黑" w:cs="Times New Roman"/>
            <w:sz w:val="21"/>
            <w:szCs w:val="21"/>
            <w:lang w:val="en-US" w:eastAsia="zh-CN"/>
          </w:rPr>
          <w:t>发包人</w:t>
        </w:r>
      </w:ins>
      <w:ins w:id="270" w:author="ISSTECH" w:date="2025-04-03T17:26:26Z">
        <w:r>
          <w:rPr>
            <w:rFonts w:ascii="微软雅黑" w:hAnsi="微软雅黑" w:eastAsia="微软雅黑" w:cs="Times New Roman"/>
            <w:sz w:val="21"/>
            <w:szCs w:val="21"/>
          </w:rPr>
          <w:t>客户主张权利。</w:t>
        </w:r>
      </w:ins>
      <w:ins w:id="271" w:author="ISSTECH" w:date="2025-04-03T17:34:38Z">
        <w:r>
          <w:rPr>
            <w:rFonts w:hint="eastAsia" w:ascii="微软雅黑" w:hAnsi="微软雅黑" w:eastAsia="微软雅黑" w:cs="Times New Roman"/>
            <w:sz w:val="21"/>
            <w:szCs w:val="21"/>
            <w:lang w:val="en-US" w:eastAsia="zh-CN"/>
          </w:rPr>
          <w:t>承包人</w:t>
        </w:r>
      </w:ins>
      <w:ins w:id="272" w:author="ISSTECH" w:date="2025-04-03T17:26:26Z">
        <w:r>
          <w:rPr>
            <w:rFonts w:ascii="微软雅黑" w:hAnsi="微软雅黑" w:eastAsia="微软雅黑" w:cs="Times New Roman"/>
            <w:sz w:val="21"/>
            <w:szCs w:val="21"/>
          </w:rPr>
          <w:t>确认因</w:t>
        </w:r>
      </w:ins>
      <w:ins w:id="273" w:author="ISSTECH" w:date="2025-04-03T17:34:46Z">
        <w:r>
          <w:rPr>
            <w:rFonts w:hint="eastAsia" w:ascii="微软雅黑" w:hAnsi="微软雅黑" w:eastAsia="微软雅黑" w:cs="Times New Roman"/>
            <w:sz w:val="21"/>
            <w:szCs w:val="21"/>
            <w:lang w:val="en-US" w:eastAsia="zh-CN"/>
          </w:rPr>
          <w:t>发包人</w:t>
        </w:r>
      </w:ins>
      <w:ins w:id="274" w:author="ISSTECH" w:date="2025-04-03T17:26:26Z">
        <w:r>
          <w:rPr>
            <w:rFonts w:ascii="微软雅黑" w:hAnsi="微软雅黑" w:eastAsia="微软雅黑" w:cs="Times New Roman"/>
            <w:sz w:val="21"/>
            <w:szCs w:val="21"/>
          </w:rPr>
          <w:t>客户未按期付款导致本合同不能按期付款的，</w:t>
        </w:r>
      </w:ins>
      <w:ins w:id="275" w:author="ISSTECH" w:date="2025-04-03T17:35:00Z">
        <w:r>
          <w:rPr>
            <w:rFonts w:hint="eastAsia" w:ascii="微软雅黑" w:hAnsi="微软雅黑" w:eastAsia="微软雅黑" w:cs="Times New Roman"/>
            <w:sz w:val="21"/>
            <w:szCs w:val="21"/>
            <w:lang w:val="en-US" w:eastAsia="zh-CN"/>
          </w:rPr>
          <w:t>发包人</w:t>
        </w:r>
      </w:ins>
      <w:ins w:id="276" w:author="ISSTECH" w:date="2025-04-03T17:26:26Z">
        <w:r>
          <w:rPr>
            <w:rFonts w:ascii="微软雅黑" w:hAnsi="微软雅黑" w:eastAsia="微软雅黑" w:cs="Times New Roman"/>
            <w:sz w:val="21"/>
            <w:szCs w:val="21"/>
          </w:rPr>
          <w:t>不构成违约。</w:t>
        </w:r>
      </w:ins>
    </w:p>
    <w:p w14:paraId="7B2CCBD1">
      <w:pPr>
        <w:adjustRightInd w:val="0"/>
        <w:snapToGrid w:val="0"/>
        <w:spacing w:line="300" w:lineRule="auto"/>
        <w:ind w:firstLine="420" w:firstLineChars="200"/>
        <w:rPr>
          <w:ins w:id="277" w:author="ISSTECH" w:date="2025-04-03T17:26:26Z"/>
          <w:rFonts w:hint="eastAsia" w:ascii="微软雅黑" w:hAnsi="微软雅黑" w:eastAsia="微软雅黑" w:cs="Times New Roman"/>
          <w:sz w:val="21"/>
          <w:szCs w:val="21"/>
        </w:rPr>
      </w:pPr>
      <w:ins w:id="278" w:author="ISSTECH" w:date="2025-04-03T17:26:26Z">
        <w:r>
          <w:rPr>
            <w:rFonts w:hint="eastAsia" w:ascii="微软雅黑" w:hAnsi="微软雅黑" w:eastAsia="微软雅黑" w:cs="Times New Roman"/>
            <w:sz w:val="21"/>
            <w:szCs w:val="21"/>
          </w:rPr>
          <w:t>如</w:t>
        </w:r>
      </w:ins>
      <w:ins w:id="279" w:author="ISSTECH" w:date="2025-04-03T17:35:31Z">
        <w:r>
          <w:rPr>
            <w:rFonts w:hint="eastAsia" w:ascii="微软雅黑" w:hAnsi="微软雅黑" w:eastAsia="微软雅黑" w:cs="Times New Roman"/>
            <w:sz w:val="21"/>
            <w:szCs w:val="21"/>
            <w:lang w:val="en-US" w:eastAsia="zh-CN"/>
          </w:rPr>
          <w:t>发包人</w:t>
        </w:r>
      </w:ins>
      <w:ins w:id="280" w:author="ISSTECH" w:date="2025-04-03T17:26:26Z">
        <w:r>
          <w:rPr>
            <w:rFonts w:hint="eastAsia" w:ascii="微软雅黑" w:hAnsi="微软雅黑" w:eastAsia="微软雅黑" w:cs="Times New Roman"/>
            <w:sz w:val="21"/>
            <w:szCs w:val="21"/>
          </w:rPr>
          <w:t>客户未按期付款导致</w:t>
        </w:r>
      </w:ins>
      <w:ins w:id="281" w:author="ISSTECH" w:date="2025-04-03T17:35:36Z">
        <w:r>
          <w:rPr>
            <w:rFonts w:hint="eastAsia" w:ascii="微软雅黑" w:hAnsi="微软雅黑" w:eastAsia="微软雅黑" w:cs="Times New Roman"/>
            <w:sz w:val="21"/>
            <w:szCs w:val="21"/>
            <w:lang w:val="en-US" w:eastAsia="zh-CN"/>
          </w:rPr>
          <w:t>发包人</w:t>
        </w:r>
      </w:ins>
      <w:ins w:id="282" w:author="ISSTECH" w:date="2025-04-03T17:26:26Z">
        <w:r>
          <w:rPr>
            <w:rFonts w:hint="eastAsia" w:ascii="微软雅黑" w:hAnsi="微软雅黑" w:eastAsia="微软雅黑" w:cs="Times New Roman"/>
            <w:sz w:val="21"/>
            <w:szCs w:val="21"/>
          </w:rPr>
          <w:t>不能按期向</w:t>
        </w:r>
      </w:ins>
      <w:ins w:id="283" w:author="ISSTECH" w:date="2025-04-03T17:35:40Z">
        <w:r>
          <w:rPr>
            <w:rFonts w:hint="eastAsia" w:ascii="微软雅黑" w:hAnsi="微软雅黑" w:eastAsia="微软雅黑" w:cs="Times New Roman"/>
            <w:sz w:val="21"/>
            <w:szCs w:val="21"/>
            <w:lang w:val="en-US" w:eastAsia="zh-CN"/>
          </w:rPr>
          <w:t>承包人</w:t>
        </w:r>
      </w:ins>
      <w:ins w:id="284" w:author="ISSTECH" w:date="2025-04-03T17:26:26Z">
        <w:r>
          <w:rPr>
            <w:rFonts w:hint="eastAsia" w:ascii="微软雅黑" w:hAnsi="微软雅黑" w:eastAsia="微软雅黑" w:cs="Times New Roman"/>
            <w:sz w:val="21"/>
            <w:szCs w:val="21"/>
          </w:rPr>
          <w:t>支付的，</w:t>
        </w:r>
      </w:ins>
      <w:ins w:id="285" w:author="ISSTECH" w:date="2025-04-03T17:35:46Z">
        <w:r>
          <w:rPr>
            <w:rFonts w:hint="eastAsia" w:ascii="微软雅黑" w:hAnsi="微软雅黑" w:eastAsia="微软雅黑" w:cs="Times New Roman"/>
            <w:sz w:val="21"/>
            <w:szCs w:val="21"/>
            <w:lang w:val="en-US" w:eastAsia="zh-CN"/>
          </w:rPr>
          <w:t>发包人</w:t>
        </w:r>
      </w:ins>
      <w:ins w:id="286" w:author="ISSTECH" w:date="2025-04-03T17:26:26Z">
        <w:r>
          <w:rPr>
            <w:rFonts w:hint="eastAsia" w:ascii="微软雅黑" w:hAnsi="微软雅黑" w:eastAsia="微软雅黑" w:cs="Times New Roman"/>
            <w:sz w:val="21"/>
            <w:szCs w:val="21"/>
          </w:rPr>
          <w:t>有权将对</w:t>
        </w:r>
      </w:ins>
      <w:ins w:id="287" w:author="ISSTECH" w:date="2025-04-03T17:35:50Z">
        <w:r>
          <w:rPr>
            <w:rFonts w:hint="eastAsia" w:ascii="微软雅黑" w:hAnsi="微软雅黑" w:eastAsia="微软雅黑" w:cs="Times New Roman"/>
            <w:sz w:val="21"/>
            <w:szCs w:val="21"/>
            <w:lang w:val="en-US" w:eastAsia="zh-CN"/>
          </w:rPr>
          <w:t>发包人</w:t>
        </w:r>
      </w:ins>
      <w:ins w:id="288" w:author="ISSTECH" w:date="2025-04-03T17:26:26Z">
        <w:r>
          <w:rPr>
            <w:rFonts w:hint="eastAsia" w:ascii="微软雅黑" w:hAnsi="微软雅黑" w:eastAsia="微软雅黑" w:cs="Times New Roman"/>
            <w:sz w:val="21"/>
            <w:szCs w:val="21"/>
          </w:rPr>
          <w:t>客户享有的债权在</w:t>
        </w:r>
      </w:ins>
      <w:ins w:id="289" w:author="ISSTECH" w:date="2025-04-03T17:35:56Z">
        <w:r>
          <w:rPr>
            <w:rFonts w:hint="eastAsia" w:ascii="微软雅黑" w:hAnsi="微软雅黑" w:eastAsia="微软雅黑" w:cs="Times New Roman"/>
            <w:sz w:val="21"/>
            <w:szCs w:val="21"/>
            <w:lang w:val="en-US" w:eastAsia="zh-CN"/>
          </w:rPr>
          <w:t>发包人</w:t>
        </w:r>
      </w:ins>
      <w:ins w:id="290" w:author="ISSTECH" w:date="2025-04-03T17:26:26Z">
        <w:r>
          <w:rPr>
            <w:rFonts w:hint="eastAsia" w:ascii="微软雅黑" w:hAnsi="微软雅黑" w:eastAsia="微软雅黑" w:cs="Times New Roman"/>
            <w:sz w:val="21"/>
            <w:szCs w:val="21"/>
          </w:rPr>
          <w:t>欠付</w:t>
        </w:r>
      </w:ins>
      <w:ins w:id="291" w:author="ISSTECH" w:date="2025-04-03T17:36:00Z">
        <w:r>
          <w:rPr>
            <w:rFonts w:hint="eastAsia" w:ascii="微软雅黑" w:hAnsi="微软雅黑" w:eastAsia="微软雅黑" w:cs="Times New Roman"/>
            <w:sz w:val="21"/>
            <w:szCs w:val="21"/>
            <w:lang w:val="en-US" w:eastAsia="zh-CN"/>
          </w:rPr>
          <w:t>承包人</w:t>
        </w:r>
      </w:ins>
      <w:ins w:id="292" w:author="ISSTECH" w:date="2025-04-03T17:26:26Z">
        <w:r>
          <w:rPr>
            <w:rFonts w:hint="eastAsia" w:ascii="微软雅黑" w:hAnsi="微软雅黑" w:eastAsia="微软雅黑" w:cs="Times New Roman"/>
            <w:sz w:val="21"/>
            <w:szCs w:val="21"/>
          </w:rPr>
          <w:t>合同款的范围内转让至</w:t>
        </w:r>
      </w:ins>
      <w:ins w:id="293" w:author="ISSTECH" w:date="2025-04-03T17:36:04Z">
        <w:r>
          <w:rPr>
            <w:rFonts w:hint="eastAsia" w:ascii="微软雅黑" w:hAnsi="微软雅黑" w:eastAsia="微软雅黑" w:cs="Times New Roman"/>
            <w:sz w:val="21"/>
            <w:szCs w:val="21"/>
            <w:lang w:val="en-US" w:eastAsia="zh-CN"/>
          </w:rPr>
          <w:t>承包人</w:t>
        </w:r>
      </w:ins>
      <w:ins w:id="294" w:author="ISSTECH" w:date="2025-04-03T17:26:26Z">
        <w:r>
          <w:rPr>
            <w:rFonts w:hint="eastAsia" w:ascii="微软雅黑" w:hAnsi="微软雅黑" w:eastAsia="微软雅黑" w:cs="Times New Roman"/>
            <w:sz w:val="21"/>
            <w:szCs w:val="21"/>
          </w:rPr>
          <w:t>，用于清偿</w:t>
        </w:r>
      </w:ins>
      <w:ins w:id="295" w:author="ISSTECH" w:date="2025-04-03T17:36:10Z">
        <w:r>
          <w:rPr>
            <w:rFonts w:hint="eastAsia" w:ascii="微软雅黑" w:hAnsi="微软雅黑" w:eastAsia="微软雅黑" w:cs="Times New Roman"/>
            <w:sz w:val="21"/>
            <w:szCs w:val="21"/>
            <w:lang w:val="en-US" w:eastAsia="zh-CN"/>
          </w:rPr>
          <w:t>发包人</w:t>
        </w:r>
      </w:ins>
      <w:ins w:id="296" w:author="ISSTECH" w:date="2025-04-03T17:26:26Z">
        <w:r>
          <w:rPr>
            <w:rFonts w:hint="eastAsia" w:ascii="微软雅黑" w:hAnsi="微软雅黑" w:eastAsia="微软雅黑" w:cs="Times New Roman"/>
            <w:sz w:val="21"/>
            <w:szCs w:val="21"/>
          </w:rPr>
          <w:t>对</w:t>
        </w:r>
      </w:ins>
      <w:ins w:id="297" w:author="ISSTECH" w:date="2025-04-03T17:36:15Z">
        <w:r>
          <w:rPr>
            <w:rFonts w:hint="eastAsia" w:ascii="微软雅黑" w:hAnsi="微软雅黑" w:eastAsia="微软雅黑" w:cs="Times New Roman"/>
            <w:sz w:val="21"/>
            <w:szCs w:val="21"/>
            <w:lang w:val="en-US" w:eastAsia="zh-CN"/>
          </w:rPr>
          <w:t>承包人</w:t>
        </w:r>
      </w:ins>
      <w:ins w:id="298" w:author="ISSTECH" w:date="2025-04-03T17:26:26Z">
        <w:r>
          <w:rPr>
            <w:rFonts w:hint="eastAsia" w:ascii="微软雅黑" w:hAnsi="微软雅黑" w:eastAsia="微软雅黑" w:cs="Times New Roman"/>
            <w:sz w:val="21"/>
            <w:szCs w:val="21"/>
          </w:rPr>
          <w:t>的欠款。</w:t>
        </w:r>
      </w:ins>
      <w:ins w:id="299" w:author="ISSTECH" w:date="2025-04-03T17:36:50Z">
        <w:r>
          <w:rPr>
            <w:rFonts w:hint="eastAsia" w:ascii="微软雅黑" w:hAnsi="微软雅黑" w:eastAsia="微软雅黑" w:cs="Times New Roman"/>
            <w:sz w:val="21"/>
            <w:szCs w:val="21"/>
            <w:lang w:val="en-US" w:eastAsia="zh-CN"/>
          </w:rPr>
          <w:t>承包人</w:t>
        </w:r>
      </w:ins>
      <w:ins w:id="300" w:author="ISSTECH" w:date="2025-04-03T17:26:26Z">
        <w:r>
          <w:rPr>
            <w:rFonts w:hint="eastAsia" w:ascii="微软雅黑" w:hAnsi="微软雅黑" w:eastAsia="微软雅黑" w:cs="Times New Roman"/>
            <w:sz w:val="21"/>
            <w:szCs w:val="21"/>
          </w:rPr>
          <w:t>同意不再向</w:t>
        </w:r>
      </w:ins>
      <w:ins w:id="301" w:author="ISSTECH" w:date="2025-04-03T17:36:54Z">
        <w:r>
          <w:rPr>
            <w:rFonts w:hint="eastAsia" w:ascii="微软雅黑" w:hAnsi="微软雅黑" w:eastAsia="微软雅黑" w:cs="Times New Roman"/>
            <w:sz w:val="21"/>
            <w:szCs w:val="21"/>
            <w:lang w:val="en-US" w:eastAsia="zh-CN"/>
          </w:rPr>
          <w:t>发包人</w:t>
        </w:r>
      </w:ins>
      <w:ins w:id="302" w:author="ISSTECH" w:date="2025-04-03T17:26:26Z">
        <w:r>
          <w:rPr>
            <w:rFonts w:hint="eastAsia" w:ascii="微软雅黑" w:hAnsi="微软雅黑" w:eastAsia="微软雅黑" w:cs="Times New Roman"/>
            <w:sz w:val="21"/>
            <w:szCs w:val="21"/>
          </w:rPr>
          <w:t>主张合同款。</w:t>
        </w:r>
      </w:ins>
    </w:p>
    <w:p w14:paraId="28033462">
      <w:pPr>
        <w:ind w:firstLine="420" w:firstLineChars="200"/>
        <w:rPr>
          <w:ins w:id="303" w:author="ISSTECH" w:date="2025-04-03T17:26:26Z"/>
          <w:rFonts w:ascii="微软雅黑" w:hAnsi="微软雅黑" w:eastAsia="微软雅黑"/>
          <w:sz w:val="21"/>
          <w:szCs w:val="21"/>
        </w:rPr>
      </w:pPr>
      <w:ins w:id="304" w:author="ISSTECH" w:date="2025-04-03T17:26:26Z">
        <w:r>
          <w:rPr>
            <w:rFonts w:ascii="微软雅黑" w:hAnsi="微软雅黑" w:eastAsia="微软雅黑"/>
            <w:sz w:val="21"/>
            <w:szCs w:val="21"/>
          </w:rPr>
          <w:t>如果争议的部分或全部因</w:t>
        </w:r>
      </w:ins>
      <w:ins w:id="305" w:author="ISSTECH" w:date="2025-04-03T17:37:02Z">
        <w:r>
          <w:rPr>
            <w:rFonts w:hint="eastAsia" w:ascii="微软雅黑" w:hAnsi="微软雅黑" w:eastAsia="微软雅黑"/>
            <w:sz w:val="21"/>
            <w:szCs w:val="21"/>
            <w:lang w:val="en-US" w:eastAsia="zh-CN"/>
          </w:rPr>
          <w:t>发包人</w:t>
        </w:r>
      </w:ins>
      <w:ins w:id="306" w:author="ISSTECH" w:date="2025-04-03T17:26:26Z">
        <w:r>
          <w:rPr>
            <w:rFonts w:ascii="微软雅黑" w:hAnsi="微软雅黑" w:eastAsia="微软雅黑"/>
            <w:sz w:val="21"/>
            <w:szCs w:val="21"/>
          </w:rPr>
          <w:t>客户未付款等原因造成的，启动诉讼程序时，应要求</w:t>
        </w:r>
      </w:ins>
      <w:ins w:id="307" w:author="ISSTECH" w:date="2025-04-03T17:37:15Z">
        <w:r>
          <w:rPr>
            <w:rFonts w:hint="eastAsia" w:ascii="微软雅黑" w:hAnsi="微软雅黑" w:eastAsia="微软雅黑"/>
            <w:sz w:val="21"/>
            <w:szCs w:val="21"/>
            <w:lang w:val="en-US" w:eastAsia="zh-CN"/>
          </w:rPr>
          <w:t>发包人</w:t>
        </w:r>
      </w:ins>
      <w:ins w:id="308" w:author="ISSTECH" w:date="2025-04-03T17:26:26Z">
        <w:r>
          <w:rPr>
            <w:rFonts w:ascii="微软雅黑" w:hAnsi="微软雅黑" w:eastAsia="微软雅黑"/>
            <w:sz w:val="21"/>
            <w:szCs w:val="21"/>
          </w:rPr>
          <w:t>客户参加诉讼并按照法律规定承担责任。</w:t>
        </w:r>
      </w:ins>
    </w:p>
    <w:p w14:paraId="6AECE352">
      <w:pPr>
        <w:adjustRightInd w:val="0"/>
        <w:snapToGrid w:val="0"/>
        <w:spacing w:line="300" w:lineRule="auto"/>
        <w:ind w:firstLine="420" w:firstLineChars="200"/>
        <w:rPr>
          <w:ins w:id="309" w:author="ISSTECH" w:date="2025-04-03T17:26:26Z"/>
          <w:rFonts w:hint="eastAsia" w:ascii="微软雅黑" w:hAnsi="微软雅黑" w:eastAsia="微软雅黑" w:cs="Times New Roman"/>
          <w:sz w:val="21"/>
          <w:szCs w:val="21"/>
        </w:rPr>
      </w:pPr>
      <w:ins w:id="310" w:author="ISSTECH" w:date="2025-04-03T17:26:26Z">
        <w:r>
          <w:rPr>
            <w:rFonts w:hint="eastAsia" w:ascii="微软雅黑" w:hAnsi="微软雅黑" w:eastAsia="微软雅黑" w:cs="Times New Roman"/>
            <w:sz w:val="21"/>
            <w:szCs w:val="21"/>
          </w:rPr>
          <w:t>特别说明：1.鉴于客户单位是本合同项目的最终用户和实际受益人，其应当支付相应对价；2.</w:t>
        </w:r>
      </w:ins>
      <w:ins w:id="311" w:author="ISSTECH" w:date="2025-04-03T17:37:43Z">
        <w:r>
          <w:rPr>
            <w:rFonts w:hint="eastAsia" w:ascii="微软雅黑" w:hAnsi="微软雅黑" w:eastAsia="微软雅黑" w:cs="Times New Roman"/>
            <w:sz w:val="21"/>
            <w:szCs w:val="21"/>
            <w:lang w:val="en-US" w:eastAsia="zh-CN"/>
          </w:rPr>
          <w:t>承包人</w:t>
        </w:r>
      </w:ins>
      <w:ins w:id="312" w:author="ISSTECH" w:date="2025-04-03T17:26:26Z">
        <w:r>
          <w:rPr>
            <w:rFonts w:hint="eastAsia" w:ascii="微软雅黑" w:hAnsi="微软雅黑" w:eastAsia="微软雅黑" w:cs="Times New Roman"/>
            <w:sz w:val="21"/>
            <w:szCs w:val="21"/>
          </w:rPr>
          <w:t>已经充分评估和考量</w:t>
        </w:r>
      </w:ins>
      <w:ins w:id="313" w:author="ISSTECH" w:date="2025-04-03T17:37:49Z">
        <w:r>
          <w:rPr>
            <w:rFonts w:hint="eastAsia" w:ascii="微软雅黑" w:hAnsi="微软雅黑" w:eastAsia="微软雅黑" w:cs="Times New Roman"/>
            <w:sz w:val="21"/>
            <w:szCs w:val="21"/>
            <w:lang w:val="en-US" w:eastAsia="zh-CN"/>
          </w:rPr>
          <w:t>发包人</w:t>
        </w:r>
      </w:ins>
      <w:ins w:id="314" w:author="ISSTECH" w:date="2025-04-03T17:26:26Z">
        <w:r>
          <w:rPr>
            <w:rFonts w:hint="eastAsia" w:ascii="微软雅黑" w:hAnsi="微软雅黑" w:eastAsia="微软雅黑" w:cs="Times New Roman"/>
            <w:sz w:val="21"/>
            <w:szCs w:val="21"/>
          </w:rPr>
          <w:t>客户单位的资质、信誉及支付能力等情形，对</w:t>
        </w:r>
      </w:ins>
      <w:ins w:id="315" w:author="ISSTECH" w:date="2025-04-03T17:37:58Z">
        <w:r>
          <w:rPr>
            <w:rFonts w:hint="eastAsia" w:ascii="微软雅黑" w:hAnsi="微软雅黑" w:eastAsia="微软雅黑" w:cs="Times New Roman"/>
            <w:sz w:val="21"/>
            <w:szCs w:val="21"/>
            <w:lang w:val="en-US" w:eastAsia="zh-CN"/>
          </w:rPr>
          <w:t>发包人</w:t>
        </w:r>
      </w:ins>
      <w:ins w:id="316" w:author="ISSTECH" w:date="2025-04-03T17:26:26Z">
        <w:r>
          <w:rPr>
            <w:rFonts w:hint="eastAsia" w:ascii="微软雅黑" w:hAnsi="微软雅黑" w:eastAsia="微软雅黑" w:cs="Times New Roman"/>
            <w:sz w:val="21"/>
            <w:szCs w:val="21"/>
          </w:rPr>
          <w:t>客户单位未按期付款导致</w:t>
        </w:r>
      </w:ins>
      <w:ins w:id="317" w:author="ISSTECH" w:date="2025-04-03T17:38:04Z">
        <w:r>
          <w:rPr>
            <w:rFonts w:hint="eastAsia" w:ascii="微软雅黑" w:hAnsi="微软雅黑" w:eastAsia="微软雅黑" w:cs="Times New Roman"/>
            <w:sz w:val="21"/>
            <w:szCs w:val="21"/>
            <w:lang w:val="en-US" w:eastAsia="zh-CN"/>
          </w:rPr>
          <w:t>发包人</w:t>
        </w:r>
      </w:ins>
      <w:ins w:id="318" w:author="ISSTECH" w:date="2025-04-03T17:26:26Z">
        <w:r>
          <w:rPr>
            <w:rFonts w:hint="eastAsia" w:ascii="微软雅黑" w:hAnsi="微软雅黑" w:eastAsia="微软雅黑" w:cs="Times New Roman"/>
            <w:sz w:val="21"/>
            <w:szCs w:val="21"/>
          </w:rPr>
          <w:t>不能按期支付本合同款项的可能性、商业风险以及可能损失的时间利益等进行了充分评估和考量，对此有合理的预判；3.以上合同价款已包含对逾期付款的预判和补偿，该补偿包括但不限于逾期付款违约金、逾期资金占用利息以及其他全部损失等。</w:t>
        </w:r>
      </w:ins>
    </w:p>
    <w:p w14:paraId="29277BEC">
      <w:pPr>
        <w:tabs>
          <w:tab w:val="left" w:pos="709"/>
        </w:tabs>
        <w:autoSpaceDE w:val="0"/>
        <w:autoSpaceDN w:val="0"/>
        <w:adjustRightInd w:val="0"/>
        <w:snapToGrid w:val="0"/>
        <w:spacing w:line="360" w:lineRule="auto"/>
        <w:textAlignment w:val="baseline"/>
        <w:rPr>
          <w:rFonts w:hint="eastAsia" w:ascii="Arial" w:hAnsi="Arial" w:cs="Arial"/>
          <w:color w:val="auto"/>
          <w:kern w:val="0"/>
          <w:sz w:val="24"/>
        </w:rPr>
      </w:pPr>
    </w:p>
    <w:p w14:paraId="67A5D785">
      <w:pPr>
        <w:tabs>
          <w:tab w:val="left" w:pos="709"/>
        </w:tabs>
        <w:autoSpaceDE w:val="0"/>
        <w:autoSpaceDN w:val="0"/>
        <w:adjustRightInd w:val="0"/>
        <w:snapToGrid w:val="0"/>
        <w:spacing w:line="360" w:lineRule="auto"/>
        <w:textAlignment w:val="baseline"/>
        <w:rPr>
          <w:rFonts w:ascii="Arial" w:hAnsi="Arial" w:cs="Arial"/>
          <w:color w:val="auto"/>
          <w:kern w:val="0"/>
          <w:sz w:val="24"/>
        </w:rPr>
      </w:pPr>
      <w:r>
        <w:rPr>
          <w:rFonts w:hint="eastAsia"/>
          <w:color w:val="auto"/>
          <w:sz w:val="24"/>
        </w:rPr>
        <w:t>1</w:t>
      </w:r>
      <w:r>
        <w:rPr>
          <w:color w:val="auto"/>
          <w:sz w:val="24"/>
        </w:rPr>
        <w:t>5</w:t>
      </w:r>
      <w:r>
        <w:rPr>
          <w:rFonts w:hint="eastAsia"/>
          <w:color w:val="auto"/>
          <w:sz w:val="24"/>
        </w:rPr>
        <w:t>.1.</w:t>
      </w:r>
      <w:del w:id="319" w:author="ISSTECH" w:date="2025-04-03T17:26:40Z">
        <w:r>
          <w:rPr>
            <w:rFonts w:hint="default"/>
            <w:color w:val="auto"/>
            <w:sz w:val="24"/>
            <w:lang w:val="en-US"/>
          </w:rPr>
          <w:delText>5</w:delText>
        </w:r>
      </w:del>
      <w:ins w:id="320" w:author="ISSTECH" w:date="2025-04-03T17:26:40Z">
        <w:r>
          <w:rPr>
            <w:rFonts w:hint="eastAsia"/>
            <w:color w:val="auto"/>
            <w:sz w:val="24"/>
            <w:lang w:val="en-US" w:eastAsia="zh-CN"/>
          </w:rPr>
          <w:t>6</w:t>
        </w:r>
      </w:ins>
      <w:r>
        <w:rPr>
          <w:rFonts w:hint="eastAsia" w:ascii="Arial" w:hAnsi="Arial" w:cs="Arial"/>
          <w:color w:val="auto"/>
          <w:kern w:val="0"/>
          <w:sz w:val="24"/>
        </w:rPr>
        <w:t>其他说明</w:t>
      </w:r>
    </w:p>
    <w:p w14:paraId="12647683">
      <w:pPr>
        <w:numPr>
          <w:ilvl w:val="0"/>
          <w:numId w:val="6"/>
        </w:numPr>
        <w:tabs>
          <w:tab w:val="left" w:pos="709"/>
        </w:tabs>
        <w:autoSpaceDE w:val="0"/>
        <w:autoSpaceDN w:val="0"/>
        <w:adjustRightInd w:val="0"/>
        <w:snapToGrid w:val="0"/>
        <w:spacing w:line="360" w:lineRule="auto"/>
        <w:textAlignment w:val="baseline"/>
        <w:rPr>
          <w:rFonts w:ascii="Arial" w:hAnsi="Arial" w:cs="Arial"/>
          <w:color w:val="auto"/>
          <w:kern w:val="0"/>
          <w:sz w:val="24"/>
        </w:rPr>
      </w:pPr>
      <w:r>
        <w:rPr>
          <w:rFonts w:hint="eastAsia" w:ascii="Arial" w:hAnsi="Arial" w:cs="Arial"/>
          <w:color w:val="auto"/>
          <w:kern w:val="0"/>
          <w:sz w:val="24"/>
        </w:rPr>
        <w:t>奖励与惩罚在进度款中发放或扣减。</w:t>
      </w:r>
    </w:p>
    <w:p w14:paraId="547B6A1B">
      <w:pPr>
        <w:numPr>
          <w:ilvl w:val="0"/>
          <w:numId w:val="6"/>
        </w:numPr>
        <w:tabs>
          <w:tab w:val="left" w:pos="709"/>
        </w:tabs>
        <w:autoSpaceDE w:val="0"/>
        <w:autoSpaceDN w:val="0"/>
        <w:adjustRightInd w:val="0"/>
        <w:snapToGrid w:val="0"/>
        <w:spacing w:line="360" w:lineRule="auto"/>
        <w:textAlignment w:val="baseline"/>
        <w:rPr>
          <w:rFonts w:ascii="Arial" w:hAnsi="Arial" w:cs="Arial"/>
          <w:color w:val="auto"/>
          <w:kern w:val="0"/>
          <w:sz w:val="24"/>
        </w:rPr>
      </w:pPr>
      <w:r>
        <w:rPr>
          <w:rFonts w:hint="eastAsia" w:ascii="Arial" w:hAnsi="Arial" w:cs="Arial"/>
          <w:color w:val="auto"/>
          <w:kern w:val="0"/>
          <w:sz w:val="24"/>
        </w:rPr>
        <w:t>如因发包人原因延迟支付工程款，承包人工期不予顺延，付款逾期超过30天，发包人按照银行同期利率支付承包人利息。</w:t>
      </w:r>
    </w:p>
    <w:p w14:paraId="7E37C033">
      <w:pPr>
        <w:numPr>
          <w:ilvl w:val="0"/>
          <w:numId w:val="6"/>
        </w:numPr>
        <w:tabs>
          <w:tab w:val="left" w:pos="709"/>
        </w:tabs>
        <w:autoSpaceDE w:val="0"/>
        <w:autoSpaceDN w:val="0"/>
        <w:adjustRightInd w:val="0"/>
        <w:snapToGrid w:val="0"/>
        <w:spacing w:line="360" w:lineRule="auto"/>
        <w:textAlignment w:val="baseline"/>
        <w:rPr>
          <w:rFonts w:ascii="Arial" w:hAnsi="Arial" w:cs="Arial"/>
          <w:color w:val="auto"/>
          <w:kern w:val="0"/>
          <w:sz w:val="24"/>
        </w:rPr>
      </w:pPr>
      <w:r>
        <w:rPr>
          <w:rFonts w:hint="eastAsia" w:ascii="Arial" w:hAnsi="Arial" w:cs="Arial"/>
          <w:color w:val="auto"/>
          <w:kern w:val="0"/>
          <w:sz w:val="24"/>
        </w:rPr>
        <w:t>所有赔付经发包人或监理确认后即生效，承包人需要承担的违约金由发包人签字和监理单位总监签字，监理单位盖章确认后即生效。</w:t>
      </w:r>
    </w:p>
    <w:p w14:paraId="6A7D6058">
      <w:pPr>
        <w:numPr>
          <w:ilvl w:val="0"/>
          <w:numId w:val="6"/>
        </w:numPr>
        <w:tabs>
          <w:tab w:val="left" w:pos="709"/>
        </w:tabs>
        <w:autoSpaceDE w:val="0"/>
        <w:autoSpaceDN w:val="0"/>
        <w:adjustRightInd w:val="0"/>
        <w:snapToGrid w:val="0"/>
        <w:spacing w:line="360" w:lineRule="auto"/>
        <w:textAlignment w:val="baseline"/>
        <w:rPr>
          <w:rFonts w:ascii="Arial" w:hAnsi="Arial" w:cs="Arial"/>
          <w:color w:val="auto"/>
          <w:kern w:val="0"/>
          <w:sz w:val="24"/>
        </w:rPr>
      </w:pPr>
      <w:r>
        <w:rPr>
          <w:rFonts w:hint="eastAsia" w:ascii="Arial" w:hAnsi="Arial" w:cs="Arial"/>
          <w:color w:val="auto"/>
          <w:kern w:val="0"/>
          <w:sz w:val="24"/>
        </w:rPr>
        <w:t>水电费等以代缴、代垫付方式支付的</w:t>
      </w:r>
      <w:r>
        <w:rPr>
          <w:rFonts w:ascii="Arial" w:hAnsi="Arial" w:cs="Arial"/>
          <w:color w:val="auto"/>
          <w:kern w:val="0"/>
          <w:sz w:val="24"/>
        </w:rPr>
        <w:t>款项</w:t>
      </w:r>
      <w:r>
        <w:rPr>
          <w:rFonts w:hint="eastAsia" w:ascii="Arial" w:hAnsi="Arial" w:cs="Arial"/>
          <w:color w:val="auto"/>
          <w:kern w:val="0"/>
          <w:sz w:val="24"/>
        </w:rPr>
        <w:t>，视同发包人已就该代缴、代垫付部分向承包人付款。</w:t>
      </w:r>
    </w:p>
    <w:p w14:paraId="13769E1D">
      <w:pPr>
        <w:numPr>
          <w:ilvl w:val="0"/>
          <w:numId w:val="6"/>
        </w:numPr>
        <w:spacing w:line="360" w:lineRule="auto"/>
        <w:rPr>
          <w:rFonts w:ascii="Arial" w:hAnsi="Arial" w:cs="Arial"/>
          <w:color w:val="auto"/>
          <w:kern w:val="0"/>
          <w:sz w:val="24"/>
        </w:rPr>
      </w:pPr>
      <w:r>
        <w:rPr>
          <w:rFonts w:hint="eastAsia" w:ascii="Arial" w:hAnsi="Arial" w:cs="Arial"/>
          <w:color w:val="auto"/>
          <w:kern w:val="0"/>
          <w:sz w:val="24"/>
        </w:rPr>
        <w:t>本工程发票税率为</w:t>
      </w:r>
      <w:r>
        <w:rPr>
          <w:rFonts w:ascii="Arial" w:hAnsi="Arial" w:cs="Arial"/>
          <w:color w:val="auto"/>
          <w:kern w:val="0"/>
          <w:sz w:val="24"/>
          <w:u w:val="single"/>
        </w:rPr>
        <w:t xml:space="preserve"> 9 </w:t>
      </w:r>
      <w:r>
        <w:rPr>
          <w:rFonts w:hint="eastAsia" w:ascii="Arial" w:hAnsi="Arial" w:cs="Arial"/>
          <w:color w:val="auto"/>
          <w:kern w:val="0"/>
          <w:sz w:val="24"/>
          <w:u w:val="single"/>
        </w:rPr>
        <w:t>%</w:t>
      </w:r>
      <w:r>
        <w:rPr>
          <w:rFonts w:hint="eastAsia" w:ascii="Arial" w:hAnsi="Arial" w:cs="Arial"/>
          <w:color w:val="auto"/>
          <w:kern w:val="0"/>
          <w:sz w:val="24"/>
        </w:rPr>
        <w:t>，发票要求详见通用条款16.1.1。</w:t>
      </w:r>
    </w:p>
    <w:p w14:paraId="62A1EADA">
      <w:pPr>
        <w:numPr>
          <w:ilvl w:val="0"/>
          <w:numId w:val="6"/>
        </w:numPr>
        <w:spacing w:line="360" w:lineRule="auto"/>
        <w:rPr>
          <w:rFonts w:ascii="Arial" w:hAnsi="Arial" w:cs="Arial"/>
          <w:color w:val="auto"/>
          <w:kern w:val="0"/>
          <w:sz w:val="24"/>
        </w:rPr>
      </w:pPr>
      <w:r>
        <w:rPr>
          <w:rFonts w:hint="eastAsia" w:ascii="Arial" w:hAnsi="Arial" w:cs="Arial"/>
          <w:color w:val="auto"/>
          <w:kern w:val="0"/>
          <w:sz w:val="24"/>
        </w:rPr>
        <w:t>承包人须</w:t>
      </w:r>
      <w:r>
        <w:rPr>
          <w:rFonts w:ascii="Arial" w:hAnsi="Arial" w:cs="Arial"/>
          <w:color w:val="auto"/>
          <w:kern w:val="0"/>
          <w:sz w:val="24"/>
        </w:rPr>
        <w:t>在本工程对应项目分期计划竣工备案之前1</w:t>
      </w:r>
      <w:r>
        <w:rPr>
          <w:rFonts w:hint="eastAsia" w:ascii="Arial" w:hAnsi="Arial" w:cs="Arial"/>
          <w:color w:val="auto"/>
          <w:kern w:val="0"/>
          <w:sz w:val="24"/>
        </w:rPr>
        <w:t>个月按合同最新造价（合同最新造价</w:t>
      </w:r>
      <w:r>
        <w:rPr>
          <w:rFonts w:ascii="Arial" w:hAnsi="Arial" w:cs="Arial"/>
          <w:color w:val="auto"/>
          <w:kern w:val="0"/>
          <w:sz w:val="24"/>
        </w:rPr>
        <w:t>=</w:t>
      </w:r>
      <w:r>
        <w:rPr>
          <w:rFonts w:hint="eastAsia" w:ascii="Arial" w:hAnsi="Arial" w:cs="Arial"/>
          <w:color w:val="auto"/>
          <w:kern w:val="0"/>
          <w:sz w:val="24"/>
        </w:rPr>
        <w:t>合同总额</w:t>
      </w:r>
      <w:r>
        <w:rPr>
          <w:rFonts w:ascii="Arial" w:hAnsi="Arial" w:cs="Arial"/>
          <w:color w:val="auto"/>
          <w:kern w:val="0"/>
          <w:sz w:val="24"/>
        </w:rPr>
        <w:t>+</w:t>
      </w:r>
      <w:r>
        <w:rPr>
          <w:rFonts w:hint="eastAsia" w:ascii="Arial" w:hAnsi="Arial" w:cs="Arial"/>
          <w:color w:val="auto"/>
          <w:kern w:val="0"/>
          <w:sz w:val="24"/>
        </w:rPr>
        <w:t>补充协议额</w:t>
      </w:r>
      <w:r>
        <w:rPr>
          <w:rFonts w:ascii="Arial" w:hAnsi="Arial" w:cs="Arial"/>
          <w:color w:val="auto"/>
          <w:kern w:val="0"/>
          <w:sz w:val="24"/>
        </w:rPr>
        <w:t>+</w:t>
      </w:r>
      <w:r>
        <w:rPr>
          <w:rFonts w:hint="eastAsia" w:ascii="Arial" w:hAnsi="Arial" w:cs="Arial"/>
          <w:color w:val="auto"/>
          <w:kern w:val="0"/>
          <w:sz w:val="24"/>
        </w:rPr>
        <w:t>已确认金额的变更签证</w:t>
      </w:r>
      <w:r>
        <w:rPr>
          <w:rFonts w:ascii="Arial" w:hAnsi="Arial" w:cs="Arial"/>
          <w:color w:val="auto"/>
          <w:kern w:val="0"/>
          <w:sz w:val="24"/>
        </w:rPr>
        <w:t>+</w:t>
      </w:r>
      <w:r>
        <w:rPr>
          <w:rFonts w:hint="eastAsia" w:ascii="Arial" w:hAnsi="Arial" w:cs="Arial"/>
          <w:color w:val="auto"/>
          <w:kern w:val="0"/>
          <w:sz w:val="24"/>
        </w:rPr>
        <w:t>奖励）全额开具增值税发票。</w:t>
      </w:r>
    </w:p>
    <w:p w14:paraId="49B7FD07">
      <w:pPr>
        <w:numPr>
          <w:ilvl w:val="0"/>
          <w:numId w:val="6"/>
        </w:numPr>
        <w:spacing w:line="360" w:lineRule="auto"/>
        <w:rPr>
          <w:rFonts w:ascii="Arial" w:hAnsi="Arial" w:cs="Arial"/>
          <w:color w:val="auto"/>
          <w:kern w:val="0"/>
          <w:sz w:val="24"/>
        </w:rPr>
      </w:pPr>
      <w:r>
        <w:rPr>
          <w:rFonts w:hint="eastAsia" w:ascii="Arial" w:hAnsi="Arial" w:cs="Arial"/>
          <w:color w:val="auto"/>
          <w:kern w:val="0"/>
          <w:sz w:val="24"/>
        </w:rPr>
        <w:t>因工期延误、工程质量、甲供材超供等违约原因，发包人需要对承包人的扣款（含客户入住后出现质量问题的工程赔付），视同承包人向发包人支付合同违约金，不直接扣减工程款结算金额全额开具增值税发票。</w:t>
      </w:r>
    </w:p>
    <w:p w14:paraId="0B9CD40C">
      <w:pPr>
        <w:pStyle w:val="51"/>
        <w:tabs>
          <w:tab w:val="left" w:pos="1440"/>
        </w:tabs>
        <w:ind w:left="269" w:leftChars="128"/>
        <w:rPr>
          <w:color w:val="auto"/>
          <w:u w:val="single"/>
        </w:rPr>
      </w:pPr>
      <w:r>
        <w:rPr>
          <w:color w:val="auto"/>
        </w:rPr>
        <w:t>15.1.</w:t>
      </w:r>
      <w:del w:id="321" w:author="ISSTECH" w:date="2025-04-03T17:26:45Z">
        <w:r>
          <w:rPr>
            <w:rFonts w:hint="default"/>
            <w:color w:val="auto"/>
            <w:lang w:val="en-US"/>
          </w:rPr>
          <w:delText>6</w:delText>
        </w:r>
      </w:del>
      <w:ins w:id="322" w:author="ISSTECH" w:date="2025-04-03T17:26:45Z">
        <w:r>
          <w:rPr>
            <w:rFonts w:hint="eastAsia"/>
            <w:color w:val="auto"/>
            <w:lang w:val="en-US" w:eastAsia="zh-CN"/>
          </w:rPr>
          <w:t>7</w:t>
        </w:r>
      </w:ins>
      <w:r>
        <w:rPr>
          <w:rFonts w:hint="eastAsia"/>
          <w:color w:val="auto"/>
        </w:rPr>
        <w:t>工程款</w:t>
      </w:r>
      <w:r>
        <w:rPr>
          <w:color w:val="auto"/>
        </w:rPr>
        <w:t>支付申请单提交及审核要求：</w:t>
      </w:r>
    </w:p>
    <w:p w14:paraId="175C11DA">
      <w:pPr>
        <w:numPr>
          <w:ilvl w:val="0"/>
          <w:numId w:val="7"/>
        </w:numPr>
        <w:spacing w:line="360" w:lineRule="auto"/>
        <w:rPr>
          <w:rFonts w:ascii="Arial" w:hAnsi="Arial" w:cs="Arial"/>
          <w:color w:val="auto"/>
          <w:kern w:val="0"/>
          <w:sz w:val="24"/>
        </w:rPr>
      </w:pPr>
      <w:r>
        <w:rPr>
          <w:rFonts w:hint="eastAsia" w:ascii="Arial" w:hAnsi="Arial" w:cs="Arial"/>
          <w:color w:val="auto"/>
          <w:kern w:val="0"/>
          <w:sz w:val="24"/>
        </w:rPr>
        <w:t>承包人所提交的支付申请单的组成至少包括以下资料：工程产值申报表，未下发工程设计变更单、签证单申报表，金额计算明细，合同关键页复印件，当期工期节点完成情况对比，当期费用变化事项报备表等资料。</w:t>
      </w:r>
    </w:p>
    <w:p w14:paraId="1CF44E6F">
      <w:pPr>
        <w:numPr>
          <w:ilvl w:val="0"/>
          <w:numId w:val="7"/>
        </w:numPr>
        <w:spacing w:line="360" w:lineRule="auto"/>
        <w:rPr>
          <w:color w:val="auto"/>
          <w:sz w:val="24"/>
        </w:rPr>
      </w:pPr>
      <w:r>
        <w:rPr>
          <w:rFonts w:hint="eastAsia" w:ascii="Arial" w:hAnsi="Arial" w:cs="Arial"/>
          <w:color w:val="auto"/>
          <w:kern w:val="0"/>
          <w:sz w:val="24"/>
        </w:rPr>
        <w:t>承包人如对于应由其承担的扣款事宜，拖延不受，怠于认可，发包人有权拒绝接收支付申请，停止付款,并无需承担违约责任。</w:t>
      </w:r>
    </w:p>
    <w:p w14:paraId="0D59595F">
      <w:pPr>
        <w:numPr>
          <w:ilvl w:val="0"/>
          <w:numId w:val="7"/>
        </w:numPr>
        <w:spacing w:line="360" w:lineRule="auto"/>
        <w:rPr>
          <w:color w:val="auto"/>
          <w:sz w:val="24"/>
        </w:rPr>
      </w:pPr>
      <w:r>
        <w:rPr>
          <w:rFonts w:hint="eastAsia"/>
          <w:color w:val="auto"/>
          <w:sz w:val="24"/>
        </w:rPr>
        <w:t>承包人应在发包人每一次付款前向发包人开具增值税专用发票，否则发包人有权顺延付款时间且不承担违约责任，承包人仍应按合同要求履行义务。</w:t>
      </w:r>
    </w:p>
    <w:p w14:paraId="27DB0993">
      <w:pPr>
        <w:pStyle w:val="50"/>
        <w:numPr>
          <w:ilvl w:val="0"/>
          <w:numId w:val="0"/>
        </w:numPr>
        <w:spacing w:before="0" w:after="0" w:line="360" w:lineRule="auto"/>
        <w:rPr>
          <w:b w:val="0"/>
          <w:color w:val="auto"/>
          <w:szCs w:val="24"/>
        </w:rPr>
      </w:pPr>
      <w:bookmarkStart w:id="266" w:name="_Toc8028424"/>
      <w:bookmarkStart w:id="267" w:name="_Toc78944716"/>
      <w:bookmarkStart w:id="268" w:name="_Toc6426904"/>
      <w:bookmarkStart w:id="269" w:name="_Toc168739675"/>
      <w:bookmarkStart w:id="270" w:name="_Toc89406073"/>
      <w:bookmarkStart w:id="271" w:name="_Toc122080401"/>
      <w:r>
        <w:rPr>
          <w:b w:val="0"/>
          <w:color w:val="auto"/>
          <w:szCs w:val="24"/>
        </w:rPr>
        <w:t>15.2 结算</w:t>
      </w:r>
      <w:bookmarkEnd w:id="266"/>
      <w:bookmarkEnd w:id="267"/>
      <w:bookmarkEnd w:id="268"/>
      <w:bookmarkEnd w:id="269"/>
      <w:bookmarkEnd w:id="270"/>
      <w:bookmarkEnd w:id="271"/>
    </w:p>
    <w:p w14:paraId="7FDA0C86">
      <w:pPr>
        <w:spacing w:line="360" w:lineRule="auto"/>
        <w:ind w:firstLine="240" w:firstLineChars="100"/>
        <w:rPr>
          <w:color w:val="auto"/>
          <w:sz w:val="24"/>
        </w:rPr>
      </w:pPr>
      <w:r>
        <w:rPr>
          <w:color w:val="auto"/>
          <w:sz w:val="24"/>
        </w:rPr>
        <w:t>15.2.1</w:t>
      </w:r>
      <w:r>
        <w:rPr>
          <w:rFonts w:hint="eastAsia"/>
          <w:color w:val="auto"/>
          <w:sz w:val="24"/>
        </w:rPr>
        <w:t xml:space="preserve"> 暂定总价（模拟清单）包干价及签订补充协议时间要求：</w:t>
      </w:r>
    </w:p>
    <w:p w14:paraId="2FE92537">
      <w:pPr>
        <w:numPr>
          <w:ilvl w:val="0"/>
          <w:numId w:val="8"/>
        </w:numPr>
        <w:tabs>
          <w:tab w:val="left" w:pos="709"/>
        </w:tabs>
        <w:autoSpaceDE w:val="0"/>
        <w:autoSpaceDN w:val="0"/>
        <w:adjustRightInd w:val="0"/>
        <w:snapToGrid w:val="0"/>
        <w:spacing w:line="360" w:lineRule="auto"/>
        <w:textAlignment w:val="baseline"/>
        <w:rPr>
          <w:rFonts w:ascii="Arial" w:hAnsi="Arial" w:cs="Arial"/>
          <w:color w:val="auto"/>
          <w:kern w:val="0"/>
          <w:sz w:val="24"/>
          <w:u w:val="single"/>
        </w:rPr>
      </w:pPr>
      <w:r>
        <w:rPr>
          <w:rFonts w:hint="eastAsia" w:ascii="Arial" w:hAnsi="Arial" w:cs="Arial"/>
          <w:color w:val="auto"/>
          <w:kern w:val="0"/>
          <w:sz w:val="24"/>
          <w:u w:val="single"/>
        </w:rPr>
        <w:t>发包人提供施工图纸后20个日历天内，承包人提供所有工程量清单；</w:t>
      </w:r>
    </w:p>
    <w:p w14:paraId="0B663EA5">
      <w:pPr>
        <w:numPr>
          <w:ilvl w:val="0"/>
          <w:numId w:val="8"/>
        </w:numPr>
        <w:tabs>
          <w:tab w:val="left" w:pos="709"/>
        </w:tabs>
        <w:autoSpaceDE w:val="0"/>
        <w:autoSpaceDN w:val="0"/>
        <w:adjustRightInd w:val="0"/>
        <w:snapToGrid w:val="0"/>
        <w:spacing w:line="360" w:lineRule="auto"/>
        <w:textAlignment w:val="baseline"/>
        <w:rPr>
          <w:rFonts w:ascii="Arial" w:hAnsi="Arial" w:cs="Arial"/>
          <w:color w:val="auto"/>
          <w:kern w:val="0"/>
          <w:sz w:val="24"/>
          <w:u w:val="single"/>
        </w:rPr>
      </w:pPr>
      <w:r>
        <w:rPr>
          <w:rFonts w:hint="eastAsia" w:ascii="Arial" w:hAnsi="Arial" w:cs="Arial"/>
          <w:color w:val="auto"/>
          <w:kern w:val="0"/>
          <w:sz w:val="24"/>
          <w:u w:val="single"/>
        </w:rPr>
        <w:t>发包人组织预算工程量及套价核对，核对时间10个日历天；</w:t>
      </w:r>
    </w:p>
    <w:p w14:paraId="6A6103B4">
      <w:pPr>
        <w:numPr>
          <w:ilvl w:val="0"/>
          <w:numId w:val="8"/>
        </w:numPr>
        <w:tabs>
          <w:tab w:val="left" w:pos="709"/>
        </w:tabs>
        <w:autoSpaceDE w:val="0"/>
        <w:autoSpaceDN w:val="0"/>
        <w:adjustRightInd w:val="0"/>
        <w:snapToGrid w:val="0"/>
        <w:spacing w:line="360" w:lineRule="auto"/>
        <w:textAlignment w:val="baseline"/>
        <w:rPr>
          <w:rFonts w:ascii="Arial" w:hAnsi="Arial" w:cs="Arial"/>
          <w:color w:val="auto"/>
          <w:kern w:val="0"/>
          <w:sz w:val="24"/>
          <w:u w:val="single"/>
        </w:rPr>
      </w:pPr>
      <w:r>
        <w:rPr>
          <w:rFonts w:hint="eastAsia" w:ascii="Arial" w:hAnsi="Arial" w:cs="Arial"/>
          <w:color w:val="auto"/>
          <w:kern w:val="0"/>
          <w:sz w:val="24"/>
          <w:u w:val="single"/>
        </w:rPr>
        <w:t>施工图预算完成并经双方确认后，双方签订补充协议调整合同价格，在下次进度款支付时按调整后的合同价支付。</w:t>
      </w:r>
    </w:p>
    <w:p w14:paraId="23341328">
      <w:pPr>
        <w:numPr>
          <w:ilvl w:val="0"/>
          <w:numId w:val="8"/>
        </w:numPr>
        <w:tabs>
          <w:tab w:val="left" w:pos="709"/>
        </w:tabs>
        <w:autoSpaceDE w:val="0"/>
        <w:autoSpaceDN w:val="0"/>
        <w:adjustRightInd w:val="0"/>
        <w:snapToGrid w:val="0"/>
        <w:spacing w:line="360" w:lineRule="auto"/>
        <w:textAlignment w:val="baseline"/>
        <w:rPr>
          <w:color w:val="auto"/>
          <w:sz w:val="24"/>
          <w:u w:val="single"/>
        </w:rPr>
      </w:pPr>
      <w:r>
        <w:rPr>
          <w:rFonts w:hint="eastAsia"/>
          <w:color w:val="auto"/>
          <w:sz w:val="24"/>
          <w:u w:val="single"/>
        </w:rPr>
        <w:t>合计30个</w:t>
      </w:r>
      <w:r>
        <w:rPr>
          <w:rFonts w:hint="eastAsia" w:ascii="Arial" w:hAnsi="Arial" w:cs="Arial"/>
          <w:color w:val="auto"/>
          <w:kern w:val="0"/>
          <w:sz w:val="24"/>
          <w:u w:val="single"/>
        </w:rPr>
        <w:t>日历天</w:t>
      </w:r>
      <w:r>
        <w:rPr>
          <w:rFonts w:hint="eastAsia"/>
          <w:color w:val="auto"/>
          <w:sz w:val="24"/>
          <w:u w:val="single"/>
        </w:rPr>
        <w:t>内完成施工图预算编制及核对工作，承包人需全力配合，否则将暂停一切付款。</w:t>
      </w:r>
    </w:p>
    <w:p w14:paraId="025805AC">
      <w:pPr>
        <w:spacing w:line="360" w:lineRule="auto"/>
        <w:ind w:firstLine="240" w:firstLineChars="100"/>
        <w:rPr>
          <w:color w:val="auto"/>
          <w:sz w:val="24"/>
        </w:rPr>
      </w:pPr>
      <w:r>
        <w:rPr>
          <w:color w:val="auto"/>
          <w:sz w:val="24"/>
        </w:rPr>
        <w:t>15.2.2 “暂定金额”项目价款的确定：</w:t>
      </w:r>
      <w:r>
        <w:rPr>
          <w:color w:val="auto"/>
          <w:sz w:val="24"/>
          <w:u w:val="single"/>
        </w:rPr>
        <w:t xml:space="preserve"> </w:t>
      </w:r>
      <w:r>
        <w:rPr>
          <w:rFonts w:hint="eastAsia"/>
          <w:color w:val="auto"/>
          <w:sz w:val="24"/>
          <w:u w:val="single"/>
        </w:rPr>
        <w:t>与通用条款一致</w:t>
      </w:r>
      <w:r>
        <w:rPr>
          <w:color w:val="auto"/>
          <w:sz w:val="24"/>
          <w:u w:val="single"/>
        </w:rPr>
        <w:t xml:space="preserve"> </w:t>
      </w:r>
      <w:r>
        <w:rPr>
          <w:rFonts w:hint="eastAsia"/>
          <w:color w:val="auto"/>
          <w:sz w:val="24"/>
        </w:rPr>
        <w:t>。</w:t>
      </w:r>
    </w:p>
    <w:p w14:paraId="5FAC7D3D">
      <w:pPr>
        <w:spacing w:line="360" w:lineRule="auto"/>
        <w:ind w:firstLine="240" w:firstLineChars="100"/>
        <w:rPr>
          <w:color w:val="auto"/>
          <w:sz w:val="24"/>
        </w:rPr>
      </w:pPr>
      <w:r>
        <w:rPr>
          <w:color w:val="auto"/>
          <w:sz w:val="24"/>
        </w:rPr>
        <w:t>15.2.3 发包人供应材料、设备结算办法：</w:t>
      </w:r>
    </w:p>
    <w:p w14:paraId="528B7580">
      <w:pPr>
        <w:spacing w:line="360" w:lineRule="auto"/>
        <w:ind w:firstLine="1080" w:firstLineChars="450"/>
        <w:rPr>
          <w:color w:val="auto"/>
          <w:sz w:val="24"/>
        </w:rPr>
      </w:pPr>
      <w:r>
        <w:rPr>
          <w:color w:val="auto"/>
          <w:sz w:val="24"/>
          <w:u w:val="single"/>
        </w:rPr>
        <w:t xml:space="preserve"> 详见</w:t>
      </w:r>
      <w:r>
        <w:rPr>
          <w:rFonts w:hint="eastAsia"/>
          <w:color w:val="auto"/>
          <w:sz w:val="24"/>
          <w:u w:val="single"/>
        </w:rPr>
        <w:t>甲供材管理工作程序（本工程无甲供材）</w:t>
      </w:r>
      <w:r>
        <w:rPr>
          <w:color w:val="auto"/>
          <w:sz w:val="24"/>
          <w:u w:val="single"/>
        </w:rPr>
        <w:t xml:space="preserve"> </w:t>
      </w:r>
      <w:r>
        <w:rPr>
          <w:color w:val="auto"/>
          <w:sz w:val="24"/>
        </w:rPr>
        <w:t>。</w:t>
      </w:r>
    </w:p>
    <w:p w14:paraId="3C4B11FF">
      <w:pPr>
        <w:spacing w:before="60" w:beforeLines="25" w:after="60" w:afterLines="25" w:line="276" w:lineRule="auto"/>
        <w:ind w:firstLine="240" w:firstLineChars="100"/>
        <w:jc w:val="left"/>
        <w:rPr>
          <w:color w:val="auto"/>
          <w:sz w:val="24"/>
          <w:u w:val="single"/>
        </w:rPr>
      </w:pPr>
      <w:r>
        <w:rPr>
          <w:color w:val="auto"/>
          <w:sz w:val="24"/>
        </w:rPr>
        <w:t>15.2.4发包人供应材料设备损耗率的确定：</w:t>
      </w:r>
      <w:r>
        <w:rPr>
          <w:color w:val="auto"/>
          <w:sz w:val="24"/>
          <w:u w:val="single"/>
        </w:rPr>
        <w:t>详见</w:t>
      </w:r>
      <w:r>
        <w:rPr>
          <w:rFonts w:hint="eastAsia"/>
          <w:color w:val="auto"/>
          <w:sz w:val="24"/>
          <w:u w:val="single"/>
        </w:rPr>
        <w:t>工程量计算规则及单价说明和工程量清单</w:t>
      </w:r>
      <w:r>
        <w:rPr>
          <w:color w:val="auto"/>
          <w:sz w:val="24"/>
        </w:rPr>
        <w:t>。</w:t>
      </w:r>
    </w:p>
    <w:p w14:paraId="0E70C744">
      <w:pPr>
        <w:pStyle w:val="4"/>
        <w:spacing w:before="0" w:after="0" w:line="360" w:lineRule="auto"/>
        <w:rPr>
          <w:b/>
          <w:color w:val="auto"/>
          <w:sz w:val="24"/>
          <w:szCs w:val="24"/>
        </w:rPr>
      </w:pPr>
      <w:bookmarkStart w:id="272" w:name="_Toc89406074"/>
      <w:bookmarkStart w:id="273" w:name="_Toc78944717"/>
      <w:bookmarkStart w:id="274" w:name="_Toc8028425"/>
      <w:bookmarkStart w:id="275" w:name="_Toc122080402"/>
      <w:bookmarkStart w:id="276" w:name="_Toc6426905"/>
      <w:bookmarkStart w:id="277" w:name="_Toc168739676"/>
      <w:r>
        <w:rPr>
          <w:b/>
          <w:color w:val="auto"/>
          <w:sz w:val="24"/>
          <w:szCs w:val="24"/>
        </w:rPr>
        <w:t>16、违约、索赔和争议</w:t>
      </w:r>
      <w:bookmarkEnd w:id="272"/>
      <w:bookmarkEnd w:id="273"/>
      <w:bookmarkEnd w:id="274"/>
      <w:bookmarkEnd w:id="275"/>
      <w:bookmarkEnd w:id="276"/>
      <w:bookmarkEnd w:id="277"/>
    </w:p>
    <w:p w14:paraId="244D53B4">
      <w:pPr>
        <w:pStyle w:val="50"/>
        <w:numPr>
          <w:ilvl w:val="0"/>
          <w:numId w:val="0"/>
        </w:numPr>
        <w:spacing w:before="0" w:after="0" w:line="360" w:lineRule="auto"/>
        <w:rPr>
          <w:b w:val="0"/>
          <w:color w:val="auto"/>
          <w:szCs w:val="24"/>
        </w:rPr>
      </w:pPr>
      <w:bookmarkStart w:id="278" w:name="_Toc78944718"/>
      <w:bookmarkStart w:id="279" w:name="_Toc168739677"/>
      <w:bookmarkStart w:id="280" w:name="_Toc122080403"/>
      <w:bookmarkStart w:id="281" w:name="_Toc8028426"/>
      <w:bookmarkStart w:id="282" w:name="_Toc6426906"/>
      <w:bookmarkStart w:id="283" w:name="_Toc89406075"/>
      <w:r>
        <w:rPr>
          <w:b w:val="0"/>
          <w:color w:val="auto"/>
          <w:szCs w:val="24"/>
        </w:rPr>
        <w:t>16.1 违约</w:t>
      </w:r>
      <w:bookmarkEnd w:id="278"/>
      <w:bookmarkEnd w:id="279"/>
      <w:bookmarkEnd w:id="280"/>
      <w:bookmarkEnd w:id="281"/>
      <w:bookmarkEnd w:id="282"/>
      <w:bookmarkEnd w:id="283"/>
    </w:p>
    <w:p w14:paraId="280574EB">
      <w:pPr>
        <w:pStyle w:val="51"/>
        <w:tabs>
          <w:tab w:val="left" w:pos="1440"/>
          <w:tab w:val="left" w:pos="1620"/>
        </w:tabs>
        <w:spacing w:after="0"/>
        <w:ind w:firstLine="480" w:firstLineChars="200"/>
        <w:rPr>
          <w:color w:val="auto"/>
        </w:rPr>
      </w:pPr>
      <w:r>
        <w:rPr>
          <w:color w:val="auto"/>
        </w:rPr>
        <w:t>16.1.1违约责任赔偿的一般规定：</w:t>
      </w:r>
    </w:p>
    <w:p w14:paraId="6BDAD1B6">
      <w:pPr>
        <w:numPr>
          <w:ilvl w:val="0"/>
          <w:numId w:val="9"/>
        </w:numPr>
        <w:spacing w:line="360" w:lineRule="auto"/>
        <w:rPr>
          <w:rFonts w:ascii="Arial" w:hAnsi="Arial" w:cs="Arial"/>
          <w:color w:val="auto"/>
          <w:kern w:val="0"/>
          <w:sz w:val="24"/>
        </w:rPr>
      </w:pPr>
      <w:r>
        <w:rPr>
          <w:rFonts w:ascii="Arial" w:hAnsi="Arial" w:cs="Arial"/>
          <w:color w:val="auto"/>
          <w:kern w:val="0"/>
          <w:sz w:val="24"/>
        </w:rPr>
        <w:t>承包人应为自己的每次违约行为向发包人支付的违约金的最低额度为人民币</w:t>
      </w:r>
      <w:r>
        <w:rPr>
          <w:rFonts w:hint="eastAsia" w:ascii="Arial" w:hAnsi="Arial" w:cs="Arial"/>
          <w:color w:val="auto"/>
          <w:kern w:val="0"/>
          <w:sz w:val="24"/>
          <w:u w:val="single"/>
        </w:rPr>
        <w:t xml:space="preserve"> 10000</w:t>
      </w:r>
      <w:r>
        <w:rPr>
          <w:rFonts w:ascii="Arial" w:hAnsi="Arial" w:cs="Arial"/>
          <w:color w:val="auto"/>
          <w:kern w:val="0"/>
          <w:sz w:val="24"/>
          <w:u w:val="single"/>
        </w:rPr>
        <w:t xml:space="preserve"> </w:t>
      </w:r>
      <w:r>
        <w:rPr>
          <w:rFonts w:ascii="Arial" w:hAnsi="Arial" w:cs="Arial"/>
          <w:color w:val="auto"/>
          <w:kern w:val="0"/>
          <w:sz w:val="24"/>
        </w:rPr>
        <w:t>元整。</w:t>
      </w:r>
    </w:p>
    <w:p w14:paraId="582DB941">
      <w:pPr>
        <w:numPr>
          <w:ilvl w:val="0"/>
          <w:numId w:val="9"/>
        </w:numPr>
        <w:spacing w:line="360" w:lineRule="auto"/>
        <w:rPr>
          <w:rFonts w:ascii="Arial" w:hAnsi="Arial" w:cs="Arial"/>
          <w:color w:val="auto"/>
          <w:kern w:val="0"/>
          <w:sz w:val="24"/>
        </w:rPr>
      </w:pPr>
      <w:r>
        <w:rPr>
          <w:rFonts w:ascii="Arial" w:hAnsi="Arial" w:cs="Arial"/>
          <w:color w:val="auto"/>
          <w:kern w:val="0"/>
          <w:sz w:val="24"/>
        </w:rPr>
        <w:t>承包人未按时竣工</w:t>
      </w:r>
      <w:r>
        <w:rPr>
          <w:rFonts w:hint="eastAsia" w:ascii="Arial" w:hAnsi="Arial" w:cs="Arial"/>
          <w:color w:val="auto"/>
          <w:kern w:val="0"/>
          <w:sz w:val="24"/>
        </w:rPr>
        <w:t>的</w:t>
      </w:r>
      <w:r>
        <w:rPr>
          <w:rFonts w:ascii="Arial" w:hAnsi="Arial" w:cs="Arial"/>
          <w:color w:val="auto"/>
          <w:kern w:val="0"/>
          <w:sz w:val="24"/>
        </w:rPr>
        <w:t>违约责任约定：</w:t>
      </w:r>
      <w:r>
        <w:rPr>
          <w:rFonts w:hint="eastAsia" w:ascii="Arial" w:hAnsi="Arial" w:cs="Arial"/>
          <w:color w:val="auto"/>
          <w:kern w:val="0"/>
          <w:sz w:val="24"/>
          <w:u w:val="single"/>
        </w:rPr>
        <w:t>按照专用条款</w:t>
      </w:r>
      <w:r>
        <w:rPr>
          <w:rFonts w:ascii="Arial" w:hAnsi="Arial" w:cs="Arial"/>
          <w:color w:val="auto"/>
          <w:kern w:val="0"/>
          <w:sz w:val="24"/>
          <w:u w:val="single"/>
        </w:rPr>
        <w:t>8</w:t>
      </w:r>
      <w:r>
        <w:rPr>
          <w:rFonts w:hint="eastAsia" w:ascii="Arial" w:hAnsi="Arial" w:cs="Arial"/>
          <w:color w:val="auto"/>
          <w:kern w:val="0"/>
          <w:sz w:val="24"/>
          <w:u w:val="single"/>
        </w:rPr>
        <w:t>.</w:t>
      </w:r>
      <w:r>
        <w:rPr>
          <w:rFonts w:ascii="Arial" w:hAnsi="Arial" w:cs="Arial"/>
          <w:color w:val="auto"/>
          <w:kern w:val="0"/>
          <w:sz w:val="24"/>
          <w:u w:val="single"/>
        </w:rPr>
        <w:t>2</w:t>
      </w:r>
      <w:r>
        <w:rPr>
          <w:rFonts w:hint="eastAsia" w:ascii="Arial" w:hAnsi="Arial" w:cs="Arial"/>
          <w:color w:val="auto"/>
          <w:kern w:val="0"/>
          <w:sz w:val="24"/>
          <w:u w:val="single"/>
        </w:rPr>
        <w:t>执行</w:t>
      </w:r>
      <w:r>
        <w:rPr>
          <w:rFonts w:ascii="Arial" w:hAnsi="Arial" w:cs="Arial"/>
          <w:color w:val="auto"/>
          <w:kern w:val="0"/>
          <w:sz w:val="24"/>
        </w:rPr>
        <w:t>。</w:t>
      </w:r>
    </w:p>
    <w:p w14:paraId="163344F3">
      <w:pPr>
        <w:numPr>
          <w:ilvl w:val="0"/>
          <w:numId w:val="9"/>
        </w:numPr>
        <w:spacing w:line="360" w:lineRule="auto"/>
        <w:rPr>
          <w:rFonts w:ascii="Arial" w:hAnsi="Arial" w:cs="Arial"/>
          <w:color w:val="auto"/>
          <w:kern w:val="0"/>
          <w:sz w:val="24"/>
        </w:rPr>
      </w:pPr>
      <w:r>
        <w:rPr>
          <w:rFonts w:ascii="Arial" w:hAnsi="Arial" w:cs="Arial"/>
          <w:color w:val="auto"/>
          <w:kern w:val="0"/>
          <w:sz w:val="24"/>
        </w:rPr>
        <w:t>工程质量达不到合同约定的质量标准承包人违约责任约定：</w:t>
      </w:r>
    </w:p>
    <w:p w14:paraId="4197F34C">
      <w:pPr>
        <w:numPr>
          <w:ilvl w:val="0"/>
          <w:numId w:val="10"/>
        </w:numPr>
        <w:spacing w:line="360" w:lineRule="auto"/>
        <w:ind w:left="1701" w:hanging="709"/>
        <w:rPr>
          <w:color w:val="auto"/>
          <w:sz w:val="24"/>
        </w:rPr>
      </w:pPr>
      <w:r>
        <w:rPr>
          <w:color w:val="auto"/>
          <w:sz w:val="24"/>
          <w:u w:val="single"/>
        </w:rPr>
        <w:t xml:space="preserve">需做防水处理的部分，应严格按照国家规范执行，确保不漏水、不渗水，一旦发现其质量不能符合要求，将处以人民币 </w:t>
      </w:r>
      <w:r>
        <w:rPr>
          <w:rFonts w:hint="eastAsia"/>
          <w:color w:val="auto"/>
          <w:sz w:val="24"/>
          <w:u w:val="single"/>
        </w:rPr>
        <w:t xml:space="preserve">5000 </w:t>
      </w:r>
      <w:r>
        <w:rPr>
          <w:color w:val="auto"/>
          <w:sz w:val="24"/>
          <w:u w:val="single"/>
        </w:rPr>
        <w:t>元/处的罚款，并责令其返工，所需费用均由承包人承担，工期亦不予延长</w:t>
      </w:r>
      <w:r>
        <w:rPr>
          <w:color w:val="auto"/>
          <w:sz w:val="24"/>
        </w:rPr>
        <w:t>。</w:t>
      </w:r>
    </w:p>
    <w:p w14:paraId="370E58FA">
      <w:pPr>
        <w:numPr>
          <w:ilvl w:val="0"/>
          <w:numId w:val="10"/>
        </w:numPr>
        <w:spacing w:line="360" w:lineRule="auto"/>
        <w:rPr>
          <w:color w:val="auto"/>
          <w:sz w:val="24"/>
          <w:u w:val="single"/>
        </w:rPr>
      </w:pPr>
      <w:r>
        <w:rPr>
          <w:rFonts w:hint="eastAsia"/>
          <w:color w:val="auto"/>
          <w:sz w:val="24"/>
        </w:rPr>
        <w:t>其他约定。</w:t>
      </w:r>
    </w:p>
    <w:p w14:paraId="344171F0">
      <w:pPr>
        <w:numPr>
          <w:ilvl w:val="0"/>
          <w:numId w:val="9"/>
        </w:numPr>
        <w:spacing w:line="360" w:lineRule="auto"/>
        <w:rPr>
          <w:color w:val="auto"/>
          <w:sz w:val="24"/>
          <w:u w:val="single"/>
        </w:rPr>
      </w:pPr>
      <w:r>
        <w:rPr>
          <w:color w:val="auto"/>
          <w:sz w:val="24"/>
          <w:u w:val="single"/>
        </w:rPr>
        <w:t>在施工过程中，凡违反发包人合同中</w:t>
      </w:r>
      <w:r>
        <w:rPr>
          <w:rFonts w:hint="eastAsia"/>
          <w:color w:val="auto"/>
          <w:sz w:val="24"/>
          <w:u w:val="single"/>
        </w:rPr>
        <w:t>未注明具体的处罚措施</w:t>
      </w:r>
      <w:r>
        <w:rPr>
          <w:color w:val="auto"/>
          <w:sz w:val="24"/>
          <w:u w:val="single"/>
        </w:rPr>
        <w:t xml:space="preserve">的相关管理要求、质量要求、技术要求及发包人制定的各项现场管理细则，发包人有权处以人民币 </w:t>
      </w:r>
      <w:r>
        <w:rPr>
          <w:rFonts w:hint="eastAsia"/>
          <w:color w:val="auto"/>
          <w:sz w:val="24"/>
          <w:u w:val="single"/>
        </w:rPr>
        <w:t>壹万</w:t>
      </w:r>
      <w:r>
        <w:rPr>
          <w:color w:val="auto"/>
          <w:sz w:val="24"/>
          <w:u w:val="single"/>
        </w:rPr>
        <w:t xml:space="preserve"> 元</w:t>
      </w:r>
      <w:r>
        <w:rPr>
          <w:rFonts w:hint="eastAsia"/>
          <w:color w:val="auto"/>
          <w:sz w:val="24"/>
          <w:u w:val="single"/>
        </w:rPr>
        <w:t>/次</w:t>
      </w:r>
      <w:r>
        <w:rPr>
          <w:color w:val="auto"/>
          <w:sz w:val="24"/>
          <w:u w:val="single"/>
        </w:rPr>
        <w:t>的违约处罚，在同期支付的工程款中扣除。</w:t>
      </w:r>
    </w:p>
    <w:p w14:paraId="35056A99">
      <w:pPr>
        <w:numPr>
          <w:ilvl w:val="0"/>
          <w:numId w:val="9"/>
        </w:numPr>
        <w:spacing w:line="360" w:lineRule="auto"/>
        <w:rPr>
          <w:color w:val="auto"/>
          <w:sz w:val="24"/>
          <w:u w:val="single"/>
        </w:rPr>
      </w:pPr>
      <w:r>
        <w:rPr>
          <w:color w:val="auto"/>
          <w:sz w:val="24"/>
          <w:u w:val="single"/>
        </w:rPr>
        <w:t>在本工程施工过程中以及质量保修期内，由于承包人施工质量问题、安全事故</w:t>
      </w:r>
      <w:r>
        <w:rPr>
          <w:rFonts w:hint="eastAsia"/>
          <w:color w:val="auto"/>
          <w:sz w:val="24"/>
          <w:u w:val="single"/>
        </w:rPr>
        <w:t>、劳资纠纷</w:t>
      </w:r>
      <w:r>
        <w:rPr>
          <w:color w:val="auto"/>
          <w:sz w:val="24"/>
          <w:u w:val="single"/>
        </w:rPr>
        <w:t>或者其他原因，受到报纸、电视等媒体的曝光或政府有关主管部门的通报批评，给发包人的形象和声誉造成损失，每次由承包人向发包人支付</w:t>
      </w:r>
      <w:r>
        <w:rPr>
          <w:rFonts w:hint="eastAsia"/>
          <w:color w:val="auto"/>
          <w:sz w:val="24"/>
          <w:u w:val="single"/>
        </w:rPr>
        <w:t xml:space="preserve"> 拾</w:t>
      </w:r>
      <w:r>
        <w:rPr>
          <w:color w:val="auto"/>
          <w:sz w:val="24"/>
          <w:u w:val="single"/>
        </w:rPr>
        <w:t>万</w:t>
      </w:r>
      <w:r>
        <w:rPr>
          <w:rFonts w:hint="eastAsia"/>
          <w:color w:val="auto"/>
          <w:sz w:val="24"/>
          <w:u w:val="single"/>
        </w:rPr>
        <w:t xml:space="preserve"> </w:t>
      </w:r>
      <w:r>
        <w:rPr>
          <w:color w:val="auto"/>
          <w:sz w:val="24"/>
          <w:u w:val="single"/>
        </w:rPr>
        <w:t>元违约金，从承包人工程进度款或保修款中扣除。</w:t>
      </w:r>
    </w:p>
    <w:p w14:paraId="3BC6AF94">
      <w:pPr>
        <w:numPr>
          <w:ilvl w:val="0"/>
          <w:numId w:val="9"/>
        </w:numPr>
        <w:spacing w:line="360" w:lineRule="auto"/>
        <w:rPr>
          <w:color w:val="auto"/>
          <w:sz w:val="24"/>
          <w:u w:val="single"/>
        </w:rPr>
      </w:pPr>
      <w:r>
        <w:rPr>
          <w:color w:val="auto"/>
          <w:sz w:val="24"/>
        </w:rPr>
        <w:t>承包人不得向发包人任何人员贿赂，或以</w:t>
      </w:r>
      <w:r>
        <w:rPr>
          <w:rFonts w:hint="eastAsia"/>
          <w:color w:val="auto"/>
          <w:sz w:val="24"/>
        </w:rPr>
        <w:t>其他不正当</w:t>
      </w:r>
      <w:r>
        <w:rPr>
          <w:color w:val="auto"/>
          <w:sz w:val="24"/>
        </w:rPr>
        <w:t>的方式损害发包人利益，一经发现，承包人向发包人支付违约金</w:t>
      </w:r>
      <w:r>
        <w:rPr>
          <w:color w:val="auto"/>
          <w:sz w:val="24"/>
          <w:u w:val="single"/>
        </w:rPr>
        <w:t xml:space="preserve"> </w:t>
      </w:r>
      <w:r>
        <w:rPr>
          <w:rFonts w:hint="eastAsia"/>
          <w:color w:val="auto"/>
          <w:sz w:val="24"/>
          <w:u w:val="single"/>
        </w:rPr>
        <w:t xml:space="preserve">拾万 </w:t>
      </w:r>
      <w:r>
        <w:rPr>
          <w:color w:val="auto"/>
          <w:sz w:val="24"/>
        </w:rPr>
        <w:t>元/人次，同时承包人承担由此造成的一切后果。</w:t>
      </w:r>
    </w:p>
    <w:p w14:paraId="5871F81E">
      <w:pPr>
        <w:numPr>
          <w:ilvl w:val="0"/>
          <w:numId w:val="9"/>
        </w:numPr>
        <w:spacing w:line="360" w:lineRule="auto"/>
        <w:rPr>
          <w:color w:val="auto"/>
          <w:sz w:val="24"/>
        </w:rPr>
      </w:pPr>
      <w:r>
        <w:rPr>
          <w:color w:val="auto"/>
          <w:sz w:val="24"/>
        </w:rPr>
        <w:t>因承包人原因造成现场安全事故，</w:t>
      </w:r>
      <w:r>
        <w:rPr>
          <w:rFonts w:hint="eastAsia"/>
          <w:color w:val="auto"/>
          <w:sz w:val="24"/>
        </w:rPr>
        <w:t>由</w:t>
      </w:r>
      <w:r>
        <w:rPr>
          <w:color w:val="auto"/>
          <w:sz w:val="24"/>
        </w:rPr>
        <w:t>承包人承担全部法律责任</w:t>
      </w:r>
      <w:r>
        <w:rPr>
          <w:rFonts w:hint="eastAsia"/>
          <w:color w:val="auto"/>
          <w:sz w:val="24"/>
        </w:rPr>
        <w:t>，</w:t>
      </w:r>
      <w:r>
        <w:rPr>
          <w:color w:val="auto"/>
          <w:sz w:val="24"/>
        </w:rPr>
        <w:t>不得因此对工程工期及发包人形象造成任何损毁</w:t>
      </w:r>
      <w:r>
        <w:rPr>
          <w:rFonts w:hint="eastAsia"/>
          <w:color w:val="auto"/>
          <w:sz w:val="24"/>
        </w:rPr>
        <w:t>，</w:t>
      </w:r>
      <w:r>
        <w:rPr>
          <w:color w:val="auto"/>
          <w:sz w:val="24"/>
        </w:rPr>
        <w:t>否则承包人</w:t>
      </w:r>
      <w:r>
        <w:rPr>
          <w:rFonts w:hint="eastAsia"/>
          <w:color w:val="auto"/>
          <w:sz w:val="24"/>
        </w:rPr>
        <w:t>须</w:t>
      </w:r>
      <w:r>
        <w:rPr>
          <w:color w:val="auto"/>
          <w:sz w:val="24"/>
        </w:rPr>
        <w:t>向发包人支付违约金人民币</w:t>
      </w:r>
      <w:r>
        <w:rPr>
          <w:rFonts w:hint="eastAsia"/>
          <w:color w:val="auto"/>
          <w:sz w:val="24"/>
          <w:u w:val="single"/>
        </w:rPr>
        <w:t xml:space="preserve"> </w:t>
      </w:r>
      <w:r>
        <w:rPr>
          <w:color w:val="auto"/>
          <w:sz w:val="24"/>
          <w:u w:val="single"/>
        </w:rPr>
        <w:t>拾万</w:t>
      </w:r>
      <w:r>
        <w:rPr>
          <w:rFonts w:hint="eastAsia"/>
          <w:color w:val="auto"/>
          <w:sz w:val="24"/>
          <w:u w:val="single"/>
        </w:rPr>
        <w:t xml:space="preserve"> </w:t>
      </w:r>
      <w:r>
        <w:rPr>
          <w:rFonts w:hint="eastAsia"/>
          <w:color w:val="auto"/>
          <w:sz w:val="24"/>
        </w:rPr>
        <w:t>元整。</w:t>
      </w:r>
    </w:p>
    <w:p w14:paraId="4ADD8FE5">
      <w:pPr>
        <w:numPr>
          <w:ilvl w:val="0"/>
          <w:numId w:val="9"/>
        </w:numPr>
        <w:spacing w:line="360" w:lineRule="auto"/>
        <w:rPr>
          <w:color w:val="auto"/>
          <w:sz w:val="24"/>
        </w:rPr>
      </w:pPr>
      <w:r>
        <w:rPr>
          <w:color w:val="auto"/>
          <w:sz w:val="24"/>
        </w:rPr>
        <w:t>承包人在移交工程的同时，未能向发包人提交竣工资料及其它资料的，每迟延一天，承包人向发包人支付违约金</w:t>
      </w:r>
      <w:r>
        <w:rPr>
          <w:rFonts w:hint="eastAsia"/>
          <w:color w:val="auto"/>
          <w:sz w:val="24"/>
          <w:u w:val="single"/>
        </w:rPr>
        <w:t xml:space="preserve"> 壹万 </w:t>
      </w:r>
      <w:r>
        <w:rPr>
          <w:color w:val="auto"/>
          <w:sz w:val="24"/>
        </w:rPr>
        <w:t>元。</w:t>
      </w:r>
    </w:p>
    <w:p w14:paraId="0D8FBF47">
      <w:pPr>
        <w:numPr>
          <w:ilvl w:val="0"/>
          <w:numId w:val="9"/>
        </w:numPr>
        <w:spacing w:line="360" w:lineRule="auto"/>
        <w:rPr>
          <w:color w:val="auto"/>
          <w:sz w:val="24"/>
        </w:rPr>
      </w:pPr>
      <w:r>
        <w:rPr>
          <w:color w:val="auto"/>
          <w:sz w:val="24"/>
        </w:rPr>
        <w:t>承包人不得以发包人未及时对材料进行认价原因而拖延工期，否则拖延工期不予顺延。</w:t>
      </w:r>
    </w:p>
    <w:p w14:paraId="6B42C6E3">
      <w:pPr>
        <w:spacing w:line="360" w:lineRule="auto"/>
        <w:ind w:left="1319" w:leftChars="228" w:hanging="840" w:hangingChars="350"/>
        <w:rPr>
          <w:color w:val="auto"/>
          <w:sz w:val="24"/>
        </w:rPr>
      </w:pPr>
      <w:r>
        <w:rPr>
          <w:color w:val="auto"/>
          <w:sz w:val="24"/>
        </w:rPr>
        <w:t>16.1.2 若承包人</w:t>
      </w:r>
      <w:r>
        <w:rPr>
          <w:rFonts w:hint="eastAsia"/>
          <w:color w:val="auto"/>
          <w:sz w:val="24"/>
        </w:rPr>
        <w:t>（</w:t>
      </w:r>
      <w:r>
        <w:rPr>
          <w:color w:val="auto"/>
          <w:sz w:val="24"/>
        </w:rPr>
        <w:t>包括其自行分包人</w:t>
      </w:r>
      <w:r>
        <w:rPr>
          <w:rFonts w:hint="eastAsia"/>
          <w:color w:val="auto"/>
          <w:sz w:val="24"/>
        </w:rPr>
        <w:t>）</w:t>
      </w:r>
      <w:r>
        <w:rPr>
          <w:color w:val="auto"/>
          <w:sz w:val="24"/>
        </w:rPr>
        <w:t>有拖欠、克扣工人劳动报酬行为的，发包人可对其</w:t>
      </w:r>
      <w:r>
        <w:rPr>
          <w:rFonts w:hint="eastAsia"/>
          <w:color w:val="auto"/>
          <w:sz w:val="24"/>
        </w:rPr>
        <w:t>收取承包人</w:t>
      </w:r>
      <w:r>
        <w:rPr>
          <w:rFonts w:hint="eastAsia"/>
          <w:color w:val="auto"/>
          <w:sz w:val="24"/>
          <w:u w:val="single"/>
        </w:rPr>
        <w:t>欠薪款项30%的违约金</w:t>
      </w:r>
      <w:r>
        <w:rPr>
          <w:rFonts w:hint="eastAsia"/>
          <w:color w:val="auto"/>
          <w:sz w:val="24"/>
        </w:rPr>
        <w:t>。</w:t>
      </w:r>
    </w:p>
    <w:p w14:paraId="4FB5F81C">
      <w:pPr>
        <w:pStyle w:val="50"/>
        <w:numPr>
          <w:ilvl w:val="0"/>
          <w:numId w:val="0"/>
        </w:numPr>
        <w:spacing w:before="0" w:after="0" w:line="360" w:lineRule="auto"/>
        <w:rPr>
          <w:b w:val="0"/>
          <w:color w:val="auto"/>
          <w:szCs w:val="24"/>
        </w:rPr>
      </w:pPr>
      <w:bookmarkStart w:id="284" w:name="_Toc78944720"/>
      <w:bookmarkStart w:id="285" w:name="_Toc8028427"/>
      <w:bookmarkStart w:id="286" w:name="_Toc122080405"/>
      <w:bookmarkStart w:id="287" w:name="_Toc6426908"/>
      <w:bookmarkStart w:id="288" w:name="_Toc89406077"/>
      <w:bookmarkStart w:id="289" w:name="_Toc168739679"/>
      <w:r>
        <w:rPr>
          <w:b w:val="0"/>
          <w:color w:val="auto"/>
          <w:szCs w:val="24"/>
        </w:rPr>
        <w:t>16.2 争议</w:t>
      </w:r>
      <w:bookmarkEnd w:id="284"/>
      <w:bookmarkEnd w:id="285"/>
      <w:bookmarkEnd w:id="286"/>
      <w:bookmarkEnd w:id="287"/>
      <w:bookmarkEnd w:id="288"/>
      <w:bookmarkEnd w:id="289"/>
    </w:p>
    <w:p w14:paraId="5D8DA828">
      <w:pPr>
        <w:spacing w:line="360" w:lineRule="auto"/>
        <w:ind w:firstLine="480" w:firstLineChars="200"/>
        <w:rPr>
          <w:color w:val="auto"/>
          <w:sz w:val="24"/>
        </w:rPr>
      </w:pPr>
      <w:r>
        <w:rPr>
          <w:color w:val="auto"/>
          <w:sz w:val="24"/>
        </w:rPr>
        <w:t>16.2.1争议解决方式：</w:t>
      </w:r>
      <w:r>
        <w:rPr>
          <w:color w:val="auto"/>
          <w:sz w:val="24"/>
          <w:u w:val="single"/>
        </w:rPr>
        <w:t xml:space="preserve">   </w:t>
      </w:r>
      <w:r>
        <w:rPr>
          <w:rFonts w:hint="eastAsia"/>
          <w:color w:val="auto"/>
          <w:sz w:val="24"/>
          <w:u w:val="single"/>
        </w:rPr>
        <w:t>同通用条款</w:t>
      </w:r>
      <w:r>
        <w:rPr>
          <w:color w:val="auto"/>
          <w:sz w:val="24"/>
          <w:u w:val="single"/>
        </w:rPr>
        <w:t xml:space="preserve">      </w:t>
      </w:r>
      <w:r>
        <w:rPr>
          <w:color w:val="auto"/>
          <w:sz w:val="24"/>
        </w:rPr>
        <w:t>。</w:t>
      </w:r>
    </w:p>
    <w:p w14:paraId="70E4D6EA">
      <w:pPr>
        <w:pStyle w:val="4"/>
        <w:spacing w:before="0" w:after="0" w:line="360" w:lineRule="auto"/>
        <w:rPr>
          <w:b/>
          <w:color w:val="auto"/>
          <w:sz w:val="24"/>
          <w:szCs w:val="24"/>
        </w:rPr>
      </w:pPr>
      <w:bookmarkStart w:id="290" w:name="_Toc168739680"/>
      <w:bookmarkStart w:id="291" w:name="_Toc78944721"/>
      <w:bookmarkStart w:id="292" w:name="_Toc6426909"/>
      <w:bookmarkStart w:id="293" w:name="_Toc8028428"/>
      <w:bookmarkStart w:id="294" w:name="_Toc89406078"/>
      <w:bookmarkStart w:id="295" w:name="_Toc122080406"/>
      <w:r>
        <w:rPr>
          <w:b/>
          <w:color w:val="auto"/>
          <w:sz w:val="24"/>
          <w:szCs w:val="24"/>
        </w:rPr>
        <w:t>17、不可抗力</w:t>
      </w:r>
      <w:bookmarkEnd w:id="290"/>
      <w:bookmarkEnd w:id="291"/>
      <w:bookmarkEnd w:id="292"/>
      <w:bookmarkEnd w:id="293"/>
      <w:bookmarkEnd w:id="294"/>
      <w:bookmarkEnd w:id="295"/>
    </w:p>
    <w:p w14:paraId="780336E3">
      <w:pPr>
        <w:pStyle w:val="50"/>
        <w:numPr>
          <w:ilvl w:val="0"/>
          <w:numId w:val="0"/>
        </w:numPr>
        <w:spacing w:before="0" w:after="0" w:line="360" w:lineRule="auto"/>
        <w:rPr>
          <w:b w:val="0"/>
          <w:color w:val="auto"/>
          <w:szCs w:val="24"/>
        </w:rPr>
      </w:pPr>
      <w:bookmarkStart w:id="296" w:name="_Toc78944722"/>
      <w:bookmarkStart w:id="297" w:name="_Toc168739681"/>
      <w:bookmarkStart w:id="298" w:name="_Toc89406079"/>
      <w:bookmarkStart w:id="299" w:name="_Toc122080407"/>
      <w:bookmarkStart w:id="300" w:name="_Toc8028429"/>
      <w:bookmarkStart w:id="301" w:name="_Toc6426910"/>
      <w:r>
        <w:rPr>
          <w:b w:val="0"/>
          <w:color w:val="auto"/>
          <w:szCs w:val="24"/>
        </w:rPr>
        <w:t>17.1 不可抗力</w:t>
      </w:r>
      <w:bookmarkEnd w:id="296"/>
      <w:bookmarkEnd w:id="297"/>
      <w:bookmarkEnd w:id="298"/>
      <w:bookmarkEnd w:id="299"/>
      <w:bookmarkEnd w:id="300"/>
      <w:bookmarkEnd w:id="301"/>
    </w:p>
    <w:p w14:paraId="5E2B90BA">
      <w:pPr>
        <w:spacing w:line="360" w:lineRule="auto"/>
        <w:ind w:firstLine="240" w:firstLineChars="100"/>
        <w:rPr>
          <w:color w:val="auto"/>
          <w:sz w:val="24"/>
        </w:rPr>
      </w:pPr>
      <w:r>
        <w:rPr>
          <w:color w:val="auto"/>
          <w:sz w:val="24"/>
        </w:rPr>
        <w:t>17.1.1发包人、承包人约定的其他不可抗力：</w:t>
      </w:r>
    </w:p>
    <w:p w14:paraId="2B4E3288">
      <w:pPr>
        <w:spacing w:line="360" w:lineRule="auto"/>
        <w:ind w:left="1478" w:leftChars="475" w:hanging="480" w:hangingChars="200"/>
        <w:rPr>
          <w:color w:val="auto"/>
          <w:sz w:val="24"/>
        </w:rPr>
      </w:pPr>
      <w:bookmarkStart w:id="302" w:name="_Toc122080408"/>
      <w:bookmarkStart w:id="303" w:name="_Toc168739682"/>
      <w:bookmarkStart w:id="304" w:name="_Toc89406082"/>
      <w:bookmarkStart w:id="305" w:name="_Toc78944725"/>
      <w:r>
        <w:rPr>
          <w:color w:val="auto"/>
          <w:sz w:val="24"/>
        </w:rPr>
        <w:t>(1)</w:t>
      </w:r>
      <w:r>
        <w:rPr>
          <w:color w:val="auto"/>
          <w:sz w:val="24"/>
          <w:u w:val="single"/>
        </w:rPr>
        <w:t xml:space="preserve">   </w:t>
      </w:r>
      <w:r>
        <w:rPr>
          <w:rFonts w:hint="eastAsia"/>
          <w:color w:val="auto"/>
          <w:sz w:val="24"/>
          <w:u w:val="single"/>
        </w:rPr>
        <w:t>无</w:t>
      </w:r>
      <w:r>
        <w:rPr>
          <w:color w:val="auto"/>
          <w:sz w:val="24"/>
          <w:u w:val="single"/>
        </w:rPr>
        <w:t xml:space="preserve">     </w:t>
      </w:r>
      <w:r>
        <w:rPr>
          <w:color w:val="auto"/>
          <w:sz w:val="24"/>
        </w:rPr>
        <w:t>；</w:t>
      </w:r>
    </w:p>
    <w:p w14:paraId="3B8123FF">
      <w:pPr>
        <w:pStyle w:val="4"/>
        <w:spacing w:before="0" w:after="0" w:line="360" w:lineRule="auto"/>
        <w:rPr>
          <w:b/>
          <w:color w:val="auto"/>
          <w:sz w:val="24"/>
          <w:szCs w:val="24"/>
        </w:rPr>
      </w:pPr>
      <w:bookmarkStart w:id="306" w:name="_Toc8028430"/>
      <w:bookmarkStart w:id="307" w:name="_Toc6426911"/>
      <w:r>
        <w:rPr>
          <w:b/>
          <w:color w:val="auto"/>
          <w:sz w:val="24"/>
          <w:szCs w:val="24"/>
        </w:rPr>
        <w:t>18、工程保险</w:t>
      </w:r>
      <w:bookmarkEnd w:id="302"/>
      <w:bookmarkEnd w:id="303"/>
      <w:bookmarkEnd w:id="304"/>
      <w:bookmarkEnd w:id="305"/>
      <w:bookmarkEnd w:id="306"/>
      <w:bookmarkEnd w:id="307"/>
    </w:p>
    <w:p w14:paraId="48BC8282">
      <w:pPr>
        <w:pStyle w:val="50"/>
        <w:numPr>
          <w:ilvl w:val="0"/>
          <w:numId w:val="0"/>
        </w:numPr>
        <w:spacing w:before="0" w:after="0" w:line="360" w:lineRule="auto"/>
        <w:rPr>
          <w:b w:val="0"/>
          <w:color w:val="auto"/>
          <w:szCs w:val="24"/>
        </w:rPr>
      </w:pPr>
      <w:bookmarkStart w:id="308" w:name="_Toc168739683"/>
      <w:bookmarkStart w:id="309" w:name="_Toc122080409"/>
      <w:bookmarkStart w:id="310" w:name="_Toc6426912"/>
      <w:bookmarkStart w:id="311" w:name="_Toc8028431"/>
      <w:r>
        <w:rPr>
          <w:b w:val="0"/>
          <w:color w:val="auto"/>
          <w:szCs w:val="24"/>
        </w:rPr>
        <w:t xml:space="preserve">18.1 </w:t>
      </w:r>
      <w:bookmarkEnd w:id="308"/>
      <w:bookmarkEnd w:id="309"/>
      <w:bookmarkEnd w:id="310"/>
      <w:bookmarkStart w:id="312" w:name="_Toc89406084"/>
      <w:bookmarkStart w:id="313" w:name="_Toc78944727"/>
      <w:r>
        <w:rPr>
          <w:rFonts w:hint="eastAsia"/>
          <w:b w:val="0"/>
          <w:color w:val="auto"/>
          <w:szCs w:val="24"/>
        </w:rPr>
        <w:t>工程一切险及第三者责任险</w:t>
      </w:r>
      <w:bookmarkEnd w:id="311"/>
    </w:p>
    <w:p w14:paraId="40AE4494">
      <w:pPr>
        <w:pStyle w:val="51"/>
        <w:tabs>
          <w:tab w:val="left" w:pos="1440"/>
          <w:tab w:val="left" w:pos="1620"/>
        </w:tabs>
        <w:spacing w:after="0"/>
        <w:ind w:left="1016" w:leftChars="84" w:hanging="840" w:hangingChars="350"/>
        <w:rPr>
          <w:color w:val="auto"/>
        </w:rPr>
      </w:pPr>
      <w:r>
        <w:rPr>
          <w:color w:val="auto"/>
        </w:rPr>
        <w:t xml:space="preserve">18.1.1 </w:t>
      </w:r>
      <w:r>
        <w:rPr>
          <w:rFonts w:hint="eastAsia"/>
          <w:color w:val="auto"/>
        </w:rPr>
        <w:t>第三方责任险的每次事故最高赔偿限额不少于人民币</w:t>
      </w:r>
      <w:r>
        <w:rPr>
          <w:rFonts w:hint="eastAsia"/>
          <w:color w:val="auto"/>
          <w:u w:val="single"/>
        </w:rPr>
        <w:t xml:space="preserve"> 贰拾</w:t>
      </w:r>
      <w:r>
        <w:rPr>
          <w:color w:val="auto"/>
          <w:u w:val="single"/>
        </w:rPr>
        <w:t xml:space="preserve"> </w:t>
      </w:r>
      <w:r>
        <w:rPr>
          <w:rFonts w:hint="eastAsia"/>
          <w:color w:val="auto"/>
        </w:rPr>
        <w:t>万元。</w:t>
      </w:r>
      <w:r>
        <w:rPr>
          <w:color w:val="auto"/>
        </w:rPr>
        <w:t xml:space="preserve"> </w:t>
      </w:r>
    </w:p>
    <w:p w14:paraId="0B0236F6">
      <w:pPr>
        <w:pStyle w:val="50"/>
        <w:numPr>
          <w:ilvl w:val="0"/>
          <w:numId w:val="0"/>
        </w:numPr>
        <w:spacing w:before="0" w:after="0" w:line="360" w:lineRule="auto"/>
        <w:rPr>
          <w:b w:val="0"/>
          <w:color w:val="auto"/>
        </w:rPr>
      </w:pPr>
      <w:bookmarkStart w:id="314" w:name="_Toc122080412"/>
      <w:bookmarkStart w:id="315" w:name="_Toc168739686"/>
      <w:bookmarkStart w:id="316" w:name="_Toc6426913"/>
      <w:bookmarkStart w:id="317" w:name="_Toc8028432"/>
      <w:r>
        <w:rPr>
          <w:b w:val="0"/>
          <w:bCs w:val="0"/>
          <w:color w:val="auto"/>
          <w:szCs w:val="24"/>
        </w:rPr>
        <w:t>18.2</w:t>
      </w:r>
      <w:r>
        <w:rPr>
          <w:rFonts w:hint="eastAsia"/>
          <w:b w:val="0"/>
          <w:bCs w:val="0"/>
          <w:color w:val="auto"/>
          <w:szCs w:val="24"/>
        </w:rPr>
        <w:t>保险配合责任</w:t>
      </w:r>
      <w:bookmarkEnd w:id="314"/>
      <w:bookmarkEnd w:id="315"/>
      <w:bookmarkEnd w:id="316"/>
      <w:bookmarkEnd w:id="317"/>
    </w:p>
    <w:p w14:paraId="14896769">
      <w:pPr>
        <w:pStyle w:val="4"/>
        <w:spacing w:before="0" w:after="0" w:line="360" w:lineRule="auto"/>
        <w:rPr>
          <w:b/>
          <w:color w:val="auto"/>
          <w:sz w:val="24"/>
          <w:szCs w:val="24"/>
        </w:rPr>
      </w:pPr>
      <w:bookmarkStart w:id="318" w:name="_Toc122080413"/>
      <w:bookmarkStart w:id="319" w:name="_Toc6426914"/>
      <w:bookmarkStart w:id="320" w:name="_Toc168739687"/>
      <w:bookmarkStart w:id="321" w:name="_Toc8028433"/>
      <w:r>
        <w:rPr>
          <w:b/>
          <w:color w:val="auto"/>
          <w:sz w:val="24"/>
          <w:szCs w:val="24"/>
        </w:rPr>
        <w:t>19、工程担保</w:t>
      </w:r>
      <w:bookmarkEnd w:id="312"/>
      <w:bookmarkEnd w:id="313"/>
      <w:bookmarkEnd w:id="318"/>
      <w:bookmarkEnd w:id="319"/>
      <w:bookmarkEnd w:id="320"/>
      <w:bookmarkEnd w:id="321"/>
    </w:p>
    <w:p w14:paraId="37A9F9BB">
      <w:pPr>
        <w:pStyle w:val="50"/>
        <w:numPr>
          <w:ilvl w:val="0"/>
          <w:numId w:val="0"/>
        </w:numPr>
        <w:spacing w:before="0" w:after="0" w:line="360" w:lineRule="auto"/>
        <w:rPr>
          <w:b w:val="0"/>
          <w:color w:val="auto"/>
          <w:szCs w:val="24"/>
          <w:highlight w:val="yellow"/>
        </w:rPr>
      </w:pPr>
      <w:bookmarkStart w:id="322" w:name="_Toc6426915"/>
      <w:bookmarkStart w:id="323" w:name="_Toc8028434"/>
      <w:r>
        <w:rPr>
          <w:b w:val="0"/>
          <w:color w:val="auto"/>
          <w:szCs w:val="24"/>
          <w:highlight w:val="yellow"/>
        </w:rPr>
        <w:t>19.1、履约担保</w:t>
      </w:r>
      <w:bookmarkEnd w:id="322"/>
      <w:bookmarkEnd w:id="323"/>
    </w:p>
    <w:p w14:paraId="1E5BE3A5">
      <w:pPr>
        <w:widowControl/>
        <w:spacing w:line="360" w:lineRule="auto"/>
        <w:jc w:val="left"/>
        <w:rPr>
          <w:color w:val="auto"/>
          <w:kern w:val="0"/>
          <w:sz w:val="24"/>
          <w:szCs w:val="20"/>
          <w:highlight w:val="yellow"/>
        </w:rPr>
      </w:pPr>
      <w:r>
        <w:rPr>
          <w:color w:val="auto"/>
          <w:kern w:val="0"/>
          <w:sz w:val="24"/>
          <w:szCs w:val="20"/>
          <w:highlight w:val="yellow"/>
        </w:rPr>
        <w:t>19.1.1</w:t>
      </w:r>
      <w:r>
        <w:rPr>
          <w:rFonts w:hint="eastAsia"/>
          <w:color w:val="auto"/>
          <w:kern w:val="0"/>
          <w:sz w:val="24"/>
          <w:szCs w:val="20"/>
          <w:highlight w:val="yellow"/>
        </w:rPr>
        <w:t>合同经双方盖章、签字后，承包人15天内向发包人缴纳履约保证金或提交工程履约保函。若承包人未按时缴纳履约保证金或提交工程履约保函，发包人有权解除本合同，且所涉及的有关经济、法律等责任均由承包人承担。</w:t>
      </w:r>
    </w:p>
    <w:p w14:paraId="21B9EF48">
      <w:pPr>
        <w:pStyle w:val="51"/>
        <w:tabs>
          <w:tab w:val="left" w:pos="1440"/>
          <w:tab w:val="left" w:pos="1620"/>
        </w:tabs>
        <w:adjustRightInd w:val="0"/>
        <w:snapToGrid w:val="0"/>
        <w:spacing w:after="0"/>
        <w:rPr>
          <w:color w:val="auto"/>
          <w:kern w:val="0"/>
          <w:szCs w:val="20"/>
          <w:highlight w:val="yellow"/>
        </w:rPr>
      </w:pPr>
      <w:r>
        <w:rPr>
          <w:rFonts w:hint="eastAsia"/>
          <w:color w:val="auto"/>
          <w:kern w:val="0"/>
          <w:szCs w:val="20"/>
          <w:highlight w:val="yellow"/>
        </w:rPr>
        <w:t>合同甲、乙双方约定本工程履约担保按如下</w:t>
      </w:r>
      <w:r>
        <w:rPr>
          <w:color w:val="auto"/>
          <w:kern w:val="0"/>
          <w:szCs w:val="20"/>
          <w:highlight w:val="yellow"/>
        </w:rPr>
        <w:t>√(1)</w:t>
      </w:r>
      <w:r>
        <w:rPr>
          <w:rFonts w:hint="eastAsia"/>
          <w:color w:val="auto"/>
          <w:kern w:val="0"/>
          <w:szCs w:val="20"/>
          <w:highlight w:val="yellow"/>
        </w:rPr>
        <w:t>、□</w:t>
      </w:r>
      <w:r>
        <w:rPr>
          <w:color w:val="auto"/>
          <w:kern w:val="0"/>
          <w:szCs w:val="20"/>
          <w:highlight w:val="yellow"/>
        </w:rPr>
        <w:t xml:space="preserve">(2) </w:t>
      </w:r>
      <w:r>
        <w:rPr>
          <w:rFonts w:hint="eastAsia"/>
          <w:color w:val="auto"/>
          <w:kern w:val="0"/>
          <w:szCs w:val="20"/>
          <w:highlight w:val="yellow"/>
        </w:rPr>
        <w:t>缴纳：</w:t>
      </w:r>
    </w:p>
    <w:p w14:paraId="3AADEF39">
      <w:pPr>
        <w:pStyle w:val="53"/>
        <w:numPr>
          <w:ilvl w:val="0"/>
          <w:numId w:val="11"/>
        </w:numPr>
        <w:snapToGrid w:val="0"/>
        <w:spacing w:before="0" w:after="0" w:line="360" w:lineRule="exact"/>
        <w:ind w:left="419" w:right="0" w:hanging="357"/>
        <w:rPr>
          <w:color w:val="auto"/>
          <w:kern w:val="2"/>
          <w:szCs w:val="24"/>
          <w:highlight w:val="yellow"/>
        </w:rPr>
      </w:pPr>
      <w:r>
        <w:rPr>
          <w:rFonts w:hint="eastAsia"/>
          <w:color w:val="auto"/>
          <w:kern w:val="2"/>
          <w:szCs w:val="24"/>
          <w:highlight w:val="yellow"/>
        </w:rPr>
        <w:t>现金方式</w:t>
      </w:r>
    </w:p>
    <w:p w14:paraId="1EC74542">
      <w:pPr>
        <w:pStyle w:val="53"/>
        <w:snapToGrid w:val="0"/>
        <w:spacing w:before="60" w:beforeLines="25" w:after="60" w:afterLines="25" w:line="360" w:lineRule="exact"/>
        <w:ind w:left="0" w:right="0" w:firstLine="480" w:firstLineChars="200"/>
        <w:rPr>
          <w:color w:val="auto"/>
          <w:kern w:val="2"/>
          <w:szCs w:val="24"/>
          <w:highlight w:val="yellow"/>
        </w:rPr>
      </w:pPr>
      <w:r>
        <w:rPr>
          <w:rFonts w:hint="eastAsia"/>
          <w:color w:val="auto"/>
          <w:highlight w:val="yellow"/>
        </w:rPr>
        <w:t>承包人</w:t>
      </w:r>
      <w:r>
        <w:rPr>
          <w:rFonts w:hint="eastAsia"/>
          <w:color w:val="auto"/>
          <w:kern w:val="2"/>
          <w:szCs w:val="24"/>
          <w:highlight w:val="yellow"/>
        </w:rPr>
        <w:t>可以以支票、转账、电汇等方式缴纳履约保证金，保证金不少于合同总价款的</w:t>
      </w:r>
      <w:r>
        <w:rPr>
          <w:color w:val="auto"/>
          <w:kern w:val="2"/>
          <w:szCs w:val="24"/>
          <w:highlight w:val="yellow"/>
          <w:u w:val="single"/>
        </w:rPr>
        <w:t xml:space="preserve"> 3 </w:t>
      </w:r>
      <w:r>
        <w:rPr>
          <w:color w:val="auto"/>
          <w:kern w:val="2"/>
          <w:szCs w:val="24"/>
          <w:highlight w:val="yellow"/>
        </w:rPr>
        <w:t>%</w:t>
      </w:r>
      <w:r>
        <w:rPr>
          <w:rFonts w:hint="eastAsia"/>
          <w:color w:val="auto"/>
          <w:kern w:val="2"/>
          <w:szCs w:val="24"/>
          <w:highlight w:val="yellow"/>
        </w:rPr>
        <w:t>。</w:t>
      </w:r>
    </w:p>
    <w:p w14:paraId="149FD2C1">
      <w:pPr>
        <w:pStyle w:val="53"/>
        <w:numPr>
          <w:ilvl w:val="0"/>
          <w:numId w:val="11"/>
        </w:numPr>
        <w:snapToGrid w:val="0"/>
        <w:spacing w:before="60" w:beforeLines="25" w:after="60" w:afterLines="25" w:line="360" w:lineRule="exact"/>
        <w:ind w:right="0" w:hanging="360"/>
        <w:rPr>
          <w:color w:val="auto"/>
          <w:kern w:val="2"/>
          <w:szCs w:val="24"/>
          <w:highlight w:val="yellow"/>
        </w:rPr>
      </w:pPr>
      <w:r>
        <w:rPr>
          <w:rFonts w:hint="eastAsia"/>
          <w:color w:val="auto"/>
          <w:kern w:val="2"/>
          <w:szCs w:val="24"/>
          <w:highlight w:val="yellow"/>
        </w:rPr>
        <w:t>履约保函方式</w:t>
      </w:r>
    </w:p>
    <w:p w14:paraId="35D4942B">
      <w:pPr>
        <w:pStyle w:val="53"/>
        <w:snapToGrid w:val="0"/>
        <w:spacing w:before="60" w:beforeLines="25" w:after="60" w:afterLines="25" w:line="360" w:lineRule="exact"/>
        <w:ind w:left="0" w:right="0" w:firstLine="480" w:firstLineChars="200"/>
        <w:rPr>
          <w:color w:val="auto"/>
          <w:kern w:val="2"/>
          <w:szCs w:val="24"/>
          <w:highlight w:val="yellow"/>
        </w:rPr>
      </w:pPr>
      <w:r>
        <w:rPr>
          <w:rFonts w:hint="eastAsia"/>
          <w:color w:val="auto"/>
          <w:kern w:val="2"/>
          <w:szCs w:val="24"/>
          <w:highlight w:val="yellow"/>
        </w:rPr>
        <w:t>承包人所提交的履约保函金额不少于合同暂定总价款的</w:t>
      </w:r>
      <w:r>
        <w:rPr>
          <w:rFonts w:hint="eastAsia"/>
          <w:color w:val="auto"/>
          <w:kern w:val="2"/>
          <w:szCs w:val="24"/>
          <w:highlight w:val="yellow"/>
          <w:u w:val="single"/>
        </w:rPr>
        <w:t xml:space="preserve"> </w:t>
      </w:r>
      <w:r>
        <w:rPr>
          <w:color w:val="auto"/>
          <w:kern w:val="2"/>
          <w:szCs w:val="24"/>
          <w:highlight w:val="yellow"/>
          <w:u w:val="single"/>
        </w:rPr>
        <w:t xml:space="preserve">3 </w:t>
      </w:r>
      <w:r>
        <w:rPr>
          <w:color w:val="auto"/>
          <w:kern w:val="2"/>
          <w:szCs w:val="24"/>
          <w:highlight w:val="yellow"/>
        </w:rPr>
        <w:t>%</w:t>
      </w:r>
      <w:r>
        <w:rPr>
          <w:rFonts w:hint="eastAsia"/>
          <w:color w:val="auto"/>
          <w:kern w:val="2"/>
          <w:szCs w:val="24"/>
          <w:highlight w:val="yellow"/>
        </w:rPr>
        <w:t>，保函格式须为无条件履约保函。履约保函须确保履约保函提交之日起至承包人单位取得由发包人、监理、承包人、设计共同签署的工程竣工验收合格证明文件后</w:t>
      </w:r>
      <w:r>
        <w:rPr>
          <w:color w:val="auto"/>
          <w:kern w:val="2"/>
          <w:szCs w:val="24"/>
          <w:highlight w:val="yellow"/>
        </w:rPr>
        <w:t>28</w:t>
      </w:r>
      <w:r>
        <w:rPr>
          <w:rFonts w:hint="eastAsia"/>
          <w:color w:val="auto"/>
          <w:kern w:val="2"/>
          <w:szCs w:val="24"/>
          <w:highlight w:val="yellow"/>
        </w:rPr>
        <w:t>天内有效。</w:t>
      </w:r>
    </w:p>
    <w:p w14:paraId="6B96A98B">
      <w:pPr>
        <w:pStyle w:val="53"/>
        <w:snapToGrid w:val="0"/>
        <w:spacing w:before="60" w:beforeLines="25" w:after="60" w:afterLines="25" w:line="360" w:lineRule="exact"/>
        <w:ind w:left="0" w:right="0"/>
        <w:rPr>
          <w:color w:val="auto"/>
          <w:kern w:val="2"/>
          <w:szCs w:val="24"/>
          <w:highlight w:val="yellow"/>
        </w:rPr>
      </w:pPr>
      <w:r>
        <w:rPr>
          <w:color w:val="auto"/>
          <w:kern w:val="2"/>
          <w:szCs w:val="24"/>
          <w:highlight w:val="yellow"/>
        </w:rPr>
        <w:t>19.1.2</w:t>
      </w:r>
      <w:r>
        <w:rPr>
          <w:rFonts w:hint="eastAsia"/>
          <w:color w:val="auto"/>
          <w:kern w:val="2"/>
          <w:szCs w:val="24"/>
          <w:highlight w:val="yellow"/>
        </w:rPr>
        <w:t xml:space="preserve"> 承包人未违约的情况下，发包人</w:t>
      </w:r>
      <w:ins w:id="323" w:author="ISSTECH" w:date="2025-04-03T17:17:35Z">
        <w:r>
          <w:rPr>
            <w:rFonts w:hint="eastAsia"/>
            <w:color w:val="auto"/>
            <w:kern w:val="2"/>
            <w:szCs w:val="24"/>
            <w:highlight w:val="yellow"/>
            <w:lang w:val="en-US" w:eastAsia="zh-CN"/>
          </w:rPr>
          <w:t>在</w:t>
        </w:r>
      </w:ins>
      <w:ins w:id="324" w:author="ISSTECH" w:date="2025-04-03T17:17:38Z">
        <w:r>
          <w:rPr>
            <w:rFonts w:hint="eastAsia"/>
            <w:color w:val="auto"/>
            <w:kern w:val="2"/>
            <w:szCs w:val="24"/>
            <w:highlight w:val="yellow"/>
            <w:lang w:val="en-US" w:eastAsia="zh-CN"/>
          </w:rPr>
          <w:t>收到</w:t>
        </w:r>
      </w:ins>
      <w:ins w:id="325" w:author="ISSTECH" w:date="2025-04-03T17:17:39Z">
        <w:r>
          <w:rPr>
            <w:rFonts w:hint="eastAsia"/>
            <w:color w:val="auto"/>
            <w:kern w:val="2"/>
            <w:szCs w:val="24"/>
            <w:highlight w:val="yellow"/>
            <w:lang w:val="en-US" w:eastAsia="zh-CN"/>
          </w:rPr>
          <w:t>客户</w:t>
        </w:r>
      </w:ins>
      <w:ins w:id="326" w:author="ISSTECH" w:date="2025-04-03T17:17:44Z">
        <w:r>
          <w:rPr>
            <w:rFonts w:hint="eastAsia"/>
            <w:color w:val="auto"/>
            <w:kern w:val="2"/>
            <w:szCs w:val="24"/>
            <w:highlight w:val="yellow"/>
            <w:lang w:val="en-US" w:eastAsia="zh-CN"/>
          </w:rPr>
          <w:t>相应的</w:t>
        </w:r>
      </w:ins>
      <w:ins w:id="327" w:author="ISSTECH" w:date="2025-04-03T17:17:46Z">
        <w:r>
          <w:rPr>
            <w:rFonts w:hint="eastAsia"/>
            <w:color w:val="auto"/>
            <w:kern w:val="2"/>
            <w:szCs w:val="24"/>
            <w:highlight w:val="yellow"/>
            <w:lang w:val="en-US" w:eastAsia="zh-CN"/>
          </w:rPr>
          <w:t>退款</w:t>
        </w:r>
      </w:ins>
      <w:ins w:id="328" w:author="ISSTECH" w:date="2025-04-03T17:17:47Z">
        <w:r>
          <w:rPr>
            <w:rFonts w:hint="eastAsia"/>
            <w:color w:val="auto"/>
            <w:kern w:val="2"/>
            <w:szCs w:val="24"/>
            <w:highlight w:val="yellow"/>
            <w:lang w:val="en-US" w:eastAsia="zh-CN"/>
          </w:rPr>
          <w:t>后</w:t>
        </w:r>
      </w:ins>
      <w:r>
        <w:rPr>
          <w:rFonts w:hint="eastAsia"/>
          <w:color w:val="auto"/>
          <w:kern w:val="2"/>
          <w:szCs w:val="24"/>
          <w:highlight w:val="yellow"/>
        </w:rPr>
        <w:t>分阶段退还：</w:t>
      </w:r>
    </w:p>
    <w:p w14:paraId="34E1DB8A">
      <w:pPr>
        <w:pStyle w:val="53"/>
        <w:snapToGrid w:val="0"/>
        <w:spacing w:before="60" w:beforeLines="25" w:after="60" w:afterLines="25" w:line="360" w:lineRule="exact"/>
        <w:ind w:left="0" w:right="0" w:firstLine="480" w:firstLineChars="200"/>
        <w:rPr>
          <w:color w:val="auto"/>
          <w:kern w:val="2"/>
          <w:szCs w:val="24"/>
          <w:highlight w:val="yellow"/>
        </w:rPr>
      </w:pPr>
      <w:r>
        <w:rPr>
          <w:rFonts w:hint="eastAsia"/>
          <w:color w:val="auto"/>
          <w:kern w:val="2"/>
          <w:szCs w:val="24"/>
          <w:highlight w:val="yellow"/>
        </w:rPr>
        <w:t>①、工程形象进度完成</w:t>
      </w:r>
      <w:r>
        <w:rPr>
          <w:color w:val="auto"/>
          <w:kern w:val="2"/>
          <w:szCs w:val="24"/>
          <w:highlight w:val="yellow"/>
        </w:rPr>
        <w:t>100%</w:t>
      </w:r>
      <w:r>
        <w:rPr>
          <w:rFonts w:hint="eastAsia"/>
          <w:color w:val="auto"/>
          <w:kern w:val="2"/>
          <w:szCs w:val="24"/>
          <w:highlight w:val="yellow"/>
        </w:rPr>
        <w:t>并承包人退场后</w:t>
      </w:r>
      <w:r>
        <w:rPr>
          <w:color w:val="auto"/>
          <w:kern w:val="2"/>
          <w:szCs w:val="24"/>
          <w:highlight w:val="yellow"/>
        </w:rPr>
        <w:t>30</w:t>
      </w:r>
      <w:r>
        <w:rPr>
          <w:rFonts w:hint="eastAsia"/>
          <w:color w:val="auto"/>
          <w:kern w:val="2"/>
          <w:szCs w:val="24"/>
          <w:highlight w:val="yellow"/>
        </w:rPr>
        <w:t>天内，退还</w:t>
      </w:r>
      <w:r>
        <w:rPr>
          <w:color w:val="auto"/>
          <w:kern w:val="2"/>
          <w:szCs w:val="24"/>
          <w:highlight w:val="yellow"/>
        </w:rPr>
        <w:t>50%</w:t>
      </w:r>
      <w:r>
        <w:rPr>
          <w:rFonts w:hint="eastAsia"/>
          <w:color w:val="auto"/>
          <w:kern w:val="2"/>
          <w:szCs w:val="24"/>
          <w:highlight w:val="yellow"/>
        </w:rPr>
        <w:t>工程履约保证金；</w:t>
      </w:r>
    </w:p>
    <w:p w14:paraId="0997A882">
      <w:pPr>
        <w:pStyle w:val="53"/>
        <w:snapToGrid w:val="0"/>
        <w:spacing w:before="60" w:beforeLines="25" w:after="60" w:afterLines="25" w:line="360" w:lineRule="exact"/>
        <w:ind w:left="0" w:right="0" w:firstLine="480" w:firstLineChars="200"/>
        <w:rPr>
          <w:color w:val="auto"/>
          <w:kern w:val="2"/>
          <w:szCs w:val="24"/>
          <w:highlight w:val="yellow"/>
        </w:rPr>
      </w:pPr>
      <w:r>
        <w:rPr>
          <w:rFonts w:hint="eastAsia"/>
          <w:color w:val="auto"/>
          <w:kern w:val="2"/>
          <w:szCs w:val="24"/>
          <w:highlight w:val="yellow"/>
        </w:rPr>
        <w:t>②、承包人取得由发包人颁发的工程竣工验收合格证明文件后</w:t>
      </w:r>
      <w:r>
        <w:rPr>
          <w:color w:val="auto"/>
          <w:kern w:val="2"/>
          <w:szCs w:val="24"/>
          <w:highlight w:val="yellow"/>
        </w:rPr>
        <w:t>45</w:t>
      </w:r>
      <w:r>
        <w:rPr>
          <w:rFonts w:hint="eastAsia"/>
          <w:color w:val="auto"/>
          <w:kern w:val="2"/>
          <w:szCs w:val="24"/>
          <w:highlight w:val="yellow"/>
        </w:rPr>
        <w:t>天内，退还剩余工程履约保证金。</w:t>
      </w:r>
    </w:p>
    <w:p w14:paraId="22EBED30">
      <w:pPr>
        <w:pStyle w:val="51"/>
        <w:tabs>
          <w:tab w:val="left" w:pos="1440"/>
          <w:tab w:val="left" w:pos="1620"/>
        </w:tabs>
        <w:ind w:left="29" w:leftChars="14"/>
        <w:rPr>
          <w:color w:val="auto"/>
          <w:highlight w:val="yellow"/>
          <w:u w:val="single"/>
        </w:rPr>
      </w:pPr>
      <w:r>
        <w:rPr>
          <w:color w:val="auto"/>
          <w:highlight w:val="yellow"/>
        </w:rPr>
        <w:t>19.1.3 其他事项约定：</w:t>
      </w:r>
      <w:r>
        <w:rPr>
          <w:color w:val="auto"/>
          <w:highlight w:val="yellow"/>
          <w:u w:val="single"/>
        </w:rPr>
        <w:t xml:space="preserve">  </w:t>
      </w:r>
      <w:bookmarkStart w:id="324" w:name="_Toc122080414"/>
      <w:bookmarkStart w:id="325" w:name="_Toc78944728"/>
      <w:bookmarkStart w:id="326" w:name="_Toc168739688"/>
      <w:bookmarkStart w:id="327" w:name="_Toc6426916"/>
      <w:bookmarkStart w:id="328" w:name="_Toc8028435"/>
      <w:bookmarkStart w:id="329" w:name="_Toc89406085"/>
      <w:r>
        <w:rPr>
          <w:rFonts w:hint="eastAsia"/>
          <w:color w:val="auto"/>
          <w:highlight w:val="yellow"/>
          <w:u w:val="single"/>
        </w:rPr>
        <w:t>1.投标人除按规定的要求进行保修外，还应每半年（两年不得少于四次）对所有系统运行的稳定性、线路的通畅性及系统故障进行排查，并做好记录，由物业公司或招标人一并签字，以保证各系统的正常运行，此费用包含在投标报价中；每少一次检查，扣除维保费的20%”</w:t>
      </w:r>
    </w:p>
    <w:p w14:paraId="03227C17">
      <w:pPr>
        <w:pStyle w:val="51"/>
        <w:tabs>
          <w:tab w:val="left" w:pos="1440"/>
          <w:tab w:val="left" w:pos="1620"/>
        </w:tabs>
        <w:ind w:left="29" w:leftChars="14"/>
        <w:rPr>
          <w:b/>
          <w:color w:val="auto"/>
        </w:rPr>
      </w:pPr>
      <w:r>
        <w:rPr>
          <w:b/>
          <w:color w:val="auto"/>
        </w:rPr>
        <w:t>20、合同的生效、终止和解除</w:t>
      </w:r>
      <w:bookmarkEnd w:id="324"/>
      <w:bookmarkEnd w:id="325"/>
      <w:bookmarkEnd w:id="326"/>
      <w:bookmarkEnd w:id="327"/>
      <w:bookmarkEnd w:id="328"/>
      <w:bookmarkEnd w:id="329"/>
    </w:p>
    <w:p w14:paraId="13161568">
      <w:pPr>
        <w:pStyle w:val="50"/>
        <w:numPr>
          <w:ilvl w:val="0"/>
          <w:numId w:val="0"/>
        </w:numPr>
        <w:spacing w:before="0" w:after="0" w:line="360" w:lineRule="auto"/>
        <w:rPr>
          <w:b w:val="0"/>
          <w:color w:val="auto"/>
          <w:szCs w:val="24"/>
        </w:rPr>
      </w:pPr>
      <w:r>
        <w:rPr>
          <w:rFonts w:hint="eastAsia"/>
          <w:b w:val="0"/>
          <w:color w:val="auto"/>
          <w:szCs w:val="24"/>
        </w:rPr>
        <w:t>2</w:t>
      </w:r>
      <w:r>
        <w:rPr>
          <w:b w:val="0"/>
          <w:color w:val="auto"/>
          <w:szCs w:val="24"/>
        </w:rPr>
        <w:t>0</w:t>
      </w:r>
      <w:r>
        <w:rPr>
          <w:rFonts w:hint="eastAsia"/>
          <w:b w:val="0"/>
          <w:color w:val="auto"/>
          <w:szCs w:val="24"/>
        </w:rPr>
        <w:t>.1 合同生效、终止</w:t>
      </w:r>
    </w:p>
    <w:p w14:paraId="4BE33C0B">
      <w:pPr>
        <w:spacing w:line="360" w:lineRule="auto"/>
        <w:ind w:firstLine="240" w:firstLineChars="100"/>
        <w:rPr>
          <w:color w:val="auto"/>
          <w:sz w:val="24"/>
        </w:rPr>
      </w:pPr>
      <w:r>
        <w:rPr>
          <w:rFonts w:hint="eastAsia"/>
          <w:color w:val="auto"/>
          <w:sz w:val="24"/>
        </w:rPr>
        <w:t>2</w:t>
      </w:r>
      <w:r>
        <w:rPr>
          <w:color w:val="auto"/>
          <w:sz w:val="24"/>
        </w:rPr>
        <w:t>0</w:t>
      </w:r>
      <w:r>
        <w:rPr>
          <w:rFonts w:hint="eastAsia"/>
          <w:color w:val="auto"/>
          <w:sz w:val="24"/>
        </w:rPr>
        <w:t>.1.1 若本合同采用电子签章，则本合同自发包人与承包人双方加盖公章后生效。</w:t>
      </w:r>
    </w:p>
    <w:p w14:paraId="034C3B50">
      <w:pPr>
        <w:pStyle w:val="50"/>
        <w:numPr>
          <w:ilvl w:val="0"/>
          <w:numId w:val="0"/>
        </w:numPr>
        <w:spacing w:before="0" w:after="0" w:line="360" w:lineRule="auto"/>
        <w:rPr>
          <w:b w:val="0"/>
          <w:color w:val="auto"/>
          <w:szCs w:val="24"/>
        </w:rPr>
      </w:pPr>
      <w:bookmarkStart w:id="330" w:name="_Toc122080417"/>
      <w:bookmarkStart w:id="331" w:name="_Toc6426919"/>
      <w:bookmarkStart w:id="332" w:name="_Toc78944731"/>
      <w:bookmarkStart w:id="333" w:name="_Toc168739691"/>
      <w:bookmarkStart w:id="334" w:name="_Toc89406088"/>
      <w:bookmarkStart w:id="335" w:name="_Toc8028436"/>
      <w:r>
        <w:rPr>
          <w:b w:val="0"/>
          <w:color w:val="auto"/>
          <w:szCs w:val="24"/>
        </w:rPr>
        <w:t xml:space="preserve">20.2 </w:t>
      </w:r>
      <w:r>
        <w:rPr>
          <w:rFonts w:hint="eastAsia"/>
          <w:b w:val="0"/>
          <w:color w:val="auto"/>
          <w:szCs w:val="24"/>
        </w:rPr>
        <w:t>合同效力及份数</w:t>
      </w:r>
      <w:bookmarkEnd w:id="330"/>
      <w:bookmarkEnd w:id="331"/>
      <w:bookmarkEnd w:id="332"/>
      <w:bookmarkEnd w:id="333"/>
      <w:bookmarkEnd w:id="334"/>
      <w:bookmarkEnd w:id="335"/>
    </w:p>
    <w:p w14:paraId="11248DB4">
      <w:pPr>
        <w:spacing w:line="360" w:lineRule="auto"/>
        <w:ind w:firstLine="240" w:firstLineChars="100"/>
        <w:rPr>
          <w:color w:val="auto"/>
          <w:sz w:val="24"/>
        </w:rPr>
      </w:pPr>
      <w:bookmarkStart w:id="336" w:name="_Toc351542616"/>
      <w:r>
        <w:rPr>
          <w:color w:val="auto"/>
          <w:sz w:val="24"/>
        </w:rPr>
        <w:t>20.2.1合同正本份数：</w:t>
      </w:r>
      <w:r>
        <w:rPr>
          <w:rFonts w:hint="eastAsia"/>
          <w:color w:val="auto"/>
          <w:sz w:val="24"/>
        </w:rPr>
        <w:t>详见合同协议书</w:t>
      </w:r>
      <w:r>
        <w:rPr>
          <w:color w:val="auto"/>
          <w:sz w:val="24"/>
        </w:rPr>
        <w:t>。</w:t>
      </w:r>
      <w:bookmarkEnd w:id="336"/>
    </w:p>
    <w:p w14:paraId="39737AD3">
      <w:pPr>
        <w:spacing w:line="360" w:lineRule="auto"/>
        <w:ind w:firstLine="240" w:firstLineChars="100"/>
        <w:rPr>
          <w:color w:val="auto"/>
          <w:sz w:val="24"/>
        </w:rPr>
      </w:pPr>
      <w:r>
        <w:rPr>
          <w:color w:val="auto"/>
          <w:sz w:val="24"/>
        </w:rPr>
        <w:t>20.2.2合同副本份数：</w:t>
      </w:r>
      <w:r>
        <w:rPr>
          <w:rFonts w:hint="eastAsia"/>
          <w:color w:val="auto"/>
          <w:sz w:val="24"/>
        </w:rPr>
        <w:t>详见合同协议书</w:t>
      </w:r>
      <w:r>
        <w:rPr>
          <w:color w:val="auto"/>
          <w:sz w:val="24"/>
        </w:rPr>
        <w:t>。</w:t>
      </w:r>
    </w:p>
    <w:p w14:paraId="68AD4E61">
      <w:pPr>
        <w:rPr>
          <w:color w:val="auto"/>
        </w:rPr>
      </w:pPr>
      <w:r>
        <w:rPr>
          <w:color w:val="auto"/>
        </w:rPr>
        <w:br w:type="page"/>
      </w:r>
    </w:p>
    <w:p w14:paraId="4360F89C">
      <w:pPr>
        <w:pStyle w:val="23"/>
        <w:rPr>
          <w:color w:val="auto"/>
        </w:rPr>
      </w:pPr>
      <w:r>
        <w:rPr>
          <w:color w:val="auto"/>
        </w:rPr>
        <w:t>通用条款</w:t>
      </w:r>
    </w:p>
    <w:p w14:paraId="04E80C30">
      <w:pPr>
        <w:spacing w:line="360" w:lineRule="auto"/>
        <w:jc w:val="center"/>
        <w:rPr>
          <w:color w:val="auto"/>
          <w:sz w:val="24"/>
          <w:lang w:val="zh-CN" w:eastAsia="zh-CN"/>
        </w:rPr>
      </w:pPr>
      <w:r>
        <w:rPr>
          <w:color w:val="auto"/>
          <w:sz w:val="24"/>
          <w:lang w:val="zh-CN" w:eastAsia="zh-CN"/>
        </w:rPr>
        <w:t>目</w:t>
      </w:r>
      <w:r>
        <w:rPr>
          <w:rFonts w:hint="eastAsia"/>
          <w:color w:val="auto"/>
          <w:sz w:val="24"/>
          <w:lang w:val="zh-CN"/>
        </w:rPr>
        <w:t xml:space="preserve"> </w:t>
      </w:r>
      <w:r>
        <w:rPr>
          <w:color w:val="auto"/>
          <w:sz w:val="24"/>
          <w:lang w:val="zh-CN"/>
        </w:rPr>
        <w:t xml:space="preserve">    </w:t>
      </w:r>
      <w:r>
        <w:rPr>
          <w:color w:val="auto"/>
          <w:sz w:val="24"/>
          <w:lang w:val="zh-CN" w:eastAsia="zh-CN"/>
        </w:rPr>
        <w:t>录</w:t>
      </w:r>
    </w:p>
    <w:p w14:paraId="297EB957">
      <w:pPr>
        <w:pStyle w:val="15"/>
        <w:tabs>
          <w:tab w:val="right" w:leader="dot" w:pos="8302"/>
        </w:tabs>
        <w:rPr>
          <w:rFonts w:eastAsiaTheme="minorEastAsia" w:cstheme="minorBidi"/>
          <w:i w:val="0"/>
          <w:iCs w:val="0"/>
          <w:color w:val="auto"/>
          <w:sz w:val="21"/>
          <w:szCs w:val="22"/>
        </w:rPr>
      </w:pPr>
      <w:bookmarkStart w:id="337" w:name="_Toc114019287"/>
      <w:bookmarkStart w:id="338" w:name="_Toc357434429"/>
      <w:bookmarkStart w:id="339" w:name="_Toc78944575"/>
      <w:bookmarkStart w:id="340" w:name="_Toc78880729"/>
      <w:bookmarkStart w:id="341" w:name="_Toc114019477"/>
      <w:bookmarkStart w:id="342" w:name="_Toc78940597"/>
      <w:bookmarkStart w:id="343" w:name="_Toc357353543"/>
      <w:r>
        <w:rPr>
          <w:b/>
          <w:i w:val="0"/>
          <w:iCs w:val="0"/>
          <w:color w:val="auto"/>
          <w:sz w:val="32"/>
          <w:szCs w:val="32"/>
          <w:lang w:val="zh-CN" w:eastAsia="zh-CN"/>
        </w:rPr>
        <w:fldChar w:fldCharType="begin"/>
      </w:r>
      <w:r>
        <w:rPr>
          <w:b/>
          <w:i w:val="0"/>
          <w:iCs w:val="0"/>
          <w:color w:val="auto"/>
          <w:sz w:val="32"/>
          <w:szCs w:val="32"/>
          <w:lang w:val="zh-CN" w:eastAsia="zh-CN"/>
        </w:rPr>
        <w:instrText xml:space="preserve"> TOC \o "1-3" \h \z \u </w:instrText>
      </w:r>
      <w:r>
        <w:rPr>
          <w:b/>
          <w:i w:val="0"/>
          <w:iCs w:val="0"/>
          <w:color w:val="auto"/>
          <w:sz w:val="32"/>
          <w:szCs w:val="32"/>
          <w:lang w:val="zh-CN" w:eastAsia="zh-CN"/>
        </w:rPr>
        <w:fldChar w:fldCharType="separate"/>
      </w:r>
      <w:r>
        <w:rPr>
          <w:color w:val="auto"/>
        </w:rPr>
        <w:fldChar w:fldCharType="begin"/>
      </w:r>
      <w:r>
        <w:rPr>
          <w:color w:val="auto"/>
        </w:rPr>
        <w:instrText xml:space="preserve"> HYPERLINK \l "_Toc8833155" </w:instrText>
      </w:r>
      <w:r>
        <w:rPr>
          <w:color w:val="auto"/>
        </w:rPr>
        <w:fldChar w:fldCharType="separate"/>
      </w:r>
      <w:r>
        <w:rPr>
          <w:rStyle w:val="38"/>
          <w:color w:val="auto"/>
        </w:rPr>
        <w:t>1</w:t>
      </w:r>
      <w:r>
        <w:rPr>
          <w:rStyle w:val="38"/>
          <w:rFonts w:hint="eastAsia"/>
          <w:color w:val="auto"/>
        </w:rPr>
        <w:t>、词语定义及解释</w:t>
      </w:r>
      <w:r>
        <w:rPr>
          <w:color w:val="auto"/>
        </w:rPr>
        <w:tab/>
      </w:r>
      <w:r>
        <w:rPr>
          <w:color w:val="auto"/>
        </w:rPr>
        <w:fldChar w:fldCharType="begin"/>
      </w:r>
      <w:r>
        <w:rPr>
          <w:color w:val="auto"/>
        </w:rPr>
        <w:instrText xml:space="preserve"> PAGEREF _Toc8833155 \h </w:instrText>
      </w:r>
      <w:r>
        <w:rPr>
          <w:color w:val="auto"/>
        </w:rPr>
        <w:fldChar w:fldCharType="separate"/>
      </w:r>
      <w:r>
        <w:rPr>
          <w:color w:val="auto"/>
        </w:rPr>
        <w:t>3</w:t>
      </w:r>
      <w:r>
        <w:rPr>
          <w:color w:val="auto"/>
        </w:rPr>
        <w:fldChar w:fldCharType="end"/>
      </w:r>
      <w:r>
        <w:rPr>
          <w:color w:val="auto"/>
        </w:rPr>
        <w:fldChar w:fldCharType="end"/>
      </w:r>
    </w:p>
    <w:p w14:paraId="7D98FC1E">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"_Toc8833156" </w:instrText>
      </w:r>
      <w:r>
        <w:rPr>
          <w:color w:val="auto"/>
        </w:rPr>
        <w:fldChar w:fldCharType="separate"/>
      </w:r>
      <w:r>
        <w:rPr>
          <w:rStyle w:val="38"/>
          <w:color w:val="auto"/>
        </w:rPr>
        <w:t xml:space="preserve">1.1 </w:t>
      </w:r>
      <w:r>
        <w:rPr>
          <w:rStyle w:val="38"/>
          <w:rFonts w:hint="eastAsia"/>
          <w:color w:val="auto"/>
        </w:rPr>
        <w:t>词语定义</w:t>
      </w:r>
      <w:r>
        <w:rPr>
          <w:color w:val="auto"/>
        </w:rPr>
        <w:tab/>
      </w:r>
      <w:r>
        <w:rPr>
          <w:color w:val="auto"/>
        </w:rPr>
        <w:fldChar w:fldCharType="begin"/>
      </w:r>
      <w:r>
        <w:rPr>
          <w:color w:val="auto"/>
        </w:rPr>
        <w:instrText xml:space="preserve"> PAGEREF _Toc8833156 \h </w:instrText>
      </w:r>
      <w:r>
        <w:rPr>
          <w:color w:val="auto"/>
        </w:rPr>
        <w:fldChar w:fldCharType="separate"/>
      </w:r>
      <w:r>
        <w:rPr>
          <w:color w:val="auto"/>
        </w:rPr>
        <w:t>3</w:t>
      </w:r>
      <w:r>
        <w:rPr>
          <w:color w:val="auto"/>
        </w:rPr>
        <w:fldChar w:fldCharType="end"/>
      </w:r>
      <w:r>
        <w:rPr>
          <w:color w:val="auto"/>
        </w:rPr>
        <w:fldChar w:fldCharType="end"/>
      </w:r>
    </w:p>
    <w:p w14:paraId="710D0FF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"_Toc8833157" </w:instrText>
      </w:r>
      <w:r>
        <w:rPr>
          <w:color w:val="auto"/>
        </w:rPr>
        <w:fldChar w:fldCharType="separate"/>
      </w:r>
      <w:r>
        <w:rPr>
          <w:rStyle w:val="38"/>
          <w:color w:val="auto"/>
        </w:rPr>
        <w:t xml:space="preserve">1.2 </w:t>
      </w:r>
      <w:r>
        <w:rPr>
          <w:rStyle w:val="38"/>
          <w:rFonts w:hint="eastAsia"/>
          <w:color w:val="auto"/>
        </w:rPr>
        <w:t>标题和旁注</w:t>
      </w:r>
      <w:r>
        <w:rPr>
          <w:color w:val="auto"/>
        </w:rPr>
        <w:tab/>
      </w:r>
      <w:r>
        <w:rPr>
          <w:color w:val="auto"/>
        </w:rPr>
        <w:fldChar w:fldCharType="begin"/>
      </w:r>
      <w:r>
        <w:rPr>
          <w:color w:val="auto"/>
        </w:rPr>
        <w:instrText xml:space="preserve"> PAGEREF _Toc8833157 \h </w:instrText>
      </w:r>
      <w:r>
        <w:rPr>
          <w:color w:val="auto"/>
        </w:rPr>
        <w:fldChar w:fldCharType="separate"/>
      </w:r>
      <w:r>
        <w:rPr>
          <w:color w:val="auto"/>
        </w:rPr>
        <w:t>7</w:t>
      </w:r>
      <w:r>
        <w:rPr>
          <w:color w:val="auto"/>
        </w:rPr>
        <w:fldChar w:fldCharType="end"/>
      </w:r>
      <w:r>
        <w:rPr>
          <w:color w:val="auto"/>
        </w:rPr>
        <w:fldChar w:fldCharType="end"/>
      </w:r>
    </w:p>
    <w:p w14:paraId="1D2A8DB7">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"_Toc8833158" </w:instrText>
      </w:r>
      <w:r>
        <w:rPr>
          <w:color w:val="auto"/>
        </w:rPr>
        <w:fldChar w:fldCharType="separate"/>
      </w:r>
      <w:r>
        <w:rPr>
          <w:rStyle w:val="38"/>
          <w:color w:val="auto"/>
        </w:rPr>
        <w:t>2</w:t>
      </w:r>
      <w:r>
        <w:rPr>
          <w:rStyle w:val="38"/>
          <w:rFonts w:hint="eastAsia"/>
          <w:color w:val="auto"/>
        </w:rPr>
        <w:t>、合同文件</w:t>
      </w:r>
      <w:r>
        <w:rPr>
          <w:color w:val="auto"/>
        </w:rPr>
        <w:tab/>
      </w:r>
      <w:r>
        <w:rPr>
          <w:color w:val="auto"/>
        </w:rPr>
        <w:fldChar w:fldCharType="begin"/>
      </w:r>
      <w:r>
        <w:rPr>
          <w:color w:val="auto"/>
        </w:rPr>
        <w:instrText xml:space="preserve"> PAGEREF _Toc8833158 \h </w:instrText>
      </w:r>
      <w:r>
        <w:rPr>
          <w:color w:val="auto"/>
        </w:rPr>
        <w:fldChar w:fldCharType="separate"/>
      </w:r>
      <w:r>
        <w:rPr>
          <w:color w:val="auto"/>
        </w:rPr>
        <w:t>7</w:t>
      </w:r>
      <w:r>
        <w:rPr>
          <w:color w:val="auto"/>
        </w:rPr>
        <w:fldChar w:fldCharType="end"/>
      </w:r>
      <w:r>
        <w:rPr>
          <w:color w:val="auto"/>
        </w:rPr>
        <w:fldChar w:fldCharType="end"/>
      </w:r>
    </w:p>
    <w:p w14:paraId="048B594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"_Toc8833159" </w:instrText>
      </w:r>
      <w:r>
        <w:rPr>
          <w:color w:val="auto"/>
        </w:rPr>
        <w:fldChar w:fldCharType="separate"/>
      </w:r>
      <w:r>
        <w:rPr>
          <w:rStyle w:val="38"/>
          <w:color w:val="auto"/>
        </w:rPr>
        <w:t xml:space="preserve">2.1 </w:t>
      </w:r>
      <w:r>
        <w:rPr>
          <w:rStyle w:val="38"/>
          <w:rFonts w:hint="eastAsia"/>
          <w:color w:val="auto"/>
        </w:rPr>
        <w:t>书面形式</w:t>
      </w:r>
      <w:r>
        <w:rPr>
          <w:color w:val="auto"/>
        </w:rPr>
        <w:tab/>
      </w:r>
      <w:r>
        <w:rPr>
          <w:color w:val="auto"/>
        </w:rPr>
        <w:fldChar w:fldCharType="begin"/>
      </w:r>
      <w:r>
        <w:rPr>
          <w:color w:val="auto"/>
        </w:rPr>
        <w:instrText xml:space="preserve"> PAGEREF _Toc8833159 \h </w:instrText>
      </w:r>
      <w:r>
        <w:rPr>
          <w:color w:val="auto"/>
        </w:rPr>
        <w:fldChar w:fldCharType="separate"/>
      </w:r>
      <w:r>
        <w:rPr>
          <w:color w:val="auto"/>
        </w:rPr>
        <w:t>7</w:t>
      </w:r>
      <w:r>
        <w:rPr>
          <w:color w:val="auto"/>
        </w:rPr>
        <w:fldChar w:fldCharType="end"/>
      </w:r>
      <w:r>
        <w:rPr>
          <w:color w:val="auto"/>
        </w:rPr>
        <w:fldChar w:fldCharType="end"/>
      </w:r>
    </w:p>
    <w:p w14:paraId="70EC002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"_Toc8833160" </w:instrText>
      </w:r>
      <w:r>
        <w:rPr>
          <w:color w:val="auto"/>
        </w:rPr>
        <w:fldChar w:fldCharType="separate"/>
      </w:r>
      <w:r>
        <w:rPr>
          <w:rStyle w:val="38"/>
          <w:color w:val="auto"/>
        </w:rPr>
        <w:t xml:space="preserve">2.2 </w:t>
      </w:r>
      <w:r>
        <w:rPr>
          <w:rStyle w:val="38"/>
          <w:rFonts w:hint="eastAsia"/>
          <w:color w:val="auto"/>
        </w:rPr>
        <w:t>合同文件组成及解释顺序</w:t>
      </w:r>
      <w:r>
        <w:rPr>
          <w:color w:val="auto"/>
        </w:rPr>
        <w:tab/>
      </w:r>
      <w:r>
        <w:rPr>
          <w:color w:val="auto"/>
        </w:rPr>
        <w:fldChar w:fldCharType="begin"/>
      </w:r>
      <w:r>
        <w:rPr>
          <w:color w:val="auto"/>
        </w:rPr>
        <w:instrText xml:space="preserve"> PAGEREF _Toc8833160 \h </w:instrText>
      </w:r>
      <w:r>
        <w:rPr>
          <w:color w:val="auto"/>
        </w:rPr>
        <w:fldChar w:fldCharType="separate"/>
      </w:r>
      <w:r>
        <w:rPr>
          <w:color w:val="auto"/>
        </w:rPr>
        <w:t>7</w:t>
      </w:r>
      <w:r>
        <w:rPr>
          <w:color w:val="auto"/>
        </w:rPr>
        <w:fldChar w:fldCharType="end"/>
      </w:r>
      <w:r>
        <w:rPr>
          <w:color w:val="auto"/>
        </w:rPr>
        <w:fldChar w:fldCharType="end"/>
      </w:r>
    </w:p>
    <w:p w14:paraId="28CEEDCD">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"_Toc8833161" </w:instrText>
      </w:r>
      <w:r>
        <w:rPr>
          <w:color w:val="auto"/>
        </w:rPr>
        <w:fldChar w:fldCharType="separate"/>
      </w:r>
      <w:r>
        <w:rPr>
          <w:rStyle w:val="38"/>
          <w:color w:val="auto"/>
        </w:rPr>
        <w:t xml:space="preserve">2.3 </w:t>
      </w:r>
      <w:r>
        <w:rPr>
          <w:rStyle w:val="38"/>
          <w:rFonts w:hint="eastAsia"/>
          <w:color w:val="auto"/>
        </w:rPr>
        <w:t>语言文字和适用法律、法规</w:t>
      </w:r>
      <w:r>
        <w:rPr>
          <w:color w:val="auto"/>
        </w:rPr>
        <w:tab/>
      </w:r>
      <w:r>
        <w:rPr>
          <w:color w:val="auto"/>
        </w:rPr>
        <w:fldChar w:fldCharType="begin"/>
      </w:r>
      <w:r>
        <w:rPr>
          <w:color w:val="auto"/>
        </w:rPr>
        <w:instrText xml:space="preserve"> PAGEREF _Toc8833161 \h </w:instrText>
      </w:r>
      <w:r>
        <w:rPr>
          <w:color w:val="auto"/>
        </w:rPr>
        <w:fldChar w:fldCharType="separate"/>
      </w:r>
      <w:r>
        <w:rPr>
          <w:color w:val="auto"/>
        </w:rPr>
        <w:t>7</w:t>
      </w:r>
      <w:r>
        <w:rPr>
          <w:color w:val="auto"/>
        </w:rPr>
        <w:fldChar w:fldCharType="end"/>
      </w:r>
      <w:r>
        <w:rPr>
          <w:color w:val="auto"/>
        </w:rPr>
        <w:fldChar w:fldCharType="end"/>
      </w:r>
    </w:p>
    <w:p w14:paraId="2585A146">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"_Toc8833162" </w:instrText>
      </w:r>
      <w:r>
        <w:rPr>
          <w:color w:val="auto"/>
        </w:rPr>
        <w:fldChar w:fldCharType="separate"/>
      </w:r>
      <w:r>
        <w:rPr>
          <w:rStyle w:val="38"/>
          <w:color w:val="auto"/>
        </w:rPr>
        <w:t xml:space="preserve">2.4 </w:t>
      </w:r>
      <w:r>
        <w:rPr>
          <w:rStyle w:val="38"/>
          <w:rFonts w:hint="eastAsia"/>
          <w:color w:val="auto"/>
        </w:rPr>
        <w:t>图纸</w:t>
      </w:r>
      <w:r>
        <w:rPr>
          <w:color w:val="auto"/>
        </w:rPr>
        <w:tab/>
      </w:r>
      <w:r>
        <w:rPr>
          <w:color w:val="auto"/>
        </w:rPr>
        <w:fldChar w:fldCharType="begin"/>
      </w:r>
      <w:r>
        <w:rPr>
          <w:color w:val="auto"/>
        </w:rPr>
        <w:instrText xml:space="preserve"> PAGEREF _Toc8833162 \h </w:instrText>
      </w:r>
      <w:r>
        <w:rPr>
          <w:color w:val="auto"/>
        </w:rPr>
        <w:fldChar w:fldCharType="separate"/>
      </w:r>
      <w:r>
        <w:rPr>
          <w:color w:val="auto"/>
        </w:rPr>
        <w:t>8</w:t>
      </w:r>
      <w:r>
        <w:rPr>
          <w:color w:val="auto"/>
        </w:rPr>
        <w:fldChar w:fldCharType="end"/>
      </w:r>
      <w:r>
        <w:rPr>
          <w:color w:val="auto"/>
        </w:rPr>
        <w:fldChar w:fldCharType="end"/>
      </w:r>
    </w:p>
    <w:p w14:paraId="1288BF11">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"_Toc8833163" </w:instrText>
      </w:r>
      <w:r>
        <w:rPr>
          <w:color w:val="auto"/>
        </w:rPr>
        <w:fldChar w:fldCharType="separate"/>
      </w:r>
      <w:r>
        <w:rPr>
          <w:rStyle w:val="38"/>
          <w:color w:val="auto"/>
        </w:rPr>
        <w:t xml:space="preserve">2.5 </w:t>
      </w:r>
      <w:r>
        <w:rPr>
          <w:rStyle w:val="38"/>
          <w:rFonts w:hint="eastAsia"/>
          <w:color w:val="auto"/>
        </w:rPr>
        <w:t>适用标准、规范</w:t>
      </w:r>
      <w:r>
        <w:rPr>
          <w:color w:val="auto"/>
        </w:rPr>
        <w:tab/>
      </w:r>
      <w:r>
        <w:rPr>
          <w:color w:val="auto"/>
        </w:rPr>
        <w:fldChar w:fldCharType="begin"/>
      </w:r>
      <w:r>
        <w:rPr>
          <w:color w:val="auto"/>
        </w:rPr>
        <w:instrText xml:space="preserve"> PAGEREF _Toc8833163 \h </w:instrText>
      </w:r>
      <w:r>
        <w:rPr>
          <w:color w:val="auto"/>
        </w:rPr>
        <w:fldChar w:fldCharType="separate"/>
      </w:r>
      <w:r>
        <w:rPr>
          <w:color w:val="auto"/>
        </w:rPr>
        <w:t>9</w:t>
      </w:r>
      <w:r>
        <w:rPr>
          <w:color w:val="auto"/>
        </w:rPr>
        <w:fldChar w:fldCharType="end"/>
      </w:r>
      <w:r>
        <w:rPr>
          <w:color w:val="auto"/>
        </w:rPr>
        <w:fldChar w:fldCharType="end"/>
      </w:r>
    </w:p>
    <w:p w14:paraId="2316B157">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"_Toc8833164" </w:instrText>
      </w:r>
      <w:r>
        <w:rPr>
          <w:color w:val="auto"/>
        </w:rPr>
        <w:fldChar w:fldCharType="separate"/>
      </w:r>
      <w:r>
        <w:rPr>
          <w:rStyle w:val="38"/>
          <w:color w:val="auto"/>
        </w:rPr>
        <w:t xml:space="preserve">2.6 </w:t>
      </w:r>
      <w:r>
        <w:rPr>
          <w:rStyle w:val="38"/>
          <w:rFonts w:hint="eastAsia"/>
          <w:color w:val="auto"/>
        </w:rPr>
        <w:t>工程指令</w:t>
      </w:r>
      <w:r>
        <w:rPr>
          <w:color w:val="auto"/>
        </w:rPr>
        <w:tab/>
      </w:r>
      <w:r>
        <w:rPr>
          <w:color w:val="auto"/>
        </w:rPr>
        <w:fldChar w:fldCharType="begin"/>
      </w:r>
      <w:r>
        <w:rPr>
          <w:color w:val="auto"/>
        </w:rPr>
        <w:instrText xml:space="preserve"> PAGEREF _Toc8833164 \h </w:instrText>
      </w:r>
      <w:r>
        <w:rPr>
          <w:color w:val="auto"/>
        </w:rPr>
        <w:fldChar w:fldCharType="separate"/>
      </w:r>
      <w:r>
        <w:rPr>
          <w:color w:val="auto"/>
        </w:rPr>
        <w:t>9</w:t>
      </w:r>
      <w:r>
        <w:rPr>
          <w:color w:val="auto"/>
        </w:rPr>
        <w:fldChar w:fldCharType="end"/>
      </w:r>
      <w:r>
        <w:rPr>
          <w:color w:val="auto"/>
        </w:rPr>
        <w:fldChar w:fldCharType="end"/>
      </w:r>
    </w:p>
    <w:p w14:paraId="389E18FE">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"_Toc8833165" </w:instrText>
      </w:r>
      <w:r>
        <w:rPr>
          <w:color w:val="auto"/>
        </w:rPr>
        <w:fldChar w:fldCharType="separate"/>
      </w:r>
      <w:r>
        <w:rPr>
          <w:rStyle w:val="38"/>
          <w:color w:val="auto"/>
        </w:rPr>
        <w:t>3</w:t>
      </w:r>
      <w:r>
        <w:rPr>
          <w:rStyle w:val="38"/>
          <w:rFonts w:hint="eastAsia"/>
          <w:color w:val="auto"/>
        </w:rPr>
        <w:t>、发包人</w:t>
      </w:r>
      <w:r>
        <w:rPr>
          <w:color w:val="auto"/>
        </w:rPr>
        <w:tab/>
      </w:r>
      <w:r>
        <w:rPr>
          <w:color w:val="auto"/>
        </w:rPr>
        <w:fldChar w:fldCharType="begin"/>
      </w:r>
      <w:r>
        <w:rPr>
          <w:color w:val="auto"/>
        </w:rPr>
        <w:instrText xml:space="preserve"> PAGEREF _Toc8833165 \h </w:instrText>
      </w:r>
      <w:r>
        <w:rPr>
          <w:color w:val="auto"/>
        </w:rPr>
        <w:fldChar w:fldCharType="separate"/>
      </w:r>
      <w:r>
        <w:rPr>
          <w:color w:val="auto"/>
        </w:rPr>
        <w:t>10</w:t>
      </w:r>
      <w:r>
        <w:rPr>
          <w:color w:val="auto"/>
        </w:rPr>
        <w:fldChar w:fldCharType="end"/>
      </w:r>
      <w:r>
        <w:rPr>
          <w:color w:val="auto"/>
        </w:rPr>
        <w:fldChar w:fldCharType="end"/>
      </w:r>
    </w:p>
    <w:p w14:paraId="24319F91">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"_Toc8833166" </w:instrText>
      </w:r>
      <w:r>
        <w:rPr>
          <w:color w:val="auto"/>
        </w:rPr>
        <w:fldChar w:fldCharType="separate"/>
      </w:r>
      <w:r>
        <w:rPr>
          <w:rStyle w:val="38"/>
          <w:color w:val="auto"/>
        </w:rPr>
        <w:t xml:space="preserve">3.1 </w:t>
      </w:r>
      <w:r>
        <w:rPr>
          <w:rStyle w:val="38"/>
          <w:rFonts w:hint="eastAsia"/>
          <w:color w:val="auto"/>
        </w:rPr>
        <w:t>发包人代表及现场人员</w:t>
      </w:r>
      <w:r>
        <w:rPr>
          <w:color w:val="auto"/>
        </w:rPr>
        <w:tab/>
      </w:r>
      <w:r>
        <w:rPr>
          <w:color w:val="auto"/>
        </w:rPr>
        <w:fldChar w:fldCharType="begin"/>
      </w:r>
      <w:r>
        <w:rPr>
          <w:color w:val="auto"/>
        </w:rPr>
        <w:instrText xml:space="preserve"> PAGEREF _Toc8833166 \h </w:instrText>
      </w:r>
      <w:r>
        <w:rPr>
          <w:color w:val="auto"/>
        </w:rPr>
        <w:fldChar w:fldCharType="separate"/>
      </w:r>
      <w:r>
        <w:rPr>
          <w:color w:val="auto"/>
        </w:rPr>
        <w:t>10</w:t>
      </w:r>
      <w:r>
        <w:rPr>
          <w:color w:val="auto"/>
        </w:rPr>
        <w:fldChar w:fldCharType="end"/>
      </w:r>
      <w:r>
        <w:rPr>
          <w:color w:val="auto"/>
        </w:rPr>
        <w:fldChar w:fldCharType="end"/>
      </w:r>
    </w:p>
    <w:p w14:paraId="1EC3489B">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"_Toc8833167" </w:instrText>
      </w:r>
      <w:r>
        <w:rPr>
          <w:color w:val="auto"/>
        </w:rPr>
        <w:fldChar w:fldCharType="separate"/>
      </w:r>
      <w:r>
        <w:rPr>
          <w:rStyle w:val="38"/>
          <w:color w:val="auto"/>
        </w:rPr>
        <w:t xml:space="preserve">3.2 </w:t>
      </w:r>
      <w:r>
        <w:rPr>
          <w:rStyle w:val="38"/>
          <w:rFonts w:hint="eastAsia"/>
          <w:color w:val="auto"/>
        </w:rPr>
        <w:t>发包人的工作内容和责任、义务</w:t>
      </w:r>
      <w:r>
        <w:rPr>
          <w:color w:val="auto"/>
        </w:rPr>
        <w:tab/>
      </w:r>
      <w:r>
        <w:rPr>
          <w:color w:val="auto"/>
        </w:rPr>
        <w:fldChar w:fldCharType="begin"/>
      </w:r>
      <w:r>
        <w:rPr>
          <w:color w:val="auto"/>
        </w:rPr>
        <w:instrText xml:space="preserve"> PAGEREF _Toc8833167 \h </w:instrText>
      </w:r>
      <w:r>
        <w:rPr>
          <w:color w:val="auto"/>
        </w:rPr>
        <w:fldChar w:fldCharType="separate"/>
      </w:r>
      <w:r>
        <w:rPr>
          <w:color w:val="auto"/>
        </w:rPr>
        <w:t>10</w:t>
      </w:r>
      <w:r>
        <w:rPr>
          <w:color w:val="auto"/>
        </w:rPr>
        <w:fldChar w:fldCharType="end"/>
      </w:r>
      <w:r>
        <w:rPr>
          <w:color w:val="auto"/>
        </w:rPr>
        <w:fldChar w:fldCharType="end"/>
      </w:r>
    </w:p>
    <w:p w14:paraId="44C52E5C">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"_Toc8833168" </w:instrText>
      </w:r>
      <w:r>
        <w:rPr>
          <w:color w:val="auto"/>
        </w:rPr>
        <w:fldChar w:fldCharType="separate"/>
      </w:r>
      <w:r>
        <w:rPr>
          <w:rStyle w:val="38"/>
          <w:color w:val="auto"/>
        </w:rPr>
        <w:t>4</w:t>
      </w:r>
      <w:r>
        <w:rPr>
          <w:rStyle w:val="38"/>
          <w:rFonts w:hint="eastAsia"/>
          <w:color w:val="auto"/>
        </w:rPr>
        <w:t>、监理方</w:t>
      </w:r>
      <w:r>
        <w:rPr>
          <w:color w:val="auto"/>
        </w:rPr>
        <w:tab/>
      </w:r>
      <w:r>
        <w:rPr>
          <w:color w:val="auto"/>
        </w:rPr>
        <w:fldChar w:fldCharType="begin"/>
      </w:r>
      <w:r>
        <w:rPr>
          <w:color w:val="auto"/>
        </w:rPr>
        <w:instrText xml:space="preserve"> PAGEREF _Toc8833168 \h </w:instrText>
      </w:r>
      <w:r>
        <w:rPr>
          <w:color w:val="auto"/>
        </w:rPr>
        <w:fldChar w:fldCharType="separate"/>
      </w:r>
      <w:r>
        <w:rPr>
          <w:color w:val="auto"/>
        </w:rPr>
        <w:t>11</w:t>
      </w:r>
      <w:r>
        <w:rPr>
          <w:color w:val="auto"/>
        </w:rPr>
        <w:fldChar w:fldCharType="end"/>
      </w:r>
      <w:r>
        <w:rPr>
          <w:color w:val="auto"/>
        </w:rPr>
        <w:fldChar w:fldCharType="end"/>
      </w:r>
    </w:p>
    <w:p w14:paraId="5B906745">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"_Toc8833169" </w:instrText>
      </w:r>
      <w:r>
        <w:rPr>
          <w:color w:val="auto"/>
        </w:rPr>
        <w:fldChar w:fldCharType="separate"/>
      </w:r>
      <w:r>
        <w:rPr>
          <w:rStyle w:val="38"/>
          <w:color w:val="auto"/>
        </w:rPr>
        <w:t xml:space="preserve">4.1 </w:t>
      </w:r>
      <w:r>
        <w:rPr>
          <w:rStyle w:val="38"/>
          <w:rFonts w:hint="eastAsia"/>
          <w:color w:val="auto"/>
        </w:rPr>
        <w:t>监理工程师</w:t>
      </w:r>
      <w:r>
        <w:rPr>
          <w:color w:val="auto"/>
        </w:rPr>
        <w:tab/>
      </w:r>
      <w:r>
        <w:rPr>
          <w:color w:val="auto"/>
        </w:rPr>
        <w:fldChar w:fldCharType="begin"/>
      </w:r>
      <w:r>
        <w:rPr>
          <w:color w:val="auto"/>
        </w:rPr>
        <w:instrText xml:space="preserve"> PAGEREF _Toc8833169 \h </w:instrText>
      </w:r>
      <w:r>
        <w:rPr>
          <w:color w:val="auto"/>
        </w:rPr>
        <w:fldChar w:fldCharType="separate"/>
      </w:r>
      <w:r>
        <w:rPr>
          <w:color w:val="auto"/>
        </w:rPr>
        <w:t>11</w:t>
      </w:r>
      <w:r>
        <w:rPr>
          <w:color w:val="auto"/>
        </w:rPr>
        <w:fldChar w:fldCharType="end"/>
      </w:r>
      <w:r>
        <w:rPr>
          <w:color w:val="auto"/>
        </w:rPr>
        <w:fldChar w:fldCharType="end"/>
      </w:r>
    </w:p>
    <w:p w14:paraId="4DD6B8D4">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"_Toc8833170" </w:instrText>
      </w:r>
      <w:r>
        <w:rPr>
          <w:color w:val="auto"/>
        </w:rPr>
        <w:fldChar w:fldCharType="separate"/>
      </w:r>
      <w:r>
        <w:rPr>
          <w:rStyle w:val="38"/>
          <w:color w:val="auto"/>
        </w:rPr>
        <w:t xml:space="preserve">4.2 </w:t>
      </w:r>
      <w:r>
        <w:rPr>
          <w:rStyle w:val="38"/>
          <w:rFonts w:hint="eastAsia"/>
          <w:color w:val="auto"/>
        </w:rPr>
        <w:t>监理工程师的职责</w:t>
      </w:r>
      <w:r>
        <w:rPr>
          <w:color w:val="auto"/>
        </w:rPr>
        <w:tab/>
      </w:r>
      <w:r>
        <w:rPr>
          <w:color w:val="auto"/>
        </w:rPr>
        <w:fldChar w:fldCharType="begin"/>
      </w:r>
      <w:r>
        <w:rPr>
          <w:color w:val="auto"/>
        </w:rPr>
        <w:instrText xml:space="preserve"> PAGEREF _Toc8833170 \h </w:instrText>
      </w:r>
      <w:r>
        <w:rPr>
          <w:color w:val="auto"/>
        </w:rPr>
        <w:fldChar w:fldCharType="separate"/>
      </w:r>
      <w:r>
        <w:rPr>
          <w:color w:val="auto"/>
        </w:rPr>
        <w:t>11</w:t>
      </w:r>
      <w:r>
        <w:rPr>
          <w:color w:val="auto"/>
        </w:rPr>
        <w:fldChar w:fldCharType="end"/>
      </w:r>
      <w:r>
        <w:rPr>
          <w:color w:val="auto"/>
        </w:rPr>
        <w:fldChar w:fldCharType="end"/>
      </w:r>
    </w:p>
    <w:p w14:paraId="417D7309">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"_Toc8833171" </w:instrText>
      </w:r>
      <w:r>
        <w:rPr>
          <w:color w:val="auto"/>
        </w:rPr>
        <w:fldChar w:fldCharType="separate"/>
      </w:r>
      <w:r>
        <w:rPr>
          <w:rStyle w:val="38"/>
          <w:color w:val="auto"/>
        </w:rPr>
        <w:t>5</w:t>
      </w:r>
      <w:r>
        <w:rPr>
          <w:rStyle w:val="38"/>
          <w:rFonts w:hint="eastAsia"/>
          <w:color w:val="auto"/>
        </w:rPr>
        <w:t>、承包人</w:t>
      </w:r>
      <w:r>
        <w:rPr>
          <w:color w:val="auto"/>
        </w:rPr>
        <w:tab/>
      </w:r>
      <w:r>
        <w:rPr>
          <w:color w:val="auto"/>
        </w:rPr>
        <w:fldChar w:fldCharType="begin"/>
      </w:r>
      <w:r>
        <w:rPr>
          <w:color w:val="auto"/>
        </w:rPr>
        <w:instrText xml:space="preserve"> PAGEREF _Toc8833171 \h </w:instrText>
      </w:r>
      <w:r>
        <w:rPr>
          <w:color w:val="auto"/>
        </w:rPr>
        <w:fldChar w:fldCharType="separate"/>
      </w:r>
      <w:r>
        <w:rPr>
          <w:color w:val="auto"/>
        </w:rPr>
        <w:t>12</w:t>
      </w:r>
      <w:r>
        <w:rPr>
          <w:color w:val="auto"/>
        </w:rPr>
        <w:fldChar w:fldCharType="end"/>
      </w:r>
      <w:r>
        <w:rPr>
          <w:color w:val="auto"/>
        </w:rPr>
        <w:fldChar w:fldCharType="end"/>
      </w:r>
    </w:p>
    <w:p w14:paraId="04B2E7D4">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"_Toc8833172" </w:instrText>
      </w:r>
      <w:r>
        <w:rPr>
          <w:color w:val="auto"/>
        </w:rPr>
        <w:fldChar w:fldCharType="separate"/>
      </w:r>
      <w:r>
        <w:rPr>
          <w:rStyle w:val="38"/>
          <w:color w:val="auto"/>
        </w:rPr>
        <w:t xml:space="preserve">5.1 </w:t>
      </w:r>
      <w:r>
        <w:rPr>
          <w:rStyle w:val="38"/>
          <w:rFonts w:hint="eastAsia"/>
          <w:color w:val="auto"/>
        </w:rPr>
        <w:t>承包人代表及现场人员</w:t>
      </w:r>
      <w:r>
        <w:rPr>
          <w:color w:val="auto"/>
        </w:rPr>
        <w:tab/>
      </w:r>
      <w:r>
        <w:rPr>
          <w:color w:val="auto"/>
        </w:rPr>
        <w:fldChar w:fldCharType="begin"/>
      </w:r>
      <w:r>
        <w:rPr>
          <w:color w:val="auto"/>
        </w:rPr>
        <w:instrText xml:space="preserve"> PAGEREF _Toc8833172 \h </w:instrText>
      </w:r>
      <w:r>
        <w:rPr>
          <w:color w:val="auto"/>
        </w:rPr>
        <w:fldChar w:fldCharType="separate"/>
      </w:r>
      <w:r>
        <w:rPr>
          <w:color w:val="auto"/>
        </w:rPr>
        <w:t>12</w:t>
      </w:r>
      <w:r>
        <w:rPr>
          <w:color w:val="auto"/>
        </w:rPr>
        <w:fldChar w:fldCharType="end"/>
      </w:r>
      <w:r>
        <w:rPr>
          <w:color w:val="auto"/>
        </w:rPr>
        <w:fldChar w:fldCharType="end"/>
      </w:r>
    </w:p>
    <w:p w14:paraId="5E747566">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"_Toc8833173" </w:instrText>
      </w:r>
      <w:r>
        <w:rPr>
          <w:color w:val="auto"/>
        </w:rPr>
        <w:fldChar w:fldCharType="separate"/>
      </w:r>
      <w:r>
        <w:rPr>
          <w:rStyle w:val="38"/>
          <w:color w:val="auto"/>
        </w:rPr>
        <w:t xml:space="preserve">5.2 </w:t>
      </w:r>
      <w:r>
        <w:rPr>
          <w:rStyle w:val="38"/>
          <w:rFonts w:hint="eastAsia"/>
          <w:color w:val="auto"/>
        </w:rPr>
        <w:t>承包人的工作内容和责任、义务</w:t>
      </w:r>
      <w:r>
        <w:rPr>
          <w:color w:val="auto"/>
        </w:rPr>
        <w:tab/>
      </w:r>
      <w:r>
        <w:rPr>
          <w:color w:val="auto"/>
        </w:rPr>
        <w:fldChar w:fldCharType="begin"/>
      </w:r>
      <w:r>
        <w:rPr>
          <w:color w:val="auto"/>
        </w:rPr>
        <w:instrText xml:space="preserve"> PAGEREF _Toc8833173 \h </w:instrText>
      </w:r>
      <w:r>
        <w:rPr>
          <w:color w:val="auto"/>
        </w:rPr>
        <w:fldChar w:fldCharType="separate"/>
      </w:r>
      <w:r>
        <w:rPr>
          <w:color w:val="auto"/>
        </w:rPr>
        <w:t>13</w:t>
      </w:r>
      <w:r>
        <w:rPr>
          <w:color w:val="auto"/>
        </w:rPr>
        <w:fldChar w:fldCharType="end"/>
      </w:r>
      <w:r>
        <w:rPr>
          <w:color w:val="auto"/>
        </w:rPr>
        <w:fldChar w:fldCharType="end"/>
      </w:r>
    </w:p>
    <w:p w14:paraId="34C8AB8A">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"_Toc8833174" </w:instrText>
      </w:r>
      <w:r>
        <w:rPr>
          <w:color w:val="auto"/>
        </w:rPr>
        <w:fldChar w:fldCharType="separate"/>
      </w:r>
      <w:r>
        <w:rPr>
          <w:rStyle w:val="38"/>
          <w:color w:val="auto"/>
        </w:rPr>
        <w:t>5.3</w:t>
      </w:r>
      <w:r>
        <w:rPr>
          <w:rStyle w:val="38"/>
          <w:rFonts w:hint="eastAsia"/>
          <w:color w:val="auto"/>
        </w:rPr>
        <w:t>承包人与总承包人工作</w:t>
      </w:r>
      <w:r>
        <w:rPr>
          <w:color w:val="auto"/>
        </w:rPr>
        <w:tab/>
      </w:r>
      <w:r>
        <w:rPr>
          <w:color w:val="auto"/>
        </w:rPr>
        <w:fldChar w:fldCharType="begin"/>
      </w:r>
      <w:r>
        <w:rPr>
          <w:color w:val="auto"/>
        </w:rPr>
        <w:instrText xml:space="preserve"> PAGEREF _Toc8833174 \h </w:instrText>
      </w:r>
      <w:r>
        <w:rPr>
          <w:color w:val="auto"/>
        </w:rPr>
        <w:fldChar w:fldCharType="separate"/>
      </w:r>
      <w:r>
        <w:rPr>
          <w:color w:val="auto"/>
        </w:rPr>
        <w:t>15</w:t>
      </w:r>
      <w:r>
        <w:rPr>
          <w:color w:val="auto"/>
        </w:rPr>
        <w:fldChar w:fldCharType="end"/>
      </w:r>
      <w:r>
        <w:rPr>
          <w:color w:val="auto"/>
        </w:rPr>
        <w:fldChar w:fldCharType="end"/>
      </w:r>
    </w:p>
    <w:p w14:paraId="11698CAD">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"_Toc8833175" </w:instrText>
      </w:r>
      <w:r>
        <w:rPr>
          <w:color w:val="auto"/>
        </w:rPr>
        <w:fldChar w:fldCharType="separate"/>
      </w:r>
      <w:r>
        <w:rPr>
          <w:rStyle w:val="38"/>
          <w:color w:val="auto"/>
        </w:rPr>
        <w:t>6</w:t>
      </w:r>
      <w:r>
        <w:rPr>
          <w:rStyle w:val="38"/>
          <w:rFonts w:hint="eastAsia"/>
          <w:color w:val="auto"/>
        </w:rPr>
        <w:t>、转让、分包和独立工程</w:t>
      </w:r>
      <w:r>
        <w:rPr>
          <w:color w:val="auto"/>
        </w:rPr>
        <w:tab/>
      </w:r>
      <w:r>
        <w:rPr>
          <w:color w:val="auto"/>
        </w:rPr>
        <w:fldChar w:fldCharType="begin"/>
      </w:r>
      <w:r>
        <w:rPr>
          <w:color w:val="auto"/>
        </w:rPr>
        <w:instrText xml:space="preserve"> PAGEREF _Toc8833175 \h </w:instrText>
      </w:r>
      <w:r>
        <w:rPr>
          <w:color w:val="auto"/>
        </w:rPr>
        <w:fldChar w:fldCharType="separate"/>
      </w:r>
      <w:r>
        <w:rPr>
          <w:color w:val="auto"/>
        </w:rPr>
        <w:t>16</w:t>
      </w:r>
      <w:r>
        <w:rPr>
          <w:color w:val="auto"/>
        </w:rPr>
        <w:fldChar w:fldCharType="end"/>
      </w:r>
      <w:r>
        <w:rPr>
          <w:color w:val="auto"/>
        </w:rPr>
        <w:fldChar w:fldCharType="end"/>
      </w:r>
    </w:p>
    <w:p w14:paraId="19467D86">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"_Toc8833176" </w:instrText>
      </w:r>
      <w:r>
        <w:rPr>
          <w:color w:val="auto"/>
        </w:rPr>
        <w:fldChar w:fldCharType="separate"/>
      </w:r>
      <w:r>
        <w:rPr>
          <w:rStyle w:val="38"/>
          <w:color w:val="auto"/>
        </w:rPr>
        <w:t xml:space="preserve">6.1 </w:t>
      </w:r>
      <w:r>
        <w:rPr>
          <w:rStyle w:val="38"/>
          <w:rFonts w:hint="eastAsia"/>
          <w:color w:val="auto"/>
        </w:rPr>
        <w:t>转让</w:t>
      </w:r>
      <w:r>
        <w:rPr>
          <w:color w:val="auto"/>
        </w:rPr>
        <w:tab/>
      </w:r>
      <w:r>
        <w:rPr>
          <w:color w:val="auto"/>
        </w:rPr>
        <w:fldChar w:fldCharType="begin"/>
      </w:r>
      <w:r>
        <w:rPr>
          <w:color w:val="auto"/>
        </w:rPr>
        <w:instrText xml:space="preserve"> PAGEREF _Toc8833176 \h </w:instrText>
      </w:r>
      <w:r>
        <w:rPr>
          <w:color w:val="auto"/>
        </w:rPr>
        <w:fldChar w:fldCharType="separate"/>
      </w:r>
      <w:r>
        <w:rPr>
          <w:color w:val="auto"/>
        </w:rPr>
        <w:t>16</w:t>
      </w:r>
      <w:r>
        <w:rPr>
          <w:color w:val="auto"/>
        </w:rPr>
        <w:fldChar w:fldCharType="end"/>
      </w:r>
      <w:r>
        <w:rPr>
          <w:color w:val="auto"/>
        </w:rPr>
        <w:fldChar w:fldCharType="end"/>
      </w:r>
    </w:p>
    <w:p w14:paraId="404A4BC1">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"_Toc8833177" </w:instrText>
      </w:r>
      <w:r>
        <w:rPr>
          <w:color w:val="auto"/>
        </w:rPr>
        <w:fldChar w:fldCharType="separate"/>
      </w:r>
      <w:r>
        <w:rPr>
          <w:rStyle w:val="38"/>
          <w:color w:val="auto"/>
        </w:rPr>
        <w:t xml:space="preserve">6.2 </w:t>
      </w:r>
      <w:r>
        <w:rPr>
          <w:rStyle w:val="38"/>
          <w:rFonts w:hint="eastAsia"/>
          <w:color w:val="auto"/>
        </w:rPr>
        <w:t>分包（包括自行分包和指定分包）</w:t>
      </w:r>
      <w:r>
        <w:rPr>
          <w:color w:val="auto"/>
        </w:rPr>
        <w:tab/>
      </w:r>
      <w:r>
        <w:rPr>
          <w:color w:val="auto"/>
        </w:rPr>
        <w:fldChar w:fldCharType="begin"/>
      </w:r>
      <w:r>
        <w:rPr>
          <w:color w:val="auto"/>
        </w:rPr>
        <w:instrText xml:space="preserve"> PAGEREF _Toc8833177 \h </w:instrText>
      </w:r>
      <w:r>
        <w:rPr>
          <w:color w:val="auto"/>
        </w:rPr>
        <w:fldChar w:fldCharType="separate"/>
      </w:r>
      <w:r>
        <w:rPr>
          <w:color w:val="auto"/>
        </w:rPr>
        <w:t>16</w:t>
      </w:r>
      <w:r>
        <w:rPr>
          <w:color w:val="auto"/>
        </w:rPr>
        <w:fldChar w:fldCharType="end"/>
      </w:r>
      <w:r>
        <w:rPr>
          <w:color w:val="auto"/>
        </w:rPr>
        <w:fldChar w:fldCharType="end"/>
      </w:r>
    </w:p>
    <w:p w14:paraId="7D490F4A">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"_Toc8833178" </w:instrText>
      </w:r>
      <w:r>
        <w:rPr>
          <w:color w:val="auto"/>
        </w:rPr>
        <w:fldChar w:fldCharType="separate"/>
      </w:r>
      <w:r>
        <w:rPr>
          <w:rStyle w:val="38"/>
          <w:color w:val="auto"/>
        </w:rPr>
        <w:t xml:space="preserve">6.2.2 </w:t>
      </w:r>
      <w:r>
        <w:rPr>
          <w:rStyle w:val="38"/>
          <w:rFonts w:hint="eastAsia"/>
          <w:color w:val="auto"/>
        </w:rPr>
        <w:t>指定分包</w:t>
      </w:r>
      <w:r>
        <w:rPr>
          <w:color w:val="auto"/>
        </w:rPr>
        <w:tab/>
      </w:r>
      <w:r>
        <w:rPr>
          <w:color w:val="auto"/>
        </w:rPr>
        <w:fldChar w:fldCharType="begin"/>
      </w:r>
      <w:r>
        <w:rPr>
          <w:color w:val="auto"/>
        </w:rPr>
        <w:instrText xml:space="preserve"> PAGEREF _Toc8833178 \h </w:instrText>
      </w:r>
      <w:r>
        <w:rPr>
          <w:color w:val="auto"/>
        </w:rPr>
        <w:fldChar w:fldCharType="separate"/>
      </w:r>
      <w:r>
        <w:rPr>
          <w:color w:val="auto"/>
        </w:rPr>
        <w:t>17</w:t>
      </w:r>
      <w:r>
        <w:rPr>
          <w:color w:val="auto"/>
        </w:rPr>
        <w:fldChar w:fldCharType="end"/>
      </w:r>
      <w:r>
        <w:rPr>
          <w:color w:val="auto"/>
        </w:rPr>
        <w:fldChar w:fldCharType="end"/>
      </w:r>
    </w:p>
    <w:p w14:paraId="76DC8476">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"_Toc8833179" </w:instrText>
      </w:r>
      <w:r>
        <w:rPr>
          <w:color w:val="auto"/>
        </w:rPr>
        <w:fldChar w:fldCharType="separate"/>
      </w:r>
      <w:r>
        <w:rPr>
          <w:rStyle w:val="38"/>
          <w:color w:val="auto"/>
        </w:rPr>
        <w:t xml:space="preserve">6.3 </w:t>
      </w:r>
      <w:r>
        <w:rPr>
          <w:rStyle w:val="38"/>
          <w:rFonts w:hint="eastAsia"/>
          <w:color w:val="auto"/>
        </w:rPr>
        <w:t>独立工程</w:t>
      </w:r>
      <w:r>
        <w:rPr>
          <w:color w:val="auto"/>
        </w:rPr>
        <w:tab/>
      </w:r>
      <w:r>
        <w:rPr>
          <w:color w:val="auto"/>
        </w:rPr>
        <w:fldChar w:fldCharType="begin"/>
      </w:r>
      <w:r>
        <w:rPr>
          <w:color w:val="auto"/>
        </w:rPr>
        <w:instrText xml:space="preserve"> PAGEREF _Toc8833179 \h </w:instrText>
      </w:r>
      <w:r>
        <w:rPr>
          <w:color w:val="auto"/>
        </w:rPr>
        <w:fldChar w:fldCharType="separate"/>
      </w:r>
      <w:r>
        <w:rPr>
          <w:color w:val="auto"/>
        </w:rPr>
        <w:t>19</w:t>
      </w:r>
      <w:r>
        <w:rPr>
          <w:color w:val="auto"/>
        </w:rPr>
        <w:fldChar w:fldCharType="end"/>
      </w:r>
      <w:r>
        <w:rPr>
          <w:color w:val="auto"/>
        </w:rPr>
        <w:fldChar w:fldCharType="end"/>
      </w:r>
    </w:p>
    <w:p w14:paraId="04D2A95E">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"_Toc8833180" </w:instrText>
      </w:r>
      <w:r>
        <w:rPr>
          <w:color w:val="auto"/>
        </w:rPr>
        <w:fldChar w:fldCharType="separate"/>
      </w:r>
      <w:r>
        <w:rPr>
          <w:rStyle w:val="38"/>
          <w:color w:val="auto"/>
        </w:rPr>
        <w:t>7</w:t>
      </w:r>
      <w:r>
        <w:rPr>
          <w:rStyle w:val="38"/>
          <w:rFonts w:hint="eastAsia"/>
          <w:color w:val="auto"/>
        </w:rPr>
        <w:t>、材料、设备供应</w:t>
      </w:r>
      <w:r>
        <w:rPr>
          <w:color w:val="auto"/>
        </w:rPr>
        <w:tab/>
      </w:r>
      <w:r>
        <w:rPr>
          <w:color w:val="auto"/>
        </w:rPr>
        <w:fldChar w:fldCharType="begin"/>
      </w:r>
      <w:r>
        <w:rPr>
          <w:color w:val="auto"/>
        </w:rPr>
        <w:instrText xml:space="preserve"> PAGEREF _Toc8833180 \h </w:instrText>
      </w:r>
      <w:r>
        <w:rPr>
          <w:color w:val="auto"/>
        </w:rPr>
        <w:fldChar w:fldCharType="separate"/>
      </w:r>
      <w:r>
        <w:rPr>
          <w:color w:val="auto"/>
        </w:rPr>
        <w:t>19</w:t>
      </w:r>
      <w:r>
        <w:rPr>
          <w:color w:val="auto"/>
        </w:rPr>
        <w:fldChar w:fldCharType="end"/>
      </w:r>
      <w:r>
        <w:rPr>
          <w:color w:val="auto"/>
        </w:rPr>
        <w:fldChar w:fldCharType="end"/>
      </w:r>
    </w:p>
    <w:p w14:paraId="20B8306D">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"_Toc8833181" </w:instrText>
      </w:r>
      <w:r>
        <w:rPr>
          <w:color w:val="auto"/>
        </w:rPr>
        <w:fldChar w:fldCharType="separate"/>
      </w:r>
      <w:r>
        <w:rPr>
          <w:rStyle w:val="38"/>
          <w:color w:val="auto"/>
        </w:rPr>
        <w:t xml:space="preserve">7.1 </w:t>
      </w:r>
      <w:r>
        <w:rPr>
          <w:rStyle w:val="38"/>
          <w:rFonts w:hint="eastAsia"/>
          <w:color w:val="auto"/>
        </w:rPr>
        <w:t>发包人供应材料设备（甲供材）</w:t>
      </w:r>
      <w:r>
        <w:rPr>
          <w:color w:val="auto"/>
        </w:rPr>
        <w:tab/>
      </w:r>
      <w:r>
        <w:rPr>
          <w:color w:val="auto"/>
        </w:rPr>
        <w:fldChar w:fldCharType="begin"/>
      </w:r>
      <w:r>
        <w:rPr>
          <w:color w:val="auto"/>
        </w:rPr>
        <w:instrText xml:space="preserve"> PAGEREF _Toc8833181 \h </w:instrText>
      </w:r>
      <w:r>
        <w:rPr>
          <w:color w:val="auto"/>
        </w:rPr>
        <w:fldChar w:fldCharType="separate"/>
      </w:r>
      <w:r>
        <w:rPr>
          <w:color w:val="auto"/>
        </w:rPr>
        <w:t>19</w:t>
      </w:r>
      <w:r>
        <w:rPr>
          <w:color w:val="auto"/>
        </w:rPr>
        <w:fldChar w:fldCharType="end"/>
      </w:r>
      <w:r>
        <w:rPr>
          <w:color w:val="auto"/>
        </w:rPr>
        <w:fldChar w:fldCharType="end"/>
      </w:r>
    </w:p>
    <w:p w14:paraId="55267EB1">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"_Toc8833182" </w:instrText>
      </w:r>
      <w:r>
        <w:rPr>
          <w:color w:val="auto"/>
        </w:rPr>
        <w:fldChar w:fldCharType="separate"/>
      </w:r>
      <w:r>
        <w:rPr>
          <w:rStyle w:val="38"/>
          <w:color w:val="auto"/>
        </w:rPr>
        <w:t xml:space="preserve">7.2 </w:t>
      </w:r>
      <w:r>
        <w:rPr>
          <w:rStyle w:val="38"/>
          <w:rFonts w:hint="eastAsia"/>
          <w:color w:val="auto"/>
        </w:rPr>
        <w:t>指定供应材料设备（甲指乙供）</w:t>
      </w:r>
      <w:r>
        <w:rPr>
          <w:color w:val="auto"/>
        </w:rPr>
        <w:tab/>
      </w:r>
      <w:r>
        <w:rPr>
          <w:color w:val="auto"/>
        </w:rPr>
        <w:fldChar w:fldCharType="begin"/>
      </w:r>
      <w:r>
        <w:rPr>
          <w:color w:val="auto"/>
        </w:rPr>
        <w:instrText xml:space="preserve"> PAGEREF _Toc8833182 \h </w:instrText>
      </w:r>
      <w:r>
        <w:rPr>
          <w:color w:val="auto"/>
        </w:rPr>
        <w:fldChar w:fldCharType="separate"/>
      </w:r>
      <w:r>
        <w:rPr>
          <w:color w:val="auto"/>
        </w:rPr>
        <w:t>20</w:t>
      </w:r>
      <w:r>
        <w:rPr>
          <w:color w:val="auto"/>
        </w:rPr>
        <w:fldChar w:fldCharType="end"/>
      </w:r>
      <w:r>
        <w:rPr>
          <w:color w:val="auto"/>
        </w:rPr>
        <w:fldChar w:fldCharType="end"/>
      </w:r>
    </w:p>
    <w:p w14:paraId="40D735E0">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"_Toc8833183" </w:instrText>
      </w:r>
      <w:r>
        <w:rPr>
          <w:color w:val="auto"/>
        </w:rPr>
        <w:fldChar w:fldCharType="separate"/>
      </w:r>
      <w:r>
        <w:rPr>
          <w:rStyle w:val="38"/>
          <w:color w:val="auto"/>
        </w:rPr>
        <w:t xml:space="preserve">7.3 </w:t>
      </w:r>
      <w:r>
        <w:rPr>
          <w:rStyle w:val="38"/>
          <w:rFonts w:hint="eastAsia"/>
          <w:color w:val="auto"/>
        </w:rPr>
        <w:t>承包人采购材料设备（乙供材）</w:t>
      </w:r>
      <w:r>
        <w:rPr>
          <w:color w:val="auto"/>
        </w:rPr>
        <w:tab/>
      </w:r>
      <w:r>
        <w:rPr>
          <w:color w:val="auto"/>
        </w:rPr>
        <w:fldChar w:fldCharType="begin"/>
      </w:r>
      <w:r>
        <w:rPr>
          <w:color w:val="auto"/>
        </w:rPr>
        <w:instrText xml:space="preserve"> PAGEREF _Toc8833183 \h </w:instrText>
      </w:r>
      <w:r>
        <w:rPr>
          <w:color w:val="auto"/>
        </w:rPr>
        <w:fldChar w:fldCharType="separate"/>
      </w:r>
      <w:r>
        <w:rPr>
          <w:color w:val="auto"/>
        </w:rPr>
        <w:t>22</w:t>
      </w:r>
      <w:r>
        <w:rPr>
          <w:color w:val="auto"/>
        </w:rPr>
        <w:fldChar w:fldCharType="end"/>
      </w:r>
      <w:r>
        <w:rPr>
          <w:color w:val="auto"/>
        </w:rPr>
        <w:fldChar w:fldCharType="end"/>
      </w:r>
    </w:p>
    <w:p w14:paraId="1B3AA99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"_Toc8833184" </w:instrText>
      </w:r>
      <w:r>
        <w:rPr>
          <w:color w:val="auto"/>
        </w:rPr>
        <w:fldChar w:fldCharType="separate"/>
      </w:r>
      <w:r>
        <w:rPr>
          <w:rStyle w:val="38"/>
          <w:color w:val="auto"/>
        </w:rPr>
        <w:t xml:space="preserve">7.4 </w:t>
      </w:r>
      <w:r>
        <w:rPr>
          <w:rStyle w:val="38"/>
          <w:rFonts w:hint="eastAsia"/>
          <w:color w:val="auto"/>
        </w:rPr>
        <w:t>材料设备的检验与管理</w:t>
      </w:r>
      <w:r>
        <w:rPr>
          <w:color w:val="auto"/>
        </w:rPr>
        <w:tab/>
      </w:r>
      <w:r>
        <w:rPr>
          <w:color w:val="auto"/>
        </w:rPr>
        <w:fldChar w:fldCharType="begin"/>
      </w:r>
      <w:r>
        <w:rPr>
          <w:color w:val="auto"/>
        </w:rPr>
        <w:instrText xml:space="preserve"> PAGEREF _Toc8833184 \h </w:instrText>
      </w:r>
      <w:r>
        <w:rPr>
          <w:color w:val="auto"/>
        </w:rPr>
        <w:fldChar w:fldCharType="separate"/>
      </w:r>
      <w:r>
        <w:rPr>
          <w:color w:val="auto"/>
        </w:rPr>
        <w:t>24</w:t>
      </w:r>
      <w:r>
        <w:rPr>
          <w:color w:val="auto"/>
        </w:rPr>
        <w:fldChar w:fldCharType="end"/>
      </w:r>
      <w:r>
        <w:rPr>
          <w:color w:val="auto"/>
        </w:rPr>
        <w:fldChar w:fldCharType="end"/>
      </w:r>
    </w:p>
    <w:p w14:paraId="3488F02E">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"_Toc8833185" </w:instrText>
      </w:r>
      <w:r>
        <w:rPr>
          <w:color w:val="auto"/>
        </w:rPr>
        <w:fldChar w:fldCharType="separate"/>
      </w:r>
      <w:r>
        <w:rPr>
          <w:rStyle w:val="38"/>
          <w:color w:val="auto"/>
        </w:rPr>
        <w:t>8</w:t>
      </w:r>
      <w:r>
        <w:rPr>
          <w:rStyle w:val="38"/>
          <w:rFonts w:hint="eastAsia"/>
          <w:color w:val="auto"/>
        </w:rPr>
        <w:t>、施工准备</w:t>
      </w:r>
      <w:r>
        <w:rPr>
          <w:color w:val="auto"/>
        </w:rPr>
        <w:tab/>
      </w:r>
      <w:r>
        <w:rPr>
          <w:color w:val="auto"/>
        </w:rPr>
        <w:fldChar w:fldCharType="begin"/>
      </w:r>
      <w:r>
        <w:rPr>
          <w:color w:val="auto"/>
        </w:rPr>
        <w:instrText xml:space="preserve"> PAGEREF _Toc8833185 \h </w:instrText>
      </w:r>
      <w:r>
        <w:rPr>
          <w:color w:val="auto"/>
        </w:rPr>
        <w:fldChar w:fldCharType="separate"/>
      </w:r>
      <w:r>
        <w:rPr>
          <w:color w:val="auto"/>
        </w:rPr>
        <w:t>25</w:t>
      </w:r>
      <w:r>
        <w:rPr>
          <w:color w:val="auto"/>
        </w:rPr>
        <w:fldChar w:fldCharType="end"/>
      </w:r>
      <w:r>
        <w:rPr>
          <w:color w:val="auto"/>
        </w:rPr>
        <w:fldChar w:fldCharType="end"/>
      </w:r>
    </w:p>
    <w:p w14:paraId="0472E4E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"_Toc8833186" </w:instrText>
      </w:r>
      <w:r>
        <w:rPr>
          <w:color w:val="auto"/>
        </w:rPr>
        <w:fldChar w:fldCharType="separate"/>
      </w:r>
      <w:r>
        <w:rPr>
          <w:rStyle w:val="38"/>
          <w:color w:val="auto"/>
        </w:rPr>
        <w:t xml:space="preserve">8.1 </w:t>
      </w:r>
      <w:r>
        <w:rPr>
          <w:rStyle w:val="38"/>
          <w:rFonts w:hint="eastAsia"/>
          <w:color w:val="auto"/>
        </w:rPr>
        <w:t>施工组织</w:t>
      </w:r>
      <w:r>
        <w:rPr>
          <w:color w:val="auto"/>
        </w:rPr>
        <w:tab/>
      </w:r>
      <w:r>
        <w:rPr>
          <w:color w:val="auto"/>
        </w:rPr>
        <w:fldChar w:fldCharType="begin"/>
      </w:r>
      <w:r>
        <w:rPr>
          <w:color w:val="auto"/>
        </w:rPr>
        <w:instrText xml:space="preserve"> PAGEREF _Toc8833186 \h </w:instrText>
      </w:r>
      <w:r>
        <w:rPr>
          <w:color w:val="auto"/>
        </w:rPr>
        <w:fldChar w:fldCharType="separate"/>
      </w:r>
      <w:r>
        <w:rPr>
          <w:color w:val="auto"/>
        </w:rPr>
        <w:t>25</w:t>
      </w:r>
      <w:r>
        <w:rPr>
          <w:color w:val="auto"/>
        </w:rPr>
        <w:fldChar w:fldCharType="end"/>
      </w:r>
      <w:r>
        <w:rPr>
          <w:color w:val="auto"/>
        </w:rPr>
        <w:fldChar w:fldCharType="end"/>
      </w:r>
    </w:p>
    <w:p w14:paraId="46C39994">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"_Toc8833187" </w:instrText>
      </w:r>
      <w:r>
        <w:rPr>
          <w:color w:val="auto"/>
        </w:rPr>
        <w:fldChar w:fldCharType="separate"/>
      </w:r>
      <w:r>
        <w:rPr>
          <w:rStyle w:val="38"/>
          <w:color w:val="auto"/>
        </w:rPr>
        <w:t xml:space="preserve">8.2 </w:t>
      </w:r>
      <w:r>
        <w:rPr>
          <w:rStyle w:val="38"/>
          <w:rFonts w:hint="eastAsia"/>
          <w:color w:val="auto"/>
        </w:rPr>
        <w:t>施工计划</w:t>
      </w:r>
      <w:r>
        <w:rPr>
          <w:color w:val="auto"/>
        </w:rPr>
        <w:tab/>
      </w:r>
      <w:r>
        <w:rPr>
          <w:color w:val="auto"/>
        </w:rPr>
        <w:fldChar w:fldCharType="begin"/>
      </w:r>
      <w:r>
        <w:rPr>
          <w:color w:val="auto"/>
        </w:rPr>
        <w:instrText xml:space="preserve"> PAGEREF _Toc8833187 \h </w:instrText>
      </w:r>
      <w:r>
        <w:rPr>
          <w:color w:val="auto"/>
        </w:rPr>
        <w:fldChar w:fldCharType="separate"/>
      </w:r>
      <w:r>
        <w:rPr>
          <w:color w:val="auto"/>
        </w:rPr>
        <w:t>25</w:t>
      </w:r>
      <w:r>
        <w:rPr>
          <w:color w:val="auto"/>
        </w:rPr>
        <w:fldChar w:fldCharType="end"/>
      </w:r>
      <w:r>
        <w:rPr>
          <w:color w:val="auto"/>
        </w:rPr>
        <w:fldChar w:fldCharType="end"/>
      </w:r>
    </w:p>
    <w:p w14:paraId="58E796AF">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"_Toc8833188" </w:instrText>
      </w:r>
      <w:r>
        <w:rPr>
          <w:color w:val="auto"/>
        </w:rPr>
        <w:fldChar w:fldCharType="separate"/>
      </w:r>
      <w:r>
        <w:rPr>
          <w:rStyle w:val="38"/>
          <w:color w:val="auto"/>
        </w:rPr>
        <w:t xml:space="preserve">8.3 </w:t>
      </w:r>
      <w:r>
        <w:rPr>
          <w:rStyle w:val="38"/>
          <w:rFonts w:hint="eastAsia"/>
          <w:color w:val="auto"/>
        </w:rPr>
        <w:t>现场准备</w:t>
      </w:r>
      <w:r>
        <w:rPr>
          <w:color w:val="auto"/>
        </w:rPr>
        <w:tab/>
      </w:r>
      <w:r>
        <w:rPr>
          <w:color w:val="auto"/>
        </w:rPr>
        <w:fldChar w:fldCharType="begin"/>
      </w:r>
      <w:r>
        <w:rPr>
          <w:color w:val="auto"/>
        </w:rPr>
        <w:instrText xml:space="preserve"> PAGEREF _Toc8833188 \h </w:instrText>
      </w:r>
      <w:r>
        <w:rPr>
          <w:color w:val="auto"/>
        </w:rPr>
        <w:fldChar w:fldCharType="separate"/>
      </w:r>
      <w:r>
        <w:rPr>
          <w:color w:val="auto"/>
        </w:rPr>
        <w:t>26</w:t>
      </w:r>
      <w:r>
        <w:rPr>
          <w:color w:val="auto"/>
        </w:rPr>
        <w:fldChar w:fldCharType="end"/>
      </w:r>
      <w:r>
        <w:rPr>
          <w:color w:val="auto"/>
        </w:rPr>
        <w:fldChar w:fldCharType="end"/>
      </w:r>
    </w:p>
    <w:p w14:paraId="478CA232">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"_Toc8833189" </w:instrText>
      </w:r>
      <w:r>
        <w:rPr>
          <w:color w:val="auto"/>
        </w:rPr>
        <w:fldChar w:fldCharType="separate"/>
      </w:r>
      <w:r>
        <w:rPr>
          <w:rStyle w:val="38"/>
          <w:color w:val="auto"/>
        </w:rPr>
        <w:t>9</w:t>
      </w:r>
      <w:r>
        <w:rPr>
          <w:rStyle w:val="38"/>
          <w:rFonts w:hint="eastAsia"/>
          <w:color w:val="auto"/>
        </w:rPr>
        <w:t>、工期管理</w:t>
      </w:r>
      <w:r>
        <w:rPr>
          <w:color w:val="auto"/>
        </w:rPr>
        <w:tab/>
      </w:r>
      <w:r>
        <w:rPr>
          <w:color w:val="auto"/>
        </w:rPr>
        <w:fldChar w:fldCharType="begin"/>
      </w:r>
      <w:r>
        <w:rPr>
          <w:color w:val="auto"/>
        </w:rPr>
        <w:instrText xml:space="preserve"> PAGEREF _Toc8833189 \h </w:instrText>
      </w:r>
      <w:r>
        <w:rPr>
          <w:color w:val="auto"/>
        </w:rPr>
        <w:fldChar w:fldCharType="separate"/>
      </w:r>
      <w:r>
        <w:rPr>
          <w:color w:val="auto"/>
        </w:rPr>
        <w:t>26</w:t>
      </w:r>
      <w:r>
        <w:rPr>
          <w:color w:val="auto"/>
        </w:rPr>
        <w:fldChar w:fldCharType="end"/>
      </w:r>
      <w:r>
        <w:rPr>
          <w:color w:val="auto"/>
        </w:rPr>
        <w:fldChar w:fldCharType="end"/>
      </w:r>
    </w:p>
    <w:p w14:paraId="79374435">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"_Toc8833190" </w:instrText>
      </w:r>
      <w:r>
        <w:rPr>
          <w:color w:val="auto"/>
        </w:rPr>
        <w:fldChar w:fldCharType="separate"/>
      </w:r>
      <w:r>
        <w:rPr>
          <w:rStyle w:val="38"/>
          <w:color w:val="auto"/>
        </w:rPr>
        <w:t xml:space="preserve">9.1 </w:t>
      </w:r>
      <w:r>
        <w:rPr>
          <w:rStyle w:val="38"/>
          <w:rFonts w:hint="eastAsia"/>
          <w:color w:val="auto"/>
        </w:rPr>
        <w:t>工期</w:t>
      </w:r>
      <w:r>
        <w:rPr>
          <w:color w:val="auto"/>
        </w:rPr>
        <w:tab/>
      </w:r>
      <w:r>
        <w:rPr>
          <w:color w:val="auto"/>
        </w:rPr>
        <w:fldChar w:fldCharType="begin"/>
      </w:r>
      <w:r>
        <w:rPr>
          <w:color w:val="auto"/>
        </w:rPr>
        <w:instrText xml:space="preserve"> PAGEREF _Toc8833190 \h </w:instrText>
      </w:r>
      <w:r>
        <w:rPr>
          <w:color w:val="auto"/>
        </w:rPr>
        <w:fldChar w:fldCharType="separate"/>
      </w:r>
      <w:r>
        <w:rPr>
          <w:color w:val="auto"/>
        </w:rPr>
        <w:t>26</w:t>
      </w:r>
      <w:r>
        <w:rPr>
          <w:color w:val="auto"/>
        </w:rPr>
        <w:fldChar w:fldCharType="end"/>
      </w:r>
      <w:r>
        <w:rPr>
          <w:color w:val="auto"/>
        </w:rPr>
        <w:fldChar w:fldCharType="end"/>
      </w:r>
    </w:p>
    <w:p w14:paraId="5840A29C">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"_Toc8833191" </w:instrText>
      </w:r>
      <w:r>
        <w:rPr>
          <w:color w:val="auto"/>
        </w:rPr>
        <w:fldChar w:fldCharType="separate"/>
      </w:r>
      <w:r>
        <w:rPr>
          <w:rStyle w:val="38"/>
          <w:color w:val="auto"/>
        </w:rPr>
        <w:t xml:space="preserve">9.2 </w:t>
      </w:r>
      <w:r>
        <w:rPr>
          <w:rStyle w:val="38"/>
          <w:rFonts w:hint="eastAsia"/>
          <w:color w:val="auto"/>
        </w:rPr>
        <w:t>开工及开工延期</w:t>
      </w:r>
      <w:r>
        <w:rPr>
          <w:color w:val="auto"/>
        </w:rPr>
        <w:tab/>
      </w:r>
      <w:r>
        <w:rPr>
          <w:color w:val="auto"/>
        </w:rPr>
        <w:fldChar w:fldCharType="begin"/>
      </w:r>
      <w:r>
        <w:rPr>
          <w:color w:val="auto"/>
        </w:rPr>
        <w:instrText xml:space="preserve"> PAGEREF _Toc8833191 \h </w:instrText>
      </w:r>
      <w:r>
        <w:rPr>
          <w:color w:val="auto"/>
        </w:rPr>
        <w:fldChar w:fldCharType="separate"/>
      </w:r>
      <w:r>
        <w:rPr>
          <w:color w:val="auto"/>
        </w:rPr>
        <w:t>27</w:t>
      </w:r>
      <w:r>
        <w:rPr>
          <w:color w:val="auto"/>
        </w:rPr>
        <w:fldChar w:fldCharType="end"/>
      </w:r>
      <w:r>
        <w:rPr>
          <w:color w:val="auto"/>
        </w:rPr>
        <w:fldChar w:fldCharType="end"/>
      </w:r>
    </w:p>
    <w:p w14:paraId="42AB102A">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"_Toc8833192" </w:instrText>
      </w:r>
      <w:r>
        <w:rPr>
          <w:color w:val="auto"/>
        </w:rPr>
        <w:fldChar w:fldCharType="separate"/>
      </w:r>
      <w:r>
        <w:rPr>
          <w:rStyle w:val="38"/>
          <w:color w:val="auto"/>
        </w:rPr>
        <w:t xml:space="preserve">9.3 </w:t>
      </w:r>
      <w:r>
        <w:rPr>
          <w:rStyle w:val="38"/>
          <w:rFonts w:hint="eastAsia"/>
          <w:color w:val="auto"/>
        </w:rPr>
        <w:t>暂停施工及复工</w:t>
      </w:r>
      <w:r>
        <w:rPr>
          <w:color w:val="auto"/>
        </w:rPr>
        <w:tab/>
      </w:r>
      <w:r>
        <w:rPr>
          <w:color w:val="auto"/>
        </w:rPr>
        <w:fldChar w:fldCharType="begin"/>
      </w:r>
      <w:r>
        <w:rPr>
          <w:color w:val="auto"/>
        </w:rPr>
        <w:instrText xml:space="preserve"> PAGEREF _Toc8833192 \h </w:instrText>
      </w:r>
      <w:r>
        <w:rPr>
          <w:color w:val="auto"/>
        </w:rPr>
        <w:fldChar w:fldCharType="separate"/>
      </w:r>
      <w:r>
        <w:rPr>
          <w:color w:val="auto"/>
        </w:rPr>
        <w:t>27</w:t>
      </w:r>
      <w:r>
        <w:rPr>
          <w:color w:val="auto"/>
        </w:rPr>
        <w:fldChar w:fldCharType="end"/>
      </w:r>
      <w:r>
        <w:rPr>
          <w:color w:val="auto"/>
        </w:rPr>
        <w:fldChar w:fldCharType="end"/>
      </w:r>
    </w:p>
    <w:p w14:paraId="3797FEC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"_Toc8833193" </w:instrText>
      </w:r>
      <w:r>
        <w:rPr>
          <w:color w:val="auto"/>
        </w:rPr>
        <w:fldChar w:fldCharType="separate"/>
      </w:r>
      <w:r>
        <w:rPr>
          <w:rStyle w:val="38"/>
          <w:color w:val="auto"/>
        </w:rPr>
        <w:t xml:space="preserve">9.4 </w:t>
      </w:r>
      <w:r>
        <w:rPr>
          <w:rStyle w:val="38"/>
          <w:rFonts w:hint="eastAsia"/>
          <w:color w:val="auto"/>
        </w:rPr>
        <w:t>工期的延长</w:t>
      </w:r>
      <w:r>
        <w:rPr>
          <w:color w:val="auto"/>
        </w:rPr>
        <w:tab/>
      </w:r>
      <w:r>
        <w:rPr>
          <w:color w:val="auto"/>
        </w:rPr>
        <w:fldChar w:fldCharType="begin"/>
      </w:r>
      <w:r>
        <w:rPr>
          <w:color w:val="auto"/>
        </w:rPr>
        <w:instrText xml:space="preserve"> PAGEREF _Toc8833193 \h </w:instrText>
      </w:r>
      <w:r>
        <w:rPr>
          <w:color w:val="auto"/>
        </w:rPr>
        <w:fldChar w:fldCharType="separate"/>
      </w:r>
      <w:r>
        <w:rPr>
          <w:color w:val="auto"/>
        </w:rPr>
        <w:t>28</w:t>
      </w:r>
      <w:r>
        <w:rPr>
          <w:color w:val="auto"/>
        </w:rPr>
        <w:fldChar w:fldCharType="end"/>
      </w:r>
      <w:r>
        <w:rPr>
          <w:color w:val="auto"/>
        </w:rPr>
        <w:fldChar w:fldCharType="end"/>
      </w:r>
    </w:p>
    <w:p w14:paraId="5D156112">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"_Toc8833194" </w:instrText>
      </w:r>
      <w:r>
        <w:rPr>
          <w:color w:val="auto"/>
        </w:rPr>
        <w:fldChar w:fldCharType="separate"/>
      </w:r>
      <w:r>
        <w:rPr>
          <w:rStyle w:val="38"/>
          <w:color w:val="auto"/>
        </w:rPr>
        <w:t xml:space="preserve">9.5 </w:t>
      </w:r>
      <w:r>
        <w:rPr>
          <w:rStyle w:val="38"/>
          <w:rFonts w:hint="eastAsia"/>
          <w:color w:val="auto"/>
        </w:rPr>
        <w:t>拖期违约赔偿</w:t>
      </w:r>
      <w:r>
        <w:rPr>
          <w:color w:val="auto"/>
        </w:rPr>
        <w:tab/>
      </w:r>
      <w:r>
        <w:rPr>
          <w:color w:val="auto"/>
        </w:rPr>
        <w:fldChar w:fldCharType="begin"/>
      </w:r>
      <w:r>
        <w:rPr>
          <w:color w:val="auto"/>
        </w:rPr>
        <w:instrText xml:space="preserve"> PAGEREF _Toc8833194 \h </w:instrText>
      </w:r>
      <w:r>
        <w:rPr>
          <w:color w:val="auto"/>
        </w:rPr>
        <w:fldChar w:fldCharType="separate"/>
      </w:r>
      <w:r>
        <w:rPr>
          <w:color w:val="auto"/>
        </w:rPr>
        <w:t>28</w:t>
      </w:r>
      <w:r>
        <w:rPr>
          <w:color w:val="auto"/>
        </w:rPr>
        <w:fldChar w:fldCharType="end"/>
      </w:r>
      <w:r>
        <w:rPr>
          <w:color w:val="auto"/>
        </w:rPr>
        <w:fldChar w:fldCharType="end"/>
      </w:r>
    </w:p>
    <w:p w14:paraId="1839CE67">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"_Toc8833195" </w:instrText>
      </w:r>
      <w:r>
        <w:rPr>
          <w:color w:val="auto"/>
        </w:rPr>
        <w:fldChar w:fldCharType="separate"/>
      </w:r>
      <w:r>
        <w:rPr>
          <w:rStyle w:val="38"/>
          <w:color w:val="auto"/>
        </w:rPr>
        <w:t>10</w:t>
      </w:r>
      <w:r>
        <w:rPr>
          <w:rStyle w:val="38"/>
          <w:rFonts w:hint="eastAsia"/>
          <w:color w:val="auto"/>
        </w:rPr>
        <w:t>、工程质量</w:t>
      </w:r>
      <w:r>
        <w:rPr>
          <w:color w:val="auto"/>
        </w:rPr>
        <w:tab/>
      </w:r>
      <w:r>
        <w:rPr>
          <w:color w:val="auto"/>
        </w:rPr>
        <w:fldChar w:fldCharType="begin"/>
      </w:r>
      <w:r>
        <w:rPr>
          <w:color w:val="auto"/>
        </w:rPr>
        <w:instrText xml:space="preserve"> PAGEREF _Toc8833195 \h </w:instrText>
      </w:r>
      <w:r>
        <w:rPr>
          <w:color w:val="auto"/>
        </w:rPr>
        <w:fldChar w:fldCharType="separate"/>
      </w:r>
      <w:r>
        <w:rPr>
          <w:color w:val="auto"/>
        </w:rPr>
        <w:t>29</w:t>
      </w:r>
      <w:r>
        <w:rPr>
          <w:color w:val="auto"/>
        </w:rPr>
        <w:fldChar w:fldCharType="end"/>
      </w:r>
      <w:r>
        <w:rPr>
          <w:color w:val="auto"/>
        </w:rPr>
        <w:fldChar w:fldCharType="end"/>
      </w:r>
    </w:p>
    <w:p w14:paraId="7CAFF73E">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"_Toc8833196" </w:instrText>
      </w:r>
      <w:r>
        <w:rPr>
          <w:color w:val="auto"/>
        </w:rPr>
        <w:fldChar w:fldCharType="separate"/>
      </w:r>
      <w:r>
        <w:rPr>
          <w:rStyle w:val="38"/>
          <w:color w:val="auto"/>
        </w:rPr>
        <w:t xml:space="preserve">10.1 </w:t>
      </w:r>
      <w:r>
        <w:rPr>
          <w:rStyle w:val="38"/>
          <w:rFonts w:hint="eastAsia"/>
          <w:color w:val="auto"/>
        </w:rPr>
        <w:t>工程质量、技术要求</w:t>
      </w:r>
      <w:r>
        <w:rPr>
          <w:color w:val="auto"/>
        </w:rPr>
        <w:tab/>
      </w:r>
      <w:r>
        <w:rPr>
          <w:color w:val="auto"/>
        </w:rPr>
        <w:fldChar w:fldCharType="begin"/>
      </w:r>
      <w:r>
        <w:rPr>
          <w:color w:val="auto"/>
        </w:rPr>
        <w:instrText xml:space="preserve"> PAGEREF _Toc8833196 \h </w:instrText>
      </w:r>
      <w:r>
        <w:rPr>
          <w:color w:val="auto"/>
        </w:rPr>
        <w:fldChar w:fldCharType="separate"/>
      </w:r>
      <w:r>
        <w:rPr>
          <w:color w:val="auto"/>
        </w:rPr>
        <w:t>29</w:t>
      </w:r>
      <w:r>
        <w:rPr>
          <w:color w:val="auto"/>
        </w:rPr>
        <w:fldChar w:fldCharType="end"/>
      </w:r>
      <w:r>
        <w:rPr>
          <w:color w:val="auto"/>
        </w:rPr>
        <w:fldChar w:fldCharType="end"/>
      </w:r>
    </w:p>
    <w:p w14:paraId="05ACFDB6">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"_Toc8833197" </w:instrText>
      </w:r>
      <w:r>
        <w:rPr>
          <w:color w:val="auto"/>
        </w:rPr>
        <w:fldChar w:fldCharType="separate"/>
      </w:r>
      <w:r>
        <w:rPr>
          <w:rStyle w:val="38"/>
          <w:color w:val="auto"/>
        </w:rPr>
        <w:t xml:space="preserve">10.2 </w:t>
      </w:r>
      <w:r>
        <w:rPr>
          <w:rStyle w:val="38"/>
          <w:rFonts w:hint="eastAsia"/>
          <w:color w:val="auto"/>
        </w:rPr>
        <w:t>质量检验</w:t>
      </w:r>
      <w:r>
        <w:rPr>
          <w:color w:val="auto"/>
        </w:rPr>
        <w:tab/>
      </w:r>
      <w:r>
        <w:rPr>
          <w:color w:val="auto"/>
        </w:rPr>
        <w:fldChar w:fldCharType="begin"/>
      </w:r>
      <w:r>
        <w:rPr>
          <w:color w:val="auto"/>
        </w:rPr>
        <w:instrText xml:space="preserve"> PAGEREF _Toc8833197 \h </w:instrText>
      </w:r>
      <w:r>
        <w:rPr>
          <w:color w:val="auto"/>
        </w:rPr>
        <w:fldChar w:fldCharType="separate"/>
      </w:r>
      <w:r>
        <w:rPr>
          <w:color w:val="auto"/>
        </w:rPr>
        <w:t>29</w:t>
      </w:r>
      <w:r>
        <w:rPr>
          <w:color w:val="auto"/>
        </w:rPr>
        <w:fldChar w:fldCharType="end"/>
      </w:r>
      <w:r>
        <w:rPr>
          <w:color w:val="auto"/>
        </w:rPr>
        <w:fldChar w:fldCharType="end"/>
      </w:r>
    </w:p>
    <w:p w14:paraId="588DF014">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"_Toc8833198" </w:instrText>
      </w:r>
      <w:r>
        <w:rPr>
          <w:color w:val="auto"/>
        </w:rPr>
        <w:fldChar w:fldCharType="separate"/>
      </w:r>
      <w:r>
        <w:rPr>
          <w:rStyle w:val="38"/>
          <w:color w:val="auto"/>
        </w:rPr>
        <w:t>11</w:t>
      </w:r>
      <w:r>
        <w:rPr>
          <w:rStyle w:val="38"/>
          <w:rFonts w:hint="eastAsia"/>
          <w:color w:val="auto"/>
        </w:rPr>
        <w:t>、现场管理</w:t>
      </w:r>
      <w:r>
        <w:rPr>
          <w:color w:val="auto"/>
        </w:rPr>
        <w:tab/>
      </w:r>
      <w:r>
        <w:rPr>
          <w:color w:val="auto"/>
        </w:rPr>
        <w:fldChar w:fldCharType="begin"/>
      </w:r>
      <w:r>
        <w:rPr>
          <w:color w:val="auto"/>
        </w:rPr>
        <w:instrText xml:space="preserve"> PAGEREF _Toc8833198 \h </w:instrText>
      </w:r>
      <w:r>
        <w:rPr>
          <w:color w:val="auto"/>
        </w:rPr>
        <w:fldChar w:fldCharType="separate"/>
      </w:r>
      <w:r>
        <w:rPr>
          <w:color w:val="auto"/>
        </w:rPr>
        <w:t>30</w:t>
      </w:r>
      <w:r>
        <w:rPr>
          <w:color w:val="auto"/>
        </w:rPr>
        <w:fldChar w:fldCharType="end"/>
      </w:r>
      <w:r>
        <w:rPr>
          <w:color w:val="auto"/>
        </w:rPr>
        <w:fldChar w:fldCharType="end"/>
      </w:r>
    </w:p>
    <w:p w14:paraId="58401B9C">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"_Toc8833199" </w:instrText>
      </w:r>
      <w:r>
        <w:rPr>
          <w:color w:val="auto"/>
        </w:rPr>
        <w:fldChar w:fldCharType="separate"/>
      </w:r>
      <w:r>
        <w:rPr>
          <w:rStyle w:val="38"/>
          <w:color w:val="auto"/>
        </w:rPr>
        <w:t xml:space="preserve">11.1 </w:t>
      </w:r>
      <w:r>
        <w:rPr>
          <w:rStyle w:val="38"/>
          <w:rFonts w:hint="eastAsia"/>
          <w:color w:val="auto"/>
        </w:rPr>
        <w:t>现场安全、文明施工</w:t>
      </w:r>
      <w:r>
        <w:rPr>
          <w:color w:val="auto"/>
        </w:rPr>
        <w:tab/>
      </w:r>
      <w:r>
        <w:rPr>
          <w:color w:val="auto"/>
        </w:rPr>
        <w:fldChar w:fldCharType="begin"/>
      </w:r>
      <w:r>
        <w:rPr>
          <w:color w:val="auto"/>
        </w:rPr>
        <w:instrText xml:space="preserve"> PAGEREF _Toc8833199 \h </w:instrText>
      </w:r>
      <w:r>
        <w:rPr>
          <w:color w:val="auto"/>
        </w:rPr>
        <w:fldChar w:fldCharType="separate"/>
      </w:r>
      <w:r>
        <w:rPr>
          <w:color w:val="auto"/>
        </w:rPr>
        <w:t>30</w:t>
      </w:r>
      <w:r>
        <w:rPr>
          <w:color w:val="auto"/>
        </w:rPr>
        <w:fldChar w:fldCharType="end"/>
      </w:r>
      <w:r>
        <w:rPr>
          <w:color w:val="auto"/>
        </w:rPr>
        <w:fldChar w:fldCharType="end"/>
      </w:r>
    </w:p>
    <w:p w14:paraId="2E70228A">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"_Toc8833200" </w:instrText>
      </w:r>
      <w:r>
        <w:rPr>
          <w:color w:val="auto"/>
        </w:rPr>
        <w:fldChar w:fldCharType="separate"/>
      </w:r>
      <w:r>
        <w:rPr>
          <w:rStyle w:val="38"/>
          <w:color w:val="auto"/>
        </w:rPr>
        <w:t>12</w:t>
      </w:r>
      <w:r>
        <w:rPr>
          <w:rStyle w:val="38"/>
          <w:rFonts w:hint="eastAsia"/>
          <w:color w:val="auto"/>
        </w:rPr>
        <w:t>、验收和移交</w:t>
      </w:r>
      <w:r>
        <w:rPr>
          <w:color w:val="auto"/>
        </w:rPr>
        <w:tab/>
      </w:r>
      <w:r>
        <w:rPr>
          <w:color w:val="auto"/>
        </w:rPr>
        <w:fldChar w:fldCharType="begin"/>
      </w:r>
      <w:r>
        <w:rPr>
          <w:color w:val="auto"/>
        </w:rPr>
        <w:instrText xml:space="preserve"> PAGEREF _Toc8833200 \h </w:instrText>
      </w:r>
      <w:r>
        <w:rPr>
          <w:color w:val="auto"/>
        </w:rPr>
        <w:fldChar w:fldCharType="separate"/>
      </w:r>
      <w:r>
        <w:rPr>
          <w:color w:val="auto"/>
        </w:rPr>
        <w:t>31</w:t>
      </w:r>
      <w:r>
        <w:rPr>
          <w:color w:val="auto"/>
        </w:rPr>
        <w:fldChar w:fldCharType="end"/>
      </w:r>
      <w:r>
        <w:rPr>
          <w:color w:val="auto"/>
        </w:rPr>
        <w:fldChar w:fldCharType="end"/>
      </w:r>
    </w:p>
    <w:p w14:paraId="1EE9CD12">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"_Toc8833201" </w:instrText>
      </w:r>
      <w:r>
        <w:rPr>
          <w:color w:val="auto"/>
        </w:rPr>
        <w:fldChar w:fldCharType="separate"/>
      </w:r>
      <w:r>
        <w:rPr>
          <w:rStyle w:val="38"/>
          <w:color w:val="auto"/>
        </w:rPr>
        <w:t xml:space="preserve">12.1 </w:t>
      </w:r>
      <w:r>
        <w:rPr>
          <w:rStyle w:val="38"/>
          <w:rFonts w:hint="eastAsia"/>
          <w:color w:val="auto"/>
        </w:rPr>
        <w:t>工程验收</w:t>
      </w:r>
      <w:r>
        <w:rPr>
          <w:color w:val="auto"/>
        </w:rPr>
        <w:tab/>
      </w:r>
      <w:r>
        <w:rPr>
          <w:color w:val="auto"/>
        </w:rPr>
        <w:fldChar w:fldCharType="begin"/>
      </w:r>
      <w:r>
        <w:rPr>
          <w:color w:val="auto"/>
        </w:rPr>
        <w:instrText xml:space="preserve"> PAGEREF _Toc8833201 \h </w:instrText>
      </w:r>
      <w:r>
        <w:rPr>
          <w:color w:val="auto"/>
        </w:rPr>
        <w:fldChar w:fldCharType="separate"/>
      </w:r>
      <w:r>
        <w:rPr>
          <w:color w:val="auto"/>
        </w:rPr>
        <w:t>31</w:t>
      </w:r>
      <w:r>
        <w:rPr>
          <w:color w:val="auto"/>
        </w:rPr>
        <w:fldChar w:fldCharType="end"/>
      </w:r>
      <w:r>
        <w:rPr>
          <w:color w:val="auto"/>
        </w:rPr>
        <w:fldChar w:fldCharType="end"/>
      </w:r>
    </w:p>
    <w:p w14:paraId="0A6CE337">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"_Toc8833202" </w:instrText>
      </w:r>
      <w:r>
        <w:rPr>
          <w:color w:val="auto"/>
        </w:rPr>
        <w:fldChar w:fldCharType="separate"/>
      </w:r>
      <w:r>
        <w:rPr>
          <w:rStyle w:val="38"/>
          <w:color w:val="auto"/>
        </w:rPr>
        <w:t xml:space="preserve">12.2 </w:t>
      </w:r>
      <w:r>
        <w:rPr>
          <w:rStyle w:val="38"/>
          <w:rFonts w:hint="eastAsia"/>
          <w:color w:val="auto"/>
        </w:rPr>
        <w:t>移交及承接查验</w:t>
      </w:r>
      <w:r>
        <w:rPr>
          <w:color w:val="auto"/>
        </w:rPr>
        <w:tab/>
      </w:r>
      <w:r>
        <w:rPr>
          <w:color w:val="auto"/>
        </w:rPr>
        <w:fldChar w:fldCharType="begin"/>
      </w:r>
      <w:r>
        <w:rPr>
          <w:color w:val="auto"/>
        </w:rPr>
        <w:instrText xml:space="preserve"> PAGEREF _Toc8833202 \h </w:instrText>
      </w:r>
      <w:r>
        <w:rPr>
          <w:color w:val="auto"/>
        </w:rPr>
        <w:fldChar w:fldCharType="separate"/>
      </w:r>
      <w:r>
        <w:rPr>
          <w:color w:val="auto"/>
        </w:rPr>
        <w:t>31</w:t>
      </w:r>
      <w:r>
        <w:rPr>
          <w:color w:val="auto"/>
        </w:rPr>
        <w:fldChar w:fldCharType="end"/>
      </w:r>
      <w:r>
        <w:rPr>
          <w:color w:val="auto"/>
        </w:rPr>
        <w:fldChar w:fldCharType="end"/>
      </w:r>
    </w:p>
    <w:p w14:paraId="0E5566E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"_Toc8833203" </w:instrText>
      </w:r>
      <w:r>
        <w:rPr>
          <w:color w:val="auto"/>
        </w:rPr>
        <w:fldChar w:fldCharType="separate"/>
      </w:r>
      <w:r>
        <w:rPr>
          <w:rStyle w:val="38"/>
          <w:color w:val="auto"/>
        </w:rPr>
        <w:t xml:space="preserve">12.3 </w:t>
      </w:r>
      <w:r>
        <w:rPr>
          <w:rStyle w:val="38"/>
          <w:rFonts w:hint="eastAsia"/>
          <w:color w:val="auto"/>
        </w:rPr>
        <w:t>培训发包人雇员</w:t>
      </w:r>
      <w:r>
        <w:rPr>
          <w:color w:val="auto"/>
        </w:rPr>
        <w:tab/>
      </w:r>
      <w:r>
        <w:rPr>
          <w:color w:val="auto"/>
        </w:rPr>
        <w:fldChar w:fldCharType="begin"/>
      </w:r>
      <w:r>
        <w:rPr>
          <w:color w:val="auto"/>
        </w:rPr>
        <w:instrText xml:space="preserve"> PAGEREF _Toc8833203 \h </w:instrText>
      </w:r>
      <w:r>
        <w:rPr>
          <w:color w:val="auto"/>
        </w:rPr>
        <w:fldChar w:fldCharType="separate"/>
      </w:r>
      <w:r>
        <w:rPr>
          <w:color w:val="auto"/>
        </w:rPr>
        <w:t>32</w:t>
      </w:r>
      <w:r>
        <w:rPr>
          <w:color w:val="auto"/>
        </w:rPr>
        <w:fldChar w:fldCharType="end"/>
      </w:r>
      <w:r>
        <w:rPr>
          <w:color w:val="auto"/>
        </w:rPr>
        <w:fldChar w:fldCharType="end"/>
      </w:r>
    </w:p>
    <w:p w14:paraId="7D58C4E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"_Toc8833204" </w:instrText>
      </w:r>
      <w:r>
        <w:rPr>
          <w:color w:val="auto"/>
        </w:rPr>
        <w:fldChar w:fldCharType="separate"/>
      </w:r>
      <w:r>
        <w:rPr>
          <w:rStyle w:val="38"/>
          <w:color w:val="auto"/>
        </w:rPr>
        <w:t>13</w:t>
      </w:r>
      <w:r>
        <w:rPr>
          <w:rStyle w:val="38"/>
          <w:rFonts w:hint="eastAsia"/>
          <w:color w:val="auto"/>
        </w:rPr>
        <w:t>、工程质量保修</w:t>
      </w:r>
      <w:r>
        <w:rPr>
          <w:color w:val="auto"/>
        </w:rPr>
        <w:tab/>
      </w:r>
      <w:r>
        <w:rPr>
          <w:color w:val="auto"/>
        </w:rPr>
        <w:fldChar w:fldCharType="begin"/>
      </w:r>
      <w:r>
        <w:rPr>
          <w:color w:val="auto"/>
        </w:rPr>
        <w:instrText xml:space="preserve"> PAGEREF _Toc8833204 \h </w:instrText>
      </w:r>
      <w:r>
        <w:rPr>
          <w:color w:val="auto"/>
        </w:rPr>
        <w:fldChar w:fldCharType="separate"/>
      </w:r>
      <w:r>
        <w:rPr>
          <w:color w:val="auto"/>
        </w:rPr>
        <w:t>32</w:t>
      </w:r>
      <w:r>
        <w:rPr>
          <w:color w:val="auto"/>
        </w:rPr>
        <w:fldChar w:fldCharType="end"/>
      </w:r>
      <w:r>
        <w:rPr>
          <w:color w:val="auto"/>
        </w:rPr>
        <w:fldChar w:fldCharType="end"/>
      </w:r>
    </w:p>
    <w:p w14:paraId="5186420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"_Toc8833205" </w:instrText>
      </w:r>
      <w:r>
        <w:rPr>
          <w:color w:val="auto"/>
        </w:rPr>
        <w:fldChar w:fldCharType="separate"/>
      </w:r>
      <w:r>
        <w:rPr>
          <w:rStyle w:val="38"/>
          <w:color w:val="auto"/>
        </w:rPr>
        <w:t xml:space="preserve">13.1 </w:t>
      </w:r>
      <w:r>
        <w:rPr>
          <w:rStyle w:val="38"/>
          <w:rFonts w:hint="eastAsia"/>
          <w:color w:val="auto"/>
        </w:rPr>
        <w:t>工程质量保修</w:t>
      </w:r>
      <w:r>
        <w:rPr>
          <w:color w:val="auto"/>
        </w:rPr>
        <w:tab/>
      </w:r>
      <w:r>
        <w:rPr>
          <w:color w:val="auto"/>
        </w:rPr>
        <w:fldChar w:fldCharType="begin"/>
      </w:r>
      <w:r>
        <w:rPr>
          <w:color w:val="auto"/>
        </w:rPr>
        <w:instrText xml:space="preserve"> PAGEREF _Toc8833205 \h </w:instrText>
      </w:r>
      <w:r>
        <w:rPr>
          <w:color w:val="auto"/>
        </w:rPr>
        <w:fldChar w:fldCharType="separate"/>
      </w:r>
      <w:r>
        <w:rPr>
          <w:color w:val="auto"/>
        </w:rPr>
        <w:t>32</w:t>
      </w:r>
      <w:r>
        <w:rPr>
          <w:color w:val="auto"/>
        </w:rPr>
        <w:fldChar w:fldCharType="end"/>
      </w:r>
      <w:r>
        <w:rPr>
          <w:color w:val="auto"/>
        </w:rPr>
        <w:fldChar w:fldCharType="end"/>
      </w:r>
    </w:p>
    <w:p w14:paraId="26A019A1">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"_Toc8833206" </w:instrText>
      </w:r>
      <w:r>
        <w:rPr>
          <w:color w:val="auto"/>
        </w:rPr>
        <w:fldChar w:fldCharType="separate"/>
      </w:r>
      <w:r>
        <w:rPr>
          <w:rStyle w:val="38"/>
          <w:color w:val="auto"/>
        </w:rPr>
        <w:t>14</w:t>
      </w:r>
      <w:r>
        <w:rPr>
          <w:rStyle w:val="38"/>
          <w:rFonts w:hint="eastAsia"/>
          <w:color w:val="auto"/>
        </w:rPr>
        <w:t>、合同计价、计量</w:t>
      </w:r>
      <w:r>
        <w:rPr>
          <w:color w:val="auto"/>
        </w:rPr>
        <w:tab/>
      </w:r>
      <w:r>
        <w:rPr>
          <w:color w:val="auto"/>
        </w:rPr>
        <w:fldChar w:fldCharType="begin"/>
      </w:r>
      <w:r>
        <w:rPr>
          <w:color w:val="auto"/>
        </w:rPr>
        <w:instrText xml:space="preserve"> PAGEREF _Toc8833206 \h </w:instrText>
      </w:r>
      <w:r>
        <w:rPr>
          <w:color w:val="auto"/>
        </w:rPr>
        <w:fldChar w:fldCharType="separate"/>
      </w:r>
      <w:r>
        <w:rPr>
          <w:color w:val="auto"/>
        </w:rPr>
        <w:t>34</w:t>
      </w:r>
      <w:r>
        <w:rPr>
          <w:color w:val="auto"/>
        </w:rPr>
        <w:fldChar w:fldCharType="end"/>
      </w:r>
      <w:r>
        <w:rPr>
          <w:color w:val="auto"/>
        </w:rPr>
        <w:fldChar w:fldCharType="end"/>
      </w:r>
    </w:p>
    <w:p w14:paraId="6703FE77">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"_Toc8833207" </w:instrText>
      </w:r>
      <w:r>
        <w:rPr>
          <w:color w:val="auto"/>
        </w:rPr>
        <w:fldChar w:fldCharType="separate"/>
      </w:r>
      <w:r>
        <w:rPr>
          <w:rStyle w:val="38"/>
          <w:color w:val="auto"/>
        </w:rPr>
        <w:t xml:space="preserve">14.1 </w:t>
      </w:r>
      <w:r>
        <w:rPr>
          <w:rStyle w:val="38"/>
          <w:rFonts w:hint="eastAsia"/>
          <w:color w:val="auto"/>
        </w:rPr>
        <w:t>合同价款</w:t>
      </w:r>
      <w:r>
        <w:rPr>
          <w:color w:val="auto"/>
        </w:rPr>
        <w:tab/>
      </w:r>
      <w:r>
        <w:rPr>
          <w:color w:val="auto"/>
        </w:rPr>
        <w:fldChar w:fldCharType="begin"/>
      </w:r>
      <w:r>
        <w:rPr>
          <w:color w:val="auto"/>
        </w:rPr>
        <w:instrText xml:space="preserve"> PAGEREF _Toc8833207 \h </w:instrText>
      </w:r>
      <w:r>
        <w:rPr>
          <w:color w:val="auto"/>
        </w:rPr>
        <w:fldChar w:fldCharType="separate"/>
      </w:r>
      <w:r>
        <w:rPr>
          <w:color w:val="auto"/>
        </w:rPr>
        <w:t>34</w:t>
      </w:r>
      <w:r>
        <w:rPr>
          <w:color w:val="auto"/>
        </w:rPr>
        <w:fldChar w:fldCharType="end"/>
      </w:r>
      <w:r>
        <w:rPr>
          <w:color w:val="auto"/>
        </w:rPr>
        <w:fldChar w:fldCharType="end"/>
      </w:r>
    </w:p>
    <w:p w14:paraId="1F46184A">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"_Toc8833208" </w:instrText>
      </w:r>
      <w:r>
        <w:rPr>
          <w:color w:val="auto"/>
        </w:rPr>
        <w:fldChar w:fldCharType="separate"/>
      </w:r>
      <w:r>
        <w:rPr>
          <w:rStyle w:val="38"/>
          <w:color w:val="auto"/>
        </w:rPr>
        <w:t xml:space="preserve">14.2 </w:t>
      </w:r>
      <w:r>
        <w:rPr>
          <w:rStyle w:val="38"/>
          <w:rFonts w:hint="eastAsia"/>
          <w:color w:val="auto"/>
        </w:rPr>
        <w:t>合同计价</w:t>
      </w:r>
      <w:r>
        <w:rPr>
          <w:color w:val="auto"/>
        </w:rPr>
        <w:tab/>
      </w:r>
      <w:r>
        <w:rPr>
          <w:color w:val="auto"/>
        </w:rPr>
        <w:fldChar w:fldCharType="begin"/>
      </w:r>
      <w:r>
        <w:rPr>
          <w:color w:val="auto"/>
        </w:rPr>
        <w:instrText xml:space="preserve"> PAGEREF _Toc8833208 \h </w:instrText>
      </w:r>
      <w:r>
        <w:rPr>
          <w:color w:val="auto"/>
        </w:rPr>
        <w:fldChar w:fldCharType="separate"/>
      </w:r>
      <w:r>
        <w:rPr>
          <w:color w:val="auto"/>
        </w:rPr>
        <w:t>35</w:t>
      </w:r>
      <w:r>
        <w:rPr>
          <w:color w:val="auto"/>
        </w:rPr>
        <w:fldChar w:fldCharType="end"/>
      </w:r>
      <w:r>
        <w:rPr>
          <w:color w:val="auto"/>
        </w:rPr>
        <w:fldChar w:fldCharType="end"/>
      </w:r>
    </w:p>
    <w:p w14:paraId="5F1E886D">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"_Toc8833209" </w:instrText>
      </w:r>
      <w:r>
        <w:rPr>
          <w:color w:val="auto"/>
        </w:rPr>
        <w:fldChar w:fldCharType="separate"/>
      </w:r>
      <w:r>
        <w:rPr>
          <w:rStyle w:val="38"/>
          <w:color w:val="auto"/>
        </w:rPr>
        <w:t xml:space="preserve">14.3 </w:t>
      </w:r>
      <w:r>
        <w:rPr>
          <w:rStyle w:val="38"/>
          <w:rFonts w:hint="eastAsia"/>
          <w:color w:val="auto"/>
        </w:rPr>
        <w:t>合同价款的调整</w:t>
      </w:r>
      <w:r>
        <w:rPr>
          <w:color w:val="auto"/>
        </w:rPr>
        <w:tab/>
      </w:r>
      <w:r>
        <w:rPr>
          <w:color w:val="auto"/>
        </w:rPr>
        <w:fldChar w:fldCharType="begin"/>
      </w:r>
      <w:r>
        <w:rPr>
          <w:color w:val="auto"/>
        </w:rPr>
        <w:instrText xml:space="preserve"> PAGEREF _Toc8833209 \h </w:instrText>
      </w:r>
      <w:r>
        <w:rPr>
          <w:color w:val="auto"/>
        </w:rPr>
        <w:fldChar w:fldCharType="separate"/>
      </w:r>
      <w:r>
        <w:rPr>
          <w:color w:val="auto"/>
        </w:rPr>
        <w:t>36</w:t>
      </w:r>
      <w:r>
        <w:rPr>
          <w:color w:val="auto"/>
        </w:rPr>
        <w:fldChar w:fldCharType="end"/>
      </w:r>
      <w:r>
        <w:rPr>
          <w:color w:val="auto"/>
        </w:rPr>
        <w:fldChar w:fldCharType="end"/>
      </w:r>
    </w:p>
    <w:p w14:paraId="3164AA9F">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"_Toc8833210" </w:instrText>
      </w:r>
      <w:r>
        <w:rPr>
          <w:color w:val="auto"/>
        </w:rPr>
        <w:fldChar w:fldCharType="separate"/>
      </w:r>
      <w:r>
        <w:rPr>
          <w:rStyle w:val="38"/>
          <w:color w:val="auto"/>
        </w:rPr>
        <w:t xml:space="preserve">14.4 </w:t>
      </w:r>
      <w:r>
        <w:rPr>
          <w:rStyle w:val="38"/>
          <w:rFonts w:hint="eastAsia"/>
          <w:color w:val="auto"/>
        </w:rPr>
        <w:t>工程量确认</w:t>
      </w:r>
      <w:r>
        <w:rPr>
          <w:color w:val="auto"/>
        </w:rPr>
        <w:tab/>
      </w:r>
      <w:r>
        <w:rPr>
          <w:color w:val="auto"/>
        </w:rPr>
        <w:fldChar w:fldCharType="begin"/>
      </w:r>
      <w:r>
        <w:rPr>
          <w:color w:val="auto"/>
        </w:rPr>
        <w:instrText xml:space="preserve"> PAGEREF _Toc8833210 \h </w:instrText>
      </w:r>
      <w:r>
        <w:rPr>
          <w:color w:val="auto"/>
        </w:rPr>
        <w:fldChar w:fldCharType="separate"/>
      </w:r>
      <w:r>
        <w:rPr>
          <w:color w:val="auto"/>
        </w:rPr>
        <w:t>37</w:t>
      </w:r>
      <w:r>
        <w:rPr>
          <w:color w:val="auto"/>
        </w:rPr>
        <w:fldChar w:fldCharType="end"/>
      </w:r>
      <w:r>
        <w:rPr>
          <w:color w:val="auto"/>
        </w:rPr>
        <w:fldChar w:fldCharType="end"/>
      </w:r>
    </w:p>
    <w:p w14:paraId="7DF25440">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"_Toc8833211" </w:instrText>
      </w:r>
      <w:r>
        <w:rPr>
          <w:color w:val="auto"/>
        </w:rPr>
        <w:fldChar w:fldCharType="separate"/>
      </w:r>
      <w:r>
        <w:rPr>
          <w:rStyle w:val="38"/>
          <w:color w:val="auto"/>
        </w:rPr>
        <w:t>15</w:t>
      </w:r>
      <w:r>
        <w:rPr>
          <w:rStyle w:val="38"/>
          <w:rFonts w:hint="eastAsia"/>
          <w:color w:val="auto"/>
        </w:rPr>
        <w:t>、工程变更</w:t>
      </w:r>
      <w:r>
        <w:rPr>
          <w:color w:val="auto"/>
        </w:rPr>
        <w:tab/>
      </w:r>
      <w:r>
        <w:rPr>
          <w:color w:val="auto"/>
        </w:rPr>
        <w:fldChar w:fldCharType="begin"/>
      </w:r>
      <w:r>
        <w:rPr>
          <w:color w:val="auto"/>
        </w:rPr>
        <w:instrText xml:space="preserve"> PAGEREF _Toc8833211 \h </w:instrText>
      </w:r>
      <w:r>
        <w:rPr>
          <w:color w:val="auto"/>
        </w:rPr>
        <w:fldChar w:fldCharType="separate"/>
      </w:r>
      <w:r>
        <w:rPr>
          <w:color w:val="auto"/>
        </w:rPr>
        <w:t>38</w:t>
      </w:r>
      <w:r>
        <w:rPr>
          <w:color w:val="auto"/>
        </w:rPr>
        <w:fldChar w:fldCharType="end"/>
      </w:r>
      <w:r>
        <w:rPr>
          <w:color w:val="auto"/>
        </w:rPr>
        <w:fldChar w:fldCharType="end"/>
      </w:r>
    </w:p>
    <w:p w14:paraId="549707D2">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"_Toc8833212" </w:instrText>
      </w:r>
      <w:r>
        <w:rPr>
          <w:color w:val="auto"/>
        </w:rPr>
        <w:fldChar w:fldCharType="separate"/>
      </w:r>
      <w:r>
        <w:rPr>
          <w:rStyle w:val="38"/>
          <w:color w:val="auto"/>
        </w:rPr>
        <w:t xml:space="preserve">15.1 </w:t>
      </w:r>
      <w:r>
        <w:rPr>
          <w:rStyle w:val="38"/>
          <w:rFonts w:hint="eastAsia"/>
          <w:color w:val="auto"/>
        </w:rPr>
        <w:t>设计变更及签证</w:t>
      </w:r>
      <w:r>
        <w:rPr>
          <w:color w:val="auto"/>
        </w:rPr>
        <w:tab/>
      </w:r>
      <w:r>
        <w:rPr>
          <w:color w:val="auto"/>
        </w:rPr>
        <w:fldChar w:fldCharType="begin"/>
      </w:r>
      <w:r>
        <w:rPr>
          <w:color w:val="auto"/>
        </w:rPr>
        <w:instrText xml:space="preserve"> PAGEREF _Toc8833212 \h </w:instrText>
      </w:r>
      <w:r>
        <w:rPr>
          <w:color w:val="auto"/>
        </w:rPr>
        <w:fldChar w:fldCharType="separate"/>
      </w:r>
      <w:r>
        <w:rPr>
          <w:color w:val="auto"/>
        </w:rPr>
        <w:t>38</w:t>
      </w:r>
      <w:r>
        <w:rPr>
          <w:color w:val="auto"/>
        </w:rPr>
        <w:fldChar w:fldCharType="end"/>
      </w:r>
      <w:r>
        <w:rPr>
          <w:color w:val="auto"/>
        </w:rPr>
        <w:fldChar w:fldCharType="end"/>
      </w:r>
    </w:p>
    <w:p w14:paraId="4113E4C5">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"_Toc8833213" </w:instrText>
      </w:r>
      <w:r>
        <w:rPr>
          <w:color w:val="auto"/>
        </w:rPr>
        <w:fldChar w:fldCharType="separate"/>
      </w:r>
      <w:r>
        <w:rPr>
          <w:rStyle w:val="38"/>
          <w:color w:val="auto"/>
        </w:rPr>
        <w:t xml:space="preserve">15.2 </w:t>
      </w:r>
      <w:r>
        <w:rPr>
          <w:rStyle w:val="38"/>
          <w:rFonts w:hint="eastAsia"/>
          <w:color w:val="auto"/>
        </w:rPr>
        <w:t>变更、签证价款的确定</w:t>
      </w:r>
      <w:r>
        <w:rPr>
          <w:color w:val="auto"/>
        </w:rPr>
        <w:tab/>
      </w:r>
      <w:r>
        <w:rPr>
          <w:color w:val="auto"/>
        </w:rPr>
        <w:fldChar w:fldCharType="begin"/>
      </w:r>
      <w:r>
        <w:rPr>
          <w:color w:val="auto"/>
        </w:rPr>
        <w:instrText xml:space="preserve"> PAGEREF _Toc8833213 \h </w:instrText>
      </w:r>
      <w:r>
        <w:rPr>
          <w:color w:val="auto"/>
        </w:rPr>
        <w:fldChar w:fldCharType="separate"/>
      </w:r>
      <w:r>
        <w:rPr>
          <w:color w:val="auto"/>
        </w:rPr>
        <w:t>39</w:t>
      </w:r>
      <w:r>
        <w:rPr>
          <w:color w:val="auto"/>
        </w:rPr>
        <w:fldChar w:fldCharType="end"/>
      </w:r>
      <w:r>
        <w:rPr>
          <w:color w:val="auto"/>
        </w:rPr>
        <w:fldChar w:fldCharType="end"/>
      </w:r>
    </w:p>
    <w:p w14:paraId="333C3F7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"_Toc8833214" </w:instrText>
      </w:r>
      <w:r>
        <w:rPr>
          <w:color w:val="auto"/>
        </w:rPr>
        <w:fldChar w:fldCharType="separate"/>
      </w:r>
      <w:r>
        <w:rPr>
          <w:rStyle w:val="38"/>
          <w:color w:val="auto"/>
        </w:rPr>
        <w:t>16</w:t>
      </w:r>
      <w:r>
        <w:rPr>
          <w:rStyle w:val="38"/>
          <w:rFonts w:hint="eastAsia"/>
          <w:color w:val="auto"/>
        </w:rPr>
        <w:t>、支付和结算</w:t>
      </w:r>
      <w:r>
        <w:rPr>
          <w:color w:val="auto"/>
        </w:rPr>
        <w:tab/>
      </w:r>
      <w:r>
        <w:rPr>
          <w:color w:val="auto"/>
        </w:rPr>
        <w:fldChar w:fldCharType="begin"/>
      </w:r>
      <w:r>
        <w:rPr>
          <w:color w:val="auto"/>
        </w:rPr>
        <w:instrText xml:space="preserve"> PAGEREF _Toc8833214 \h </w:instrText>
      </w:r>
      <w:r>
        <w:rPr>
          <w:color w:val="auto"/>
        </w:rPr>
        <w:fldChar w:fldCharType="separate"/>
      </w:r>
      <w:r>
        <w:rPr>
          <w:color w:val="auto"/>
        </w:rPr>
        <w:t>41</w:t>
      </w:r>
      <w:r>
        <w:rPr>
          <w:color w:val="auto"/>
        </w:rPr>
        <w:fldChar w:fldCharType="end"/>
      </w:r>
      <w:r>
        <w:rPr>
          <w:color w:val="auto"/>
        </w:rPr>
        <w:fldChar w:fldCharType="end"/>
      </w:r>
    </w:p>
    <w:p w14:paraId="295BB9A2">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"_Toc8833215" </w:instrText>
      </w:r>
      <w:r>
        <w:rPr>
          <w:color w:val="auto"/>
        </w:rPr>
        <w:fldChar w:fldCharType="separate"/>
      </w:r>
      <w:r>
        <w:rPr>
          <w:rStyle w:val="38"/>
          <w:color w:val="auto"/>
        </w:rPr>
        <w:t xml:space="preserve">16.1 </w:t>
      </w:r>
      <w:r>
        <w:rPr>
          <w:rStyle w:val="38"/>
          <w:rFonts w:hint="eastAsia"/>
          <w:color w:val="auto"/>
        </w:rPr>
        <w:t>工程款支付</w:t>
      </w:r>
      <w:r>
        <w:rPr>
          <w:color w:val="auto"/>
        </w:rPr>
        <w:tab/>
      </w:r>
      <w:r>
        <w:rPr>
          <w:color w:val="auto"/>
        </w:rPr>
        <w:fldChar w:fldCharType="begin"/>
      </w:r>
      <w:r>
        <w:rPr>
          <w:color w:val="auto"/>
        </w:rPr>
        <w:instrText xml:space="preserve"> PAGEREF _Toc8833215 \h </w:instrText>
      </w:r>
      <w:r>
        <w:rPr>
          <w:color w:val="auto"/>
        </w:rPr>
        <w:fldChar w:fldCharType="separate"/>
      </w:r>
      <w:r>
        <w:rPr>
          <w:color w:val="auto"/>
        </w:rPr>
        <w:t>41</w:t>
      </w:r>
      <w:r>
        <w:rPr>
          <w:color w:val="auto"/>
        </w:rPr>
        <w:fldChar w:fldCharType="end"/>
      </w:r>
      <w:r>
        <w:rPr>
          <w:color w:val="auto"/>
        </w:rPr>
        <w:fldChar w:fldCharType="end"/>
      </w:r>
    </w:p>
    <w:p w14:paraId="3EED49ED">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"_Toc8833216" </w:instrText>
      </w:r>
      <w:r>
        <w:rPr>
          <w:color w:val="auto"/>
        </w:rPr>
        <w:fldChar w:fldCharType="separate"/>
      </w:r>
      <w:r>
        <w:rPr>
          <w:rStyle w:val="38"/>
          <w:color w:val="auto"/>
        </w:rPr>
        <w:t xml:space="preserve">16.2 </w:t>
      </w:r>
      <w:r>
        <w:rPr>
          <w:rStyle w:val="38"/>
          <w:rFonts w:hint="eastAsia"/>
          <w:color w:val="auto"/>
        </w:rPr>
        <w:t>结算</w:t>
      </w:r>
      <w:r>
        <w:rPr>
          <w:color w:val="auto"/>
        </w:rPr>
        <w:tab/>
      </w:r>
      <w:r>
        <w:rPr>
          <w:color w:val="auto"/>
        </w:rPr>
        <w:fldChar w:fldCharType="begin"/>
      </w:r>
      <w:r>
        <w:rPr>
          <w:color w:val="auto"/>
        </w:rPr>
        <w:instrText xml:space="preserve"> PAGEREF _Toc8833216 \h </w:instrText>
      </w:r>
      <w:r>
        <w:rPr>
          <w:color w:val="auto"/>
        </w:rPr>
        <w:fldChar w:fldCharType="separate"/>
      </w:r>
      <w:r>
        <w:rPr>
          <w:color w:val="auto"/>
        </w:rPr>
        <w:t>43</w:t>
      </w:r>
      <w:r>
        <w:rPr>
          <w:color w:val="auto"/>
        </w:rPr>
        <w:fldChar w:fldCharType="end"/>
      </w:r>
      <w:r>
        <w:rPr>
          <w:color w:val="auto"/>
        </w:rPr>
        <w:fldChar w:fldCharType="end"/>
      </w:r>
    </w:p>
    <w:p w14:paraId="3039ED47">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"_Toc8833217" </w:instrText>
      </w:r>
      <w:r>
        <w:rPr>
          <w:color w:val="auto"/>
        </w:rPr>
        <w:fldChar w:fldCharType="separate"/>
      </w:r>
      <w:r>
        <w:rPr>
          <w:rStyle w:val="38"/>
          <w:color w:val="auto"/>
        </w:rPr>
        <w:t>17</w:t>
      </w:r>
      <w:r>
        <w:rPr>
          <w:rStyle w:val="38"/>
          <w:rFonts w:hint="eastAsia"/>
          <w:color w:val="auto"/>
        </w:rPr>
        <w:t>、违约、索赔和争议</w:t>
      </w:r>
      <w:r>
        <w:rPr>
          <w:color w:val="auto"/>
        </w:rPr>
        <w:tab/>
      </w:r>
      <w:r>
        <w:rPr>
          <w:color w:val="auto"/>
        </w:rPr>
        <w:fldChar w:fldCharType="begin"/>
      </w:r>
      <w:r>
        <w:rPr>
          <w:color w:val="auto"/>
        </w:rPr>
        <w:instrText xml:space="preserve"> PAGEREF _Toc8833217 \h </w:instrText>
      </w:r>
      <w:r>
        <w:rPr>
          <w:color w:val="auto"/>
        </w:rPr>
        <w:fldChar w:fldCharType="separate"/>
      </w:r>
      <w:r>
        <w:rPr>
          <w:color w:val="auto"/>
        </w:rPr>
        <w:t>44</w:t>
      </w:r>
      <w:r>
        <w:rPr>
          <w:color w:val="auto"/>
        </w:rPr>
        <w:fldChar w:fldCharType="end"/>
      </w:r>
      <w:r>
        <w:rPr>
          <w:color w:val="auto"/>
        </w:rPr>
        <w:fldChar w:fldCharType="end"/>
      </w:r>
    </w:p>
    <w:p w14:paraId="3950910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"_Toc8833218" </w:instrText>
      </w:r>
      <w:r>
        <w:rPr>
          <w:color w:val="auto"/>
        </w:rPr>
        <w:fldChar w:fldCharType="separate"/>
      </w:r>
      <w:r>
        <w:rPr>
          <w:rStyle w:val="38"/>
          <w:color w:val="auto"/>
        </w:rPr>
        <w:t xml:space="preserve">17.1 </w:t>
      </w:r>
      <w:r>
        <w:rPr>
          <w:rStyle w:val="38"/>
          <w:rFonts w:hint="eastAsia"/>
          <w:color w:val="auto"/>
        </w:rPr>
        <w:t>违约</w:t>
      </w:r>
      <w:r>
        <w:rPr>
          <w:color w:val="auto"/>
        </w:rPr>
        <w:tab/>
      </w:r>
      <w:r>
        <w:rPr>
          <w:color w:val="auto"/>
        </w:rPr>
        <w:fldChar w:fldCharType="begin"/>
      </w:r>
      <w:r>
        <w:rPr>
          <w:color w:val="auto"/>
        </w:rPr>
        <w:instrText xml:space="preserve"> PAGEREF _Toc8833218 \h </w:instrText>
      </w:r>
      <w:r>
        <w:rPr>
          <w:color w:val="auto"/>
        </w:rPr>
        <w:fldChar w:fldCharType="separate"/>
      </w:r>
      <w:r>
        <w:rPr>
          <w:color w:val="auto"/>
        </w:rPr>
        <w:t>44</w:t>
      </w:r>
      <w:r>
        <w:rPr>
          <w:color w:val="auto"/>
        </w:rPr>
        <w:fldChar w:fldCharType="end"/>
      </w:r>
      <w:r>
        <w:rPr>
          <w:color w:val="auto"/>
        </w:rPr>
        <w:fldChar w:fldCharType="end"/>
      </w:r>
    </w:p>
    <w:p w14:paraId="62D80039">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"_Toc8833219" </w:instrText>
      </w:r>
      <w:r>
        <w:rPr>
          <w:color w:val="auto"/>
        </w:rPr>
        <w:fldChar w:fldCharType="separate"/>
      </w:r>
      <w:r>
        <w:rPr>
          <w:rStyle w:val="38"/>
          <w:color w:val="auto"/>
        </w:rPr>
        <w:t xml:space="preserve">17.2 </w:t>
      </w:r>
      <w:r>
        <w:rPr>
          <w:rStyle w:val="38"/>
          <w:rFonts w:hint="eastAsia"/>
          <w:color w:val="auto"/>
        </w:rPr>
        <w:t>索赔</w:t>
      </w:r>
      <w:r>
        <w:rPr>
          <w:color w:val="auto"/>
        </w:rPr>
        <w:tab/>
      </w:r>
      <w:r>
        <w:rPr>
          <w:color w:val="auto"/>
        </w:rPr>
        <w:fldChar w:fldCharType="begin"/>
      </w:r>
      <w:r>
        <w:rPr>
          <w:color w:val="auto"/>
        </w:rPr>
        <w:instrText xml:space="preserve"> PAGEREF _Toc8833219 \h </w:instrText>
      </w:r>
      <w:r>
        <w:rPr>
          <w:color w:val="auto"/>
        </w:rPr>
        <w:fldChar w:fldCharType="separate"/>
      </w:r>
      <w:r>
        <w:rPr>
          <w:color w:val="auto"/>
        </w:rPr>
        <w:t>46</w:t>
      </w:r>
      <w:r>
        <w:rPr>
          <w:color w:val="auto"/>
        </w:rPr>
        <w:fldChar w:fldCharType="end"/>
      </w:r>
      <w:r>
        <w:rPr>
          <w:color w:val="auto"/>
        </w:rPr>
        <w:fldChar w:fldCharType="end"/>
      </w:r>
    </w:p>
    <w:p w14:paraId="138D6646">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"_Toc8833220" </w:instrText>
      </w:r>
      <w:r>
        <w:rPr>
          <w:color w:val="auto"/>
        </w:rPr>
        <w:fldChar w:fldCharType="separate"/>
      </w:r>
      <w:r>
        <w:rPr>
          <w:rStyle w:val="38"/>
          <w:color w:val="auto"/>
        </w:rPr>
        <w:t>17.3</w:t>
      </w:r>
      <w:r>
        <w:rPr>
          <w:rStyle w:val="38"/>
          <w:rFonts w:hint="eastAsia"/>
          <w:color w:val="auto"/>
        </w:rPr>
        <w:t>争议</w:t>
      </w:r>
      <w:r>
        <w:rPr>
          <w:color w:val="auto"/>
        </w:rPr>
        <w:tab/>
      </w:r>
      <w:r>
        <w:rPr>
          <w:color w:val="auto"/>
        </w:rPr>
        <w:fldChar w:fldCharType="begin"/>
      </w:r>
      <w:r>
        <w:rPr>
          <w:color w:val="auto"/>
        </w:rPr>
        <w:instrText xml:space="preserve"> PAGEREF _Toc8833220 \h </w:instrText>
      </w:r>
      <w:r>
        <w:rPr>
          <w:color w:val="auto"/>
        </w:rPr>
        <w:fldChar w:fldCharType="separate"/>
      </w:r>
      <w:r>
        <w:rPr>
          <w:color w:val="auto"/>
        </w:rPr>
        <w:t>47</w:t>
      </w:r>
      <w:r>
        <w:rPr>
          <w:color w:val="auto"/>
        </w:rPr>
        <w:fldChar w:fldCharType="end"/>
      </w:r>
      <w:r>
        <w:rPr>
          <w:color w:val="auto"/>
        </w:rPr>
        <w:fldChar w:fldCharType="end"/>
      </w:r>
    </w:p>
    <w:p w14:paraId="32993D8F">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"_Toc8833221" </w:instrText>
      </w:r>
      <w:r>
        <w:rPr>
          <w:color w:val="auto"/>
        </w:rPr>
        <w:fldChar w:fldCharType="separate"/>
      </w:r>
      <w:r>
        <w:rPr>
          <w:rStyle w:val="38"/>
          <w:color w:val="auto"/>
        </w:rPr>
        <w:t>18</w:t>
      </w:r>
      <w:r>
        <w:rPr>
          <w:rStyle w:val="38"/>
          <w:rFonts w:hint="eastAsia"/>
          <w:color w:val="auto"/>
        </w:rPr>
        <w:t>、不可抗力</w:t>
      </w:r>
      <w:r>
        <w:rPr>
          <w:color w:val="auto"/>
        </w:rPr>
        <w:tab/>
      </w:r>
      <w:r>
        <w:rPr>
          <w:color w:val="auto"/>
        </w:rPr>
        <w:fldChar w:fldCharType="begin"/>
      </w:r>
      <w:r>
        <w:rPr>
          <w:color w:val="auto"/>
        </w:rPr>
        <w:instrText xml:space="preserve"> PAGEREF _Toc8833221 \h </w:instrText>
      </w:r>
      <w:r>
        <w:rPr>
          <w:color w:val="auto"/>
        </w:rPr>
        <w:fldChar w:fldCharType="separate"/>
      </w:r>
      <w:r>
        <w:rPr>
          <w:color w:val="auto"/>
        </w:rPr>
        <w:t>47</w:t>
      </w:r>
      <w:r>
        <w:rPr>
          <w:color w:val="auto"/>
        </w:rPr>
        <w:fldChar w:fldCharType="end"/>
      </w:r>
      <w:r>
        <w:rPr>
          <w:color w:val="auto"/>
        </w:rPr>
        <w:fldChar w:fldCharType="end"/>
      </w:r>
    </w:p>
    <w:p w14:paraId="3BDB5E4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"_Toc8833222" </w:instrText>
      </w:r>
      <w:r>
        <w:rPr>
          <w:color w:val="auto"/>
        </w:rPr>
        <w:fldChar w:fldCharType="separate"/>
      </w:r>
      <w:r>
        <w:rPr>
          <w:rStyle w:val="38"/>
          <w:color w:val="auto"/>
        </w:rPr>
        <w:t xml:space="preserve">18.1 </w:t>
      </w:r>
      <w:r>
        <w:rPr>
          <w:rStyle w:val="38"/>
          <w:rFonts w:hint="eastAsia"/>
          <w:color w:val="auto"/>
        </w:rPr>
        <w:t>不可抗力</w:t>
      </w:r>
      <w:r>
        <w:rPr>
          <w:color w:val="auto"/>
        </w:rPr>
        <w:tab/>
      </w:r>
      <w:r>
        <w:rPr>
          <w:color w:val="auto"/>
        </w:rPr>
        <w:fldChar w:fldCharType="begin"/>
      </w:r>
      <w:r>
        <w:rPr>
          <w:color w:val="auto"/>
        </w:rPr>
        <w:instrText xml:space="preserve"> PAGEREF _Toc8833222 \h </w:instrText>
      </w:r>
      <w:r>
        <w:rPr>
          <w:color w:val="auto"/>
        </w:rPr>
        <w:fldChar w:fldCharType="separate"/>
      </w:r>
      <w:r>
        <w:rPr>
          <w:color w:val="auto"/>
        </w:rPr>
        <w:t>47</w:t>
      </w:r>
      <w:r>
        <w:rPr>
          <w:color w:val="auto"/>
        </w:rPr>
        <w:fldChar w:fldCharType="end"/>
      </w:r>
      <w:r>
        <w:rPr>
          <w:color w:val="auto"/>
        </w:rPr>
        <w:fldChar w:fldCharType="end"/>
      </w:r>
    </w:p>
    <w:p w14:paraId="69BCC6FF">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"_Toc8833223" </w:instrText>
      </w:r>
      <w:r>
        <w:rPr>
          <w:color w:val="auto"/>
        </w:rPr>
        <w:fldChar w:fldCharType="separate"/>
      </w:r>
      <w:r>
        <w:rPr>
          <w:rStyle w:val="38"/>
          <w:color w:val="auto"/>
        </w:rPr>
        <w:t>19</w:t>
      </w:r>
      <w:r>
        <w:rPr>
          <w:rStyle w:val="38"/>
          <w:rFonts w:hint="eastAsia"/>
          <w:color w:val="auto"/>
        </w:rPr>
        <w:t>、工程保险</w:t>
      </w:r>
      <w:r>
        <w:rPr>
          <w:color w:val="auto"/>
        </w:rPr>
        <w:tab/>
      </w:r>
      <w:r>
        <w:rPr>
          <w:color w:val="auto"/>
        </w:rPr>
        <w:fldChar w:fldCharType="begin"/>
      </w:r>
      <w:r>
        <w:rPr>
          <w:color w:val="auto"/>
        </w:rPr>
        <w:instrText xml:space="preserve"> PAGEREF _Toc8833223 \h </w:instrText>
      </w:r>
      <w:r>
        <w:rPr>
          <w:color w:val="auto"/>
        </w:rPr>
        <w:fldChar w:fldCharType="separate"/>
      </w:r>
      <w:r>
        <w:rPr>
          <w:color w:val="auto"/>
        </w:rPr>
        <w:t>48</w:t>
      </w:r>
      <w:r>
        <w:rPr>
          <w:color w:val="auto"/>
        </w:rPr>
        <w:fldChar w:fldCharType="end"/>
      </w:r>
      <w:r>
        <w:rPr>
          <w:color w:val="auto"/>
        </w:rPr>
        <w:fldChar w:fldCharType="end"/>
      </w:r>
    </w:p>
    <w:p w14:paraId="0A2B127C">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"_Toc8833224" </w:instrText>
      </w:r>
      <w:r>
        <w:rPr>
          <w:color w:val="auto"/>
        </w:rPr>
        <w:fldChar w:fldCharType="separate"/>
      </w:r>
      <w:r>
        <w:rPr>
          <w:rStyle w:val="38"/>
          <w:color w:val="auto"/>
        </w:rPr>
        <w:t xml:space="preserve">19.1 </w:t>
      </w:r>
      <w:r>
        <w:rPr>
          <w:rStyle w:val="38"/>
          <w:rFonts w:hint="eastAsia"/>
          <w:color w:val="auto"/>
        </w:rPr>
        <w:t>工程一切险及第三者责任险购买</w:t>
      </w:r>
      <w:r>
        <w:rPr>
          <w:color w:val="auto"/>
        </w:rPr>
        <w:tab/>
      </w:r>
      <w:r>
        <w:rPr>
          <w:color w:val="auto"/>
        </w:rPr>
        <w:fldChar w:fldCharType="begin"/>
      </w:r>
      <w:r>
        <w:rPr>
          <w:color w:val="auto"/>
        </w:rPr>
        <w:instrText xml:space="preserve"> PAGEREF _Toc8833224 \h </w:instrText>
      </w:r>
      <w:r>
        <w:rPr>
          <w:color w:val="auto"/>
        </w:rPr>
        <w:fldChar w:fldCharType="separate"/>
      </w:r>
      <w:r>
        <w:rPr>
          <w:color w:val="auto"/>
        </w:rPr>
        <w:t>48</w:t>
      </w:r>
      <w:r>
        <w:rPr>
          <w:color w:val="auto"/>
        </w:rPr>
        <w:fldChar w:fldCharType="end"/>
      </w:r>
      <w:r>
        <w:rPr>
          <w:color w:val="auto"/>
        </w:rPr>
        <w:fldChar w:fldCharType="end"/>
      </w:r>
    </w:p>
    <w:p w14:paraId="3170DD77">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"_Toc8833225" </w:instrText>
      </w:r>
      <w:r>
        <w:rPr>
          <w:color w:val="auto"/>
        </w:rPr>
        <w:fldChar w:fldCharType="separate"/>
      </w:r>
      <w:r>
        <w:rPr>
          <w:rStyle w:val="38"/>
          <w:color w:val="auto"/>
        </w:rPr>
        <w:t xml:space="preserve">19.2 </w:t>
      </w:r>
      <w:r>
        <w:rPr>
          <w:rStyle w:val="38"/>
          <w:rFonts w:hint="eastAsia"/>
          <w:color w:val="auto"/>
        </w:rPr>
        <w:t>保险配合责任</w:t>
      </w:r>
      <w:r>
        <w:rPr>
          <w:color w:val="auto"/>
        </w:rPr>
        <w:tab/>
      </w:r>
      <w:r>
        <w:rPr>
          <w:color w:val="auto"/>
        </w:rPr>
        <w:fldChar w:fldCharType="begin"/>
      </w:r>
      <w:r>
        <w:rPr>
          <w:color w:val="auto"/>
        </w:rPr>
        <w:instrText xml:space="preserve"> PAGEREF _Toc8833225 \h </w:instrText>
      </w:r>
      <w:r>
        <w:rPr>
          <w:color w:val="auto"/>
        </w:rPr>
        <w:fldChar w:fldCharType="separate"/>
      </w:r>
      <w:r>
        <w:rPr>
          <w:color w:val="auto"/>
        </w:rPr>
        <w:t>49</w:t>
      </w:r>
      <w:r>
        <w:rPr>
          <w:color w:val="auto"/>
        </w:rPr>
        <w:fldChar w:fldCharType="end"/>
      </w:r>
      <w:r>
        <w:rPr>
          <w:color w:val="auto"/>
        </w:rPr>
        <w:fldChar w:fldCharType="end"/>
      </w:r>
    </w:p>
    <w:p w14:paraId="51ECDD7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"_Toc8833226" </w:instrText>
      </w:r>
      <w:r>
        <w:rPr>
          <w:color w:val="auto"/>
        </w:rPr>
        <w:fldChar w:fldCharType="separate"/>
      </w:r>
      <w:r>
        <w:rPr>
          <w:rStyle w:val="38"/>
          <w:color w:val="auto"/>
        </w:rPr>
        <w:t>20</w:t>
      </w:r>
      <w:r>
        <w:rPr>
          <w:rStyle w:val="38"/>
          <w:rFonts w:hint="eastAsia"/>
          <w:color w:val="auto"/>
        </w:rPr>
        <w:t>、工程担保</w:t>
      </w:r>
      <w:r>
        <w:rPr>
          <w:color w:val="auto"/>
        </w:rPr>
        <w:tab/>
      </w:r>
      <w:r>
        <w:rPr>
          <w:color w:val="auto"/>
        </w:rPr>
        <w:fldChar w:fldCharType="begin"/>
      </w:r>
      <w:r>
        <w:rPr>
          <w:color w:val="auto"/>
        </w:rPr>
        <w:instrText xml:space="preserve"> PAGEREF _Toc8833226 \h </w:instrText>
      </w:r>
      <w:r>
        <w:rPr>
          <w:color w:val="auto"/>
        </w:rPr>
        <w:fldChar w:fldCharType="separate"/>
      </w:r>
      <w:r>
        <w:rPr>
          <w:color w:val="auto"/>
        </w:rPr>
        <w:t>49</w:t>
      </w:r>
      <w:r>
        <w:rPr>
          <w:color w:val="auto"/>
        </w:rPr>
        <w:fldChar w:fldCharType="end"/>
      </w:r>
      <w:r>
        <w:rPr>
          <w:color w:val="auto"/>
        </w:rPr>
        <w:fldChar w:fldCharType="end"/>
      </w:r>
    </w:p>
    <w:p w14:paraId="06F92A20">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"_Toc8833227" </w:instrText>
      </w:r>
      <w:r>
        <w:rPr>
          <w:color w:val="auto"/>
        </w:rPr>
        <w:fldChar w:fldCharType="separate"/>
      </w:r>
      <w:r>
        <w:rPr>
          <w:rStyle w:val="38"/>
          <w:color w:val="auto"/>
        </w:rPr>
        <w:t>20.1</w:t>
      </w:r>
      <w:r>
        <w:rPr>
          <w:rStyle w:val="38"/>
          <w:rFonts w:hint="eastAsia"/>
          <w:color w:val="auto"/>
        </w:rPr>
        <w:t>、履约担保</w:t>
      </w:r>
      <w:r>
        <w:rPr>
          <w:color w:val="auto"/>
        </w:rPr>
        <w:tab/>
      </w:r>
      <w:r>
        <w:rPr>
          <w:color w:val="auto"/>
        </w:rPr>
        <w:fldChar w:fldCharType="begin"/>
      </w:r>
      <w:r>
        <w:rPr>
          <w:color w:val="auto"/>
        </w:rPr>
        <w:instrText xml:space="preserve"> PAGEREF _Toc8833227 \h </w:instrText>
      </w:r>
      <w:r>
        <w:rPr>
          <w:color w:val="auto"/>
        </w:rPr>
        <w:fldChar w:fldCharType="separate"/>
      </w:r>
      <w:r>
        <w:rPr>
          <w:color w:val="auto"/>
        </w:rPr>
        <w:t>49</w:t>
      </w:r>
      <w:r>
        <w:rPr>
          <w:color w:val="auto"/>
        </w:rPr>
        <w:fldChar w:fldCharType="end"/>
      </w:r>
      <w:r>
        <w:rPr>
          <w:color w:val="auto"/>
        </w:rPr>
        <w:fldChar w:fldCharType="end"/>
      </w:r>
    </w:p>
    <w:p w14:paraId="1FD1C5D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"_Toc8833228" </w:instrText>
      </w:r>
      <w:r>
        <w:rPr>
          <w:color w:val="auto"/>
        </w:rPr>
        <w:fldChar w:fldCharType="separate"/>
      </w:r>
      <w:r>
        <w:rPr>
          <w:rStyle w:val="38"/>
          <w:color w:val="auto"/>
        </w:rPr>
        <w:t>21</w:t>
      </w:r>
      <w:r>
        <w:rPr>
          <w:rStyle w:val="38"/>
          <w:rFonts w:hint="eastAsia"/>
          <w:color w:val="auto"/>
        </w:rPr>
        <w:t>、合同的生效、终止和解除</w:t>
      </w:r>
      <w:r>
        <w:rPr>
          <w:color w:val="auto"/>
        </w:rPr>
        <w:tab/>
      </w:r>
      <w:r>
        <w:rPr>
          <w:color w:val="auto"/>
        </w:rPr>
        <w:fldChar w:fldCharType="begin"/>
      </w:r>
      <w:r>
        <w:rPr>
          <w:color w:val="auto"/>
        </w:rPr>
        <w:instrText xml:space="preserve"> PAGEREF _Toc8833228 \h </w:instrText>
      </w:r>
      <w:r>
        <w:rPr>
          <w:color w:val="auto"/>
        </w:rPr>
        <w:fldChar w:fldCharType="separate"/>
      </w:r>
      <w:r>
        <w:rPr>
          <w:color w:val="auto"/>
        </w:rPr>
        <w:t>49</w:t>
      </w:r>
      <w:r>
        <w:rPr>
          <w:color w:val="auto"/>
        </w:rPr>
        <w:fldChar w:fldCharType="end"/>
      </w:r>
      <w:r>
        <w:rPr>
          <w:color w:val="auto"/>
        </w:rPr>
        <w:fldChar w:fldCharType="end"/>
      </w:r>
    </w:p>
    <w:p w14:paraId="4D9EEBF8">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"_Toc8833229" </w:instrText>
      </w:r>
      <w:r>
        <w:rPr>
          <w:color w:val="auto"/>
        </w:rPr>
        <w:fldChar w:fldCharType="separate"/>
      </w:r>
      <w:r>
        <w:rPr>
          <w:rStyle w:val="38"/>
          <w:color w:val="auto"/>
        </w:rPr>
        <w:t xml:space="preserve">21.1 </w:t>
      </w:r>
      <w:r>
        <w:rPr>
          <w:rStyle w:val="38"/>
          <w:rFonts w:hint="eastAsia"/>
          <w:color w:val="auto"/>
        </w:rPr>
        <w:t>合同生效、终止</w:t>
      </w:r>
      <w:r>
        <w:rPr>
          <w:color w:val="auto"/>
        </w:rPr>
        <w:tab/>
      </w:r>
      <w:r>
        <w:rPr>
          <w:color w:val="auto"/>
        </w:rPr>
        <w:fldChar w:fldCharType="begin"/>
      </w:r>
      <w:r>
        <w:rPr>
          <w:color w:val="auto"/>
        </w:rPr>
        <w:instrText xml:space="preserve"> PAGEREF _Toc8833229 \h </w:instrText>
      </w:r>
      <w:r>
        <w:rPr>
          <w:color w:val="auto"/>
        </w:rPr>
        <w:fldChar w:fldCharType="separate"/>
      </w:r>
      <w:r>
        <w:rPr>
          <w:color w:val="auto"/>
        </w:rPr>
        <w:t>49</w:t>
      </w:r>
      <w:r>
        <w:rPr>
          <w:color w:val="auto"/>
        </w:rPr>
        <w:fldChar w:fldCharType="end"/>
      </w:r>
      <w:r>
        <w:rPr>
          <w:color w:val="auto"/>
        </w:rPr>
        <w:fldChar w:fldCharType="end"/>
      </w:r>
    </w:p>
    <w:p w14:paraId="64CF6B66">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"_Toc8833230" </w:instrText>
      </w:r>
      <w:r>
        <w:rPr>
          <w:color w:val="auto"/>
        </w:rPr>
        <w:fldChar w:fldCharType="separate"/>
      </w:r>
      <w:r>
        <w:rPr>
          <w:rStyle w:val="38"/>
          <w:color w:val="auto"/>
        </w:rPr>
        <w:t xml:space="preserve">21.2 </w:t>
      </w:r>
      <w:r>
        <w:rPr>
          <w:rStyle w:val="38"/>
          <w:rFonts w:hint="eastAsia"/>
          <w:color w:val="auto"/>
        </w:rPr>
        <w:t>合同的解除</w:t>
      </w:r>
      <w:r>
        <w:rPr>
          <w:color w:val="auto"/>
        </w:rPr>
        <w:tab/>
      </w:r>
      <w:r>
        <w:rPr>
          <w:color w:val="auto"/>
        </w:rPr>
        <w:fldChar w:fldCharType="begin"/>
      </w:r>
      <w:r>
        <w:rPr>
          <w:color w:val="auto"/>
        </w:rPr>
        <w:instrText xml:space="preserve"> PAGEREF _Toc8833230 \h </w:instrText>
      </w:r>
      <w:r>
        <w:rPr>
          <w:color w:val="auto"/>
        </w:rPr>
        <w:fldChar w:fldCharType="separate"/>
      </w:r>
      <w:r>
        <w:rPr>
          <w:color w:val="auto"/>
        </w:rPr>
        <w:t>50</w:t>
      </w:r>
      <w:r>
        <w:rPr>
          <w:color w:val="auto"/>
        </w:rPr>
        <w:fldChar w:fldCharType="end"/>
      </w:r>
      <w:r>
        <w:rPr>
          <w:color w:val="auto"/>
        </w:rPr>
        <w:fldChar w:fldCharType="end"/>
      </w:r>
    </w:p>
    <w:p w14:paraId="04580DE3">
      <w:pPr>
        <w:pStyle w:val="15"/>
        <w:tabs>
          <w:tab w:val="right" w:leader="dot" w:pos="8302"/>
        </w:tabs>
        <w:rPr>
          <w:rFonts w:eastAsiaTheme="minorEastAsia" w:cstheme="minorBidi"/>
          <w:i w:val="0"/>
          <w:iCs w:val="0"/>
          <w:color w:val="auto"/>
          <w:sz w:val="21"/>
          <w:szCs w:val="22"/>
        </w:rPr>
      </w:pPr>
      <w:r>
        <w:rPr>
          <w:color w:val="auto"/>
        </w:rPr>
        <w:fldChar w:fldCharType="begin"/>
      </w:r>
      <w:r>
        <w:rPr>
          <w:color w:val="auto"/>
        </w:rPr>
        <w:instrText xml:space="preserve"> HYPERLINK \l "_Toc8833231" </w:instrText>
      </w:r>
      <w:r>
        <w:rPr>
          <w:color w:val="auto"/>
        </w:rPr>
        <w:fldChar w:fldCharType="separate"/>
      </w:r>
      <w:r>
        <w:rPr>
          <w:rStyle w:val="38"/>
          <w:color w:val="auto"/>
        </w:rPr>
        <w:t xml:space="preserve">21.3 </w:t>
      </w:r>
      <w:r>
        <w:rPr>
          <w:rStyle w:val="38"/>
          <w:rFonts w:hint="eastAsia"/>
          <w:color w:val="auto"/>
        </w:rPr>
        <w:t>合同效力及份数</w:t>
      </w:r>
      <w:r>
        <w:rPr>
          <w:color w:val="auto"/>
        </w:rPr>
        <w:tab/>
      </w:r>
      <w:r>
        <w:rPr>
          <w:color w:val="auto"/>
        </w:rPr>
        <w:fldChar w:fldCharType="begin"/>
      </w:r>
      <w:r>
        <w:rPr>
          <w:color w:val="auto"/>
        </w:rPr>
        <w:instrText xml:space="preserve"> PAGEREF _Toc8833231 \h </w:instrText>
      </w:r>
      <w:r>
        <w:rPr>
          <w:color w:val="auto"/>
        </w:rPr>
        <w:fldChar w:fldCharType="separate"/>
      </w:r>
      <w:r>
        <w:rPr>
          <w:color w:val="auto"/>
        </w:rPr>
        <w:t>52</w:t>
      </w:r>
      <w:r>
        <w:rPr>
          <w:color w:val="auto"/>
        </w:rPr>
        <w:fldChar w:fldCharType="end"/>
      </w:r>
      <w:r>
        <w:rPr>
          <w:color w:val="auto"/>
        </w:rPr>
        <w:fldChar w:fldCharType="end"/>
      </w:r>
    </w:p>
    <w:p w14:paraId="0A62F96D">
      <w:pPr>
        <w:spacing w:line="360" w:lineRule="auto"/>
        <w:jc w:val="center"/>
        <w:rPr>
          <w:bCs/>
          <w:i/>
          <w:caps/>
          <w:color w:val="auto"/>
          <w:szCs w:val="21"/>
        </w:rPr>
      </w:pPr>
      <w:r>
        <w:rPr>
          <w:rFonts w:asciiTheme="minorHAnsi" w:hAnsiTheme="minorHAnsi" w:cstheme="minorHAnsi"/>
          <w:b/>
          <w:i/>
          <w:iCs/>
          <w:color w:val="auto"/>
          <w:sz w:val="32"/>
          <w:szCs w:val="32"/>
          <w:lang w:val="zh-CN" w:eastAsia="zh-CN"/>
        </w:rPr>
        <w:fldChar w:fldCharType="end"/>
      </w:r>
    </w:p>
    <w:p w14:paraId="4650FB7E">
      <w:pPr>
        <w:spacing w:line="360" w:lineRule="auto"/>
        <w:jc w:val="center"/>
        <w:rPr>
          <w:bCs/>
          <w:i/>
          <w:caps/>
          <w:color w:val="auto"/>
          <w:szCs w:val="21"/>
        </w:rPr>
      </w:pPr>
    </w:p>
    <w:p w14:paraId="2BCCFCF9">
      <w:pPr>
        <w:spacing w:line="360" w:lineRule="auto"/>
        <w:jc w:val="center"/>
        <w:rPr>
          <w:bCs/>
          <w:i/>
          <w:caps/>
          <w:color w:val="auto"/>
          <w:szCs w:val="21"/>
        </w:rPr>
      </w:pPr>
    </w:p>
    <w:p w14:paraId="72119B05">
      <w:pPr>
        <w:spacing w:line="360" w:lineRule="auto"/>
        <w:jc w:val="center"/>
        <w:rPr>
          <w:bCs/>
          <w:i/>
          <w:caps/>
          <w:color w:val="auto"/>
          <w:szCs w:val="21"/>
        </w:rPr>
      </w:pPr>
    </w:p>
    <w:p w14:paraId="2BE83A7F">
      <w:pPr>
        <w:spacing w:line="360" w:lineRule="auto"/>
        <w:rPr>
          <w:bCs/>
          <w:i/>
          <w:caps/>
          <w:color w:val="auto"/>
          <w:szCs w:val="21"/>
        </w:rPr>
      </w:pPr>
    </w:p>
    <w:p w14:paraId="46031C0D">
      <w:pPr>
        <w:spacing w:line="360" w:lineRule="auto"/>
        <w:jc w:val="center"/>
        <w:rPr>
          <w:color w:val="auto"/>
          <w:sz w:val="44"/>
          <w:szCs w:val="44"/>
        </w:rPr>
      </w:pPr>
      <w:r>
        <w:rPr>
          <w:color w:val="auto"/>
          <w:sz w:val="44"/>
          <w:szCs w:val="44"/>
        </w:rPr>
        <w:t>通用条款</w:t>
      </w:r>
      <w:bookmarkEnd w:id="337"/>
      <w:bookmarkEnd w:id="338"/>
      <w:bookmarkEnd w:id="339"/>
      <w:bookmarkEnd w:id="340"/>
      <w:bookmarkEnd w:id="341"/>
      <w:bookmarkEnd w:id="342"/>
      <w:bookmarkEnd w:id="343"/>
    </w:p>
    <w:p w14:paraId="00580647">
      <w:pPr>
        <w:pStyle w:val="4"/>
        <w:rPr>
          <w:color w:val="auto"/>
          <w:sz w:val="24"/>
          <w:szCs w:val="24"/>
        </w:rPr>
      </w:pPr>
      <w:bookmarkStart w:id="344" w:name="_Toc454555574"/>
      <w:bookmarkStart w:id="345" w:name="_Toc78940598"/>
      <w:bookmarkStart w:id="346" w:name="_Toc455134526"/>
      <w:bookmarkStart w:id="347" w:name="_Toc78944576"/>
      <w:bookmarkStart w:id="348" w:name="_Toc8833155"/>
      <w:bookmarkStart w:id="349" w:name="_Toc78880730"/>
      <w:bookmarkStart w:id="350" w:name="_Toc455151654"/>
      <w:bookmarkStart w:id="351" w:name="_Toc357434430"/>
      <w:r>
        <w:rPr>
          <w:color w:val="auto"/>
          <w:sz w:val="24"/>
          <w:szCs w:val="24"/>
        </w:rPr>
        <w:t>1、</w:t>
      </w:r>
      <w:r>
        <w:rPr>
          <w:rStyle w:val="73"/>
          <w:b w:val="0"/>
          <w:bCs w:val="0"/>
          <w:color w:val="auto"/>
        </w:rPr>
        <w:t>词语定义及解释</w:t>
      </w:r>
      <w:bookmarkEnd w:id="344"/>
      <w:bookmarkEnd w:id="345"/>
      <w:bookmarkEnd w:id="346"/>
      <w:bookmarkEnd w:id="347"/>
      <w:bookmarkEnd w:id="348"/>
      <w:bookmarkEnd w:id="349"/>
      <w:bookmarkEnd w:id="350"/>
      <w:bookmarkEnd w:id="351"/>
    </w:p>
    <w:p w14:paraId="4BF58651">
      <w:pPr>
        <w:pStyle w:val="50"/>
        <w:numPr>
          <w:ilvl w:val="0"/>
          <w:numId w:val="0"/>
        </w:numPr>
        <w:spacing w:before="120" w:after="120" w:line="360" w:lineRule="auto"/>
        <w:rPr>
          <w:color w:val="auto"/>
          <w:szCs w:val="24"/>
        </w:rPr>
      </w:pPr>
      <w:bookmarkStart w:id="352" w:name="_Toc454555575"/>
      <w:bookmarkStart w:id="353" w:name="_Toc455151655"/>
      <w:bookmarkStart w:id="354" w:name="_Toc78944577"/>
      <w:bookmarkStart w:id="355" w:name="_Toc78880731"/>
      <w:bookmarkStart w:id="356" w:name="_Toc8833156"/>
      <w:bookmarkStart w:id="357" w:name="_Toc357434431"/>
      <w:bookmarkStart w:id="358" w:name="_Toc455134527"/>
      <w:bookmarkStart w:id="359" w:name="_Toc78940599"/>
      <w:r>
        <w:rPr>
          <w:color w:val="auto"/>
          <w:szCs w:val="24"/>
        </w:rPr>
        <w:t>1.1 词语定义</w:t>
      </w:r>
      <w:bookmarkEnd w:id="352"/>
      <w:bookmarkEnd w:id="353"/>
      <w:bookmarkEnd w:id="354"/>
      <w:bookmarkEnd w:id="355"/>
      <w:bookmarkEnd w:id="356"/>
      <w:bookmarkEnd w:id="357"/>
      <w:bookmarkEnd w:id="358"/>
      <w:bookmarkEnd w:id="359"/>
    </w:p>
    <w:p w14:paraId="252EB7EE">
      <w:pPr>
        <w:pStyle w:val="51"/>
        <w:spacing w:after="0"/>
        <w:ind w:firstLine="360" w:firstLineChars="150"/>
        <w:rPr>
          <w:color w:val="auto"/>
        </w:rPr>
      </w:pPr>
      <w:bookmarkStart w:id="360" w:name="_Toc34908889"/>
      <w:r>
        <w:rPr>
          <w:color w:val="auto"/>
          <w:lang w:val="en-US" w:eastAsia="zh-CN"/>
        </w:rPr>
        <mc:AlternateContent>
          <mc:Choice Requires="wps">
            <w:drawing>
              <wp:anchor distT="0" distB="0" distL="114300" distR="114300" simplePos="0" relativeHeight="251659264" behindDoc="0" locked="0" layoutInCell="1" allowOverlap="1">
                <wp:simplePos x="0" y="0"/>
                <wp:positionH relativeFrom="column">
                  <wp:posOffset>-720090</wp:posOffset>
                </wp:positionH>
                <wp:positionV relativeFrom="page">
                  <wp:posOffset>2412365</wp:posOffset>
                </wp:positionV>
                <wp:extent cx="551180" cy="297180"/>
                <wp:effectExtent l="0" t="0" r="1905" b="0"/>
                <wp:wrapNone/>
                <wp:docPr id="210" name="文本框 210"/>
                <wp:cNvGraphicFramePr/>
                <a:graphic xmlns:a="http://schemas.openxmlformats.org/drawingml/2006/main">
                  <a:graphicData uri="http://schemas.microsoft.com/office/word/2010/wordprocessingShape">
                    <wps:wsp>
                      <wps:cNvSpPr txBox="1">
                        <a:spLocks noChangeArrowheads="1"/>
                      </wps:cNvSpPr>
                      <wps:spPr bwMode="auto">
                        <a:xfrm>
                          <a:off x="0" y="0"/>
                          <a:ext cx="551180" cy="297180"/>
                        </a:xfrm>
                        <a:prstGeom prst="rect">
                          <a:avLst/>
                        </a:prstGeom>
                        <a:solidFill>
                          <a:srgbClr val="FFFFFF"/>
                        </a:solidFill>
                        <a:ln>
                          <a:noFill/>
                        </a:ln>
                        <a:effectLst/>
                      </wps:spPr>
                      <wps:txbx>
                        <w:txbxContent>
                          <w:p w14:paraId="60284CB0">
                            <w:r>
                              <w:rPr>
                                <w:rFonts w:hint="eastAsia" w:ascii="楷体_GB2312" w:eastAsia="楷体_GB2312"/>
                                <w:szCs w:val="21"/>
                              </w:rPr>
                              <w:t>词语定义</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89.95pt;height:23.4pt;width:43.4pt;mso-position-vertical-relative:page;z-index:251659264;mso-width-relative:page;mso-height-relative:page;" fillcolor="#FFFFFF" filled="t" stroked="f" coordsize="21600,21600" o:gfxdata="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BH5Ms3AAAAAwBAAAPAAAAAAAAAAEAIAAAACIAAABkcnMvZG93bnJldi54bWxQSwECFAAUAAAA&#10;CACHTuJA15MDpiMCAAA/BAAADgAAAAAAAAABACAAAAArAQAAZHJzL2Uyb0RvYy54bWxQSwUGAAAA&#10;AAYABgBZAQAAwAUAAAAA&#10;">
                <v:fill on="t" focussize="0,0"/>
                <v:stroke on="f"/>
                <v:imagedata o:title=""/>
                <o:lock v:ext="edit" aspectratio="f"/>
                <v:textbox inset="0mm,0mm,0mm,0mm">
                  <w:txbxContent>
                    <w:p w14:paraId="60284CB0">
                      <w:r>
                        <w:rPr>
                          <w:rFonts w:hint="eastAsia" w:ascii="楷体_GB2312" w:eastAsia="楷体_GB2312"/>
                          <w:szCs w:val="21"/>
                        </w:rPr>
                        <w:t>词语定义</w:t>
                      </w:r>
                    </w:p>
                  </w:txbxContent>
                </v:textbox>
              </v:shape>
            </w:pict>
          </mc:Fallback>
        </mc:AlternateContent>
      </w:r>
      <w:r>
        <w:rPr>
          <w:color w:val="auto"/>
        </w:rPr>
        <w:t>下列词语除专用条款另有约定外，应具有本条所赋予的定义：</w:t>
      </w:r>
      <w:bookmarkEnd w:id="360"/>
    </w:p>
    <w:p w14:paraId="0C52F9E9">
      <w:pPr>
        <w:pStyle w:val="51"/>
        <w:spacing w:after="0"/>
        <w:ind w:left="1077" w:leftChars="113" w:hanging="840" w:hangingChars="350"/>
        <w:rPr>
          <w:color w:val="auto"/>
          <w:lang w:eastAsia="zh-CN"/>
        </w:rPr>
      </w:pPr>
      <w:bookmarkStart w:id="361" w:name="_Toc34908890"/>
      <w:r>
        <w:rPr>
          <w:color w:val="auto"/>
        </w:rPr>
        <w:t>1.1.1</w:t>
      </w:r>
      <w:r>
        <w:rPr>
          <w:color w:val="auto"/>
        </w:rPr>
        <w:tab/>
      </w:r>
      <w:r>
        <w:rPr>
          <w:color w:val="auto"/>
        </w:rPr>
        <w:t>合同：指合同协议书内所指的所有合同文件。</w:t>
      </w:r>
    </w:p>
    <w:p w14:paraId="664A07F4">
      <w:pPr>
        <w:pStyle w:val="51"/>
        <w:spacing w:after="0"/>
        <w:ind w:left="1077" w:leftChars="113" w:hanging="840" w:hangingChars="350"/>
        <w:rPr>
          <w:color w:val="auto"/>
        </w:rPr>
      </w:pPr>
      <w:r>
        <w:rPr>
          <w:color w:val="auto"/>
        </w:rPr>
        <w:t>1.1.2</w:t>
      </w:r>
      <w:r>
        <w:rPr>
          <w:color w:val="auto"/>
        </w:rPr>
        <w:tab/>
      </w:r>
      <w:r>
        <w:rPr>
          <w:color w:val="auto"/>
        </w:rPr>
        <w:t>通用条款：指根据法律、法规和规章的规定及建设工程施工的需要订立，通用于建设工程施工的条款。</w:t>
      </w:r>
    </w:p>
    <w:p w14:paraId="41201134">
      <w:pPr>
        <w:pStyle w:val="51"/>
        <w:spacing w:after="0"/>
        <w:ind w:left="1077" w:leftChars="113" w:hanging="840" w:hangingChars="350"/>
        <w:rPr>
          <w:color w:val="auto"/>
        </w:rPr>
      </w:pPr>
      <w:bookmarkStart w:id="362" w:name="_Toc34908891"/>
      <w:r>
        <w:rPr>
          <w:color w:val="auto"/>
        </w:rPr>
        <w:t>1.1.3</w:t>
      </w:r>
      <w:r>
        <w:rPr>
          <w:color w:val="auto"/>
        </w:rPr>
        <w:tab/>
      </w:r>
      <w:r>
        <w:rPr>
          <w:color w:val="auto"/>
        </w:rPr>
        <w:t>专用条款：指对通用条款的具体化、补充或修订。</w:t>
      </w:r>
      <w:bookmarkEnd w:id="362"/>
      <w:r>
        <w:rPr>
          <w:color w:val="auto"/>
        </w:rPr>
        <w:t xml:space="preserve"> </w:t>
      </w:r>
    </w:p>
    <w:p w14:paraId="0640D182">
      <w:pPr>
        <w:pStyle w:val="51"/>
        <w:spacing w:after="0"/>
        <w:ind w:left="1077" w:leftChars="113" w:hanging="840" w:hangingChars="350"/>
        <w:rPr>
          <w:color w:val="auto"/>
        </w:rPr>
      </w:pPr>
      <w:bookmarkStart w:id="363" w:name="_Toc34908892"/>
      <w:r>
        <w:rPr>
          <w:color w:val="auto"/>
        </w:rPr>
        <w:t>1.1.4  发包人（甲方、业主）：甲方、业主是发包人的简称，指本合同指</w:t>
      </w:r>
      <w:r>
        <w:rPr>
          <w:rFonts w:hint="eastAsia"/>
          <w:color w:val="auto"/>
          <w:lang w:eastAsia="zh-CN"/>
        </w:rPr>
        <w:t>明</w:t>
      </w:r>
      <w:r>
        <w:rPr>
          <w:color w:val="auto"/>
        </w:rPr>
        <w:t>的执行本工程投资计划的当事人，或其他指定的负责管理本工程的当事人，以及取得该当事人资格的合法继承人。</w:t>
      </w:r>
      <w:bookmarkEnd w:id="363"/>
    </w:p>
    <w:p w14:paraId="7FB224FD">
      <w:pPr>
        <w:pStyle w:val="51"/>
        <w:spacing w:after="0"/>
        <w:ind w:left="1077" w:leftChars="113" w:hanging="840" w:hangingChars="350"/>
        <w:rPr>
          <w:color w:val="auto"/>
        </w:rPr>
      </w:pPr>
      <w:r>
        <w:rPr>
          <w:color w:val="auto"/>
        </w:rPr>
        <w:t>1.1.5  发包人代表：发包人在专用条款中指定，代表发包人行使合同权利和义务的人员。</w:t>
      </w:r>
    </w:p>
    <w:p w14:paraId="70420A06">
      <w:pPr>
        <w:pStyle w:val="51"/>
        <w:spacing w:after="0"/>
        <w:ind w:left="1077" w:leftChars="113" w:hanging="840" w:hangingChars="350"/>
        <w:rPr>
          <w:color w:val="auto"/>
        </w:rPr>
      </w:pPr>
      <w:bookmarkStart w:id="364" w:name="_Toc34908893"/>
      <w:r>
        <w:rPr>
          <w:color w:val="auto"/>
        </w:rPr>
        <w:t>1.1.6  承包人（乙方</w:t>
      </w:r>
      <w:r>
        <w:rPr>
          <w:rFonts w:hint="eastAsia"/>
          <w:color w:val="auto"/>
        </w:rPr>
        <w:t>、分包人</w:t>
      </w:r>
      <w:r>
        <w:rPr>
          <w:color w:val="auto"/>
        </w:rPr>
        <w:t>）：乙方是承包人的简称，指本合同中指定已获发包人接受，并与发包人签订了合同协议书承建本工程的具有相应工程施工承建资质的当事人，以及取得该当事人资格的合法继承人，但不指其任何受让人（除经发包人同意外）。</w:t>
      </w:r>
      <w:bookmarkEnd w:id="364"/>
    </w:p>
    <w:p w14:paraId="30877BCC">
      <w:pPr>
        <w:pStyle w:val="51"/>
        <w:spacing w:after="0"/>
        <w:ind w:left="1077" w:leftChars="113" w:hanging="840" w:hangingChars="350"/>
        <w:rPr>
          <w:color w:val="auto"/>
        </w:rPr>
      </w:pPr>
      <w:r>
        <w:rPr>
          <w:color w:val="auto"/>
        </w:rPr>
        <w:t>1.1.7  承包人代表：由承包人任命经发包人批准，代表承包人行使合同权利和义务的人员。</w:t>
      </w:r>
    </w:p>
    <w:p w14:paraId="58A4FF13">
      <w:pPr>
        <w:pStyle w:val="51"/>
        <w:spacing w:after="0"/>
        <w:ind w:left="1077" w:leftChars="113" w:hanging="840" w:hangingChars="350"/>
        <w:rPr>
          <w:color w:val="auto"/>
        </w:rPr>
      </w:pPr>
      <w:r>
        <w:rPr>
          <w:color w:val="auto"/>
        </w:rPr>
        <w:t>1.1.8  总承包人：是指由发包人指定的，完成总承包工程范围内工程的当事人，以及取得该当事人资格的合法继承人，负责施工现场的总体协调和管理职能。</w:t>
      </w:r>
    </w:p>
    <w:p w14:paraId="4CDA5E0F">
      <w:pPr>
        <w:pStyle w:val="51"/>
        <w:spacing w:after="0"/>
        <w:ind w:left="1077" w:leftChars="113" w:hanging="840" w:hangingChars="350"/>
        <w:rPr>
          <w:color w:val="auto"/>
        </w:rPr>
      </w:pPr>
      <w:r>
        <w:rPr>
          <w:color w:val="auto"/>
        </w:rPr>
        <w:t>1.1.9  指定分包人：是指由发包人指定的，完成本工程范围内部分指定工程的当事人，以及取得该当事人资格的合法继承人，但不指其任何受让人（除经发包人同意外）。</w:t>
      </w:r>
    </w:p>
    <w:p w14:paraId="70573D56">
      <w:pPr>
        <w:pStyle w:val="51"/>
        <w:spacing w:after="0"/>
        <w:ind w:left="1077" w:leftChars="113" w:hanging="840" w:hangingChars="350"/>
        <w:rPr>
          <w:color w:val="auto"/>
        </w:rPr>
      </w:pPr>
      <w:r>
        <w:rPr>
          <w:color w:val="auto"/>
        </w:rPr>
        <w:t xml:space="preserve">1.1.10 </w:t>
      </w:r>
      <w:r>
        <w:rPr>
          <w:rFonts w:hint="eastAsia"/>
          <w:color w:val="auto"/>
        </w:rPr>
        <w:t>直接分</w:t>
      </w:r>
      <w:r>
        <w:rPr>
          <w:color w:val="auto"/>
        </w:rPr>
        <w:t>包人：是指由发包人选定，完成整个发展项目中与本合同有影响的独立工程施工的当事人，以及取得该当事人资格的合法继承人，但不指其任何受让人（除经发包人同意外）。</w:t>
      </w:r>
    </w:p>
    <w:p w14:paraId="5DD90EEA">
      <w:pPr>
        <w:pStyle w:val="51"/>
        <w:spacing w:after="0"/>
        <w:ind w:left="1077" w:leftChars="113" w:hanging="840" w:hangingChars="350"/>
        <w:rPr>
          <w:color w:val="auto"/>
        </w:rPr>
      </w:pPr>
      <w:bookmarkStart w:id="365" w:name="_Toc34908894"/>
      <w:r>
        <w:rPr>
          <w:color w:val="auto"/>
        </w:rPr>
        <w:t>1.1.11 监理方：是指由发包人为本合同目的委托的负责本工程实施监理并与之签订书面合同，具备相应工程监理资质的</w:t>
      </w:r>
      <w:bookmarkEnd w:id="365"/>
      <w:r>
        <w:rPr>
          <w:color w:val="auto"/>
        </w:rPr>
        <w:t>当事人。</w:t>
      </w:r>
    </w:p>
    <w:p w14:paraId="6B1E1ED1">
      <w:pPr>
        <w:pStyle w:val="51"/>
        <w:spacing w:after="0"/>
        <w:ind w:left="1077" w:leftChars="113" w:hanging="840" w:hangingChars="350"/>
        <w:rPr>
          <w:color w:val="auto"/>
        </w:rPr>
      </w:pPr>
      <w:r>
        <w:rPr>
          <w:color w:val="auto"/>
        </w:rPr>
        <w:t>1.1.12 监理工程师：是指由监理方指派，代表监理方行使合同权利和义务的人员。</w:t>
      </w:r>
    </w:p>
    <w:p w14:paraId="7D9122C5">
      <w:pPr>
        <w:pStyle w:val="51"/>
        <w:spacing w:after="0"/>
        <w:ind w:left="1077" w:leftChars="113" w:hanging="840" w:hangingChars="350"/>
        <w:rPr>
          <w:color w:val="auto"/>
        </w:rPr>
      </w:pPr>
      <w:r>
        <w:rPr>
          <w:color w:val="auto"/>
        </w:rPr>
        <w:t>1.1.13 设计方：是指发包人委托的负责本工程设计并取得相应工程设计资质的当事人，以及取得该当事人资格的合法继承人。</w:t>
      </w:r>
    </w:p>
    <w:p w14:paraId="43EFE0AB">
      <w:pPr>
        <w:pStyle w:val="51"/>
        <w:spacing w:after="0"/>
        <w:ind w:left="1077" w:leftChars="113" w:hanging="840" w:hangingChars="350"/>
        <w:rPr>
          <w:color w:val="auto"/>
        </w:rPr>
      </w:pPr>
      <w:r>
        <w:rPr>
          <w:color w:val="auto"/>
        </w:rPr>
        <w:t>1.1.14 发包人直接供应（甲供</w:t>
      </w:r>
      <w:r>
        <w:rPr>
          <w:rFonts w:hint="eastAsia"/>
          <w:color w:val="auto"/>
        </w:rPr>
        <w:t>材</w:t>
      </w:r>
      <w:r>
        <w:rPr>
          <w:color w:val="auto"/>
        </w:rPr>
        <w:t>）：由发包人直接供应的材料、设备，该部分材料款不计入本工程合同价。</w:t>
      </w:r>
    </w:p>
    <w:p w14:paraId="648AD8C2">
      <w:pPr>
        <w:pStyle w:val="51"/>
        <w:spacing w:after="0"/>
        <w:ind w:left="1077" w:leftChars="113" w:hanging="840" w:hangingChars="350"/>
        <w:rPr>
          <w:color w:val="auto"/>
        </w:rPr>
      </w:pPr>
      <w:r>
        <w:rPr>
          <w:color w:val="auto"/>
        </w:rPr>
        <w:t>1.1.15 承包人自行采购（乙供</w:t>
      </w:r>
      <w:r>
        <w:rPr>
          <w:rFonts w:hint="eastAsia"/>
          <w:color w:val="auto"/>
        </w:rPr>
        <w:t>材</w:t>
      </w:r>
      <w:r>
        <w:rPr>
          <w:color w:val="auto"/>
        </w:rPr>
        <w:t>）：由承包人自行采购的材料</w:t>
      </w:r>
      <w:r>
        <w:rPr>
          <w:rFonts w:hint="eastAsia"/>
          <w:color w:val="auto"/>
          <w:lang w:eastAsia="zh-CN"/>
        </w:rPr>
        <w:t>、设备</w:t>
      </w:r>
      <w:r>
        <w:rPr>
          <w:color w:val="auto"/>
        </w:rPr>
        <w:t>，发包人仅对材料</w:t>
      </w:r>
      <w:r>
        <w:rPr>
          <w:rFonts w:hint="eastAsia"/>
          <w:color w:val="auto"/>
          <w:lang w:eastAsia="zh-CN"/>
        </w:rPr>
        <w:t>、设备</w:t>
      </w:r>
      <w:r>
        <w:rPr>
          <w:color w:val="auto"/>
        </w:rPr>
        <w:t>使用前就质量、技术性能进行验收，材料</w:t>
      </w:r>
      <w:r>
        <w:rPr>
          <w:rFonts w:hint="eastAsia"/>
          <w:color w:val="auto"/>
          <w:lang w:eastAsia="zh-CN"/>
        </w:rPr>
        <w:t>、设备</w:t>
      </w:r>
      <w:r>
        <w:rPr>
          <w:color w:val="auto"/>
        </w:rPr>
        <w:t>款包干于合同价款内。</w:t>
      </w:r>
    </w:p>
    <w:p w14:paraId="3DAA861C">
      <w:pPr>
        <w:pStyle w:val="51"/>
        <w:spacing w:after="0"/>
        <w:ind w:left="1077" w:leftChars="113" w:hanging="840" w:hangingChars="350"/>
        <w:rPr>
          <w:color w:val="auto"/>
        </w:rPr>
      </w:pPr>
      <w:r>
        <w:rPr>
          <w:color w:val="auto"/>
        </w:rPr>
        <w:t>1.1.</w:t>
      </w:r>
      <w:bookmarkStart w:id="366" w:name="_Toc34908898"/>
      <w:r>
        <w:rPr>
          <w:color w:val="auto"/>
        </w:rPr>
        <w:t>16 永久工程：指根据本合同约定应实施的永久性工程，包括1.1.14款所指的设备。</w:t>
      </w:r>
      <w:bookmarkEnd w:id="366"/>
    </w:p>
    <w:p w14:paraId="51E7AEC5">
      <w:pPr>
        <w:pStyle w:val="51"/>
        <w:spacing w:after="0"/>
        <w:ind w:left="1077" w:leftChars="113" w:hanging="840" w:hangingChars="350"/>
        <w:rPr>
          <w:color w:val="auto"/>
        </w:rPr>
      </w:pPr>
      <w:bookmarkStart w:id="367" w:name="_Toc34908899"/>
      <w:r>
        <w:rPr>
          <w:color w:val="auto"/>
        </w:rPr>
        <w:t xml:space="preserve">1.1.17 临时工程：指实施和完成本工程及其缺陷的修复过程中所需的各种临时性工程。 </w:t>
      </w:r>
      <w:bookmarkEnd w:id="367"/>
    </w:p>
    <w:p w14:paraId="4028AA29">
      <w:pPr>
        <w:pStyle w:val="51"/>
        <w:spacing w:after="0"/>
        <w:ind w:left="1077" w:leftChars="113" w:hanging="840" w:hangingChars="350"/>
        <w:rPr>
          <w:color w:val="auto"/>
          <w:lang w:eastAsia="zh-CN"/>
        </w:rPr>
      </w:pPr>
      <w:r>
        <w:rPr>
          <w:color w:val="auto"/>
        </w:rPr>
        <w:t>1.1.18 工程：指永久工程和临时工程，或视具体情况指两者中的任何一个。</w:t>
      </w:r>
    </w:p>
    <w:p w14:paraId="7314C4A1">
      <w:pPr>
        <w:pStyle w:val="51"/>
        <w:spacing w:after="0"/>
        <w:ind w:left="1077" w:leftChars="113" w:hanging="840" w:hangingChars="350"/>
        <w:rPr>
          <w:color w:val="auto"/>
          <w:lang w:val="en-US" w:eastAsia="zh-CN"/>
        </w:rPr>
      </w:pPr>
      <w:r>
        <w:rPr>
          <w:color w:val="auto"/>
        </w:rPr>
        <w:t>1.1.19</w:t>
      </w:r>
      <w:r>
        <w:rPr>
          <w:rFonts w:hint="eastAsia"/>
          <w:color w:val="auto"/>
        </w:rPr>
        <w:t>材料设备：指预定构成或已构成永久工程一部分的材料、机械、仪器、装置。</w:t>
      </w:r>
    </w:p>
    <w:p w14:paraId="7EC8373E">
      <w:pPr>
        <w:pStyle w:val="51"/>
        <w:spacing w:after="0"/>
        <w:ind w:left="1077" w:leftChars="113" w:hanging="840" w:hangingChars="350"/>
        <w:rPr>
          <w:color w:val="auto"/>
        </w:rPr>
      </w:pPr>
      <w:bookmarkStart w:id="368" w:name="_Toc34908905"/>
      <w:r>
        <w:rPr>
          <w:color w:val="auto"/>
        </w:rPr>
        <w:t>1.1.</w:t>
      </w:r>
      <w:r>
        <w:rPr>
          <w:rFonts w:hint="eastAsia"/>
          <w:color w:val="auto"/>
          <w:lang w:eastAsia="zh-CN"/>
        </w:rPr>
        <w:t>20</w:t>
      </w:r>
      <w:r>
        <w:rPr>
          <w:color w:val="auto"/>
        </w:rPr>
        <w:t xml:space="preserve"> 现场或工地：指由发包人提供的，用于本发展项目工程施工的场地以及发包人在合同中具体指定构成现场一部分的其他场所。</w:t>
      </w:r>
      <w:bookmarkEnd w:id="368"/>
    </w:p>
    <w:p w14:paraId="61FC2EF2">
      <w:pPr>
        <w:pStyle w:val="51"/>
        <w:spacing w:after="0"/>
        <w:ind w:left="1077" w:leftChars="113" w:hanging="840" w:hangingChars="350"/>
        <w:rPr>
          <w:color w:val="auto"/>
        </w:rPr>
      </w:pPr>
      <w:bookmarkStart w:id="369" w:name="_Toc34908908"/>
      <w:r>
        <w:rPr>
          <w:color w:val="auto"/>
        </w:rPr>
        <w:t>1.1.2</w:t>
      </w:r>
      <w:r>
        <w:rPr>
          <w:rFonts w:hint="eastAsia"/>
          <w:color w:val="auto"/>
          <w:lang w:eastAsia="zh-CN"/>
        </w:rPr>
        <w:t>1</w:t>
      </w:r>
      <w:r>
        <w:rPr>
          <w:color w:val="auto"/>
        </w:rPr>
        <w:t xml:space="preserve"> 合同价款：指在中标通知书中写明的或发包人、承包人双方议定的，承包人按合同约定实施和完成本工程及其缺陷的修复应得到的价款。</w:t>
      </w:r>
      <w:bookmarkEnd w:id="369"/>
    </w:p>
    <w:p w14:paraId="22A1E9A2">
      <w:pPr>
        <w:pStyle w:val="51"/>
        <w:spacing w:after="0"/>
        <w:ind w:left="1077" w:leftChars="113" w:hanging="840" w:hangingChars="350"/>
        <w:rPr>
          <w:color w:val="auto"/>
        </w:rPr>
      </w:pPr>
      <w:r>
        <w:rPr>
          <w:color w:val="auto"/>
        </w:rPr>
        <w:t>1.1.2</w:t>
      </w:r>
      <w:r>
        <w:rPr>
          <w:rFonts w:hint="eastAsia"/>
          <w:color w:val="auto"/>
          <w:lang w:eastAsia="zh-CN"/>
        </w:rPr>
        <w:t>2</w:t>
      </w:r>
      <w:r>
        <w:rPr>
          <w:color w:val="auto"/>
        </w:rPr>
        <w:t>工程变更：本合同内“工程变更”一词是设计变更与现场签证的统称。</w:t>
      </w:r>
    </w:p>
    <w:p w14:paraId="388CBF06">
      <w:pPr>
        <w:pStyle w:val="51"/>
        <w:spacing w:after="0"/>
        <w:ind w:left="1077" w:leftChars="113" w:hanging="840" w:hangingChars="350"/>
        <w:rPr>
          <w:color w:val="auto"/>
        </w:rPr>
      </w:pPr>
      <w:bookmarkStart w:id="370" w:name="_Toc34908916"/>
      <w:r>
        <w:rPr>
          <w:color w:val="auto"/>
        </w:rPr>
        <w:t>1.1.2</w:t>
      </w:r>
      <w:r>
        <w:rPr>
          <w:rFonts w:hint="eastAsia"/>
          <w:color w:val="auto"/>
          <w:lang w:eastAsia="zh-CN"/>
        </w:rPr>
        <w:t>3</w:t>
      </w:r>
      <w:r>
        <w:rPr>
          <w:color w:val="auto"/>
        </w:rPr>
        <w:t xml:space="preserve"> 图纸：指由发包人按本合同约定向承包人提供的全部设计图纸和性质类似的技术资料，或由承包人提交并经发包人批准的所有图纸和其他性质类似的技术资料。</w:t>
      </w:r>
      <w:bookmarkEnd w:id="370"/>
    </w:p>
    <w:p w14:paraId="0A89147C">
      <w:pPr>
        <w:pStyle w:val="51"/>
        <w:spacing w:after="0"/>
        <w:ind w:left="1077" w:leftChars="113" w:hanging="840" w:hangingChars="350"/>
        <w:rPr>
          <w:color w:val="auto"/>
        </w:rPr>
      </w:pPr>
      <w:bookmarkStart w:id="371" w:name="_Toc34908917"/>
      <w:r>
        <w:rPr>
          <w:color w:val="auto"/>
        </w:rPr>
        <w:t>1.1.2</w:t>
      </w:r>
      <w:r>
        <w:rPr>
          <w:rFonts w:hint="eastAsia"/>
          <w:color w:val="auto"/>
          <w:lang w:eastAsia="zh-CN"/>
        </w:rPr>
        <w:t>4</w:t>
      </w:r>
      <w:r>
        <w:rPr>
          <w:rFonts w:hint="eastAsia"/>
          <w:color w:val="auto"/>
        </w:rPr>
        <w:t>工程规范：指国家、行业、工程所在地现行</w:t>
      </w:r>
      <w:r>
        <w:rPr>
          <w:color w:val="auto"/>
        </w:rPr>
        <w:t>的及</w:t>
      </w:r>
      <w:r>
        <w:rPr>
          <w:rFonts w:hint="eastAsia"/>
          <w:color w:val="auto"/>
        </w:rPr>
        <w:t>合同中约定的关于工程施工、设计、供货、检验、调试、验收、维护、保修等方面的规范和标准及其</w:t>
      </w:r>
      <w:r>
        <w:rPr>
          <w:color w:val="auto"/>
        </w:rPr>
        <w:t>修改或补充</w:t>
      </w:r>
      <w:r>
        <w:rPr>
          <w:rFonts w:hint="eastAsia"/>
          <w:color w:val="auto"/>
        </w:rPr>
        <w:t>，它是合同的一个组成部分，甲方以书面形式对上述这些文件的修改或增加的内容也属于本合同的</w:t>
      </w:r>
      <w:r>
        <w:rPr>
          <w:rFonts w:hint="eastAsia"/>
          <w:color w:val="auto"/>
          <w:lang w:eastAsia="zh-CN"/>
        </w:rPr>
        <w:t>工程</w:t>
      </w:r>
      <w:r>
        <w:rPr>
          <w:rFonts w:hint="eastAsia"/>
          <w:color w:val="auto"/>
        </w:rPr>
        <w:t>规范。</w:t>
      </w:r>
      <w:bookmarkEnd w:id="371"/>
    </w:p>
    <w:p w14:paraId="47E3A194">
      <w:pPr>
        <w:pStyle w:val="51"/>
        <w:spacing w:after="0"/>
        <w:ind w:left="1077" w:leftChars="113" w:hanging="840" w:hangingChars="350"/>
        <w:rPr>
          <w:color w:val="auto"/>
        </w:rPr>
      </w:pPr>
      <w:bookmarkStart w:id="372" w:name="_Toc34908918"/>
      <w:r>
        <w:rPr>
          <w:color w:val="auto"/>
        </w:rPr>
        <w:t>1.1.2</w:t>
      </w:r>
      <w:r>
        <w:rPr>
          <w:rFonts w:hint="eastAsia"/>
          <w:color w:val="auto"/>
          <w:lang w:eastAsia="zh-CN"/>
        </w:rPr>
        <w:t>5</w:t>
      </w:r>
      <w:r>
        <w:rPr>
          <w:color w:val="auto"/>
        </w:rPr>
        <w:tab/>
      </w:r>
      <w:r>
        <w:rPr>
          <w:color w:val="auto"/>
        </w:rPr>
        <w:t>工程量清单：指根据有关工程量计算规则、图纸列出的工程项目名称和相应数量等的明细清单。</w:t>
      </w:r>
      <w:bookmarkEnd w:id="372"/>
    </w:p>
    <w:p w14:paraId="02BA7E04">
      <w:pPr>
        <w:pStyle w:val="51"/>
        <w:spacing w:after="0"/>
        <w:ind w:left="1077" w:leftChars="113" w:hanging="840" w:hangingChars="350"/>
        <w:rPr>
          <w:color w:val="auto"/>
          <w:lang w:eastAsia="zh-CN"/>
        </w:rPr>
      </w:pPr>
      <w:r>
        <w:rPr>
          <w:color w:val="auto"/>
        </w:rPr>
        <w:t>1.1.2</w:t>
      </w:r>
      <w:r>
        <w:rPr>
          <w:rFonts w:hint="eastAsia"/>
          <w:color w:val="auto"/>
          <w:lang w:eastAsia="zh-CN"/>
        </w:rPr>
        <w:t>6</w:t>
      </w:r>
      <w:r>
        <w:rPr>
          <w:color w:val="auto"/>
        </w:rPr>
        <w:t xml:space="preserve"> 书面形式：指合同、协议、信件和数据电文（包括电报、电传、传真、电子数据交换和电子邮件）等可以有形地表现所载内容的形式，最终以送达对方并确认收到后方可有效。</w:t>
      </w:r>
    </w:p>
    <w:p w14:paraId="47810B5C">
      <w:pPr>
        <w:pStyle w:val="51"/>
        <w:spacing w:after="0"/>
        <w:ind w:left="1077" w:leftChars="113" w:hanging="840" w:hangingChars="350"/>
        <w:rPr>
          <w:color w:val="auto"/>
        </w:rPr>
      </w:pPr>
      <w:bookmarkStart w:id="373" w:name="_Toc34908914"/>
      <w:r>
        <w:rPr>
          <w:color w:val="auto"/>
        </w:rPr>
        <w:t>1.1.2</w:t>
      </w:r>
      <w:r>
        <w:rPr>
          <w:rFonts w:hint="eastAsia"/>
          <w:color w:val="auto"/>
          <w:lang w:eastAsia="zh-CN"/>
        </w:rPr>
        <w:t>7</w:t>
      </w:r>
      <w:r>
        <w:rPr>
          <w:color w:val="auto"/>
        </w:rPr>
        <w:t xml:space="preserve"> 合同工期：指发包人和承包人在本合同中约定的，按总日历天数（包括法定节假日）计算的从开工日期至竣工日期的天数。</w:t>
      </w:r>
      <w:bookmarkEnd w:id="373"/>
    </w:p>
    <w:p w14:paraId="3C9DB333">
      <w:pPr>
        <w:pStyle w:val="51"/>
        <w:spacing w:after="0"/>
        <w:ind w:left="1077" w:leftChars="113" w:hanging="840" w:hangingChars="350"/>
        <w:rPr>
          <w:color w:val="auto"/>
        </w:rPr>
      </w:pPr>
      <w:bookmarkStart w:id="374" w:name="_Toc34908915"/>
      <w:r>
        <w:rPr>
          <w:color w:val="auto"/>
        </w:rPr>
        <w:t>1.1.2</w:t>
      </w:r>
      <w:r>
        <w:rPr>
          <w:rFonts w:hint="eastAsia"/>
          <w:color w:val="auto"/>
          <w:lang w:eastAsia="zh-CN"/>
        </w:rPr>
        <w:t>8</w:t>
      </w:r>
      <w:r>
        <w:rPr>
          <w:color w:val="auto"/>
        </w:rPr>
        <w:t xml:space="preserve"> 实际工期：</w:t>
      </w:r>
      <w:bookmarkEnd w:id="374"/>
      <w:r>
        <w:rPr>
          <w:color w:val="auto"/>
        </w:rPr>
        <w:t>指按总日历天数（包括法定节假日）计算的从发包人指令开工日期至发包人确认实际竣工日期的天数。</w:t>
      </w:r>
    </w:p>
    <w:p w14:paraId="08F06FCA">
      <w:pPr>
        <w:pStyle w:val="51"/>
        <w:spacing w:after="0"/>
        <w:ind w:left="1077" w:leftChars="113" w:hanging="840" w:hangingChars="350"/>
        <w:rPr>
          <w:color w:val="auto"/>
        </w:rPr>
      </w:pPr>
      <w:r>
        <w:rPr>
          <w:color w:val="auto"/>
        </w:rPr>
        <w:t>1.1.2</w:t>
      </w:r>
      <w:r>
        <w:rPr>
          <w:rFonts w:hint="eastAsia"/>
          <w:color w:val="auto"/>
          <w:lang w:eastAsia="zh-CN"/>
        </w:rPr>
        <w:t>9</w:t>
      </w:r>
      <w:r>
        <w:rPr>
          <w:color w:val="auto"/>
        </w:rPr>
        <w:t xml:space="preserve"> “日或月”：应作一个公历日或公历月解释。</w:t>
      </w:r>
    </w:p>
    <w:p w14:paraId="0AFD5E12">
      <w:pPr>
        <w:pStyle w:val="51"/>
        <w:spacing w:after="0"/>
        <w:ind w:left="1077" w:leftChars="113" w:hanging="840" w:hangingChars="350"/>
        <w:rPr>
          <w:color w:val="auto"/>
        </w:rPr>
      </w:pPr>
      <w:r>
        <w:rPr>
          <w:rFonts w:hint="eastAsia"/>
          <w:color w:val="auto"/>
          <w:lang w:eastAsia="zh-CN"/>
        </w:rPr>
        <w:t>1.</w:t>
      </w:r>
      <w:r>
        <w:rPr>
          <w:color w:val="auto"/>
          <w:lang w:eastAsia="zh-CN"/>
        </w:rPr>
        <w:t>1</w:t>
      </w:r>
      <w:r>
        <w:rPr>
          <w:rFonts w:hint="eastAsia"/>
          <w:color w:val="auto"/>
          <w:lang w:eastAsia="zh-CN"/>
        </w:rPr>
        <w:t>.30</w:t>
      </w:r>
      <w:r>
        <w:rPr>
          <w:rFonts w:hint="eastAsia"/>
          <w:color w:val="auto"/>
        </w:rPr>
        <w:t>小时或天：本合同中约定按小时计算时间的，从事件有效开始时计算（不扣除休息时间）；约定按天计算时间的，开始当天不计入，从次日开始计算。时限的最后一天是法定节假日的，以节假日次日为时限的最后一天，但竣工日期除外。时限的最后一天的截止时间为当日24时。</w:t>
      </w:r>
    </w:p>
    <w:p w14:paraId="350E892B">
      <w:pPr>
        <w:pStyle w:val="51"/>
        <w:spacing w:after="0"/>
        <w:ind w:left="1077" w:leftChars="113" w:hanging="840" w:hangingChars="350"/>
        <w:rPr>
          <w:color w:val="auto"/>
        </w:rPr>
      </w:pPr>
      <w:r>
        <w:rPr>
          <w:color w:val="auto"/>
        </w:rPr>
        <w:t>1.1.</w:t>
      </w:r>
      <w:r>
        <w:rPr>
          <w:rFonts w:hint="eastAsia"/>
          <w:color w:val="auto"/>
          <w:lang w:eastAsia="zh-CN"/>
        </w:rPr>
        <w:t>3</w:t>
      </w:r>
      <w:r>
        <w:rPr>
          <w:color w:val="auto"/>
          <w:lang w:eastAsia="zh-CN"/>
        </w:rPr>
        <w:t>1</w:t>
      </w:r>
      <w:r>
        <w:rPr>
          <w:color w:val="auto"/>
        </w:rPr>
        <w:t xml:space="preserve"> 法定节假日：指每个星期六、星期天及国家法定的其他节假日。</w:t>
      </w:r>
    </w:p>
    <w:p w14:paraId="09B10C0B">
      <w:pPr>
        <w:pStyle w:val="51"/>
        <w:spacing w:after="0"/>
        <w:ind w:left="1077" w:leftChars="113" w:hanging="840" w:hangingChars="350"/>
        <w:rPr>
          <w:color w:val="auto"/>
          <w:lang w:eastAsia="zh-CN"/>
        </w:rPr>
      </w:pPr>
      <w:r>
        <w:rPr>
          <w:color w:val="auto"/>
        </w:rPr>
        <w:t>1.1.3</w:t>
      </w:r>
      <w:r>
        <w:rPr>
          <w:color w:val="auto"/>
          <w:lang w:eastAsia="zh-CN"/>
        </w:rPr>
        <w:t>2</w:t>
      </w:r>
      <w:r>
        <w:rPr>
          <w:color w:val="auto"/>
        </w:rPr>
        <w:t xml:space="preserve"> 战略采购：战略采购是发包人就某些通用性强、适用面广的代表企业内部品质的材料或者连同安装施工，通过全国范围内的供应商选择，确定之材料供应、施工安装的合作厂家，其物料供应方式分为</w:t>
      </w:r>
      <w:r>
        <w:rPr>
          <w:rFonts w:hint="eastAsia"/>
          <w:color w:val="auto"/>
          <w:lang w:eastAsia="zh-CN"/>
        </w:rPr>
        <w:t>甲供</w:t>
      </w:r>
      <w:r>
        <w:rPr>
          <w:color w:val="auto"/>
        </w:rPr>
        <w:t>或者</w:t>
      </w:r>
      <w:r>
        <w:rPr>
          <w:rFonts w:hint="eastAsia"/>
          <w:color w:val="auto"/>
          <w:lang w:eastAsia="zh-CN"/>
        </w:rPr>
        <w:t>甲指乙供</w:t>
      </w:r>
      <w:r>
        <w:rPr>
          <w:color w:val="auto"/>
        </w:rPr>
        <w:t>。甲供是指甲方按照约定的用量根据乙方提报的计划直接供货</w:t>
      </w:r>
      <w:r>
        <w:rPr>
          <w:rFonts w:hint="eastAsia"/>
          <w:color w:val="auto"/>
          <w:lang w:eastAsia="zh-CN"/>
        </w:rPr>
        <w:t>，</w:t>
      </w:r>
      <w:r>
        <w:rPr>
          <w:color w:val="auto"/>
        </w:rPr>
        <w:t>材料价款由甲方直接支付</w:t>
      </w:r>
      <w:r>
        <w:rPr>
          <w:rFonts w:hint="eastAsia"/>
          <w:color w:val="auto"/>
          <w:lang w:eastAsia="zh-CN"/>
        </w:rPr>
        <w:t>；甲指乙供是指甲方指定战略采购单位、联系人及对应部品价格，由乙方根据需求量和需求计划自行安排供货。</w:t>
      </w:r>
    </w:p>
    <w:p w14:paraId="6827B82B">
      <w:pPr>
        <w:pStyle w:val="51"/>
        <w:spacing w:after="0"/>
        <w:ind w:left="1077" w:leftChars="113" w:hanging="840" w:hangingChars="350"/>
        <w:rPr>
          <w:color w:val="auto"/>
          <w:lang w:eastAsia="zh-CN"/>
        </w:rPr>
      </w:pPr>
      <w:r>
        <w:rPr>
          <w:rFonts w:hint="eastAsia"/>
          <w:color w:val="auto"/>
          <w:lang w:eastAsia="zh-CN"/>
        </w:rPr>
        <w:t>1.1.3</w:t>
      </w:r>
      <w:r>
        <w:rPr>
          <w:color w:val="auto"/>
          <w:lang w:eastAsia="zh-CN"/>
        </w:rPr>
        <w:t>3</w:t>
      </w:r>
      <w:r>
        <w:rPr>
          <w:rFonts w:hint="eastAsia"/>
          <w:color w:val="auto"/>
          <w:lang w:eastAsia="zh-CN"/>
        </w:rPr>
        <w:t xml:space="preserve"> 甲控材料（甲限材料）：是指甲方对于应用于本工程的材料限制品牌、品类、型号、规格等材料相关性质，由乙方自行联系供应商进行采购的材料。</w:t>
      </w:r>
    </w:p>
    <w:p w14:paraId="56D12FF9">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822080" behindDoc="0" locked="0" layoutInCell="1" allowOverlap="1">
                <wp:simplePos x="0" y="0"/>
                <wp:positionH relativeFrom="column">
                  <wp:posOffset>-720090</wp:posOffset>
                </wp:positionH>
                <wp:positionV relativeFrom="paragraph">
                  <wp:posOffset>71755</wp:posOffset>
                </wp:positionV>
                <wp:extent cx="685800" cy="988695"/>
                <wp:effectExtent l="0" t="0" r="7620" b="1905"/>
                <wp:wrapNone/>
                <wp:docPr id="209" name="文本框 209"/>
                <wp:cNvGraphicFramePr/>
                <a:graphic xmlns:a="http://schemas.openxmlformats.org/drawingml/2006/main">
                  <a:graphicData uri="http://schemas.microsoft.com/office/word/2010/wordprocessingShape">
                    <wps:wsp>
                      <wps:cNvSpPr txBox="1">
                        <a:spLocks noChangeArrowheads="1"/>
                      </wps:cNvSpPr>
                      <wps:spPr bwMode="auto">
                        <a:xfrm>
                          <a:off x="0" y="0"/>
                          <a:ext cx="685800" cy="988695"/>
                        </a:xfrm>
                        <a:prstGeom prst="rect">
                          <a:avLst/>
                        </a:prstGeom>
                        <a:solidFill>
                          <a:srgbClr val="FFFFFF"/>
                        </a:solidFill>
                        <a:ln>
                          <a:noFill/>
                        </a:ln>
                        <a:effectLst/>
                      </wps:spPr>
                      <wps:txbx>
                        <w:txbxContent>
                          <w:p w14:paraId="4265D983">
                            <w:pPr>
                              <w:jc w:val="left"/>
                              <w:rPr>
                                <w:rFonts w:ascii="楷体_GB2312" w:eastAsia="楷体_GB2312"/>
                                <w:szCs w:val="21"/>
                              </w:rPr>
                            </w:pPr>
                            <w:r>
                              <w:rPr>
                                <w:rFonts w:hint="eastAsia" w:ascii="楷体_GB2312" w:eastAsia="楷体_GB2312"/>
                                <w:szCs w:val="21"/>
                              </w:rPr>
                              <w:t>暂定材料供应单价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77.85pt;width:54pt;z-index:251822080;mso-width-relative:page;mso-height-relative:page;" fillcolor="#FFFFFF" filled="t" stroked="f" coordsize="21600,21600" o:gfxdata="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JDWEvXAAAACgEAAA8AAAAAAAAAAQAgAAAAIgAAAGRycy9kb3ducmV2LnhtbFBLAQIUABQAAAAI&#10;AIdO4kCcqD02JwIAAD8EAAAOAAAAAAAAAAEAIAAAACYBAABkcnMvZTJvRG9jLnhtbFBLBQYAAAAA&#10;BgAGAFkBAAC/BQAAAAA=&#10;">
                <v:fill on="t" focussize="0,0"/>
                <v:stroke on="f"/>
                <v:imagedata o:title=""/>
                <o:lock v:ext="edit" aspectratio="f"/>
                <v:textbox inset="0mm,0mm,0mm,0mm">
                  <w:txbxContent>
                    <w:p w14:paraId="4265D983">
                      <w:pPr>
                        <w:jc w:val="left"/>
                        <w:rPr>
                          <w:rFonts w:ascii="楷体_GB2312" w:eastAsia="楷体_GB2312"/>
                          <w:szCs w:val="21"/>
                        </w:rPr>
                      </w:pPr>
                      <w:r>
                        <w:rPr>
                          <w:rFonts w:hint="eastAsia" w:ascii="楷体_GB2312" w:eastAsia="楷体_GB2312"/>
                          <w:szCs w:val="21"/>
                        </w:rPr>
                        <w:t>暂定材料供应单价</w:t>
                      </w:r>
                    </w:p>
                  </w:txbxContent>
                </v:textbox>
              </v:shape>
            </w:pict>
          </mc:Fallback>
        </mc:AlternateContent>
      </w:r>
      <w:r>
        <w:rPr>
          <w:color w:val="auto"/>
        </w:rPr>
        <w:t>1.1.3</w:t>
      </w:r>
      <w:r>
        <w:rPr>
          <w:color w:val="auto"/>
          <w:lang w:eastAsia="zh-CN"/>
        </w:rPr>
        <w:t>4</w:t>
      </w:r>
      <w:r>
        <w:rPr>
          <w:color w:val="auto"/>
        </w:rPr>
        <w:tab/>
      </w:r>
      <w:r>
        <w:rPr>
          <w:color w:val="auto"/>
        </w:rPr>
        <w:t>暂定供应单价：指在工程量清单中由发包人提供的暂定的供应单价。</w:t>
      </w:r>
    </w:p>
    <w:p w14:paraId="322A41F1">
      <w:pPr>
        <w:pStyle w:val="51"/>
        <w:spacing w:after="0"/>
        <w:ind w:left="1077" w:leftChars="113" w:hanging="840" w:hangingChars="350"/>
        <w:rPr>
          <w:color w:val="auto"/>
        </w:rPr>
      </w:pPr>
      <w:r>
        <w:rPr>
          <w:color w:val="auto"/>
        </w:rPr>
        <w:t>1.1.3</w:t>
      </w:r>
      <w:r>
        <w:rPr>
          <w:color w:val="auto"/>
          <w:lang w:eastAsia="zh-CN"/>
        </w:rPr>
        <w:t>5</w:t>
      </w:r>
      <w:r>
        <w:rPr>
          <w:color w:val="auto"/>
        </w:rPr>
        <w:tab/>
      </w:r>
      <w:r>
        <w:rPr>
          <w:color w:val="auto"/>
        </w:rPr>
        <w:t>暂定数量：指在工程量清单中由发包人为工程所估计的工程量，不能作为承包人按本合同履行其义务为工程施工的实际及准确工程量。</w:t>
      </w:r>
    </w:p>
    <w:p w14:paraId="1A309644">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823104"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208" name="文本框 208"/>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01BD249F">
                            <w:pPr>
                              <w:rPr>
                                <w:rFonts w:ascii="楷体_GB2312" w:eastAsia="楷体_GB2312"/>
                                <w:szCs w:val="21"/>
                              </w:rPr>
                            </w:pPr>
                            <w:r>
                              <w:rPr>
                                <w:rFonts w:hint="eastAsia" w:ascii="楷体_GB2312" w:eastAsia="楷体_GB2312"/>
                                <w:szCs w:val="21"/>
                              </w:rPr>
                              <w:t>暂定金额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823104;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r5ZVp2AAAAAkBAAAPAAAAAAAAAAEAIAAAACIAAABkcnMvZG93bnJldi54bWxQSwECFAAUAAAA&#10;CACHTuJAm0FXGicCAAA/BAAADgAAAAAAAAABACAAAAAnAQAAZHJzL2Uyb0RvYy54bWxQSwUGAAAA&#10;AAYABgBZAQAAwAUAAAAA&#10;">
                <v:fill on="t" focussize="0,0"/>
                <v:stroke on="f"/>
                <v:imagedata o:title=""/>
                <o:lock v:ext="edit" aspectratio="f"/>
                <v:textbox inset="0mm,0mm,0mm,0mm">
                  <w:txbxContent>
                    <w:p w14:paraId="01BD249F">
                      <w:pPr>
                        <w:rPr>
                          <w:rFonts w:ascii="楷体_GB2312" w:eastAsia="楷体_GB2312"/>
                          <w:szCs w:val="21"/>
                        </w:rPr>
                      </w:pPr>
                      <w:r>
                        <w:rPr>
                          <w:rFonts w:hint="eastAsia" w:ascii="楷体_GB2312" w:eastAsia="楷体_GB2312"/>
                          <w:szCs w:val="21"/>
                        </w:rPr>
                        <w:t>暂定金额</w:t>
                      </w:r>
                    </w:p>
                  </w:txbxContent>
                </v:textbox>
              </v:shape>
            </w:pict>
          </mc:Fallback>
        </mc:AlternateContent>
      </w:r>
      <w:r>
        <w:rPr>
          <w:color w:val="auto"/>
        </w:rPr>
        <w:t>1.1.3</w:t>
      </w:r>
      <w:r>
        <w:rPr>
          <w:color w:val="auto"/>
          <w:lang w:eastAsia="zh-CN"/>
        </w:rPr>
        <w:t>6</w:t>
      </w:r>
      <w:r>
        <w:rPr>
          <w:color w:val="auto"/>
        </w:rPr>
        <w:tab/>
      </w:r>
      <w:r>
        <w:rPr>
          <w:color w:val="auto"/>
        </w:rPr>
        <w:t>暂定金额：指为在本工程承包范围内，但招投标时未能完全预见、规定或详细说明的工作，或签订合同时不能确定价款的工程而预留的暂定金额。</w:t>
      </w:r>
    </w:p>
    <w:p w14:paraId="55016EC4">
      <w:pPr>
        <w:pStyle w:val="51"/>
        <w:spacing w:after="0"/>
        <w:ind w:left="1077" w:leftChars="113" w:hanging="840" w:hangingChars="350"/>
        <w:rPr>
          <w:color w:val="auto"/>
          <w:lang w:eastAsia="zh-CN"/>
        </w:rPr>
      </w:pPr>
      <w:r>
        <w:rPr>
          <w:color w:val="auto"/>
          <w:lang w:val="en-US" w:eastAsia="zh-CN"/>
        </w:rPr>
        <mc:AlternateContent>
          <mc:Choice Requires="wps">
            <w:drawing>
              <wp:anchor distT="0" distB="0" distL="114300" distR="114300" simplePos="0" relativeHeight="251821056" behindDoc="0" locked="0" layoutInCell="1" allowOverlap="1">
                <wp:simplePos x="0" y="0"/>
                <wp:positionH relativeFrom="column">
                  <wp:posOffset>-720090</wp:posOffset>
                </wp:positionH>
                <wp:positionV relativeFrom="paragraph">
                  <wp:posOffset>71755</wp:posOffset>
                </wp:positionV>
                <wp:extent cx="685800" cy="258445"/>
                <wp:effectExtent l="0" t="0" r="7620" b="5715"/>
                <wp:wrapNone/>
                <wp:docPr id="207" name="文本框 207"/>
                <wp:cNvGraphicFramePr/>
                <a:graphic xmlns:a="http://schemas.openxmlformats.org/drawingml/2006/main">
                  <a:graphicData uri="http://schemas.microsoft.com/office/word/2010/wordprocessingShape">
                    <wps:wsp>
                      <wps:cNvSpPr txBox="1">
                        <a:spLocks noChangeArrowheads="1"/>
                      </wps:cNvSpPr>
                      <wps:spPr bwMode="auto">
                        <a:xfrm>
                          <a:off x="0" y="0"/>
                          <a:ext cx="685800" cy="258445"/>
                        </a:xfrm>
                        <a:prstGeom prst="rect">
                          <a:avLst/>
                        </a:prstGeom>
                        <a:solidFill>
                          <a:srgbClr val="FFFFFF"/>
                        </a:solidFill>
                        <a:ln>
                          <a:noFill/>
                        </a:ln>
                        <a:effectLst/>
                      </wps:spPr>
                      <wps:txbx>
                        <w:txbxContent>
                          <w:p w14:paraId="3F43D2CD">
                            <w:pPr>
                              <w:rPr>
                                <w:rFonts w:ascii="楷体_GB2312" w:eastAsia="楷体_GB2312"/>
                                <w:szCs w:val="21"/>
                              </w:rPr>
                            </w:pPr>
                            <w:r>
                              <w:rPr>
                                <w:rFonts w:hint="eastAsia" w:ascii="楷体_GB2312" w:eastAsia="楷体_GB2312"/>
                                <w:szCs w:val="21"/>
                              </w:rPr>
                              <w:t>预留暂定款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0.35pt;width:54pt;z-index:251821056;mso-width-relative:page;mso-height-relative:page;" fillcolor="#FFFFFF" filled="t" stroked="f" coordsize="21600,21600" o:gfxdata="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VAii1wAAAAkBAAAPAAAAAAAAAAEAIAAAACIAAABkcnMvZG93bnJldi54bWxQSwECFAAUAAAA&#10;CACHTuJAGg+csSgCAAA/BAAADgAAAAAAAAABACAAAAAmAQAAZHJzL2Uyb0RvYy54bWxQSwUGAAAA&#10;AAYABgBZAQAAwAUAAAAA&#10;">
                <v:fill on="t" focussize="0,0"/>
                <v:stroke on="f"/>
                <v:imagedata o:title=""/>
                <o:lock v:ext="edit" aspectratio="f"/>
                <v:textbox inset="0mm,0mm,0mm,0mm">
                  <w:txbxContent>
                    <w:p w14:paraId="3F43D2CD">
                      <w:pPr>
                        <w:rPr>
                          <w:rFonts w:ascii="楷体_GB2312" w:eastAsia="楷体_GB2312"/>
                          <w:szCs w:val="21"/>
                        </w:rPr>
                      </w:pPr>
                      <w:r>
                        <w:rPr>
                          <w:rFonts w:hint="eastAsia" w:ascii="楷体_GB2312" w:eastAsia="楷体_GB2312"/>
                          <w:szCs w:val="21"/>
                        </w:rPr>
                        <w:t>预留暂定款</w:t>
                      </w:r>
                    </w:p>
                  </w:txbxContent>
                </v:textbox>
              </v:shape>
            </w:pict>
          </mc:Fallback>
        </mc:AlternateContent>
      </w:r>
      <w:r>
        <w:rPr>
          <w:color w:val="auto"/>
        </w:rPr>
        <w:t>1.1.3</w:t>
      </w:r>
      <w:r>
        <w:rPr>
          <w:color w:val="auto"/>
          <w:lang w:eastAsia="zh-CN"/>
        </w:rPr>
        <w:t>7</w:t>
      </w:r>
      <w:r>
        <w:rPr>
          <w:color w:val="auto"/>
        </w:rPr>
        <w:tab/>
      </w:r>
      <w:r>
        <w:rPr>
          <w:color w:val="auto"/>
        </w:rPr>
        <w:t>预留暂定款：为在招标时未能完全预见、规定或详细说明的工作而预留的暂定款，此类款项的工程可能发生也可能不发生。</w:t>
      </w:r>
    </w:p>
    <w:p w14:paraId="33033AA8">
      <w:pPr>
        <w:pStyle w:val="51"/>
        <w:tabs>
          <w:tab w:val="left" w:pos="142"/>
          <w:tab w:val="left" w:pos="993"/>
        </w:tabs>
        <w:ind w:left="991" w:leftChars="135" w:hanging="708" w:hangingChars="295"/>
        <w:rPr>
          <w:rFonts w:hAnsi="宋体"/>
          <w:color w:val="auto"/>
          <w:lang w:eastAsia="zh-CN"/>
        </w:rPr>
      </w:pPr>
      <w:r>
        <w:rPr>
          <w:rFonts w:hint="eastAsia" w:hAnsi="宋体"/>
          <w:color w:val="auto"/>
        </w:rPr>
        <w:t>1</w:t>
      </w:r>
      <w:r>
        <w:rPr>
          <w:rFonts w:hAnsi="宋体"/>
          <w:color w:val="auto"/>
        </w:rPr>
        <w:t>.1.</w:t>
      </w:r>
      <w:r>
        <w:rPr>
          <w:rFonts w:hint="eastAsia" w:hAnsi="宋体"/>
          <w:color w:val="auto"/>
          <w:lang w:eastAsia="zh-CN"/>
        </w:rPr>
        <w:t>3</w:t>
      </w:r>
      <w:r>
        <w:rPr>
          <w:rFonts w:hAnsi="宋体"/>
          <w:color w:val="auto"/>
          <w:lang w:eastAsia="zh-CN"/>
        </w:rPr>
        <w:t>8</w:t>
      </w:r>
      <w:r>
        <w:rPr>
          <w:rFonts w:hint="eastAsia" w:hAnsi="宋体"/>
          <w:color w:val="auto"/>
        </w:rPr>
        <w:t>工程验收：指为确保工程符合合同及国家、地方、行业的规定，依据合同及国家、地方、行业的有关规定，工程经过甲方、监理、勘察、设计以及有关部门和单位的检查验收。</w:t>
      </w:r>
    </w:p>
    <w:p w14:paraId="1DEE16A0">
      <w:pPr>
        <w:pStyle w:val="51"/>
        <w:tabs>
          <w:tab w:val="left" w:pos="142"/>
          <w:tab w:val="left" w:pos="426"/>
        </w:tabs>
        <w:ind w:left="991" w:leftChars="135" w:hanging="708" w:hangingChars="295"/>
        <w:rPr>
          <w:rFonts w:ascii="宋体" w:hAnsi="宋体"/>
          <w:bCs/>
          <w:color w:val="auto"/>
        </w:rPr>
      </w:pPr>
      <w:r>
        <w:rPr>
          <w:rFonts w:hAnsi="宋体"/>
          <w:color w:val="auto"/>
        </w:rPr>
        <w:t>1.</w:t>
      </w:r>
      <w:r>
        <w:rPr>
          <w:rFonts w:hint="eastAsia" w:hAnsi="宋体"/>
          <w:color w:val="auto"/>
        </w:rPr>
        <w:t>1.</w:t>
      </w:r>
      <w:r>
        <w:rPr>
          <w:rFonts w:hint="eastAsia" w:hAnsi="宋体"/>
          <w:color w:val="auto"/>
          <w:lang w:eastAsia="zh-CN"/>
        </w:rPr>
        <w:t>3</w:t>
      </w:r>
      <w:r>
        <w:rPr>
          <w:rFonts w:hAnsi="宋体"/>
          <w:color w:val="auto"/>
          <w:lang w:eastAsia="zh-CN"/>
        </w:rPr>
        <w:t>9</w:t>
      </w:r>
      <w:r>
        <w:rPr>
          <w:rFonts w:hint="eastAsia" w:ascii="宋体" w:hAnsi="宋体"/>
          <w:bCs/>
          <w:color w:val="auto"/>
          <w:lang w:eastAsia="zh-CN"/>
        </w:rPr>
        <w:t>分项工程验收</w:t>
      </w:r>
      <w:r>
        <w:rPr>
          <w:rFonts w:hint="eastAsia" w:ascii="宋体" w:hAnsi="宋体"/>
          <w:bCs/>
          <w:color w:val="auto"/>
        </w:rPr>
        <w:t>：</w:t>
      </w:r>
      <w:r>
        <w:rPr>
          <w:rFonts w:hint="eastAsia" w:ascii="宋体" w:hAnsi="宋体"/>
          <w:bCs/>
          <w:color w:val="auto"/>
          <w:lang w:eastAsia="zh-CN"/>
        </w:rPr>
        <w:t>是指分项工程完工后，由发包方、监理方、承包人、总承包人参加的对于本工程施工质量、使用功能等是否符合发包人要求而组织的初步验收工作</w:t>
      </w:r>
      <w:r>
        <w:rPr>
          <w:rFonts w:hint="eastAsia" w:ascii="宋体" w:hAnsi="宋体"/>
          <w:bCs/>
          <w:color w:val="auto"/>
        </w:rPr>
        <w:t>。</w:t>
      </w:r>
    </w:p>
    <w:p w14:paraId="51E6B890">
      <w:pPr>
        <w:pStyle w:val="51"/>
        <w:tabs>
          <w:tab w:val="left" w:pos="142"/>
          <w:tab w:val="left" w:pos="993"/>
        </w:tabs>
        <w:ind w:left="994" w:leftChars="136" w:hanging="708" w:hangingChars="295"/>
        <w:rPr>
          <w:rFonts w:hAnsi="宋体"/>
          <w:color w:val="auto"/>
          <w:lang w:eastAsia="zh-CN"/>
        </w:rPr>
      </w:pPr>
      <w:r>
        <w:rPr>
          <w:rFonts w:hint="eastAsia" w:hAnsi="宋体"/>
          <w:color w:val="auto"/>
        </w:rPr>
        <w:t>1</w:t>
      </w:r>
      <w:r>
        <w:rPr>
          <w:rFonts w:hAnsi="宋体"/>
          <w:color w:val="auto"/>
        </w:rPr>
        <w:t>.1.</w:t>
      </w:r>
      <w:r>
        <w:rPr>
          <w:rFonts w:hAnsi="宋体"/>
          <w:color w:val="auto"/>
          <w:lang w:eastAsia="zh-CN"/>
        </w:rPr>
        <w:t>40</w:t>
      </w:r>
      <w:r>
        <w:rPr>
          <w:rFonts w:hint="eastAsia" w:hAnsi="宋体"/>
          <w:color w:val="auto"/>
        </w:rPr>
        <w:t>竣工验收：</w:t>
      </w:r>
      <w:r>
        <w:rPr>
          <w:rFonts w:ascii="Arial" w:hAnsi="Arial" w:cs="Arial"/>
          <w:color w:val="auto"/>
          <w:sz w:val="23"/>
          <w:szCs w:val="23"/>
          <w:shd w:val="clear" w:color="auto" w:fill="FFFFFF"/>
        </w:rPr>
        <w:t>竣工验收指项目竣工后</w:t>
      </w:r>
      <w:r>
        <w:rPr>
          <w:rFonts w:hint="eastAsia" w:ascii="Arial" w:hAnsi="Arial" w:cs="Arial"/>
          <w:color w:val="auto"/>
          <w:sz w:val="23"/>
          <w:szCs w:val="23"/>
          <w:shd w:val="clear" w:color="auto" w:fill="FFFFFF"/>
        </w:rPr>
        <w:t>发包人</w:t>
      </w:r>
      <w:r>
        <w:rPr>
          <w:rFonts w:ascii="Arial" w:hAnsi="Arial" w:cs="Arial"/>
          <w:color w:val="auto"/>
          <w:sz w:val="23"/>
          <w:szCs w:val="23"/>
          <w:shd w:val="clear" w:color="auto" w:fill="FFFFFF"/>
        </w:rPr>
        <w:t>会同设计、施工、设备供应单位及工程质量监督部门，对该项目是否符合规划设计要求以及建筑施工和设备安装质量进行全面检验，取得竣工合格资料、数据和凭证。</w:t>
      </w:r>
      <w:r>
        <w:rPr>
          <w:rFonts w:hint="eastAsia" w:ascii="Arial" w:hAnsi="Arial" w:cs="Arial"/>
          <w:color w:val="auto"/>
          <w:sz w:val="23"/>
          <w:szCs w:val="23"/>
          <w:shd w:val="clear" w:color="auto" w:fill="FFFFFF"/>
        </w:rPr>
        <w:t>同时</w:t>
      </w:r>
      <w:r>
        <w:rPr>
          <w:rFonts w:ascii="Arial" w:hAnsi="Arial" w:cs="Arial"/>
          <w:color w:val="auto"/>
          <w:sz w:val="23"/>
          <w:szCs w:val="23"/>
          <w:shd w:val="clear" w:color="auto" w:fill="FFFFFF"/>
        </w:rPr>
        <w:t>，竣工验收是建立在分阶段</w:t>
      </w:r>
      <w:r>
        <w:rPr>
          <w:rFonts w:hint="eastAsia" w:ascii="Arial" w:hAnsi="Arial" w:cs="Arial"/>
          <w:color w:val="auto"/>
          <w:sz w:val="23"/>
          <w:szCs w:val="23"/>
          <w:shd w:val="clear" w:color="auto" w:fill="FFFFFF"/>
        </w:rPr>
        <w:t>、分类</w:t>
      </w:r>
      <w:r>
        <w:rPr>
          <w:rFonts w:ascii="Arial" w:hAnsi="Arial" w:cs="Arial"/>
          <w:color w:val="auto"/>
          <w:sz w:val="23"/>
          <w:szCs w:val="23"/>
          <w:shd w:val="clear" w:color="auto" w:fill="FFFFFF"/>
        </w:rPr>
        <w:t>验收</w:t>
      </w:r>
      <w:r>
        <w:rPr>
          <w:rFonts w:hint="eastAsia" w:ascii="Arial" w:hAnsi="Arial" w:cs="Arial"/>
          <w:color w:val="auto"/>
          <w:sz w:val="23"/>
          <w:szCs w:val="23"/>
          <w:shd w:val="clear" w:color="auto" w:fill="FFFFFF"/>
        </w:rPr>
        <w:t>全部完成</w:t>
      </w:r>
      <w:r>
        <w:rPr>
          <w:rFonts w:ascii="Arial" w:hAnsi="Arial" w:cs="Arial"/>
          <w:color w:val="auto"/>
          <w:sz w:val="23"/>
          <w:szCs w:val="23"/>
          <w:shd w:val="clear" w:color="auto" w:fill="FFFFFF"/>
        </w:rPr>
        <w:t>的基础之上</w:t>
      </w:r>
      <w:r>
        <w:rPr>
          <w:rFonts w:hint="eastAsia" w:hAnsi="宋体"/>
          <w:color w:val="auto"/>
        </w:rPr>
        <w:t>。</w:t>
      </w:r>
    </w:p>
    <w:p w14:paraId="1B434E3F">
      <w:pPr>
        <w:pStyle w:val="51"/>
        <w:tabs>
          <w:tab w:val="left" w:pos="142"/>
          <w:tab w:val="left" w:pos="624"/>
        </w:tabs>
        <w:ind w:left="847" w:leftChars="135" w:hanging="564" w:hangingChars="235"/>
        <w:rPr>
          <w:rFonts w:hAnsi="宋体"/>
          <w:color w:val="auto"/>
        </w:rPr>
      </w:pPr>
      <w:r>
        <w:rPr>
          <w:rFonts w:hAnsi="宋体"/>
          <w:color w:val="auto"/>
        </w:rPr>
        <w:t>1.1.</w:t>
      </w:r>
      <w:r>
        <w:rPr>
          <w:rFonts w:hint="eastAsia" w:hAnsi="宋体"/>
          <w:color w:val="auto"/>
          <w:lang w:eastAsia="zh-CN"/>
        </w:rPr>
        <w:t>4</w:t>
      </w:r>
      <w:r>
        <w:rPr>
          <w:rFonts w:hAnsi="宋体"/>
          <w:color w:val="auto"/>
          <w:lang w:eastAsia="zh-CN"/>
        </w:rPr>
        <w:t>1</w:t>
      </w:r>
      <w:r>
        <w:rPr>
          <w:rFonts w:hint="eastAsia" w:ascii="宋体" w:hAnsi="宋体"/>
          <w:bCs/>
          <w:color w:val="auto"/>
        </w:rPr>
        <w:t>开工日期：协议中明确的日期，或甲方书面调整的开始施工的日期。</w:t>
      </w:r>
    </w:p>
    <w:p w14:paraId="001D89E0">
      <w:pPr>
        <w:pStyle w:val="51"/>
        <w:tabs>
          <w:tab w:val="left" w:pos="142"/>
          <w:tab w:val="left" w:pos="624"/>
        </w:tabs>
        <w:ind w:left="847" w:leftChars="135" w:hanging="564" w:hangingChars="235"/>
        <w:rPr>
          <w:rFonts w:ascii="宋体" w:hAnsi="宋体"/>
          <w:bCs/>
          <w:color w:val="auto"/>
          <w:lang w:eastAsia="zh-CN"/>
        </w:rPr>
      </w:pPr>
      <w:r>
        <w:rPr>
          <w:rFonts w:hAnsi="宋体"/>
          <w:color w:val="auto"/>
        </w:rPr>
        <w:t>1.</w:t>
      </w:r>
      <w:r>
        <w:rPr>
          <w:rFonts w:hint="eastAsia" w:hAnsi="宋体"/>
          <w:color w:val="auto"/>
        </w:rPr>
        <w:t>1.</w:t>
      </w:r>
      <w:r>
        <w:rPr>
          <w:rFonts w:hint="eastAsia" w:hAnsi="宋体"/>
          <w:color w:val="auto"/>
          <w:lang w:eastAsia="zh-CN"/>
        </w:rPr>
        <w:t>4</w:t>
      </w:r>
      <w:r>
        <w:rPr>
          <w:rFonts w:hAnsi="宋体"/>
          <w:color w:val="auto"/>
          <w:lang w:eastAsia="zh-CN"/>
        </w:rPr>
        <w:t>2</w:t>
      </w:r>
      <w:r>
        <w:rPr>
          <w:rFonts w:hint="eastAsia" w:ascii="宋体" w:hAnsi="宋体"/>
          <w:bCs/>
          <w:color w:val="auto"/>
        </w:rPr>
        <w:t>竣工日期：按</w:t>
      </w:r>
      <w:r>
        <w:rPr>
          <w:rFonts w:ascii="宋体" w:hAnsi="宋体"/>
          <w:bCs/>
          <w:color w:val="auto"/>
        </w:rPr>
        <w:t>工程</w:t>
      </w:r>
      <w:r>
        <w:rPr>
          <w:rFonts w:hint="eastAsia" w:ascii="宋体" w:hAnsi="宋体"/>
          <w:bCs/>
          <w:color w:val="auto"/>
        </w:rPr>
        <w:t>通过</w:t>
      </w:r>
      <w:r>
        <w:rPr>
          <w:rFonts w:ascii="宋体" w:hAnsi="宋体"/>
          <w:bCs/>
          <w:color w:val="auto"/>
        </w:rPr>
        <w:t>竣工验收，</w:t>
      </w:r>
      <w:r>
        <w:rPr>
          <w:rFonts w:hint="eastAsia" w:ascii="宋体" w:hAnsi="宋体"/>
          <w:bCs/>
          <w:color w:val="auto"/>
        </w:rPr>
        <w:t>取得备案证明的日期</w:t>
      </w:r>
      <w:r>
        <w:rPr>
          <w:rFonts w:ascii="宋体" w:hAnsi="宋体"/>
          <w:bCs/>
          <w:color w:val="auto"/>
        </w:rPr>
        <w:t>。</w:t>
      </w:r>
      <w:r>
        <w:rPr>
          <w:rFonts w:hint="eastAsia" w:ascii="宋体" w:hAnsi="宋体"/>
          <w:bCs/>
          <w:color w:val="auto"/>
        </w:rPr>
        <w:t>若取得备案证明后</w:t>
      </w:r>
      <w:r>
        <w:rPr>
          <w:rFonts w:ascii="宋体" w:hAnsi="宋体"/>
          <w:bCs/>
          <w:color w:val="auto"/>
        </w:rPr>
        <w:t>，</w:t>
      </w:r>
      <w:r>
        <w:rPr>
          <w:rFonts w:hint="eastAsia" w:ascii="宋体" w:hAnsi="宋体"/>
          <w:bCs/>
          <w:color w:val="auto"/>
        </w:rPr>
        <w:t>仍存在工程整改，则</w:t>
      </w:r>
      <w:r>
        <w:rPr>
          <w:rFonts w:ascii="宋体" w:hAnsi="宋体"/>
          <w:bCs/>
          <w:color w:val="auto"/>
        </w:rPr>
        <w:t>实际竣工日期为乙方</w:t>
      </w:r>
      <w:r>
        <w:rPr>
          <w:rFonts w:hint="eastAsia" w:ascii="宋体" w:hAnsi="宋体"/>
          <w:bCs/>
          <w:color w:val="auto"/>
        </w:rPr>
        <w:t>完成整改并经</w:t>
      </w:r>
      <w:r>
        <w:rPr>
          <w:rFonts w:ascii="宋体" w:hAnsi="宋体"/>
          <w:bCs/>
          <w:color w:val="auto"/>
        </w:rPr>
        <w:t>甲方验收</w:t>
      </w:r>
      <w:r>
        <w:rPr>
          <w:rFonts w:hint="eastAsia" w:ascii="宋体" w:hAnsi="宋体"/>
          <w:bCs/>
          <w:color w:val="auto"/>
        </w:rPr>
        <w:t>合格</w:t>
      </w:r>
      <w:r>
        <w:rPr>
          <w:rFonts w:ascii="宋体" w:hAnsi="宋体"/>
          <w:bCs/>
          <w:color w:val="auto"/>
        </w:rPr>
        <w:t>的日期。</w:t>
      </w:r>
      <w:r>
        <w:rPr>
          <w:rFonts w:hint="eastAsia" w:ascii="宋体" w:hAnsi="宋体"/>
          <w:bCs/>
          <w:color w:val="auto"/>
        </w:rPr>
        <w:t>实际竣工日期按天计算，不足一天按一天计。</w:t>
      </w:r>
    </w:p>
    <w:p w14:paraId="083F18B1">
      <w:pPr>
        <w:pStyle w:val="51"/>
        <w:tabs>
          <w:tab w:val="left" w:pos="142"/>
          <w:tab w:val="left" w:pos="426"/>
        </w:tabs>
        <w:ind w:left="991" w:leftChars="135" w:hanging="708" w:hangingChars="295"/>
        <w:rPr>
          <w:rFonts w:ascii="宋体" w:hAnsi="宋体"/>
          <w:bCs/>
          <w:color w:val="auto"/>
        </w:rPr>
      </w:pPr>
      <w:r>
        <w:rPr>
          <w:rFonts w:hAnsi="宋体"/>
          <w:color w:val="auto"/>
        </w:rPr>
        <w:t>1.</w:t>
      </w:r>
      <w:r>
        <w:rPr>
          <w:rFonts w:hint="eastAsia" w:hAnsi="宋体"/>
          <w:color w:val="auto"/>
        </w:rPr>
        <w:t>1.</w:t>
      </w:r>
      <w:r>
        <w:rPr>
          <w:rFonts w:hint="eastAsia" w:hAnsi="宋体"/>
          <w:color w:val="auto"/>
          <w:lang w:eastAsia="zh-CN"/>
        </w:rPr>
        <w:t>4</w:t>
      </w:r>
      <w:r>
        <w:rPr>
          <w:rFonts w:hAnsi="宋体"/>
          <w:color w:val="auto"/>
          <w:lang w:eastAsia="zh-CN"/>
        </w:rPr>
        <w:t>3</w:t>
      </w:r>
      <w:r>
        <w:rPr>
          <w:rFonts w:hint="eastAsia" w:ascii="宋体" w:hAnsi="宋体"/>
          <w:bCs/>
          <w:color w:val="auto"/>
        </w:rPr>
        <w:t>通知、同意、批准、证书和决定：除另有规定之外，合同文件中提及的由任何人发出、给予的任何通知、同意、批准、认可、确认、证书或决定均应是以书面形式体现，任何这种书面形式均不应以任何理由扣留或延误，也不应免除双方按合同规定应承担的义务和责任。</w:t>
      </w:r>
    </w:p>
    <w:p w14:paraId="77A2E842">
      <w:pPr>
        <w:pStyle w:val="51"/>
        <w:tabs>
          <w:tab w:val="left" w:pos="142"/>
          <w:tab w:val="left" w:pos="624"/>
        </w:tabs>
        <w:ind w:left="991" w:leftChars="135" w:hanging="708" w:hangingChars="295"/>
        <w:rPr>
          <w:rFonts w:hAnsi="宋体"/>
          <w:color w:val="auto"/>
        </w:rPr>
      </w:pPr>
      <w:r>
        <w:rPr>
          <w:rFonts w:hAnsi="宋体"/>
          <w:color w:val="auto"/>
        </w:rPr>
        <w:t>1.</w:t>
      </w:r>
      <w:r>
        <w:rPr>
          <w:rFonts w:hint="eastAsia" w:ascii="宋体" w:hAnsi="宋体"/>
          <w:bCs/>
          <w:color w:val="auto"/>
        </w:rPr>
        <w:t>1.</w:t>
      </w:r>
      <w:r>
        <w:rPr>
          <w:rFonts w:hint="eastAsia" w:ascii="宋体" w:hAnsi="宋体"/>
          <w:bCs/>
          <w:color w:val="auto"/>
          <w:lang w:eastAsia="zh-CN"/>
        </w:rPr>
        <w:t>4</w:t>
      </w:r>
      <w:r>
        <w:rPr>
          <w:rFonts w:ascii="宋体" w:hAnsi="宋体"/>
          <w:bCs/>
          <w:color w:val="auto"/>
          <w:lang w:eastAsia="zh-CN"/>
        </w:rPr>
        <w:t>4</w:t>
      </w:r>
      <w:r>
        <w:rPr>
          <w:rFonts w:hint="eastAsia" w:ascii="宋体" w:hAnsi="宋体"/>
          <w:bCs/>
          <w:color w:val="auto"/>
        </w:rPr>
        <w:t>保修期：根据现行有关法律规定或，按照合同约定由承包人负责对合同约定的保修范围内发生的质量问题履行</w:t>
      </w:r>
      <w:r>
        <w:rPr>
          <w:rFonts w:hint="eastAsia" w:ascii="宋体" w:hAnsi="宋体"/>
          <w:bCs/>
          <w:color w:val="auto"/>
          <w:lang w:eastAsia="zh-CN"/>
        </w:rPr>
        <w:t>保</w:t>
      </w:r>
      <w:r>
        <w:rPr>
          <w:rFonts w:hint="eastAsia" w:ascii="宋体" w:hAnsi="宋体"/>
          <w:bCs/>
          <w:color w:val="auto"/>
        </w:rPr>
        <w:t>修义务并对造成的损失并对造成本的损失承担赔偿责任的期限。</w:t>
      </w:r>
      <w:bookmarkStart w:id="375" w:name="_Toc174273097"/>
      <w:bookmarkStart w:id="376" w:name="_Toc174268941"/>
    </w:p>
    <w:p w14:paraId="3FB52FC4">
      <w:pPr>
        <w:pStyle w:val="51"/>
        <w:tabs>
          <w:tab w:val="left" w:pos="142"/>
        </w:tabs>
        <w:ind w:left="991" w:leftChars="135" w:hanging="708" w:hangingChars="295"/>
        <w:rPr>
          <w:rFonts w:ascii="宋体" w:hAnsi="宋体"/>
          <w:color w:val="auto"/>
          <w:u w:val="single"/>
        </w:rPr>
      </w:pPr>
      <w:r>
        <w:rPr>
          <w:rFonts w:ascii="宋体" w:hAnsi="宋体"/>
          <w:bCs/>
          <w:color w:val="auto"/>
        </w:rPr>
        <w:t>1.1.</w:t>
      </w:r>
      <w:r>
        <w:rPr>
          <w:rFonts w:hint="eastAsia" w:ascii="宋体" w:hAnsi="宋体"/>
          <w:bCs/>
          <w:color w:val="auto"/>
          <w:lang w:eastAsia="zh-CN"/>
        </w:rPr>
        <w:t>4</w:t>
      </w:r>
      <w:r>
        <w:rPr>
          <w:rFonts w:ascii="宋体" w:hAnsi="宋体"/>
          <w:bCs/>
          <w:color w:val="auto"/>
          <w:lang w:eastAsia="zh-CN"/>
        </w:rPr>
        <w:t>5</w:t>
      </w:r>
      <w:r>
        <w:rPr>
          <w:rFonts w:hint="eastAsia" w:ascii="宋体" w:hAnsi="宋体"/>
          <w:bCs/>
          <w:color w:val="auto"/>
        </w:rPr>
        <w:t xml:space="preserve"> “之后”、“之前”、 “之上”、“之下”</w:t>
      </w:r>
      <w:bookmarkEnd w:id="375"/>
      <w:bookmarkEnd w:id="376"/>
      <w:r>
        <w:rPr>
          <w:rFonts w:hint="eastAsia" w:ascii="宋体" w:hAnsi="宋体"/>
          <w:bCs/>
          <w:color w:val="auto"/>
        </w:rPr>
        <w:t>，</w:t>
      </w:r>
      <w:r>
        <w:rPr>
          <w:rFonts w:hint="eastAsia" w:ascii="宋体" w:hAnsi="宋体"/>
          <w:color w:val="auto"/>
        </w:rPr>
        <w:t>除本合同另有约定以外，“之后”、“之上”含本数；“之前”、“之下”不含本数。</w:t>
      </w:r>
      <w:r>
        <w:rPr>
          <w:rFonts w:hint="eastAsia" w:ascii="宋体" w:hAnsi="宋体"/>
          <w:bCs/>
          <w:color w:val="auto"/>
        </w:rPr>
        <w:t>“以后”、“以前”、 “以上”、“以下”、</w:t>
      </w:r>
      <w:r>
        <w:rPr>
          <w:rFonts w:ascii="宋体" w:hAnsi="宋体"/>
          <w:bCs/>
          <w:color w:val="auto"/>
        </w:rPr>
        <w:t>“</w:t>
      </w:r>
      <w:r>
        <w:rPr>
          <w:rFonts w:hint="eastAsia" w:ascii="宋体" w:hAnsi="宋体"/>
          <w:bCs/>
          <w:color w:val="auto"/>
        </w:rPr>
        <w:t>以内</w:t>
      </w:r>
      <w:r>
        <w:rPr>
          <w:rFonts w:ascii="宋体" w:hAnsi="宋体"/>
          <w:bCs/>
          <w:color w:val="auto"/>
        </w:rPr>
        <w:t>”</w:t>
      </w:r>
      <w:r>
        <w:rPr>
          <w:rFonts w:hint="eastAsia" w:ascii="宋体" w:hAnsi="宋体"/>
          <w:bCs/>
          <w:color w:val="auto"/>
        </w:rPr>
        <w:t>、</w:t>
      </w:r>
      <w:r>
        <w:rPr>
          <w:rFonts w:ascii="宋体" w:hAnsi="宋体"/>
          <w:bCs/>
          <w:color w:val="auto"/>
        </w:rPr>
        <w:t>“</w:t>
      </w:r>
      <w:r>
        <w:rPr>
          <w:rFonts w:hint="eastAsia" w:ascii="宋体" w:hAnsi="宋体"/>
          <w:bCs/>
          <w:color w:val="auto"/>
        </w:rPr>
        <w:t>以外</w:t>
      </w:r>
      <w:r>
        <w:rPr>
          <w:rFonts w:ascii="宋体" w:hAnsi="宋体"/>
          <w:bCs/>
          <w:color w:val="auto"/>
        </w:rPr>
        <w:t>”</w:t>
      </w:r>
      <w:r>
        <w:rPr>
          <w:rFonts w:hint="eastAsia" w:ascii="宋体" w:hAnsi="宋体"/>
          <w:bCs/>
          <w:color w:val="auto"/>
        </w:rPr>
        <w:t>，</w:t>
      </w:r>
      <w:r>
        <w:rPr>
          <w:rFonts w:hint="eastAsia" w:ascii="宋体" w:hAnsi="宋体"/>
          <w:color w:val="auto"/>
        </w:rPr>
        <w:t>除本合同另有约定以外，“以后”、“以上”、</w:t>
      </w:r>
      <w:r>
        <w:rPr>
          <w:rFonts w:ascii="宋体" w:hAnsi="宋体"/>
          <w:bCs/>
          <w:color w:val="auto"/>
        </w:rPr>
        <w:t>“</w:t>
      </w:r>
      <w:r>
        <w:rPr>
          <w:rFonts w:hint="eastAsia" w:ascii="宋体" w:hAnsi="宋体"/>
          <w:bCs/>
          <w:color w:val="auto"/>
        </w:rPr>
        <w:t>以内</w:t>
      </w:r>
      <w:r>
        <w:rPr>
          <w:rFonts w:ascii="宋体" w:hAnsi="宋体"/>
          <w:bCs/>
          <w:color w:val="auto"/>
        </w:rPr>
        <w:t>”</w:t>
      </w:r>
      <w:r>
        <w:rPr>
          <w:rFonts w:hint="eastAsia" w:ascii="宋体" w:hAnsi="宋体"/>
          <w:color w:val="auto"/>
        </w:rPr>
        <w:t>含本数；“以前”、“以下”、</w:t>
      </w:r>
      <w:r>
        <w:rPr>
          <w:rFonts w:ascii="宋体" w:hAnsi="宋体"/>
          <w:bCs/>
          <w:color w:val="auto"/>
        </w:rPr>
        <w:t>“</w:t>
      </w:r>
      <w:r>
        <w:rPr>
          <w:rFonts w:hint="eastAsia" w:ascii="宋体" w:hAnsi="宋体"/>
          <w:bCs/>
          <w:color w:val="auto"/>
        </w:rPr>
        <w:t>以外</w:t>
      </w:r>
      <w:r>
        <w:rPr>
          <w:rFonts w:ascii="宋体" w:hAnsi="宋体"/>
          <w:bCs/>
          <w:color w:val="auto"/>
        </w:rPr>
        <w:t>”</w:t>
      </w:r>
      <w:r>
        <w:rPr>
          <w:rFonts w:hint="eastAsia" w:ascii="宋体" w:hAnsi="宋体"/>
          <w:color w:val="auto"/>
        </w:rPr>
        <w:t>不含本数。</w:t>
      </w:r>
    </w:p>
    <w:bookmarkEnd w:id="361"/>
    <w:p w14:paraId="24F6503D">
      <w:pPr>
        <w:pStyle w:val="50"/>
        <w:numPr>
          <w:ilvl w:val="0"/>
          <w:numId w:val="0"/>
        </w:numPr>
        <w:spacing w:before="120" w:after="120" w:line="360" w:lineRule="auto"/>
        <w:rPr>
          <w:color w:val="auto"/>
          <w:szCs w:val="24"/>
        </w:rPr>
      </w:pPr>
      <w:bookmarkStart w:id="377" w:name="_Toc455134528"/>
      <w:bookmarkStart w:id="378" w:name="_Toc454555576"/>
      <w:bookmarkStart w:id="379" w:name="_Toc357434432"/>
      <w:bookmarkStart w:id="380" w:name="_Toc455151656"/>
      <w:bookmarkStart w:id="381" w:name="_Toc8833157"/>
      <w:bookmarkStart w:id="382" w:name="_Toc78944579"/>
      <w:bookmarkStart w:id="383" w:name="_Toc89405934"/>
      <w:r>
        <w:rPr>
          <w:color w:val="auto"/>
          <w:szCs w:val="24"/>
        </w:rPr>
        <w:t>1.2 标题和旁注</w:t>
      </w:r>
      <w:bookmarkEnd w:id="377"/>
      <w:bookmarkEnd w:id="378"/>
      <w:bookmarkEnd w:id="379"/>
      <w:bookmarkEnd w:id="380"/>
      <w:bookmarkEnd w:id="381"/>
      <w:bookmarkEnd w:id="382"/>
      <w:bookmarkEnd w:id="383"/>
    </w:p>
    <w:p w14:paraId="18710C6E">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60288" behindDoc="0" locked="0" layoutInCell="1" allowOverlap="1">
                <wp:simplePos x="0" y="0"/>
                <wp:positionH relativeFrom="column">
                  <wp:posOffset>-720090</wp:posOffset>
                </wp:positionH>
                <wp:positionV relativeFrom="paragraph">
                  <wp:posOffset>36195</wp:posOffset>
                </wp:positionV>
                <wp:extent cx="705485" cy="297180"/>
                <wp:effectExtent l="0" t="0" r="4445" b="0"/>
                <wp:wrapNone/>
                <wp:docPr id="206" name="文本框 206"/>
                <wp:cNvGraphicFramePr/>
                <a:graphic xmlns:a="http://schemas.openxmlformats.org/drawingml/2006/main">
                  <a:graphicData uri="http://schemas.microsoft.com/office/word/2010/wordprocessingShape">
                    <wps:wsp>
                      <wps:cNvSpPr txBox="1">
                        <a:spLocks noChangeArrowheads="1"/>
                      </wps:cNvSpPr>
                      <wps:spPr bwMode="auto">
                        <a:xfrm>
                          <a:off x="0" y="0"/>
                          <a:ext cx="705485" cy="297180"/>
                        </a:xfrm>
                        <a:prstGeom prst="rect">
                          <a:avLst/>
                        </a:prstGeom>
                        <a:solidFill>
                          <a:srgbClr val="FFFFFF"/>
                        </a:solidFill>
                        <a:ln>
                          <a:noFill/>
                        </a:ln>
                        <a:effectLst/>
                      </wps:spPr>
                      <wps:txbx>
                        <w:txbxContent>
                          <w:p w14:paraId="5EF98E30">
                            <w:r>
                              <w:rPr>
                                <w:rFonts w:hint="eastAsia" w:ascii="楷体_GB2312" w:eastAsia="楷体_GB2312"/>
                                <w:szCs w:val="21"/>
                              </w:rPr>
                              <w:t>标题和旁注</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23.4pt;width:55.55pt;z-index:251660288;mso-width-relative:page;mso-height-relative:page;" fillcolor="#FFFFFF" filled="t" stroked="f" coordsize="21600,21600" o:gfxdata="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UKsZNgAAAAIAQAADwAAAAAAAAABACAAAAAiAAAAZHJzL2Rvd25yZXYueG1sUEsBAhQAFAAA&#10;AAgAh07iQA6ychAoAgAAPwQAAA4AAAAAAAAAAQAgAAAAJwEAAGRycy9lMm9Eb2MueG1sUEsFBgAA&#10;AAAGAAYAWQEAAMEFAAAAAA==&#10;">
                <v:fill on="t" focussize="0,0"/>
                <v:stroke on="f"/>
                <v:imagedata o:title=""/>
                <o:lock v:ext="edit" aspectratio="f"/>
                <v:textbox inset="0mm,0mm,0mm,0mm">
                  <w:txbxContent>
                    <w:p w14:paraId="5EF98E30">
                      <w:r>
                        <w:rPr>
                          <w:rFonts w:hint="eastAsia" w:ascii="楷体_GB2312" w:eastAsia="楷体_GB2312"/>
                          <w:szCs w:val="21"/>
                        </w:rPr>
                        <w:t>标题和旁注</w:t>
                      </w:r>
                    </w:p>
                  </w:txbxContent>
                </v:textbox>
              </v:shape>
            </w:pict>
          </mc:Fallback>
        </mc:AlternateContent>
      </w:r>
      <w:r>
        <w:rPr>
          <w:color w:val="auto"/>
        </w:rPr>
        <w:t>1.2.1</w:t>
      </w:r>
      <w:r>
        <w:rPr>
          <w:color w:val="auto"/>
        </w:rPr>
        <w:tab/>
      </w:r>
      <w:r>
        <w:rPr>
          <w:color w:val="auto"/>
        </w:rPr>
        <w:t>标题和旁注不视为独立工程合同条款或独立工程合同本身的一部分，在解释及推定独立工程合同条款时，不列入考虑。</w:t>
      </w:r>
    </w:p>
    <w:p w14:paraId="43F68A63">
      <w:pPr>
        <w:pStyle w:val="4"/>
        <w:spacing w:before="120" w:after="120" w:line="360" w:lineRule="auto"/>
        <w:rPr>
          <w:color w:val="auto"/>
          <w:sz w:val="28"/>
          <w:szCs w:val="28"/>
        </w:rPr>
      </w:pPr>
      <w:bookmarkStart w:id="384" w:name="_Toc78880733"/>
      <w:bookmarkStart w:id="385" w:name="_Toc78944580"/>
      <w:bookmarkStart w:id="386" w:name="_Toc78940601"/>
      <w:bookmarkStart w:id="387" w:name="_Toc357434433"/>
      <w:bookmarkStart w:id="388" w:name="_Toc454555577"/>
      <w:bookmarkStart w:id="389" w:name="_Toc455134529"/>
      <w:bookmarkStart w:id="390" w:name="_Toc8833158"/>
      <w:bookmarkStart w:id="391" w:name="_Toc455151657"/>
      <w:r>
        <w:rPr>
          <w:color w:val="auto"/>
          <w:sz w:val="28"/>
          <w:szCs w:val="28"/>
        </w:rPr>
        <w:t>2、</w:t>
      </w:r>
      <w:bookmarkEnd w:id="384"/>
      <w:bookmarkEnd w:id="385"/>
      <w:bookmarkEnd w:id="386"/>
      <w:r>
        <w:rPr>
          <w:color w:val="auto"/>
          <w:sz w:val="28"/>
          <w:szCs w:val="28"/>
        </w:rPr>
        <w:t>合同文件</w:t>
      </w:r>
      <w:bookmarkEnd w:id="387"/>
      <w:bookmarkEnd w:id="388"/>
      <w:bookmarkEnd w:id="389"/>
      <w:bookmarkEnd w:id="390"/>
      <w:bookmarkEnd w:id="391"/>
    </w:p>
    <w:p w14:paraId="6427DB2B">
      <w:pPr>
        <w:pStyle w:val="50"/>
        <w:numPr>
          <w:ilvl w:val="0"/>
          <w:numId w:val="0"/>
        </w:numPr>
        <w:spacing w:before="120" w:after="120" w:line="360" w:lineRule="auto"/>
        <w:rPr>
          <w:color w:val="auto"/>
          <w:szCs w:val="24"/>
        </w:rPr>
      </w:pPr>
      <w:bookmarkStart w:id="392" w:name="_Toc455151658"/>
      <w:bookmarkStart w:id="393" w:name="_Toc454555578"/>
      <w:bookmarkStart w:id="394" w:name="_Toc122080262"/>
      <w:bookmarkStart w:id="395" w:name="_Toc8833159"/>
      <w:bookmarkStart w:id="396" w:name="_Toc144869883"/>
      <w:bookmarkStart w:id="397" w:name="_Toc455134530"/>
      <w:bookmarkStart w:id="398" w:name="_Toc357434434"/>
      <w:bookmarkStart w:id="399" w:name="_Toc78940600"/>
      <w:bookmarkStart w:id="400" w:name="_Toc78944581"/>
      <w:bookmarkStart w:id="401" w:name="_Toc78880734"/>
      <w:bookmarkStart w:id="402" w:name="_Toc78940602"/>
      <w:bookmarkStart w:id="403" w:name="_Toc78944578"/>
      <w:bookmarkStart w:id="404" w:name="_Toc78880732"/>
      <w:r>
        <w:rPr>
          <w:color w:val="auto"/>
          <w:szCs w:val="24"/>
        </w:rPr>
        <w:t>2.1 书面形式</w:t>
      </w:r>
      <w:bookmarkEnd w:id="392"/>
      <w:bookmarkEnd w:id="393"/>
      <w:bookmarkEnd w:id="394"/>
      <w:bookmarkEnd w:id="395"/>
      <w:bookmarkEnd w:id="396"/>
      <w:bookmarkEnd w:id="397"/>
      <w:bookmarkEnd w:id="398"/>
    </w:p>
    <w:p w14:paraId="680FED57">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73600" behindDoc="0" locked="0" layoutInCell="1" allowOverlap="1">
                <wp:simplePos x="0" y="0"/>
                <wp:positionH relativeFrom="column">
                  <wp:posOffset>-720090</wp:posOffset>
                </wp:positionH>
                <wp:positionV relativeFrom="paragraph">
                  <wp:posOffset>71755</wp:posOffset>
                </wp:positionV>
                <wp:extent cx="705485" cy="297180"/>
                <wp:effectExtent l="0" t="0" r="4445" b="0"/>
                <wp:wrapNone/>
                <wp:docPr id="205" name="文本框 205"/>
                <wp:cNvGraphicFramePr/>
                <a:graphic xmlns:a="http://schemas.openxmlformats.org/drawingml/2006/main">
                  <a:graphicData uri="http://schemas.microsoft.com/office/word/2010/wordprocessingShape">
                    <wps:wsp>
                      <wps:cNvSpPr txBox="1">
                        <a:spLocks noChangeArrowheads="1"/>
                      </wps:cNvSpPr>
                      <wps:spPr bwMode="auto">
                        <a:xfrm>
                          <a:off x="0" y="0"/>
                          <a:ext cx="705485" cy="297180"/>
                        </a:xfrm>
                        <a:prstGeom prst="rect">
                          <a:avLst/>
                        </a:prstGeom>
                        <a:solidFill>
                          <a:srgbClr val="FFFFFF"/>
                        </a:solidFill>
                        <a:ln>
                          <a:noFill/>
                        </a:ln>
                        <a:effectLst/>
                      </wps:spPr>
                      <wps:txbx>
                        <w:txbxContent>
                          <w:p w14:paraId="300C6CD5">
                            <w:r>
                              <w:rPr>
                                <w:rFonts w:hint="eastAsia" w:ascii="楷体_GB2312" w:eastAsia="楷体_GB2312"/>
                                <w:szCs w:val="21"/>
                              </w:rPr>
                              <w:t>书面形式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5.55pt;z-index:251673600;mso-width-relative:page;mso-height-relative:page;" fillcolor="#FFFFFF" filled="t" stroked="f" coordsize="21600,21600" o:gfxdata="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6MEj9NgAAAAJAQAADwAAAAAAAAABACAAAAAiAAAAZHJzL2Rvd25yZXYueG1sUEsBAhQAFAAA&#10;AAgAh07iQMRhu08oAgAAPwQAAA4AAAAAAAAAAQAgAAAAJwEAAGRycy9lMm9Eb2MueG1sUEsFBgAA&#10;AAAGAAYAWQEAAMEFAAAAAA==&#10;">
                <v:fill on="t" focussize="0,0"/>
                <v:stroke on="f"/>
                <v:imagedata o:title=""/>
                <o:lock v:ext="edit" aspectratio="f"/>
                <v:textbox inset="0mm,0mm,0mm,0mm">
                  <w:txbxContent>
                    <w:p w14:paraId="300C6CD5">
                      <w:r>
                        <w:rPr>
                          <w:rFonts w:hint="eastAsia" w:ascii="楷体_GB2312" w:eastAsia="楷体_GB2312"/>
                          <w:szCs w:val="21"/>
                        </w:rPr>
                        <w:t>书面形式</w:t>
                      </w:r>
                    </w:p>
                  </w:txbxContent>
                </v:textbox>
              </v:shape>
            </w:pict>
          </mc:Fallback>
        </mc:AlternateContent>
      </w:r>
      <w:r>
        <w:rPr>
          <w:color w:val="auto"/>
        </w:rPr>
        <w:t>2.1.1</w:t>
      </w:r>
      <w:r>
        <w:rPr>
          <w:color w:val="auto"/>
        </w:rPr>
        <w:tab/>
      </w:r>
      <w:r>
        <w:rPr>
          <w:color w:val="auto"/>
        </w:rPr>
        <w:t>合同文件任何地方提及的由任何人发出的任何通知、指令、批准、证书等，应一律是书面形式，且不得无故扣押或拖延。任何书面形式的通知、指令、批准、证书等，应由人工送达并取得书面签收，或通过传真送达并保存传真记录，或通过电子邮件并得到回执，或通过邮寄并保存邮局的邮寄证明。</w:t>
      </w:r>
    </w:p>
    <w:p w14:paraId="461111F3">
      <w:pPr>
        <w:pStyle w:val="50"/>
        <w:numPr>
          <w:ilvl w:val="0"/>
          <w:numId w:val="0"/>
        </w:numPr>
        <w:spacing w:before="120" w:after="120" w:line="360" w:lineRule="auto"/>
        <w:rPr>
          <w:color w:val="auto"/>
          <w:szCs w:val="24"/>
        </w:rPr>
      </w:pPr>
      <w:bookmarkStart w:id="405" w:name="_Toc455151659"/>
      <w:bookmarkStart w:id="406" w:name="_Toc144869884"/>
      <w:bookmarkStart w:id="407" w:name="_Toc8833160"/>
      <w:bookmarkStart w:id="408" w:name="_Toc122080263"/>
      <w:bookmarkStart w:id="409" w:name="_Toc454555579"/>
      <w:bookmarkStart w:id="410" w:name="_Toc455134531"/>
      <w:bookmarkStart w:id="411" w:name="_Toc357434435"/>
      <w:r>
        <w:rPr>
          <w:color w:val="auto"/>
          <w:szCs w:val="24"/>
        </w:rPr>
        <w:t>2.2 合同文件组成及解释顺序</w:t>
      </w:r>
      <w:bookmarkEnd w:id="405"/>
      <w:bookmarkEnd w:id="406"/>
      <w:bookmarkEnd w:id="407"/>
      <w:bookmarkEnd w:id="408"/>
      <w:bookmarkEnd w:id="409"/>
      <w:bookmarkEnd w:id="410"/>
      <w:bookmarkEnd w:id="411"/>
    </w:p>
    <w:p w14:paraId="17EA6DF9">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70528" behindDoc="0" locked="0" layoutInCell="1" allowOverlap="1">
                <wp:simplePos x="0" y="0"/>
                <wp:positionH relativeFrom="column">
                  <wp:posOffset>-720090</wp:posOffset>
                </wp:positionH>
                <wp:positionV relativeFrom="paragraph">
                  <wp:posOffset>1127760</wp:posOffset>
                </wp:positionV>
                <wp:extent cx="702310" cy="792480"/>
                <wp:effectExtent l="0" t="0" r="7620" b="0"/>
                <wp:wrapNone/>
                <wp:docPr id="204" name="文本框 204"/>
                <wp:cNvGraphicFramePr/>
                <a:graphic xmlns:a="http://schemas.openxmlformats.org/drawingml/2006/main">
                  <a:graphicData uri="http://schemas.microsoft.com/office/word/2010/wordprocessingShape">
                    <wps:wsp>
                      <wps:cNvSpPr txBox="1">
                        <a:spLocks noChangeArrowheads="1"/>
                      </wps:cNvSpPr>
                      <wps:spPr bwMode="auto">
                        <a:xfrm>
                          <a:off x="0" y="0"/>
                          <a:ext cx="702310" cy="792480"/>
                        </a:xfrm>
                        <a:prstGeom prst="rect">
                          <a:avLst/>
                        </a:prstGeom>
                        <a:solidFill>
                          <a:srgbClr val="FFFFFF"/>
                        </a:solidFill>
                        <a:ln>
                          <a:noFill/>
                        </a:ln>
                        <a:effectLst/>
                      </wps:spPr>
                      <wps:txbx>
                        <w:txbxContent>
                          <w:p w14:paraId="178404FF">
                            <w:pPr>
                              <w:jc w:val="left"/>
                              <w:rPr>
                                <w:rFonts w:ascii="楷体_GB2312" w:eastAsia="楷体_GB2312"/>
                                <w:szCs w:val="21"/>
                              </w:rPr>
                            </w:pPr>
                            <w:r>
                              <w:rPr>
                                <w:rFonts w:hint="eastAsia" w:ascii="楷体_GB2312" w:eastAsia="楷体_GB2312"/>
                                <w:szCs w:val="21"/>
                              </w:rPr>
                              <w:t>承包人了解合同</w:t>
                            </w:r>
                          </w:p>
                          <w:p w14:paraId="3EC05B0A"/>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88.8pt;height:62.4pt;width:55.3pt;z-index:251670528;mso-width-relative:page;mso-height-relative:page;" fillcolor="#FFFFFF" filled="t" stroked="f" coordsize="21600,21600" o:gfxdata="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UMGYbaAAAACwEAAA8AAAAAAAAAAQAgAAAAIgAAAGRycy9kb3ducmV2LnhtbFBLAQIUABQA&#10;AAAIAIdO4kCwSDHkJwIAAD8EAAAOAAAAAAAAAAEAIAAAACkBAABkcnMvZTJvRG9jLnhtbFBLBQYA&#10;AAAABgAGAFkBAADCBQAAAAA=&#10;">
                <v:fill on="t" focussize="0,0"/>
                <v:stroke on="f"/>
                <v:imagedata o:title=""/>
                <o:lock v:ext="edit" aspectratio="f"/>
                <v:textbox inset="0mm,0mm,0mm,0mm">
                  <w:txbxContent>
                    <w:p w14:paraId="178404FF">
                      <w:pPr>
                        <w:jc w:val="left"/>
                        <w:rPr>
                          <w:rFonts w:ascii="楷体_GB2312" w:eastAsia="楷体_GB2312"/>
                          <w:szCs w:val="21"/>
                        </w:rPr>
                      </w:pPr>
                      <w:r>
                        <w:rPr>
                          <w:rFonts w:hint="eastAsia" w:ascii="楷体_GB2312" w:eastAsia="楷体_GB2312"/>
                          <w:szCs w:val="21"/>
                        </w:rPr>
                        <w:t>承包人了解合同</w:t>
                      </w:r>
                    </w:p>
                    <w:p w14:paraId="3EC05B0A"/>
                  </w:txbxContent>
                </v:textbox>
              </v:shape>
            </w:pict>
          </mc:Fallback>
        </mc:AlternateContent>
      </w:r>
      <w:r>
        <w:rPr>
          <w:color w:val="auto"/>
          <w:lang w:val="en-US" w:eastAsia="zh-CN"/>
        </w:rPr>
        <mc:AlternateContent>
          <mc:Choice Requires="wps">
            <w:drawing>
              <wp:anchor distT="0" distB="0" distL="114300" distR="114300" simplePos="0" relativeHeight="251663360" behindDoc="0" locked="0" layoutInCell="1" allowOverlap="1">
                <wp:simplePos x="0" y="0"/>
                <wp:positionH relativeFrom="column">
                  <wp:posOffset>-720090</wp:posOffset>
                </wp:positionH>
                <wp:positionV relativeFrom="paragraph">
                  <wp:posOffset>53975</wp:posOffset>
                </wp:positionV>
                <wp:extent cx="702310" cy="1141730"/>
                <wp:effectExtent l="0" t="0" r="7620" b="5715"/>
                <wp:wrapNone/>
                <wp:docPr id="203" name="文本框 203"/>
                <wp:cNvGraphicFramePr/>
                <a:graphic xmlns:a="http://schemas.openxmlformats.org/drawingml/2006/main">
                  <a:graphicData uri="http://schemas.microsoft.com/office/word/2010/wordprocessingShape">
                    <wps:wsp>
                      <wps:cNvSpPr txBox="1">
                        <a:spLocks noChangeArrowheads="1"/>
                      </wps:cNvSpPr>
                      <wps:spPr bwMode="auto">
                        <a:xfrm>
                          <a:off x="0" y="0"/>
                          <a:ext cx="702310" cy="1141730"/>
                        </a:xfrm>
                        <a:prstGeom prst="rect">
                          <a:avLst/>
                        </a:prstGeom>
                        <a:solidFill>
                          <a:srgbClr val="FFFFFF"/>
                        </a:solidFill>
                        <a:ln>
                          <a:noFill/>
                        </a:ln>
                        <a:effectLst/>
                      </wps:spPr>
                      <wps:txbx>
                        <w:txbxContent>
                          <w:p w14:paraId="3FB5E520">
                            <w:pPr>
                              <w:jc w:val="left"/>
                              <w:rPr>
                                <w:rFonts w:ascii="楷体_GB2312" w:eastAsia="楷体_GB2312"/>
                                <w:szCs w:val="21"/>
                              </w:rPr>
                            </w:pPr>
                            <w:r>
                              <w:rPr>
                                <w:rFonts w:hint="eastAsia" w:ascii="楷体_GB2312" w:eastAsia="楷体_GB2312"/>
                                <w:szCs w:val="21"/>
                              </w:rPr>
                              <w:t>合同文件组成及解释顺序</w:t>
                            </w:r>
                          </w:p>
                          <w:p w14:paraId="4023E1DA">
                            <w:pPr>
                              <w:jc w:val="left"/>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89.9pt;width:55.3pt;z-index:251663360;mso-width-relative:page;mso-height-relative:page;" fillcolor="#FFFFFF" filled="t" stroked="f" coordsize="21600,21600" o:gfxdata="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tIJZ12AAAAAkBAAAPAAAAAAAAAAEAIAAAACIAAABkcnMvZG93bnJldi54bWxQSwECFAAUAAAA&#10;CACHTuJA23ovXycCAABABAAADgAAAAAAAAABACAAAAAnAQAAZHJzL2Uyb0RvYy54bWxQSwUGAAAA&#10;AAYABgBZAQAAwAUAAAAA&#10;">
                <v:fill on="t" focussize="0,0"/>
                <v:stroke on="f"/>
                <v:imagedata o:title=""/>
                <o:lock v:ext="edit" aspectratio="f"/>
                <v:textbox inset="0mm,0mm,0mm,0mm">
                  <w:txbxContent>
                    <w:p w14:paraId="3FB5E520">
                      <w:pPr>
                        <w:jc w:val="left"/>
                        <w:rPr>
                          <w:rFonts w:ascii="楷体_GB2312" w:eastAsia="楷体_GB2312"/>
                          <w:szCs w:val="21"/>
                        </w:rPr>
                      </w:pPr>
                      <w:r>
                        <w:rPr>
                          <w:rFonts w:hint="eastAsia" w:ascii="楷体_GB2312" w:eastAsia="楷体_GB2312"/>
                          <w:szCs w:val="21"/>
                        </w:rPr>
                        <w:t>合同文件组成及解释顺序</w:t>
                      </w:r>
                    </w:p>
                    <w:p w14:paraId="4023E1DA">
                      <w:pPr>
                        <w:jc w:val="left"/>
                      </w:pPr>
                    </w:p>
                  </w:txbxContent>
                </v:textbox>
              </v:shape>
            </w:pict>
          </mc:Fallback>
        </mc:AlternateContent>
      </w:r>
      <w:r>
        <w:rPr>
          <w:color w:val="auto"/>
        </w:rPr>
        <w:t>2.2.1</w:t>
      </w:r>
      <w:r>
        <w:rPr>
          <w:color w:val="auto"/>
        </w:rPr>
        <w:tab/>
      </w:r>
      <w:r>
        <w:rPr>
          <w:color w:val="auto"/>
        </w:rPr>
        <w:t>组成本合同的文件及优先解释顺序详见合同协议书，任何有关的澄清解释不得违背合同约定的解释顺序。</w:t>
      </w:r>
    </w:p>
    <w:p w14:paraId="1789A301">
      <w:pPr>
        <w:pStyle w:val="51"/>
        <w:spacing w:after="0"/>
        <w:ind w:left="1077" w:leftChars="113" w:hanging="840" w:hangingChars="350"/>
        <w:rPr>
          <w:color w:val="auto"/>
          <w:lang w:eastAsia="zh-CN"/>
        </w:rPr>
      </w:pPr>
      <w:r>
        <w:rPr>
          <w:color w:val="auto"/>
        </w:rPr>
        <w:t>2.2.2   构成本合同的合同文件之间应是相互解释和相互补充说明的。如果合同文件之间出现矛盾或不一致，或合同文件中出现明显错误时，承包人应立即以书面形式通知发包人代表和监理工程师，发包人代表和监理工程师应就此向承包人做出必要的书面澄清。</w:t>
      </w:r>
    </w:p>
    <w:p w14:paraId="4C15BBB5">
      <w:pPr>
        <w:pStyle w:val="50"/>
        <w:numPr>
          <w:ilvl w:val="0"/>
          <w:numId w:val="0"/>
        </w:numPr>
        <w:spacing w:before="120" w:after="120" w:line="360" w:lineRule="auto"/>
        <w:rPr>
          <w:color w:val="auto"/>
          <w:szCs w:val="24"/>
        </w:rPr>
      </w:pPr>
      <w:bookmarkStart w:id="412" w:name="_Toc8833161"/>
      <w:bookmarkStart w:id="413" w:name="_Toc122080264"/>
      <w:bookmarkStart w:id="414" w:name="_Toc144869885"/>
      <w:bookmarkStart w:id="415" w:name="_Toc357434436"/>
      <w:r>
        <w:rPr>
          <w:color w:val="auto"/>
        </w:rPr>
        <mc:AlternateContent>
          <mc:Choice Requires="wps">
            <w:drawing>
              <wp:anchor distT="0" distB="0" distL="114300" distR="114300" simplePos="0" relativeHeight="251664384" behindDoc="0" locked="0" layoutInCell="1" allowOverlap="1">
                <wp:simplePos x="0" y="0"/>
                <wp:positionH relativeFrom="column">
                  <wp:posOffset>-685800</wp:posOffset>
                </wp:positionH>
                <wp:positionV relativeFrom="paragraph">
                  <wp:posOffset>434340</wp:posOffset>
                </wp:positionV>
                <wp:extent cx="702310" cy="792480"/>
                <wp:effectExtent l="0" t="0" r="7620" b="0"/>
                <wp:wrapNone/>
                <wp:docPr id="201" name="文本框 201"/>
                <wp:cNvGraphicFramePr/>
                <a:graphic xmlns:a="http://schemas.openxmlformats.org/drawingml/2006/main">
                  <a:graphicData uri="http://schemas.microsoft.com/office/word/2010/wordprocessingShape">
                    <wps:wsp>
                      <wps:cNvSpPr txBox="1">
                        <a:spLocks noChangeArrowheads="1"/>
                      </wps:cNvSpPr>
                      <wps:spPr bwMode="auto">
                        <a:xfrm>
                          <a:off x="0" y="0"/>
                          <a:ext cx="702310" cy="792480"/>
                        </a:xfrm>
                        <a:prstGeom prst="rect">
                          <a:avLst/>
                        </a:prstGeom>
                        <a:solidFill>
                          <a:srgbClr val="FFFFFF"/>
                        </a:solidFill>
                        <a:ln>
                          <a:noFill/>
                        </a:ln>
                        <a:effectLst/>
                      </wps:spPr>
                      <wps:txbx>
                        <w:txbxContent>
                          <w:p w14:paraId="08A29EF5">
                            <w:pPr>
                              <w:jc w:val="left"/>
                              <w:rPr>
                                <w:rFonts w:ascii="楷体_GB2312" w:eastAsia="楷体_GB2312"/>
                                <w:szCs w:val="21"/>
                              </w:rPr>
                            </w:pPr>
                            <w:r>
                              <w:rPr>
                                <w:rFonts w:hint="eastAsia" w:ascii="楷体_GB2312" w:eastAsia="楷体_GB2312"/>
                                <w:szCs w:val="21"/>
                              </w:rPr>
                              <w:t>适用语言文字</w:t>
                            </w:r>
                          </w:p>
                          <w:p w14:paraId="61B8C158"/>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4.2pt;height:62.4pt;width:55.3pt;z-index:251664384;mso-width-relative:page;mso-height-relative:page;" fillcolor="#FFFFFF" filled="t" stroked="f" coordsize="21600,21600" o:gfxdata="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ID0Sf2AAAAAkBAAAPAAAAAAAAAAEAIAAAACIAAABkcnMvZG93bnJldi54bWxQSwECFAAUAAAA&#10;CACHTuJA7jxrBCcCAAA/BAAADgAAAAAAAAABACAAAAAnAQAAZHJzL2Uyb0RvYy54bWxQSwUGAAAA&#10;AAYABgBZAQAAwAUAAAAA&#10;">
                <v:fill on="t" focussize="0,0"/>
                <v:stroke on="f"/>
                <v:imagedata o:title=""/>
                <o:lock v:ext="edit" aspectratio="f"/>
                <v:textbox inset="0mm,0mm,0mm,0mm">
                  <w:txbxContent>
                    <w:p w14:paraId="08A29EF5">
                      <w:pPr>
                        <w:jc w:val="left"/>
                        <w:rPr>
                          <w:rFonts w:ascii="楷体_GB2312" w:eastAsia="楷体_GB2312"/>
                          <w:szCs w:val="21"/>
                        </w:rPr>
                      </w:pPr>
                      <w:r>
                        <w:rPr>
                          <w:rFonts w:hint="eastAsia" w:ascii="楷体_GB2312" w:eastAsia="楷体_GB2312"/>
                          <w:szCs w:val="21"/>
                        </w:rPr>
                        <w:t>适用语言文字</w:t>
                      </w:r>
                    </w:p>
                    <w:p w14:paraId="61B8C158"/>
                  </w:txbxContent>
                </v:textbox>
              </v:shape>
            </w:pict>
          </mc:Fallback>
        </mc:AlternateContent>
      </w:r>
      <w:bookmarkStart w:id="416" w:name="_Toc455151660"/>
      <w:bookmarkStart w:id="417" w:name="_Toc455134532"/>
      <w:bookmarkStart w:id="418" w:name="_Toc454555580"/>
      <w:r>
        <w:rPr>
          <w:color w:val="auto"/>
          <w:szCs w:val="24"/>
        </w:rPr>
        <w:t>2.3 语言文字和适用法律、法规</w:t>
      </w:r>
      <w:bookmarkEnd w:id="412"/>
      <w:bookmarkEnd w:id="413"/>
      <w:bookmarkEnd w:id="414"/>
      <w:bookmarkEnd w:id="415"/>
      <w:bookmarkEnd w:id="416"/>
      <w:bookmarkEnd w:id="417"/>
      <w:bookmarkEnd w:id="418"/>
    </w:p>
    <w:p w14:paraId="78CEEDAF">
      <w:pPr>
        <w:pStyle w:val="51"/>
        <w:spacing w:after="0"/>
        <w:ind w:left="1077" w:leftChars="113" w:hanging="840" w:hangingChars="350"/>
        <w:rPr>
          <w:color w:val="auto"/>
        </w:rPr>
      </w:pPr>
      <w:r>
        <w:rPr>
          <w:color w:val="auto"/>
        </w:rPr>
        <w:t>2.3.1</w:t>
      </w:r>
      <w:r>
        <w:rPr>
          <w:color w:val="auto"/>
        </w:rPr>
        <w:tab/>
      </w:r>
      <w:r>
        <w:rPr>
          <w:color w:val="auto"/>
        </w:rPr>
        <w:t>除非本合同中另有约定，本合同的拟定和解释使用中文。如果本合同需要译成另一种或几种语言文字，中文应为合同主导语言，具有优先解释权。</w:t>
      </w:r>
    </w:p>
    <w:p w14:paraId="35815819">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65408" behindDoc="0" locked="0" layoutInCell="1" allowOverlap="1">
                <wp:simplePos x="0" y="0"/>
                <wp:positionH relativeFrom="column">
                  <wp:posOffset>-720090</wp:posOffset>
                </wp:positionH>
                <wp:positionV relativeFrom="paragraph">
                  <wp:posOffset>53975</wp:posOffset>
                </wp:positionV>
                <wp:extent cx="702310" cy="723265"/>
                <wp:effectExtent l="0" t="0" r="7620" b="3175"/>
                <wp:wrapNone/>
                <wp:docPr id="200" name="文本框 200"/>
                <wp:cNvGraphicFramePr/>
                <a:graphic xmlns:a="http://schemas.openxmlformats.org/drawingml/2006/main">
                  <a:graphicData uri="http://schemas.microsoft.com/office/word/2010/wordprocessingShape">
                    <wps:wsp>
                      <wps:cNvSpPr txBox="1">
                        <a:spLocks noChangeArrowheads="1"/>
                      </wps:cNvSpPr>
                      <wps:spPr bwMode="auto">
                        <a:xfrm>
                          <a:off x="0" y="0"/>
                          <a:ext cx="702310" cy="723265"/>
                        </a:xfrm>
                        <a:prstGeom prst="rect">
                          <a:avLst/>
                        </a:prstGeom>
                        <a:solidFill>
                          <a:srgbClr val="FFFFFF"/>
                        </a:solidFill>
                        <a:ln>
                          <a:noFill/>
                        </a:ln>
                        <a:effectLst/>
                      </wps:spPr>
                      <wps:txbx>
                        <w:txbxContent>
                          <w:p w14:paraId="71107E88">
                            <w:pPr>
                              <w:jc w:val="left"/>
                              <w:rPr>
                                <w:rFonts w:ascii="楷体_GB2312" w:eastAsia="楷体_GB2312"/>
                                <w:szCs w:val="21"/>
                              </w:rPr>
                            </w:pPr>
                            <w:r>
                              <w:rPr>
                                <w:rFonts w:hint="eastAsia" w:ascii="楷体_GB2312" w:eastAsia="楷体_GB2312"/>
                                <w:szCs w:val="21"/>
                              </w:rPr>
                              <w:t>适用法律法规</w:t>
                            </w:r>
                          </w:p>
                          <w:p w14:paraId="20D31D0C">
                            <w:pPr>
                              <w:jc w:val="left"/>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6.95pt;width:55.3pt;z-index:251665408;mso-width-relative:page;mso-height-relative:page;" fillcolor="#FFFFFF" filled="t" stroked="f" coordsize="21600,21600" o:gfxdata="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MDi6nYAAAACQEAAA8AAAAAAAAAAQAgAAAAIgAAAGRycy9kb3ducmV2LnhtbFBLAQIUABQAAAAI&#10;AIdO4kBVNlR2JgIAAD8EAAAOAAAAAAAAAAEAIAAAACcBAABkcnMvZTJvRG9jLnhtbFBLBQYAAAAA&#10;BgAGAFkBAAC/BQAAAAA=&#10;">
                <v:fill on="t" focussize="0,0"/>
                <v:stroke on="f"/>
                <v:imagedata o:title=""/>
                <o:lock v:ext="edit" aspectratio="f"/>
                <v:textbox inset="0mm,0mm,0mm,0mm">
                  <w:txbxContent>
                    <w:p w14:paraId="71107E88">
                      <w:pPr>
                        <w:jc w:val="left"/>
                        <w:rPr>
                          <w:rFonts w:ascii="楷体_GB2312" w:eastAsia="楷体_GB2312"/>
                          <w:szCs w:val="21"/>
                        </w:rPr>
                      </w:pPr>
                      <w:r>
                        <w:rPr>
                          <w:rFonts w:hint="eastAsia" w:ascii="楷体_GB2312" w:eastAsia="楷体_GB2312"/>
                          <w:szCs w:val="21"/>
                        </w:rPr>
                        <w:t>适用法律法规</w:t>
                      </w:r>
                    </w:p>
                    <w:p w14:paraId="20D31D0C">
                      <w:pPr>
                        <w:jc w:val="left"/>
                      </w:pPr>
                    </w:p>
                  </w:txbxContent>
                </v:textbox>
              </v:shape>
            </w:pict>
          </mc:Fallback>
        </mc:AlternateContent>
      </w:r>
      <w:r>
        <w:rPr>
          <w:color w:val="auto"/>
        </w:rPr>
        <w:t>2.3.2</w:t>
      </w:r>
      <w:r>
        <w:rPr>
          <w:color w:val="auto"/>
        </w:rPr>
        <w:tab/>
      </w:r>
      <w:r>
        <w:rPr>
          <w:color w:val="auto"/>
        </w:rPr>
        <w:t>本合同适用中国法律、行政法规及工程所在地地方法规。除非本合同中另有约定，国家及工程所在地建设行政主管部门和其他有关主管部门制定的行政规章和规范性文件也适用于本合同。</w:t>
      </w:r>
    </w:p>
    <w:p w14:paraId="3E1D84EF">
      <w:pPr>
        <w:pStyle w:val="50"/>
        <w:numPr>
          <w:ilvl w:val="0"/>
          <w:numId w:val="0"/>
        </w:numPr>
        <w:spacing w:before="120" w:after="120" w:line="360" w:lineRule="auto"/>
        <w:rPr>
          <w:color w:val="auto"/>
          <w:szCs w:val="24"/>
        </w:rPr>
      </w:pPr>
      <w:bookmarkStart w:id="419" w:name="_Toc122080265"/>
      <w:bookmarkStart w:id="420" w:name="_Toc144869886"/>
      <w:bookmarkStart w:id="421" w:name="_Toc8833162"/>
      <w:bookmarkStart w:id="422" w:name="_Toc357434437"/>
      <w:r>
        <w:rPr>
          <w:color w:val="auto"/>
        </w:rPr>
        <mc:AlternateContent>
          <mc:Choice Requires="wps">
            <w:drawing>
              <wp:anchor distT="0" distB="0" distL="114300" distR="114300" simplePos="0" relativeHeight="251666432" behindDoc="0" locked="0" layoutInCell="1" allowOverlap="1">
                <wp:simplePos x="0" y="0"/>
                <wp:positionH relativeFrom="column">
                  <wp:posOffset>-685800</wp:posOffset>
                </wp:positionH>
                <wp:positionV relativeFrom="paragraph">
                  <wp:posOffset>381000</wp:posOffset>
                </wp:positionV>
                <wp:extent cx="702310" cy="297180"/>
                <wp:effectExtent l="0" t="0" r="7620" b="0"/>
                <wp:wrapNone/>
                <wp:docPr id="199" name="文本框 199"/>
                <wp:cNvGraphicFramePr/>
                <a:graphic xmlns:a="http://schemas.openxmlformats.org/drawingml/2006/main">
                  <a:graphicData uri="http://schemas.microsoft.com/office/word/2010/wordprocessingShape">
                    <wps:wsp>
                      <wps:cNvSpPr txBox="1">
                        <a:spLocks noChangeArrowheads="1"/>
                      </wps:cNvSpPr>
                      <wps:spPr bwMode="auto">
                        <a:xfrm>
                          <a:off x="0" y="0"/>
                          <a:ext cx="702310" cy="297180"/>
                        </a:xfrm>
                        <a:prstGeom prst="rect">
                          <a:avLst/>
                        </a:prstGeom>
                        <a:solidFill>
                          <a:srgbClr val="FFFFFF"/>
                        </a:solidFill>
                        <a:ln>
                          <a:noFill/>
                        </a:ln>
                        <a:effectLst/>
                      </wps:spPr>
                      <wps:txbx>
                        <w:txbxContent>
                          <w:p w14:paraId="5C7E3F84">
                            <w:pPr>
                              <w:jc w:val="left"/>
                            </w:pPr>
                            <w:r>
                              <w:rPr>
                                <w:rFonts w:hint="eastAsia" w:ascii="楷体_GB2312" w:eastAsia="楷体_GB2312"/>
                                <w:szCs w:val="21"/>
                              </w:rPr>
                              <w:t>图纸的提供</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0pt;height:23.4pt;width:55.3pt;z-index:251666432;mso-width-relative:page;mso-height-relative:page;" fillcolor="#FFFFFF" filled="t" stroked="f" coordsize="21600,21600" o:gfxdata="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6zJi9YAAAAJAQAADwAAAAAAAAABACAAAAAiAAAAZHJzL2Rvd25yZXYueG1sUEsBAhQAFAAAAAgA&#10;h07iQIqd98cnAgAAPwQAAA4AAAAAAAAAAQAgAAAAJQEAAGRycy9lMm9Eb2MueG1sUEsFBgAAAAAG&#10;AAYAWQEAAL4FAAAAAA==&#10;">
                <v:fill on="t" focussize="0,0"/>
                <v:stroke on="f"/>
                <v:imagedata o:title=""/>
                <o:lock v:ext="edit" aspectratio="f"/>
                <v:textbox inset="0mm,0mm,0mm,0mm">
                  <w:txbxContent>
                    <w:p w14:paraId="5C7E3F84">
                      <w:pPr>
                        <w:jc w:val="left"/>
                      </w:pPr>
                      <w:r>
                        <w:rPr>
                          <w:rFonts w:hint="eastAsia" w:ascii="楷体_GB2312" w:eastAsia="楷体_GB2312"/>
                          <w:szCs w:val="21"/>
                        </w:rPr>
                        <w:t>图纸的提供</w:t>
                      </w:r>
                    </w:p>
                  </w:txbxContent>
                </v:textbox>
              </v:shape>
            </w:pict>
          </mc:Fallback>
        </mc:AlternateContent>
      </w:r>
      <w:bookmarkStart w:id="423" w:name="_Toc455151661"/>
      <w:bookmarkStart w:id="424" w:name="_Toc455134533"/>
      <w:bookmarkStart w:id="425" w:name="_Toc454555581"/>
      <w:r>
        <w:rPr>
          <w:color w:val="auto"/>
          <w:szCs w:val="24"/>
        </w:rPr>
        <w:t>2.4 图纸</w:t>
      </w:r>
      <w:bookmarkEnd w:id="419"/>
      <w:bookmarkEnd w:id="420"/>
      <w:bookmarkEnd w:id="421"/>
      <w:bookmarkEnd w:id="422"/>
      <w:bookmarkEnd w:id="423"/>
      <w:bookmarkEnd w:id="424"/>
      <w:bookmarkEnd w:id="425"/>
    </w:p>
    <w:p w14:paraId="0D81941A">
      <w:pPr>
        <w:pStyle w:val="51"/>
        <w:spacing w:after="0"/>
        <w:ind w:left="1077" w:leftChars="113" w:hanging="840" w:hangingChars="350"/>
        <w:rPr>
          <w:color w:val="auto"/>
        </w:rPr>
      </w:pPr>
      <w:r>
        <w:rPr>
          <w:color w:val="auto"/>
        </w:rPr>
        <w:t>2.4.1</w:t>
      </w:r>
      <w:r>
        <w:rPr>
          <w:color w:val="auto"/>
        </w:rPr>
        <w:tab/>
      </w:r>
      <w:r>
        <w:rPr>
          <w:color w:val="auto"/>
        </w:rPr>
        <w:t>发包人应按专用条款约定的套数，向承包人提供施工图纸。若承包人需要增加图纸套数的，由发包人代为复制，承包人承担复制费用。未经发包人同意，承包人不得将图纸提供给与本工程施工无关的第三方。</w:t>
      </w:r>
    </w:p>
    <w:p w14:paraId="3F1B63AA">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67456" behindDoc="0" locked="0" layoutInCell="1" allowOverlap="1">
                <wp:simplePos x="0" y="0"/>
                <wp:positionH relativeFrom="column">
                  <wp:posOffset>-685800</wp:posOffset>
                </wp:positionH>
                <wp:positionV relativeFrom="paragraph">
                  <wp:posOffset>0</wp:posOffset>
                </wp:positionV>
                <wp:extent cx="702310" cy="693420"/>
                <wp:effectExtent l="0" t="0" r="7620" b="0"/>
                <wp:wrapNone/>
                <wp:docPr id="198" name="文本框 198"/>
                <wp:cNvGraphicFramePr/>
                <a:graphic xmlns:a="http://schemas.openxmlformats.org/drawingml/2006/main">
                  <a:graphicData uri="http://schemas.microsoft.com/office/word/2010/wordprocessingShape">
                    <wps:wsp>
                      <wps:cNvSpPr txBox="1">
                        <a:spLocks noChangeArrowheads="1"/>
                      </wps:cNvSpPr>
                      <wps:spPr bwMode="auto">
                        <a:xfrm>
                          <a:off x="0" y="0"/>
                          <a:ext cx="702310" cy="693420"/>
                        </a:xfrm>
                        <a:prstGeom prst="rect">
                          <a:avLst/>
                        </a:prstGeom>
                        <a:solidFill>
                          <a:srgbClr val="FFFFFF"/>
                        </a:solidFill>
                        <a:ln>
                          <a:noFill/>
                        </a:ln>
                        <a:effectLst/>
                      </wps:spPr>
                      <wps:txbx>
                        <w:txbxContent>
                          <w:p w14:paraId="23296A70">
                            <w:pPr>
                              <w:jc w:val="left"/>
                              <w:rPr>
                                <w:rFonts w:ascii="楷体_GB2312" w:eastAsia="楷体_GB2312"/>
                                <w:szCs w:val="21"/>
                              </w:rPr>
                            </w:pPr>
                            <w:r>
                              <w:rPr>
                                <w:rFonts w:hint="eastAsia" w:ascii="楷体_GB2312" w:eastAsia="楷体_GB2312"/>
                                <w:szCs w:val="21"/>
                              </w:rPr>
                              <w:t>图纸保密要求</w:t>
                            </w:r>
                          </w:p>
                          <w:p w14:paraId="06E5055C"/>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0pt;height:54.6pt;width:55.3pt;z-index:251667456;mso-width-relative:page;mso-height-relative:page;" fillcolor="#FFFFFF" filled="t" stroked="f" coordsize="21600,21600" o:gfxdata="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2YZ1gAAAAcBAAAPAAAAAAAAAAEAIAAAACIAAABkcnMvZG93bnJldi54bWxQSwECFAAUAAAACACH&#10;TuJAdpW0ACYCAAA/BAAADgAAAAAAAAABACAAAAAlAQAAZHJzL2Uyb0RvYy54bWxQSwUGAAAAAAYA&#10;BgBZAQAAvQUAAAAA&#10;">
                <v:fill on="t" focussize="0,0"/>
                <v:stroke on="f"/>
                <v:imagedata o:title=""/>
                <o:lock v:ext="edit" aspectratio="f"/>
                <v:textbox inset="0mm,0mm,0mm,0mm">
                  <w:txbxContent>
                    <w:p w14:paraId="23296A70">
                      <w:pPr>
                        <w:jc w:val="left"/>
                        <w:rPr>
                          <w:rFonts w:ascii="楷体_GB2312" w:eastAsia="楷体_GB2312"/>
                          <w:szCs w:val="21"/>
                        </w:rPr>
                      </w:pPr>
                      <w:r>
                        <w:rPr>
                          <w:rFonts w:hint="eastAsia" w:ascii="楷体_GB2312" w:eastAsia="楷体_GB2312"/>
                          <w:szCs w:val="21"/>
                        </w:rPr>
                        <w:t>图纸保密要求</w:t>
                      </w:r>
                    </w:p>
                    <w:p w14:paraId="06E5055C"/>
                  </w:txbxContent>
                </v:textbox>
              </v:shape>
            </w:pict>
          </mc:Fallback>
        </mc:AlternateContent>
      </w:r>
      <w:r>
        <w:rPr>
          <w:color w:val="auto"/>
        </w:rPr>
        <w:t>2.4.2</w:t>
      </w:r>
      <w:r>
        <w:rPr>
          <w:color w:val="auto"/>
        </w:rPr>
        <w:tab/>
      </w:r>
      <w:r>
        <w:rPr>
          <w:color w:val="auto"/>
        </w:rPr>
        <w:t>发包人对工程有保密要求的，应在专用条款中提出保密要求和保密期限，承包人在约定的保密期限内履行保密义务。</w:t>
      </w:r>
    </w:p>
    <w:p w14:paraId="18CB4FC5">
      <w:pPr>
        <w:pStyle w:val="51"/>
        <w:spacing w:after="0"/>
        <w:ind w:left="1077" w:leftChars="113" w:hanging="840" w:hangingChars="350"/>
        <w:rPr>
          <w:color w:val="auto"/>
          <w:lang w:eastAsia="zh-CN"/>
        </w:rPr>
      </w:pPr>
      <w:r>
        <w:rPr>
          <w:color w:val="auto"/>
          <w:lang w:val="en-US" w:eastAsia="zh-CN"/>
        </w:rPr>
        <mc:AlternateContent>
          <mc:Choice Requires="wps">
            <w:drawing>
              <wp:anchor distT="0" distB="0" distL="114300" distR="114300" simplePos="0" relativeHeight="251671552" behindDoc="0" locked="0" layoutInCell="1" allowOverlap="1">
                <wp:simplePos x="0" y="0"/>
                <wp:positionH relativeFrom="column">
                  <wp:posOffset>-720090</wp:posOffset>
                </wp:positionH>
                <wp:positionV relativeFrom="paragraph">
                  <wp:posOffset>53975</wp:posOffset>
                </wp:positionV>
                <wp:extent cx="702310" cy="639445"/>
                <wp:effectExtent l="0" t="0" r="7620" b="4445"/>
                <wp:wrapNone/>
                <wp:docPr id="197" name="文本框 197"/>
                <wp:cNvGraphicFramePr/>
                <a:graphic xmlns:a="http://schemas.openxmlformats.org/drawingml/2006/main">
                  <a:graphicData uri="http://schemas.microsoft.com/office/word/2010/wordprocessingShape">
                    <wps:wsp>
                      <wps:cNvSpPr txBox="1">
                        <a:spLocks noChangeArrowheads="1"/>
                      </wps:cNvSpPr>
                      <wps:spPr bwMode="auto">
                        <a:xfrm>
                          <a:off x="0" y="0"/>
                          <a:ext cx="702310" cy="639445"/>
                        </a:xfrm>
                        <a:prstGeom prst="rect">
                          <a:avLst/>
                        </a:prstGeom>
                        <a:solidFill>
                          <a:srgbClr val="FFFFFF"/>
                        </a:solidFill>
                        <a:ln>
                          <a:noFill/>
                        </a:ln>
                        <a:effectLst/>
                      </wps:spPr>
                      <wps:txbx>
                        <w:txbxContent>
                          <w:p w14:paraId="1D02D35B">
                            <w:pPr>
                              <w:jc w:val="left"/>
                            </w:pPr>
                            <w:r>
                              <w:rPr>
                                <w:rFonts w:hint="eastAsia" w:ascii="楷体_GB2312" w:eastAsia="楷体_GB2312"/>
                                <w:szCs w:val="21"/>
                              </w:rPr>
                              <w:t>图纸供应计划</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0.35pt;width:55.3pt;z-index:251671552;mso-width-relative:page;mso-height-relative:page;" fillcolor="#FFFFFF" filled="t" stroked="f" coordsize="21600,21600" o:gfxdata="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ZLh4tgAAAAJAQAADwAAAAAAAAABACAAAAAiAAAAZHJzL2Rvd25yZXYueG1sUEsBAhQAFAAA&#10;AAgAh07iQHW+ivEoAgAAPwQAAA4AAAAAAAAAAQAgAAAAJwEAAGRycy9lMm9Eb2MueG1sUEsFBgAA&#10;AAAGAAYAWQEAAMEFAAAAAA==&#10;">
                <v:fill on="t" focussize="0,0"/>
                <v:stroke on="f"/>
                <v:imagedata o:title=""/>
                <o:lock v:ext="edit" aspectratio="f"/>
                <v:textbox inset="0mm,0mm,0mm,0mm">
                  <w:txbxContent>
                    <w:p w14:paraId="1D02D35B">
                      <w:pPr>
                        <w:jc w:val="left"/>
                      </w:pPr>
                      <w:r>
                        <w:rPr>
                          <w:rFonts w:hint="eastAsia" w:ascii="楷体_GB2312" w:eastAsia="楷体_GB2312"/>
                          <w:szCs w:val="21"/>
                        </w:rPr>
                        <w:t>图纸供应计划</w:t>
                      </w:r>
                    </w:p>
                  </w:txbxContent>
                </v:textbox>
              </v:shape>
            </w:pict>
          </mc:Fallback>
        </mc:AlternateContent>
      </w:r>
      <w:r>
        <w:rPr>
          <w:color w:val="auto"/>
        </w:rPr>
        <w:t xml:space="preserve">2.4.3 </w:t>
      </w:r>
      <w:r>
        <w:rPr>
          <w:color w:val="auto"/>
        </w:rPr>
        <w:tab/>
      </w:r>
      <w:r>
        <w:rPr>
          <w:color w:val="auto"/>
        </w:rPr>
        <w:t>承包人应按专用条款的约定,提交根据工程进度要求编制的施工图需求计划，该计划应明确承包人对各区段最新版本图纸的最迟需求时间，且应合理考虑准备时间以及图纸复制时间等综合因素，该计划经发包人代表和监理工程师审批同意后，作为发包人向承包人提供图纸的主要依据。</w:t>
      </w:r>
    </w:p>
    <w:p w14:paraId="4ABFF854">
      <w:pPr>
        <w:pStyle w:val="51"/>
        <w:spacing w:after="0"/>
        <w:ind w:left="1077" w:leftChars="113" w:hanging="840" w:hangingChars="350"/>
        <w:rPr>
          <w:color w:val="auto"/>
          <w:lang w:eastAsia="zh-CN"/>
        </w:rPr>
      </w:pPr>
      <w:r>
        <w:rPr>
          <w:color w:val="auto"/>
          <w:lang w:val="en-US" w:eastAsia="zh-CN"/>
        </w:rPr>
        <mc:AlternateContent>
          <mc:Choice Requires="wps">
            <w:drawing>
              <wp:anchor distT="0" distB="0" distL="114300" distR="114300" simplePos="0" relativeHeight="251856896" behindDoc="0" locked="0" layoutInCell="1" allowOverlap="1">
                <wp:simplePos x="0" y="0"/>
                <wp:positionH relativeFrom="column">
                  <wp:posOffset>-720090</wp:posOffset>
                </wp:positionH>
                <wp:positionV relativeFrom="paragraph">
                  <wp:posOffset>53975</wp:posOffset>
                </wp:positionV>
                <wp:extent cx="702310" cy="639445"/>
                <wp:effectExtent l="0" t="0" r="7620" b="4445"/>
                <wp:wrapNone/>
                <wp:docPr id="196" name="文本框 196"/>
                <wp:cNvGraphicFramePr/>
                <a:graphic xmlns:a="http://schemas.openxmlformats.org/drawingml/2006/main">
                  <a:graphicData uri="http://schemas.microsoft.com/office/word/2010/wordprocessingShape">
                    <wps:wsp>
                      <wps:cNvSpPr txBox="1">
                        <a:spLocks noChangeArrowheads="1"/>
                      </wps:cNvSpPr>
                      <wps:spPr bwMode="auto">
                        <a:xfrm>
                          <a:off x="0" y="0"/>
                          <a:ext cx="702310" cy="639445"/>
                        </a:xfrm>
                        <a:prstGeom prst="rect">
                          <a:avLst/>
                        </a:prstGeom>
                        <a:solidFill>
                          <a:srgbClr val="FFFFFF"/>
                        </a:solidFill>
                        <a:ln>
                          <a:noFill/>
                        </a:ln>
                        <a:effectLst/>
                      </wps:spPr>
                      <wps:txbx>
                        <w:txbxContent>
                          <w:p w14:paraId="2A1B786A">
                            <w:pPr>
                              <w:jc w:val="left"/>
                            </w:pPr>
                            <w:r>
                              <w:rPr>
                                <w:rFonts w:hint="eastAsia" w:ascii="楷体_GB2312" w:eastAsia="楷体_GB2312"/>
                                <w:szCs w:val="21"/>
                              </w:rPr>
                              <w:t>图纸供应计划</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0.35pt;width:55.3pt;z-index:251856896;mso-width-relative:page;mso-height-relative:page;" fillcolor="#FFFFFF" filled="t" stroked="f" coordsize="21600,21600" o:gfxdata="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ZLh4tgAAAAJAQAADwAAAAAAAAABACAAAAAiAAAAZHJzL2Rvd25yZXYueG1sUEsBAhQAFAAA&#10;AAgAh07iQAwNHXIoAgAAPwQAAA4AAAAAAAAAAQAgAAAAJwEAAGRycy9lMm9Eb2MueG1sUEsFBgAA&#10;AAAGAAYAWQEAAMEFAAAAAA==&#10;">
                <v:fill on="t" focussize="0,0"/>
                <v:stroke on="f"/>
                <v:imagedata o:title=""/>
                <o:lock v:ext="edit" aspectratio="f"/>
                <v:textbox inset="0mm,0mm,0mm,0mm">
                  <w:txbxContent>
                    <w:p w14:paraId="2A1B786A">
                      <w:pPr>
                        <w:jc w:val="left"/>
                      </w:pPr>
                      <w:r>
                        <w:rPr>
                          <w:rFonts w:hint="eastAsia" w:ascii="楷体_GB2312" w:eastAsia="楷体_GB2312"/>
                          <w:szCs w:val="21"/>
                        </w:rPr>
                        <w:t>图纸供应计划</w:t>
                      </w:r>
                    </w:p>
                  </w:txbxContent>
                </v:textbox>
              </v:shape>
            </w:pict>
          </mc:Fallback>
        </mc:AlternateContent>
      </w:r>
      <w:r>
        <w:rPr>
          <w:color w:val="auto"/>
        </w:rPr>
        <w:t>2.4.</w:t>
      </w:r>
      <w:r>
        <w:rPr>
          <w:rFonts w:hint="eastAsia"/>
          <w:color w:val="auto"/>
          <w:lang w:eastAsia="zh-CN"/>
        </w:rPr>
        <w:t>4</w:t>
      </w:r>
      <w:r>
        <w:rPr>
          <w:color w:val="auto"/>
        </w:rPr>
        <w:t xml:space="preserve"> </w:t>
      </w:r>
      <w:r>
        <w:rPr>
          <w:color w:val="auto"/>
        </w:rPr>
        <w:tab/>
      </w:r>
      <w:r>
        <w:rPr>
          <w:color w:val="auto"/>
        </w:rPr>
        <w:t>由于发包人原因未能按约定提供图纸，给承包人造成工期延误的，发包人应顺延延误的工期，因工期延误导致承包人产生费用的参照第17.2条索赔条款。</w:t>
      </w:r>
    </w:p>
    <w:p w14:paraId="41A69E75">
      <w:pPr>
        <w:pStyle w:val="51"/>
        <w:spacing w:after="0"/>
        <w:ind w:left="1077" w:leftChars="113" w:hanging="840" w:hangingChars="350"/>
        <w:rPr>
          <w:color w:val="auto"/>
        </w:rPr>
      </w:pPr>
      <w:bookmarkStart w:id="426" w:name="_Toc34908944"/>
      <w:r>
        <w:rPr>
          <w:color w:val="auto"/>
        </w:rPr>
        <w:t xml:space="preserve">2.4.5 </w:t>
      </w:r>
      <w:r>
        <w:rPr>
          <w:color w:val="auto"/>
        </w:rPr>
        <w:tab/>
      </w:r>
      <w:r>
        <w:rPr>
          <w:color w:val="auto"/>
        </w:rPr>
        <w:t>当监理工程师及发包人代表认为需要时，承包人应提交临时工程的设计图纸2份，供审批或备查。</w:t>
      </w:r>
      <w:bookmarkEnd w:id="426"/>
    </w:p>
    <w:p w14:paraId="3019D695">
      <w:pPr>
        <w:pStyle w:val="51"/>
        <w:spacing w:after="0"/>
        <w:ind w:left="1077" w:leftChars="113" w:hanging="840" w:hangingChars="350"/>
        <w:rPr>
          <w:color w:val="auto"/>
        </w:rPr>
      </w:pPr>
      <w:r>
        <w:rPr>
          <w:color w:val="auto"/>
        </w:rPr>
        <w:t>2.4.6</w:t>
      </w:r>
      <w:r>
        <w:rPr>
          <w:color w:val="auto"/>
        </w:rPr>
        <w:tab/>
      </w:r>
      <w:r>
        <w:rPr>
          <w:color w:val="auto"/>
        </w:rPr>
        <w:t>发包人和监理工程师有权随时向承包人发出为满足本工程的正确实施和完成及其缺陷修复所需的补充图纸和技术资料，承包人应予执行。</w:t>
      </w:r>
    </w:p>
    <w:p w14:paraId="6A49D111">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72576" behindDoc="0" locked="0" layoutInCell="1" allowOverlap="1">
                <wp:simplePos x="0" y="0"/>
                <wp:positionH relativeFrom="column">
                  <wp:posOffset>-720090</wp:posOffset>
                </wp:positionH>
                <wp:positionV relativeFrom="paragraph">
                  <wp:posOffset>71755</wp:posOffset>
                </wp:positionV>
                <wp:extent cx="702310" cy="819785"/>
                <wp:effectExtent l="0" t="0" r="7620" b="5715"/>
                <wp:wrapNone/>
                <wp:docPr id="195" name="文本框 195"/>
                <wp:cNvGraphicFramePr/>
                <a:graphic xmlns:a="http://schemas.openxmlformats.org/drawingml/2006/main">
                  <a:graphicData uri="http://schemas.microsoft.com/office/word/2010/wordprocessingShape">
                    <wps:wsp>
                      <wps:cNvSpPr txBox="1">
                        <a:spLocks noChangeArrowheads="1"/>
                      </wps:cNvSpPr>
                      <wps:spPr bwMode="auto">
                        <a:xfrm>
                          <a:off x="0" y="0"/>
                          <a:ext cx="702310" cy="819785"/>
                        </a:xfrm>
                        <a:prstGeom prst="rect">
                          <a:avLst/>
                        </a:prstGeom>
                        <a:solidFill>
                          <a:srgbClr val="FFFFFF"/>
                        </a:solidFill>
                        <a:ln>
                          <a:noFill/>
                        </a:ln>
                        <a:effectLst/>
                      </wps:spPr>
                      <wps:txbx>
                        <w:txbxContent>
                          <w:p w14:paraId="124C092E">
                            <w:pPr>
                              <w:jc w:val="left"/>
                              <w:rPr>
                                <w:rFonts w:ascii="楷体_GB2312" w:eastAsia="楷体_GB2312"/>
                                <w:szCs w:val="21"/>
                              </w:rPr>
                            </w:pPr>
                            <w:r>
                              <w:rPr>
                                <w:rFonts w:hint="eastAsia" w:ascii="楷体_GB2312" w:eastAsia="楷体_GB2312"/>
                                <w:szCs w:val="21"/>
                              </w:rPr>
                              <w:t>承包人负责的设计</w:t>
                            </w:r>
                          </w:p>
                          <w:p w14:paraId="0A08D58C">
                            <w:pPr>
                              <w:jc w:val="left"/>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4.55pt;width:55.3pt;z-index:251672576;mso-width-relative:page;mso-height-relative:page;" fillcolor="#FFFFFF" filled="t" stroked="f" coordsize="21600,21600" o:gfxdata="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8rl7YAAAACgEAAA8AAAAAAAAAAQAgAAAAIgAAAGRycy9kb3ducmV2LnhtbFBLAQIUABQAAAAI&#10;AIdO4kC1i6ATJgIAAD8EAAAOAAAAAAAAAAEAIAAAACcBAABkcnMvZTJvRG9jLnhtbFBLBQYAAAAA&#10;BgAGAFkBAAC/BQAAAAA=&#10;">
                <v:fill on="t" focussize="0,0"/>
                <v:stroke on="f"/>
                <v:imagedata o:title=""/>
                <o:lock v:ext="edit" aspectratio="f"/>
                <v:textbox inset="0mm,0mm,0mm,0mm">
                  <w:txbxContent>
                    <w:p w14:paraId="124C092E">
                      <w:pPr>
                        <w:jc w:val="left"/>
                        <w:rPr>
                          <w:rFonts w:ascii="楷体_GB2312" w:eastAsia="楷体_GB2312"/>
                          <w:szCs w:val="21"/>
                        </w:rPr>
                      </w:pPr>
                      <w:r>
                        <w:rPr>
                          <w:rFonts w:hint="eastAsia" w:ascii="楷体_GB2312" w:eastAsia="楷体_GB2312"/>
                          <w:szCs w:val="21"/>
                        </w:rPr>
                        <w:t>承包人负责的设计</w:t>
                      </w:r>
                    </w:p>
                    <w:p w14:paraId="0A08D58C">
                      <w:pPr>
                        <w:jc w:val="left"/>
                      </w:pPr>
                    </w:p>
                  </w:txbxContent>
                </v:textbox>
              </v:shape>
            </w:pict>
          </mc:Fallback>
        </mc:AlternateContent>
      </w:r>
      <w:r>
        <w:rPr>
          <w:color w:val="auto"/>
        </w:rPr>
        <w:t>2.4.7</w:t>
      </w:r>
      <w:r>
        <w:rPr>
          <w:color w:val="auto"/>
        </w:rPr>
        <w:tab/>
      </w:r>
      <w:r>
        <w:rPr>
          <w:color w:val="auto"/>
        </w:rPr>
        <w:t>承包人在其设计资质和业务允许范围内完成发包人委托设计的工程的施工图设计，经监理工程师审核发包人确认后方可使用进行施工，所付出的时间和发生的费用，由承包人负责。</w:t>
      </w:r>
      <w:r>
        <w:rPr>
          <w:rFonts w:hint="eastAsia"/>
          <w:color w:val="auto"/>
        </w:rPr>
        <w:t>因为承包人未能提交合同约定应由其提交的图纸或提交的图纸有误所致，承包人无权要求发包人顺延工期，且承担由此引起的工期延误罚款和费用损失</w:t>
      </w:r>
      <w:r>
        <w:rPr>
          <w:rFonts w:hint="eastAsia"/>
          <w:color w:val="auto"/>
          <w:lang w:eastAsia="zh-CN"/>
        </w:rPr>
        <w:t>。</w:t>
      </w:r>
    </w:p>
    <w:p w14:paraId="2CE66932">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74624" behindDoc="0" locked="0" layoutInCell="1" allowOverlap="1">
                <wp:simplePos x="0" y="0"/>
                <wp:positionH relativeFrom="column">
                  <wp:posOffset>-711200</wp:posOffset>
                </wp:positionH>
                <wp:positionV relativeFrom="paragraph">
                  <wp:posOffset>55245</wp:posOffset>
                </wp:positionV>
                <wp:extent cx="636270" cy="396240"/>
                <wp:effectExtent l="0" t="0" r="7620" b="0"/>
                <wp:wrapNone/>
                <wp:docPr id="194" name="文本框 194"/>
                <wp:cNvGraphicFramePr/>
                <a:graphic xmlns:a="http://schemas.openxmlformats.org/drawingml/2006/main">
                  <a:graphicData uri="http://schemas.microsoft.com/office/word/2010/wordprocessingShape">
                    <wps:wsp>
                      <wps:cNvSpPr txBox="1">
                        <a:spLocks noChangeArrowheads="1"/>
                      </wps:cNvSpPr>
                      <wps:spPr bwMode="auto">
                        <a:xfrm>
                          <a:off x="0" y="0"/>
                          <a:ext cx="636270" cy="396240"/>
                        </a:xfrm>
                        <a:prstGeom prst="rect">
                          <a:avLst/>
                        </a:prstGeom>
                        <a:solidFill>
                          <a:srgbClr val="FFFFFF"/>
                        </a:solidFill>
                        <a:ln>
                          <a:noFill/>
                        </a:ln>
                        <a:effectLst/>
                      </wps:spPr>
                      <wps:txbx>
                        <w:txbxContent>
                          <w:p w14:paraId="48D876B7">
                            <w:pPr>
                              <w:jc w:val="left"/>
                            </w:pPr>
                            <w:r>
                              <w:rPr>
                                <w:rFonts w:hint="eastAsia" w:ascii="楷体_GB2312" w:eastAsia="楷体_GB2312"/>
                                <w:szCs w:val="21"/>
                              </w:rPr>
                              <w:t>图纸缺陷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pt;margin-top:4.35pt;height:31.2pt;width:50.1pt;z-index:251674624;mso-width-relative:page;mso-height-relative:page;" fillcolor="#FFFFFF" filled="t" stroked="f" coordsize="21600,21600" o:gfxdata="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n5ryLXAAAACQEAAA8AAAAAAAAAAQAgAAAAIgAAAGRycy9kb3ducmV2LnhtbFBLAQIUABQAAAAI&#10;AIdO4kAW094qJwIAAD8EAAAOAAAAAAAAAAEAIAAAACYBAABkcnMvZTJvRG9jLnhtbFBLBQYAAAAA&#10;BgAGAFkBAAC/BQAAAAA=&#10;">
                <v:fill on="t" focussize="0,0"/>
                <v:stroke on="f"/>
                <v:imagedata o:title=""/>
                <o:lock v:ext="edit" aspectratio="f"/>
                <v:textbox inset="0mm,0mm,0mm,0mm">
                  <w:txbxContent>
                    <w:p w14:paraId="48D876B7">
                      <w:pPr>
                        <w:jc w:val="left"/>
                      </w:pPr>
                      <w:r>
                        <w:rPr>
                          <w:rFonts w:hint="eastAsia" w:ascii="楷体_GB2312" w:eastAsia="楷体_GB2312"/>
                          <w:szCs w:val="21"/>
                        </w:rPr>
                        <w:t>图纸缺陷</w:t>
                      </w:r>
                    </w:p>
                  </w:txbxContent>
                </v:textbox>
              </v:shape>
            </w:pict>
          </mc:Fallback>
        </mc:AlternateContent>
      </w:r>
      <w:r>
        <w:rPr>
          <w:color w:val="auto"/>
        </w:rPr>
        <w:t>2.4.8</w:t>
      </w:r>
      <w:r>
        <w:rPr>
          <w:color w:val="auto"/>
        </w:rPr>
        <w:tab/>
      </w:r>
      <w:r>
        <w:rPr>
          <w:color w:val="auto"/>
        </w:rPr>
        <w:t>承包人作为有经验的承建商，在收到发包人发出的施工图纸（合同图纸）后，应充分理解及核实图纸的错、漏、碰、缺等相关问题，并已全部考虑进合同总价中，由发包人在合同图纸发出后单独发出的设计变更，按照通用条款第15.2条执行。</w:t>
      </w:r>
    </w:p>
    <w:p w14:paraId="1E5E6BD9">
      <w:pPr>
        <w:pStyle w:val="50"/>
        <w:numPr>
          <w:ilvl w:val="0"/>
          <w:numId w:val="0"/>
        </w:numPr>
        <w:spacing w:before="120" w:after="120" w:line="360" w:lineRule="auto"/>
        <w:rPr>
          <w:color w:val="auto"/>
          <w:szCs w:val="24"/>
        </w:rPr>
      </w:pPr>
      <w:bookmarkStart w:id="427" w:name="_Toc454555582"/>
      <w:bookmarkStart w:id="428" w:name="_Toc455134534"/>
      <w:bookmarkStart w:id="429" w:name="_Toc144869887"/>
      <w:bookmarkStart w:id="430" w:name="_Toc8833163"/>
      <w:bookmarkStart w:id="431" w:name="_Toc357434438"/>
      <w:bookmarkStart w:id="432" w:name="_Toc122080266"/>
      <w:bookmarkStart w:id="433" w:name="_Toc455151662"/>
      <w:r>
        <w:rPr>
          <w:color w:val="auto"/>
          <w:szCs w:val="24"/>
        </w:rPr>
        <w:t>2.5 适用标准、规范</w:t>
      </w:r>
      <w:bookmarkEnd w:id="427"/>
      <w:bookmarkEnd w:id="428"/>
      <w:bookmarkEnd w:id="429"/>
      <w:bookmarkEnd w:id="430"/>
      <w:bookmarkEnd w:id="431"/>
      <w:bookmarkEnd w:id="432"/>
      <w:bookmarkEnd w:id="433"/>
    </w:p>
    <w:p w14:paraId="275C1EA7">
      <w:pPr>
        <w:pStyle w:val="51"/>
        <w:spacing w:after="0"/>
        <w:ind w:left="847" w:leftChars="112" w:hanging="612" w:hangingChars="255"/>
        <w:rPr>
          <w:color w:val="auto"/>
        </w:rPr>
      </w:pPr>
      <w:r>
        <w:rPr>
          <w:color w:val="auto"/>
          <w:lang w:val="en-US" w:eastAsia="zh-CN"/>
        </w:rPr>
        <mc:AlternateContent>
          <mc:Choice Requires="wps">
            <w:drawing>
              <wp:anchor distT="0" distB="0" distL="114300" distR="114300" simplePos="0" relativeHeight="251668480" behindDoc="0" locked="0" layoutInCell="1" allowOverlap="1">
                <wp:simplePos x="0" y="0"/>
                <wp:positionH relativeFrom="column">
                  <wp:posOffset>-720090</wp:posOffset>
                </wp:positionH>
                <wp:positionV relativeFrom="paragraph">
                  <wp:posOffset>64770</wp:posOffset>
                </wp:positionV>
                <wp:extent cx="702310" cy="1270000"/>
                <wp:effectExtent l="0" t="0" r="7620" b="1270"/>
                <wp:wrapNone/>
                <wp:docPr id="193" name="文本框 193"/>
                <wp:cNvGraphicFramePr/>
                <a:graphic xmlns:a="http://schemas.openxmlformats.org/drawingml/2006/main">
                  <a:graphicData uri="http://schemas.microsoft.com/office/word/2010/wordprocessingShape">
                    <wps:wsp>
                      <wps:cNvSpPr txBox="1">
                        <a:spLocks noChangeArrowheads="1"/>
                      </wps:cNvSpPr>
                      <wps:spPr bwMode="auto">
                        <a:xfrm>
                          <a:off x="0" y="0"/>
                          <a:ext cx="702310" cy="1270000"/>
                        </a:xfrm>
                        <a:prstGeom prst="rect">
                          <a:avLst/>
                        </a:prstGeom>
                        <a:solidFill>
                          <a:srgbClr val="FFFFFF"/>
                        </a:solidFill>
                        <a:ln>
                          <a:noFill/>
                        </a:ln>
                        <a:effectLst/>
                      </wps:spPr>
                      <wps:txbx>
                        <w:txbxContent>
                          <w:p w14:paraId="7C79633F">
                            <w:pPr>
                              <w:jc w:val="left"/>
                              <w:rPr>
                                <w:rFonts w:ascii="楷体_GB2312" w:eastAsia="楷体_GB2312"/>
                                <w:szCs w:val="21"/>
                              </w:rPr>
                            </w:pPr>
                            <w:r>
                              <w:rPr>
                                <w:rFonts w:hint="eastAsia" w:ascii="楷体_GB2312" w:eastAsia="楷体_GB2312"/>
                                <w:szCs w:val="21"/>
                              </w:rPr>
                              <w:t>适用标准和规范及其适用原则</w:t>
                            </w:r>
                          </w:p>
                          <w:p w14:paraId="57E151FC"/>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100pt;width:55.3pt;z-index:251668480;mso-width-relative:page;mso-height-relative:page;" fillcolor="#FFFFFF" filled="t" stroked="f" coordsize="21600,21600" o:gfxdata="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x6pYtcAAAAKAQAADwAAAAAAAAABACAAAAAiAAAAZHJzL2Rvd25yZXYueG1sUEsBAhQAFAAAAAgA&#10;h07iQBmKonsmAgAAQAQAAA4AAAAAAAAAAQAgAAAAJgEAAGRycy9lMm9Eb2MueG1sUEsFBgAAAAAG&#10;AAYAWQEAAL4FAAAAAA==&#10;">
                <v:fill on="t" focussize="0,0"/>
                <v:stroke on="f"/>
                <v:imagedata o:title=""/>
                <o:lock v:ext="edit" aspectratio="f"/>
                <v:textbox inset="0mm,0mm,0mm,0mm">
                  <w:txbxContent>
                    <w:p w14:paraId="7C79633F">
                      <w:pPr>
                        <w:jc w:val="left"/>
                        <w:rPr>
                          <w:rFonts w:ascii="楷体_GB2312" w:eastAsia="楷体_GB2312"/>
                          <w:szCs w:val="21"/>
                        </w:rPr>
                      </w:pPr>
                      <w:r>
                        <w:rPr>
                          <w:rFonts w:hint="eastAsia" w:ascii="楷体_GB2312" w:eastAsia="楷体_GB2312"/>
                          <w:szCs w:val="21"/>
                        </w:rPr>
                        <w:t>适用标准和规范及其适用原则</w:t>
                      </w:r>
                    </w:p>
                    <w:p w14:paraId="57E151FC"/>
                  </w:txbxContent>
                </v:textbox>
              </v:shape>
            </w:pict>
          </mc:Fallback>
        </mc:AlternateContent>
      </w:r>
      <w:r>
        <w:rPr>
          <w:color w:val="auto"/>
        </w:rPr>
        <w:t>2.5.1</w:t>
      </w:r>
      <w:r>
        <w:rPr>
          <w:color w:val="auto"/>
        </w:rPr>
        <w:tab/>
      </w:r>
      <w:r>
        <w:rPr>
          <w:color w:val="auto"/>
        </w:rPr>
        <w:t>本工程的材料、设备、施工必须符合现行有效的国家、行业及工程所在地的规范、规程和标准的要求，以及本合同文件内的工程规范和技术说明。以上规范、标准、说明的任何内容之间出现相互矛盾之处或不一致时，承包人应书面请求发包人和监理工程师予以澄清；除非发包人有特别的指示，</w:t>
      </w:r>
      <w:r>
        <w:rPr>
          <w:rFonts w:hint="eastAsia"/>
          <w:color w:val="auto"/>
        </w:rPr>
        <w:t>否则</w:t>
      </w:r>
      <w:r>
        <w:rPr>
          <w:color w:val="auto"/>
        </w:rPr>
        <w:t>承包人应执行其中标准最高、要求最严的标准。</w:t>
      </w:r>
    </w:p>
    <w:p w14:paraId="1410B6B3">
      <w:pPr>
        <w:pStyle w:val="51"/>
        <w:spacing w:after="0"/>
        <w:ind w:left="837" w:leftChars="113" w:hanging="600" w:hangingChars="250"/>
        <w:rPr>
          <w:color w:val="auto"/>
        </w:rPr>
      </w:pPr>
      <w:r>
        <w:rPr>
          <w:rFonts w:hint="eastAsia"/>
          <w:color w:val="auto"/>
        </w:rPr>
        <w:t>2.5.2施工</w:t>
      </w:r>
      <w:r>
        <w:rPr>
          <w:color w:val="auto"/>
        </w:rPr>
        <w:t>图纸和其他设计文件中的有关文字说明是本工程技术规范的组成部分。对于涉及新技术、新工艺和新材料的工作，相应厂家使用说明或操作说明等的内容，或适用的国外同类标准的内容也是本工程技术规范的组成部分。</w:t>
      </w:r>
    </w:p>
    <w:p w14:paraId="603DB62F">
      <w:pPr>
        <w:pStyle w:val="51"/>
        <w:spacing w:after="0"/>
        <w:ind w:left="837" w:leftChars="113" w:hanging="600" w:hangingChars="250"/>
        <w:rPr>
          <w:color w:val="auto"/>
        </w:rPr>
      </w:pPr>
      <w:bookmarkStart w:id="434" w:name="_Toc34908939"/>
      <w:r>
        <w:rPr>
          <w:rFonts w:hint="eastAsia"/>
          <w:color w:val="auto"/>
        </w:rPr>
        <w:t>2.5.3 国内没有相应标准、规范的，由发包人向承包人提出施工技术要求，承包人提出施工工艺要求，经发包人认可后执行；发包人要求使用国外标准、规范的，可在专用条款中明确国外标准、规范名称。</w:t>
      </w:r>
      <w:bookmarkEnd w:id="434"/>
    </w:p>
    <w:p w14:paraId="3A831C04">
      <w:pPr>
        <w:pStyle w:val="50"/>
        <w:numPr>
          <w:ilvl w:val="0"/>
          <w:numId w:val="0"/>
        </w:numPr>
        <w:spacing w:before="120" w:after="120" w:line="360" w:lineRule="auto"/>
        <w:rPr>
          <w:color w:val="auto"/>
          <w:szCs w:val="24"/>
        </w:rPr>
      </w:pPr>
      <w:bookmarkStart w:id="435" w:name="_Toc454555583"/>
      <w:bookmarkStart w:id="436" w:name="_Toc455134535"/>
      <w:bookmarkStart w:id="437" w:name="_Toc122080267"/>
      <w:bookmarkStart w:id="438" w:name="_Toc357434439"/>
      <w:bookmarkStart w:id="439" w:name="_Toc144869888"/>
      <w:bookmarkStart w:id="440" w:name="_Toc455151663"/>
      <w:bookmarkStart w:id="441" w:name="_Toc8833164"/>
      <w:r>
        <w:rPr>
          <w:color w:val="auto"/>
          <w:szCs w:val="24"/>
        </w:rPr>
        <w:t>2.6 工程指令</w:t>
      </w:r>
      <w:bookmarkEnd w:id="435"/>
      <w:bookmarkEnd w:id="436"/>
      <w:bookmarkEnd w:id="437"/>
      <w:bookmarkEnd w:id="438"/>
      <w:bookmarkEnd w:id="439"/>
      <w:bookmarkEnd w:id="440"/>
      <w:bookmarkEnd w:id="441"/>
    </w:p>
    <w:p w14:paraId="52D6915B">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69504" behindDoc="0" locked="0" layoutInCell="1" allowOverlap="1">
                <wp:simplePos x="0" y="0"/>
                <wp:positionH relativeFrom="column">
                  <wp:posOffset>-773430</wp:posOffset>
                </wp:positionH>
                <wp:positionV relativeFrom="paragraph">
                  <wp:posOffset>56515</wp:posOffset>
                </wp:positionV>
                <wp:extent cx="737870" cy="728345"/>
                <wp:effectExtent l="0" t="0" r="5080" b="6350"/>
                <wp:wrapNone/>
                <wp:docPr id="192" name="文本框 192"/>
                <wp:cNvGraphicFramePr/>
                <a:graphic xmlns:a="http://schemas.openxmlformats.org/drawingml/2006/main">
                  <a:graphicData uri="http://schemas.microsoft.com/office/word/2010/wordprocessingShape">
                    <wps:wsp>
                      <wps:cNvSpPr txBox="1">
                        <a:spLocks noChangeArrowheads="1"/>
                      </wps:cNvSpPr>
                      <wps:spPr bwMode="auto">
                        <a:xfrm>
                          <a:off x="0" y="0"/>
                          <a:ext cx="737870" cy="728345"/>
                        </a:xfrm>
                        <a:prstGeom prst="rect">
                          <a:avLst/>
                        </a:prstGeom>
                        <a:solidFill>
                          <a:srgbClr val="FFFFFF"/>
                        </a:solidFill>
                        <a:ln>
                          <a:noFill/>
                        </a:ln>
                        <a:effectLst/>
                      </wps:spPr>
                      <wps:txbx>
                        <w:txbxContent>
                          <w:p w14:paraId="48AD3C30">
                            <w:pPr>
                              <w:jc w:val="left"/>
                            </w:pPr>
                            <w:r>
                              <w:rPr>
                                <w:rFonts w:hint="eastAsia" w:ascii="楷体_GB2312" w:eastAsia="楷体_GB2312"/>
                                <w:szCs w:val="21"/>
                              </w:rPr>
                              <w:t>承包人执行指令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9pt;margin-top:4.45pt;height:57.35pt;width:58.1pt;z-index:251669504;mso-width-relative:page;mso-height-relative:page;" fillcolor="#FFFFFF" filled="t" stroked="f" coordsize="21600,21600" o:gfxdata="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hVnTz2AAAAAkBAAAPAAAAAAAAAAEAIAAAACIAAABkcnMvZG93bnJldi54bWxQSwECFAAUAAAA&#10;CACHTuJAZTTa2ycCAAA/BAAADgAAAAAAAAABACAAAAAnAQAAZHJzL2Uyb0RvYy54bWxQSwUGAAAA&#10;AAYABgBZAQAAwAUAAAAA&#10;">
                <v:fill on="t" focussize="0,0"/>
                <v:stroke on="f"/>
                <v:imagedata o:title=""/>
                <o:lock v:ext="edit" aspectratio="f"/>
                <v:textbox inset="0mm,0mm,0mm,0mm">
                  <w:txbxContent>
                    <w:p w14:paraId="48AD3C30">
                      <w:pPr>
                        <w:jc w:val="left"/>
                      </w:pPr>
                      <w:r>
                        <w:rPr>
                          <w:rFonts w:hint="eastAsia" w:ascii="楷体_GB2312" w:eastAsia="楷体_GB2312"/>
                          <w:szCs w:val="21"/>
                        </w:rPr>
                        <w:t>承包人执行指令</w:t>
                      </w:r>
                    </w:p>
                  </w:txbxContent>
                </v:textbox>
              </v:shape>
            </w:pict>
          </mc:Fallback>
        </mc:AlternateContent>
      </w:r>
      <w:r>
        <w:rPr>
          <w:color w:val="auto"/>
        </w:rPr>
        <w:t>2.6.1承包人应遵照执行发包人就任何事项发出的一切指示或工程指令，如承包人在收到发包人工程指令后7天内仍未遵照执行，则发包人可另雇用其他人士执行，由此所产生的一切费用由承包人承担，发包人可视为债务向承包人索偿或从任何应付给承包人的款项中扣除。</w:t>
      </w:r>
    </w:p>
    <w:p w14:paraId="0C9329FA">
      <w:pPr>
        <w:pStyle w:val="51"/>
        <w:spacing w:after="0"/>
        <w:ind w:left="837" w:leftChars="113" w:hanging="600" w:hangingChars="250"/>
        <w:rPr>
          <w:color w:val="auto"/>
        </w:rPr>
      </w:pPr>
      <w:r>
        <w:rPr>
          <w:rFonts w:hint="eastAsia"/>
          <w:color w:val="auto"/>
          <w:lang w:val="en-US" w:eastAsia="zh-CN"/>
        </w:rPr>
        <mc:AlternateContent>
          <mc:Choice Requires="wps">
            <w:drawing>
              <wp:anchor distT="0" distB="0" distL="114300" distR="114300" simplePos="0" relativeHeight="251839488" behindDoc="0" locked="0" layoutInCell="1" allowOverlap="1">
                <wp:simplePos x="0" y="0"/>
                <wp:positionH relativeFrom="column">
                  <wp:posOffset>-767080</wp:posOffset>
                </wp:positionH>
                <wp:positionV relativeFrom="paragraph">
                  <wp:posOffset>-5715</wp:posOffset>
                </wp:positionV>
                <wp:extent cx="731520" cy="687705"/>
                <wp:effectExtent l="0" t="0" r="3175" b="5715"/>
                <wp:wrapNone/>
                <wp:docPr id="191" name="文本框 191"/>
                <wp:cNvGraphicFramePr/>
                <a:graphic xmlns:a="http://schemas.openxmlformats.org/drawingml/2006/main">
                  <a:graphicData uri="http://schemas.microsoft.com/office/word/2010/wordprocessingShape">
                    <wps:wsp>
                      <wps:cNvSpPr txBox="1">
                        <a:spLocks noChangeArrowheads="1"/>
                      </wps:cNvSpPr>
                      <wps:spPr bwMode="auto">
                        <a:xfrm>
                          <a:off x="0" y="0"/>
                          <a:ext cx="731520" cy="687705"/>
                        </a:xfrm>
                        <a:prstGeom prst="rect">
                          <a:avLst/>
                        </a:prstGeom>
                        <a:solidFill>
                          <a:srgbClr val="FFFFFF"/>
                        </a:solidFill>
                        <a:ln>
                          <a:noFill/>
                        </a:ln>
                        <a:effectLst/>
                      </wps:spPr>
                      <wps:txbx>
                        <w:txbxContent>
                          <w:p w14:paraId="23491C5D">
                            <w:pPr>
                              <w:jc w:val="left"/>
                              <w:rPr>
                                <w:rFonts w:ascii="楷体_GB2312" w:eastAsia="楷体_GB2312"/>
                                <w:szCs w:val="21"/>
                              </w:rPr>
                            </w:pPr>
                            <w:r>
                              <w:rPr>
                                <w:rFonts w:hint="eastAsia" w:ascii="楷体_GB2312" w:eastAsia="楷体_GB2312"/>
                                <w:szCs w:val="21"/>
                              </w:rPr>
                              <w:t>口头指示的</w:t>
                            </w:r>
                          </w:p>
                          <w:p w14:paraId="46D1F0AE">
                            <w:pPr>
                              <w:rPr>
                                <w:rFonts w:ascii="楷体_GB2312" w:eastAsia="楷体_GB2312"/>
                                <w:szCs w:val="21"/>
                              </w:rPr>
                            </w:pPr>
                            <w:r>
                              <w:rPr>
                                <w:rFonts w:hint="eastAsia" w:ascii="楷体_GB2312" w:eastAsia="楷体_GB2312"/>
                                <w:szCs w:val="21"/>
                              </w:rPr>
                              <w:t>确认</w:t>
                            </w:r>
                          </w:p>
                          <w:p w14:paraId="7F0B1554"/>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4pt;margin-top:-0.45pt;height:54.15pt;width:57.6pt;z-index:251839488;mso-width-relative:page;mso-height-relative:page;" fillcolor="#FFFFFF" filled="t" stroked="f" coordsize="21600,21600" o:gfxdata="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n16L2AAAAAkBAAAPAAAAAAAAAAEAIAAAACIAAABkcnMvZG93bnJldi54bWxQSwECFAAUAAAA&#10;CACHTuJAxws1aycCAAA/BAAADgAAAAAAAAABACAAAAAnAQAAZHJzL2Uyb0RvYy54bWxQSwUGAAAA&#10;AAYABgBZAQAAwAUAAAAA&#10;">
                <v:fill on="t" focussize="0,0"/>
                <v:stroke on="f"/>
                <v:imagedata o:title=""/>
                <o:lock v:ext="edit" aspectratio="f"/>
                <v:textbox inset="0mm,0mm,0mm,0mm">
                  <w:txbxContent>
                    <w:p w14:paraId="23491C5D">
                      <w:pPr>
                        <w:jc w:val="left"/>
                        <w:rPr>
                          <w:rFonts w:ascii="楷体_GB2312" w:eastAsia="楷体_GB2312"/>
                          <w:szCs w:val="21"/>
                        </w:rPr>
                      </w:pPr>
                      <w:r>
                        <w:rPr>
                          <w:rFonts w:hint="eastAsia" w:ascii="楷体_GB2312" w:eastAsia="楷体_GB2312"/>
                          <w:szCs w:val="21"/>
                        </w:rPr>
                        <w:t>口头指示的</w:t>
                      </w:r>
                    </w:p>
                    <w:p w14:paraId="46D1F0AE">
                      <w:pPr>
                        <w:rPr>
                          <w:rFonts w:ascii="楷体_GB2312" w:eastAsia="楷体_GB2312"/>
                          <w:szCs w:val="21"/>
                        </w:rPr>
                      </w:pPr>
                      <w:r>
                        <w:rPr>
                          <w:rFonts w:hint="eastAsia" w:ascii="楷体_GB2312" w:eastAsia="楷体_GB2312"/>
                          <w:szCs w:val="21"/>
                        </w:rPr>
                        <w:t>确认</w:t>
                      </w:r>
                    </w:p>
                    <w:p w14:paraId="7F0B1554"/>
                  </w:txbxContent>
                </v:textbox>
              </v:shape>
            </w:pict>
          </mc:Fallback>
        </mc:AlternateContent>
      </w:r>
      <w:r>
        <w:rPr>
          <w:rFonts w:hint="eastAsia"/>
          <w:color w:val="auto"/>
        </w:rPr>
        <w:t>2.6.2</w:t>
      </w:r>
      <w:r>
        <w:rPr>
          <w:color w:val="auto"/>
        </w:rPr>
        <w:t>正常情况下，由发包人代表发出的任何指示都应是书面的。但如果由于某种原因，发包人</w:t>
      </w:r>
      <w:r>
        <w:rPr>
          <w:rFonts w:hint="eastAsia"/>
          <w:color w:val="auto"/>
        </w:rPr>
        <w:t>代表</w:t>
      </w:r>
      <w:r>
        <w:rPr>
          <w:color w:val="auto"/>
        </w:rPr>
        <w:t>认为有必要以口头形式发出这类指示，承包人也应同样遵照执行</w:t>
      </w:r>
      <w:r>
        <w:rPr>
          <w:rFonts w:hint="eastAsia"/>
          <w:color w:val="auto"/>
        </w:rPr>
        <w:t>，</w:t>
      </w:r>
      <w:r>
        <w:rPr>
          <w:color w:val="auto"/>
        </w:rPr>
        <w:t>同时规定</w:t>
      </w:r>
      <w:r>
        <w:rPr>
          <w:rFonts w:hint="eastAsia"/>
          <w:color w:val="auto"/>
        </w:rPr>
        <w:t>：</w:t>
      </w:r>
    </w:p>
    <w:p w14:paraId="04BE0E1A">
      <w:pPr>
        <w:pStyle w:val="51"/>
        <w:spacing w:after="0"/>
        <w:ind w:left="1316" w:leftChars="398" w:hanging="480" w:hangingChars="200"/>
        <w:rPr>
          <w:color w:val="auto"/>
        </w:rPr>
      </w:pPr>
      <w:r>
        <w:rPr>
          <w:rFonts w:hint="eastAsia"/>
          <w:color w:val="auto"/>
        </w:rPr>
        <w:t xml:space="preserve">(1) </w:t>
      </w:r>
      <w:r>
        <w:rPr>
          <w:color w:val="auto"/>
        </w:rPr>
        <w:t>承包人</w:t>
      </w:r>
      <w:r>
        <w:rPr>
          <w:rFonts w:hint="eastAsia"/>
          <w:color w:val="auto"/>
        </w:rPr>
        <w:t>应</w:t>
      </w:r>
      <w:r>
        <w:rPr>
          <w:color w:val="auto"/>
        </w:rPr>
        <w:t>在发包人</w:t>
      </w:r>
      <w:r>
        <w:rPr>
          <w:rFonts w:hint="eastAsia"/>
          <w:color w:val="auto"/>
        </w:rPr>
        <w:t>代表</w:t>
      </w:r>
      <w:r>
        <w:rPr>
          <w:color w:val="auto"/>
        </w:rPr>
        <w:t>发出此类口头指示后</w:t>
      </w:r>
      <w:r>
        <w:rPr>
          <w:rFonts w:hint="eastAsia"/>
          <w:color w:val="auto"/>
        </w:rPr>
        <w:t>2天内</w:t>
      </w:r>
      <w:r>
        <w:rPr>
          <w:color w:val="auto"/>
        </w:rPr>
        <w:t>以书面形式记录此类口头指示并</w:t>
      </w:r>
      <w:r>
        <w:rPr>
          <w:rFonts w:hint="eastAsia"/>
          <w:color w:val="auto"/>
        </w:rPr>
        <w:t>书面</w:t>
      </w:r>
      <w:r>
        <w:rPr>
          <w:color w:val="auto"/>
        </w:rPr>
        <w:t>报发包人</w:t>
      </w:r>
      <w:r>
        <w:rPr>
          <w:rFonts w:hint="eastAsia"/>
          <w:color w:val="auto"/>
        </w:rPr>
        <w:t>代表</w:t>
      </w:r>
      <w:r>
        <w:rPr>
          <w:color w:val="auto"/>
        </w:rPr>
        <w:t>确认，并且书面确认和当时的口头指示在内容上应当一致。</w:t>
      </w:r>
    </w:p>
    <w:p w14:paraId="0A2FAA5B">
      <w:pPr>
        <w:pStyle w:val="51"/>
        <w:spacing w:after="0"/>
        <w:ind w:left="1316" w:leftChars="398" w:hanging="480" w:hangingChars="200"/>
        <w:rPr>
          <w:color w:val="auto"/>
        </w:rPr>
      </w:pPr>
      <w:r>
        <w:rPr>
          <w:rFonts w:hint="eastAsia"/>
          <w:color w:val="auto"/>
        </w:rPr>
        <w:t>(2) 如果发包人代表在发出口头指令2天内自行书面确认该指令，则承包人无须按前述确认。</w:t>
      </w:r>
    </w:p>
    <w:p w14:paraId="61A70D4B">
      <w:pPr>
        <w:pStyle w:val="51"/>
        <w:spacing w:after="0"/>
        <w:ind w:left="1248" w:leftChars="423" w:hanging="360" w:hangingChars="150"/>
        <w:rPr>
          <w:color w:val="auto"/>
        </w:rPr>
      </w:pPr>
      <w:r>
        <w:rPr>
          <w:rFonts w:hint="eastAsia"/>
          <w:color w:val="auto"/>
          <w:lang w:val="en-US" w:eastAsia="zh-CN"/>
        </w:rPr>
        <mc:AlternateContent>
          <mc:Choice Requires="wps">
            <w:drawing>
              <wp:anchor distT="0" distB="0" distL="114300" distR="114300" simplePos="0" relativeHeight="251840512" behindDoc="0" locked="0" layoutInCell="1" allowOverlap="1">
                <wp:simplePos x="0" y="0"/>
                <wp:positionH relativeFrom="column">
                  <wp:posOffset>-760730</wp:posOffset>
                </wp:positionH>
                <wp:positionV relativeFrom="paragraph">
                  <wp:posOffset>260985</wp:posOffset>
                </wp:positionV>
                <wp:extent cx="720090" cy="664210"/>
                <wp:effectExtent l="0" t="0" r="6350" b="4445"/>
                <wp:wrapNone/>
                <wp:docPr id="190" name="文本框 190"/>
                <wp:cNvGraphicFramePr/>
                <a:graphic xmlns:a="http://schemas.openxmlformats.org/drawingml/2006/main">
                  <a:graphicData uri="http://schemas.microsoft.com/office/word/2010/wordprocessingShape">
                    <wps:wsp>
                      <wps:cNvSpPr txBox="1">
                        <a:spLocks noChangeArrowheads="1"/>
                      </wps:cNvSpPr>
                      <wps:spPr bwMode="auto">
                        <a:xfrm>
                          <a:off x="0" y="0"/>
                          <a:ext cx="720090" cy="664210"/>
                        </a:xfrm>
                        <a:prstGeom prst="rect">
                          <a:avLst/>
                        </a:prstGeom>
                        <a:solidFill>
                          <a:srgbClr val="FFFFFF"/>
                        </a:solidFill>
                        <a:ln>
                          <a:noFill/>
                        </a:ln>
                        <a:effectLst/>
                      </wps:spPr>
                      <wps:txbx>
                        <w:txbxContent>
                          <w:p w14:paraId="595F5A6B">
                            <w:pPr>
                              <w:jc w:val="left"/>
                              <w:rPr>
                                <w:rFonts w:ascii="楷体_GB2312" w:eastAsia="楷体_GB2312"/>
                                <w:szCs w:val="21"/>
                              </w:rPr>
                            </w:pPr>
                            <w:r>
                              <w:rPr>
                                <w:rFonts w:hint="eastAsia" w:ascii="楷体_GB2312" w:eastAsia="楷体_GB2312"/>
                                <w:szCs w:val="21"/>
                              </w:rPr>
                              <w:t>工地文件要求</w:t>
                            </w:r>
                          </w:p>
                          <w:p w14:paraId="3A1C8FD7"/>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9pt;margin-top:20.55pt;height:52.3pt;width:56.7pt;z-index:251840512;mso-width-relative:page;mso-height-relative:page;" fillcolor="#FFFFFF" filled="t" stroked="f" coordsize="21600,21600" o:gfxdata="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VjnD9kAAAAKAQAADwAAAAAAAAABACAAAAAiAAAAZHJzL2Rvd25yZXYueG1sUEsBAhQAFAAAAAgA&#10;h07iQOUP6D8kAgAAPwQAAA4AAAAAAAAAAQAgAAAAKAEAAGRycy9lMm9Eb2MueG1sUEsFBgAAAAAG&#10;AAYAWQEAAL4FAAAAAA==&#10;">
                <v:fill on="t" focussize="0,0"/>
                <v:stroke on="f"/>
                <v:imagedata o:title=""/>
                <o:lock v:ext="edit" aspectratio="f"/>
                <v:textbox inset="0mm,0mm,0mm,0mm">
                  <w:txbxContent>
                    <w:p w14:paraId="595F5A6B">
                      <w:pPr>
                        <w:jc w:val="left"/>
                        <w:rPr>
                          <w:rFonts w:ascii="楷体_GB2312" w:eastAsia="楷体_GB2312"/>
                          <w:szCs w:val="21"/>
                        </w:rPr>
                      </w:pPr>
                      <w:r>
                        <w:rPr>
                          <w:rFonts w:hint="eastAsia" w:ascii="楷体_GB2312" w:eastAsia="楷体_GB2312"/>
                          <w:szCs w:val="21"/>
                        </w:rPr>
                        <w:t>工地文件要求</w:t>
                      </w:r>
                    </w:p>
                    <w:p w14:paraId="3A1C8FD7"/>
                  </w:txbxContent>
                </v:textbox>
              </v:shape>
            </w:pict>
          </mc:Fallback>
        </mc:AlternateContent>
      </w:r>
      <w:r>
        <w:rPr>
          <w:rFonts w:hint="eastAsia"/>
          <w:color w:val="auto"/>
        </w:rPr>
        <w:t>(3) 以上口头指令最终以发包人确认的《设计变更/现场签证单》形式方为有效。</w:t>
      </w:r>
    </w:p>
    <w:p w14:paraId="60B5E4D7">
      <w:pPr>
        <w:pStyle w:val="51"/>
        <w:spacing w:after="0"/>
        <w:ind w:left="1077" w:leftChars="113" w:hanging="840" w:hangingChars="350"/>
        <w:rPr>
          <w:color w:val="auto"/>
        </w:rPr>
      </w:pPr>
      <w:r>
        <w:rPr>
          <w:color w:val="auto"/>
        </w:rPr>
        <w:t>2.6.</w:t>
      </w:r>
      <w:r>
        <w:rPr>
          <w:rFonts w:hint="eastAsia"/>
          <w:color w:val="auto"/>
        </w:rPr>
        <w:t>3</w:t>
      </w:r>
      <w:r>
        <w:rPr>
          <w:color w:val="auto"/>
        </w:rPr>
        <w:t xml:space="preserve"> </w:t>
      </w:r>
      <w:r>
        <w:rPr>
          <w:color w:val="auto"/>
        </w:rPr>
        <w:tab/>
      </w:r>
      <w:r>
        <w:rPr>
          <w:rFonts w:hint="eastAsia"/>
          <w:color w:val="auto"/>
        </w:rPr>
        <w:t>所有由发包人或监理工程师发出或批准的文件、指令须经其代表签署并加盖公章后方有效；承包人的所有文件须经承包人代表签署并加盖承包人项目章（印章</w:t>
      </w:r>
      <w:r>
        <w:rPr>
          <w:rFonts w:hint="eastAsia"/>
          <w:color w:val="auto"/>
          <w:lang w:eastAsia="zh-CN"/>
        </w:rPr>
        <w:t>预留印鉴</w:t>
      </w:r>
      <w:r>
        <w:rPr>
          <w:rFonts w:hint="eastAsia"/>
          <w:color w:val="auto"/>
        </w:rPr>
        <w:t>进场后十五日内提供甲方备案）后方有效。</w:t>
      </w:r>
    </w:p>
    <w:p w14:paraId="3D18E9D7">
      <w:pPr>
        <w:pStyle w:val="51"/>
        <w:spacing w:after="0"/>
        <w:ind w:left="1077" w:leftChars="113" w:hanging="840" w:hangingChars="350"/>
        <w:rPr>
          <w:color w:val="auto"/>
        </w:rPr>
      </w:pPr>
      <w:r>
        <w:rPr>
          <w:color w:val="auto"/>
        </w:rPr>
        <w:t>2.6.</w:t>
      </w:r>
      <w:r>
        <w:rPr>
          <w:rFonts w:hint="eastAsia"/>
          <w:color w:val="auto"/>
        </w:rPr>
        <w:t>4</w:t>
      </w:r>
      <w:r>
        <w:rPr>
          <w:color w:val="auto"/>
        </w:rPr>
        <w:t xml:space="preserve"> </w:t>
      </w:r>
      <w:r>
        <w:rPr>
          <w:color w:val="auto"/>
        </w:rPr>
        <w:tab/>
      </w:r>
      <w:r>
        <w:rPr>
          <w:color w:val="auto"/>
        </w:rPr>
        <w:t>所有的工程指令最终有效的形式，</w:t>
      </w:r>
      <w:r>
        <w:rPr>
          <w:rFonts w:hint="eastAsia"/>
          <w:color w:val="auto"/>
        </w:rPr>
        <w:t>以发包人确认的《设计变更/现场签证单》形式方为有效。</w:t>
      </w:r>
    </w:p>
    <w:p w14:paraId="7FCFBFDB">
      <w:pPr>
        <w:pStyle w:val="4"/>
        <w:spacing w:before="120" w:after="120" w:line="360" w:lineRule="auto"/>
        <w:rPr>
          <w:color w:val="auto"/>
          <w:sz w:val="28"/>
          <w:szCs w:val="28"/>
        </w:rPr>
      </w:pPr>
      <w:bookmarkStart w:id="442" w:name="_Toc8833165"/>
      <w:bookmarkStart w:id="443" w:name="_Toc454555584"/>
      <w:bookmarkStart w:id="444" w:name="_Toc455134536"/>
      <w:bookmarkStart w:id="445" w:name="_Toc122080268"/>
      <w:bookmarkStart w:id="446" w:name="_Toc455151664"/>
      <w:bookmarkStart w:id="447" w:name="_Toc357434440"/>
      <w:bookmarkStart w:id="448" w:name="_Toc144869889"/>
      <w:r>
        <w:rPr>
          <w:color w:val="auto"/>
          <w:sz w:val="28"/>
          <w:szCs w:val="28"/>
        </w:rPr>
        <w:t>3、发包人</w:t>
      </w:r>
      <w:bookmarkEnd w:id="442"/>
      <w:bookmarkEnd w:id="443"/>
      <w:bookmarkEnd w:id="444"/>
      <w:bookmarkEnd w:id="445"/>
      <w:bookmarkEnd w:id="446"/>
      <w:bookmarkEnd w:id="447"/>
      <w:bookmarkEnd w:id="448"/>
    </w:p>
    <w:p w14:paraId="58FF7385">
      <w:pPr>
        <w:pStyle w:val="50"/>
        <w:numPr>
          <w:ilvl w:val="0"/>
          <w:numId w:val="0"/>
        </w:numPr>
        <w:spacing w:before="120" w:after="120" w:line="360" w:lineRule="auto"/>
        <w:rPr>
          <w:color w:val="auto"/>
          <w:szCs w:val="24"/>
        </w:rPr>
      </w:pPr>
      <w:bookmarkStart w:id="449" w:name="_Toc144869891"/>
      <w:bookmarkStart w:id="450" w:name="_Toc357434442"/>
      <w:bookmarkStart w:id="451" w:name="_Toc455151666"/>
      <w:bookmarkStart w:id="452" w:name="_Toc455134538"/>
      <w:bookmarkStart w:id="453" w:name="_Toc122080270"/>
      <w:bookmarkStart w:id="454" w:name="_Toc454555586"/>
      <w:bookmarkStart w:id="455" w:name="_Toc8833167"/>
      <w:r>
        <w:rPr>
          <w:color w:val="auto"/>
          <w:szCs w:val="24"/>
        </w:rPr>
        <w:t>3.1 发包人代表及现场人员</w:t>
      </w:r>
    </w:p>
    <w:p w14:paraId="4D92848C">
      <w:pPr>
        <w:pStyle w:val="51"/>
        <w:tabs>
          <w:tab w:val="left" w:pos="900"/>
        </w:tabs>
        <w:spacing w:after="0"/>
        <w:ind w:left="839" w:leftChars="114" w:hanging="600" w:hangingChars="250"/>
        <w:rPr>
          <w:color w:val="auto"/>
          <w:lang w:eastAsia="zh-CN"/>
        </w:rPr>
      </w:pPr>
      <w:r>
        <w:rPr>
          <w:color w:val="auto"/>
          <w:lang w:val="en-US" w:eastAsia="zh-CN"/>
        </w:rPr>
        <mc:AlternateContent>
          <mc:Choice Requires="wps">
            <w:drawing>
              <wp:anchor distT="0" distB="0" distL="114300" distR="114300" simplePos="0" relativeHeight="251876352" behindDoc="0" locked="0" layoutInCell="1" allowOverlap="1">
                <wp:simplePos x="0" y="0"/>
                <wp:positionH relativeFrom="column">
                  <wp:posOffset>-720090</wp:posOffset>
                </wp:positionH>
                <wp:positionV relativeFrom="paragraph">
                  <wp:posOffset>53340</wp:posOffset>
                </wp:positionV>
                <wp:extent cx="741045" cy="708660"/>
                <wp:effectExtent l="0" t="0" r="20955" b="2540"/>
                <wp:wrapNone/>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741045" cy="708660"/>
                        </a:xfrm>
                        <a:prstGeom prst="rect">
                          <a:avLst/>
                        </a:prstGeom>
                        <a:solidFill>
                          <a:srgbClr val="FFFFFF"/>
                        </a:solidFill>
                        <a:ln>
                          <a:noFill/>
                        </a:ln>
                        <a:effectLst/>
                      </wps:spPr>
                      <wps:txbx>
                        <w:txbxContent>
                          <w:p w14:paraId="49E11884">
                            <w:pPr>
                              <w:jc w:val="left"/>
                              <w:rPr>
                                <w:rFonts w:ascii="楷体_GB2312" w:eastAsia="楷体_GB2312"/>
                                <w:szCs w:val="21"/>
                              </w:rPr>
                            </w:pPr>
                            <w:r>
                              <w:rPr>
                                <w:rFonts w:hint="eastAsia" w:ascii="楷体_GB2312" w:eastAsia="楷体_GB2312"/>
                                <w:szCs w:val="21"/>
                              </w:rPr>
                              <w:t>发包人代表的任命</w:t>
                            </w:r>
                          </w:p>
                          <w:p w14:paraId="220B7FFD"/>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pt;height:55.8pt;width:58.35pt;z-index:251876352;mso-width-relative:page;mso-height-relative:page;" fillcolor="#FFFFFF" filled="t" stroked="f" coordsize="21600,21600" o:gfxdata="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a&#10;KzpE1gAAAAgBAAAPAAAAAAAAAAEAIAAAACIAAABkcnMvZG93bnJldi54bWxQSwECFAAUAAAACACH&#10;TuJAcBZsHiYCAAA9BAAADgAAAAAAAAABACAAAAAlAQAAZHJzL2Uyb0RvYy54bWxQSwUGAAAAAAYA&#10;BgBZAQAAvQUAAAAA&#10;">
                <v:fill on="t" focussize="0,0"/>
                <v:stroke on="f"/>
                <v:imagedata o:title=""/>
                <o:lock v:ext="edit" aspectratio="f"/>
                <v:textbox inset="0mm,0mm,0mm,0mm">
                  <w:txbxContent>
                    <w:p w14:paraId="49E11884">
                      <w:pPr>
                        <w:jc w:val="left"/>
                        <w:rPr>
                          <w:rFonts w:ascii="楷体_GB2312" w:eastAsia="楷体_GB2312"/>
                          <w:szCs w:val="21"/>
                        </w:rPr>
                      </w:pPr>
                      <w:r>
                        <w:rPr>
                          <w:rFonts w:hint="eastAsia" w:ascii="楷体_GB2312" w:eastAsia="楷体_GB2312"/>
                          <w:szCs w:val="21"/>
                        </w:rPr>
                        <w:t>发包人代表的任命</w:t>
                      </w:r>
                    </w:p>
                    <w:p w14:paraId="220B7FFD"/>
                  </w:txbxContent>
                </v:textbox>
              </v:shape>
            </w:pict>
          </mc:Fallback>
        </mc:AlternateContent>
      </w:r>
      <w:r>
        <w:rPr>
          <w:color w:val="auto"/>
        </w:rPr>
        <w:t>3.1.1</w:t>
      </w:r>
      <w:r>
        <w:rPr>
          <w:color w:val="auto"/>
        </w:rPr>
        <w:tab/>
      </w:r>
      <w:r>
        <w:rPr>
          <w:color w:val="auto"/>
        </w:rPr>
        <w:t>发包人可将其权利和义务授予其任命的发包人代表，发包人指定的发包人代表见专用条款，在整个合同期内，代表发包人行使本合同约定的权利和义务，受理与其有关的所有通知、指示、同意、批准、证书、决定及其他通讯联络。</w:t>
      </w:r>
    </w:p>
    <w:p w14:paraId="631F0445">
      <w:pPr>
        <w:pStyle w:val="51"/>
        <w:tabs>
          <w:tab w:val="left" w:pos="900"/>
        </w:tabs>
        <w:spacing w:after="0"/>
        <w:ind w:left="839" w:leftChars="114" w:hanging="600" w:hangingChars="250"/>
        <w:rPr>
          <w:color w:val="auto"/>
        </w:rPr>
      </w:pPr>
      <w:r>
        <w:rPr>
          <w:rFonts w:hint="eastAsia"/>
          <w:color w:val="auto"/>
          <w:lang w:val="en-US" w:eastAsia="zh-CN"/>
        </w:rPr>
        <mc:AlternateContent>
          <mc:Choice Requires="wps">
            <w:drawing>
              <wp:anchor distT="0" distB="0" distL="114300" distR="114300" simplePos="0" relativeHeight="251878400" behindDoc="0" locked="0" layoutInCell="1" allowOverlap="1">
                <wp:simplePos x="0" y="0"/>
                <wp:positionH relativeFrom="column">
                  <wp:posOffset>-720090</wp:posOffset>
                </wp:positionH>
                <wp:positionV relativeFrom="paragraph">
                  <wp:posOffset>53975</wp:posOffset>
                </wp:positionV>
                <wp:extent cx="741045" cy="396240"/>
                <wp:effectExtent l="0" t="0" r="20955" b="10160"/>
                <wp:wrapNone/>
                <wp:docPr id="259" name="文本框 259"/>
                <wp:cNvGraphicFramePr/>
                <a:graphic xmlns:a="http://schemas.openxmlformats.org/drawingml/2006/main">
                  <a:graphicData uri="http://schemas.microsoft.com/office/word/2010/wordprocessingShape">
                    <wps:wsp>
                      <wps:cNvSpPr txBox="1">
                        <a:spLocks noChangeArrowheads="1"/>
                      </wps:cNvSpPr>
                      <wps:spPr bwMode="auto">
                        <a:xfrm>
                          <a:off x="0" y="0"/>
                          <a:ext cx="741045" cy="396240"/>
                        </a:xfrm>
                        <a:prstGeom prst="rect">
                          <a:avLst/>
                        </a:prstGeom>
                        <a:solidFill>
                          <a:srgbClr val="FFFFFF"/>
                        </a:solidFill>
                        <a:ln>
                          <a:noFill/>
                        </a:ln>
                        <a:effectLst/>
                      </wps:spPr>
                      <wps:txbx>
                        <w:txbxContent>
                          <w:p w14:paraId="2B11F72C">
                            <w:pPr>
                              <w:jc w:val="left"/>
                              <w:rPr>
                                <w:rFonts w:ascii="楷体_GB2312" w:eastAsia="楷体_GB2312"/>
                                <w:szCs w:val="21"/>
                              </w:rPr>
                            </w:pPr>
                            <w:r>
                              <w:rPr>
                                <w:rFonts w:hint="eastAsia" w:ascii="楷体_GB2312" w:eastAsia="楷体_GB2312"/>
                                <w:szCs w:val="21"/>
                              </w:rPr>
                              <w:t>发包人代表的更换</w:t>
                            </w:r>
                          </w:p>
                          <w:p w14:paraId="07CD6633">
                            <w:pPr>
                              <w:rPr>
                                <w:rFonts w:ascii="楷体_GB2312" w:eastAsia="楷体_GB2312"/>
                                <w:szCs w:val="21"/>
                              </w:rPr>
                            </w:pPr>
                          </w:p>
                          <w:p w14:paraId="5C3FAB98"/>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1.2pt;width:58.35pt;z-index:251878400;mso-width-relative:page;mso-height-relative:page;" fillcolor="#FFFFFF" filled="t" stroked="f" coordsize="21600,21600" o:gfxdata="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mOBENcAAAAHAQAADwAAAAAAAAABACAAAAAiAAAAZHJzL2Rvd25yZXYueG1sUEsBAhQAFAAA&#10;AAgAh07iQIFxAuUpAgAAPwQAAA4AAAAAAAAAAQAgAAAAJgEAAGRycy9lMm9Eb2MueG1sUEsFBgAA&#10;AAAGAAYAWQEAAMEFAAAAAA==&#10;">
                <v:fill on="t" focussize="0,0"/>
                <v:stroke on="f"/>
                <v:imagedata o:title=""/>
                <o:lock v:ext="edit" aspectratio="f"/>
                <v:textbox inset="0mm,0mm,0mm,0mm">
                  <w:txbxContent>
                    <w:p w14:paraId="2B11F72C">
                      <w:pPr>
                        <w:jc w:val="left"/>
                        <w:rPr>
                          <w:rFonts w:ascii="楷体_GB2312" w:eastAsia="楷体_GB2312"/>
                          <w:szCs w:val="21"/>
                        </w:rPr>
                      </w:pPr>
                      <w:r>
                        <w:rPr>
                          <w:rFonts w:hint="eastAsia" w:ascii="楷体_GB2312" w:eastAsia="楷体_GB2312"/>
                          <w:szCs w:val="21"/>
                        </w:rPr>
                        <w:t>发包人代表的更换</w:t>
                      </w:r>
                    </w:p>
                    <w:p w14:paraId="07CD6633">
                      <w:pPr>
                        <w:rPr>
                          <w:rFonts w:ascii="楷体_GB2312" w:eastAsia="楷体_GB2312"/>
                          <w:szCs w:val="21"/>
                        </w:rPr>
                      </w:pPr>
                    </w:p>
                    <w:p w14:paraId="5C3FAB98"/>
                  </w:txbxContent>
                </v:textbox>
              </v:shape>
            </w:pict>
          </mc:Fallback>
        </mc:AlternateContent>
      </w:r>
      <w:r>
        <w:rPr>
          <w:rFonts w:hint="eastAsia"/>
          <w:color w:val="auto"/>
        </w:rPr>
        <w:t>3.1.2若</w:t>
      </w:r>
      <w:r>
        <w:rPr>
          <w:color w:val="auto"/>
        </w:rPr>
        <w:t>发包人更换其代表，</w:t>
      </w:r>
      <w:r>
        <w:rPr>
          <w:rFonts w:hint="eastAsia"/>
          <w:color w:val="auto"/>
        </w:rPr>
        <w:t>应提前通知承包人。</w:t>
      </w:r>
      <w:r>
        <w:rPr>
          <w:color w:val="auto"/>
        </w:rPr>
        <w:t>在收到发包人</w:t>
      </w:r>
      <w:r>
        <w:rPr>
          <w:rFonts w:hint="eastAsia"/>
          <w:color w:val="auto"/>
        </w:rPr>
        <w:t>正式</w:t>
      </w:r>
      <w:r>
        <w:rPr>
          <w:color w:val="auto"/>
        </w:rPr>
        <w:t>通知之前，任何对发包人代表的任命或更换应不产生合同效力。</w:t>
      </w:r>
    </w:p>
    <w:p w14:paraId="39112494">
      <w:pPr>
        <w:pStyle w:val="51"/>
        <w:tabs>
          <w:tab w:val="left" w:pos="900"/>
        </w:tabs>
        <w:spacing w:after="0"/>
        <w:ind w:left="839" w:leftChars="114" w:hanging="600" w:hangingChars="250"/>
        <w:rPr>
          <w:color w:val="auto"/>
        </w:rPr>
      </w:pPr>
      <w:r>
        <w:rPr>
          <w:rFonts w:hint="eastAsia"/>
          <w:color w:val="auto"/>
          <w:lang w:val="en-US" w:eastAsia="zh-CN"/>
        </w:rPr>
        <mc:AlternateContent>
          <mc:Choice Requires="wps">
            <w:drawing>
              <wp:anchor distT="0" distB="0" distL="114300" distR="114300" simplePos="0" relativeHeight="251879424" behindDoc="0" locked="0" layoutInCell="1" allowOverlap="1">
                <wp:simplePos x="0" y="0"/>
                <wp:positionH relativeFrom="column">
                  <wp:posOffset>-720090</wp:posOffset>
                </wp:positionH>
                <wp:positionV relativeFrom="paragraph">
                  <wp:posOffset>53975</wp:posOffset>
                </wp:positionV>
                <wp:extent cx="737870" cy="396240"/>
                <wp:effectExtent l="0" t="0" r="24130" b="10160"/>
                <wp:wrapNone/>
                <wp:docPr id="260" name="文本框 260"/>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021BA890">
                            <w:pPr>
                              <w:jc w:val="left"/>
                              <w:rPr>
                                <w:rFonts w:ascii="楷体_GB2312" w:eastAsia="楷体_GB2312"/>
                                <w:szCs w:val="21"/>
                              </w:rPr>
                            </w:pPr>
                            <w:r>
                              <w:rPr>
                                <w:rFonts w:hint="eastAsia" w:ascii="楷体_GB2312" w:eastAsia="楷体_GB2312"/>
                                <w:szCs w:val="21"/>
                              </w:rPr>
                              <w:t>现场人员的职责委托</w:t>
                            </w:r>
                          </w:p>
                          <w:p w14:paraId="5F22B008">
                            <w:pPr>
                              <w:rPr>
                                <w:rFonts w:ascii="楷体_GB2312" w:eastAsia="楷体_GB2312"/>
                                <w:szCs w:val="21"/>
                              </w:rPr>
                            </w:pPr>
                          </w:p>
                          <w:p w14:paraId="1457ACC1"/>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1.2pt;width:58.1pt;z-index:251879424;mso-width-relative:page;mso-height-relative:page;" fillcolor="#FFFFFF" filled="t" stroked="f" coordsize="21600,21600" o:gfxdata="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OZSJg2AAAAAcBAAAPAAAAAAAAAAEAIAAAACIAAABkcnMvZG93bnJldi54bWxQSwECFAAUAAAA&#10;CACHTuJAnqV6JycCAAA/BAAADgAAAAAAAAABACAAAAAnAQAAZHJzL2Uyb0RvYy54bWxQSwUGAAAA&#10;AAYABgBZAQAAwAUAAAAA&#10;">
                <v:fill on="t" focussize="0,0"/>
                <v:stroke on="f"/>
                <v:imagedata o:title=""/>
                <o:lock v:ext="edit" aspectratio="f"/>
                <v:textbox inset="0mm,0mm,0mm,0mm">
                  <w:txbxContent>
                    <w:p w14:paraId="021BA890">
                      <w:pPr>
                        <w:jc w:val="left"/>
                        <w:rPr>
                          <w:rFonts w:ascii="楷体_GB2312" w:eastAsia="楷体_GB2312"/>
                          <w:szCs w:val="21"/>
                        </w:rPr>
                      </w:pPr>
                      <w:r>
                        <w:rPr>
                          <w:rFonts w:hint="eastAsia" w:ascii="楷体_GB2312" w:eastAsia="楷体_GB2312"/>
                          <w:szCs w:val="21"/>
                        </w:rPr>
                        <w:t>现场人员的职责委托</w:t>
                      </w:r>
                    </w:p>
                    <w:p w14:paraId="5F22B008">
                      <w:pPr>
                        <w:rPr>
                          <w:rFonts w:ascii="楷体_GB2312" w:eastAsia="楷体_GB2312"/>
                          <w:szCs w:val="21"/>
                        </w:rPr>
                      </w:pPr>
                    </w:p>
                    <w:p w14:paraId="1457ACC1"/>
                  </w:txbxContent>
                </v:textbox>
              </v:shape>
            </w:pict>
          </mc:Fallback>
        </mc:AlternateContent>
      </w:r>
      <w:r>
        <w:rPr>
          <w:rFonts w:hint="eastAsia"/>
          <w:color w:val="auto"/>
        </w:rPr>
        <w:t>3.1.3</w:t>
      </w:r>
      <w:r>
        <w:rPr>
          <w:color w:val="auto"/>
        </w:rPr>
        <w:t>发包人代表可将其权力和职责委托给</w:t>
      </w:r>
      <w:r>
        <w:rPr>
          <w:rFonts w:hint="eastAsia"/>
          <w:color w:val="auto"/>
        </w:rPr>
        <w:t>现场相应专业的发包人工程师</w:t>
      </w:r>
      <w:r>
        <w:rPr>
          <w:color w:val="auto"/>
        </w:rPr>
        <w:t>，并可随时撤</w:t>
      </w:r>
      <w:r>
        <w:rPr>
          <w:rFonts w:hint="eastAsia"/>
          <w:color w:val="auto"/>
        </w:rPr>
        <w:t>换</w:t>
      </w:r>
      <w:r>
        <w:rPr>
          <w:color w:val="auto"/>
        </w:rPr>
        <w:t>任何此类委托。</w:t>
      </w:r>
    </w:p>
    <w:p w14:paraId="53062020">
      <w:pPr>
        <w:pStyle w:val="51"/>
        <w:spacing w:after="0"/>
        <w:ind w:left="847" w:leftChars="112" w:hanging="612" w:hangingChars="255"/>
        <w:rPr>
          <w:color w:val="auto"/>
        </w:rPr>
      </w:pPr>
      <w:r>
        <w:rPr>
          <w:color w:val="auto"/>
          <w:lang w:val="en-US" w:eastAsia="zh-CN"/>
        </w:rPr>
        <mc:AlternateContent>
          <mc:Choice Requires="wps">
            <w:drawing>
              <wp:anchor distT="0" distB="0" distL="114300" distR="114300" simplePos="0" relativeHeight="251877376" behindDoc="0" locked="0" layoutInCell="1" allowOverlap="1">
                <wp:simplePos x="0" y="0"/>
                <wp:positionH relativeFrom="column">
                  <wp:posOffset>-720090</wp:posOffset>
                </wp:positionH>
                <wp:positionV relativeFrom="paragraph">
                  <wp:posOffset>48895</wp:posOffset>
                </wp:positionV>
                <wp:extent cx="741045" cy="713105"/>
                <wp:effectExtent l="0" t="0" r="20955" b="23495"/>
                <wp:wrapNone/>
                <wp:docPr id="261" name="文本框 261"/>
                <wp:cNvGraphicFramePr/>
                <a:graphic xmlns:a="http://schemas.openxmlformats.org/drawingml/2006/main">
                  <a:graphicData uri="http://schemas.microsoft.com/office/word/2010/wordprocessingShape">
                    <wps:wsp>
                      <wps:cNvSpPr txBox="1">
                        <a:spLocks noChangeArrowheads="1"/>
                      </wps:cNvSpPr>
                      <wps:spPr bwMode="auto">
                        <a:xfrm>
                          <a:off x="0" y="0"/>
                          <a:ext cx="741045" cy="713105"/>
                        </a:xfrm>
                        <a:prstGeom prst="rect">
                          <a:avLst/>
                        </a:prstGeom>
                        <a:solidFill>
                          <a:srgbClr val="FFFFFF"/>
                        </a:solidFill>
                        <a:ln>
                          <a:noFill/>
                        </a:ln>
                        <a:effectLst/>
                      </wps:spPr>
                      <wps:txbx>
                        <w:txbxContent>
                          <w:p w14:paraId="36986AE5">
                            <w:pPr>
                              <w:jc w:val="left"/>
                              <w:rPr>
                                <w:rFonts w:ascii="楷体_GB2312" w:eastAsia="楷体_GB2312"/>
                                <w:szCs w:val="21"/>
                              </w:rPr>
                            </w:pPr>
                            <w:r>
                              <w:rPr>
                                <w:rFonts w:hint="eastAsia" w:ascii="楷体_GB2312" w:eastAsia="楷体_GB2312"/>
                                <w:szCs w:val="21"/>
                              </w:rPr>
                              <w:t>发包人进入现场的权利</w:t>
                            </w:r>
                          </w:p>
                          <w:p w14:paraId="1D6DE5A0">
                            <w:pPr>
                              <w:rPr>
                                <w:rFonts w:ascii="楷体_GB2312" w:eastAsia="楷体_GB2312"/>
                                <w:szCs w:val="21"/>
                              </w:rPr>
                            </w:pPr>
                          </w:p>
                          <w:p w14:paraId="4359C883"/>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85pt;height:56.15pt;width:58.35pt;z-index:251877376;mso-width-relative:page;mso-height-relative:page;" fillcolor="#FFFFFF" filled="t" stroked="f" coordsize="21600,21600" o:gfxdata="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SH+ePWAAAACAEAAA8AAAAAAAAAAQAgAAAAIgAAAGRycy9kb3ducmV2LnhtbFBLAQIUABQAAAAI&#10;AIdO4kAdKqN5KAIAAD8EAAAOAAAAAAAAAAEAIAAAACUBAABkcnMvZTJvRG9jLnhtbFBLBQYAAAAA&#10;BgAGAFkBAAC/BQAAAAA=&#10;">
                <v:fill on="t" focussize="0,0"/>
                <v:stroke on="f"/>
                <v:imagedata o:title=""/>
                <o:lock v:ext="edit" aspectratio="f"/>
                <v:textbox inset="0mm,0mm,0mm,0mm">
                  <w:txbxContent>
                    <w:p w14:paraId="36986AE5">
                      <w:pPr>
                        <w:jc w:val="left"/>
                        <w:rPr>
                          <w:rFonts w:ascii="楷体_GB2312" w:eastAsia="楷体_GB2312"/>
                          <w:szCs w:val="21"/>
                        </w:rPr>
                      </w:pPr>
                      <w:r>
                        <w:rPr>
                          <w:rFonts w:hint="eastAsia" w:ascii="楷体_GB2312" w:eastAsia="楷体_GB2312"/>
                          <w:szCs w:val="21"/>
                        </w:rPr>
                        <w:t>发包人进入现场的权利</w:t>
                      </w:r>
                    </w:p>
                    <w:p w14:paraId="1D6DE5A0">
                      <w:pPr>
                        <w:rPr>
                          <w:rFonts w:ascii="楷体_GB2312" w:eastAsia="楷体_GB2312"/>
                          <w:szCs w:val="21"/>
                        </w:rPr>
                      </w:pPr>
                    </w:p>
                    <w:p w14:paraId="4359C883"/>
                  </w:txbxContent>
                </v:textbox>
              </v:shape>
            </w:pict>
          </mc:Fallback>
        </mc:AlternateContent>
      </w:r>
      <w:r>
        <w:rPr>
          <w:color w:val="auto"/>
        </w:rPr>
        <w:t>3.1.</w:t>
      </w:r>
      <w:r>
        <w:rPr>
          <w:rFonts w:hint="eastAsia"/>
          <w:color w:val="auto"/>
          <w:lang w:eastAsia="zh-CN"/>
        </w:rPr>
        <w:t>4</w:t>
      </w:r>
      <w:r>
        <w:rPr>
          <w:color w:val="auto"/>
        </w:rPr>
        <w:t xml:space="preserve"> </w:t>
      </w:r>
      <w:r>
        <w:rPr>
          <w:color w:val="auto"/>
        </w:rPr>
        <w:tab/>
      </w:r>
      <w:r>
        <w:rPr>
          <w:color w:val="auto"/>
        </w:rPr>
        <w:t>在任何合理时间内，发包人均有权进入工程现场，以及承包人为本合同作准备工作的工作间或其它地方。</w:t>
      </w:r>
    </w:p>
    <w:p w14:paraId="0CC0AFA2">
      <w:pPr>
        <w:pStyle w:val="50"/>
        <w:numPr>
          <w:ilvl w:val="0"/>
          <w:numId w:val="0"/>
        </w:numPr>
        <w:spacing w:before="120" w:after="120" w:line="360" w:lineRule="auto"/>
        <w:rPr>
          <w:color w:val="auto"/>
          <w:szCs w:val="24"/>
        </w:rPr>
      </w:pPr>
      <w:r>
        <w:rPr>
          <w:color w:val="auto"/>
          <w:szCs w:val="24"/>
        </w:rPr>
        <w:t>3.2 发包人</w:t>
      </w:r>
      <w:bookmarkEnd w:id="449"/>
      <w:bookmarkEnd w:id="450"/>
      <w:bookmarkEnd w:id="451"/>
      <w:bookmarkEnd w:id="452"/>
      <w:bookmarkEnd w:id="453"/>
      <w:bookmarkEnd w:id="454"/>
      <w:r>
        <w:rPr>
          <w:rFonts w:hint="eastAsia"/>
          <w:color w:val="auto"/>
          <w:szCs w:val="24"/>
        </w:rPr>
        <w:t>的</w:t>
      </w:r>
      <w:r>
        <w:rPr>
          <w:color w:val="auto"/>
          <w:szCs w:val="24"/>
        </w:rPr>
        <w:t>工作内容和责任</w:t>
      </w:r>
      <w:r>
        <w:rPr>
          <w:rFonts w:hint="eastAsia"/>
          <w:color w:val="auto"/>
          <w:szCs w:val="24"/>
        </w:rPr>
        <w:t>、</w:t>
      </w:r>
      <w:r>
        <w:rPr>
          <w:color w:val="auto"/>
          <w:szCs w:val="24"/>
        </w:rPr>
        <w:t>义务</w:t>
      </w:r>
      <w:bookmarkEnd w:id="455"/>
    </w:p>
    <w:p w14:paraId="571E8203">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80768" behindDoc="0" locked="0" layoutInCell="1" allowOverlap="1">
                <wp:simplePos x="0" y="0"/>
                <wp:positionH relativeFrom="column">
                  <wp:posOffset>-720090</wp:posOffset>
                </wp:positionH>
                <wp:positionV relativeFrom="paragraph">
                  <wp:posOffset>64770</wp:posOffset>
                </wp:positionV>
                <wp:extent cx="685800" cy="742950"/>
                <wp:effectExtent l="0" t="0" r="7620" b="0"/>
                <wp:wrapNone/>
                <wp:docPr id="185" name="文本框 185"/>
                <wp:cNvGraphicFramePr/>
                <a:graphic xmlns:a="http://schemas.openxmlformats.org/drawingml/2006/main">
                  <a:graphicData uri="http://schemas.microsoft.com/office/word/2010/wordprocessingShape">
                    <wps:wsp>
                      <wps:cNvSpPr txBox="1">
                        <a:spLocks noChangeArrowheads="1"/>
                      </wps:cNvSpPr>
                      <wps:spPr bwMode="auto">
                        <a:xfrm>
                          <a:off x="0" y="0"/>
                          <a:ext cx="685800" cy="742950"/>
                        </a:xfrm>
                        <a:prstGeom prst="rect">
                          <a:avLst/>
                        </a:prstGeom>
                        <a:solidFill>
                          <a:srgbClr val="FFFFFF"/>
                        </a:solidFill>
                        <a:ln>
                          <a:noFill/>
                        </a:ln>
                        <a:effectLst/>
                      </wps:spPr>
                      <wps:txbx>
                        <w:txbxContent>
                          <w:p w14:paraId="08C5709F">
                            <w:pPr>
                              <w:jc w:val="left"/>
                              <w:rPr>
                                <w:rFonts w:ascii="楷体_GB2312" w:eastAsia="楷体_GB2312"/>
                                <w:szCs w:val="21"/>
                              </w:rPr>
                            </w:pPr>
                            <w:r>
                              <w:rPr>
                                <w:rFonts w:hint="eastAsia" w:ascii="楷体_GB2312" w:eastAsia="楷体_GB2312"/>
                                <w:szCs w:val="21"/>
                              </w:rPr>
                              <w:t>发包人工作的综述</w:t>
                            </w:r>
                          </w:p>
                          <w:p w14:paraId="197E35F7">
                            <w:pPr>
                              <w:rPr>
                                <w:rFonts w:ascii="楷体_GB2312" w:eastAsia="楷体_GB2312"/>
                                <w:szCs w:val="21"/>
                              </w:rPr>
                            </w:pPr>
                          </w:p>
                          <w:p w14:paraId="19E91308"/>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8.5pt;width:54pt;z-index:251680768;mso-width-relative:page;mso-height-relative:page;" fillcolor="#FFFFFF" filled="t" stroked="f" coordsize="21600,21600" o:gfxdata="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KClTjXAAAACgEAAA8AAAAAAAAAAQAgAAAAIgAAAGRycy9kb3ducmV2LnhtbFBLAQIUABQAAAAI&#10;AIdO4kDcRugrJwIAAD8EAAAOAAAAAAAAAAEAIAAAACYBAABkcnMvZTJvRG9jLnhtbFBLBQYAAAAA&#10;BgAGAFkBAAC/BQAAAAA=&#10;">
                <v:fill on="t" focussize="0,0"/>
                <v:stroke on="f"/>
                <v:imagedata o:title=""/>
                <o:lock v:ext="edit" aspectratio="f"/>
                <v:textbox inset="0mm,0mm,0mm,0mm">
                  <w:txbxContent>
                    <w:p w14:paraId="08C5709F">
                      <w:pPr>
                        <w:jc w:val="left"/>
                        <w:rPr>
                          <w:rFonts w:ascii="楷体_GB2312" w:eastAsia="楷体_GB2312"/>
                          <w:szCs w:val="21"/>
                        </w:rPr>
                      </w:pPr>
                      <w:r>
                        <w:rPr>
                          <w:rFonts w:hint="eastAsia" w:ascii="楷体_GB2312" w:eastAsia="楷体_GB2312"/>
                          <w:szCs w:val="21"/>
                        </w:rPr>
                        <w:t>发包人工作的综述</w:t>
                      </w:r>
                    </w:p>
                    <w:p w14:paraId="197E35F7">
                      <w:pPr>
                        <w:rPr>
                          <w:rFonts w:ascii="楷体_GB2312" w:eastAsia="楷体_GB2312"/>
                          <w:szCs w:val="21"/>
                        </w:rPr>
                      </w:pPr>
                    </w:p>
                    <w:p w14:paraId="19E91308"/>
                  </w:txbxContent>
                </v:textbox>
              </v:shape>
            </w:pict>
          </mc:Fallback>
        </mc:AlternateContent>
      </w:r>
      <w:r>
        <w:rPr>
          <w:color w:val="auto"/>
        </w:rPr>
        <w:t xml:space="preserve">3.2.1 </w:t>
      </w:r>
      <w:r>
        <w:rPr>
          <w:color w:val="auto"/>
        </w:rPr>
        <w:tab/>
      </w:r>
      <w:r>
        <w:rPr>
          <w:color w:val="auto"/>
        </w:rPr>
        <w:t>发包人应履行本合同所约定的全部义务。发包人应按本合同约定的期限和方式向承包人支付合同价款及其它应当支付的款项，并按本合同约定进行场地移交，向承包人提供图纸和材料设备。</w:t>
      </w:r>
    </w:p>
    <w:p w14:paraId="486E94B7">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82816" behindDoc="0" locked="0" layoutInCell="1" allowOverlap="1">
                <wp:simplePos x="0" y="0"/>
                <wp:positionH relativeFrom="column">
                  <wp:posOffset>-720090</wp:posOffset>
                </wp:positionH>
                <wp:positionV relativeFrom="paragraph">
                  <wp:posOffset>53975</wp:posOffset>
                </wp:positionV>
                <wp:extent cx="685800" cy="307340"/>
                <wp:effectExtent l="0" t="0" r="7620" b="6350"/>
                <wp:wrapNone/>
                <wp:docPr id="184" name="文本框 184"/>
                <wp:cNvGraphicFramePr/>
                <a:graphic xmlns:a="http://schemas.openxmlformats.org/drawingml/2006/main">
                  <a:graphicData uri="http://schemas.microsoft.com/office/word/2010/wordprocessingShape">
                    <wps:wsp>
                      <wps:cNvSpPr txBox="1">
                        <a:spLocks noChangeArrowheads="1"/>
                      </wps:cNvSpPr>
                      <wps:spPr bwMode="auto">
                        <a:xfrm>
                          <a:off x="0" y="0"/>
                          <a:ext cx="685800" cy="307340"/>
                        </a:xfrm>
                        <a:prstGeom prst="rect">
                          <a:avLst/>
                        </a:prstGeom>
                        <a:solidFill>
                          <a:srgbClr val="FFFFFF"/>
                        </a:solidFill>
                        <a:ln>
                          <a:noFill/>
                        </a:ln>
                        <a:effectLst/>
                      </wps:spPr>
                      <wps:txbx>
                        <w:txbxContent>
                          <w:p w14:paraId="1C01A459">
                            <w:r>
                              <w:rPr>
                                <w:rFonts w:hint="eastAsia" w:ascii="楷体_GB2312" w:eastAsia="楷体_GB2312"/>
                                <w:szCs w:val="21"/>
                              </w:rPr>
                              <w:t>现场协调</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24.2pt;width:54pt;z-index:251682816;mso-width-relative:page;mso-height-relative:page;" fillcolor="#FFFFFF" filled="t" stroked="f" coordsize="21600,21600" o:gfxdata="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vGJmF2AAAAAgBAAAPAAAAAAAAAAEAIAAAACIAAABkcnMvZG93bnJldi54bWxQSwECFAAUAAAA&#10;CACHTuJAoMZOFScCAAA/BAAADgAAAAAAAAABACAAAAAnAQAAZHJzL2Uyb0RvYy54bWxQSwUGAAAA&#10;AAYABgBZAQAAwAUAAAAA&#10;">
                <v:fill on="t" focussize="0,0"/>
                <v:stroke on="f"/>
                <v:imagedata o:title=""/>
                <o:lock v:ext="edit" aspectratio="f"/>
                <v:textbox inset="0mm,0mm,0mm,0mm">
                  <w:txbxContent>
                    <w:p w14:paraId="1C01A459">
                      <w:r>
                        <w:rPr>
                          <w:rFonts w:hint="eastAsia" w:ascii="楷体_GB2312" w:eastAsia="楷体_GB2312"/>
                          <w:szCs w:val="21"/>
                        </w:rPr>
                        <w:t>现场协调</w:t>
                      </w:r>
                    </w:p>
                  </w:txbxContent>
                </v:textbox>
              </v:shape>
            </w:pict>
          </mc:Fallback>
        </mc:AlternateContent>
      </w:r>
      <w:r>
        <w:rPr>
          <w:color w:val="auto"/>
        </w:rPr>
        <w:t>3.2.2</w:t>
      </w:r>
      <w:r>
        <w:rPr>
          <w:color w:val="auto"/>
        </w:rPr>
        <w:tab/>
      </w:r>
      <w:r>
        <w:rPr>
          <w:color w:val="auto"/>
        </w:rPr>
        <w:t>施工期间，对于总承包人、各分包人、材料供应商与承包人就质量、进度、现场管理、付款等问题的意见分歧，发包人有权做出最终裁定，分歧各方均应无条件接受裁决，责任方应立即执行。</w:t>
      </w:r>
    </w:p>
    <w:p w14:paraId="554C1256">
      <w:pPr>
        <w:pStyle w:val="51"/>
        <w:spacing w:after="0"/>
        <w:ind w:left="1077" w:leftChars="113" w:hanging="840" w:hangingChars="350"/>
        <w:rPr>
          <w:color w:val="auto"/>
        </w:rPr>
      </w:pPr>
      <w:r>
        <w:rPr>
          <w:color w:val="auto"/>
        </w:rPr>
        <w:t>3.2.3</w:t>
      </w:r>
      <w:r>
        <w:rPr>
          <w:color w:val="auto"/>
        </w:rPr>
        <w:tab/>
      </w:r>
      <w:r>
        <w:rPr>
          <w:color w:val="auto"/>
        </w:rPr>
        <w:t>发包人有增加或者删减工程范围及材料设备供货范围的权利，承包人必须遵从发包人指示，但是任何此类变动发包人应该提前7天通知承包人。</w:t>
      </w:r>
    </w:p>
    <w:p w14:paraId="62684F9F">
      <w:pPr>
        <w:pStyle w:val="4"/>
        <w:spacing w:before="120" w:after="120" w:line="360" w:lineRule="auto"/>
        <w:rPr>
          <w:color w:val="auto"/>
          <w:sz w:val="28"/>
          <w:szCs w:val="28"/>
        </w:rPr>
      </w:pPr>
      <w:bookmarkStart w:id="456" w:name="_Toc144869892"/>
      <w:bookmarkStart w:id="457" w:name="_Toc455134539"/>
      <w:bookmarkStart w:id="458" w:name="_Toc357434443"/>
      <w:bookmarkStart w:id="459" w:name="_Toc455151667"/>
      <w:bookmarkStart w:id="460" w:name="_Toc122080271"/>
      <w:bookmarkStart w:id="461" w:name="_Toc8833168"/>
      <w:bookmarkStart w:id="462" w:name="_Toc454555587"/>
      <w:r>
        <w:rPr>
          <w:color w:val="auto"/>
          <w:sz w:val="28"/>
          <w:szCs w:val="28"/>
        </w:rPr>
        <w:t>4、监理方</w:t>
      </w:r>
      <w:bookmarkEnd w:id="456"/>
      <w:bookmarkEnd w:id="457"/>
      <w:bookmarkEnd w:id="458"/>
      <w:bookmarkEnd w:id="459"/>
      <w:bookmarkEnd w:id="460"/>
      <w:bookmarkEnd w:id="461"/>
      <w:bookmarkEnd w:id="462"/>
    </w:p>
    <w:p w14:paraId="56C3738E">
      <w:pPr>
        <w:pStyle w:val="50"/>
        <w:numPr>
          <w:ilvl w:val="0"/>
          <w:numId w:val="0"/>
        </w:numPr>
        <w:spacing w:before="120" w:after="120" w:line="360" w:lineRule="auto"/>
        <w:rPr>
          <w:color w:val="auto"/>
          <w:szCs w:val="24"/>
        </w:rPr>
      </w:pPr>
      <w:bookmarkStart w:id="463" w:name="_Toc454555588"/>
      <w:bookmarkStart w:id="464" w:name="_Toc8833169"/>
      <w:bookmarkStart w:id="465" w:name="_Toc144869893"/>
      <w:bookmarkStart w:id="466" w:name="_Toc455151668"/>
      <w:bookmarkStart w:id="467" w:name="_Toc122080272"/>
      <w:bookmarkStart w:id="468" w:name="_Toc357434444"/>
      <w:bookmarkStart w:id="469" w:name="_Toc455134540"/>
      <w:r>
        <w:rPr>
          <w:color w:val="auto"/>
          <w:szCs w:val="24"/>
        </w:rPr>
        <w:t>4.1 监理工程师</w:t>
      </w:r>
      <w:bookmarkEnd w:id="463"/>
      <w:bookmarkEnd w:id="464"/>
      <w:bookmarkEnd w:id="465"/>
      <w:bookmarkEnd w:id="466"/>
      <w:bookmarkEnd w:id="467"/>
      <w:bookmarkEnd w:id="468"/>
      <w:bookmarkEnd w:id="469"/>
    </w:p>
    <w:p w14:paraId="233504E6">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83840" behindDoc="0" locked="0" layoutInCell="1" allowOverlap="1">
                <wp:simplePos x="0" y="0"/>
                <wp:positionH relativeFrom="column">
                  <wp:posOffset>-720090</wp:posOffset>
                </wp:positionH>
                <wp:positionV relativeFrom="paragraph">
                  <wp:posOffset>71755</wp:posOffset>
                </wp:positionV>
                <wp:extent cx="695325" cy="667385"/>
                <wp:effectExtent l="0" t="0" r="6350" b="1270"/>
                <wp:wrapNone/>
                <wp:docPr id="183" name="文本框 183"/>
                <wp:cNvGraphicFramePr/>
                <a:graphic xmlns:a="http://schemas.openxmlformats.org/drawingml/2006/main">
                  <a:graphicData uri="http://schemas.microsoft.com/office/word/2010/wordprocessingShape">
                    <wps:wsp>
                      <wps:cNvSpPr txBox="1">
                        <a:spLocks noChangeArrowheads="1"/>
                      </wps:cNvSpPr>
                      <wps:spPr bwMode="auto">
                        <a:xfrm>
                          <a:off x="0" y="0"/>
                          <a:ext cx="695325" cy="667385"/>
                        </a:xfrm>
                        <a:prstGeom prst="rect">
                          <a:avLst/>
                        </a:prstGeom>
                        <a:solidFill>
                          <a:srgbClr val="FFFFFF"/>
                        </a:solidFill>
                        <a:ln>
                          <a:noFill/>
                        </a:ln>
                        <a:effectLst/>
                      </wps:spPr>
                      <wps:txbx>
                        <w:txbxContent>
                          <w:p w14:paraId="61717311">
                            <w:pPr>
                              <w:jc w:val="left"/>
                            </w:pPr>
                            <w:r>
                              <w:rPr>
                                <w:rFonts w:hint="eastAsia" w:ascii="楷体_GB2312" w:eastAsia="楷体_GB2312"/>
                                <w:szCs w:val="21"/>
                              </w:rPr>
                              <w:t>发包人委托监理</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2.55pt;width:54.75pt;z-index:251683840;mso-width-relative:page;mso-height-relative:page;" fillcolor="#FFFFFF" filled="t" stroked="f" coordsize="21600,21600" o:gfxdata="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sIcNdgAAAAKAQAADwAAAAAAAAABACAAAAAiAAAAZHJzL2Rvd25yZXYueG1sUEsBAhQAFAAA&#10;AAgAh07iQIocPBMoAgAAPwQAAA4AAAAAAAAAAQAgAAAAJwEAAGRycy9lMm9Eb2MueG1sUEsFBgAA&#10;AAAGAAYAWQEAAMEFAAAAAA==&#10;">
                <v:fill on="t" focussize="0,0"/>
                <v:stroke on="f"/>
                <v:imagedata o:title=""/>
                <o:lock v:ext="edit" aspectratio="f"/>
                <v:textbox inset="0mm,0mm,0mm,0mm">
                  <w:txbxContent>
                    <w:p w14:paraId="61717311">
                      <w:pPr>
                        <w:jc w:val="left"/>
                      </w:pPr>
                      <w:r>
                        <w:rPr>
                          <w:rFonts w:hint="eastAsia" w:ascii="楷体_GB2312" w:eastAsia="楷体_GB2312"/>
                          <w:szCs w:val="21"/>
                        </w:rPr>
                        <w:t>发包人委托监理</w:t>
                      </w:r>
                    </w:p>
                  </w:txbxContent>
                </v:textbox>
              </v:shape>
            </w:pict>
          </mc:Fallback>
        </mc:AlternateContent>
      </w:r>
      <w:r>
        <w:rPr>
          <w:color w:val="auto"/>
        </w:rPr>
        <w:t>4.1.1</w:t>
      </w:r>
      <w:r>
        <w:rPr>
          <w:color w:val="auto"/>
        </w:rPr>
        <w:tab/>
      </w:r>
      <w:r>
        <w:rPr>
          <w:color w:val="auto"/>
        </w:rPr>
        <w:t>发包人委托的监理方见专用条款，作为代表发包人负责本工程所有材料、设备、施工质量及执行当地建设主管部门规定的监理工作与责任，承包人应为监理工程师执行该职责提供各种合理的设施</w:t>
      </w:r>
      <w:r>
        <w:rPr>
          <w:rFonts w:hint="eastAsia"/>
          <w:color w:val="auto"/>
        </w:rPr>
        <w:t>及配合工作</w:t>
      </w:r>
      <w:r>
        <w:rPr>
          <w:color w:val="auto"/>
        </w:rPr>
        <w:t>。</w:t>
      </w:r>
      <w:r>
        <w:rPr>
          <w:rFonts w:hint="eastAsia"/>
          <w:color w:val="auto"/>
        </w:rPr>
        <w:t>监理方具体行使职权的范围依据发包人和监理公司签订的监理合同内容为准，监理合同未作说明的，按国家规定履行监理职责。</w:t>
      </w:r>
    </w:p>
    <w:p w14:paraId="4409BE20">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75648" behindDoc="0" locked="0" layoutInCell="1" allowOverlap="1">
                <wp:simplePos x="0" y="0"/>
                <wp:positionH relativeFrom="column">
                  <wp:posOffset>-720090</wp:posOffset>
                </wp:positionH>
                <wp:positionV relativeFrom="paragraph">
                  <wp:posOffset>71755</wp:posOffset>
                </wp:positionV>
                <wp:extent cx="809625" cy="332740"/>
                <wp:effectExtent l="0" t="0" r="7620" b="5715"/>
                <wp:wrapNone/>
                <wp:docPr id="182" name="文本框 182"/>
                <wp:cNvGraphicFramePr/>
                <a:graphic xmlns:a="http://schemas.openxmlformats.org/drawingml/2006/main">
                  <a:graphicData uri="http://schemas.microsoft.com/office/word/2010/wordprocessingShape">
                    <wps:wsp>
                      <wps:cNvSpPr txBox="1">
                        <a:spLocks noChangeArrowheads="1"/>
                      </wps:cNvSpPr>
                      <wps:spPr bwMode="auto">
                        <a:xfrm>
                          <a:off x="0" y="0"/>
                          <a:ext cx="809625" cy="332740"/>
                        </a:xfrm>
                        <a:prstGeom prst="rect">
                          <a:avLst/>
                        </a:prstGeom>
                        <a:solidFill>
                          <a:srgbClr val="FFFFFF"/>
                        </a:solidFill>
                        <a:ln>
                          <a:noFill/>
                        </a:ln>
                        <a:effectLst/>
                      </wps:spPr>
                      <wps:txbx>
                        <w:txbxContent>
                          <w:p w14:paraId="4BCC0CB7">
                            <w:pPr>
                              <w:jc w:val="left"/>
                            </w:pPr>
                            <w:r>
                              <w:rPr>
                                <w:rFonts w:hint="eastAsia" w:ascii="楷体_GB2312" w:eastAsia="楷体_GB2312"/>
                                <w:szCs w:val="21"/>
                              </w:rPr>
                              <w:t>授权与撤换</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6.2pt;width:63.75pt;z-index:251675648;mso-width-relative:page;mso-height-relative:page;" fillcolor="#FFFFFF" filled="t" stroked="f" coordsize="21600,21600" o:gfxdata="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awU2H1wAAAAkBAAAPAAAAAAAAAAEAIAAAACIAAABkcnMvZG93bnJldi54bWxQSwECFAAUAAAA&#10;CACHTuJAsrV56ygCAAA/BAAADgAAAAAAAAABACAAAAAmAQAAZHJzL2Uyb0RvYy54bWxQSwUGAAAA&#10;AAYABgBZAQAAwAUAAAAA&#10;">
                <v:fill on="t" focussize="0,0"/>
                <v:stroke on="f"/>
                <v:imagedata o:title=""/>
                <o:lock v:ext="edit" aspectratio="f"/>
                <v:textbox inset="0mm,0mm,0mm,0mm">
                  <w:txbxContent>
                    <w:p w14:paraId="4BCC0CB7">
                      <w:pPr>
                        <w:jc w:val="left"/>
                      </w:pPr>
                      <w:r>
                        <w:rPr>
                          <w:rFonts w:hint="eastAsia" w:ascii="楷体_GB2312" w:eastAsia="楷体_GB2312"/>
                          <w:szCs w:val="21"/>
                        </w:rPr>
                        <w:t>授权与撤换</w:t>
                      </w:r>
                    </w:p>
                  </w:txbxContent>
                </v:textbox>
              </v:shape>
            </w:pict>
          </mc:Fallback>
        </mc:AlternateContent>
      </w:r>
      <w:r>
        <w:rPr>
          <w:color w:val="auto"/>
        </w:rPr>
        <w:t>4.1.2</w:t>
      </w:r>
      <w:r>
        <w:rPr>
          <w:color w:val="auto"/>
        </w:rPr>
        <w:tab/>
      </w:r>
      <w:r>
        <w:rPr>
          <w:color w:val="auto"/>
        </w:rPr>
        <w:t>监理方可将其职责和权力授予其任命的监理工程师，亦可将其授予监理工程师的任何职权撤回。任何此类授权和撤回发包人将提前通知承包人</w:t>
      </w:r>
      <w:bookmarkStart w:id="470" w:name="_Toc34908966"/>
      <w:r>
        <w:rPr>
          <w:color w:val="auto"/>
        </w:rPr>
        <w:t>。</w:t>
      </w:r>
      <w:bookmarkEnd w:id="470"/>
    </w:p>
    <w:p w14:paraId="44CFB1E8">
      <w:pPr>
        <w:pStyle w:val="50"/>
        <w:numPr>
          <w:ilvl w:val="0"/>
          <w:numId w:val="0"/>
        </w:numPr>
        <w:spacing w:before="120" w:after="120" w:line="360" w:lineRule="auto"/>
        <w:rPr>
          <w:color w:val="auto"/>
          <w:szCs w:val="24"/>
        </w:rPr>
      </w:pPr>
      <w:bookmarkStart w:id="471" w:name="_Toc454555589"/>
      <w:bookmarkStart w:id="472" w:name="_Toc144869894"/>
      <w:bookmarkStart w:id="473" w:name="_Toc455134541"/>
      <w:bookmarkStart w:id="474" w:name="_Toc357434445"/>
      <w:bookmarkStart w:id="475" w:name="_Toc122080273"/>
      <w:bookmarkStart w:id="476" w:name="_Toc455151669"/>
      <w:bookmarkStart w:id="477" w:name="_Toc8833170"/>
      <w:r>
        <w:rPr>
          <w:color w:val="auto"/>
          <w:szCs w:val="24"/>
        </w:rPr>
        <w:t>4.2 监理工程师</w:t>
      </w:r>
      <w:bookmarkEnd w:id="471"/>
      <w:bookmarkEnd w:id="472"/>
      <w:bookmarkEnd w:id="473"/>
      <w:bookmarkEnd w:id="474"/>
      <w:bookmarkEnd w:id="475"/>
      <w:bookmarkEnd w:id="476"/>
      <w:r>
        <w:rPr>
          <w:rFonts w:hint="eastAsia"/>
          <w:color w:val="auto"/>
          <w:szCs w:val="24"/>
        </w:rPr>
        <w:t>的</w:t>
      </w:r>
      <w:r>
        <w:rPr>
          <w:color w:val="auto"/>
          <w:szCs w:val="24"/>
        </w:rPr>
        <w:t>职责</w:t>
      </w:r>
      <w:bookmarkEnd w:id="477"/>
    </w:p>
    <w:p w14:paraId="6EE8FAC7">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84864" behindDoc="0" locked="0" layoutInCell="1" allowOverlap="1">
                <wp:simplePos x="0" y="0"/>
                <wp:positionH relativeFrom="column">
                  <wp:posOffset>-720090</wp:posOffset>
                </wp:positionH>
                <wp:positionV relativeFrom="paragraph">
                  <wp:posOffset>53975</wp:posOffset>
                </wp:positionV>
                <wp:extent cx="741045" cy="730250"/>
                <wp:effectExtent l="0" t="0" r="1905" b="4445"/>
                <wp:wrapNone/>
                <wp:docPr id="181" name="文本框 181"/>
                <wp:cNvGraphicFramePr/>
                <a:graphic xmlns:a="http://schemas.openxmlformats.org/drawingml/2006/main">
                  <a:graphicData uri="http://schemas.microsoft.com/office/word/2010/wordprocessingShape">
                    <wps:wsp>
                      <wps:cNvSpPr txBox="1">
                        <a:spLocks noChangeArrowheads="1"/>
                      </wps:cNvSpPr>
                      <wps:spPr bwMode="auto">
                        <a:xfrm>
                          <a:off x="0" y="0"/>
                          <a:ext cx="741045" cy="730250"/>
                        </a:xfrm>
                        <a:prstGeom prst="rect">
                          <a:avLst/>
                        </a:prstGeom>
                        <a:solidFill>
                          <a:srgbClr val="FFFFFF"/>
                        </a:solidFill>
                        <a:ln>
                          <a:noFill/>
                        </a:ln>
                        <a:effectLst/>
                      </wps:spPr>
                      <wps:txbx>
                        <w:txbxContent>
                          <w:p w14:paraId="1251F162">
                            <w:pPr>
                              <w:jc w:val="left"/>
                              <w:rPr>
                                <w:rFonts w:ascii="楷体_GB2312" w:eastAsia="楷体_GB2312"/>
                                <w:szCs w:val="21"/>
                              </w:rPr>
                            </w:pPr>
                            <w:r>
                              <w:rPr>
                                <w:rFonts w:hint="eastAsia" w:ascii="楷体_GB2312" w:eastAsia="楷体_GB2312"/>
                                <w:szCs w:val="21"/>
                              </w:rPr>
                              <w:t>监理工程师的工作</w:t>
                            </w:r>
                          </w:p>
                          <w:p w14:paraId="6CA5F0D3"/>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7.5pt;width:58.35pt;z-index:251684864;mso-width-relative:page;mso-height-relative:page;" fillcolor="#FFFFFF" filled="t" stroked="f" coordsize="21600,21600" o:gfxdata="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L8hxrYAAAACAEAAA8AAAAAAAAAAQAgAAAAIgAAAGRycy9kb3ducmV2LnhtbFBLAQIUABQA&#10;AAAIAIdO4kCUXswPKQIAAD8EAAAOAAAAAAAAAAEAIAAAACcBAABkcnMvZTJvRG9jLnhtbFBLBQYA&#10;AAAABgAGAFkBAADCBQAAAAA=&#10;">
                <v:fill on="t" focussize="0,0"/>
                <v:stroke on="f"/>
                <v:imagedata o:title=""/>
                <o:lock v:ext="edit" aspectratio="f"/>
                <v:textbox inset="0mm,0mm,0mm,0mm">
                  <w:txbxContent>
                    <w:p w14:paraId="1251F162">
                      <w:pPr>
                        <w:jc w:val="left"/>
                        <w:rPr>
                          <w:rFonts w:ascii="楷体_GB2312" w:eastAsia="楷体_GB2312"/>
                          <w:szCs w:val="21"/>
                        </w:rPr>
                      </w:pPr>
                      <w:r>
                        <w:rPr>
                          <w:rFonts w:hint="eastAsia" w:ascii="楷体_GB2312" w:eastAsia="楷体_GB2312"/>
                          <w:szCs w:val="21"/>
                        </w:rPr>
                        <w:t>监理工程师的工作</w:t>
                      </w:r>
                    </w:p>
                    <w:p w14:paraId="6CA5F0D3"/>
                  </w:txbxContent>
                </v:textbox>
              </v:shape>
            </w:pict>
          </mc:Fallback>
        </mc:AlternateContent>
      </w:r>
      <w:r>
        <w:rPr>
          <w:color w:val="auto"/>
        </w:rPr>
        <w:t xml:space="preserve">4.2.1 </w:t>
      </w:r>
      <w:r>
        <w:rPr>
          <w:color w:val="auto"/>
        </w:rPr>
        <w:tab/>
      </w:r>
      <w:r>
        <w:rPr>
          <w:color w:val="auto"/>
        </w:rPr>
        <w:t>监理工程师将行使本合同赋予的全部职责。但监理工程师无权修改合同，亦无权免除承包人在合同内的任何职责和义务。监理工程师在履行和行使其职权时，其任何行为或遗漏，并不免除承包人履行合同约定的任何职责和义务，监理工程师工作包括：</w:t>
      </w:r>
    </w:p>
    <w:p w14:paraId="7AE99AE7">
      <w:pPr>
        <w:pStyle w:val="51"/>
        <w:spacing w:after="0"/>
        <w:ind w:left="1431" w:leftChars="510" w:hanging="360" w:hangingChars="150"/>
        <w:rPr>
          <w:color w:val="auto"/>
        </w:rPr>
      </w:pPr>
      <w:r>
        <w:rPr>
          <w:color w:val="auto"/>
        </w:rPr>
        <w:t>(1)协助发包人对工程质量、进度、安全、文明施工等方面进行管理、监督、检查和控制；</w:t>
      </w:r>
    </w:p>
    <w:p w14:paraId="6EE87E6F">
      <w:pPr>
        <w:pStyle w:val="51"/>
        <w:spacing w:after="0"/>
        <w:ind w:left="1431" w:leftChars="510" w:hanging="360" w:hangingChars="150"/>
        <w:rPr>
          <w:color w:val="auto"/>
        </w:rPr>
      </w:pPr>
      <w:r>
        <w:rPr>
          <w:color w:val="auto"/>
        </w:rPr>
        <w:t>(2)对发包人指令的执行情况进行监督、检查和反馈；</w:t>
      </w:r>
    </w:p>
    <w:p w14:paraId="68476587">
      <w:pPr>
        <w:pStyle w:val="51"/>
        <w:spacing w:after="0"/>
        <w:ind w:left="1431" w:leftChars="510" w:hanging="360" w:hangingChars="150"/>
        <w:rPr>
          <w:color w:val="auto"/>
        </w:rPr>
      </w:pPr>
      <w:r>
        <w:rPr>
          <w:color w:val="auto"/>
        </w:rPr>
        <w:t>(3)协助发包人进行现场工程量计量的审核</w:t>
      </w:r>
      <w:r>
        <w:rPr>
          <w:rFonts w:hint="eastAsia"/>
          <w:color w:val="auto"/>
        </w:rPr>
        <w:t>。</w:t>
      </w:r>
    </w:p>
    <w:p w14:paraId="160ED9F7">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685888" behindDoc="0" locked="0" layoutInCell="1" allowOverlap="1">
                <wp:simplePos x="0" y="0"/>
                <wp:positionH relativeFrom="column">
                  <wp:posOffset>-720090</wp:posOffset>
                </wp:positionH>
                <wp:positionV relativeFrom="paragraph">
                  <wp:posOffset>71755</wp:posOffset>
                </wp:positionV>
                <wp:extent cx="695325" cy="713105"/>
                <wp:effectExtent l="0" t="0" r="6350" b="5080"/>
                <wp:wrapNone/>
                <wp:docPr id="180" name="文本框 180"/>
                <wp:cNvGraphicFramePr/>
                <a:graphic xmlns:a="http://schemas.openxmlformats.org/drawingml/2006/main">
                  <a:graphicData uri="http://schemas.microsoft.com/office/word/2010/wordprocessingShape">
                    <wps:wsp>
                      <wps:cNvSpPr txBox="1">
                        <a:spLocks noChangeArrowheads="1"/>
                      </wps:cNvSpPr>
                      <wps:spPr bwMode="auto">
                        <a:xfrm>
                          <a:off x="0" y="0"/>
                          <a:ext cx="695325" cy="713105"/>
                        </a:xfrm>
                        <a:prstGeom prst="rect">
                          <a:avLst/>
                        </a:prstGeom>
                        <a:solidFill>
                          <a:srgbClr val="FFFFFF"/>
                        </a:solidFill>
                        <a:ln>
                          <a:noFill/>
                        </a:ln>
                        <a:effectLst/>
                      </wps:spPr>
                      <wps:txbx>
                        <w:txbxContent>
                          <w:p w14:paraId="7808F37B">
                            <w:pPr>
                              <w:jc w:val="left"/>
                            </w:pPr>
                            <w:r>
                              <w:rPr>
                                <w:rFonts w:hint="eastAsia" w:ascii="楷体_GB2312" w:eastAsia="楷体_GB2312"/>
                                <w:szCs w:val="21"/>
                              </w:rPr>
                              <w:t>监理工程师的指示</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6.15pt;width:54.75pt;z-index:251685888;mso-width-relative:page;mso-height-relative:page;" fillcolor="#FFFFFF" filled="t" stroked="f" coordsize="21600,21600" o:gfxdata="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rljwR2AAAAAoBAAAPAAAAAAAAAAEAIAAAACIAAABkcnMvZG93bnJldi54bWxQSwECFAAUAAAA&#10;CACHTuJA2DTzGycCAAA/BAAADgAAAAAAAAABACAAAAAnAQAAZHJzL2Uyb0RvYy54bWxQSwUGAAAA&#10;AAYABgBZAQAAwAUAAAAA&#10;">
                <v:fill on="t" focussize="0,0"/>
                <v:stroke on="f"/>
                <v:imagedata o:title=""/>
                <o:lock v:ext="edit" aspectratio="f"/>
                <v:textbox inset="0mm,0mm,0mm,0mm">
                  <w:txbxContent>
                    <w:p w14:paraId="7808F37B">
                      <w:pPr>
                        <w:jc w:val="left"/>
                      </w:pPr>
                      <w:r>
                        <w:rPr>
                          <w:rFonts w:hint="eastAsia" w:ascii="楷体_GB2312" w:eastAsia="楷体_GB2312"/>
                          <w:szCs w:val="21"/>
                        </w:rPr>
                        <w:t>监理工程师的指示</w:t>
                      </w:r>
                    </w:p>
                  </w:txbxContent>
                </v:textbox>
              </v:shape>
            </w:pict>
          </mc:Fallback>
        </mc:AlternateContent>
      </w:r>
      <w:r>
        <w:rPr>
          <w:color w:val="auto"/>
        </w:rPr>
        <w:t>4.2.2</w:t>
      </w:r>
      <w:r>
        <w:rPr>
          <w:color w:val="auto"/>
        </w:rPr>
        <w:tab/>
      </w:r>
      <w:r>
        <w:rPr>
          <w:color w:val="auto"/>
        </w:rPr>
        <w:t>监理工程师向承包人或其工程现场负责人发出的任何口头或书面通知、指示、批准、决定等，只要与本工程合同、价格、支付、计量、计价、工期、工期延长、建筑使用功能、分包人和供应商的选择、材料和设备的审批有关，则无即时效力，只有经发包人</w:t>
      </w:r>
      <w:r>
        <w:rPr>
          <w:rFonts w:hint="eastAsia"/>
          <w:color w:val="auto"/>
        </w:rPr>
        <w:t>书面</w:t>
      </w:r>
      <w:r>
        <w:rPr>
          <w:color w:val="auto"/>
        </w:rPr>
        <w:t>批准后，从发包人确认日期起被视为发包人的指示，方可成为发包人和承包人双方之间有合同约束力的文件。</w:t>
      </w:r>
    </w:p>
    <w:p w14:paraId="52CC9E1D">
      <w:pPr>
        <w:pStyle w:val="51"/>
        <w:spacing w:after="0"/>
        <w:ind w:left="1071" w:leftChars="510"/>
        <w:rPr>
          <w:color w:val="auto"/>
        </w:rPr>
      </w:pPr>
      <w:r>
        <w:rPr>
          <w:color w:val="auto"/>
        </w:rPr>
        <w:t>但以下情况，监理工程师发出的指示，承包人应立即遵照执行：</w:t>
      </w:r>
    </w:p>
    <w:p w14:paraId="0EDAA005">
      <w:pPr>
        <w:pStyle w:val="51"/>
        <w:spacing w:after="0"/>
        <w:ind w:left="1431" w:leftChars="510" w:hanging="360" w:hangingChars="150"/>
        <w:rPr>
          <w:color w:val="auto"/>
        </w:rPr>
      </w:pPr>
      <w:r>
        <w:rPr>
          <w:color w:val="auto"/>
        </w:rPr>
        <w:t>(1)当监理工程师认为出现了危及人身安全、财产威胁和立即影响工程安危的紧急情况，在不免除合同约定的承包人的任何职责和义务的情况下，监理工程师发出的指示。</w:t>
      </w:r>
    </w:p>
    <w:p w14:paraId="74399F5A">
      <w:pPr>
        <w:pStyle w:val="51"/>
        <w:spacing w:after="0"/>
        <w:ind w:left="1431" w:leftChars="510" w:hanging="360" w:hangingChars="150"/>
        <w:rPr>
          <w:color w:val="auto"/>
        </w:rPr>
      </w:pPr>
      <w:r>
        <w:rPr>
          <w:color w:val="auto"/>
        </w:rPr>
        <w:t>(2)当工程质量明显与合同文件不符时，发包人授权予监理工程师向承包人发出的停工指示。</w:t>
      </w:r>
    </w:p>
    <w:p w14:paraId="61A34118">
      <w:pPr>
        <w:pStyle w:val="51"/>
        <w:spacing w:after="0"/>
        <w:ind w:left="1071" w:leftChars="510"/>
        <w:rPr>
          <w:color w:val="auto"/>
          <w:lang w:eastAsia="zh-CN"/>
        </w:rPr>
      </w:pPr>
      <w:r>
        <w:rPr>
          <w:color w:val="auto"/>
        </w:rPr>
        <w:t>事后发包人须在指示发出后</w:t>
      </w:r>
      <w:r>
        <w:rPr>
          <w:rFonts w:hint="eastAsia"/>
          <w:color w:val="auto"/>
        </w:rPr>
        <w:t>2</w:t>
      </w:r>
      <w:r>
        <w:rPr>
          <w:color w:val="auto"/>
        </w:rPr>
        <w:t>天内书面确认，发包人指示应视为从监理工程师发出指示的日期起生效。</w:t>
      </w:r>
    </w:p>
    <w:p w14:paraId="4F052A3B">
      <w:pPr>
        <w:pStyle w:val="53"/>
        <w:spacing w:before="156" w:beforeLines="50" w:line="360" w:lineRule="auto"/>
        <w:ind w:left="845" w:leftChars="134" w:right="-109" w:rightChars="-52" w:hanging="564" w:hangingChars="235"/>
        <w:rPr>
          <w:color w:val="auto"/>
          <w:kern w:val="2"/>
          <w:szCs w:val="24"/>
        </w:rPr>
      </w:pPr>
      <w:r>
        <w:rPr>
          <w:rFonts w:hint="eastAsia"/>
          <w:color w:val="auto"/>
          <w:kern w:val="2"/>
          <w:szCs w:val="24"/>
        </w:rPr>
        <w:t>4.2.3</w:t>
      </w:r>
      <w:r>
        <w:rPr>
          <w:color w:val="auto"/>
          <w:kern w:val="2"/>
          <w:szCs w:val="24"/>
        </w:rPr>
        <w:t xml:space="preserve"> </w:t>
      </w:r>
      <w:r>
        <w:rPr>
          <w:rFonts w:hint="eastAsia"/>
          <w:color w:val="auto"/>
          <w:kern w:val="2"/>
          <w:szCs w:val="24"/>
        </w:rPr>
        <w:t>发包人授予监理的职权的范围承包人必须执行。承包人应接受监理对本工程质量、安全及级文明施工的监督、进度控制、设计变更与现场签证的审核、工程进度款的审核、工程例会的组织及其他监理工作，参加监理组织的协调会，服从监理工程师的指示和管理。如有违约行为，按本协议进行处罚。</w:t>
      </w:r>
    </w:p>
    <w:p w14:paraId="14320496">
      <w:pPr>
        <w:pStyle w:val="4"/>
        <w:spacing w:before="120" w:after="120" w:line="360" w:lineRule="auto"/>
        <w:rPr>
          <w:color w:val="auto"/>
          <w:sz w:val="28"/>
          <w:szCs w:val="28"/>
        </w:rPr>
      </w:pPr>
      <w:bookmarkStart w:id="478" w:name="_Toc357434446"/>
      <w:bookmarkStart w:id="479" w:name="_Toc122080274"/>
      <w:bookmarkStart w:id="480" w:name="_Toc8833171"/>
      <w:bookmarkStart w:id="481" w:name="_Toc455134542"/>
      <w:bookmarkStart w:id="482" w:name="_Toc455151670"/>
      <w:bookmarkStart w:id="483" w:name="_Toc454555590"/>
      <w:bookmarkStart w:id="484" w:name="_Toc144869895"/>
      <w:r>
        <w:rPr>
          <w:color w:val="auto"/>
          <w:sz w:val="28"/>
          <w:szCs w:val="28"/>
        </w:rPr>
        <w:t>5、承包人</w:t>
      </w:r>
      <w:bookmarkEnd w:id="478"/>
      <w:bookmarkEnd w:id="479"/>
      <w:bookmarkEnd w:id="480"/>
      <w:bookmarkEnd w:id="481"/>
      <w:bookmarkEnd w:id="482"/>
      <w:bookmarkEnd w:id="483"/>
      <w:bookmarkEnd w:id="484"/>
    </w:p>
    <w:p w14:paraId="5DE6983A">
      <w:pPr>
        <w:pStyle w:val="50"/>
        <w:numPr>
          <w:ilvl w:val="0"/>
          <w:numId w:val="0"/>
        </w:numPr>
        <w:spacing w:before="120" w:after="120" w:line="360" w:lineRule="auto"/>
        <w:rPr>
          <w:color w:val="auto"/>
          <w:szCs w:val="24"/>
        </w:rPr>
      </w:pPr>
      <w:bookmarkStart w:id="485" w:name="_Toc122080275"/>
      <w:bookmarkStart w:id="486" w:name="_Toc8833172"/>
      <w:bookmarkStart w:id="487" w:name="_Toc144869896"/>
      <w:bookmarkStart w:id="488" w:name="_Toc357434447"/>
      <w:r>
        <w:rPr>
          <w:color w:val="auto"/>
        </w:rPr>
        <mc:AlternateContent>
          <mc:Choice Requires="wps">
            <w:drawing>
              <wp:anchor distT="0" distB="0" distL="114300" distR="114300" simplePos="0" relativeHeight="251676672" behindDoc="0" locked="0" layoutInCell="1" allowOverlap="1">
                <wp:simplePos x="0" y="0"/>
                <wp:positionH relativeFrom="column">
                  <wp:posOffset>-685800</wp:posOffset>
                </wp:positionH>
                <wp:positionV relativeFrom="paragraph">
                  <wp:posOffset>358140</wp:posOffset>
                </wp:positionV>
                <wp:extent cx="741045" cy="723265"/>
                <wp:effectExtent l="0" t="0" r="1905" b="3175"/>
                <wp:wrapNone/>
                <wp:docPr id="179" name="文本框 179"/>
                <wp:cNvGraphicFramePr/>
                <a:graphic xmlns:a="http://schemas.openxmlformats.org/drawingml/2006/main">
                  <a:graphicData uri="http://schemas.microsoft.com/office/word/2010/wordprocessingShape">
                    <wps:wsp>
                      <wps:cNvSpPr txBox="1">
                        <a:spLocks noChangeArrowheads="1"/>
                      </wps:cNvSpPr>
                      <wps:spPr bwMode="auto">
                        <a:xfrm>
                          <a:off x="0" y="0"/>
                          <a:ext cx="741045" cy="723265"/>
                        </a:xfrm>
                        <a:prstGeom prst="rect">
                          <a:avLst/>
                        </a:prstGeom>
                        <a:solidFill>
                          <a:srgbClr val="FFFFFF"/>
                        </a:solidFill>
                        <a:ln>
                          <a:noFill/>
                        </a:ln>
                        <a:effectLst/>
                      </wps:spPr>
                      <wps:txbx>
                        <w:txbxContent>
                          <w:p w14:paraId="462DC4DE">
                            <w:pPr>
                              <w:jc w:val="left"/>
                              <w:rPr>
                                <w:rFonts w:ascii="楷体_GB2312" w:eastAsia="楷体_GB2312"/>
                                <w:szCs w:val="21"/>
                              </w:rPr>
                            </w:pPr>
                            <w:r>
                              <w:rPr>
                                <w:rFonts w:hint="eastAsia" w:ascii="楷体_GB2312" w:eastAsia="楷体_GB2312"/>
                                <w:szCs w:val="21"/>
                              </w:rPr>
                              <w:t>承包人组织架构</w:t>
                            </w:r>
                          </w:p>
                          <w:p w14:paraId="64E64453">
                            <w:pPr>
                              <w:rPr>
                                <w:rFonts w:ascii="楷体_GB2312" w:eastAsia="楷体_GB2312"/>
                                <w:szCs w:val="21"/>
                              </w:rPr>
                            </w:pPr>
                          </w:p>
                          <w:p w14:paraId="70D80F86"/>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8.2pt;height:56.95pt;width:58.35pt;z-index:251676672;mso-width-relative:page;mso-height-relative:page;" fillcolor="#FFFFFF" filled="t" stroked="f" coordsize="21600,21600" o:gfxdata="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89p77ZAAAACQEAAA8AAAAAAAAAAQAgAAAAIgAAAGRycy9kb3ducmV2LnhtbFBLAQIUABQA&#10;AAAIAIdO4kAJm2XjKAIAAD8EAAAOAAAAAAAAAAEAIAAAACgBAABkcnMvZTJvRG9jLnhtbFBLBQYA&#10;AAAABgAGAFkBAADCBQAAAAA=&#10;">
                <v:fill on="t" focussize="0,0"/>
                <v:stroke on="f"/>
                <v:imagedata o:title=""/>
                <o:lock v:ext="edit" aspectratio="f"/>
                <v:textbox inset="0mm,0mm,0mm,0mm">
                  <w:txbxContent>
                    <w:p w14:paraId="462DC4DE">
                      <w:pPr>
                        <w:jc w:val="left"/>
                        <w:rPr>
                          <w:rFonts w:ascii="楷体_GB2312" w:eastAsia="楷体_GB2312"/>
                          <w:szCs w:val="21"/>
                        </w:rPr>
                      </w:pPr>
                      <w:r>
                        <w:rPr>
                          <w:rFonts w:hint="eastAsia" w:ascii="楷体_GB2312" w:eastAsia="楷体_GB2312"/>
                          <w:szCs w:val="21"/>
                        </w:rPr>
                        <w:t>承包人组织架构</w:t>
                      </w:r>
                    </w:p>
                    <w:p w14:paraId="64E64453">
                      <w:pPr>
                        <w:rPr>
                          <w:rFonts w:ascii="楷体_GB2312" w:eastAsia="楷体_GB2312"/>
                          <w:szCs w:val="21"/>
                        </w:rPr>
                      </w:pPr>
                    </w:p>
                    <w:p w14:paraId="70D80F86"/>
                  </w:txbxContent>
                </v:textbox>
              </v:shape>
            </w:pict>
          </mc:Fallback>
        </mc:AlternateContent>
      </w:r>
      <w:bookmarkStart w:id="489" w:name="_Toc455134543"/>
      <w:bookmarkStart w:id="490" w:name="_Toc455151671"/>
      <w:bookmarkStart w:id="491" w:name="_Toc454555591"/>
      <w:r>
        <w:rPr>
          <w:color w:val="auto"/>
          <w:szCs w:val="24"/>
        </w:rPr>
        <w:t>5.1 承包人代表及现场人员</w:t>
      </w:r>
      <w:bookmarkEnd w:id="485"/>
      <w:bookmarkEnd w:id="486"/>
      <w:bookmarkEnd w:id="487"/>
      <w:bookmarkEnd w:id="488"/>
      <w:bookmarkEnd w:id="489"/>
      <w:bookmarkEnd w:id="490"/>
      <w:bookmarkEnd w:id="491"/>
    </w:p>
    <w:p w14:paraId="726AC993">
      <w:pPr>
        <w:pStyle w:val="51"/>
        <w:spacing w:after="0"/>
        <w:ind w:left="837" w:leftChars="113" w:hanging="600" w:hangingChars="250"/>
        <w:rPr>
          <w:color w:val="auto"/>
        </w:rPr>
      </w:pPr>
      <w:r>
        <w:rPr>
          <w:color w:val="auto"/>
        </w:rPr>
        <w:t>5.1.1 承包人应按通用条款第8.1.3款要求提交本工程人员组织架构报发包人审批备案，但不得替换承包人投标时提供的、已被发包人批准的任何主要管理人员（包括承包人代表、项目经理、技术负责人、各专业工程师、各专业具有熟练资格的技术员及施工员），以及非经发包人批准而减少各工序施工和维修所需的熟练、半熟练和非技术劳动工人数量。</w:t>
      </w:r>
    </w:p>
    <w:p w14:paraId="05C40ACF">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677696" behindDoc="0" locked="0" layoutInCell="1" allowOverlap="1">
                <wp:simplePos x="0" y="0"/>
                <wp:positionH relativeFrom="column">
                  <wp:posOffset>-685800</wp:posOffset>
                </wp:positionH>
                <wp:positionV relativeFrom="paragraph">
                  <wp:posOffset>-99060</wp:posOffset>
                </wp:positionV>
                <wp:extent cx="727075" cy="792480"/>
                <wp:effectExtent l="0" t="0" r="7620" b="0"/>
                <wp:wrapNone/>
                <wp:docPr id="178" name="文本框 178"/>
                <wp:cNvGraphicFramePr/>
                <a:graphic xmlns:a="http://schemas.openxmlformats.org/drawingml/2006/main">
                  <a:graphicData uri="http://schemas.microsoft.com/office/word/2010/wordprocessingShape">
                    <wps:wsp>
                      <wps:cNvSpPr txBox="1">
                        <a:spLocks noChangeArrowheads="1"/>
                      </wps:cNvSpPr>
                      <wps:spPr bwMode="auto">
                        <a:xfrm>
                          <a:off x="0" y="0"/>
                          <a:ext cx="727075" cy="792480"/>
                        </a:xfrm>
                        <a:prstGeom prst="rect">
                          <a:avLst/>
                        </a:prstGeom>
                        <a:solidFill>
                          <a:srgbClr val="FFFFFF"/>
                        </a:solidFill>
                        <a:ln>
                          <a:noFill/>
                        </a:ln>
                        <a:effectLst/>
                      </wps:spPr>
                      <wps:txbx>
                        <w:txbxContent>
                          <w:p w14:paraId="28CE49B8">
                            <w:pPr>
                              <w:jc w:val="left"/>
                              <w:rPr>
                                <w:rFonts w:ascii="楷体_GB2312" w:eastAsia="楷体_GB2312"/>
                                <w:szCs w:val="21"/>
                              </w:rPr>
                            </w:pPr>
                            <w:r>
                              <w:rPr>
                                <w:rFonts w:hint="eastAsia" w:ascii="楷体_GB2312" w:eastAsia="楷体_GB2312"/>
                                <w:szCs w:val="21"/>
                              </w:rPr>
                              <w:t>承包人代表的撤换</w:t>
                            </w:r>
                          </w:p>
                          <w:p w14:paraId="0CEEF103">
                            <w:pPr>
                              <w:rPr>
                                <w:rFonts w:ascii="楷体_GB2312" w:eastAsia="楷体_GB2312"/>
                                <w:szCs w:val="21"/>
                              </w:rPr>
                            </w:pPr>
                          </w:p>
                          <w:p w14:paraId="45A0B969"/>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7.8pt;height:62.4pt;width:57.25pt;z-index:251677696;mso-width-relative:page;mso-height-relative:page;" fillcolor="#FFFFFF" filled="t" stroked="f" coordsize="21600,21600" o:gfxdata="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JbHp2AAAAAoBAAAPAAAAAAAAAAEAIAAAACIAAABkcnMvZG93bnJldi54bWxQSwECFAAUAAAA&#10;CACHTuJAZ2hE6CcCAAA/BAAADgAAAAAAAAABACAAAAAnAQAAZHJzL2Uyb0RvYy54bWxQSwUGAAAA&#10;AAYABgBZAQAAwAUAAAAA&#10;">
                <v:fill on="t" focussize="0,0"/>
                <v:stroke on="f"/>
                <v:imagedata o:title=""/>
                <o:lock v:ext="edit" aspectratio="f"/>
                <v:textbox inset="0mm,0mm,0mm,0mm">
                  <w:txbxContent>
                    <w:p w14:paraId="28CE49B8">
                      <w:pPr>
                        <w:jc w:val="left"/>
                        <w:rPr>
                          <w:rFonts w:ascii="楷体_GB2312" w:eastAsia="楷体_GB2312"/>
                          <w:szCs w:val="21"/>
                        </w:rPr>
                      </w:pPr>
                      <w:r>
                        <w:rPr>
                          <w:rFonts w:hint="eastAsia" w:ascii="楷体_GB2312" w:eastAsia="楷体_GB2312"/>
                          <w:szCs w:val="21"/>
                        </w:rPr>
                        <w:t>承包人代表的撤换</w:t>
                      </w:r>
                    </w:p>
                    <w:p w14:paraId="0CEEF103">
                      <w:pPr>
                        <w:rPr>
                          <w:rFonts w:ascii="楷体_GB2312" w:eastAsia="楷体_GB2312"/>
                          <w:szCs w:val="21"/>
                        </w:rPr>
                      </w:pPr>
                    </w:p>
                    <w:p w14:paraId="45A0B969"/>
                  </w:txbxContent>
                </v:textbox>
              </v:shape>
            </w:pict>
          </mc:Fallback>
        </mc:AlternateContent>
      </w:r>
      <w:r>
        <w:rPr>
          <w:color w:val="auto"/>
        </w:rPr>
        <w:t>5.1.2 履约期间没有发包人和监理工程师的事先</w:t>
      </w:r>
      <w:r>
        <w:rPr>
          <w:rFonts w:hint="eastAsia"/>
          <w:color w:val="auto"/>
        </w:rPr>
        <w:t>书面</w:t>
      </w:r>
      <w:r>
        <w:rPr>
          <w:color w:val="auto"/>
        </w:rPr>
        <w:t>批准，承包人不得更换和撤销承包人代表的任命</w:t>
      </w:r>
      <w:r>
        <w:rPr>
          <w:color w:val="auto"/>
          <w:lang w:val="zh-CN"/>
        </w:rPr>
        <w:t>，否则视为承包人违约</w:t>
      </w:r>
      <w:r>
        <w:rPr>
          <w:color w:val="auto"/>
        </w:rPr>
        <w:t>。</w:t>
      </w:r>
    </w:p>
    <w:p w14:paraId="4CDF6B29">
      <w:pPr>
        <w:pStyle w:val="51"/>
        <w:ind w:left="837" w:leftChars="113" w:hanging="600" w:hangingChars="250"/>
        <w:rPr>
          <w:color w:val="auto"/>
        </w:rPr>
      </w:pPr>
      <w:r>
        <w:rPr>
          <w:color w:val="auto"/>
          <w:lang w:val="en-US" w:eastAsia="zh-CN"/>
        </w:rPr>
        <mc:AlternateContent>
          <mc:Choice Requires="wps">
            <w:drawing>
              <wp:anchor distT="0" distB="0" distL="114300" distR="114300" simplePos="0" relativeHeight="251678720" behindDoc="0" locked="0" layoutInCell="1" allowOverlap="1">
                <wp:simplePos x="0" y="0"/>
                <wp:positionH relativeFrom="column">
                  <wp:posOffset>-720090</wp:posOffset>
                </wp:positionH>
                <wp:positionV relativeFrom="paragraph">
                  <wp:posOffset>71755</wp:posOffset>
                </wp:positionV>
                <wp:extent cx="774065" cy="819785"/>
                <wp:effectExtent l="0" t="0" r="1905" b="5715"/>
                <wp:wrapNone/>
                <wp:docPr id="177" name="文本框 177"/>
                <wp:cNvGraphicFramePr/>
                <a:graphic xmlns:a="http://schemas.openxmlformats.org/drawingml/2006/main">
                  <a:graphicData uri="http://schemas.microsoft.com/office/word/2010/wordprocessingShape">
                    <wps:wsp>
                      <wps:cNvSpPr txBox="1">
                        <a:spLocks noChangeArrowheads="1"/>
                      </wps:cNvSpPr>
                      <wps:spPr bwMode="auto">
                        <a:xfrm>
                          <a:off x="0" y="0"/>
                          <a:ext cx="774065" cy="819785"/>
                        </a:xfrm>
                        <a:prstGeom prst="rect">
                          <a:avLst/>
                        </a:prstGeom>
                        <a:solidFill>
                          <a:srgbClr val="FFFFFF"/>
                        </a:solidFill>
                        <a:ln>
                          <a:noFill/>
                        </a:ln>
                        <a:effectLst/>
                      </wps:spPr>
                      <wps:txbx>
                        <w:txbxContent>
                          <w:p w14:paraId="0D36DA32">
                            <w:pPr>
                              <w:jc w:val="left"/>
                              <w:rPr>
                                <w:rFonts w:ascii="楷体_GB2312" w:eastAsia="楷体_GB2312"/>
                                <w:szCs w:val="21"/>
                              </w:rPr>
                            </w:pPr>
                            <w:r>
                              <w:rPr>
                                <w:rFonts w:hint="eastAsia" w:ascii="楷体_GB2312" w:eastAsia="楷体_GB2312"/>
                                <w:szCs w:val="21"/>
                              </w:rPr>
                              <w:t>承包人现场人员的撤换</w:t>
                            </w:r>
                          </w:p>
                          <w:p w14:paraId="0C5D7540">
                            <w:pPr>
                              <w:rPr>
                                <w:rFonts w:ascii="楷体_GB2312" w:eastAsia="楷体_GB2312"/>
                                <w:szCs w:val="21"/>
                              </w:rPr>
                            </w:pPr>
                          </w:p>
                          <w:p w14:paraId="7867DDDB"/>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4.55pt;width:60.95pt;z-index:251678720;mso-width-relative:page;mso-height-relative:page;" fillcolor="#FFFFFF" filled="t" stroked="f" coordsize="21600,21600" o:gfxdata="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rqYt1wAAAAkBAAAPAAAAAAAAAAEAIAAAACIAAABkcnMvZG93bnJldi54bWxQSwECFAAUAAAA&#10;CACHTuJAwxtFgSgCAAA/BAAADgAAAAAAAAABACAAAAAmAQAAZHJzL2Uyb0RvYy54bWxQSwUGAAAA&#10;AAYABgBZAQAAwAUAAAAA&#10;">
                <v:fill on="t" focussize="0,0"/>
                <v:stroke on="f"/>
                <v:imagedata o:title=""/>
                <o:lock v:ext="edit" aspectratio="f"/>
                <v:textbox inset="0mm,0mm,0mm,0mm">
                  <w:txbxContent>
                    <w:p w14:paraId="0D36DA32">
                      <w:pPr>
                        <w:jc w:val="left"/>
                        <w:rPr>
                          <w:rFonts w:ascii="楷体_GB2312" w:eastAsia="楷体_GB2312"/>
                          <w:szCs w:val="21"/>
                        </w:rPr>
                      </w:pPr>
                      <w:r>
                        <w:rPr>
                          <w:rFonts w:hint="eastAsia" w:ascii="楷体_GB2312" w:eastAsia="楷体_GB2312"/>
                          <w:szCs w:val="21"/>
                        </w:rPr>
                        <w:t>承包人现场人员的撤换</w:t>
                      </w:r>
                    </w:p>
                    <w:p w14:paraId="0C5D7540">
                      <w:pPr>
                        <w:rPr>
                          <w:rFonts w:ascii="楷体_GB2312" w:eastAsia="楷体_GB2312"/>
                          <w:szCs w:val="21"/>
                        </w:rPr>
                      </w:pPr>
                    </w:p>
                    <w:p w14:paraId="7867DDDB"/>
                  </w:txbxContent>
                </v:textbox>
              </v:shape>
            </w:pict>
          </mc:Fallback>
        </mc:AlternateContent>
      </w:r>
      <w:r>
        <w:rPr>
          <w:color w:val="auto"/>
        </w:rPr>
        <w:t xml:space="preserve">5.1.3 发包人代表可发出指示（但不应无理或无根据地）要求承包人撤换现场所雇用的任何行为不端或不称职的人员（包括承包人代表），若没有发包人的书面批准，该等人员不应再受雇于本工程。 </w:t>
      </w:r>
    </w:p>
    <w:p w14:paraId="321ED412">
      <w:pPr>
        <w:pStyle w:val="51"/>
        <w:spacing w:after="0"/>
        <w:ind w:left="838" w:leftChars="399"/>
        <w:rPr>
          <w:color w:val="auto"/>
        </w:rPr>
      </w:pPr>
      <w:r>
        <w:rPr>
          <w:color w:val="auto"/>
        </w:rPr>
        <w:t>承包人应在发包人提出此类正式要求后7天内选派具有资格的替代人员，否则视为承包人违约。承包人代表、项目经理、技术负责人的聘用，必须报发包人审批并获批准。</w:t>
      </w:r>
    </w:p>
    <w:p w14:paraId="63BA77A6">
      <w:pPr>
        <w:pStyle w:val="51"/>
        <w:ind w:left="837" w:leftChars="113" w:hanging="600" w:hangingChars="250"/>
        <w:rPr>
          <w:color w:val="auto"/>
        </w:rPr>
      </w:pPr>
      <w:r>
        <w:rPr>
          <w:color w:val="auto"/>
          <w:lang w:val="en-US" w:eastAsia="zh-CN"/>
        </w:rPr>
        <mc:AlternateContent>
          <mc:Choice Requires="wps">
            <w:drawing>
              <wp:anchor distT="0" distB="0" distL="114300" distR="114300" simplePos="0" relativeHeight="251679744" behindDoc="0" locked="0" layoutInCell="1" allowOverlap="1">
                <wp:simplePos x="0" y="0"/>
                <wp:positionH relativeFrom="column">
                  <wp:posOffset>-720090</wp:posOffset>
                </wp:positionH>
                <wp:positionV relativeFrom="paragraph">
                  <wp:posOffset>53975</wp:posOffset>
                </wp:positionV>
                <wp:extent cx="774065" cy="1058545"/>
                <wp:effectExtent l="0" t="0" r="1905" b="6350"/>
                <wp:wrapNone/>
                <wp:docPr id="176" name="文本框 176"/>
                <wp:cNvGraphicFramePr/>
                <a:graphic xmlns:a="http://schemas.openxmlformats.org/drawingml/2006/main">
                  <a:graphicData uri="http://schemas.microsoft.com/office/word/2010/wordprocessingShape">
                    <wps:wsp>
                      <wps:cNvSpPr txBox="1">
                        <a:spLocks noChangeArrowheads="1"/>
                      </wps:cNvSpPr>
                      <wps:spPr bwMode="auto">
                        <a:xfrm>
                          <a:off x="0" y="0"/>
                          <a:ext cx="774065" cy="1058545"/>
                        </a:xfrm>
                        <a:prstGeom prst="rect">
                          <a:avLst/>
                        </a:prstGeom>
                        <a:solidFill>
                          <a:srgbClr val="FFFFFF"/>
                        </a:solidFill>
                        <a:ln>
                          <a:noFill/>
                        </a:ln>
                        <a:effectLst/>
                      </wps:spPr>
                      <wps:txbx>
                        <w:txbxContent>
                          <w:p w14:paraId="6111ED74">
                            <w:pPr>
                              <w:jc w:val="left"/>
                              <w:rPr>
                                <w:rFonts w:ascii="楷体_GB2312" w:eastAsia="楷体_GB2312"/>
                                <w:szCs w:val="21"/>
                              </w:rPr>
                            </w:pPr>
                            <w:r>
                              <w:rPr>
                                <w:rFonts w:hint="eastAsia" w:ascii="楷体_GB2312" w:eastAsia="楷体_GB2312"/>
                                <w:szCs w:val="21"/>
                              </w:rPr>
                              <w:t>承包人职责的委托与撤销</w:t>
                            </w:r>
                          </w:p>
                          <w:p w14:paraId="07CF574E">
                            <w:pPr>
                              <w:rPr>
                                <w:rFonts w:ascii="楷体_GB2312" w:eastAsia="楷体_GB2312"/>
                                <w:szCs w:val="21"/>
                              </w:rPr>
                            </w:pPr>
                          </w:p>
                          <w:p w14:paraId="38550ED9"/>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83.35pt;width:60.95pt;z-index:251679744;mso-width-relative:page;mso-height-relative:page;" fillcolor="#FFFFFF" filled="t" stroked="f" coordsize="21600,21600" o:gfxdata="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c3RV9cAAAAIAQAADwAAAAAAAAABACAAAAAiAAAAZHJzL2Rvd25yZXYueG1sUEsBAhQAFAAA&#10;AAgAh07iQFZH4GopAgAAQAQAAA4AAAAAAAAAAQAgAAAAJgEAAGRycy9lMm9Eb2MueG1sUEsFBgAA&#10;AAAGAAYAWQEAAMEFAAAAAA==&#10;">
                <v:fill on="t" focussize="0,0"/>
                <v:stroke on="f"/>
                <v:imagedata o:title=""/>
                <o:lock v:ext="edit" aspectratio="f"/>
                <v:textbox inset="0mm,0mm,0mm,0mm">
                  <w:txbxContent>
                    <w:p w14:paraId="6111ED74">
                      <w:pPr>
                        <w:jc w:val="left"/>
                        <w:rPr>
                          <w:rFonts w:ascii="楷体_GB2312" w:eastAsia="楷体_GB2312"/>
                          <w:szCs w:val="21"/>
                        </w:rPr>
                      </w:pPr>
                      <w:r>
                        <w:rPr>
                          <w:rFonts w:hint="eastAsia" w:ascii="楷体_GB2312" w:eastAsia="楷体_GB2312"/>
                          <w:szCs w:val="21"/>
                        </w:rPr>
                        <w:t>承包人职责的委托与撤销</w:t>
                      </w:r>
                    </w:p>
                    <w:p w14:paraId="07CF574E">
                      <w:pPr>
                        <w:rPr>
                          <w:rFonts w:ascii="楷体_GB2312" w:eastAsia="楷体_GB2312"/>
                          <w:szCs w:val="21"/>
                        </w:rPr>
                      </w:pPr>
                    </w:p>
                    <w:p w14:paraId="38550ED9"/>
                  </w:txbxContent>
                </v:textbox>
              </v:shape>
            </w:pict>
          </mc:Fallback>
        </mc:AlternateContent>
      </w:r>
      <w:r>
        <w:rPr>
          <w:color w:val="auto"/>
        </w:rPr>
        <w:t>5.1.4 承包人代表、项目经理以及技术负责人在整个合同期内的工作应是全职而不应是兼职的。承包人代表、项目经理以及技术负责人无论何时离开现场均应指定合适的替代人员并正式通知发包人代表和监理工程师。在发包人代表和监理工程师收到由承包人代表签发的正式的书面通知之前，此类权力与职责的委托或撤销委托不产生合同效力。</w:t>
      </w:r>
    </w:p>
    <w:p w14:paraId="038D1597">
      <w:pPr>
        <w:pStyle w:val="50"/>
        <w:numPr>
          <w:ilvl w:val="0"/>
          <w:numId w:val="0"/>
        </w:numPr>
        <w:spacing w:before="120" w:after="120" w:line="360" w:lineRule="auto"/>
        <w:rPr>
          <w:color w:val="auto"/>
          <w:szCs w:val="24"/>
        </w:rPr>
      </w:pPr>
      <w:bookmarkStart w:id="492" w:name="_Toc455151672"/>
      <w:bookmarkStart w:id="493" w:name="_Toc144869897"/>
      <w:bookmarkStart w:id="494" w:name="_Toc454555592"/>
      <w:bookmarkStart w:id="495" w:name="_Toc455134544"/>
      <w:bookmarkStart w:id="496" w:name="_Toc122080276"/>
      <w:bookmarkStart w:id="497" w:name="_Toc357434448"/>
      <w:bookmarkStart w:id="498" w:name="_Toc8833173"/>
      <w:r>
        <w:rPr>
          <w:color w:val="auto"/>
          <w:szCs w:val="24"/>
        </w:rPr>
        <w:t>5.2 承包人的工作内容和责任</w:t>
      </w:r>
      <w:r>
        <w:rPr>
          <w:rFonts w:hint="eastAsia"/>
          <w:color w:val="auto"/>
          <w:szCs w:val="24"/>
        </w:rPr>
        <w:t>、</w:t>
      </w:r>
      <w:r>
        <w:rPr>
          <w:color w:val="auto"/>
          <w:szCs w:val="24"/>
        </w:rPr>
        <w:t>义务</w:t>
      </w:r>
      <w:bookmarkEnd w:id="492"/>
      <w:bookmarkEnd w:id="493"/>
      <w:bookmarkEnd w:id="494"/>
      <w:bookmarkEnd w:id="495"/>
      <w:bookmarkEnd w:id="496"/>
      <w:bookmarkEnd w:id="497"/>
      <w:bookmarkEnd w:id="498"/>
    </w:p>
    <w:p w14:paraId="5682061D">
      <w:pPr>
        <w:pStyle w:val="51"/>
        <w:spacing w:after="0"/>
        <w:ind w:left="837" w:leftChars="113" w:hanging="600" w:hangingChars="250"/>
        <w:rPr>
          <w:rFonts w:ascii="宋体" w:hAnsi="宋体"/>
          <w:color w:val="auto"/>
        </w:rPr>
      </w:pPr>
      <w:r>
        <w:rPr>
          <w:color w:val="auto"/>
          <w:lang w:val="en-US" w:eastAsia="zh-CN"/>
        </w:rPr>
        <mc:AlternateContent>
          <mc:Choice Requires="wps">
            <w:drawing>
              <wp:anchor distT="0" distB="0" distL="114300" distR="114300" simplePos="0" relativeHeight="251686912" behindDoc="0" locked="0" layoutInCell="1" allowOverlap="1">
                <wp:simplePos x="0" y="0"/>
                <wp:positionH relativeFrom="column">
                  <wp:posOffset>-720090</wp:posOffset>
                </wp:positionH>
                <wp:positionV relativeFrom="paragraph">
                  <wp:posOffset>71755</wp:posOffset>
                </wp:positionV>
                <wp:extent cx="702310" cy="789305"/>
                <wp:effectExtent l="0" t="0" r="7620" b="3175"/>
                <wp:wrapNone/>
                <wp:docPr id="175" name="文本框 175"/>
                <wp:cNvGraphicFramePr/>
                <a:graphic xmlns:a="http://schemas.openxmlformats.org/drawingml/2006/main">
                  <a:graphicData uri="http://schemas.microsoft.com/office/word/2010/wordprocessingShape">
                    <wps:wsp>
                      <wps:cNvSpPr txBox="1">
                        <a:spLocks noChangeArrowheads="1"/>
                      </wps:cNvSpPr>
                      <wps:spPr bwMode="auto">
                        <a:xfrm>
                          <a:off x="0" y="0"/>
                          <a:ext cx="702310" cy="789305"/>
                        </a:xfrm>
                        <a:prstGeom prst="rect">
                          <a:avLst/>
                        </a:prstGeom>
                        <a:solidFill>
                          <a:srgbClr val="FFFFFF"/>
                        </a:solidFill>
                        <a:ln>
                          <a:noFill/>
                        </a:ln>
                        <a:effectLst/>
                      </wps:spPr>
                      <wps:txbx>
                        <w:txbxContent>
                          <w:p w14:paraId="2CBCB2CA">
                            <w:pPr>
                              <w:jc w:val="left"/>
                            </w:pPr>
                            <w:r>
                              <w:rPr>
                                <w:rFonts w:hint="eastAsia" w:ascii="楷体_GB2312" w:eastAsia="楷体_GB2312"/>
                                <w:szCs w:val="21"/>
                              </w:rPr>
                              <w:t>承包人的工作</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2.15pt;width:55.3pt;z-index:251686912;mso-width-relative:page;mso-height-relative:page;" fillcolor="#FFFFFF" filled="t" stroked="f" coordsize="21600,21600" o:gfxdata="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msd2jYAAAACgEAAA8AAAAAAAAAAQAgAAAAIgAAAGRycy9kb3ducmV2LnhtbFBLAQIUABQAAAAI&#10;AIdO4kAVT1CeJgIAAD8EAAAOAAAAAAAAAAEAIAAAACcBAABkcnMvZTJvRG9jLnhtbFBLBQYAAAAA&#10;BgAGAFkBAAC/BQAAAAA=&#10;">
                <v:fill on="t" focussize="0,0"/>
                <v:stroke on="f"/>
                <v:imagedata o:title=""/>
                <o:lock v:ext="edit" aspectratio="f"/>
                <v:textbox inset="0mm,0mm,0mm,0mm">
                  <w:txbxContent>
                    <w:p w14:paraId="2CBCB2CA">
                      <w:pPr>
                        <w:jc w:val="left"/>
                      </w:pPr>
                      <w:r>
                        <w:rPr>
                          <w:rFonts w:hint="eastAsia" w:ascii="楷体_GB2312" w:eastAsia="楷体_GB2312"/>
                          <w:szCs w:val="21"/>
                        </w:rPr>
                        <w:t>承包人的工作</w:t>
                      </w:r>
                    </w:p>
                  </w:txbxContent>
                </v:textbox>
              </v:shape>
            </w:pict>
          </mc:Fallback>
        </mc:AlternateContent>
      </w:r>
      <w:r>
        <w:rPr>
          <w:color w:val="auto"/>
        </w:rPr>
        <w:t>5.2.1</w:t>
      </w:r>
      <w:r>
        <w:rPr>
          <w:rFonts w:hint="eastAsia" w:ascii="宋体" w:hAnsi="宋体"/>
          <w:color w:val="auto"/>
        </w:rPr>
        <w:t>承包人须负责向有关政府部门申请取得在当地施工的有关商业登记及审批，并负责支付所有费用及收费。若承包人在收到中标通知书时无法取得所需的商业登记及审批，则发包人可以书面通知承包人终止本合同。当发包人与承包人确认解除合同时，承包人应在7个工作日内提交完整的书面资料开始办理解除相关的商业登记及审批文件，并不得借此向发包人提出额外费用补偿。</w:t>
      </w:r>
    </w:p>
    <w:p w14:paraId="55317295">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869184" behindDoc="0" locked="0" layoutInCell="1" allowOverlap="1">
                <wp:simplePos x="0" y="0"/>
                <wp:positionH relativeFrom="column">
                  <wp:posOffset>-720090</wp:posOffset>
                </wp:positionH>
                <wp:positionV relativeFrom="paragraph">
                  <wp:posOffset>71755</wp:posOffset>
                </wp:positionV>
                <wp:extent cx="702310" cy="702945"/>
                <wp:effectExtent l="0" t="0" r="7620" b="6985"/>
                <wp:wrapNone/>
                <wp:docPr id="218" name="文本框 212"/>
                <wp:cNvGraphicFramePr/>
                <a:graphic xmlns:a="http://schemas.openxmlformats.org/drawingml/2006/main">
                  <a:graphicData uri="http://schemas.microsoft.com/office/word/2010/wordprocessingShape">
                    <wps:wsp>
                      <wps:cNvSpPr txBox="1">
                        <a:spLocks noChangeArrowheads="1"/>
                      </wps:cNvSpPr>
                      <wps:spPr bwMode="auto">
                        <a:xfrm>
                          <a:off x="0" y="0"/>
                          <a:ext cx="702310" cy="702945"/>
                        </a:xfrm>
                        <a:prstGeom prst="rect">
                          <a:avLst/>
                        </a:prstGeom>
                        <a:solidFill>
                          <a:srgbClr val="FFFFFF"/>
                        </a:solidFill>
                        <a:ln>
                          <a:noFill/>
                        </a:ln>
                        <a:effectLst/>
                      </wps:spPr>
                      <wps:txbx>
                        <w:txbxContent>
                          <w:p w14:paraId="1CB20F7A">
                            <w:pPr>
                              <w:jc w:val="left"/>
                              <w:rPr>
                                <w:rFonts w:ascii="楷体_GB2312" w:eastAsia="楷体_GB2312"/>
                                <w:szCs w:val="21"/>
                              </w:rPr>
                            </w:pPr>
                            <w:r>
                              <w:rPr>
                                <w:rFonts w:hint="eastAsia" w:ascii="楷体_GB2312" w:eastAsia="楷体_GB2312"/>
                                <w:szCs w:val="21"/>
                              </w:rPr>
                              <w:t>现场保存有图纸、规范等</w:t>
                            </w:r>
                          </w:p>
                          <w:p w14:paraId="7608898B">
                            <w:pPr>
                              <w:jc w:val="left"/>
                            </w:pPr>
                          </w:p>
                        </w:txbxContent>
                      </wps:txbx>
                      <wps:bodyPr rot="0" vert="horz" wrap="square" lIns="0" tIns="0" rIns="0" bIns="0" anchor="t" anchorCtr="0" upright="1">
                        <a:noAutofit/>
                      </wps:bodyPr>
                    </wps:wsp>
                  </a:graphicData>
                </a:graphic>
              </wp:anchor>
            </w:drawing>
          </mc:Choice>
          <mc:Fallback>
            <w:pict>
              <v:shape id="文本框 212" o:spid="_x0000_s1026" o:spt="202" type="#_x0000_t202" style="position:absolute;left:0pt;margin-left:-56.7pt;margin-top:5.65pt;height:55.35pt;width:55.3pt;z-index:251869184;mso-width-relative:page;mso-height-relative:page;" fillcolor="#FFFFFF" filled="t" stroked="f" coordsize="21600,21600" o:gfxdata="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4I1i9cAAAAKAQAADwAAAAAAAAABACAAAAAiAAAAZHJzL2Rvd25yZXYueG1sUEsBAhQAFAAAAAgA&#10;h07iQOSXlckmAgAAPwQAAA4AAAAAAAAAAQAgAAAAJgEAAGRycy9lMm9Eb2MueG1sUEsFBgAAAAAG&#10;AAYAWQEAAL4FAAAAAA==&#10;">
                <v:fill on="t" focussize="0,0"/>
                <v:stroke on="f"/>
                <v:imagedata o:title=""/>
                <o:lock v:ext="edit" aspectratio="f"/>
                <v:textbox inset="0mm,0mm,0mm,0mm">
                  <w:txbxContent>
                    <w:p w14:paraId="1CB20F7A">
                      <w:pPr>
                        <w:jc w:val="left"/>
                        <w:rPr>
                          <w:rFonts w:ascii="楷体_GB2312" w:eastAsia="楷体_GB2312"/>
                          <w:szCs w:val="21"/>
                        </w:rPr>
                      </w:pPr>
                      <w:r>
                        <w:rPr>
                          <w:rFonts w:hint="eastAsia" w:ascii="楷体_GB2312" w:eastAsia="楷体_GB2312"/>
                          <w:szCs w:val="21"/>
                        </w:rPr>
                        <w:t>现场保存有图纸、规范等</w:t>
                      </w:r>
                    </w:p>
                    <w:p w14:paraId="7608898B">
                      <w:pPr>
                        <w:jc w:val="left"/>
                      </w:pPr>
                    </w:p>
                  </w:txbxContent>
                </v:textbox>
              </v:shape>
            </w:pict>
          </mc:Fallback>
        </mc:AlternateContent>
      </w:r>
      <w:r>
        <w:rPr>
          <w:color w:val="auto"/>
        </w:rPr>
        <w:t>5.2.2承包人应在工程现场保存一套完整的施工图纸、一份工程规范、一份未标单价的工程量清单，和一份承包人根据要求制作的详图/加工图，以便在任何合理的时间内供发包人代表或监理工程师查阅。</w:t>
      </w:r>
    </w:p>
    <w:p w14:paraId="6505951E">
      <w:pPr>
        <w:pStyle w:val="51"/>
        <w:spacing w:after="0"/>
        <w:ind w:left="1077" w:leftChars="113" w:hanging="840" w:hangingChars="350"/>
        <w:rPr>
          <w:color w:val="auto"/>
        </w:rPr>
      </w:pPr>
      <w:r>
        <w:rPr>
          <w:color w:val="auto"/>
        </w:rPr>
        <w:t>5.2.3承包人必须清楚了解合同条款以及所有合同文件的内容，任何承包人对此等文件的不了解或疏忽均不能免除其遵守合同文件或任何部分规定的责任。</w:t>
      </w:r>
    </w:p>
    <w:p w14:paraId="22369BAF">
      <w:pPr>
        <w:pStyle w:val="51"/>
        <w:spacing w:after="0"/>
        <w:ind w:left="837" w:leftChars="113" w:hanging="600" w:hangingChars="250"/>
        <w:rPr>
          <w:color w:val="auto"/>
        </w:rPr>
      </w:pPr>
      <w:r>
        <w:rPr>
          <w:rFonts w:hint="eastAsia"/>
          <w:color w:val="auto"/>
          <w:lang w:eastAsia="zh-CN"/>
        </w:rPr>
        <w:t>5.2.</w:t>
      </w:r>
      <w:r>
        <w:rPr>
          <w:color w:val="auto"/>
          <w:lang w:eastAsia="zh-CN"/>
        </w:rPr>
        <w:t xml:space="preserve">4 </w:t>
      </w:r>
      <w:r>
        <w:rPr>
          <w:color w:val="auto"/>
        </w:rPr>
        <w:t>承包人须按照并根据本合同条款，实施完成本工程，履行本合同所约定的全部责任和义务，包括但不限于以下工作：</w:t>
      </w:r>
    </w:p>
    <w:p w14:paraId="23FF3EC0">
      <w:pPr>
        <w:pStyle w:val="51"/>
        <w:spacing w:after="0"/>
        <w:ind w:left="1256" w:leftChars="397" w:hanging="422" w:hangingChars="176"/>
        <w:rPr>
          <w:color w:val="auto"/>
        </w:rPr>
      </w:pPr>
      <w:r>
        <w:rPr>
          <w:color w:val="auto"/>
        </w:rPr>
        <w:t xml:space="preserve">(1) 接收由发包人移交的一切资料及设施，清理工程现场及一切障碍物； </w:t>
      </w:r>
    </w:p>
    <w:p w14:paraId="12170BBE">
      <w:pPr>
        <w:pStyle w:val="51"/>
        <w:spacing w:after="0"/>
        <w:ind w:left="1256" w:leftChars="397" w:hanging="422" w:hangingChars="176"/>
        <w:rPr>
          <w:color w:val="auto"/>
        </w:rPr>
      </w:pPr>
      <w:r>
        <w:rPr>
          <w:color w:val="auto"/>
        </w:rPr>
        <w:t>(2) 完成施工图纸所示以及工程量清单和本合同所说明及提及的工程施工，做好合同约定的深化设计工作，精心组织施工，按时完成本工程，并在各方面令发包人满意及取得国家及当地有关政府部门的认可证书；</w:t>
      </w:r>
    </w:p>
    <w:p w14:paraId="192A3026">
      <w:pPr>
        <w:pStyle w:val="51"/>
        <w:spacing w:after="0"/>
        <w:ind w:left="1256" w:leftChars="397" w:hanging="422" w:hangingChars="176"/>
        <w:rPr>
          <w:color w:val="auto"/>
        </w:rPr>
      </w:pPr>
      <w:r>
        <w:rPr>
          <w:color w:val="auto"/>
        </w:rPr>
        <w:t>(3) 按</w:t>
      </w:r>
      <w:r>
        <w:rPr>
          <w:rFonts w:hint="eastAsia"/>
          <w:color w:val="auto"/>
        </w:rPr>
        <w:t>合同条款约</w:t>
      </w:r>
      <w:r>
        <w:rPr>
          <w:color w:val="auto"/>
        </w:rPr>
        <w:t>定，完成临时设施工程，做好安全文明施工、施工排降水、工程保护、环境保护、销售配合及一切措施工作；</w:t>
      </w:r>
    </w:p>
    <w:p w14:paraId="0285D728">
      <w:pPr>
        <w:pStyle w:val="51"/>
        <w:spacing w:after="0"/>
        <w:ind w:left="1254" w:leftChars="338" w:hanging="544" w:hangingChars="227"/>
        <w:rPr>
          <w:color w:val="auto"/>
        </w:rPr>
      </w:pPr>
      <w:r>
        <w:rPr>
          <w:color w:val="auto"/>
        </w:rPr>
        <w:t xml:space="preserve"> (</w:t>
      </w:r>
      <w:r>
        <w:rPr>
          <w:rFonts w:hint="eastAsia"/>
          <w:color w:val="auto"/>
          <w:lang w:eastAsia="zh-CN"/>
        </w:rPr>
        <w:t>4</w:t>
      </w:r>
      <w:r>
        <w:rPr>
          <w:color w:val="auto"/>
        </w:rPr>
        <w:t>) 按发包人要求完成工程样板施工，包括必要的安全通道及临时照明等安全措施；</w:t>
      </w:r>
    </w:p>
    <w:p w14:paraId="639BD998">
      <w:pPr>
        <w:pStyle w:val="51"/>
        <w:spacing w:after="0"/>
        <w:ind w:left="1256" w:leftChars="397" w:hanging="422" w:hangingChars="176"/>
        <w:rPr>
          <w:color w:val="auto"/>
        </w:rPr>
      </w:pPr>
      <w:r>
        <w:rPr>
          <w:color w:val="auto"/>
        </w:rPr>
        <w:t>(</w:t>
      </w:r>
      <w:r>
        <w:rPr>
          <w:rFonts w:hint="eastAsia"/>
          <w:color w:val="auto"/>
          <w:lang w:eastAsia="zh-CN"/>
        </w:rPr>
        <w:t>5</w:t>
      </w:r>
      <w:r>
        <w:rPr>
          <w:color w:val="auto"/>
        </w:rPr>
        <w:t>) 依照合同要求承担工程保修责任，按时完成本工程的缺陷修复，并令发包人满意；</w:t>
      </w:r>
    </w:p>
    <w:p w14:paraId="6CF781AC">
      <w:pPr>
        <w:pStyle w:val="51"/>
        <w:spacing w:after="0"/>
        <w:ind w:left="1256" w:leftChars="397" w:hanging="422" w:hangingChars="176"/>
        <w:rPr>
          <w:color w:val="auto"/>
        </w:rPr>
      </w:pPr>
      <w:r>
        <w:rPr>
          <w:color w:val="auto"/>
        </w:rPr>
        <w:t>(</w:t>
      </w:r>
      <w:r>
        <w:rPr>
          <w:rFonts w:hint="eastAsia"/>
          <w:color w:val="auto"/>
          <w:lang w:eastAsia="zh-CN"/>
        </w:rPr>
        <w:t>6</w:t>
      </w:r>
      <w:r>
        <w:rPr>
          <w:color w:val="auto"/>
        </w:rPr>
        <w:t>) 承包人须自费负责一切物料的所有损耗、遗失、由于承包人的错误而引起的损坏、以及在规定的保修及保养期内需要的替换物料和劳务；</w:t>
      </w:r>
    </w:p>
    <w:p w14:paraId="6E369213">
      <w:pPr>
        <w:pStyle w:val="51"/>
        <w:spacing w:after="0"/>
        <w:ind w:left="1256" w:leftChars="397" w:hanging="422" w:hangingChars="176"/>
        <w:rPr>
          <w:color w:val="auto"/>
        </w:rPr>
      </w:pPr>
      <w:r>
        <w:rPr>
          <w:color w:val="auto"/>
        </w:rPr>
        <w:t>(</w:t>
      </w:r>
      <w:r>
        <w:rPr>
          <w:rFonts w:hint="eastAsia"/>
          <w:color w:val="auto"/>
          <w:lang w:eastAsia="zh-CN"/>
        </w:rPr>
        <w:t>7</w:t>
      </w:r>
      <w:r>
        <w:rPr>
          <w:color w:val="auto"/>
        </w:rPr>
        <w:t>)</w:t>
      </w:r>
      <w:r>
        <w:rPr>
          <w:color w:val="auto"/>
        </w:rPr>
        <w:tab/>
      </w:r>
      <w:r>
        <w:rPr>
          <w:color w:val="auto"/>
        </w:rPr>
        <w:t>承包人及其雇员、工人及其他一切有相同权利的人员，在进行工程施工时，有权使用任何总承包人已安装在现场尚未拆除的施工机械、脚手架、梯子、升降机等临时设施，若总承包人现有的以上设施已拆除或不能满足承包人施工要求时，承包人需自行搭设提供</w:t>
      </w:r>
      <w:r>
        <w:rPr>
          <w:rFonts w:hint="eastAsia"/>
          <w:color w:val="auto"/>
        </w:rPr>
        <w:t>并经发包人验收合格</w:t>
      </w:r>
      <w:r>
        <w:rPr>
          <w:color w:val="auto"/>
        </w:rPr>
        <w:t>，及在工作完成后将其迁走。</w:t>
      </w:r>
    </w:p>
    <w:p w14:paraId="3E8EE700">
      <w:pPr>
        <w:pStyle w:val="51"/>
        <w:spacing w:after="0"/>
        <w:ind w:left="1256" w:leftChars="397" w:hanging="422" w:hangingChars="176"/>
        <w:rPr>
          <w:color w:val="auto"/>
        </w:rPr>
      </w:pPr>
      <w:r>
        <w:rPr>
          <w:rFonts w:hint="eastAsia"/>
          <w:color w:val="auto"/>
          <w:lang w:eastAsia="zh-CN"/>
        </w:rPr>
        <w:t>（8）</w:t>
      </w:r>
      <w:r>
        <w:rPr>
          <w:color w:val="auto"/>
        </w:rPr>
        <w:t>承包人必须保护好</w:t>
      </w:r>
      <w:r>
        <w:rPr>
          <w:rFonts w:hint="eastAsia"/>
          <w:color w:val="auto"/>
          <w:lang w:eastAsia="zh-CN"/>
        </w:rPr>
        <w:t>运抵</w:t>
      </w:r>
      <w:r>
        <w:rPr>
          <w:color w:val="auto"/>
        </w:rPr>
        <w:t>工程现场的材料设备，不受天气或其它灾害损坏。</w:t>
      </w:r>
    </w:p>
    <w:p w14:paraId="0B40CDD5">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687936" behindDoc="0" locked="0" layoutInCell="1" allowOverlap="1">
                <wp:simplePos x="0" y="0"/>
                <wp:positionH relativeFrom="column">
                  <wp:posOffset>-693420</wp:posOffset>
                </wp:positionH>
                <wp:positionV relativeFrom="paragraph">
                  <wp:posOffset>-136525</wp:posOffset>
                </wp:positionV>
                <wp:extent cx="702310" cy="720725"/>
                <wp:effectExtent l="0" t="0" r="7620" b="5715"/>
                <wp:wrapNone/>
                <wp:docPr id="174" name="文本框 174"/>
                <wp:cNvGraphicFramePr/>
                <a:graphic xmlns:a="http://schemas.openxmlformats.org/drawingml/2006/main">
                  <a:graphicData uri="http://schemas.microsoft.com/office/word/2010/wordprocessingShape">
                    <wps:wsp>
                      <wps:cNvSpPr txBox="1">
                        <a:spLocks noChangeArrowheads="1"/>
                      </wps:cNvSpPr>
                      <wps:spPr bwMode="auto">
                        <a:xfrm>
                          <a:off x="0" y="0"/>
                          <a:ext cx="702310" cy="720725"/>
                        </a:xfrm>
                        <a:prstGeom prst="rect">
                          <a:avLst/>
                        </a:prstGeom>
                        <a:solidFill>
                          <a:srgbClr val="FFFFFF"/>
                        </a:solidFill>
                        <a:ln>
                          <a:noFill/>
                        </a:ln>
                        <a:effectLst/>
                      </wps:spPr>
                      <wps:txbx>
                        <w:txbxContent>
                          <w:p w14:paraId="2AA5D217">
                            <w:pPr>
                              <w:jc w:val="left"/>
                            </w:pPr>
                            <w:r>
                              <w:rPr>
                                <w:rFonts w:hint="eastAsia" w:ascii="楷体_GB2312" w:eastAsia="楷体_GB2312"/>
                                <w:szCs w:val="21"/>
                              </w:rPr>
                              <w:t>编制和整理竣工资料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6pt;margin-top:-10.75pt;height:56.75pt;width:55.3pt;z-index:251687936;mso-width-relative:page;mso-height-relative:page;" fillcolor="#FFFFFF" filled="t" stroked="f" coordsize="21600,21600" o:gfxdata="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UB6EHYAAAACQEAAA8AAAAAAAAAAQAgAAAAIgAAAGRycy9kb3ducmV2LnhtbFBLAQIUABQAAAAI&#10;AIdO4kBTr4V1JgIAAD8EAAAOAAAAAAAAAAEAIAAAACcBAABkcnMvZTJvRG9jLnhtbFBLBQYAAAAA&#10;BgAGAFkBAAC/BQAAAAA=&#10;">
                <v:fill on="t" focussize="0,0"/>
                <v:stroke on="f"/>
                <v:imagedata o:title=""/>
                <o:lock v:ext="edit" aspectratio="f"/>
                <v:textbox inset="0mm,0mm,0mm,0mm">
                  <w:txbxContent>
                    <w:p w14:paraId="2AA5D217">
                      <w:pPr>
                        <w:jc w:val="left"/>
                      </w:pPr>
                      <w:r>
                        <w:rPr>
                          <w:rFonts w:hint="eastAsia" w:ascii="楷体_GB2312" w:eastAsia="楷体_GB2312"/>
                          <w:szCs w:val="21"/>
                        </w:rPr>
                        <w:t>编制和整理竣工资料</w:t>
                      </w:r>
                    </w:p>
                  </w:txbxContent>
                </v:textbox>
              </v:shape>
            </w:pict>
          </mc:Fallback>
        </mc:AlternateContent>
      </w:r>
      <w:r>
        <w:rPr>
          <w:color w:val="auto"/>
          <w:lang w:val="en-US" w:eastAsia="zh-CN"/>
        </w:rPr>
        <mc:AlternateContent>
          <mc:Choice Requires="wps">
            <w:drawing>
              <wp:anchor distT="0" distB="0" distL="114300" distR="114300" simplePos="0" relativeHeight="251688960" behindDoc="0" locked="0" layoutInCell="1" allowOverlap="1">
                <wp:simplePos x="0" y="0"/>
                <wp:positionH relativeFrom="column">
                  <wp:posOffset>-685800</wp:posOffset>
                </wp:positionH>
                <wp:positionV relativeFrom="paragraph">
                  <wp:posOffset>835660</wp:posOffset>
                </wp:positionV>
                <wp:extent cx="702310" cy="693420"/>
                <wp:effectExtent l="0" t="0" r="7620" b="0"/>
                <wp:wrapNone/>
                <wp:docPr id="173" name="文本框 173"/>
                <wp:cNvGraphicFramePr/>
                <a:graphic xmlns:a="http://schemas.openxmlformats.org/drawingml/2006/main">
                  <a:graphicData uri="http://schemas.microsoft.com/office/word/2010/wordprocessingShape">
                    <wps:wsp>
                      <wps:cNvSpPr txBox="1">
                        <a:spLocks noChangeArrowheads="1"/>
                      </wps:cNvSpPr>
                      <wps:spPr bwMode="auto">
                        <a:xfrm>
                          <a:off x="0" y="0"/>
                          <a:ext cx="702310" cy="693420"/>
                        </a:xfrm>
                        <a:prstGeom prst="rect">
                          <a:avLst/>
                        </a:prstGeom>
                        <a:solidFill>
                          <a:srgbClr val="FFFFFF"/>
                        </a:solidFill>
                        <a:ln>
                          <a:noFill/>
                        </a:ln>
                        <a:effectLst/>
                      </wps:spPr>
                      <wps:txbx>
                        <w:txbxContent>
                          <w:p w14:paraId="6DDD97DD">
                            <w:pPr>
                              <w:jc w:val="left"/>
                            </w:pPr>
                            <w:r>
                              <w:rPr>
                                <w:rFonts w:hint="eastAsia" w:ascii="楷体_GB2312" w:eastAsia="楷体_GB2312"/>
                                <w:szCs w:val="21"/>
                              </w:rPr>
                              <w:t>税金、费用与押金</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65.8pt;height:54.6pt;width:55.3pt;z-index:251688960;mso-width-relative:page;mso-height-relative:page;" fillcolor="#FFFFFF" filled="t" stroked="f" coordsize="21600,21600" o:gfxdata="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ubi6nYAAAACgEAAA8AAAAAAAAAAQAgAAAAIgAAAGRycy9kb3ducmV2LnhtbFBLAQIUABQAAAAI&#10;AIdO4kAR+5j+JgIAAD8EAAAOAAAAAAAAAAEAIAAAACcBAABkcnMvZTJvRG9jLnhtbFBLBQYAAAAA&#10;BgAGAFkBAAC/BQAAAAA=&#10;">
                <v:fill on="t" focussize="0,0"/>
                <v:stroke on="f"/>
                <v:imagedata o:title=""/>
                <o:lock v:ext="edit" aspectratio="f"/>
                <v:textbox inset="0mm,0mm,0mm,0mm">
                  <w:txbxContent>
                    <w:p w14:paraId="6DDD97DD">
                      <w:pPr>
                        <w:jc w:val="left"/>
                      </w:pPr>
                      <w:r>
                        <w:rPr>
                          <w:rFonts w:hint="eastAsia" w:ascii="楷体_GB2312" w:eastAsia="楷体_GB2312"/>
                          <w:szCs w:val="21"/>
                        </w:rPr>
                        <w:t>税金、费用与押金</w:t>
                      </w:r>
                    </w:p>
                  </w:txbxContent>
                </v:textbox>
              </v:shape>
            </w:pict>
          </mc:Fallback>
        </mc:AlternateContent>
      </w:r>
      <w:r>
        <w:rPr>
          <w:color w:val="auto"/>
        </w:rPr>
        <w:t>5.2.</w:t>
      </w:r>
      <w:r>
        <w:rPr>
          <w:color w:val="auto"/>
          <w:lang w:eastAsia="zh-CN"/>
        </w:rPr>
        <w:t>5</w:t>
      </w:r>
      <w:r>
        <w:rPr>
          <w:color w:val="auto"/>
        </w:rPr>
        <w:t xml:space="preserve"> 承包人须在工程实际竣工日前编制竣工图纸和整理竣工资料，并提交发包人、总承包人和监理工程师审批。经批准的竣工图纸及竣工资料，由承包人提交给总承包人进行汇总，承包人亦须免费提供所需竣工图予发包人存档。</w:t>
      </w:r>
    </w:p>
    <w:p w14:paraId="50252E42">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689984" behindDoc="0" locked="0" layoutInCell="1" allowOverlap="1">
                <wp:simplePos x="0" y="0"/>
                <wp:positionH relativeFrom="column">
                  <wp:posOffset>-685800</wp:posOffset>
                </wp:positionH>
                <wp:positionV relativeFrom="paragraph">
                  <wp:posOffset>495300</wp:posOffset>
                </wp:positionV>
                <wp:extent cx="782320" cy="891540"/>
                <wp:effectExtent l="0" t="0" r="1905" b="0"/>
                <wp:wrapNone/>
                <wp:docPr id="172" name="文本框 172"/>
                <wp:cNvGraphicFramePr/>
                <a:graphic xmlns:a="http://schemas.openxmlformats.org/drawingml/2006/main">
                  <a:graphicData uri="http://schemas.microsoft.com/office/word/2010/wordprocessingShape">
                    <wps:wsp>
                      <wps:cNvSpPr txBox="1">
                        <a:spLocks noChangeArrowheads="1"/>
                      </wps:cNvSpPr>
                      <wps:spPr bwMode="auto">
                        <a:xfrm>
                          <a:off x="0" y="0"/>
                          <a:ext cx="782320" cy="891540"/>
                        </a:xfrm>
                        <a:prstGeom prst="rect">
                          <a:avLst/>
                        </a:prstGeom>
                        <a:solidFill>
                          <a:srgbClr val="FFFFFF"/>
                        </a:solidFill>
                        <a:ln>
                          <a:noFill/>
                        </a:ln>
                        <a:effectLst/>
                      </wps:spPr>
                      <wps:txbx>
                        <w:txbxContent>
                          <w:p w14:paraId="573868AD">
                            <w:pPr>
                              <w:jc w:val="left"/>
                            </w:pPr>
                            <w:r>
                              <w:rPr>
                                <w:rFonts w:hint="eastAsia" w:ascii="楷体_GB2312" w:eastAsia="楷体_GB2312"/>
                                <w:szCs w:val="21"/>
                              </w:rPr>
                              <w:t>进口物料的结关</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9pt;height:70.2pt;width:61.6pt;z-index:251689984;mso-width-relative:page;mso-height-relative:page;" fillcolor="#FFFFFF" filled="t" stroked="f" coordsize="21600,21600" o:gfxdata="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CG3ZdkAAAAKAQAADwAAAAAAAAABACAAAAAiAAAAZHJzL2Rvd25yZXYueG1sUEsBAhQAFAAA&#10;AAgAh07iQNDys5UnAgAAPwQAAA4AAAAAAAAAAQAgAAAAKAEAAGRycy9lMm9Eb2MueG1sUEsFBgAA&#10;AAAGAAYAWQEAAMEFAAAAAA==&#10;">
                <v:fill on="t" focussize="0,0"/>
                <v:stroke on="f"/>
                <v:imagedata o:title=""/>
                <o:lock v:ext="edit" aspectratio="f"/>
                <v:textbox inset="0mm,0mm,0mm,0mm">
                  <w:txbxContent>
                    <w:p w14:paraId="573868AD">
                      <w:pPr>
                        <w:jc w:val="left"/>
                      </w:pPr>
                      <w:r>
                        <w:rPr>
                          <w:rFonts w:hint="eastAsia" w:ascii="楷体_GB2312" w:eastAsia="楷体_GB2312"/>
                          <w:szCs w:val="21"/>
                        </w:rPr>
                        <w:t>进口物料的结关</w:t>
                      </w:r>
                    </w:p>
                  </w:txbxContent>
                </v:textbox>
              </v:shape>
            </w:pict>
          </mc:Fallback>
        </mc:AlternateContent>
      </w:r>
      <w:r>
        <w:rPr>
          <w:color w:val="auto"/>
        </w:rPr>
        <w:t>5.2.</w:t>
      </w:r>
      <w:r>
        <w:rPr>
          <w:color w:val="auto"/>
          <w:lang w:eastAsia="zh-CN"/>
        </w:rPr>
        <w:t>6</w:t>
      </w:r>
      <w:r>
        <w:rPr>
          <w:color w:val="auto"/>
        </w:rPr>
        <w:t xml:space="preserve"> 承包人须承担任何为执行本工程施工而须缴纳的一切税金、费用、押金等，保障发包人对此等税款、费用与收费无须负上任何责任。</w:t>
      </w:r>
    </w:p>
    <w:p w14:paraId="3D6C7790">
      <w:pPr>
        <w:pStyle w:val="51"/>
        <w:spacing w:after="0"/>
        <w:ind w:left="837" w:leftChars="113" w:hanging="600" w:hangingChars="250"/>
        <w:rPr>
          <w:color w:val="auto"/>
        </w:rPr>
      </w:pPr>
      <w:r>
        <w:rPr>
          <w:color w:val="auto"/>
        </w:rPr>
        <w:t>5.2.</w:t>
      </w:r>
      <w:r>
        <w:rPr>
          <w:color w:val="auto"/>
          <w:lang w:eastAsia="zh-CN"/>
        </w:rPr>
        <w:t>7</w:t>
      </w:r>
      <w:r>
        <w:rPr>
          <w:color w:val="auto"/>
        </w:rPr>
        <w:t>承包人负责安排一切申请进口物料，办理进口批文事项所需的文件及一切相关手续，并承担一切费用。</w:t>
      </w:r>
    </w:p>
    <w:p w14:paraId="0533A423">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691008" behindDoc="0" locked="0" layoutInCell="1" allowOverlap="1">
                <wp:simplePos x="0" y="0"/>
                <wp:positionH relativeFrom="column">
                  <wp:posOffset>-685800</wp:posOffset>
                </wp:positionH>
                <wp:positionV relativeFrom="paragraph">
                  <wp:posOffset>91440</wp:posOffset>
                </wp:positionV>
                <wp:extent cx="702310" cy="738505"/>
                <wp:effectExtent l="0" t="0" r="7620" b="4445"/>
                <wp:wrapNone/>
                <wp:docPr id="171" name="文本框 171"/>
                <wp:cNvGraphicFramePr/>
                <a:graphic xmlns:a="http://schemas.openxmlformats.org/drawingml/2006/main">
                  <a:graphicData uri="http://schemas.microsoft.com/office/word/2010/wordprocessingShape">
                    <wps:wsp>
                      <wps:cNvSpPr txBox="1">
                        <a:spLocks noChangeArrowheads="1"/>
                      </wps:cNvSpPr>
                      <wps:spPr bwMode="auto">
                        <a:xfrm>
                          <a:off x="0" y="0"/>
                          <a:ext cx="702310" cy="738505"/>
                        </a:xfrm>
                        <a:prstGeom prst="rect">
                          <a:avLst/>
                        </a:prstGeom>
                        <a:solidFill>
                          <a:srgbClr val="FFFFFF"/>
                        </a:solidFill>
                        <a:ln>
                          <a:noFill/>
                        </a:ln>
                        <a:effectLst/>
                      </wps:spPr>
                      <wps:txbx>
                        <w:txbxContent>
                          <w:p w14:paraId="7461C8B3">
                            <w:pPr>
                              <w:jc w:val="left"/>
                            </w:pPr>
                            <w:r>
                              <w:rPr>
                                <w:rFonts w:hint="eastAsia" w:ascii="楷体_GB2312" w:eastAsia="楷体_GB2312"/>
                                <w:szCs w:val="21"/>
                              </w:rPr>
                              <w:t>发票及其他资料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7.2pt;height:58.15pt;width:55.3pt;z-index:251691008;mso-width-relative:page;mso-height-relative:page;" fillcolor="#FFFFFF" filled="t" stroked="f" coordsize="21600,21600" o:gfxdata="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VR5Oz2AAAAAkBAAAPAAAAAAAAAAEAIAAAACIAAABkcnMvZG93bnJldi54bWxQSwECFAAUAAAA&#10;CACHTuJAYuHKtCcCAAA/BAAADgAAAAAAAAABACAAAAAnAQAAZHJzL2Uyb0RvYy54bWxQSwUGAAAA&#10;AAYABgBZAQAAwAUAAAAA&#10;">
                <v:fill on="t" focussize="0,0"/>
                <v:stroke on="f"/>
                <v:imagedata o:title=""/>
                <o:lock v:ext="edit" aspectratio="f"/>
                <v:textbox inset="0mm,0mm,0mm,0mm">
                  <w:txbxContent>
                    <w:p w14:paraId="7461C8B3">
                      <w:pPr>
                        <w:jc w:val="left"/>
                      </w:pPr>
                      <w:r>
                        <w:rPr>
                          <w:rFonts w:hint="eastAsia" w:ascii="楷体_GB2312" w:eastAsia="楷体_GB2312"/>
                          <w:szCs w:val="21"/>
                        </w:rPr>
                        <w:t>发票及其他资料</w:t>
                      </w:r>
                    </w:p>
                  </w:txbxContent>
                </v:textbox>
              </v:shape>
            </w:pict>
          </mc:Fallback>
        </mc:AlternateContent>
      </w:r>
      <w:r>
        <w:rPr>
          <w:color w:val="auto"/>
        </w:rPr>
        <w:t>5.2.</w:t>
      </w:r>
      <w:r>
        <w:rPr>
          <w:color w:val="auto"/>
          <w:lang w:eastAsia="zh-CN"/>
        </w:rPr>
        <w:t>8</w:t>
      </w:r>
      <w:r>
        <w:rPr>
          <w:color w:val="auto"/>
        </w:rPr>
        <w:t xml:space="preserve"> 承包人须保存好所有材料设备的购货发票、货单或收据，以及售货合同、检验报告、质量合格证等，发包人可随时要求承包人出示上述资料的原件供查阅，承包人有义务提供上述资料的复印件</w:t>
      </w:r>
      <w:r>
        <w:rPr>
          <w:rFonts w:hint="eastAsia"/>
          <w:color w:val="auto"/>
          <w:lang w:eastAsia="zh-CN"/>
        </w:rPr>
        <w:t>或</w:t>
      </w:r>
      <w:r>
        <w:rPr>
          <w:color w:val="auto"/>
        </w:rPr>
        <w:t>副本给发包人</w:t>
      </w:r>
      <w:r>
        <w:rPr>
          <w:rFonts w:hint="eastAsia" w:ascii="宋体" w:hAnsi="宋体" w:cs="Arial"/>
          <w:color w:val="auto"/>
        </w:rPr>
        <w:t>，必要时</w:t>
      </w:r>
      <w:r>
        <w:rPr>
          <w:rFonts w:ascii="宋体" w:hAnsi="宋体" w:cs="Arial"/>
          <w:color w:val="auto"/>
        </w:rPr>
        <w:t>按照发包人的要求提供</w:t>
      </w:r>
      <w:r>
        <w:rPr>
          <w:rFonts w:hint="eastAsia" w:ascii="宋体" w:hAnsi="宋体" w:cs="Arial"/>
          <w:color w:val="auto"/>
        </w:rPr>
        <w:t>相应</w:t>
      </w:r>
      <w:r>
        <w:rPr>
          <w:rFonts w:ascii="宋体" w:hAnsi="宋体" w:cs="Arial"/>
          <w:color w:val="auto"/>
        </w:rPr>
        <w:t>原件</w:t>
      </w:r>
      <w:r>
        <w:rPr>
          <w:rFonts w:hint="eastAsia" w:ascii="宋体" w:hAnsi="宋体" w:cs="Arial"/>
          <w:color w:val="auto"/>
        </w:rPr>
        <w:t>或正本</w:t>
      </w:r>
      <w:r>
        <w:rPr>
          <w:color w:val="auto"/>
        </w:rPr>
        <w:t>。</w:t>
      </w:r>
    </w:p>
    <w:p w14:paraId="292C7782">
      <w:pPr>
        <w:pStyle w:val="51"/>
        <w:spacing w:after="0"/>
        <w:ind w:left="837" w:leftChars="113" w:hanging="600" w:hangingChars="250"/>
        <w:rPr>
          <w:rFonts w:ascii="宋体" w:hAnsi="宋体" w:cs="Arial"/>
          <w:color w:val="auto"/>
          <w:lang w:eastAsia="zh-CN"/>
        </w:rPr>
      </w:pPr>
      <w:r>
        <w:rPr>
          <w:color w:val="auto"/>
          <w:lang w:val="en-US" w:eastAsia="zh-CN"/>
        </w:rPr>
        <mc:AlternateContent>
          <mc:Choice Requires="wps">
            <w:drawing>
              <wp:anchor distT="0" distB="0" distL="114300" distR="114300" simplePos="0" relativeHeight="251692032" behindDoc="0" locked="0" layoutInCell="1" allowOverlap="1">
                <wp:simplePos x="0" y="0"/>
                <wp:positionH relativeFrom="column">
                  <wp:posOffset>-685800</wp:posOffset>
                </wp:positionH>
                <wp:positionV relativeFrom="paragraph">
                  <wp:posOffset>61595</wp:posOffset>
                </wp:positionV>
                <wp:extent cx="702310" cy="752475"/>
                <wp:effectExtent l="0" t="0" r="7620" b="6985"/>
                <wp:wrapNone/>
                <wp:docPr id="170" name="文本框 170"/>
                <wp:cNvGraphicFramePr/>
                <a:graphic xmlns:a="http://schemas.openxmlformats.org/drawingml/2006/main">
                  <a:graphicData uri="http://schemas.microsoft.com/office/word/2010/wordprocessingShape">
                    <wps:wsp>
                      <wps:cNvSpPr txBox="1">
                        <a:spLocks noChangeArrowheads="1"/>
                      </wps:cNvSpPr>
                      <wps:spPr bwMode="auto">
                        <a:xfrm>
                          <a:off x="0" y="0"/>
                          <a:ext cx="702310" cy="752475"/>
                        </a:xfrm>
                        <a:prstGeom prst="rect">
                          <a:avLst/>
                        </a:prstGeom>
                        <a:solidFill>
                          <a:srgbClr val="FFFFFF"/>
                        </a:solidFill>
                        <a:ln>
                          <a:noFill/>
                        </a:ln>
                        <a:effectLst/>
                      </wps:spPr>
                      <wps:txbx>
                        <w:txbxContent>
                          <w:p w14:paraId="275C6580">
                            <w:pPr>
                              <w:jc w:val="left"/>
                            </w:pPr>
                            <w:r>
                              <w:rPr>
                                <w:rFonts w:hint="eastAsia" w:ascii="楷体_GB2312" w:eastAsia="楷体_GB2312"/>
                                <w:szCs w:val="21"/>
                              </w:rPr>
                              <w:t>按时支付工人工资</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4.85pt;height:59.25pt;width:55.3pt;z-index:251692032;mso-width-relative:page;mso-height-relative:page;" fillcolor="#FFFFFF" filled="t" stroked="f" coordsize="21600,21600" o:gfxdata="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0b2iNcAAAAIAQAADwAAAAAAAAABACAAAAAiAAAAZHJzL2Rvd25yZXYueG1sUEsBAhQAFAAAAAgA&#10;h07iQDoOMfUmAgAAPwQAAA4AAAAAAAAAAQAgAAAAJgEAAGRycy9lMm9Eb2MueG1sUEsFBgAAAAAG&#10;AAYAWQEAAL4FAAAAAA==&#10;">
                <v:fill on="t" focussize="0,0"/>
                <v:stroke on="f"/>
                <v:imagedata o:title=""/>
                <o:lock v:ext="edit" aspectratio="f"/>
                <v:textbox inset="0mm,0mm,0mm,0mm">
                  <w:txbxContent>
                    <w:p w14:paraId="275C6580">
                      <w:pPr>
                        <w:jc w:val="left"/>
                      </w:pPr>
                      <w:r>
                        <w:rPr>
                          <w:rFonts w:hint="eastAsia" w:ascii="楷体_GB2312" w:eastAsia="楷体_GB2312"/>
                          <w:szCs w:val="21"/>
                        </w:rPr>
                        <w:t>按时支付工人工资</w:t>
                      </w:r>
                    </w:p>
                  </w:txbxContent>
                </v:textbox>
              </v:shape>
            </w:pict>
          </mc:Fallback>
        </mc:AlternateContent>
      </w:r>
      <w:r>
        <w:rPr>
          <w:color w:val="auto"/>
        </w:rPr>
        <w:t>5.2.</w:t>
      </w:r>
      <w:r>
        <w:rPr>
          <w:color w:val="auto"/>
          <w:lang w:eastAsia="zh-CN"/>
        </w:rPr>
        <w:t>9</w:t>
      </w:r>
      <w:r>
        <w:rPr>
          <w:color w:val="auto"/>
        </w:rPr>
        <w:t xml:space="preserve"> 承包人须遵守国家及地方法律、法规按时支付工人工资，不得拖欠和克扣，否则视为承包人违约。</w:t>
      </w:r>
    </w:p>
    <w:p w14:paraId="29F170D2">
      <w:pPr>
        <w:pStyle w:val="51"/>
        <w:ind w:left="-57" w:leftChars="-27" w:firstLine="340" w:firstLineChars="142"/>
        <w:rPr>
          <w:rFonts w:ascii="宋体" w:hAnsi="宋体" w:cs="Arial"/>
          <w:color w:val="auto"/>
          <w:lang w:eastAsia="zh-CN"/>
        </w:rPr>
      </w:pPr>
      <w:r>
        <w:rPr>
          <w:rFonts w:hint="eastAsia" w:ascii="宋体" w:hAnsi="宋体" w:cs="Arial"/>
          <w:color w:val="auto"/>
          <w:lang w:eastAsia="zh-CN"/>
        </w:rPr>
        <w:t>5.2.</w:t>
      </w:r>
      <w:r>
        <w:rPr>
          <w:rFonts w:ascii="宋体" w:hAnsi="宋体" w:cs="Arial"/>
          <w:color w:val="auto"/>
          <w:lang w:eastAsia="zh-CN"/>
        </w:rPr>
        <w:t>9</w:t>
      </w:r>
      <w:r>
        <w:rPr>
          <w:rFonts w:hint="eastAsia" w:ascii="宋体" w:hAnsi="宋体" w:cs="Arial"/>
          <w:color w:val="auto"/>
          <w:lang w:eastAsia="zh-CN"/>
        </w:rPr>
        <w:t>.1</w:t>
      </w:r>
      <w:r>
        <w:rPr>
          <w:rFonts w:hint="eastAsia" w:ascii="宋体" w:hAnsi="宋体" w:cs="Arial"/>
          <w:color w:val="auto"/>
        </w:rPr>
        <w:t>对发包人支付的工程款，承包人须优先用于支付工人劳动报酬；</w:t>
      </w:r>
    </w:p>
    <w:p w14:paraId="2E8203C7">
      <w:pPr>
        <w:pStyle w:val="51"/>
        <w:ind w:left="849" w:leftChars="135" w:hanging="566" w:hangingChars="236"/>
        <w:rPr>
          <w:rFonts w:ascii="宋体" w:hAnsi="宋体" w:cs="Arial"/>
          <w:color w:val="auto"/>
        </w:rPr>
      </w:pPr>
      <w:r>
        <w:rPr>
          <w:rFonts w:hint="eastAsia" w:ascii="宋体" w:hAnsi="宋体" w:cs="Arial"/>
          <w:color w:val="auto"/>
          <w:lang w:eastAsia="zh-CN"/>
        </w:rPr>
        <w:t>5.2.</w:t>
      </w:r>
      <w:r>
        <w:rPr>
          <w:rFonts w:ascii="宋体" w:hAnsi="宋体" w:cs="Arial"/>
          <w:color w:val="auto"/>
          <w:lang w:eastAsia="zh-CN"/>
        </w:rPr>
        <w:t>9</w:t>
      </w:r>
      <w:r>
        <w:rPr>
          <w:rFonts w:hint="eastAsia" w:ascii="宋体" w:hAnsi="宋体" w:cs="Arial"/>
          <w:color w:val="auto"/>
          <w:lang w:eastAsia="zh-CN"/>
        </w:rPr>
        <w:t>.2</w:t>
      </w:r>
      <w:r>
        <w:rPr>
          <w:rFonts w:hint="eastAsia" w:ascii="宋体" w:hAnsi="宋体" w:cs="Arial"/>
          <w:color w:val="auto"/>
        </w:rPr>
        <w:t>承包人有拖欠、克扣工人劳动报酬行为的，发包人有权采取下列任一或全部措施，承包人并应赔偿因此而给甲方造成的一切损失：</w:t>
      </w:r>
    </w:p>
    <w:p w14:paraId="4CD7BAD1">
      <w:pPr>
        <w:pStyle w:val="51"/>
        <w:ind w:left="836" w:leftChars="398" w:firstLine="12" w:firstLineChars="5"/>
        <w:rPr>
          <w:rFonts w:ascii="宋体" w:hAnsi="宋体" w:cs="Arial"/>
          <w:color w:val="auto"/>
        </w:rPr>
      </w:pPr>
      <w:r>
        <w:rPr>
          <w:rFonts w:hint="eastAsia" w:ascii="宋体" w:hAnsi="宋体" w:cs="Arial"/>
          <w:color w:val="auto"/>
        </w:rPr>
        <w:t>1）在承包方工程款（包括本协议约定之外的其他工程）中扣除相应款项，直接支付给承包方所属工人。</w:t>
      </w:r>
    </w:p>
    <w:p w14:paraId="0B26AF62">
      <w:pPr>
        <w:pStyle w:val="51"/>
        <w:ind w:left="836" w:leftChars="398" w:firstLine="12" w:firstLineChars="5"/>
        <w:rPr>
          <w:rFonts w:ascii="宋体" w:hAnsi="宋体" w:cs="Arial"/>
          <w:color w:val="auto"/>
        </w:rPr>
      </w:pPr>
      <w:r>
        <w:rPr>
          <w:rFonts w:hint="eastAsia" w:ascii="宋体" w:hAnsi="宋体" w:cs="Arial"/>
          <w:color w:val="auto"/>
        </w:rPr>
        <w:t>2）解除本合同。</w:t>
      </w:r>
    </w:p>
    <w:p w14:paraId="6622F2B4">
      <w:pPr>
        <w:pStyle w:val="51"/>
        <w:ind w:left="836" w:leftChars="398" w:firstLine="12" w:firstLineChars="5"/>
        <w:rPr>
          <w:rFonts w:ascii="宋体" w:hAnsi="宋体" w:cs="Arial"/>
          <w:color w:val="auto"/>
        </w:rPr>
      </w:pPr>
      <w:r>
        <w:rPr>
          <w:rFonts w:hint="eastAsia" w:ascii="宋体" w:hAnsi="宋体" w:cs="Arial"/>
          <w:color w:val="auto"/>
        </w:rPr>
        <w:t>3）按照政府部门的要求作出应急处理。</w:t>
      </w:r>
    </w:p>
    <w:p w14:paraId="65C5D4C1">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681792" behindDoc="0" locked="0" layoutInCell="1" allowOverlap="1">
                <wp:simplePos x="0" y="0"/>
                <wp:positionH relativeFrom="column">
                  <wp:posOffset>-685800</wp:posOffset>
                </wp:positionH>
                <wp:positionV relativeFrom="paragraph">
                  <wp:posOffset>0</wp:posOffset>
                </wp:positionV>
                <wp:extent cx="694690" cy="693420"/>
                <wp:effectExtent l="0" t="0" r="6985" b="0"/>
                <wp:wrapNone/>
                <wp:docPr id="169" name="文本框 169"/>
                <wp:cNvGraphicFramePr/>
                <a:graphic xmlns:a="http://schemas.openxmlformats.org/drawingml/2006/main">
                  <a:graphicData uri="http://schemas.microsoft.com/office/word/2010/wordprocessingShape">
                    <wps:wsp>
                      <wps:cNvSpPr txBox="1">
                        <a:spLocks noChangeArrowheads="1"/>
                      </wps:cNvSpPr>
                      <wps:spPr bwMode="auto">
                        <a:xfrm>
                          <a:off x="0" y="0"/>
                          <a:ext cx="694690" cy="693420"/>
                        </a:xfrm>
                        <a:prstGeom prst="rect">
                          <a:avLst/>
                        </a:prstGeom>
                        <a:solidFill>
                          <a:srgbClr val="FFFFFF"/>
                        </a:solidFill>
                        <a:ln>
                          <a:noFill/>
                        </a:ln>
                        <a:effectLst/>
                      </wps:spPr>
                      <wps:txbx>
                        <w:txbxContent>
                          <w:p w14:paraId="2E45C495">
                            <w:r>
                              <w:rPr>
                                <w:rFonts w:hint="eastAsia" w:ascii="楷体_GB2312" w:eastAsia="楷体_GB2312"/>
                                <w:szCs w:val="21"/>
                              </w:rPr>
                              <w:t>遵守发包人管理</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0pt;height:54.6pt;width:54.7pt;z-index:251681792;mso-width-relative:page;mso-height-relative:page;" fillcolor="#FFFFFF" filled="t" stroked="f" coordsize="21600,21600" o:gfxdata="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moFv9YAAAAHAQAADwAAAAAAAAABACAAAAAiAAAAZHJzL2Rvd25yZXYueG1sUEsBAhQAFAAAAAgA&#10;h07iQFsP3L8nAgAAPwQAAA4AAAAAAAAAAQAgAAAAJQEAAGRycy9lMm9Eb2MueG1sUEsFBgAAAAAG&#10;AAYAWQEAAL4FAAAAAA==&#10;">
                <v:fill on="t" focussize="0,0"/>
                <v:stroke on="f"/>
                <v:imagedata o:title=""/>
                <o:lock v:ext="edit" aspectratio="f"/>
                <v:textbox inset="0mm,0mm,0mm,0mm">
                  <w:txbxContent>
                    <w:p w14:paraId="2E45C495">
                      <w:r>
                        <w:rPr>
                          <w:rFonts w:hint="eastAsia" w:ascii="楷体_GB2312" w:eastAsia="楷体_GB2312"/>
                          <w:szCs w:val="21"/>
                        </w:rPr>
                        <w:t>遵守发包人管理</w:t>
                      </w:r>
                    </w:p>
                  </w:txbxContent>
                </v:textbox>
              </v:shape>
            </w:pict>
          </mc:Fallback>
        </mc:AlternateContent>
      </w:r>
      <w:r>
        <w:rPr>
          <w:color w:val="auto"/>
        </w:rPr>
        <w:t>5.2.</w:t>
      </w:r>
      <w:r>
        <w:rPr>
          <w:color w:val="auto"/>
          <w:lang w:eastAsia="zh-CN"/>
        </w:rPr>
        <w:t>10</w:t>
      </w:r>
      <w:r>
        <w:rPr>
          <w:color w:val="auto"/>
        </w:rPr>
        <w:t xml:space="preserve"> 承包人需遵守发包人各项管理制度及现场管理规定，按照发包人规定的格式和标准在限定的时间内完成各项审批。</w:t>
      </w:r>
    </w:p>
    <w:p w14:paraId="717FE97F">
      <w:pPr>
        <w:pStyle w:val="51"/>
        <w:spacing w:after="0"/>
        <w:ind w:left="837" w:leftChars="113" w:hanging="600" w:hangingChars="250"/>
        <w:rPr>
          <w:rFonts w:ascii="宋体" w:hAnsi="宋体"/>
          <w:color w:val="auto"/>
          <w:lang w:eastAsia="zh-CN"/>
        </w:rPr>
      </w:pPr>
      <w:r>
        <w:rPr>
          <w:rFonts w:hint="eastAsia"/>
          <w:color w:val="auto"/>
        </w:rPr>
        <w:t>5.2.</w:t>
      </w:r>
      <w:r>
        <w:rPr>
          <w:color w:val="auto"/>
          <w:lang w:eastAsia="zh-CN"/>
        </w:rPr>
        <w:t>11</w:t>
      </w:r>
      <w:r>
        <w:rPr>
          <w:rFonts w:hint="eastAsia" w:ascii="宋体" w:hAnsi="宋体"/>
          <w:color w:val="auto"/>
        </w:rPr>
        <w:t>承包人须（或协助发包人）向当地有关政府部门，如市建设局、消防局、劳动局、环保局</w:t>
      </w:r>
      <w:r>
        <w:rPr>
          <w:rFonts w:hint="eastAsia" w:ascii="宋体" w:hAnsi="宋体"/>
          <w:color w:val="auto"/>
          <w:lang w:eastAsia="zh-CN"/>
        </w:rPr>
        <w:t>、</w:t>
      </w:r>
      <w:r>
        <w:rPr>
          <w:rFonts w:hint="eastAsia" w:ascii="宋体" w:hAnsi="宋体"/>
          <w:color w:val="auto"/>
        </w:rPr>
        <w:t>园林局等，或任何对本工程有管辖权的部门办理和提交图纸审批、洽商，获取批准及证书。</w:t>
      </w:r>
    </w:p>
    <w:p w14:paraId="532D90DE">
      <w:pPr>
        <w:pStyle w:val="51"/>
        <w:spacing w:after="0"/>
        <w:ind w:left="837" w:leftChars="113" w:hanging="600" w:hangingChars="250"/>
        <w:rPr>
          <w:color w:val="auto"/>
          <w:lang w:eastAsia="zh-CN"/>
        </w:rPr>
      </w:pPr>
      <w:r>
        <w:rPr>
          <w:rFonts w:hint="eastAsia"/>
          <w:color w:val="auto"/>
        </w:rPr>
        <w:t>5.2.1</w:t>
      </w:r>
      <w:r>
        <w:rPr>
          <w:color w:val="auto"/>
          <w:lang w:eastAsia="zh-CN"/>
        </w:rPr>
        <w:t>2</w:t>
      </w:r>
      <w:r>
        <w:rPr>
          <w:rFonts w:hint="eastAsia" w:ascii="宋体" w:hAnsi="宋体"/>
          <w:color w:val="auto"/>
        </w:rPr>
        <w:t>专用条款约定承包人须完成的其他工作。</w:t>
      </w:r>
      <w:r>
        <w:rPr>
          <w:rFonts w:hint="eastAsia" w:ascii="宋体" w:hAnsi="宋体"/>
          <w:color w:val="auto"/>
          <w:lang w:eastAsia="zh-CN"/>
        </w:rPr>
        <w:t xml:space="preserve"> </w:t>
      </w:r>
    </w:p>
    <w:p w14:paraId="161B6580">
      <w:pPr>
        <w:pStyle w:val="50"/>
        <w:numPr>
          <w:ilvl w:val="0"/>
          <w:numId w:val="0"/>
        </w:numPr>
        <w:spacing w:before="120" w:after="120" w:line="360" w:lineRule="auto"/>
        <w:rPr>
          <w:color w:val="auto"/>
          <w:szCs w:val="24"/>
        </w:rPr>
      </w:pPr>
      <w:bookmarkStart w:id="499" w:name="_Toc8833174"/>
      <w:bookmarkStart w:id="500" w:name="_Toc454555593"/>
      <w:bookmarkStart w:id="501" w:name="_Toc455134545"/>
      <w:bookmarkStart w:id="502" w:name="_Toc455151673"/>
      <w:r>
        <w:rPr>
          <w:color w:val="auto"/>
          <w:szCs w:val="24"/>
        </w:rPr>
        <w:t>5.3承包人与总承包人工作</w:t>
      </w:r>
      <w:bookmarkEnd w:id="499"/>
      <w:bookmarkEnd w:id="500"/>
      <w:bookmarkEnd w:id="501"/>
      <w:bookmarkEnd w:id="502"/>
    </w:p>
    <w:p w14:paraId="3411929A">
      <w:pPr>
        <w:pStyle w:val="51"/>
        <w:tabs>
          <w:tab w:val="left" w:pos="900"/>
        </w:tabs>
        <w:spacing w:after="0"/>
        <w:ind w:left="899" w:leftChars="114" w:hanging="660" w:hangingChars="275"/>
        <w:rPr>
          <w:color w:val="auto"/>
          <w:lang w:eastAsia="zh-CN"/>
        </w:rPr>
      </w:pPr>
      <w:r>
        <w:rPr>
          <w:color w:val="auto"/>
        </w:rPr>
        <w:t>5.3.1</w:t>
      </w:r>
      <w:r>
        <w:rPr>
          <w:color w:val="auto"/>
        </w:rPr>
        <w:tab/>
      </w:r>
      <w:r>
        <w:rPr>
          <w:rFonts w:hint="eastAsia"/>
          <w:color w:val="auto"/>
          <w:lang w:eastAsia="zh-CN"/>
        </w:rPr>
        <w:t>承包人具有全面了解总承包人工程范围、工程规范、施工图纸等于本工程相关内容的义务</w:t>
      </w:r>
      <w:r>
        <w:rPr>
          <w:color w:val="auto"/>
        </w:rPr>
        <w:t>。</w:t>
      </w:r>
      <w:r>
        <w:rPr>
          <w:rFonts w:hint="eastAsia"/>
          <w:color w:val="auto"/>
          <w:lang w:eastAsia="zh-CN"/>
        </w:rPr>
        <w:t>承包人在对本工程进行深化设计或修补其交工缺陷时不得造成发包人及总承包人的损失，亦不得因本工程的施工造成总承包人验收风险或与总承包人的合同约定相违背。</w:t>
      </w:r>
    </w:p>
    <w:p w14:paraId="2131F324">
      <w:pPr>
        <w:pStyle w:val="51"/>
        <w:tabs>
          <w:tab w:val="left" w:pos="900"/>
        </w:tabs>
        <w:spacing w:after="0"/>
        <w:ind w:left="899" w:leftChars="114" w:hanging="660" w:hangingChars="275"/>
        <w:rPr>
          <w:color w:val="auto"/>
          <w:lang w:eastAsia="zh-CN"/>
        </w:rPr>
      </w:pPr>
      <w:r>
        <w:rPr>
          <w:color w:val="auto"/>
        </w:rPr>
        <w:t>5.3.</w:t>
      </w:r>
      <w:r>
        <w:rPr>
          <w:rFonts w:hint="eastAsia"/>
          <w:color w:val="auto"/>
          <w:lang w:eastAsia="zh-CN"/>
        </w:rPr>
        <w:t>2</w:t>
      </w:r>
      <w:r>
        <w:rPr>
          <w:color w:val="auto"/>
        </w:rPr>
        <w:tab/>
      </w:r>
      <w:r>
        <w:rPr>
          <w:rFonts w:hint="eastAsia"/>
          <w:color w:val="auto"/>
          <w:lang w:eastAsia="zh-CN"/>
        </w:rPr>
        <w:t>承包人与总承包人是施工过程中互相负有保护对方权益及财产的责任，同时不得损害发包方利益及财产。</w:t>
      </w:r>
    </w:p>
    <w:p w14:paraId="144973B6">
      <w:pPr>
        <w:pStyle w:val="51"/>
        <w:tabs>
          <w:tab w:val="left" w:pos="900"/>
        </w:tabs>
        <w:spacing w:after="0"/>
        <w:ind w:left="899" w:leftChars="114" w:hanging="660" w:hangingChars="275"/>
        <w:rPr>
          <w:color w:val="auto"/>
          <w:lang w:eastAsia="zh-CN"/>
        </w:rPr>
      </w:pPr>
      <w:r>
        <w:rPr>
          <w:color w:val="auto"/>
        </w:rPr>
        <w:t>5.3.</w:t>
      </w:r>
      <w:r>
        <w:rPr>
          <w:rFonts w:hint="eastAsia"/>
          <w:color w:val="auto"/>
          <w:lang w:eastAsia="zh-CN"/>
        </w:rPr>
        <w:t>3</w:t>
      </w:r>
      <w:r>
        <w:rPr>
          <w:color w:val="auto"/>
        </w:rPr>
        <w:tab/>
      </w:r>
      <w:r>
        <w:rPr>
          <w:rFonts w:hint="eastAsia"/>
          <w:color w:val="auto"/>
          <w:lang w:eastAsia="zh-CN"/>
        </w:rPr>
        <w:t xml:space="preserve">承包人在履行合同期间，除需服从发包人管理之外，还需要接受总承包人的统一管理，遵从总承包人的管理规定，按时参加发包人、监理方或总承包人组织的管理协调会议。承包人应及时了解并配合总承包人的工作进度计划，安排充足的人力、材料、机械等完成承包范围内的工作，遵守得到发包人认可的总承包人工程施工时间限制。同时，对于总承包人关于材料、设备进出场及材料、设备现场存放方面的一切规章制度都应严格遵守。 </w:t>
      </w:r>
    </w:p>
    <w:p w14:paraId="60E8D978">
      <w:pPr>
        <w:pStyle w:val="51"/>
        <w:tabs>
          <w:tab w:val="left" w:pos="900"/>
        </w:tabs>
        <w:spacing w:after="0"/>
        <w:ind w:left="899" w:leftChars="114" w:hanging="660" w:hangingChars="275"/>
        <w:rPr>
          <w:color w:val="auto"/>
          <w:lang w:eastAsia="zh-CN"/>
        </w:rPr>
      </w:pPr>
      <w:r>
        <w:rPr>
          <w:color w:val="auto"/>
        </w:rPr>
        <w:t>5.3.</w:t>
      </w:r>
      <w:r>
        <w:rPr>
          <w:rFonts w:hint="eastAsia"/>
          <w:color w:val="auto"/>
          <w:lang w:eastAsia="zh-CN"/>
        </w:rPr>
        <w:t>4</w:t>
      </w:r>
      <w:r>
        <w:rPr>
          <w:color w:val="auto"/>
        </w:rPr>
        <w:tab/>
      </w:r>
      <w:r>
        <w:rPr>
          <w:rFonts w:hint="eastAsia"/>
          <w:color w:val="auto"/>
          <w:lang w:eastAsia="zh-CN"/>
        </w:rPr>
        <w:t>承包人应允许总承包人、发包人、监理人出于管理需要进入承包人施工场地及材料场地。</w:t>
      </w:r>
    </w:p>
    <w:p w14:paraId="5FEBADF4">
      <w:pPr>
        <w:pStyle w:val="51"/>
        <w:tabs>
          <w:tab w:val="left" w:pos="900"/>
        </w:tabs>
        <w:spacing w:after="0"/>
        <w:ind w:left="899" w:leftChars="114" w:hanging="660" w:hangingChars="275"/>
        <w:rPr>
          <w:color w:val="auto"/>
          <w:lang w:eastAsia="zh-CN"/>
        </w:rPr>
      </w:pPr>
      <w:r>
        <w:rPr>
          <w:color w:val="auto"/>
        </w:rPr>
        <w:t>5.3.</w:t>
      </w:r>
      <w:r>
        <w:rPr>
          <w:rFonts w:hint="eastAsia"/>
          <w:color w:val="auto"/>
          <w:lang w:eastAsia="zh-CN"/>
        </w:rPr>
        <w:t>5</w:t>
      </w:r>
      <w:r>
        <w:rPr>
          <w:color w:val="auto"/>
        </w:rPr>
        <w:tab/>
      </w:r>
      <w:r>
        <w:rPr>
          <w:color w:val="auto"/>
        </w:rPr>
        <w:t>总承包人负责提供水</w:t>
      </w:r>
      <w:r>
        <w:rPr>
          <w:rFonts w:hint="eastAsia"/>
          <w:color w:val="auto"/>
          <w:lang w:eastAsia="zh-CN"/>
        </w:rPr>
        <w:t>、</w:t>
      </w:r>
      <w:r>
        <w:rPr>
          <w:color w:val="auto"/>
        </w:rPr>
        <w:t>电接驳口</w:t>
      </w:r>
      <w:r>
        <w:rPr>
          <w:rFonts w:hint="eastAsia"/>
          <w:color w:val="auto"/>
          <w:lang w:eastAsia="zh-CN"/>
        </w:rPr>
        <w:t>，</w:t>
      </w:r>
      <w:r>
        <w:rPr>
          <w:color w:val="auto"/>
        </w:rPr>
        <w:t>承包人的</w:t>
      </w:r>
      <w:r>
        <w:rPr>
          <w:rFonts w:hint="eastAsia"/>
          <w:color w:val="auto"/>
          <w:lang w:eastAsia="zh-CN"/>
        </w:rPr>
        <w:t>水电费及</w:t>
      </w:r>
      <w:r>
        <w:rPr>
          <w:color w:val="auto"/>
        </w:rPr>
        <w:t>用水、用电相关接驳费用均由承包人自行承担</w:t>
      </w:r>
      <w:r>
        <w:rPr>
          <w:rFonts w:hint="eastAsia"/>
          <w:color w:val="auto"/>
          <w:lang w:eastAsia="zh-CN"/>
        </w:rPr>
        <w:t>。但是，</w:t>
      </w:r>
      <w:r>
        <w:rPr>
          <w:color w:val="auto"/>
        </w:rPr>
        <w:t>本工程承包人及指定分包人均</w:t>
      </w:r>
      <w:r>
        <w:rPr>
          <w:rFonts w:hint="eastAsia"/>
          <w:color w:val="auto"/>
          <w:lang w:eastAsia="zh-CN"/>
        </w:rPr>
        <w:t>无需</w:t>
      </w:r>
      <w:r>
        <w:rPr>
          <w:color w:val="auto"/>
        </w:rPr>
        <w:t>再缴纳任何形式的水电费</w:t>
      </w:r>
      <w:r>
        <w:rPr>
          <w:rFonts w:hint="eastAsia"/>
          <w:color w:val="auto"/>
          <w:lang w:eastAsia="zh-CN"/>
        </w:rPr>
        <w:t>管理费用或押金</w:t>
      </w:r>
      <w:r>
        <w:rPr>
          <w:color w:val="auto"/>
        </w:rPr>
        <w:t>。如总承包人再向本工程承包人或指定分包人收取</w:t>
      </w:r>
      <w:r>
        <w:rPr>
          <w:rFonts w:hint="eastAsia"/>
          <w:color w:val="auto"/>
          <w:lang w:eastAsia="zh-CN"/>
        </w:rPr>
        <w:t>水电费之外的其他管理费用或押金</w:t>
      </w:r>
      <w:r>
        <w:rPr>
          <w:color w:val="auto"/>
        </w:rPr>
        <w:t>，则承包人有义务立即向发包人举报，由发包人进行处理，否则，因承包人擅自向总承包人缴纳水电费引起的相关争议，发包人概不承担相关协调义务，由承包人自行负责，合同金额亦不会因此而增加。承包人应合理使用水</w:t>
      </w:r>
      <w:r>
        <w:rPr>
          <w:rFonts w:hint="eastAsia"/>
          <w:color w:val="auto"/>
          <w:lang w:eastAsia="zh-CN"/>
        </w:rPr>
        <w:t>、</w:t>
      </w:r>
      <w:r>
        <w:rPr>
          <w:color w:val="auto"/>
        </w:rPr>
        <w:t>电，杜绝浪费。</w:t>
      </w:r>
    </w:p>
    <w:p w14:paraId="6F7D4FEA">
      <w:pPr>
        <w:pStyle w:val="51"/>
        <w:tabs>
          <w:tab w:val="left" w:pos="900"/>
        </w:tabs>
        <w:spacing w:after="0"/>
        <w:ind w:left="899" w:leftChars="114" w:hanging="660" w:hangingChars="275"/>
        <w:rPr>
          <w:color w:val="auto"/>
          <w:lang w:eastAsia="zh-CN"/>
        </w:rPr>
      </w:pPr>
      <w:r>
        <w:rPr>
          <w:color w:val="auto"/>
        </w:rPr>
        <w:t>5.3.</w:t>
      </w:r>
      <w:r>
        <w:rPr>
          <w:rFonts w:hint="eastAsia"/>
          <w:color w:val="auto"/>
          <w:lang w:eastAsia="zh-CN"/>
        </w:rPr>
        <w:t>6</w:t>
      </w:r>
      <w:r>
        <w:rPr>
          <w:color w:val="auto"/>
        </w:rPr>
        <w:tab/>
      </w:r>
      <w:r>
        <w:rPr>
          <w:rFonts w:hint="eastAsia"/>
          <w:color w:val="auto"/>
          <w:lang w:eastAsia="zh-CN"/>
        </w:rPr>
        <w:t>施工期间</w:t>
      </w:r>
      <w:r>
        <w:rPr>
          <w:color w:val="auto"/>
        </w:rPr>
        <w:t>在</w:t>
      </w:r>
      <w:r>
        <w:rPr>
          <w:rFonts w:hint="eastAsia"/>
          <w:color w:val="auto"/>
          <w:lang w:eastAsia="zh-CN"/>
        </w:rPr>
        <w:t>发包人认可的地点</w:t>
      </w:r>
      <w:r>
        <w:rPr>
          <w:color w:val="auto"/>
        </w:rPr>
        <w:t>设置垃圾堆放</w:t>
      </w:r>
      <w:r>
        <w:rPr>
          <w:rFonts w:hint="eastAsia"/>
          <w:color w:val="auto"/>
          <w:lang w:eastAsia="zh-CN"/>
        </w:rPr>
        <w:t>处</w:t>
      </w:r>
      <w:r>
        <w:rPr>
          <w:color w:val="auto"/>
        </w:rPr>
        <w:t>，并负责将垃圾清理到经发包人同意的总承包人指定地点。</w:t>
      </w:r>
    </w:p>
    <w:p w14:paraId="356FC1E3">
      <w:pPr>
        <w:pStyle w:val="51"/>
        <w:tabs>
          <w:tab w:val="left" w:pos="900"/>
        </w:tabs>
        <w:spacing w:after="0"/>
        <w:ind w:left="899" w:leftChars="114" w:hanging="660" w:hangingChars="275"/>
        <w:rPr>
          <w:color w:val="auto"/>
        </w:rPr>
      </w:pPr>
      <w:r>
        <w:rPr>
          <w:color w:val="auto"/>
        </w:rPr>
        <w:t>5.3.</w:t>
      </w:r>
      <w:r>
        <w:rPr>
          <w:rFonts w:hint="eastAsia"/>
          <w:color w:val="auto"/>
          <w:lang w:eastAsia="zh-CN"/>
        </w:rPr>
        <w:t>7</w:t>
      </w:r>
      <w:r>
        <w:rPr>
          <w:color w:val="auto"/>
        </w:rPr>
        <w:tab/>
      </w:r>
      <w:r>
        <w:rPr>
          <w:color w:val="auto"/>
        </w:rPr>
        <w:t>本工程相关的总包配合管理费已由发包人支付给总承包人，本工程承包人</w:t>
      </w:r>
      <w:r>
        <w:rPr>
          <w:rFonts w:hint="eastAsia"/>
          <w:color w:val="auto"/>
          <w:lang w:eastAsia="zh-CN"/>
        </w:rPr>
        <w:t>无</w:t>
      </w:r>
      <w:r>
        <w:rPr>
          <w:color w:val="auto"/>
        </w:rPr>
        <w:t>需再向总承包人缴纳任何形式的配合费。总承包人对承包人的配合管理内容详见《专用条款》。</w:t>
      </w:r>
    </w:p>
    <w:p w14:paraId="1B6E014D">
      <w:pPr>
        <w:pStyle w:val="51"/>
        <w:tabs>
          <w:tab w:val="left" w:pos="900"/>
        </w:tabs>
        <w:spacing w:after="0"/>
        <w:ind w:left="899" w:leftChars="114" w:hanging="660" w:hangingChars="275"/>
        <w:rPr>
          <w:color w:val="auto"/>
        </w:rPr>
      </w:pPr>
      <w:r>
        <w:rPr>
          <w:color w:val="auto"/>
        </w:rPr>
        <w:t>5.3.</w:t>
      </w:r>
      <w:r>
        <w:rPr>
          <w:rFonts w:hint="eastAsia"/>
          <w:color w:val="auto"/>
          <w:lang w:eastAsia="zh-CN"/>
        </w:rPr>
        <w:t>8</w:t>
      </w:r>
      <w:r>
        <w:rPr>
          <w:color w:val="auto"/>
        </w:rPr>
        <w:tab/>
      </w:r>
      <w:r>
        <w:rPr>
          <w:rFonts w:hint="eastAsia"/>
          <w:color w:val="auto"/>
          <w:lang w:eastAsia="zh-CN"/>
        </w:rPr>
        <w:t>承包人需</w:t>
      </w:r>
      <w:r>
        <w:rPr>
          <w:color w:val="auto"/>
        </w:rPr>
        <w:t>承担以下责任来保障总承包人的权益不受损害：</w:t>
      </w:r>
    </w:p>
    <w:p w14:paraId="6634A6A9">
      <w:pPr>
        <w:pStyle w:val="51"/>
        <w:tabs>
          <w:tab w:val="left" w:pos="1440"/>
        </w:tabs>
        <w:spacing w:after="0"/>
        <w:ind w:left="1440" w:leftChars="429" w:hanging="539"/>
        <w:rPr>
          <w:color w:val="auto"/>
          <w:lang w:eastAsia="zh-CN"/>
        </w:rPr>
      </w:pPr>
      <w:r>
        <w:rPr>
          <w:color w:val="auto"/>
        </w:rPr>
        <w:t xml:space="preserve">(a) </w:t>
      </w:r>
      <w:r>
        <w:rPr>
          <w:color w:val="auto"/>
        </w:rPr>
        <w:tab/>
      </w:r>
      <w:r>
        <w:rPr>
          <w:color w:val="auto"/>
        </w:rPr>
        <w:t>任何因指定分包人</w:t>
      </w:r>
      <w:r>
        <w:rPr>
          <w:rFonts w:hint="eastAsia"/>
          <w:color w:val="auto"/>
          <w:lang w:eastAsia="zh-CN"/>
        </w:rPr>
        <w:t>、直接分包人</w:t>
      </w:r>
      <w:r>
        <w:rPr>
          <w:color w:val="auto"/>
        </w:rPr>
        <w:t>及其雇员或代理人的疏忽、失职包括不当使用本分包合同之《分包施工措施项目》中所述的脚手架等现场其它临时设施，从而造成的任何损失、赔偿或开支</w:t>
      </w:r>
      <w:r>
        <w:rPr>
          <w:rFonts w:hint="eastAsia"/>
          <w:color w:val="auto"/>
          <w:lang w:eastAsia="zh-CN"/>
        </w:rPr>
        <w:t>的；</w:t>
      </w:r>
    </w:p>
    <w:p w14:paraId="0CEA8A5F">
      <w:pPr>
        <w:pStyle w:val="51"/>
        <w:tabs>
          <w:tab w:val="left" w:pos="1440"/>
        </w:tabs>
        <w:spacing w:after="0"/>
        <w:ind w:left="1440" w:leftChars="429" w:hanging="539"/>
        <w:rPr>
          <w:color w:val="auto"/>
          <w:lang w:eastAsia="zh-CN"/>
        </w:rPr>
      </w:pPr>
      <w:r>
        <w:rPr>
          <w:rFonts w:hint="eastAsia"/>
          <w:color w:val="auto"/>
          <w:lang w:eastAsia="zh-CN"/>
        </w:rPr>
        <w:t>（b）因人员管理不当或施工不当造成总承包人设备及材料等财产损失的。</w:t>
      </w:r>
    </w:p>
    <w:p w14:paraId="1CCB2459">
      <w:pPr>
        <w:pStyle w:val="4"/>
        <w:spacing w:before="120" w:after="120" w:line="360" w:lineRule="auto"/>
        <w:rPr>
          <w:color w:val="auto"/>
          <w:sz w:val="28"/>
          <w:szCs w:val="28"/>
        </w:rPr>
      </w:pPr>
      <w:bookmarkStart w:id="503" w:name="_Toc122080277"/>
      <w:bookmarkStart w:id="504" w:name="_Toc455134546"/>
      <w:bookmarkStart w:id="505" w:name="_Toc455151674"/>
      <w:bookmarkStart w:id="506" w:name="_Toc357434449"/>
      <w:bookmarkStart w:id="507" w:name="_Toc8833175"/>
      <w:bookmarkStart w:id="508" w:name="_Toc144869898"/>
      <w:bookmarkStart w:id="509" w:name="_Toc454555594"/>
      <w:r>
        <w:rPr>
          <w:color w:val="auto"/>
          <w:sz w:val="28"/>
          <w:szCs w:val="28"/>
        </w:rPr>
        <w:t>6、转让、分包和独立工程</w:t>
      </w:r>
      <w:bookmarkEnd w:id="503"/>
      <w:bookmarkEnd w:id="504"/>
      <w:bookmarkEnd w:id="505"/>
      <w:bookmarkEnd w:id="506"/>
      <w:bookmarkEnd w:id="507"/>
      <w:bookmarkEnd w:id="508"/>
      <w:bookmarkEnd w:id="509"/>
    </w:p>
    <w:p w14:paraId="383E28E6">
      <w:pPr>
        <w:pStyle w:val="50"/>
        <w:numPr>
          <w:ilvl w:val="0"/>
          <w:numId w:val="0"/>
        </w:numPr>
        <w:spacing w:before="120" w:after="120" w:line="360" w:lineRule="auto"/>
        <w:rPr>
          <w:color w:val="auto"/>
          <w:szCs w:val="24"/>
        </w:rPr>
      </w:pPr>
      <w:bookmarkStart w:id="510" w:name="_Toc357434450"/>
      <w:bookmarkStart w:id="511" w:name="_Toc455151675"/>
      <w:bookmarkStart w:id="512" w:name="_Toc455134547"/>
      <w:bookmarkStart w:id="513" w:name="_Toc8833176"/>
      <w:bookmarkStart w:id="514" w:name="_Toc78880755"/>
      <w:bookmarkStart w:id="515" w:name="_Toc144869899"/>
      <w:bookmarkStart w:id="516" w:name="_Toc78944602"/>
      <w:bookmarkStart w:id="517" w:name="_Toc454555595"/>
      <w:bookmarkStart w:id="518" w:name="_Toc78940623"/>
      <w:bookmarkStart w:id="519" w:name="_Toc122080278"/>
      <w:r>
        <w:rPr>
          <w:color w:val="auto"/>
          <w:szCs w:val="24"/>
        </w:rPr>
        <w:t>6.1 转让</w:t>
      </w:r>
      <w:bookmarkEnd w:id="510"/>
      <w:bookmarkEnd w:id="511"/>
      <w:bookmarkEnd w:id="512"/>
      <w:bookmarkEnd w:id="513"/>
      <w:bookmarkEnd w:id="514"/>
      <w:bookmarkEnd w:id="515"/>
      <w:bookmarkEnd w:id="516"/>
      <w:bookmarkEnd w:id="517"/>
      <w:bookmarkEnd w:id="518"/>
      <w:bookmarkEnd w:id="519"/>
    </w:p>
    <w:p w14:paraId="43B3CCBB">
      <w:pPr>
        <w:pStyle w:val="51"/>
        <w:ind w:left="837" w:leftChars="113" w:hanging="600" w:hangingChars="250"/>
        <w:rPr>
          <w:color w:val="auto"/>
        </w:rPr>
      </w:pPr>
      <w:r>
        <w:rPr>
          <w:color w:val="auto"/>
        </w:rPr>
        <w:t>6.1.1 承包人不得将本合同或其中任何部分转让给其他单位或个人。</w:t>
      </w:r>
    </w:p>
    <w:p w14:paraId="63C1FF38">
      <w:pPr>
        <w:pStyle w:val="50"/>
        <w:numPr>
          <w:ilvl w:val="0"/>
          <w:numId w:val="0"/>
        </w:numPr>
        <w:spacing w:before="120" w:after="120" w:line="360" w:lineRule="auto"/>
        <w:rPr>
          <w:color w:val="auto"/>
          <w:szCs w:val="24"/>
        </w:rPr>
      </w:pPr>
      <w:bookmarkStart w:id="520" w:name="_Toc78940624"/>
      <w:bookmarkStart w:id="521" w:name="_Toc78944603"/>
      <w:bookmarkStart w:id="522" w:name="_Toc78880756"/>
      <w:bookmarkStart w:id="523" w:name="_Toc144869900"/>
      <w:bookmarkStart w:id="524" w:name="_Toc455134548"/>
      <w:bookmarkStart w:id="525" w:name="_Toc8833177"/>
      <w:bookmarkStart w:id="526" w:name="_Toc455151676"/>
      <w:bookmarkStart w:id="527" w:name="_Toc454555596"/>
      <w:bookmarkStart w:id="528" w:name="_Toc122080279"/>
      <w:bookmarkStart w:id="529" w:name="_Toc357434451"/>
      <w:r>
        <w:rPr>
          <w:color w:val="auto"/>
          <w:szCs w:val="24"/>
        </w:rPr>
        <w:t>6.2 分包</w:t>
      </w:r>
      <w:bookmarkEnd w:id="520"/>
      <w:bookmarkEnd w:id="521"/>
      <w:bookmarkEnd w:id="522"/>
      <w:r>
        <w:rPr>
          <w:color w:val="auto"/>
          <w:szCs w:val="24"/>
        </w:rPr>
        <w:t>（包括自行分包和指定分包）</w:t>
      </w:r>
      <w:bookmarkEnd w:id="523"/>
      <w:bookmarkEnd w:id="524"/>
      <w:bookmarkEnd w:id="525"/>
      <w:bookmarkEnd w:id="526"/>
      <w:bookmarkEnd w:id="527"/>
      <w:bookmarkEnd w:id="528"/>
      <w:bookmarkEnd w:id="529"/>
    </w:p>
    <w:p w14:paraId="2468E6A8">
      <w:pPr>
        <w:pStyle w:val="51"/>
        <w:spacing w:after="0"/>
        <w:ind w:left="839" w:leftChars="113" w:hanging="602" w:hangingChars="250"/>
        <w:rPr>
          <w:b/>
          <w:color w:val="auto"/>
        </w:rPr>
      </w:pPr>
      <w:bookmarkStart w:id="530" w:name="_Toc122080280"/>
      <w:bookmarkStart w:id="531" w:name="_Toc144869901"/>
      <w:r>
        <w:rPr>
          <w:b/>
          <w:color w:val="auto"/>
        </w:rPr>
        <w:t>6.2.1 自行分包</w:t>
      </w:r>
      <w:bookmarkEnd w:id="530"/>
      <w:bookmarkEnd w:id="531"/>
    </w:p>
    <w:p w14:paraId="6765704E">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693056" behindDoc="0" locked="0" layoutInCell="1" allowOverlap="1">
                <wp:simplePos x="0" y="0"/>
                <wp:positionH relativeFrom="column">
                  <wp:posOffset>-720090</wp:posOffset>
                </wp:positionH>
                <wp:positionV relativeFrom="paragraph">
                  <wp:posOffset>580390</wp:posOffset>
                </wp:positionV>
                <wp:extent cx="774065" cy="505460"/>
                <wp:effectExtent l="0" t="0" r="1905" b="6350"/>
                <wp:wrapNone/>
                <wp:docPr id="168" name="文本框 168"/>
                <wp:cNvGraphicFramePr/>
                <a:graphic xmlns:a="http://schemas.openxmlformats.org/drawingml/2006/main">
                  <a:graphicData uri="http://schemas.microsoft.com/office/word/2010/wordprocessingShape">
                    <wps:wsp>
                      <wps:cNvSpPr txBox="1">
                        <a:spLocks noChangeArrowheads="1"/>
                      </wps:cNvSpPr>
                      <wps:spPr bwMode="auto">
                        <a:xfrm>
                          <a:off x="0" y="0"/>
                          <a:ext cx="774065" cy="505460"/>
                        </a:xfrm>
                        <a:prstGeom prst="rect">
                          <a:avLst/>
                        </a:prstGeom>
                        <a:solidFill>
                          <a:srgbClr val="FFFFFF"/>
                        </a:solidFill>
                        <a:ln>
                          <a:noFill/>
                        </a:ln>
                        <a:effectLst/>
                      </wps:spPr>
                      <wps:txbx>
                        <w:txbxContent>
                          <w:p w14:paraId="414AA277">
                            <w:pPr>
                              <w:jc w:val="left"/>
                              <w:rPr>
                                <w:rFonts w:ascii="楷体_GB2312" w:eastAsia="楷体_GB2312"/>
                                <w:szCs w:val="21"/>
                              </w:rPr>
                            </w:pPr>
                            <w:r>
                              <w:rPr>
                                <w:rFonts w:hint="eastAsia" w:ascii="楷体_GB2312" w:eastAsia="楷体_GB2312"/>
                                <w:szCs w:val="21"/>
                              </w:rPr>
                              <w:t>自行分包的前提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5.7pt;height:39.8pt;width:60.95pt;z-index:251693056;mso-width-relative:page;mso-height-relative:page;" fillcolor="#FFFFFF" filled="t" stroked="f" coordsize="21600,21600" o:gfxdata="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E2lgF2AAAAAkBAAAPAAAAAAAAAAEAIAAAACIAAABkcnMvZG93bnJldi54bWxQSwECFAAUAAAA&#10;CACHTuJA1X5yvCcCAAA/BAAADgAAAAAAAAABACAAAAAnAQAAZHJzL2Uyb0RvYy54bWxQSwUGAAAA&#10;AAYABgBZAQAAwAUAAAAA&#10;">
                <v:fill on="t" focussize="0,0"/>
                <v:stroke on="f"/>
                <v:imagedata o:title=""/>
                <o:lock v:ext="edit" aspectratio="f"/>
                <v:textbox inset="0mm,0mm,0mm,0mm">
                  <w:txbxContent>
                    <w:p w14:paraId="414AA277">
                      <w:pPr>
                        <w:jc w:val="left"/>
                        <w:rPr>
                          <w:rFonts w:ascii="楷体_GB2312" w:eastAsia="楷体_GB2312"/>
                          <w:szCs w:val="21"/>
                        </w:rPr>
                      </w:pPr>
                      <w:r>
                        <w:rPr>
                          <w:rFonts w:hint="eastAsia" w:ascii="楷体_GB2312" w:eastAsia="楷体_GB2312"/>
                          <w:szCs w:val="21"/>
                        </w:rPr>
                        <w:t>自行分包的前提</w:t>
                      </w:r>
                    </w:p>
                  </w:txbxContent>
                </v:textbox>
              </v:shape>
            </w:pict>
          </mc:Fallback>
        </mc:AlternateContent>
      </w:r>
      <w:r>
        <w:rPr>
          <w:color w:val="auto"/>
          <w:lang w:val="en-US" w:eastAsia="zh-CN"/>
        </w:rPr>
        <mc:AlternateContent>
          <mc:Choice Requires="wps">
            <w:drawing>
              <wp:anchor distT="0" distB="0" distL="114300" distR="114300" simplePos="0" relativeHeight="251695104" behindDoc="0" locked="0" layoutInCell="1" allowOverlap="1">
                <wp:simplePos x="0" y="0"/>
                <wp:positionH relativeFrom="column">
                  <wp:posOffset>-720090</wp:posOffset>
                </wp:positionH>
                <wp:positionV relativeFrom="paragraph">
                  <wp:posOffset>53975</wp:posOffset>
                </wp:positionV>
                <wp:extent cx="685800" cy="335280"/>
                <wp:effectExtent l="0" t="0" r="7620" b="3175"/>
                <wp:wrapNone/>
                <wp:docPr id="167" name="文本框 167"/>
                <wp:cNvGraphicFramePr/>
                <a:graphic xmlns:a="http://schemas.openxmlformats.org/drawingml/2006/main">
                  <a:graphicData uri="http://schemas.microsoft.com/office/word/2010/wordprocessingShape">
                    <wps:wsp>
                      <wps:cNvSpPr txBox="1">
                        <a:spLocks noChangeArrowheads="1"/>
                      </wps:cNvSpPr>
                      <wps:spPr bwMode="auto">
                        <a:xfrm>
                          <a:off x="0" y="0"/>
                          <a:ext cx="685800" cy="335280"/>
                        </a:xfrm>
                        <a:prstGeom prst="rect">
                          <a:avLst/>
                        </a:prstGeom>
                        <a:solidFill>
                          <a:srgbClr val="FFFFFF"/>
                        </a:solidFill>
                        <a:ln>
                          <a:noFill/>
                        </a:ln>
                        <a:effectLst/>
                      </wps:spPr>
                      <wps:txbx>
                        <w:txbxContent>
                          <w:p w14:paraId="3EA4663D">
                            <w:pPr>
                              <w:snapToGrid w:val="0"/>
                              <w:jc w:val="left"/>
                            </w:pPr>
                            <w:r>
                              <w:rPr>
                                <w:rFonts w:hint="eastAsia" w:ascii="楷体_GB2312" w:eastAsia="楷体_GB2312"/>
                                <w:szCs w:val="21"/>
                              </w:rPr>
                              <w:t>不得转包</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26.4pt;width:54pt;z-index:251695104;mso-width-relative:page;mso-height-relative:page;" fillcolor="#FFFFFF" filled="t" stroked="f" coordsize="21600,21600" o:gfxdata="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sn1mLXAAAACAEAAA8AAAAAAAAAAQAgAAAAIgAAAGRycy9kb3ducmV2LnhtbFBLAQIUABQAAAAI&#10;AIdO4kBTXt/rJwIAAD8EAAAOAAAAAAAAAAEAIAAAACYBAABkcnMvZTJvRG9jLnhtbFBLBQYAAAAA&#10;BgAGAFkBAAC/BQAAAAA=&#10;">
                <v:fill on="t" focussize="0,0"/>
                <v:stroke on="f"/>
                <v:imagedata o:title=""/>
                <o:lock v:ext="edit" aspectratio="f"/>
                <v:textbox inset="0mm,0mm,0mm,0mm">
                  <w:txbxContent>
                    <w:p w14:paraId="3EA4663D">
                      <w:pPr>
                        <w:snapToGrid w:val="0"/>
                        <w:jc w:val="left"/>
                      </w:pPr>
                      <w:r>
                        <w:rPr>
                          <w:rFonts w:hint="eastAsia" w:ascii="楷体_GB2312" w:eastAsia="楷体_GB2312"/>
                          <w:szCs w:val="21"/>
                        </w:rPr>
                        <w:t>不得转包</w:t>
                      </w:r>
                    </w:p>
                  </w:txbxContent>
                </v:textbox>
              </v:shape>
            </w:pict>
          </mc:Fallback>
        </mc:AlternateContent>
      </w:r>
      <w:r>
        <w:rPr>
          <w:color w:val="auto"/>
        </w:rPr>
        <w:t>6.2.1.1 承包人不得将本</w:t>
      </w:r>
      <w:r>
        <w:rPr>
          <w:rFonts w:hint="eastAsia"/>
          <w:color w:val="auto"/>
          <w:lang w:eastAsia="zh-CN"/>
        </w:rPr>
        <w:t>工程</w:t>
      </w:r>
      <w:r>
        <w:rPr>
          <w:color w:val="auto"/>
        </w:rPr>
        <w:t>转包，如发生，发包人有权解除合同，承包人应承担由此造成的发包人的所有损失。</w:t>
      </w:r>
    </w:p>
    <w:p w14:paraId="39923FCC">
      <w:pPr>
        <w:pStyle w:val="51"/>
        <w:spacing w:after="0"/>
        <w:ind w:left="959" w:leftChars="114" w:hanging="720" w:hangingChars="300"/>
        <w:rPr>
          <w:color w:val="auto"/>
        </w:rPr>
      </w:pPr>
      <w:r>
        <w:rPr>
          <w:color w:val="auto"/>
        </w:rPr>
        <w:t>6.2.1.2 如果承包人没有承担某专业工程的承建资质，承包人须按</w:t>
      </w:r>
      <w:r>
        <w:rPr>
          <w:rFonts w:hint="eastAsia"/>
          <w:color w:val="auto"/>
          <w:lang w:eastAsia="zh-CN"/>
        </w:rPr>
        <w:t>本协议的</w:t>
      </w:r>
      <w:r>
        <w:rPr>
          <w:color w:val="auto"/>
        </w:rPr>
        <w:t>的约定将该专业工程</w:t>
      </w:r>
      <w:r>
        <w:rPr>
          <w:rFonts w:hint="eastAsia"/>
          <w:color w:val="auto"/>
          <w:lang w:eastAsia="zh-CN"/>
        </w:rPr>
        <w:t>通过合法程序</w:t>
      </w:r>
      <w:r>
        <w:rPr>
          <w:color w:val="auto"/>
        </w:rPr>
        <w:t>进行分包，分包人必须具备承建该类工程的资质条件。</w:t>
      </w:r>
    </w:p>
    <w:p w14:paraId="3AA63852">
      <w:pPr>
        <w:pStyle w:val="51"/>
        <w:spacing w:after="0"/>
        <w:ind w:left="1352" w:leftChars="476" w:hanging="352" w:hangingChars="147"/>
        <w:rPr>
          <w:color w:val="auto"/>
        </w:rPr>
      </w:pPr>
      <w:bookmarkStart w:id="532" w:name="_Toc122080281"/>
      <w:bookmarkStart w:id="533" w:name="_Toc144869902"/>
      <w:r>
        <w:rPr>
          <w:color w:val="auto"/>
          <w:lang w:val="en-US" w:eastAsia="zh-CN"/>
        </w:rPr>
        <mc:AlternateContent>
          <mc:Choice Requires="wps">
            <w:drawing>
              <wp:anchor distT="0" distB="0" distL="114300" distR="114300" simplePos="0" relativeHeight="251816960" behindDoc="0" locked="0" layoutInCell="1" allowOverlap="1">
                <wp:simplePos x="0" y="0"/>
                <wp:positionH relativeFrom="column">
                  <wp:posOffset>-728980</wp:posOffset>
                </wp:positionH>
                <wp:positionV relativeFrom="paragraph">
                  <wp:posOffset>5080</wp:posOffset>
                </wp:positionV>
                <wp:extent cx="702310" cy="270510"/>
                <wp:effectExtent l="0" t="0" r="7620" b="1905"/>
                <wp:wrapNone/>
                <wp:docPr id="166" name="文本框 166"/>
                <wp:cNvGraphicFramePr/>
                <a:graphic xmlns:a="http://schemas.openxmlformats.org/drawingml/2006/main">
                  <a:graphicData uri="http://schemas.microsoft.com/office/word/2010/wordprocessingShape">
                    <wps:wsp>
                      <wps:cNvSpPr txBox="1">
                        <a:spLocks noChangeArrowheads="1"/>
                      </wps:cNvSpPr>
                      <wps:spPr bwMode="auto">
                        <a:xfrm>
                          <a:off x="0" y="0"/>
                          <a:ext cx="702310" cy="270510"/>
                        </a:xfrm>
                        <a:prstGeom prst="rect">
                          <a:avLst/>
                        </a:prstGeom>
                        <a:solidFill>
                          <a:srgbClr val="FFFFFF"/>
                        </a:solidFill>
                        <a:ln>
                          <a:noFill/>
                        </a:ln>
                        <a:effectLst/>
                      </wps:spPr>
                      <wps:txbx>
                        <w:txbxContent>
                          <w:p w14:paraId="5B5A2D9D">
                            <w:pPr>
                              <w:jc w:val="left"/>
                            </w:pPr>
                            <w:r>
                              <w:rPr>
                                <w:rFonts w:hint="eastAsia" w:ascii="楷体_GB2312" w:eastAsia="楷体_GB2312"/>
                                <w:szCs w:val="21"/>
                              </w:rPr>
                              <w:t>禁止再分包</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pt;margin-top:0.4pt;height:21.3pt;width:55.3pt;z-index:251816960;mso-width-relative:page;mso-height-relative:page;" fillcolor="#FFFFFF" filled="t" stroked="f" coordsize="21600,21600" o:gfxdata="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pg&#10;pWXXAAAABwEAAA8AAAAAAAAAAQAgAAAAIgAAAGRycy9kb3ducmV2LnhtbFBLAQIUABQAAAAIAIdO&#10;4kDS2Q31JAIAAD8EAAAOAAAAAAAAAAEAIAAAACYBAABkcnMvZTJvRG9jLnhtbFBLBQYAAAAABgAG&#10;AFkBAAC8BQAAAAA=&#10;">
                <v:fill on="t" focussize="0,0"/>
                <v:stroke on="f"/>
                <v:imagedata o:title=""/>
                <o:lock v:ext="edit" aspectratio="f"/>
                <v:textbox inset="0mm,0mm,0mm,0mm">
                  <w:txbxContent>
                    <w:p w14:paraId="5B5A2D9D">
                      <w:pPr>
                        <w:jc w:val="left"/>
                      </w:pPr>
                      <w:r>
                        <w:rPr>
                          <w:rFonts w:hint="eastAsia" w:ascii="楷体_GB2312" w:eastAsia="楷体_GB2312"/>
                          <w:szCs w:val="21"/>
                        </w:rPr>
                        <w:t>禁止再分包</w:t>
                      </w:r>
                    </w:p>
                  </w:txbxContent>
                </v:textbox>
              </v:shape>
            </w:pict>
          </mc:Fallback>
        </mc:AlternateContent>
      </w:r>
      <w:r>
        <w:rPr>
          <w:color w:val="auto"/>
        </w:rPr>
        <w:t>(1)承包人应禁止其分包人将分包工程的任何部分再分包。</w:t>
      </w:r>
    </w:p>
    <w:p w14:paraId="15CB7902">
      <w:pPr>
        <w:pStyle w:val="51"/>
        <w:spacing w:after="0"/>
        <w:ind w:left="1352" w:leftChars="476" w:hanging="352" w:hangingChars="147"/>
        <w:rPr>
          <w:color w:val="auto"/>
        </w:rPr>
      </w:pPr>
      <w:r>
        <w:rPr>
          <w:color w:val="auto"/>
          <w:lang w:val="en-US" w:eastAsia="zh-CN"/>
        </w:rPr>
        <mc:AlternateContent>
          <mc:Choice Requires="wps">
            <w:drawing>
              <wp:anchor distT="0" distB="0" distL="114300" distR="114300" simplePos="0" relativeHeight="251814912" behindDoc="0" locked="0" layoutInCell="1" allowOverlap="1">
                <wp:simplePos x="0" y="0"/>
                <wp:positionH relativeFrom="column">
                  <wp:posOffset>-728980</wp:posOffset>
                </wp:positionH>
                <wp:positionV relativeFrom="paragraph">
                  <wp:posOffset>218440</wp:posOffset>
                </wp:positionV>
                <wp:extent cx="737870" cy="449580"/>
                <wp:effectExtent l="0" t="0" r="5080" b="4445"/>
                <wp:wrapNone/>
                <wp:docPr id="165" name="文本框 165"/>
                <wp:cNvGraphicFramePr/>
                <a:graphic xmlns:a="http://schemas.openxmlformats.org/drawingml/2006/main">
                  <a:graphicData uri="http://schemas.microsoft.com/office/word/2010/wordprocessingShape">
                    <wps:wsp>
                      <wps:cNvSpPr txBox="1">
                        <a:spLocks noChangeArrowheads="1"/>
                      </wps:cNvSpPr>
                      <wps:spPr bwMode="auto">
                        <a:xfrm>
                          <a:off x="0" y="0"/>
                          <a:ext cx="737870" cy="449580"/>
                        </a:xfrm>
                        <a:prstGeom prst="rect">
                          <a:avLst/>
                        </a:prstGeom>
                        <a:solidFill>
                          <a:srgbClr val="FFFFFF"/>
                        </a:solidFill>
                        <a:ln>
                          <a:noFill/>
                        </a:ln>
                        <a:effectLst/>
                      </wps:spPr>
                      <wps:txbx>
                        <w:txbxContent>
                          <w:p w14:paraId="40AB1584">
                            <w:pPr>
                              <w:jc w:val="left"/>
                              <w:rPr>
                                <w:rFonts w:ascii="楷体_GB2312" w:eastAsia="楷体_GB2312"/>
                                <w:szCs w:val="21"/>
                              </w:rPr>
                            </w:pPr>
                            <w:r>
                              <w:rPr>
                                <w:rFonts w:hint="eastAsia" w:ascii="楷体_GB2312" w:eastAsia="楷体_GB2312"/>
                                <w:szCs w:val="21"/>
                              </w:rPr>
                              <w:t>自行分包的原则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pt;margin-top:17.2pt;height:35.4pt;width:58.1pt;z-index:251814912;mso-width-relative:page;mso-height-relative:page;" fillcolor="#FFFFFF" filled="t" stroked="f" coordsize="21600,21600" o:gfxdata="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JB1ddgAAAAJAQAADwAAAAAAAAABACAAAAAiAAAAZHJzL2Rvd25yZXYueG1sUEsBAhQAFAAA&#10;AAgAh07iQCURAQsoAgAAPwQAAA4AAAAAAAAAAQAgAAAAJwEAAGRycy9lMm9Eb2MueG1sUEsFBgAA&#10;AAAGAAYAWQEAAMEFAAAAAA==&#10;">
                <v:fill on="t" focussize="0,0"/>
                <v:stroke on="f"/>
                <v:imagedata o:title=""/>
                <o:lock v:ext="edit" aspectratio="f"/>
                <v:textbox inset="0mm,0mm,0mm,0mm">
                  <w:txbxContent>
                    <w:p w14:paraId="40AB1584">
                      <w:pPr>
                        <w:jc w:val="left"/>
                        <w:rPr>
                          <w:rFonts w:ascii="楷体_GB2312" w:eastAsia="楷体_GB2312"/>
                          <w:szCs w:val="21"/>
                        </w:rPr>
                      </w:pPr>
                      <w:r>
                        <w:rPr>
                          <w:rFonts w:hint="eastAsia" w:ascii="楷体_GB2312" w:eastAsia="楷体_GB2312"/>
                          <w:szCs w:val="21"/>
                        </w:rPr>
                        <w:t>自行分包的原则</w:t>
                      </w:r>
                    </w:p>
                  </w:txbxContent>
                </v:textbox>
              </v:shape>
            </w:pict>
          </mc:Fallback>
        </mc:AlternateContent>
      </w:r>
      <w:r>
        <w:rPr>
          <w:color w:val="auto"/>
        </w:rPr>
        <w:t>(2)承包人不得将全部工程肢解分包。其它要求和原则如下：</w:t>
      </w:r>
    </w:p>
    <w:p w14:paraId="39EE05B0">
      <w:pPr>
        <w:pStyle w:val="51"/>
        <w:spacing w:after="0"/>
        <w:ind w:left="2021" w:leftChars="692" w:hanging="568" w:hangingChars="237"/>
        <w:rPr>
          <w:color w:val="auto"/>
        </w:rPr>
      </w:pPr>
      <w:r>
        <w:rPr>
          <w:color w:val="auto"/>
        </w:rPr>
        <w:t>i.</w:t>
      </w:r>
      <w:r>
        <w:rPr>
          <w:color w:val="auto"/>
        </w:rPr>
        <w:tab/>
      </w:r>
      <w:r>
        <w:rPr>
          <w:color w:val="auto"/>
        </w:rPr>
        <w:t>承包人将其承包范围内的部分工程进行自行分包，须在投标报价时详列说明，并将预备分包人的营业执照、资质证书、承接业务许可证、其它文件/证书的副本作为投标文件的组成部分提交</w:t>
      </w:r>
      <w:r>
        <w:rPr>
          <w:rFonts w:hint="eastAsia"/>
          <w:color w:val="auto"/>
        </w:rPr>
        <w:t>，发包人仅将前述资质文件留档备查，不作实质审查，承包人对所提交资料负责</w:t>
      </w:r>
      <w:r>
        <w:rPr>
          <w:color w:val="auto"/>
        </w:rPr>
        <w:t>。</w:t>
      </w:r>
    </w:p>
    <w:p w14:paraId="7B5D011C">
      <w:pPr>
        <w:pStyle w:val="51"/>
        <w:spacing w:after="0"/>
        <w:ind w:left="2021" w:leftChars="692" w:hanging="568" w:hangingChars="237"/>
        <w:rPr>
          <w:color w:val="auto"/>
        </w:rPr>
      </w:pPr>
      <w:r>
        <w:rPr>
          <w:color w:val="auto"/>
        </w:rPr>
        <w:t>ii.</w:t>
      </w:r>
      <w:r>
        <w:rPr>
          <w:color w:val="auto"/>
        </w:rPr>
        <w:tab/>
      </w:r>
      <w:r>
        <w:rPr>
          <w:color w:val="auto"/>
        </w:rPr>
        <w:t>承包人的自行分包人一旦经发包人确认，承包人不得更换。</w:t>
      </w:r>
      <w:r>
        <w:rPr>
          <w:rFonts w:hint="eastAsia"/>
          <w:color w:val="auto"/>
        </w:rPr>
        <w:t>承包人将其承包范围内的部分工程进行分包</w:t>
      </w:r>
      <w:r>
        <w:rPr>
          <w:color w:val="auto"/>
        </w:rPr>
        <w:t>的</w:t>
      </w:r>
      <w:r>
        <w:rPr>
          <w:rFonts w:hint="eastAsia"/>
          <w:color w:val="auto"/>
        </w:rPr>
        <w:t>，不应解除合同约定的承包人</w:t>
      </w:r>
      <w:r>
        <w:rPr>
          <w:rFonts w:hint="eastAsia" w:ascii="宋体" w:hAnsi="宋体"/>
          <w:color w:val="auto"/>
        </w:rPr>
        <w:t>应承担</w:t>
      </w:r>
      <w:r>
        <w:rPr>
          <w:rFonts w:hint="eastAsia"/>
          <w:color w:val="auto"/>
        </w:rPr>
        <w:t>的任何责任和义务。</w:t>
      </w:r>
    </w:p>
    <w:p w14:paraId="3A0076A6">
      <w:pPr>
        <w:pStyle w:val="51"/>
        <w:spacing w:after="0"/>
        <w:ind w:left="2021" w:leftChars="692" w:hanging="568" w:hangingChars="237"/>
        <w:rPr>
          <w:color w:val="auto"/>
        </w:rPr>
      </w:pPr>
      <w:r>
        <w:rPr>
          <w:color w:val="auto"/>
        </w:rPr>
        <w:t>iii.</w:t>
      </w:r>
      <w:r>
        <w:rPr>
          <w:color w:val="auto"/>
        </w:rPr>
        <w:tab/>
      </w:r>
      <w:r>
        <w:rPr>
          <w:color w:val="auto"/>
        </w:rPr>
        <w:t>若承包人中标后想另行确定其自行分包人，替换投标时提交并经发包人确认的预备自行分包人，必须在分包前至少21天将相关资料报发包人，经发包人</w:t>
      </w:r>
      <w:r>
        <w:rPr>
          <w:rFonts w:hint="eastAsia"/>
          <w:color w:val="auto"/>
          <w:lang w:eastAsia="zh-CN"/>
        </w:rPr>
        <w:t>书面</w:t>
      </w:r>
      <w:r>
        <w:rPr>
          <w:color w:val="auto"/>
        </w:rPr>
        <w:t>批准同意后方可替换，否则视为无效。</w:t>
      </w:r>
    </w:p>
    <w:p w14:paraId="3ED4924D">
      <w:pPr>
        <w:pStyle w:val="51"/>
        <w:spacing w:after="0"/>
        <w:ind w:left="2021" w:leftChars="692" w:hanging="568" w:hangingChars="237"/>
        <w:rPr>
          <w:color w:val="auto"/>
        </w:rPr>
      </w:pPr>
      <w:r>
        <w:rPr>
          <w:color w:val="auto"/>
        </w:rPr>
        <w:t>iv.</w:t>
      </w:r>
      <w:r>
        <w:rPr>
          <w:color w:val="auto"/>
        </w:rPr>
        <w:tab/>
      </w:r>
      <w:r>
        <w:rPr>
          <w:color w:val="auto"/>
        </w:rPr>
        <w:t>当本合同承包人的雇用终止时（不论任何原因），</w:t>
      </w:r>
      <w:r>
        <w:rPr>
          <w:rFonts w:hint="eastAsia" w:ascii="宋体" w:hAnsi="宋体"/>
          <w:color w:val="auto"/>
        </w:rPr>
        <w:t>分包人的各对应分包合同亦应随即终止。但</w:t>
      </w:r>
      <w:r>
        <w:rPr>
          <w:rFonts w:ascii="宋体" w:hAnsi="宋体"/>
          <w:color w:val="auto"/>
        </w:rPr>
        <w:t>应</w:t>
      </w:r>
      <w:r>
        <w:rPr>
          <w:rFonts w:hint="eastAsia" w:ascii="宋体" w:hAnsi="宋体"/>
          <w:color w:val="auto"/>
        </w:rPr>
        <w:t>按照</w:t>
      </w:r>
      <w:r>
        <w:rPr>
          <w:rFonts w:hint="eastAsia" w:ascii="宋体" w:hAnsi="宋体"/>
          <w:color w:val="auto"/>
          <w:lang w:eastAsia="zh-CN"/>
        </w:rPr>
        <w:t>发包人</w:t>
      </w:r>
      <w:r>
        <w:rPr>
          <w:rFonts w:hint="eastAsia" w:ascii="宋体" w:hAnsi="宋体"/>
          <w:color w:val="auto"/>
        </w:rPr>
        <w:t>要求完成向或发包人指定第三方的交接、交底配合义务</w:t>
      </w:r>
      <w:r>
        <w:rPr>
          <w:color w:val="auto"/>
        </w:rPr>
        <w:t>。</w:t>
      </w:r>
    </w:p>
    <w:p w14:paraId="7BFD5F33">
      <w:pPr>
        <w:pStyle w:val="51"/>
        <w:spacing w:after="0"/>
        <w:ind w:left="1352" w:leftChars="476" w:hanging="352" w:hangingChars="147"/>
        <w:rPr>
          <w:color w:val="auto"/>
        </w:rPr>
      </w:pPr>
      <w:r>
        <w:rPr>
          <w:color w:val="auto"/>
          <w:lang w:val="en-US" w:eastAsia="zh-CN"/>
        </w:rPr>
        <mc:AlternateContent>
          <mc:Choice Requires="wps">
            <w:drawing>
              <wp:anchor distT="0" distB="0" distL="114300" distR="114300" simplePos="0" relativeHeight="251817984" behindDoc="0" locked="0" layoutInCell="1" allowOverlap="1">
                <wp:simplePos x="0" y="0"/>
                <wp:positionH relativeFrom="column">
                  <wp:posOffset>-727710</wp:posOffset>
                </wp:positionH>
                <wp:positionV relativeFrom="paragraph">
                  <wp:posOffset>32385</wp:posOffset>
                </wp:positionV>
                <wp:extent cx="774065" cy="723265"/>
                <wp:effectExtent l="0" t="0" r="1905" b="3175"/>
                <wp:wrapNone/>
                <wp:docPr id="164" name="文本框 164"/>
                <wp:cNvGraphicFramePr/>
                <a:graphic xmlns:a="http://schemas.openxmlformats.org/drawingml/2006/main">
                  <a:graphicData uri="http://schemas.microsoft.com/office/word/2010/wordprocessingShape">
                    <wps:wsp>
                      <wps:cNvSpPr txBox="1">
                        <a:spLocks noChangeArrowheads="1"/>
                      </wps:cNvSpPr>
                      <wps:spPr bwMode="auto">
                        <a:xfrm>
                          <a:off x="0" y="0"/>
                          <a:ext cx="774065" cy="723265"/>
                        </a:xfrm>
                        <a:prstGeom prst="rect">
                          <a:avLst/>
                        </a:prstGeom>
                        <a:solidFill>
                          <a:srgbClr val="FFFFFF"/>
                        </a:solidFill>
                        <a:ln>
                          <a:noFill/>
                        </a:ln>
                        <a:effectLst/>
                      </wps:spPr>
                      <wps:txbx>
                        <w:txbxContent>
                          <w:p w14:paraId="0F83831E">
                            <w:r>
                              <w:rPr>
                                <w:rFonts w:hint="eastAsia" w:ascii="楷体_GB2312" w:eastAsia="楷体_GB2312"/>
                                <w:szCs w:val="21"/>
                              </w:rPr>
                              <w:t>自行分包人资质</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3pt;margin-top:2.55pt;height:56.95pt;width:60.95pt;z-index:251817984;mso-width-relative:page;mso-height-relative:page;" fillcolor="#FFFFFF" filled="t" stroked="f" coordsize="21600,21600" o:gfxdata="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n&#10;lnqd1wAAAAgBAAAPAAAAAAAAAAEAIAAAACIAAABkcnMvZG93bnJldi54bWxQSwECFAAUAAAACACH&#10;TuJAzRVO5CUCAAA/BAAADgAAAAAAAAABACAAAAAmAQAAZHJzL2Uyb0RvYy54bWxQSwUGAAAAAAYA&#10;BgBZAQAAvQUAAAAA&#10;">
                <v:fill on="t" focussize="0,0"/>
                <v:stroke on="f"/>
                <v:imagedata o:title=""/>
                <o:lock v:ext="edit" aspectratio="f"/>
                <v:textbox inset="0mm,0mm,0mm,0mm">
                  <w:txbxContent>
                    <w:p w14:paraId="0F83831E">
                      <w:r>
                        <w:rPr>
                          <w:rFonts w:hint="eastAsia" w:ascii="楷体_GB2312" w:eastAsia="楷体_GB2312"/>
                          <w:szCs w:val="21"/>
                        </w:rPr>
                        <w:t>自行分包人资质</w:t>
                      </w:r>
                    </w:p>
                  </w:txbxContent>
                </v:textbox>
              </v:shape>
            </w:pict>
          </mc:Fallback>
        </mc:AlternateContent>
      </w:r>
      <w:r>
        <w:rPr>
          <w:color w:val="auto"/>
          <w:lang w:val="en-US" w:eastAsia="zh-CN"/>
        </w:rPr>
        <mc:AlternateContent>
          <mc:Choice Requires="wps">
            <w:drawing>
              <wp:anchor distT="0" distB="0" distL="114300" distR="114300" simplePos="0" relativeHeight="251815936" behindDoc="0" locked="0" layoutInCell="1" allowOverlap="1">
                <wp:simplePos x="0" y="0"/>
                <wp:positionH relativeFrom="column">
                  <wp:posOffset>-767080</wp:posOffset>
                </wp:positionH>
                <wp:positionV relativeFrom="paragraph">
                  <wp:posOffset>885190</wp:posOffset>
                </wp:positionV>
                <wp:extent cx="737870" cy="1093470"/>
                <wp:effectExtent l="0" t="0" r="5080" b="4445"/>
                <wp:wrapNone/>
                <wp:docPr id="163" name="文本框 163"/>
                <wp:cNvGraphicFramePr/>
                <a:graphic xmlns:a="http://schemas.openxmlformats.org/drawingml/2006/main">
                  <a:graphicData uri="http://schemas.microsoft.com/office/word/2010/wordprocessingShape">
                    <wps:wsp>
                      <wps:cNvSpPr txBox="1">
                        <a:spLocks noChangeArrowheads="1"/>
                      </wps:cNvSpPr>
                      <wps:spPr bwMode="auto">
                        <a:xfrm>
                          <a:off x="0" y="0"/>
                          <a:ext cx="737870" cy="1093470"/>
                        </a:xfrm>
                        <a:prstGeom prst="rect">
                          <a:avLst/>
                        </a:prstGeom>
                        <a:solidFill>
                          <a:srgbClr val="FFFFFF"/>
                        </a:solidFill>
                        <a:ln>
                          <a:noFill/>
                        </a:ln>
                        <a:effectLst/>
                      </wps:spPr>
                      <wps:txbx>
                        <w:txbxContent>
                          <w:p w14:paraId="01773146">
                            <w:r>
                              <w:rPr>
                                <w:rFonts w:hint="eastAsia" w:ascii="楷体_GB2312" w:eastAsia="楷体_GB2312"/>
                                <w:szCs w:val="21"/>
                              </w:rPr>
                              <w:t>承包人对自行分包人负责</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4pt;margin-top:69.7pt;height:86.1pt;width:58.1pt;z-index:251815936;mso-width-relative:page;mso-height-relative:page;" fillcolor="#FFFFFF" filled="t" stroked="f" coordsize="21600,21600" o:gfxdata="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fOBRd2QAAAAsBAAAPAAAAAAAAAAEAIAAAACIAAABkcnMvZG93bnJldi54bWxQSwECFAAUAAAA&#10;CACHTuJATQPGyCYCAABABAAADgAAAAAAAAABACAAAAAoAQAAZHJzL2Uyb0RvYy54bWxQSwUGAAAA&#10;AAYABgBZAQAAwAUAAAAA&#10;">
                <v:fill on="t" focussize="0,0"/>
                <v:stroke on="f"/>
                <v:imagedata o:title=""/>
                <o:lock v:ext="edit" aspectratio="f"/>
                <v:textbox inset="0mm,0mm,0mm,0mm">
                  <w:txbxContent>
                    <w:p w14:paraId="01773146">
                      <w:r>
                        <w:rPr>
                          <w:rFonts w:hint="eastAsia" w:ascii="楷体_GB2312" w:eastAsia="楷体_GB2312"/>
                          <w:szCs w:val="21"/>
                        </w:rPr>
                        <w:t>承包人对自行分包人负责</w:t>
                      </w:r>
                    </w:p>
                  </w:txbxContent>
                </v:textbox>
              </v:shape>
            </w:pict>
          </mc:Fallback>
        </mc:AlternateContent>
      </w:r>
      <w:r>
        <w:rPr>
          <w:color w:val="auto"/>
        </w:rPr>
        <w:t>(3)承包人必须审核自行分包人资质等级是否可承担拟自行分包的工程。若承包人提交的自行分包人的一切资料、资质、证明，存在伪造或自行分包人不符合本工程分包要求和条件，发包人有权另行确定该分包工程的分包人，由此造成的一切损失由承包人负责，所引起的工期延误不予顺延。</w:t>
      </w:r>
    </w:p>
    <w:p w14:paraId="423A0F74">
      <w:pPr>
        <w:pStyle w:val="51"/>
        <w:spacing w:after="0"/>
        <w:ind w:left="1352" w:leftChars="476" w:hanging="352" w:hangingChars="147"/>
        <w:rPr>
          <w:color w:val="auto"/>
        </w:rPr>
      </w:pPr>
      <w:r>
        <w:rPr>
          <w:color w:val="auto"/>
        </w:rPr>
        <w:t>(4)承包人应将任何分包人、分包人的代理人、雇员或工人的行为、违约或疏忽完全视为承包人自己及其代理人、雇员或工人的行为或疏忽一样，并为之负完全责任。</w:t>
      </w:r>
    </w:p>
    <w:p w14:paraId="486FAC95">
      <w:pPr>
        <w:pStyle w:val="51"/>
        <w:spacing w:after="0"/>
        <w:ind w:left="1352" w:leftChars="476" w:hanging="352" w:hangingChars="147"/>
        <w:rPr>
          <w:color w:val="auto"/>
        </w:rPr>
      </w:pPr>
      <w:r>
        <w:rPr>
          <w:color w:val="auto"/>
          <w:lang w:val="en-US" w:eastAsia="zh-CN"/>
        </w:rPr>
        <mc:AlternateContent>
          <mc:Choice Requires="wps">
            <w:drawing>
              <wp:anchor distT="0" distB="0" distL="114300" distR="114300" simplePos="0" relativeHeight="251819008" behindDoc="0" locked="0" layoutInCell="1" allowOverlap="1">
                <wp:simplePos x="0" y="0"/>
                <wp:positionH relativeFrom="column">
                  <wp:posOffset>-720090</wp:posOffset>
                </wp:positionH>
                <wp:positionV relativeFrom="paragraph">
                  <wp:posOffset>53975</wp:posOffset>
                </wp:positionV>
                <wp:extent cx="737870" cy="396240"/>
                <wp:effectExtent l="0" t="0" r="5080" b="0"/>
                <wp:wrapNone/>
                <wp:docPr id="162" name="文本框 162"/>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19253775">
                            <w:pPr>
                              <w:jc w:val="left"/>
                              <w:rPr>
                                <w:rFonts w:ascii="楷体_GB2312" w:eastAsia="楷体_GB2312"/>
                                <w:szCs w:val="21"/>
                              </w:rPr>
                            </w:pPr>
                            <w:r>
                              <w:rPr>
                                <w:rFonts w:hint="eastAsia" w:ascii="楷体_GB2312" w:eastAsia="楷体_GB2312"/>
                                <w:szCs w:val="21"/>
                              </w:rPr>
                              <w:t>对自行分包的付款</w:t>
                            </w:r>
                          </w:p>
                          <w:p w14:paraId="43CD3927">
                            <w:pPr>
                              <w:rPr>
                                <w:rFonts w:ascii="楷体_GB2312" w:eastAsia="楷体_GB2312"/>
                                <w:szCs w:val="21"/>
                              </w:rPr>
                            </w:pPr>
                          </w:p>
                          <w:p w14:paraId="3316691B"/>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1.2pt;width:58.1pt;z-index:251819008;mso-width-relative:page;mso-height-relative:page;" fillcolor="#FFFFFF" filled="t" stroked="f" coordsize="21600,21600" o:gfxdata="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OZSJg2AAAAAcBAAAPAAAAAAAAAAEAIAAAACIAAABkcnMvZG93bnJldi54bWxQSwECFAAUAAAA&#10;CACHTuJATibr1ScCAAA/BAAADgAAAAAAAAABACAAAAAnAQAAZHJzL2Uyb0RvYy54bWxQSwUGAAAA&#10;AAYABgBZAQAAwAUAAAAA&#10;">
                <v:fill on="t" focussize="0,0"/>
                <v:stroke on="f"/>
                <v:imagedata o:title=""/>
                <o:lock v:ext="edit" aspectratio="f"/>
                <v:textbox inset="0mm,0mm,0mm,0mm">
                  <w:txbxContent>
                    <w:p w14:paraId="19253775">
                      <w:pPr>
                        <w:jc w:val="left"/>
                        <w:rPr>
                          <w:rFonts w:ascii="楷体_GB2312" w:eastAsia="楷体_GB2312"/>
                          <w:szCs w:val="21"/>
                        </w:rPr>
                      </w:pPr>
                      <w:r>
                        <w:rPr>
                          <w:rFonts w:hint="eastAsia" w:ascii="楷体_GB2312" w:eastAsia="楷体_GB2312"/>
                          <w:szCs w:val="21"/>
                        </w:rPr>
                        <w:t>对自行分包的付款</w:t>
                      </w:r>
                    </w:p>
                    <w:p w14:paraId="43CD3927">
                      <w:pPr>
                        <w:rPr>
                          <w:rFonts w:ascii="楷体_GB2312" w:eastAsia="楷体_GB2312"/>
                          <w:szCs w:val="21"/>
                        </w:rPr>
                      </w:pPr>
                    </w:p>
                    <w:p w14:paraId="3316691B"/>
                  </w:txbxContent>
                </v:textbox>
              </v:shape>
            </w:pict>
          </mc:Fallback>
        </mc:AlternateContent>
      </w:r>
      <w:r>
        <w:rPr>
          <w:color w:val="auto"/>
        </w:rPr>
        <w:t>(5)承包人自行分包工程价款由承包人与分包人结算，但承包人与分包人结算金额的多寡并不会对本合同总价产生影响。由承包人负责向其自行分包人支付各种工程款项。</w:t>
      </w:r>
    </w:p>
    <w:p w14:paraId="7F3CA8FE">
      <w:pPr>
        <w:pStyle w:val="51"/>
        <w:spacing w:after="0"/>
        <w:ind w:left="1199" w:leftChars="114" w:hanging="960" w:hangingChars="400"/>
        <w:rPr>
          <w:rFonts w:ascii="宋体" w:hAnsi="宋体"/>
          <w:color w:val="auto"/>
          <w:lang w:eastAsia="zh-CN"/>
        </w:rPr>
      </w:pPr>
      <w:r>
        <w:rPr>
          <w:color w:val="auto"/>
          <w:lang w:val="en-US" w:eastAsia="zh-CN"/>
        </w:rPr>
        <mc:AlternateContent>
          <mc:Choice Requires="wps">
            <w:drawing>
              <wp:anchor distT="0" distB="0" distL="114300" distR="114300" simplePos="0" relativeHeight="251820032" behindDoc="0" locked="0" layoutInCell="1" allowOverlap="1">
                <wp:simplePos x="0" y="0"/>
                <wp:positionH relativeFrom="column">
                  <wp:posOffset>-786130</wp:posOffset>
                </wp:positionH>
                <wp:positionV relativeFrom="paragraph">
                  <wp:posOffset>67945</wp:posOffset>
                </wp:positionV>
                <wp:extent cx="737870" cy="369570"/>
                <wp:effectExtent l="0" t="0" r="5080" b="1905"/>
                <wp:wrapNone/>
                <wp:docPr id="161" name="文本框 161"/>
                <wp:cNvGraphicFramePr/>
                <a:graphic xmlns:a="http://schemas.openxmlformats.org/drawingml/2006/main">
                  <a:graphicData uri="http://schemas.microsoft.com/office/word/2010/wordprocessingShape">
                    <wps:wsp>
                      <wps:cNvSpPr txBox="1">
                        <a:spLocks noChangeArrowheads="1"/>
                      </wps:cNvSpPr>
                      <wps:spPr bwMode="auto">
                        <a:xfrm>
                          <a:off x="0" y="0"/>
                          <a:ext cx="737870" cy="369570"/>
                        </a:xfrm>
                        <a:prstGeom prst="rect">
                          <a:avLst/>
                        </a:prstGeom>
                        <a:solidFill>
                          <a:srgbClr val="FFFFFF"/>
                        </a:solidFill>
                        <a:ln>
                          <a:noFill/>
                        </a:ln>
                        <a:effectLst/>
                      </wps:spPr>
                      <wps:txbx>
                        <w:txbxContent>
                          <w:p w14:paraId="70A97C61">
                            <w:pPr>
                              <w:jc w:val="left"/>
                            </w:pPr>
                            <w:r>
                              <w:rPr>
                                <w:rFonts w:hint="eastAsia" w:ascii="楷体_GB2312" w:eastAsia="楷体_GB2312"/>
                                <w:szCs w:val="21"/>
                              </w:rPr>
                              <w:t>其它约定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1.9pt;margin-top:5.35pt;height:29.1pt;width:58.1pt;z-index:251820032;mso-width-relative:page;mso-height-relative:page;" fillcolor="#FFFFFF" filled="t" stroked="f" coordsize="21600,21600" o:gfxdata="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e+ID7YAAAACQEAAA8AAAAAAAAAAQAgAAAAIgAAAGRycy9kb3ducmV2LnhtbFBLAQIUABQAAAAI&#10;AIdO4kAiVYpgJgIAAD8EAAAOAAAAAAAAAAEAIAAAACcBAABkcnMvZTJvRG9jLnhtbFBLBQYAAAAA&#10;BgAGAFkBAAC/BQAAAAA=&#10;">
                <v:fill on="t" focussize="0,0"/>
                <v:stroke on="f"/>
                <v:imagedata o:title=""/>
                <o:lock v:ext="edit" aspectratio="f"/>
                <v:textbox inset="0mm,0mm,0mm,0mm">
                  <w:txbxContent>
                    <w:p w14:paraId="70A97C61">
                      <w:pPr>
                        <w:jc w:val="left"/>
                      </w:pPr>
                      <w:r>
                        <w:rPr>
                          <w:rFonts w:hint="eastAsia" w:ascii="楷体_GB2312" w:eastAsia="楷体_GB2312"/>
                          <w:szCs w:val="21"/>
                        </w:rPr>
                        <w:t>其它约定</w:t>
                      </w:r>
                    </w:p>
                  </w:txbxContent>
                </v:textbox>
              </v:shape>
            </w:pict>
          </mc:Fallback>
        </mc:AlternateContent>
      </w:r>
      <w:r>
        <w:rPr>
          <w:color w:val="auto"/>
        </w:rPr>
        <w:t>6.2.1.</w:t>
      </w:r>
      <w:r>
        <w:rPr>
          <w:rFonts w:hint="eastAsia"/>
          <w:color w:val="auto"/>
        </w:rPr>
        <w:t xml:space="preserve">3 </w:t>
      </w:r>
      <w:r>
        <w:rPr>
          <w:rFonts w:hint="eastAsia" w:ascii="宋体" w:hAnsi="宋体"/>
          <w:color w:val="auto"/>
        </w:rPr>
        <w:t>自行分包的其它约定见专用条款。</w:t>
      </w:r>
    </w:p>
    <w:p w14:paraId="552C0272">
      <w:pPr>
        <w:pStyle w:val="50"/>
        <w:numPr>
          <w:ilvl w:val="0"/>
          <w:numId w:val="0"/>
        </w:numPr>
        <w:spacing w:before="0" w:after="0" w:line="360" w:lineRule="auto"/>
        <w:ind w:left="419" w:hanging="419" w:hangingChars="174"/>
        <w:rPr>
          <w:color w:val="auto"/>
          <w:szCs w:val="24"/>
        </w:rPr>
      </w:pPr>
      <w:bookmarkStart w:id="534" w:name="_Toc451353180"/>
      <w:bookmarkStart w:id="535" w:name="_Toc454438082"/>
      <w:bookmarkStart w:id="536" w:name="_Toc8833178"/>
      <w:r>
        <w:rPr>
          <w:rFonts w:hint="eastAsia"/>
          <w:color w:val="auto"/>
          <w:szCs w:val="24"/>
        </w:rPr>
        <w:t>6.2.2 指定分包</w:t>
      </w:r>
      <w:bookmarkEnd w:id="534"/>
      <w:bookmarkEnd w:id="535"/>
      <w:bookmarkEnd w:id="536"/>
    </w:p>
    <w:p w14:paraId="1466B818">
      <w:pPr>
        <w:pStyle w:val="51"/>
        <w:spacing w:after="0"/>
        <w:ind w:left="1017" w:leftChars="113" w:hanging="780" w:hangingChars="325"/>
        <w:rPr>
          <w:rFonts w:ascii="宋体" w:hAnsi="宋体"/>
          <w:color w:val="auto"/>
        </w:rPr>
      </w:pPr>
      <w:r>
        <w:rPr>
          <w:color w:val="auto"/>
          <w:lang w:val="en-US" w:eastAsia="zh-CN"/>
        </w:rPr>
        <mc:AlternateContent>
          <mc:Choice Requires="wps">
            <w:drawing>
              <wp:anchor distT="0" distB="0" distL="114300" distR="114300" simplePos="0" relativeHeight="251859968" behindDoc="0" locked="0" layoutInCell="1" allowOverlap="1">
                <wp:simplePos x="0" y="0"/>
                <wp:positionH relativeFrom="column">
                  <wp:posOffset>-720090</wp:posOffset>
                </wp:positionH>
                <wp:positionV relativeFrom="paragraph">
                  <wp:posOffset>53975</wp:posOffset>
                </wp:positionV>
                <wp:extent cx="737870" cy="721360"/>
                <wp:effectExtent l="0" t="0" r="5080" b="5080"/>
                <wp:wrapNone/>
                <wp:docPr id="160" name="文本框 160"/>
                <wp:cNvGraphicFramePr/>
                <a:graphic xmlns:a="http://schemas.openxmlformats.org/drawingml/2006/main">
                  <a:graphicData uri="http://schemas.microsoft.com/office/word/2010/wordprocessingShape">
                    <wps:wsp>
                      <wps:cNvSpPr txBox="1">
                        <a:spLocks noChangeArrowheads="1"/>
                      </wps:cNvSpPr>
                      <wps:spPr bwMode="auto">
                        <a:xfrm>
                          <a:off x="0" y="0"/>
                          <a:ext cx="737870" cy="721360"/>
                        </a:xfrm>
                        <a:prstGeom prst="rect">
                          <a:avLst/>
                        </a:prstGeom>
                        <a:solidFill>
                          <a:srgbClr val="FFFFFF"/>
                        </a:solidFill>
                        <a:ln>
                          <a:noFill/>
                        </a:ln>
                        <a:effectLst/>
                      </wps:spPr>
                      <wps:txbx>
                        <w:txbxContent>
                          <w:p w14:paraId="23EAA39C">
                            <w:pPr>
                              <w:jc w:val="left"/>
                              <w:rPr>
                                <w:rFonts w:ascii="楷体_GB2312" w:eastAsia="楷体_GB2312"/>
                                <w:szCs w:val="21"/>
                              </w:rPr>
                            </w:pPr>
                            <w:r>
                              <w:rPr>
                                <w:rFonts w:hint="eastAsia" w:ascii="楷体_GB2312" w:eastAsia="楷体_GB2312"/>
                                <w:szCs w:val="21"/>
                              </w:rPr>
                              <w:t>指定分包的说明</w:t>
                            </w:r>
                          </w:p>
                          <w:p w14:paraId="7B9364FF">
                            <w:pPr>
                              <w:rPr>
                                <w:rFonts w:ascii="楷体_GB2312" w:eastAsia="楷体_GB2312"/>
                                <w:szCs w:val="21"/>
                              </w:rPr>
                            </w:pPr>
                          </w:p>
                          <w:p w14:paraId="609675DC"/>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6.8pt;width:58.1pt;z-index:251859968;mso-width-relative:page;mso-height-relative:page;" fillcolor="#FFFFFF" filled="t" stroked="f" coordsize="21600,21600" o:gfxdata="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t&#10;/P761wAAAAgBAAAPAAAAAAAAAAEAIAAAACIAAABkcnMvZG93bnJldi54bWxQSwECFAAUAAAACACH&#10;TuJAPIVLmyUCAAA/BAAADgAAAAAAAAABACAAAAAmAQAAZHJzL2Uyb0RvYy54bWxQSwUGAAAAAAYA&#10;BgBZAQAAvQUAAAAA&#10;">
                <v:fill on="t" focussize="0,0"/>
                <v:stroke on="f"/>
                <v:imagedata o:title=""/>
                <o:lock v:ext="edit" aspectratio="f"/>
                <v:textbox inset="0mm,0mm,0mm,0mm">
                  <w:txbxContent>
                    <w:p w14:paraId="23EAA39C">
                      <w:pPr>
                        <w:jc w:val="left"/>
                        <w:rPr>
                          <w:rFonts w:ascii="楷体_GB2312" w:eastAsia="楷体_GB2312"/>
                          <w:szCs w:val="21"/>
                        </w:rPr>
                      </w:pPr>
                      <w:r>
                        <w:rPr>
                          <w:rFonts w:hint="eastAsia" w:ascii="楷体_GB2312" w:eastAsia="楷体_GB2312"/>
                          <w:szCs w:val="21"/>
                        </w:rPr>
                        <w:t>指定分包的说明</w:t>
                      </w:r>
                    </w:p>
                    <w:p w14:paraId="7B9364FF">
                      <w:pPr>
                        <w:rPr>
                          <w:rFonts w:ascii="楷体_GB2312" w:eastAsia="楷体_GB2312"/>
                          <w:szCs w:val="21"/>
                        </w:rPr>
                      </w:pPr>
                    </w:p>
                    <w:p w14:paraId="609675DC"/>
                  </w:txbxContent>
                </v:textbox>
              </v:shape>
            </w:pict>
          </mc:Fallback>
        </mc:AlternateContent>
      </w:r>
      <w:r>
        <w:rPr>
          <w:color w:val="auto"/>
        </w:rPr>
        <w:t>6.2.2.1</w:t>
      </w:r>
      <w:r>
        <w:rPr>
          <w:rFonts w:hint="eastAsia" w:ascii="宋体" w:hAnsi="宋体"/>
          <w:color w:val="auto"/>
        </w:rPr>
        <w:t xml:space="preserve"> 发包人要求的指定分包工程，见承包范围所列，但不能视为彻底全部的指定分包工程，发包人有权就前述承包范围所列指定分包工程的范围进行调整。发包人有权收回、拆分、合并任何指定分包工程而组成新分包工程或新增其他分包工程，承包人必须遵从发包人指示。</w:t>
      </w:r>
    </w:p>
    <w:p w14:paraId="43B11AAE">
      <w:pPr>
        <w:pStyle w:val="51"/>
        <w:ind w:left="1017" w:leftChars="113" w:hanging="780" w:hangingChars="325"/>
        <w:rPr>
          <w:rFonts w:ascii="Arial" w:hAnsi="Arial" w:cs="Arial"/>
          <w:color w:val="auto"/>
        </w:rPr>
      </w:pPr>
      <w:r>
        <w:rPr>
          <w:color w:val="auto"/>
          <w:lang w:val="en-US" w:eastAsia="zh-CN"/>
        </w:rPr>
        <mc:AlternateContent>
          <mc:Choice Requires="wps">
            <w:drawing>
              <wp:anchor distT="0" distB="0" distL="114300" distR="114300" simplePos="0" relativeHeight="251860992" behindDoc="0" locked="0" layoutInCell="1" allowOverlap="1">
                <wp:simplePos x="0" y="0"/>
                <wp:positionH relativeFrom="column">
                  <wp:posOffset>-720090</wp:posOffset>
                </wp:positionH>
                <wp:positionV relativeFrom="paragraph">
                  <wp:posOffset>71755</wp:posOffset>
                </wp:positionV>
                <wp:extent cx="737870" cy="385445"/>
                <wp:effectExtent l="0" t="0" r="5080" b="2540"/>
                <wp:wrapNone/>
                <wp:docPr id="202" name="文本框 159"/>
                <wp:cNvGraphicFramePr/>
                <a:graphic xmlns:a="http://schemas.openxmlformats.org/drawingml/2006/main">
                  <a:graphicData uri="http://schemas.microsoft.com/office/word/2010/wordprocessingShape">
                    <wps:wsp>
                      <wps:cNvSpPr txBox="1">
                        <a:spLocks noChangeArrowheads="1"/>
                      </wps:cNvSpPr>
                      <wps:spPr bwMode="auto">
                        <a:xfrm>
                          <a:off x="0" y="0"/>
                          <a:ext cx="737870" cy="385445"/>
                        </a:xfrm>
                        <a:prstGeom prst="rect">
                          <a:avLst/>
                        </a:prstGeom>
                        <a:solidFill>
                          <a:srgbClr val="FFFFFF"/>
                        </a:solidFill>
                        <a:ln>
                          <a:noFill/>
                        </a:ln>
                        <a:effectLst/>
                      </wps:spPr>
                      <wps:txbx>
                        <w:txbxContent>
                          <w:p w14:paraId="7CF0592A">
                            <w:r>
                              <w:rPr>
                                <w:rFonts w:hint="eastAsia" w:ascii="楷体_GB2312" w:eastAsia="楷体_GB2312"/>
                                <w:szCs w:val="21"/>
                              </w:rPr>
                              <w:t>指定分包人</w:t>
                            </w:r>
                          </w:p>
                        </w:txbxContent>
                      </wps:txbx>
                      <wps:bodyPr rot="0" vert="horz" wrap="square" lIns="0" tIns="0" rIns="0" bIns="0" anchor="t" anchorCtr="0" upright="1">
                        <a:noAutofit/>
                      </wps:bodyPr>
                    </wps:wsp>
                  </a:graphicData>
                </a:graphic>
              </wp:anchor>
            </w:drawing>
          </mc:Choice>
          <mc:Fallback>
            <w:pict>
              <v:shape id="文本框 159" o:spid="_x0000_s1026" o:spt="202" type="#_x0000_t202" style="position:absolute;left:0pt;margin-left:-56.7pt;margin-top:5.65pt;height:30.35pt;width:58.1pt;z-index:251860992;mso-width-relative:page;mso-height-relative:page;" fillcolor="#FFFFFF" filled="t" stroked="f" coordsize="21600,21600" o:gfxdata="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EFyfbXAAAACAEAAA8AAAAAAAAAAQAgAAAAIgAAAGRycy9kb3ducmV2LnhtbFBLAQIUABQA&#10;AAAIAIdO4kBJz5EhKgIAAD8EAAAOAAAAAAAAAAEAIAAAACYBAABkcnMvZTJvRG9jLnhtbFBLBQYA&#10;AAAABgAGAFkBAADCBQAAAAA=&#10;">
                <v:fill on="t" focussize="0,0"/>
                <v:stroke on="f"/>
                <v:imagedata o:title=""/>
                <o:lock v:ext="edit" aspectratio="f"/>
                <v:textbox inset="0mm,0mm,0mm,0mm">
                  <w:txbxContent>
                    <w:p w14:paraId="7CF0592A">
                      <w:r>
                        <w:rPr>
                          <w:rFonts w:hint="eastAsia" w:ascii="楷体_GB2312" w:eastAsia="楷体_GB2312"/>
                          <w:szCs w:val="21"/>
                        </w:rPr>
                        <w:t>指定分包人</w:t>
                      </w:r>
                    </w:p>
                  </w:txbxContent>
                </v:textbox>
              </v:shape>
            </w:pict>
          </mc:Fallback>
        </mc:AlternateContent>
      </w:r>
      <w:r>
        <w:rPr>
          <w:color w:val="auto"/>
        </w:rPr>
        <w:t xml:space="preserve">6.2.2.2 </w:t>
      </w:r>
      <w:r>
        <w:rPr>
          <w:rFonts w:hint="eastAsia" w:ascii="Arial" w:hAnsi="Arial" w:cs="Arial"/>
          <w:color w:val="auto"/>
        </w:rPr>
        <w:t>所有指定分包人均由发包人选定或批准，除非另有规定，</w:t>
      </w:r>
      <w:r>
        <w:rPr>
          <w:rFonts w:hint="eastAsia" w:ascii="宋体" w:hAnsi="宋体"/>
          <w:color w:val="auto"/>
        </w:rPr>
        <w:t>指定</w:t>
      </w:r>
      <w:r>
        <w:rPr>
          <w:rFonts w:hint="eastAsia" w:ascii="Arial" w:hAnsi="Arial" w:cs="Arial"/>
          <w:color w:val="auto"/>
        </w:rPr>
        <w:t>分包合同由发包人、承包人和指定分包人三方签订，承包人</w:t>
      </w:r>
      <w:r>
        <w:rPr>
          <w:rFonts w:hint="eastAsia" w:ascii="Arial" w:hAnsi="Arial" w:cs="Arial"/>
          <w:color w:val="auto"/>
          <w:lang w:eastAsia="zh-CN"/>
        </w:rPr>
        <w:t>无权</w:t>
      </w:r>
      <w:r>
        <w:rPr>
          <w:rFonts w:hint="eastAsia" w:ascii="Arial" w:hAnsi="Arial" w:cs="Arial"/>
          <w:color w:val="auto"/>
        </w:rPr>
        <w:t>反对、或拒绝与指定分包人签订指定分包合同。</w:t>
      </w:r>
    </w:p>
    <w:p w14:paraId="0A025A05">
      <w:pPr>
        <w:pStyle w:val="51"/>
        <w:ind w:left="1017" w:leftChars="113" w:hanging="780" w:hangingChars="325"/>
        <w:rPr>
          <w:color w:val="auto"/>
          <w:lang w:eastAsia="zh-CN"/>
        </w:rPr>
      </w:pPr>
      <w:r>
        <w:rPr>
          <w:color w:val="auto"/>
          <w:lang w:val="en-US" w:eastAsia="zh-CN"/>
        </w:rPr>
        <mc:AlternateContent>
          <mc:Choice Requires="wps">
            <w:drawing>
              <wp:anchor distT="0" distB="0" distL="114300" distR="114300" simplePos="0" relativeHeight="251862016" behindDoc="0" locked="0" layoutInCell="1" allowOverlap="1">
                <wp:simplePos x="0" y="0"/>
                <wp:positionH relativeFrom="column">
                  <wp:posOffset>-786130</wp:posOffset>
                </wp:positionH>
                <wp:positionV relativeFrom="paragraph">
                  <wp:posOffset>5080</wp:posOffset>
                </wp:positionV>
                <wp:extent cx="737870" cy="1101090"/>
                <wp:effectExtent l="0" t="0" r="5080" b="5080"/>
                <wp:wrapNone/>
                <wp:docPr id="211" name="文本框 158"/>
                <wp:cNvGraphicFramePr/>
                <a:graphic xmlns:a="http://schemas.openxmlformats.org/drawingml/2006/main">
                  <a:graphicData uri="http://schemas.microsoft.com/office/word/2010/wordprocessingShape">
                    <wps:wsp>
                      <wps:cNvSpPr txBox="1">
                        <a:spLocks noChangeArrowheads="1"/>
                      </wps:cNvSpPr>
                      <wps:spPr bwMode="auto">
                        <a:xfrm>
                          <a:off x="0" y="0"/>
                          <a:ext cx="737870" cy="1101090"/>
                        </a:xfrm>
                        <a:prstGeom prst="rect">
                          <a:avLst/>
                        </a:prstGeom>
                        <a:solidFill>
                          <a:srgbClr val="FFFFFF"/>
                        </a:solidFill>
                        <a:ln>
                          <a:noFill/>
                        </a:ln>
                        <a:effectLst/>
                      </wps:spPr>
                      <wps:txbx>
                        <w:txbxContent>
                          <w:p w14:paraId="3ED8EA2F">
                            <w:pPr>
                              <w:jc w:val="left"/>
                            </w:pPr>
                            <w:r>
                              <w:rPr>
                                <w:rFonts w:hint="eastAsia" w:ascii="楷体_GB2312" w:eastAsia="楷体_GB2312"/>
                                <w:szCs w:val="21"/>
                              </w:rPr>
                              <w:t>承包人对指定分包人的管理和责任</w:t>
                            </w:r>
                          </w:p>
                        </w:txbxContent>
                      </wps:txbx>
                      <wps:bodyPr rot="0" vert="horz" wrap="square" lIns="0" tIns="0" rIns="0" bIns="0" anchor="t" anchorCtr="0" upright="1">
                        <a:noAutofit/>
                      </wps:bodyPr>
                    </wps:wsp>
                  </a:graphicData>
                </a:graphic>
              </wp:anchor>
            </w:drawing>
          </mc:Choice>
          <mc:Fallback>
            <w:pict>
              <v:shape id="文本框 158" o:spid="_x0000_s1026" o:spt="202" type="#_x0000_t202" style="position:absolute;left:0pt;margin-left:-61.9pt;margin-top:0.4pt;height:86.7pt;width:58.1pt;z-index:251862016;mso-width-relative:page;mso-height-relative:page;" fillcolor="#FFFFFF" filled="t" stroked="f" coordsize="21600,21600" o:gfxdata="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IhVgNgAAAAIAQAADwAAAAAAAAABACAAAAAiAAAAZHJzL2Rvd25yZXYueG1sUEsBAhQAFAAA&#10;AAgAh07iQMGksAUoAgAAQAQAAA4AAAAAAAAAAQAgAAAAJwEAAGRycy9lMm9Eb2MueG1sUEsFBgAA&#10;AAAGAAYAWQEAAMEFAAAAAA==&#10;">
                <v:fill on="t" focussize="0,0"/>
                <v:stroke on="f"/>
                <v:imagedata o:title=""/>
                <o:lock v:ext="edit" aspectratio="f"/>
                <v:textbox inset="0mm,0mm,0mm,0mm">
                  <w:txbxContent>
                    <w:p w14:paraId="3ED8EA2F">
                      <w:pPr>
                        <w:jc w:val="left"/>
                      </w:pPr>
                      <w:r>
                        <w:rPr>
                          <w:rFonts w:hint="eastAsia" w:ascii="楷体_GB2312" w:eastAsia="楷体_GB2312"/>
                          <w:szCs w:val="21"/>
                        </w:rPr>
                        <w:t>承包人对指定分包人的管理和责任</w:t>
                      </w:r>
                    </w:p>
                  </w:txbxContent>
                </v:textbox>
              </v:shape>
            </w:pict>
          </mc:Fallback>
        </mc:AlternateContent>
      </w:r>
      <w:r>
        <w:rPr>
          <w:color w:val="auto"/>
        </w:rPr>
        <w:t xml:space="preserve">6.2.2.3 </w:t>
      </w:r>
      <w:r>
        <w:rPr>
          <w:rFonts w:hint="eastAsia" w:ascii="宋体" w:hAnsi="宋体"/>
          <w:color w:val="auto"/>
        </w:rPr>
        <w:t>承包人须将指定分包人等同视为自行分包人一般进行管理，就施工质量、进度、安全、文明施工等现场协调、配合、管理向发包人全面负责，保证按合同约定执行完成承包内容</w:t>
      </w:r>
      <w:r>
        <w:rPr>
          <w:rFonts w:hint="eastAsia" w:ascii="宋体" w:hAnsi="宋体"/>
          <w:color w:val="auto"/>
          <w:lang w:eastAsia="zh-CN"/>
        </w:rPr>
        <w:t>，</w:t>
      </w:r>
      <w:r>
        <w:rPr>
          <w:rFonts w:hint="eastAsia" w:ascii="宋体" w:hAnsi="宋体"/>
          <w:color w:val="auto"/>
        </w:rPr>
        <w:t>同时承包人需约束管理指定分包人服从总承包人管理</w:t>
      </w:r>
      <w:r>
        <w:rPr>
          <w:rFonts w:hint="eastAsia" w:ascii="宋体" w:hAnsi="宋体"/>
          <w:color w:val="auto"/>
          <w:lang w:eastAsia="zh-CN"/>
        </w:rPr>
        <w:t>。</w:t>
      </w:r>
    </w:p>
    <w:p w14:paraId="174436FA">
      <w:pPr>
        <w:pStyle w:val="51"/>
        <w:ind w:left="1018" w:leftChars="485"/>
        <w:rPr>
          <w:rFonts w:ascii="宋体" w:hAnsi="宋体"/>
          <w:color w:val="auto"/>
        </w:rPr>
      </w:pPr>
      <w:r>
        <w:rPr>
          <w:rFonts w:hint="eastAsia" w:ascii="宋体" w:hAnsi="宋体"/>
          <w:color w:val="auto"/>
        </w:rPr>
        <w:t>指定分包人及其雇员或代理人的任何错误、疏忽、遗漏、失职或其他违约行为并不能免除承包人对发包人应负的责任。</w:t>
      </w:r>
    </w:p>
    <w:p w14:paraId="2EFDE166">
      <w:pPr>
        <w:pStyle w:val="51"/>
        <w:ind w:left="1018" w:leftChars="485"/>
        <w:rPr>
          <w:rFonts w:ascii="宋体" w:hAnsi="宋体"/>
          <w:color w:val="auto"/>
        </w:rPr>
      </w:pPr>
      <w:r>
        <w:rPr>
          <w:rFonts w:hint="eastAsia" w:ascii="宋体" w:hAnsi="宋体"/>
          <w:color w:val="auto"/>
        </w:rPr>
        <w:t>承包人须向指定分包人</w:t>
      </w:r>
      <w:r>
        <w:rPr>
          <w:rFonts w:ascii="宋体" w:hAnsi="宋体"/>
          <w:color w:val="auto"/>
        </w:rPr>
        <w:t>免费提供现场一般性</w:t>
      </w:r>
      <w:r>
        <w:rPr>
          <w:rFonts w:hint="eastAsia" w:ascii="宋体" w:hAnsi="宋体"/>
          <w:color w:val="auto"/>
        </w:rPr>
        <w:t>临时</w:t>
      </w:r>
      <w:r>
        <w:rPr>
          <w:rFonts w:ascii="宋体" w:hAnsi="宋体"/>
          <w:color w:val="auto"/>
        </w:rPr>
        <w:t>设施及</w:t>
      </w:r>
      <w:r>
        <w:rPr>
          <w:rFonts w:hint="eastAsia" w:ascii="宋体" w:hAnsi="宋体"/>
          <w:color w:val="auto"/>
        </w:rPr>
        <w:t>配合照管</w:t>
      </w:r>
      <w:r>
        <w:rPr>
          <w:rFonts w:ascii="宋体" w:hAnsi="宋体"/>
          <w:color w:val="auto"/>
        </w:rPr>
        <w:t>，包括</w:t>
      </w:r>
      <w:r>
        <w:rPr>
          <w:rFonts w:hint="eastAsia" w:ascii="宋体" w:hAnsi="宋体"/>
          <w:color w:val="auto"/>
        </w:rPr>
        <w:t>但不限于以</w:t>
      </w:r>
      <w:r>
        <w:rPr>
          <w:rFonts w:ascii="宋体" w:hAnsi="宋体"/>
          <w:color w:val="auto"/>
        </w:rPr>
        <w:t>下各项:</w:t>
      </w:r>
    </w:p>
    <w:p w14:paraId="5CBCD1F5">
      <w:pPr>
        <w:autoSpaceDE w:val="0"/>
        <w:autoSpaceDN w:val="0"/>
        <w:spacing w:line="360" w:lineRule="auto"/>
        <w:ind w:left="1557" w:leftChars="513" w:hanging="480" w:hangingChars="200"/>
        <w:rPr>
          <w:rFonts w:ascii="宋体" w:hAnsi="宋体"/>
          <w:color w:val="auto"/>
          <w:sz w:val="24"/>
        </w:rPr>
      </w:pPr>
      <w:r>
        <w:rPr>
          <w:rFonts w:hint="eastAsia" w:ascii="宋体" w:hAnsi="宋体"/>
          <w:color w:val="auto"/>
          <w:sz w:val="24"/>
        </w:rPr>
        <w:t>（1）提供</w:t>
      </w:r>
      <w:r>
        <w:rPr>
          <w:rFonts w:ascii="宋体" w:hAnsi="宋体"/>
          <w:color w:val="auto"/>
          <w:sz w:val="24"/>
        </w:rPr>
        <w:t>承包人已建于现场的任何</w:t>
      </w:r>
      <w:r>
        <w:rPr>
          <w:rFonts w:hint="eastAsia" w:ascii="宋体" w:hAnsi="宋体"/>
          <w:color w:val="auto"/>
          <w:sz w:val="24"/>
        </w:rPr>
        <w:t>施工临时设施。</w:t>
      </w:r>
    </w:p>
    <w:p w14:paraId="52CF7DEB">
      <w:pPr>
        <w:autoSpaceDE w:val="0"/>
        <w:autoSpaceDN w:val="0"/>
        <w:spacing w:line="360" w:lineRule="auto"/>
        <w:ind w:left="1557" w:leftChars="513" w:hanging="480" w:hangingChars="200"/>
        <w:rPr>
          <w:rFonts w:ascii="宋体" w:hAnsi="宋体"/>
          <w:color w:val="auto"/>
          <w:sz w:val="24"/>
        </w:rPr>
      </w:pPr>
      <w:r>
        <w:rPr>
          <w:rFonts w:hint="eastAsia" w:ascii="宋体" w:hAnsi="宋体"/>
          <w:color w:val="auto"/>
          <w:sz w:val="24"/>
        </w:rPr>
        <w:t>（2）提供施工用水、电</w:t>
      </w:r>
      <w:r>
        <w:rPr>
          <w:rFonts w:ascii="宋体" w:hAnsi="宋体"/>
          <w:color w:val="auto"/>
          <w:sz w:val="24"/>
        </w:rPr>
        <w:t>接驳点</w:t>
      </w:r>
      <w:r>
        <w:rPr>
          <w:rFonts w:hint="eastAsia" w:ascii="宋体" w:hAnsi="宋体"/>
          <w:color w:val="auto"/>
          <w:sz w:val="24"/>
        </w:rPr>
        <w:t>，除非专用条款另有规定，指定分包人的用水、用电相关接驳费用均由各指定分包人自行承担。</w:t>
      </w:r>
      <w:r>
        <w:rPr>
          <w:rFonts w:hint="eastAsia"/>
          <w:color w:val="auto"/>
          <w:sz w:val="24"/>
        </w:rPr>
        <w:t>指定分包人用水、用电费由承包人全部承担，如承包人再向指定分包人收取费用，</w:t>
      </w:r>
      <w:r>
        <w:rPr>
          <w:rFonts w:hint="eastAsia"/>
          <w:color w:val="auto"/>
        </w:rPr>
        <w:t>则</w:t>
      </w:r>
      <w:r>
        <w:rPr>
          <w:rFonts w:hint="eastAsia"/>
          <w:color w:val="auto"/>
          <w:sz w:val="24"/>
        </w:rPr>
        <w:t>发包人有权依据违约条款对承包人进行罚款。</w:t>
      </w:r>
    </w:p>
    <w:p w14:paraId="7D1E7902">
      <w:pPr>
        <w:autoSpaceDE w:val="0"/>
        <w:autoSpaceDN w:val="0"/>
        <w:spacing w:line="360" w:lineRule="auto"/>
        <w:ind w:left="1557" w:leftChars="513" w:hanging="480" w:hangingChars="200"/>
        <w:rPr>
          <w:rFonts w:ascii="宋体" w:hAnsi="宋体"/>
          <w:color w:val="auto"/>
          <w:sz w:val="24"/>
        </w:rPr>
      </w:pPr>
      <w:r>
        <w:rPr>
          <w:rFonts w:ascii="宋体" w:hAnsi="宋体"/>
          <w:color w:val="auto"/>
          <w:sz w:val="24"/>
        </w:rPr>
        <w:t>(</w:t>
      </w:r>
      <w:r>
        <w:rPr>
          <w:rFonts w:hint="eastAsia" w:ascii="宋体" w:hAnsi="宋体"/>
          <w:color w:val="auto"/>
          <w:sz w:val="24"/>
        </w:rPr>
        <w:t>3</w:t>
      </w:r>
      <w:r>
        <w:rPr>
          <w:rFonts w:ascii="宋体" w:hAnsi="宋体"/>
          <w:color w:val="auto"/>
          <w:sz w:val="24"/>
        </w:rPr>
        <w:t>)</w:t>
      </w:r>
      <w:r>
        <w:rPr>
          <w:rFonts w:ascii="宋体" w:hAnsi="宋体"/>
          <w:color w:val="auto"/>
          <w:sz w:val="24"/>
        </w:rPr>
        <w:tab/>
      </w:r>
      <w:r>
        <w:rPr>
          <w:rFonts w:hint="eastAsia" w:ascii="宋体" w:hAnsi="宋体"/>
          <w:color w:val="auto"/>
          <w:sz w:val="24"/>
        </w:rPr>
        <w:t>配合发包人，为指定分包人进场施工提供方便。</w:t>
      </w:r>
    </w:p>
    <w:p w14:paraId="15153D5C">
      <w:pPr>
        <w:autoSpaceDE w:val="0"/>
        <w:autoSpaceDN w:val="0"/>
        <w:spacing w:line="360" w:lineRule="auto"/>
        <w:ind w:left="1557" w:leftChars="513" w:hanging="480" w:hangingChars="200"/>
        <w:rPr>
          <w:rFonts w:ascii="宋体" w:hAnsi="宋体"/>
          <w:color w:val="auto"/>
          <w:sz w:val="24"/>
        </w:rPr>
      </w:pPr>
      <w:r>
        <w:rPr>
          <w:rFonts w:ascii="宋体" w:hAnsi="宋体"/>
          <w:color w:val="auto"/>
          <w:sz w:val="24"/>
        </w:rPr>
        <w:t>(</w:t>
      </w:r>
      <w:r>
        <w:rPr>
          <w:rFonts w:hint="eastAsia" w:ascii="宋体" w:hAnsi="宋体"/>
          <w:color w:val="auto"/>
          <w:sz w:val="24"/>
        </w:rPr>
        <w:t>4</w:t>
      </w:r>
      <w:r>
        <w:rPr>
          <w:rFonts w:ascii="宋体" w:hAnsi="宋体"/>
          <w:color w:val="auto"/>
          <w:sz w:val="24"/>
        </w:rPr>
        <w:t>)</w:t>
      </w:r>
      <w:r>
        <w:rPr>
          <w:rFonts w:ascii="宋体" w:hAnsi="宋体"/>
          <w:color w:val="auto"/>
          <w:sz w:val="24"/>
        </w:rPr>
        <w:tab/>
      </w:r>
      <w:r>
        <w:rPr>
          <w:rFonts w:hint="eastAsia" w:ascii="宋体" w:hAnsi="宋体"/>
          <w:color w:val="auto"/>
          <w:sz w:val="24"/>
        </w:rPr>
        <w:t>对指定分包人提出施工进度要求，并监督其执行；负责指定分包分项工程验收和竣工验收。</w:t>
      </w:r>
    </w:p>
    <w:p w14:paraId="6ADFC12B">
      <w:pPr>
        <w:autoSpaceDE w:val="0"/>
        <w:autoSpaceDN w:val="0"/>
        <w:spacing w:line="360" w:lineRule="auto"/>
        <w:ind w:left="1557" w:leftChars="513" w:hanging="480" w:hangingChars="200"/>
        <w:rPr>
          <w:rFonts w:ascii="宋体" w:hAnsi="宋体"/>
          <w:color w:val="auto"/>
          <w:sz w:val="24"/>
        </w:rPr>
      </w:pPr>
      <w:r>
        <w:rPr>
          <w:rFonts w:hint="eastAsia"/>
          <w:color w:val="auto"/>
          <w:sz w:val="24"/>
        </w:rPr>
        <w:t>以上内容仅为概括性描述，具体内容详见本合同相关条款。</w:t>
      </w:r>
    </w:p>
    <w:p w14:paraId="25028B27">
      <w:pPr>
        <w:pStyle w:val="51"/>
        <w:ind w:left="1017" w:leftChars="113" w:hanging="780" w:hangingChars="325"/>
        <w:rPr>
          <w:color w:val="auto"/>
        </w:rPr>
      </w:pPr>
      <w:r>
        <w:rPr>
          <w:color w:val="auto"/>
          <w:lang w:val="en-US" w:eastAsia="zh-CN"/>
        </w:rPr>
        <mc:AlternateContent>
          <mc:Choice Requires="wps">
            <w:drawing>
              <wp:anchor distT="0" distB="0" distL="114300" distR="114300" simplePos="0" relativeHeight="251865088" behindDoc="0" locked="0" layoutInCell="1" allowOverlap="1">
                <wp:simplePos x="0" y="0"/>
                <wp:positionH relativeFrom="column">
                  <wp:posOffset>-720090</wp:posOffset>
                </wp:positionH>
                <wp:positionV relativeFrom="paragraph">
                  <wp:posOffset>53975</wp:posOffset>
                </wp:positionV>
                <wp:extent cx="737870" cy="687070"/>
                <wp:effectExtent l="0" t="0" r="5080" b="6350"/>
                <wp:wrapNone/>
                <wp:docPr id="214" name="文本框 157"/>
                <wp:cNvGraphicFramePr/>
                <a:graphic xmlns:a="http://schemas.openxmlformats.org/drawingml/2006/main">
                  <a:graphicData uri="http://schemas.microsoft.com/office/word/2010/wordprocessingShape">
                    <wps:wsp>
                      <wps:cNvSpPr txBox="1">
                        <a:spLocks noChangeArrowheads="1"/>
                      </wps:cNvSpPr>
                      <wps:spPr bwMode="auto">
                        <a:xfrm>
                          <a:off x="0" y="0"/>
                          <a:ext cx="737870" cy="687070"/>
                        </a:xfrm>
                        <a:prstGeom prst="rect">
                          <a:avLst/>
                        </a:prstGeom>
                        <a:solidFill>
                          <a:srgbClr val="FFFFFF"/>
                        </a:solidFill>
                        <a:ln>
                          <a:noFill/>
                        </a:ln>
                        <a:effectLst/>
                      </wps:spPr>
                      <wps:txbx>
                        <w:txbxContent>
                          <w:p w14:paraId="7902C8CA">
                            <w:pPr>
                              <w:jc w:val="left"/>
                              <w:rPr>
                                <w:rFonts w:ascii="楷体_GB2312" w:eastAsia="楷体_GB2312"/>
                                <w:szCs w:val="21"/>
                              </w:rPr>
                            </w:pPr>
                            <w:r>
                              <w:rPr>
                                <w:rFonts w:hint="eastAsia" w:ascii="楷体_GB2312" w:eastAsia="楷体_GB2312"/>
                                <w:szCs w:val="21"/>
                              </w:rPr>
                              <w:t>总包配合管理费</w:t>
                            </w:r>
                          </w:p>
                          <w:p w14:paraId="7ADDD7ED">
                            <w:pPr>
                              <w:rPr>
                                <w:rFonts w:ascii="楷体_GB2312" w:eastAsia="楷体_GB2312"/>
                                <w:szCs w:val="21"/>
                              </w:rPr>
                            </w:pPr>
                          </w:p>
                          <w:p w14:paraId="2BB1AAB1"/>
                        </w:txbxContent>
                      </wps:txbx>
                      <wps:bodyPr rot="0" vert="horz" wrap="square" lIns="0" tIns="0" rIns="0" bIns="0" anchor="t" anchorCtr="0" upright="1">
                        <a:noAutofit/>
                      </wps:bodyPr>
                    </wps:wsp>
                  </a:graphicData>
                </a:graphic>
              </wp:anchor>
            </w:drawing>
          </mc:Choice>
          <mc:Fallback>
            <w:pict>
              <v:shape id="文本框 157" o:spid="_x0000_s1026" o:spt="202" type="#_x0000_t202" style="position:absolute;left:0pt;margin-left:-56.7pt;margin-top:4.25pt;height:54.1pt;width:58.1pt;z-index:251865088;mso-width-relative:page;mso-height-relative:page;" fillcolor="#FFFFFF" filled="t" stroked="f" coordsize="21600,21600" o:gfxdata="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E&#10;ntFS1wAAAAgBAAAPAAAAAAAAAAEAIAAAACIAAABkcnMvZG93bnJldi54bWxQSwECFAAUAAAACACH&#10;TuJArkIUUSUCAAA/BAAADgAAAAAAAAABACAAAAAmAQAAZHJzL2Uyb0RvYy54bWxQSwUGAAAAAAYA&#10;BgBZAQAAvQUAAAAA&#10;">
                <v:fill on="t" focussize="0,0"/>
                <v:stroke on="f"/>
                <v:imagedata o:title=""/>
                <o:lock v:ext="edit" aspectratio="f"/>
                <v:textbox inset="0mm,0mm,0mm,0mm">
                  <w:txbxContent>
                    <w:p w14:paraId="7902C8CA">
                      <w:pPr>
                        <w:jc w:val="left"/>
                        <w:rPr>
                          <w:rFonts w:ascii="楷体_GB2312" w:eastAsia="楷体_GB2312"/>
                          <w:szCs w:val="21"/>
                        </w:rPr>
                      </w:pPr>
                      <w:r>
                        <w:rPr>
                          <w:rFonts w:hint="eastAsia" w:ascii="楷体_GB2312" w:eastAsia="楷体_GB2312"/>
                          <w:szCs w:val="21"/>
                        </w:rPr>
                        <w:t>总包配合管理费</w:t>
                      </w:r>
                    </w:p>
                    <w:p w14:paraId="7ADDD7ED">
                      <w:pPr>
                        <w:rPr>
                          <w:rFonts w:ascii="楷体_GB2312" w:eastAsia="楷体_GB2312"/>
                          <w:szCs w:val="21"/>
                        </w:rPr>
                      </w:pPr>
                    </w:p>
                    <w:p w14:paraId="2BB1AAB1"/>
                  </w:txbxContent>
                </v:textbox>
              </v:shape>
            </w:pict>
          </mc:Fallback>
        </mc:AlternateContent>
      </w:r>
      <w:r>
        <w:rPr>
          <w:color w:val="auto"/>
        </w:rPr>
        <w:t xml:space="preserve">6.2.2.4 </w:t>
      </w:r>
      <w:r>
        <w:rPr>
          <w:rFonts w:hint="eastAsia" w:ascii="宋体" w:hAnsi="宋体"/>
          <w:color w:val="auto"/>
        </w:rPr>
        <w:t>本</w:t>
      </w:r>
      <w:r>
        <w:rPr>
          <w:color w:val="auto"/>
        </w:rPr>
        <w:t>合同</w:t>
      </w:r>
      <w:r>
        <w:rPr>
          <w:rFonts w:hint="eastAsia"/>
          <w:color w:val="auto"/>
        </w:rPr>
        <w:t>价款</w:t>
      </w:r>
      <w:r>
        <w:rPr>
          <w:color w:val="auto"/>
        </w:rPr>
        <w:t>中已经包含</w:t>
      </w:r>
      <w:r>
        <w:rPr>
          <w:rFonts w:hint="eastAsia"/>
          <w:color w:val="auto"/>
        </w:rPr>
        <w:t>合同相关条款中规定</w:t>
      </w:r>
      <w:r>
        <w:rPr>
          <w:color w:val="auto"/>
        </w:rPr>
        <w:t>承包</w:t>
      </w:r>
      <w:r>
        <w:rPr>
          <w:rFonts w:hint="eastAsia"/>
          <w:color w:val="auto"/>
        </w:rPr>
        <w:t>人</w:t>
      </w:r>
      <w:r>
        <w:rPr>
          <w:color w:val="auto"/>
        </w:rPr>
        <w:t>对指定分包人的管理、协调、服务、配合、照管以及本合同中规定的其他责任和义务所需的费用。此类费用是固定包</w:t>
      </w:r>
      <w:r>
        <w:rPr>
          <w:rFonts w:hint="eastAsia"/>
          <w:color w:val="auto"/>
        </w:rPr>
        <w:t>干</w:t>
      </w:r>
      <w:r>
        <w:rPr>
          <w:color w:val="auto"/>
        </w:rPr>
        <w:t>的，分包人在进场时</w:t>
      </w:r>
      <w:r>
        <w:rPr>
          <w:rFonts w:hint="eastAsia"/>
          <w:color w:val="auto"/>
        </w:rPr>
        <w:t>无需再</w:t>
      </w:r>
      <w:r>
        <w:rPr>
          <w:color w:val="auto"/>
        </w:rPr>
        <w:t>向承包人交纳</w:t>
      </w:r>
      <w:r>
        <w:rPr>
          <w:rFonts w:hint="eastAsia"/>
          <w:color w:val="auto"/>
        </w:rPr>
        <w:t>，同时也</w:t>
      </w:r>
      <w:r>
        <w:rPr>
          <w:color w:val="auto"/>
        </w:rPr>
        <w:t>不会随指定分包工程的实际合同金额的情况而调整，也不会随指定分包工程的合并或</w:t>
      </w:r>
      <w:r>
        <w:rPr>
          <w:rFonts w:hint="eastAsia"/>
          <w:color w:val="auto"/>
        </w:rPr>
        <w:t>拆</w:t>
      </w:r>
      <w:r>
        <w:rPr>
          <w:color w:val="auto"/>
        </w:rPr>
        <w:t>分而调整。但如果在施工过程中，承包人未履行约定的义务，发包人有权从应付给承包人的工程款中扣除该笔费用。</w:t>
      </w:r>
    </w:p>
    <w:p w14:paraId="6DA12CCF">
      <w:pPr>
        <w:pStyle w:val="51"/>
        <w:ind w:left="956" w:leftChars="438" w:hanging="36" w:hangingChars="15"/>
        <w:rPr>
          <w:color w:val="auto"/>
        </w:rPr>
      </w:pPr>
      <w:r>
        <w:rPr>
          <w:color w:val="auto"/>
        </w:rPr>
        <w:t>承包</w:t>
      </w:r>
      <w:r>
        <w:rPr>
          <w:rFonts w:hint="eastAsia"/>
          <w:color w:val="auto"/>
        </w:rPr>
        <w:t>人</w:t>
      </w:r>
      <w:r>
        <w:rPr>
          <w:color w:val="auto"/>
        </w:rPr>
        <w:t>不得以任何手段、借口或理由向指定分包人再行收取与指定分包</w:t>
      </w:r>
      <w:r>
        <w:rPr>
          <w:rFonts w:hint="eastAsia"/>
          <w:color w:val="auto"/>
        </w:rPr>
        <w:t>工程</w:t>
      </w:r>
      <w:r>
        <w:rPr>
          <w:color w:val="auto"/>
        </w:rPr>
        <w:t>有关的、承包</w:t>
      </w:r>
      <w:r>
        <w:rPr>
          <w:rFonts w:hint="eastAsia"/>
          <w:color w:val="auto"/>
        </w:rPr>
        <w:t>人</w:t>
      </w:r>
      <w:r>
        <w:rPr>
          <w:color w:val="auto"/>
        </w:rPr>
        <w:t>履行本合同约定的责任和义务有关的费用。</w:t>
      </w:r>
    </w:p>
    <w:p w14:paraId="5B40F2A4">
      <w:pPr>
        <w:pStyle w:val="51"/>
        <w:ind w:left="934" w:leftChars="439" w:hanging="12" w:hangingChars="5"/>
        <w:rPr>
          <w:rFonts w:ascii="宋体" w:hAnsi="宋体"/>
          <w:color w:val="auto"/>
        </w:rPr>
      </w:pPr>
      <w:r>
        <w:rPr>
          <w:color w:val="auto"/>
          <w:lang w:val="en-US" w:eastAsia="zh-CN"/>
        </w:rPr>
        <mc:AlternateContent>
          <mc:Choice Requires="wps">
            <w:drawing>
              <wp:anchor distT="0" distB="0" distL="114300" distR="114300" simplePos="0" relativeHeight="251863040" behindDoc="0" locked="0" layoutInCell="1" allowOverlap="1">
                <wp:simplePos x="0" y="0"/>
                <wp:positionH relativeFrom="column">
                  <wp:posOffset>-774065</wp:posOffset>
                </wp:positionH>
                <wp:positionV relativeFrom="paragraph">
                  <wp:posOffset>619760</wp:posOffset>
                </wp:positionV>
                <wp:extent cx="791845" cy="419100"/>
                <wp:effectExtent l="0" t="0" r="635" b="1905"/>
                <wp:wrapNone/>
                <wp:docPr id="212" name="文本框 156"/>
                <wp:cNvGraphicFramePr/>
                <a:graphic xmlns:a="http://schemas.openxmlformats.org/drawingml/2006/main">
                  <a:graphicData uri="http://schemas.microsoft.com/office/word/2010/wordprocessingShape">
                    <wps:wsp>
                      <wps:cNvSpPr txBox="1">
                        <a:spLocks noChangeArrowheads="1"/>
                      </wps:cNvSpPr>
                      <wps:spPr bwMode="auto">
                        <a:xfrm>
                          <a:off x="0" y="0"/>
                          <a:ext cx="791845" cy="419100"/>
                        </a:xfrm>
                        <a:prstGeom prst="rect">
                          <a:avLst/>
                        </a:prstGeom>
                        <a:solidFill>
                          <a:srgbClr val="FFFFFF"/>
                        </a:solidFill>
                        <a:ln>
                          <a:noFill/>
                        </a:ln>
                        <a:effectLst/>
                      </wps:spPr>
                      <wps:txbx>
                        <w:txbxContent>
                          <w:p w14:paraId="1C2B3896">
                            <w:pPr>
                              <w:jc w:val="left"/>
                            </w:pPr>
                            <w:r>
                              <w:rPr>
                                <w:rFonts w:hint="eastAsia" w:ascii="楷体_GB2312" w:eastAsia="楷体_GB2312"/>
                                <w:szCs w:val="21"/>
                              </w:rPr>
                              <w:t>指定分包合同签署审核</w:t>
                            </w:r>
                          </w:p>
                        </w:txbxContent>
                      </wps:txbx>
                      <wps:bodyPr rot="0" vert="horz" wrap="square" lIns="0" tIns="0" rIns="0" bIns="0" anchor="t" anchorCtr="0" upright="1">
                        <a:noAutofit/>
                      </wps:bodyPr>
                    </wps:wsp>
                  </a:graphicData>
                </a:graphic>
              </wp:anchor>
            </w:drawing>
          </mc:Choice>
          <mc:Fallback>
            <w:pict>
              <v:shape id="文本框 156" o:spid="_x0000_s1026" o:spt="202" type="#_x0000_t202" style="position:absolute;left:0pt;margin-left:-60.95pt;margin-top:48.8pt;height:33pt;width:62.35pt;z-index:251863040;mso-width-relative:page;mso-height-relative:page;" fillcolor="#FFFFFF" filled="t" stroked="f" coordsize="21600,21600" o:gfxdata="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f9Lmc2AAAAAkBAAAPAAAAAAAAAAEAIAAAACIAAABkcnMvZG93bnJldi54bWxQSwECFAAU&#10;AAAACACHTuJAb9k6cyoCAAA/BAAADgAAAAAAAAABACAAAAAnAQAAZHJzL2Uyb0RvYy54bWxQSwUG&#10;AAAAAAYABgBZAQAAwwUAAAAA&#10;">
                <v:fill on="t" focussize="0,0"/>
                <v:stroke on="f"/>
                <v:imagedata o:title=""/>
                <o:lock v:ext="edit" aspectratio="f"/>
                <v:textbox inset="0mm,0mm,0mm,0mm">
                  <w:txbxContent>
                    <w:p w14:paraId="1C2B3896">
                      <w:pPr>
                        <w:jc w:val="left"/>
                      </w:pPr>
                      <w:r>
                        <w:rPr>
                          <w:rFonts w:hint="eastAsia" w:ascii="楷体_GB2312" w:eastAsia="楷体_GB2312"/>
                          <w:szCs w:val="21"/>
                        </w:rPr>
                        <w:t>指定分包合同签署审核</w:t>
                      </w:r>
                    </w:p>
                  </w:txbxContent>
                </v:textbox>
              </v:shape>
            </w:pict>
          </mc:Fallback>
        </mc:AlternateContent>
      </w:r>
      <w:r>
        <w:rPr>
          <w:color w:val="auto"/>
        </w:rPr>
        <w:t>承包人施工过程中不得以费用不合理为由要求增加费用或是拒绝履行相关条款。</w:t>
      </w:r>
    </w:p>
    <w:p w14:paraId="65A957B7">
      <w:pPr>
        <w:pStyle w:val="51"/>
        <w:tabs>
          <w:tab w:val="left" w:pos="426"/>
          <w:tab w:val="left" w:pos="900"/>
        </w:tabs>
        <w:spacing w:after="0"/>
        <w:ind w:firstLine="240" w:firstLineChars="100"/>
        <w:rPr>
          <w:rFonts w:ascii="宋体" w:hAnsi="宋体"/>
          <w:color w:val="auto"/>
        </w:rPr>
      </w:pPr>
      <w:r>
        <w:rPr>
          <w:color w:val="auto"/>
        </w:rPr>
        <w:t xml:space="preserve">6.2.2.5 </w:t>
      </w:r>
      <w:r>
        <w:rPr>
          <w:rFonts w:hint="eastAsia" w:ascii="宋体" w:hAnsi="宋体"/>
          <w:color w:val="auto"/>
        </w:rPr>
        <w:t>指定分包合同需由发包人提供或审核后方可签署生效。</w:t>
      </w:r>
    </w:p>
    <w:p w14:paraId="2C96F507">
      <w:pPr>
        <w:pStyle w:val="51"/>
        <w:spacing w:after="0"/>
        <w:ind w:left="1199" w:leftChars="114" w:hanging="960" w:hangingChars="400"/>
        <w:rPr>
          <w:color w:val="auto"/>
        </w:rPr>
      </w:pPr>
      <w:r>
        <w:rPr>
          <w:color w:val="auto"/>
          <w:lang w:val="en-US" w:eastAsia="zh-CN"/>
        </w:rPr>
        <mc:AlternateContent>
          <mc:Choice Requires="wps">
            <w:drawing>
              <wp:anchor distT="0" distB="0" distL="114300" distR="114300" simplePos="0" relativeHeight="251864064" behindDoc="0" locked="0" layoutInCell="1" allowOverlap="1">
                <wp:simplePos x="0" y="0"/>
                <wp:positionH relativeFrom="column">
                  <wp:posOffset>-756285</wp:posOffset>
                </wp:positionH>
                <wp:positionV relativeFrom="paragraph">
                  <wp:posOffset>125095</wp:posOffset>
                </wp:positionV>
                <wp:extent cx="774065" cy="208280"/>
                <wp:effectExtent l="0" t="0" r="1905" b="6350"/>
                <wp:wrapNone/>
                <wp:docPr id="213" name="文本框 155"/>
                <wp:cNvGraphicFramePr/>
                <a:graphic xmlns:a="http://schemas.openxmlformats.org/drawingml/2006/main">
                  <a:graphicData uri="http://schemas.microsoft.com/office/word/2010/wordprocessingShape">
                    <wps:wsp>
                      <wps:cNvSpPr txBox="1">
                        <a:spLocks noChangeArrowheads="1"/>
                      </wps:cNvSpPr>
                      <wps:spPr bwMode="auto">
                        <a:xfrm>
                          <a:off x="0" y="0"/>
                          <a:ext cx="774065" cy="208280"/>
                        </a:xfrm>
                        <a:prstGeom prst="rect">
                          <a:avLst/>
                        </a:prstGeom>
                        <a:solidFill>
                          <a:srgbClr val="FFFFFF"/>
                        </a:solidFill>
                        <a:ln>
                          <a:noFill/>
                        </a:ln>
                        <a:effectLst/>
                      </wps:spPr>
                      <wps:txbx>
                        <w:txbxContent>
                          <w:p w14:paraId="7E5B87D9">
                            <w:pPr>
                              <w:jc w:val="left"/>
                            </w:pPr>
                            <w:r>
                              <w:rPr>
                                <w:rFonts w:hint="eastAsia" w:ascii="楷体_GB2312" w:eastAsia="楷体_GB2312"/>
                                <w:szCs w:val="21"/>
                              </w:rPr>
                              <w:t>其它约定</w:t>
                            </w:r>
                          </w:p>
                        </w:txbxContent>
                      </wps:txbx>
                      <wps:bodyPr rot="0" vert="horz" wrap="square" lIns="0" tIns="0" rIns="0" bIns="0" anchor="t" anchorCtr="0" upright="1">
                        <a:noAutofit/>
                      </wps:bodyPr>
                    </wps:wsp>
                  </a:graphicData>
                </a:graphic>
              </wp:anchor>
            </w:drawing>
          </mc:Choice>
          <mc:Fallback>
            <w:pict>
              <v:shape id="文本框 155" o:spid="_x0000_s1026" o:spt="202" type="#_x0000_t202" style="position:absolute;left:0pt;margin-left:-59.55pt;margin-top:9.85pt;height:16.4pt;width:60.95pt;z-index:251864064;mso-width-relative:page;mso-height-relative:page;" fillcolor="#FFFFFF" filled="t" stroked="f" coordsize="21600,21600" o:gfxdata="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OhrOfXAAAACAEAAA8AAAAAAAAAAQAgAAAAIgAAAGRycy9kb3ducmV2LnhtbFBLAQIUABQA&#10;AAAIAIdO4kCho/F6KgIAAD8EAAAOAAAAAAAAAAEAIAAAACYBAABkcnMvZTJvRG9jLnhtbFBLBQYA&#10;AAAABgAGAFkBAADCBQAAAAA=&#10;">
                <v:fill on="t" focussize="0,0"/>
                <v:stroke on="f"/>
                <v:imagedata o:title=""/>
                <o:lock v:ext="edit" aspectratio="f"/>
                <v:textbox inset="0mm,0mm,0mm,0mm">
                  <w:txbxContent>
                    <w:p w14:paraId="7E5B87D9">
                      <w:pPr>
                        <w:jc w:val="left"/>
                      </w:pPr>
                      <w:r>
                        <w:rPr>
                          <w:rFonts w:hint="eastAsia" w:ascii="楷体_GB2312" w:eastAsia="楷体_GB2312"/>
                          <w:szCs w:val="21"/>
                        </w:rPr>
                        <w:t>其它约定</w:t>
                      </w:r>
                    </w:p>
                  </w:txbxContent>
                </v:textbox>
              </v:shape>
            </w:pict>
          </mc:Fallback>
        </mc:AlternateContent>
      </w:r>
      <w:r>
        <w:rPr>
          <w:color w:val="auto"/>
        </w:rPr>
        <w:t>6.2.2.</w:t>
      </w:r>
      <w:r>
        <w:rPr>
          <w:rFonts w:hint="eastAsia"/>
          <w:color w:val="auto"/>
        </w:rPr>
        <w:t>6</w:t>
      </w:r>
      <w:r>
        <w:rPr>
          <w:rFonts w:hint="eastAsia" w:ascii="宋体" w:hAnsi="宋体"/>
          <w:color w:val="auto"/>
        </w:rPr>
        <w:t xml:space="preserve"> 承包人还须严格按照专用条款的各项约定承担管理和配合责任。</w:t>
      </w:r>
    </w:p>
    <w:bookmarkEnd w:id="532"/>
    <w:bookmarkEnd w:id="533"/>
    <w:p w14:paraId="3642D673">
      <w:pPr>
        <w:pStyle w:val="50"/>
        <w:numPr>
          <w:ilvl w:val="0"/>
          <w:numId w:val="0"/>
        </w:numPr>
        <w:spacing w:before="120" w:after="120" w:line="360" w:lineRule="auto"/>
        <w:rPr>
          <w:color w:val="auto"/>
          <w:szCs w:val="24"/>
        </w:rPr>
      </w:pPr>
      <w:bookmarkStart w:id="537" w:name="_Toc144869903"/>
      <w:bookmarkStart w:id="538" w:name="_Toc122080282"/>
      <w:bookmarkStart w:id="539" w:name="_Toc8833179"/>
      <w:bookmarkStart w:id="540" w:name="_Toc357434452"/>
      <w:r>
        <w:rPr>
          <w:color w:val="auto"/>
        </w:rPr>
        <mc:AlternateContent>
          <mc:Choice Requires="wps">
            <w:drawing>
              <wp:anchor distT="0" distB="0" distL="114300" distR="114300" simplePos="0" relativeHeight="251694080" behindDoc="0" locked="0" layoutInCell="1" allowOverlap="1">
                <wp:simplePos x="0" y="0"/>
                <wp:positionH relativeFrom="column">
                  <wp:posOffset>-685800</wp:posOffset>
                </wp:positionH>
                <wp:positionV relativeFrom="paragraph">
                  <wp:posOffset>320040</wp:posOffset>
                </wp:positionV>
                <wp:extent cx="737870" cy="693420"/>
                <wp:effectExtent l="0" t="0" r="5080" b="0"/>
                <wp:wrapNone/>
                <wp:docPr id="154" name="文本框 154"/>
                <wp:cNvGraphicFramePr/>
                <a:graphic xmlns:a="http://schemas.openxmlformats.org/drawingml/2006/main">
                  <a:graphicData uri="http://schemas.microsoft.com/office/word/2010/wordprocessingShape">
                    <wps:wsp>
                      <wps:cNvSpPr txBox="1">
                        <a:spLocks noChangeArrowheads="1"/>
                      </wps:cNvSpPr>
                      <wps:spPr bwMode="auto">
                        <a:xfrm>
                          <a:off x="0" y="0"/>
                          <a:ext cx="737870" cy="693420"/>
                        </a:xfrm>
                        <a:prstGeom prst="rect">
                          <a:avLst/>
                        </a:prstGeom>
                        <a:solidFill>
                          <a:srgbClr val="FFFFFF"/>
                        </a:solidFill>
                        <a:ln>
                          <a:noFill/>
                        </a:ln>
                        <a:effectLst/>
                      </wps:spPr>
                      <wps:txbx>
                        <w:txbxContent>
                          <w:p w14:paraId="3D538139">
                            <w:pPr>
                              <w:jc w:val="left"/>
                              <w:rPr>
                                <w:rFonts w:ascii="楷体_GB2312" w:eastAsia="楷体_GB2312"/>
                                <w:szCs w:val="21"/>
                              </w:rPr>
                            </w:pPr>
                            <w:r>
                              <w:rPr>
                                <w:rFonts w:hint="eastAsia" w:ascii="楷体_GB2312" w:eastAsia="楷体_GB2312"/>
                                <w:szCs w:val="21"/>
                              </w:rPr>
                              <w:t>独立工程的说明</w:t>
                            </w:r>
                          </w:p>
                          <w:p w14:paraId="47914E0F">
                            <w:pPr>
                              <w:rPr>
                                <w:rFonts w:ascii="楷体_GB2312" w:eastAsia="楷体_GB2312"/>
                                <w:szCs w:val="21"/>
                              </w:rPr>
                            </w:pPr>
                          </w:p>
                          <w:p w14:paraId="2C6C73EF"/>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5.2pt;height:54.6pt;width:58.1pt;z-index:251694080;mso-width-relative:page;mso-height-relative:page;" fillcolor="#FFFFFF" filled="t" stroked="f" coordsize="21600,21600" o:gfxdata="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aL3UtgAAAAJAQAADwAAAAAAAAABACAAAAAiAAAAZHJzL2Rvd25yZXYueG1sUEsBAhQAFAAA&#10;AAgAh07iQCaxx0woAgAAPwQAAA4AAAAAAAAAAQAgAAAAJwEAAGRycy9lMm9Eb2MueG1sUEsFBgAA&#10;AAAGAAYAWQEAAMEFAAAAAA==&#10;">
                <v:fill on="t" focussize="0,0"/>
                <v:stroke on="f"/>
                <v:imagedata o:title=""/>
                <o:lock v:ext="edit" aspectratio="f"/>
                <v:textbox inset="0mm,0mm,0mm,0mm">
                  <w:txbxContent>
                    <w:p w14:paraId="3D538139">
                      <w:pPr>
                        <w:jc w:val="left"/>
                        <w:rPr>
                          <w:rFonts w:ascii="楷体_GB2312" w:eastAsia="楷体_GB2312"/>
                          <w:szCs w:val="21"/>
                        </w:rPr>
                      </w:pPr>
                      <w:r>
                        <w:rPr>
                          <w:rFonts w:hint="eastAsia" w:ascii="楷体_GB2312" w:eastAsia="楷体_GB2312"/>
                          <w:szCs w:val="21"/>
                        </w:rPr>
                        <w:t>独立工程的说明</w:t>
                      </w:r>
                    </w:p>
                    <w:p w14:paraId="47914E0F">
                      <w:pPr>
                        <w:rPr>
                          <w:rFonts w:ascii="楷体_GB2312" w:eastAsia="楷体_GB2312"/>
                          <w:szCs w:val="21"/>
                        </w:rPr>
                      </w:pPr>
                    </w:p>
                    <w:p w14:paraId="2C6C73EF"/>
                  </w:txbxContent>
                </v:textbox>
              </v:shape>
            </w:pict>
          </mc:Fallback>
        </mc:AlternateContent>
      </w:r>
      <w:bookmarkStart w:id="541" w:name="_Toc455134549"/>
      <w:bookmarkStart w:id="542" w:name="_Toc455151677"/>
      <w:bookmarkStart w:id="543" w:name="_Toc454555597"/>
      <w:r>
        <w:rPr>
          <w:color w:val="auto"/>
          <w:szCs w:val="24"/>
        </w:rPr>
        <w:t>6.3 独立工程</w:t>
      </w:r>
      <w:bookmarkEnd w:id="537"/>
      <w:bookmarkEnd w:id="538"/>
      <w:bookmarkEnd w:id="539"/>
      <w:bookmarkEnd w:id="540"/>
      <w:bookmarkEnd w:id="541"/>
      <w:bookmarkEnd w:id="542"/>
      <w:bookmarkEnd w:id="543"/>
    </w:p>
    <w:p w14:paraId="3D29C980">
      <w:pPr>
        <w:pStyle w:val="51"/>
        <w:spacing w:after="0"/>
        <w:ind w:left="837" w:leftChars="113" w:hanging="600" w:hangingChars="250"/>
        <w:rPr>
          <w:color w:val="auto"/>
        </w:rPr>
      </w:pPr>
      <w:r>
        <w:rPr>
          <w:color w:val="auto"/>
        </w:rPr>
        <w:t>6.3.1 独立工程是本合同范围之外，却对本合同工程有影响的任何其他工作。由发包人直接雇用的，从事独立工程的任何其他承包人或人员称为独立承包人。</w:t>
      </w:r>
    </w:p>
    <w:p w14:paraId="07241788">
      <w:pPr>
        <w:pStyle w:val="51"/>
        <w:spacing w:after="0"/>
        <w:ind w:left="837" w:leftChars="113" w:hanging="600" w:hangingChars="250"/>
        <w:rPr>
          <w:color w:val="auto"/>
          <w:lang w:eastAsia="zh-CN"/>
        </w:rPr>
      </w:pPr>
      <w:r>
        <w:rPr>
          <w:color w:val="auto"/>
          <w:lang w:val="en-US" w:eastAsia="zh-CN"/>
        </w:rPr>
        <mc:AlternateContent>
          <mc:Choice Requires="wps">
            <w:drawing>
              <wp:anchor distT="0" distB="0" distL="114300" distR="114300" simplePos="0" relativeHeight="251696128" behindDoc="0" locked="0" layoutInCell="1" allowOverlap="1">
                <wp:simplePos x="0" y="0"/>
                <wp:positionH relativeFrom="column">
                  <wp:posOffset>-720090</wp:posOffset>
                </wp:positionH>
                <wp:positionV relativeFrom="paragraph">
                  <wp:posOffset>57785</wp:posOffset>
                </wp:positionV>
                <wp:extent cx="737870" cy="704215"/>
                <wp:effectExtent l="0" t="0" r="5080" b="5715"/>
                <wp:wrapNone/>
                <wp:docPr id="153" name="文本框 153"/>
                <wp:cNvGraphicFramePr/>
                <a:graphic xmlns:a="http://schemas.openxmlformats.org/drawingml/2006/main">
                  <a:graphicData uri="http://schemas.microsoft.com/office/word/2010/wordprocessingShape">
                    <wps:wsp>
                      <wps:cNvSpPr txBox="1">
                        <a:spLocks noChangeArrowheads="1"/>
                      </wps:cNvSpPr>
                      <wps:spPr bwMode="auto">
                        <a:xfrm>
                          <a:off x="0" y="0"/>
                          <a:ext cx="737870" cy="704215"/>
                        </a:xfrm>
                        <a:prstGeom prst="rect">
                          <a:avLst/>
                        </a:prstGeom>
                        <a:solidFill>
                          <a:srgbClr val="FFFFFF"/>
                        </a:solidFill>
                        <a:ln>
                          <a:noFill/>
                        </a:ln>
                        <a:effectLst/>
                      </wps:spPr>
                      <wps:txbx>
                        <w:txbxContent>
                          <w:p w14:paraId="74653532">
                            <w:pPr>
                              <w:jc w:val="left"/>
                            </w:pPr>
                            <w:r>
                              <w:rPr>
                                <w:rFonts w:hint="eastAsia" w:ascii="楷体_GB2312" w:eastAsia="楷体_GB2312"/>
                                <w:szCs w:val="21"/>
                              </w:rPr>
                              <w:t>对独立工程的施工配合</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55pt;height:55.45pt;width:58.1pt;z-index:251696128;mso-width-relative:page;mso-height-relative:page;" fillcolor="#FFFFFF" filled="t" stroked="f" coordsize="21600,21600" o:gfxdata="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o04+tYAAAAIAQAADwAAAAAAAAABACAAAAAiAAAAZHJzL2Rvd25yZXYueG1sUEsBAhQAFAAAAAgA&#10;h07iQNojuCInAgAAPwQAAA4AAAAAAAAAAQAgAAAAJQEAAGRycy9lMm9Eb2MueG1sUEsFBgAAAAAG&#10;AAYAWQEAAL4FAAAAAA==&#10;">
                <v:fill on="t" focussize="0,0"/>
                <v:stroke on="f"/>
                <v:imagedata o:title=""/>
                <o:lock v:ext="edit" aspectratio="f"/>
                <v:textbox inset="0mm,0mm,0mm,0mm">
                  <w:txbxContent>
                    <w:p w14:paraId="74653532">
                      <w:pPr>
                        <w:jc w:val="left"/>
                      </w:pPr>
                      <w:r>
                        <w:rPr>
                          <w:rFonts w:hint="eastAsia" w:ascii="楷体_GB2312" w:eastAsia="楷体_GB2312"/>
                          <w:szCs w:val="21"/>
                        </w:rPr>
                        <w:t>对独立工程的施工配合</w:t>
                      </w:r>
                    </w:p>
                  </w:txbxContent>
                </v:textbox>
              </v:shape>
            </w:pict>
          </mc:Fallback>
        </mc:AlternateContent>
      </w:r>
      <w:r>
        <w:rPr>
          <w:color w:val="auto"/>
        </w:rPr>
        <w:t>6.3.2 承包人应依照合同的规定或发包人的指示，为独立承包人提供必要的协调配合工作，必要的配合费已包含在承包人投标的费用中。</w:t>
      </w:r>
    </w:p>
    <w:bookmarkEnd w:id="399"/>
    <w:bookmarkEnd w:id="400"/>
    <w:bookmarkEnd w:id="401"/>
    <w:bookmarkEnd w:id="402"/>
    <w:bookmarkEnd w:id="403"/>
    <w:bookmarkEnd w:id="404"/>
    <w:p w14:paraId="0EA782B1">
      <w:pPr>
        <w:pStyle w:val="4"/>
        <w:spacing w:before="120" w:after="120" w:line="360" w:lineRule="auto"/>
        <w:rPr>
          <w:color w:val="auto"/>
          <w:sz w:val="28"/>
          <w:szCs w:val="28"/>
        </w:rPr>
      </w:pPr>
      <w:bookmarkStart w:id="544" w:name="_Toc454555598"/>
      <w:bookmarkStart w:id="545" w:name="_Toc455134550"/>
      <w:bookmarkStart w:id="546" w:name="_Toc455151678"/>
      <w:bookmarkStart w:id="547" w:name="_Toc78940637"/>
      <w:bookmarkStart w:id="548" w:name="_Toc78944616"/>
      <w:bookmarkStart w:id="549" w:name="_Toc8833180"/>
      <w:bookmarkStart w:id="550" w:name="_Toc357434453"/>
      <w:r>
        <w:rPr>
          <w:color w:val="auto"/>
          <w:szCs w:val="24"/>
        </w:rPr>
        <w:t>7</w:t>
      </w:r>
      <w:r>
        <w:rPr>
          <w:color w:val="auto"/>
          <w:sz w:val="28"/>
          <w:szCs w:val="28"/>
        </w:rPr>
        <w:t>、材料、设备供应</w:t>
      </w:r>
      <w:bookmarkEnd w:id="544"/>
      <w:bookmarkEnd w:id="545"/>
      <w:bookmarkEnd w:id="546"/>
      <w:bookmarkEnd w:id="547"/>
      <w:bookmarkEnd w:id="548"/>
      <w:bookmarkEnd w:id="549"/>
      <w:bookmarkEnd w:id="550"/>
    </w:p>
    <w:p w14:paraId="4B4D8250">
      <w:pPr>
        <w:pStyle w:val="50"/>
        <w:numPr>
          <w:ilvl w:val="0"/>
          <w:numId w:val="0"/>
        </w:numPr>
        <w:spacing w:before="120" w:after="120" w:line="360" w:lineRule="auto"/>
        <w:rPr>
          <w:color w:val="auto"/>
          <w:szCs w:val="24"/>
        </w:rPr>
      </w:pPr>
      <w:bookmarkStart w:id="551" w:name="_Toc122080284"/>
      <w:bookmarkStart w:id="552" w:name="_Toc357434454"/>
      <w:bookmarkStart w:id="553" w:name="_Toc144869905"/>
      <w:bookmarkStart w:id="554" w:name="_Toc455134551"/>
      <w:bookmarkStart w:id="555" w:name="_Toc8833181"/>
      <w:bookmarkStart w:id="556" w:name="_Toc455151679"/>
      <w:bookmarkStart w:id="557" w:name="_Toc454555599"/>
      <w:bookmarkStart w:id="558" w:name="_Toc78944618"/>
      <w:bookmarkStart w:id="559" w:name="_Toc78940639"/>
      <w:bookmarkStart w:id="560" w:name="_Toc117507576"/>
      <w:r>
        <w:rPr>
          <w:color w:val="auto"/>
          <w:szCs w:val="24"/>
        </w:rPr>
        <w:t>7.1 发包人供应材料设备</w:t>
      </w:r>
      <w:bookmarkEnd w:id="551"/>
      <w:bookmarkEnd w:id="552"/>
      <w:bookmarkEnd w:id="553"/>
      <w:r>
        <w:rPr>
          <w:rFonts w:hint="eastAsia"/>
          <w:color w:val="auto"/>
          <w:szCs w:val="24"/>
        </w:rPr>
        <w:t>（甲供材）</w:t>
      </w:r>
      <w:bookmarkEnd w:id="554"/>
      <w:bookmarkEnd w:id="555"/>
      <w:bookmarkEnd w:id="556"/>
      <w:bookmarkEnd w:id="557"/>
    </w:p>
    <w:p w14:paraId="778D11DF">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697152" behindDoc="0" locked="0" layoutInCell="1" allowOverlap="1">
                <wp:simplePos x="0" y="0"/>
                <wp:positionH relativeFrom="column">
                  <wp:posOffset>-720090</wp:posOffset>
                </wp:positionH>
                <wp:positionV relativeFrom="paragraph">
                  <wp:posOffset>53340</wp:posOffset>
                </wp:positionV>
                <wp:extent cx="737870" cy="678180"/>
                <wp:effectExtent l="0" t="0" r="5080" b="6985"/>
                <wp:wrapNone/>
                <wp:docPr id="152" name="文本框 152"/>
                <wp:cNvGraphicFramePr/>
                <a:graphic xmlns:a="http://schemas.openxmlformats.org/drawingml/2006/main">
                  <a:graphicData uri="http://schemas.microsoft.com/office/word/2010/wordprocessingShape">
                    <wps:wsp>
                      <wps:cNvSpPr txBox="1">
                        <a:spLocks noChangeArrowheads="1"/>
                      </wps:cNvSpPr>
                      <wps:spPr bwMode="auto">
                        <a:xfrm>
                          <a:off x="0" y="0"/>
                          <a:ext cx="737870" cy="678180"/>
                        </a:xfrm>
                        <a:prstGeom prst="rect">
                          <a:avLst/>
                        </a:prstGeom>
                        <a:solidFill>
                          <a:srgbClr val="FFFFFF"/>
                        </a:solidFill>
                        <a:ln>
                          <a:noFill/>
                        </a:ln>
                        <a:effectLst/>
                      </wps:spPr>
                      <wps:txbx>
                        <w:txbxContent>
                          <w:p w14:paraId="1ED61924">
                            <w:pPr>
                              <w:jc w:val="left"/>
                            </w:pPr>
                            <w:r>
                              <w:rPr>
                                <w:rFonts w:hint="eastAsia" w:ascii="楷体_GB2312" w:eastAsia="楷体_GB2312"/>
                                <w:szCs w:val="21"/>
                              </w:rPr>
                              <w:t>发包人供应材料综述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pt;height:53.4pt;width:58.1pt;z-index:251697152;mso-width-relative:page;mso-height-relative:page;" fillcolor="#FFFFFF" filled="t" stroked="f" coordsize="21600,21600" o:gfxdata="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xJbAzXAAAACAEAAA8AAAAAAAAAAQAgAAAAIgAAAGRycy9kb3ducmV2LnhtbFBLAQIUABQAAAAI&#10;AIdO4kAZloFsJwIAAD8EAAAOAAAAAAAAAAEAIAAAACYBAABkcnMvZTJvRG9jLnhtbFBLBQYAAAAA&#10;BgAGAFkBAAC/BQAAAAA=&#10;">
                <v:fill on="t" focussize="0,0"/>
                <v:stroke on="f"/>
                <v:imagedata o:title=""/>
                <o:lock v:ext="edit" aspectratio="f"/>
                <v:textbox inset="0mm,0mm,0mm,0mm">
                  <w:txbxContent>
                    <w:p w14:paraId="1ED61924">
                      <w:pPr>
                        <w:jc w:val="left"/>
                      </w:pPr>
                      <w:r>
                        <w:rPr>
                          <w:rFonts w:hint="eastAsia" w:ascii="楷体_GB2312" w:eastAsia="楷体_GB2312"/>
                          <w:szCs w:val="21"/>
                        </w:rPr>
                        <w:t>发包人供应材料综述</w:t>
                      </w:r>
                    </w:p>
                  </w:txbxContent>
                </v:textbox>
              </v:shape>
            </w:pict>
          </mc:Fallback>
        </mc:AlternateContent>
      </w:r>
      <w:r>
        <w:rPr>
          <w:color w:val="auto"/>
        </w:rPr>
        <w:t>7.1.1 发包人供应材料设备的，是由发包人自行招标确定并采购，供给承包人进行安装施工。该类材料设备在专用条款中列出。发包人应按约定向承包人提供材料设备，并提供产品质量合格证明，对材料设备质量负责。</w:t>
      </w:r>
    </w:p>
    <w:p w14:paraId="79F39DE8">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699200" behindDoc="0" locked="0" layoutInCell="1" allowOverlap="1">
                <wp:simplePos x="0" y="0"/>
                <wp:positionH relativeFrom="column">
                  <wp:posOffset>-720090</wp:posOffset>
                </wp:positionH>
                <wp:positionV relativeFrom="paragraph">
                  <wp:posOffset>38100</wp:posOffset>
                </wp:positionV>
                <wp:extent cx="737870" cy="693420"/>
                <wp:effectExtent l="0" t="0" r="5080" b="0"/>
                <wp:wrapNone/>
                <wp:docPr id="151" name="文本框 151"/>
                <wp:cNvGraphicFramePr/>
                <a:graphic xmlns:a="http://schemas.openxmlformats.org/drawingml/2006/main">
                  <a:graphicData uri="http://schemas.microsoft.com/office/word/2010/wordprocessingShape">
                    <wps:wsp>
                      <wps:cNvSpPr txBox="1">
                        <a:spLocks noChangeArrowheads="1"/>
                      </wps:cNvSpPr>
                      <wps:spPr bwMode="auto">
                        <a:xfrm>
                          <a:off x="0" y="0"/>
                          <a:ext cx="737870" cy="693420"/>
                        </a:xfrm>
                        <a:prstGeom prst="rect">
                          <a:avLst/>
                        </a:prstGeom>
                        <a:solidFill>
                          <a:srgbClr val="FFFFFF"/>
                        </a:solidFill>
                        <a:ln>
                          <a:noFill/>
                        </a:ln>
                        <a:effectLst/>
                      </wps:spPr>
                      <wps:txbx>
                        <w:txbxContent>
                          <w:p w14:paraId="11DB63D5">
                            <w:pPr>
                              <w:jc w:val="left"/>
                            </w:pPr>
                            <w:r>
                              <w:rPr>
                                <w:rFonts w:hint="eastAsia" w:ascii="楷体_GB2312" w:eastAsia="楷体_GB2312"/>
                                <w:szCs w:val="21"/>
                              </w:rPr>
                              <w:t>材料计划的制定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pt;height:54.6pt;width:58.1pt;z-index:251699200;mso-width-relative:page;mso-height-relative:page;" fillcolor="#FFFFFF" filled="t" stroked="f" coordsize="21600,21600" o:gfxdata="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MXJY91gAAAAgBAAAPAAAAAAAAAAEAIAAAACIAAABkcnMvZG93bnJldi54bWxQSwECFAAUAAAA&#10;CACHTuJAeMWdrCkCAAA/BAAADgAAAAAAAAABACAAAAAlAQAAZHJzL2Uyb0RvYy54bWxQSwUGAAAA&#10;AAYABgBZAQAAwAUAAAAA&#10;">
                <v:fill on="t" focussize="0,0"/>
                <v:stroke on="f"/>
                <v:imagedata o:title=""/>
                <o:lock v:ext="edit" aspectratio="f"/>
                <v:textbox inset="0mm,0mm,0mm,0mm">
                  <w:txbxContent>
                    <w:p w14:paraId="11DB63D5">
                      <w:pPr>
                        <w:jc w:val="left"/>
                      </w:pPr>
                      <w:r>
                        <w:rPr>
                          <w:rFonts w:hint="eastAsia" w:ascii="楷体_GB2312" w:eastAsia="楷体_GB2312"/>
                          <w:szCs w:val="21"/>
                        </w:rPr>
                        <w:t>材料计划的制定</w:t>
                      </w:r>
                    </w:p>
                  </w:txbxContent>
                </v:textbox>
              </v:shape>
            </w:pict>
          </mc:Fallback>
        </mc:AlternateContent>
      </w:r>
      <w:r>
        <w:rPr>
          <w:color w:val="auto"/>
        </w:rPr>
        <w:t>7.1.2 承包人负责根据工程进度制定发包人及承包人供应的材料设备的供货计划，</w:t>
      </w:r>
      <w:r>
        <w:rPr>
          <w:rFonts w:hint="eastAsia"/>
          <w:color w:val="auto"/>
        </w:rPr>
        <w:t>及时了解材料供货周期，</w:t>
      </w:r>
      <w:r>
        <w:rPr>
          <w:color w:val="auto"/>
        </w:rPr>
        <w:t>按</w:t>
      </w:r>
      <w:r>
        <w:rPr>
          <w:rFonts w:hint="eastAsia"/>
          <w:color w:val="auto"/>
          <w:lang w:eastAsia="zh-CN"/>
        </w:rPr>
        <w:t>本</w:t>
      </w:r>
      <w:r>
        <w:rPr>
          <w:color w:val="auto"/>
        </w:rPr>
        <w:t>合同规定的时间提前提交发包人批准后执行。发包人将按批准后的计划检查承包人实际材料进场时间。</w:t>
      </w:r>
    </w:p>
    <w:p w14:paraId="11FDBDE7">
      <w:pPr>
        <w:pStyle w:val="51"/>
        <w:spacing w:after="0"/>
        <w:ind w:left="959" w:leftChars="114" w:hanging="720" w:hangingChars="300"/>
        <w:rPr>
          <w:color w:val="auto"/>
          <w:lang w:eastAsia="zh-CN"/>
        </w:rPr>
      </w:pPr>
      <w:r>
        <w:rPr>
          <w:color w:val="auto"/>
          <w:lang w:val="en-US" w:eastAsia="zh-CN"/>
        </w:rPr>
        <mc:AlternateContent>
          <mc:Choice Requires="wps">
            <w:drawing>
              <wp:anchor distT="0" distB="0" distL="114300" distR="114300" simplePos="0" relativeHeight="251698176" behindDoc="0" locked="0" layoutInCell="1" allowOverlap="1">
                <wp:simplePos x="0" y="0"/>
                <wp:positionH relativeFrom="column">
                  <wp:posOffset>-720090</wp:posOffset>
                </wp:positionH>
                <wp:positionV relativeFrom="paragraph">
                  <wp:posOffset>965200</wp:posOffset>
                </wp:positionV>
                <wp:extent cx="737870" cy="812800"/>
                <wp:effectExtent l="0" t="0" r="5080" b="4445"/>
                <wp:wrapNone/>
                <wp:docPr id="150" name="文本框 150"/>
                <wp:cNvGraphicFramePr/>
                <a:graphic xmlns:a="http://schemas.openxmlformats.org/drawingml/2006/main">
                  <a:graphicData uri="http://schemas.microsoft.com/office/word/2010/wordprocessingShape">
                    <wps:wsp>
                      <wps:cNvSpPr txBox="1">
                        <a:spLocks noChangeArrowheads="1"/>
                      </wps:cNvSpPr>
                      <wps:spPr bwMode="auto">
                        <a:xfrm>
                          <a:off x="0" y="0"/>
                          <a:ext cx="737870" cy="812800"/>
                        </a:xfrm>
                        <a:prstGeom prst="rect">
                          <a:avLst/>
                        </a:prstGeom>
                        <a:solidFill>
                          <a:srgbClr val="FFFFFF"/>
                        </a:solidFill>
                        <a:ln>
                          <a:noFill/>
                        </a:ln>
                        <a:effectLst/>
                      </wps:spPr>
                      <wps:txbx>
                        <w:txbxContent>
                          <w:p w14:paraId="769E882A">
                            <w:pPr>
                              <w:jc w:val="left"/>
                            </w:pPr>
                            <w:r>
                              <w:rPr>
                                <w:rFonts w:hint="eastAsia" w:ascii="楷体_GB2312" w:eastAsia="楷体_GB2312"/>
                                <w:szCs w:val="21"/>
                              </w:rPr>
                              <w:t>非承包人原因造成实际供应与合同约定不符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6pt;height:64pt;width:58.1pt;z-index:251698176;mso-width-relative:page;mso-height-relative:page;" fillcolor="#FFFFFF" filled="t" stroked="f" coordsize="21600,21600" o:gfxdata="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UeDd9gAAAAKAQAADwAAAAAAAAABACAAAAAiAAAAZHJzL2Rvd25yZXYueG1sUEsBAhQAFAAAAAgA&#10;h07iQEhw2YclAgAAPwQAAA4AAAAAAAAAAQAgAAAAJwEAAGRycy9lMm9Eb2MueG1sUEsFBgAAAAAG&#10;AAYAWQEAAL4FAAAAAA==&#10;">
                <v:fill on="t" focussize="0,0"/>
                <v:stroke on="f"/>
                <v:imagedata o:title=""/>
                <o:lock v:ext="edit" aspectratio="f"/>
                <v:textbox inset="0mm,0mm,0mm,0mm">
                  <w:txbxContent>
                    <w:p w14:paraId="769E882A">
                      <w:pPr>
                        <w:jc w:val="left"/>
                      </w:pPr>
                      <w:r>
                        <w:rPr>
                          <w:rFonts w:hint="eastAsia" w:ascii="楷体_GB2312" w:eastAsia="楷体_GB2312"/>
                          <w:szCs w:val="21"/>
                        </w:rPr>
                        <w:t>非承包人原因造成实际供应与合同约定不符</w:t>
                      </w:r>
                    </w:p>
                  </w:txbxContent>
                </v:textbox>
              </v:shape>
            </w:pict>
          </mc:Fallback>
        </mc:AlternateContent>
      </w:r>
      <w:r>
        <w:rPr>
          <w:color w:val="auto"/>
          <w:lang w:val="en-US" w:eastAsia="zh-CN"/>
        </w:rPr>
        <mc:AlternateContent>
          <mc:Choice Requires="wps">
            <w:drawing>
              <wp:anchor distT="0" distB="0" distL="114300" distR="114300" simplePos="0" relativeHeight="251701248" behindDoc="0" locked="0" layoutInCell="1" allowOverlap="1">
                <wp:simplePos x="0" y="0"/>
                <wp:positionH relativeFrom="column">
                  <wp:posOffset>-685800</wp:posOffset>
                </wp:positionH>
                <wp:positionV relativeFrom="paragraph">
                  <wp:posOffset>0</wp:posOffset>
                </wp:positionV>
                <wp:extent cx="737870" cy="742315"/>
                <wp:effectExtent l="0" t="0" r="5080" b="635"/>
                <wp:wrapNone/>
                <wp:docPr id="149" name="文本框 149"/>
                <wp:cNvGraphicFramePr/>
                <a:graphic xmlns:a="http://schemas.openxmlformats.org/drawingml/2006/main">
                  <a:graphicData uri="http://schemas.microsoft.com/office/word/2010/wordprocessingShape">
                    <wps:wsp>
                      <wps:cNvSpPr txBox="1">
                        <a:spLocks noChangeArrowheads="1"/>
                      </wps:cNvSpPr>
                      <wps:spPr bwMode="auto">
                        <a:xfrm>
                          <a:off x="0" y="0"/>
                          <a:ext cx="737870" cy="742315"/>
                        </a:xfrm>
                        <a:prstGeom prst="rect">
                          <a:avLst/>
                        </a:prstGeom>
                        <a:solidFill>
                          <a:srgbClr val="FFFFFF"/>
                        </a:solidFill>
                        <a:ln>
                          <a:noFill/>
                        </a:ln>
                        <a:effectLst/>
                      </wps:spPr>
                      <wps:txbx>
                        <w:txbxContent>
                          <w:p w14:paraId="71493D06">
                            <w:pPr>
                              <w:jc w:val="left"/>
                            </w:pPr>
                            <w:r>
                              <w:rPr>
                                <w:rFonts w:hint="eastAsia" w:ascii="楷体_GB2312" w:eastAsia="楷体_GB2312"/>
                                <w:szCs w:val="21"/>
                              </w:rPr>
                              <w:t>材料计划延误或错漏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0pt;height:58.45pt;width:58.1pt;z-index:251701248;mso-width-relative:page;mso-height-relative:page;" fillcolor="#FFFFFF" filled="t" stroked="f" coordsize="21600,21600" o:gfxdata="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ENA+1wAAAAcBAAAPAAAAAAAAAAEAIAAAACIAAABkcnMvZG93bnJldi54bWxQSwECFAAUAAAA&#10;CACHTuJACIlU2SgCAAA/BAAADgAAAAAAAAABACAAAAAmAQAAZHJzL2Uyb0RvYy54bWxQSwUGAAAA&#10;AAYABgBZAQAAwAUAAAAA&#10;">
                <v:fill on="t" focussize="0,0"/>
                <v:stroke on="f"/>
                <v:imagedata o:title=""/>
                <o:lock v:ext="edit" aspectratio="f"/>
                <v:textbox inset="0mm,0mm,0mm,0mm">
                  <w:txbxContent>
                    <w:p w14:paraId="71493D06">
                      <w:pPr>
                        <w:jc w:val="left"/>
                      </w:pPr>
                      <w:r>
                        <w:rPr>
                          <w:rFonts w:hint="eastAsia" w:ascii="楷体_GB2312" w:eastAsia="楷体_GB2312"/>
                          <w:szCs w:val="21"/>
                        </w:rPr>
                        <w:t>材料计划延误或错漏</w:t>
                      </w:r>
                    </w:p>
                  </w:txbxContent>
                </v:textbox>
              </v:shape>
            </w:pict>
          </mc:Fallback>
        </mc:AlternateContent>
      </w:r>
      <w:r>
        <w:rPr>
          <w:color w:val="auto"/>
        </w:rPr>
        <w:t>7.1.3由于承包人的计划制订不及时或有误造成发包人直接供应材料设备供货数量、质量、规格，及供货时间等出现问题而造成的损失，由承包人负责承担，工期不予顺延。</w:t>
      </w:r>
    </w:p>
    <w:p w14:paraId="4E6AFAB1">
      <w:pPr>
        <w:pStyle w:val="51"/>
        <w:spacing w:after="0"/>
        <w:ind w:left="955" w:leftChars="-1" w:hanging="957" w:hangingChars="399"/>
        <w:rPr>
          <w:vanish/>
          <w:color w:val="auto"/>
          <w:lang w:eastAsia="zh-CN"/>
        </w:rPr>
      </w:pPr>
    </w:p>
    <w:p w14:paraId="792045D8">
      <w:pPr>
        <w:pStyle w:val="51"/>
        <w:spacing w:after="0"/>
        <w:ind w:left="959" w:leftChars="114" w:hanging="720" w:hangingChars="300"/>
        <w:rPr>
          <w:color w:val="auto"/>
        </w:rPr>
      </w:pPr>
      <w:r>
        <w:rPr>
          <w:color w:val="auto"/>
        </w:rPr>
        <w:t>7.1.4 非承包人原因造成发包人实际供应的材料设备与合同约定不符时，按以下约定处理：</w:t>
      </w:r>
    </w:p>
    <w:p w14:paraId="66245EBC">
      <w:pPr>
        <w:pStyle w:val="51"/>
        <w:spacing w:after="0"/>
        <w:ind w:left="1435" w:leftChars="485" w:hanging="417" w:hangingChars="174"/>
        <w:rPr>
          <w:color w:val="auto"/>
        </w:rPr>
      </w:pPr>
      <w:r>
        <w:rPr>
          <w:color w:val="auto"/>
        </w:rPr>
        <w:t>(1) 材料设备到货时间推迟，导致关键线路工期延误的，发包人应顺延延误的工期，</w:t>
      </w:r>
      <w:r>
        <w:rPr>
          <w:rFonts w:hint="eastAsia"/>
          <w:color w:val="auto"/>
        </w:rPr>
        <w:t>但</w:t>
      </w:r>
      <w:r>
        <w:rPr>
          <w:rFonts w:hint="eastAsia"/>
          <w:color w:val="auto"/>
          <w:lang w:eastAsia="zh-CN"/>
        </w:rPr>
        <w:t>发包人</w:t>
      </w:r>
      <w:r>
        <w:rPr>
          <w:rFonts w:hint="eastAsia"/>
          <w:color w:val="auto"/>
        </w:rPr>
        <w:t>不负责任何费用的补偿。</w:t>
      </w:r>
    </w:p>
    <w:p w14:paraId="1C534876">
      <w:pPr>
        <w:pStyle w:val="51"/>
        <w:spacing w:after="0"/>
        <w:ind w:left="1435" w:leftChars="485" w:hanging="417" w:hangingChars="174"/>
        <w:rPr>
          <w:color w:val="auto"/>
        </w:rPr>
      </w:pPr>
      <w:r>
        <w:rPr>
          <w:color w:val="auto"/>
        </w:rPr>
        <w:t>(2) 发包人供应的材料设备品质不符合标准、规范的要求，由发包人运出现场重新采购，或者经发包人同意，可由承包人代为替换，</w:t>
      </w:r>
      <w:r>
        <w:rPr>
          <w:rFonts w:hint="eastAsia"/>
          <w:color w:val="auto"/>
        </w:rPr>
        <w:t>相关费用</w:t>
      </w:r>
      <w:r>
        <w:rPr>
          <w:rFonts w:hint="eastAsia"/>
          <w:color w:val="auto"/>
          <w:lang w:eastAsia="zh-CN"/>
        </w:rPr>
        <w:t>经发包人确认后</w:t>
      </w:r>
      <w:r>
        <w:rPr>
          <w:rFonts w:hint="eastAsia"/>
          <w:color w:val="auto"/>
        </w:rPr>
        <w:t>由发包人承担。</w:t>
      </w:r>
    </w:p>
    <w:p w14:paraId="420F9B80">
      <w:pPr>
        <w:pStyle w:val="51"/>
        <w:spacing w:after="0"/>
        <w:ind w:left="720" w:hanging="720" w:hangingChars="300"/>
        <w:rPr>
          <w:color w:val="auto"/>
        </w:rPr>
      </w:pPr>
      <w:r>
        <w:rPr>
          <w:color w:val="auto"/>
          <w:lang w:val="en-US" w:eastAsia="zh-CN"/>
        </w:rPr>
        <mc:AlternateContent>
          <mc:Choice Requires="wps">
            <w:drawing>
              <wp:anchor distT="0" distB="0" distL="114300" distR="114300" simplePos="0" relativeHeight="251702272" behindDoc="0" locked="0" layoutInCell="1" allowOverlap="1">
                <wp:simplePos x="0" y="0"/>
                <wp:positionH relativeFrom="column">
                  <wp:posOffset>-720090</wp:posOffset>
                </wp:positionH>
                <wp:positionV relativeFrom="paragraph">
                  <wp:posOffset>66040</wp:posOffset>
                </wp:positionV>
                <wp:extent cx="737870" cy="874395"/>
                <wp:effectExtent l="0" t="0" r="5080" b="635"/>
                <wp:wrapNone/>
                <wp:docPr id="148" name="文本框 148"/>
                <wp:cNvGraphicFramePr/>
                <a:graphic xmlns:a="http://schemas.openxmlformats.org/drawingml/2006/main">
                  <a:graphicData uri="http://schemas.microsoft.com/office/word/2010/wordprocessingShape">
                    <wps:wsp>
                      <wps:cNvSpPr txBox="1">
                        <a:spLocks noChangeArrowheads="1"/>
                      </wps:cNvSpPr>
                      <wps:spPr bwMode="auto">
                        <a:xfrm>
                          <a:off x="0" y="0"/>
                          <a:ext cx="737870" cy="874395"/>
                        </a:xfrm>
                        <a:prstGeom prst="rect">
                          <a:avLst/>
                        </a:prstGeom>
                        <a:solidFill>
                          <a:srgbClr val="FFFFFF"/>
                        </a:solidFill>
                        <a:ln>
                          <a:noFill/>
                        </a:ln>
                        <a:effectLst/>
                      </wps:spPr>
                      <wps:txbx>
                        <w:txbxContent>
                          <w:p w14:paraId="07460F62">
                            <w:pPr>
                              <w:jc w:val="left"/>
                            </w:pPr>
                            <w:r>
                              <w:rPr>
                                <w:rFonts w:hint="eastAsia" w:ascii="楷体_GB2312" w:eastAsia="楷体_GB2312"/>
                                <w:szCs w:val="21"/>
                              </w:rPr>
                              <w:t>承包人的接收保管</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2pt;height:68.85pt;width:58.1pt;z-index:251702272;mso-width-relative:page;mso-height-relative:page;" fillcolor="#FFFFFF" filled="t" stroked="f" coordsize="21600,21600" o:gfxdata="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L2tB61wAAAAkBAAAPAAAAAAAAAAEAIAAAACIAAABkcnMvZG93bnJldi54bWxQSwECFAAUAAAA&#10;CACHTuJAObQekSgCAAA/BAAADgAAAAAAAAABACAAAAAmAQAAZHJzL2Uyb0RvYy54bWxQSwUGAAAA&#10;AAYABgBZAQAAwAUAAAAA&#10;">
                <v:fill on="t" focussize="0,0"/>
                <v:stroke on="f"/>
                <v:imagedata o:title=""/>
                <o:lock v:ext="edit" aspectratio="f"/>
                <v:textbox inset="0mm,0mm,0mm,0mm">
                  <w:txbxContent>
                    <w:p w14:paraId="07460F62">
                      <w:pPr>
                        <w:jc w:val="left"/>
                      </w:pPr>
                      <w:r>
                        <w:rPr>
                          <w:rFonts w:hint="eastAsia" w:ascii="楷体_GB2312" w:eastAsia="楷体_GB2312"/>
                          <w:szCs w:val="21"/>
                        </w:rPr>
                        <w:t>承包人的接收保管</w:t>
                      </w:r>
                    </w:p>
                  </w:txbxContent>
                </v:textbox>
              </v:shape>
            </w:pict>
          </mc:Fallback>
        </mc:AlternateContent>
      </w:r>
      <w:r>
        <w:rPr>
          <w:color w:val="auto"/>
        </w:rPr>
        <w:t xml:space="preserve">7.1.5 </w:t>
      </w:r>
      <w:r>
        <w:rPr>
          <w:rFonts w:hint="eastAsia"/>
          <w:color w:val="auto"/>
        </w:rPr>
        <w:t xml:space="preserve"> </w:t>
      </w:r>
      <w:r>
        <w:rPr>
          <w:color w:val="auto"/>
        </w:rPr>
        <w:t>除非另有规定，发包人供应的材料设备，承包人负责接收、保管及二次搬运等场内所需一切工作。接收后的损坏问题由承包人负责。发包人供应材料的接收和保管费已</w:t>
      </w:r>
      <w:r>
        <w:rPr>
          <w:rFonts w:hint="eastAsia"/>
          <w:color w:val="auto"/>
          <w:lang w:eastAsia="zh-CN"/>
        </w:rPr>
        <w:t>全部</w:t>
      </w:r>
      <w:r>
        <w:rPr>
          <w:color w:val="auto"/>
        </w:rPr>
        <w:t>包含在本合同价款内。但如果在施工过程中，承包人未履行约定的义务，发包人有权从应付给承包人的工程款中扣除该笔费用</w:t>
      </w:r>
      <w:r>
        <w:rPr>
          <w:rFonts w:hint="eastAsia"/>
          <w:color w:val="auto"/>
        </w:rPr>
        <w:t>，扣除金额以甲方完成前述工作所发生的费用金额为准</w:t>
      </w:r>
      <w:r>
        <w:rPr>
          <w:color w:val="auto"/>
        </w:rPr>
        <w:t>。承包人施工过程中不得以费用不合理为由要求增加费用或是拒绝履行相关条款。</w:t>
      </w:r>
    </w:p>
    <w:p w14:paraId="6BCD6606">
      <w:pPr>
        <w:pStyle w:val="51"/>
        <w:spacing w:after="0"/>
        <w:ind w:left="718" w:leftChars="342"/>
        <w:rPr>
          <w:color w:val="auto"/>
        </w:rPr>
      </w:pPr>
      <w:r>
        <w:rPr>
          <w:color w:val="auto"/>
        </w:rPr>
        <w:t>发包人供应的材料设备，无论承包人是否接收，都由承包人负责保管，按发包人要求存放于承包人的指定仓库，发包人可随时进入查看，</w:t>
      </w:r>
      <w:r>
        <w:rPr>
          <w:rFonts w:hint="eastAsia" w:ascii="宋体" w:hAnsi="宋体"/>
          <w:color w:val="auto"/>
        </w:rPr>
        <w:t>承包人应无条件配合</w:t>
      </w:r>
      <w:r>
        <w:rPr>
          <w:rFonts w:hint="eastAsia" w:ascii="宋体" w:hAnsi="宋体"/>
          <w:color w:val="auto"/>
          <w:lang w:eastAsia="zh-CN"/>
        </w:rPr>
        <w:t>。</w:t>
      </w:r>
      <w:r>
        <w:rPr>
          <w:color w:val="auto"/>
        </w:rPr>
        <w:t>因承包人保管不善等原因造成的丢失或损坏由承包人负责赔偿。</w:t>
      </w:r>
    </w:p>
    <w:p w14:paraId="41CFDCEE">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00224" behindDoc="0" locked="0" layoutInCell="1" allowOverlap="1">
                <wp:simplePos x="0" y="0"/>
                <wp:positionH relativeFrom="column">
                  <wp:posOffset>-709930</wp:posOffset>
                </wp:positionH>
                <wp:positionV relativeFrom="paragraph">
                  <wp:posOffset>46990</wp:posOffset>
                </wp:positionV>
                <wp:extent cx="737870" cy="805815"/>
                <wp:effectExtent l="0" t="0" r="5080" b="3175"/>
                <wp:wrapNone/>
                <wp:docPr id="147" name="文本框 147"/>
                <wp:cNvGraphicFramePr/>
                <a:graphic xmlns:a="http://schemas.openxmlformats.org/drawingml/2006/main">
                  <a:graphicData uri="http://schemas.microsoft.com/office/word/2010/wordprocessingShape">
                    <wps:wsp>
                      <wps:cNvSpPr txBox="1">
                        <a:spLocks noChangeArrowheads="1"/>
                      </wps:cNvSpPr>
                      <wps:spPr bwMode="auto">
                        <a:xfrm>
                          <a:off x="0" y="0"/>
                          <a:ext cx="737870" cy="805815"/>
                        </a:xfrm>
                        <a:prstGeom prst="rect">
                          <a:avLst/>
                        </a:prstGeom>
                        <a:solidFill>
                          <a:srgbClr val="FFFFFF"/>
                        </a:solidFill>
                        <a:ln>
                          <a:noFill/>
                        </a:ln>
                        <a:effectLst/>
                      </wps:spPr>
                      <wps:txbx>
                        <w:txbxContent>
                          <w:p w14:paraId="25B82435">
                            <w:pPr>
                              <w:jc w:val="left"/>
                            </w:pPr>
                            <w:r>
                              <w:rPr>
                                <w:rFonts w:hint="eastAsia" w:ascii="楷体_GB2312" w:eastAsia="楷体_GB2312"/>
                                <w:szCs w:val="21"/>
                              </w:rPr>
                              <w:t>承包人的施工接受供应商监督检查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9pt;margin-top:3.7pt;height:63.45pt;width:58.1pt;z-index:251700224;mso-width-relative:page;mso-height-relative:page;" fillcolor="#FFFFFF" filled="t" stroked="f" coordsize="21600,21600" o:gfxdata="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dt7YLXAAAACAEAAA8AAAAAAAAAAQAgAAAAIgAAAGRycy9kb3ducmV2LnhtbFBLAQIUABQAAAAI&#10;AIdO4kCpkanAJwIAAD8EAAAOAAAAAAAAAAEAIAAAACYBAABkcnMvZTJvRG9jLnhtbFBLBQYAAAAA&#10;BgAGAFkBAAC/BQAAAAA=&#10;">
                <v:fill on="t" focussize="0,0"/>
                <v:stroke on="f"/>
                <v:imagedata o:title=""/>
                <o:lock v:ext="edit" aspectratio="f"/>
                <v:textbox inset="0mm,0mm,0mm,0mm">
                  <w:txbxContent>
                    <w:p w14:paraId="25B82435">
                      <w:pPr>
                        <w:jc w:val="left"/>
                      </w:pPr>
                      <w:r>
                        <w:rPr>
                          <w:rFonts w:hint="eastAsia" w:ascii="楷体_GB2312" w:eastAsia="楷体_GB2312"/>
                          <w:szCs w:val="21"/>
                        </w:rPr>
                        <w:t>承包人的施工接受供应商监督检查</w:t>
                      </w:r>
                    </w:p>
                  </w:txbxContent>
                </v:textbox>
              </v:shape>
            </w:pict>
          </mc:Fallback>
        </mc:AlternateContent>
      </w:r>
      <w:r>
        <w:rPr>
          <w:color w:val="auto"/>
        </w:rPr>
        <w:t>7.1.6 在发包人供应的材料设备的施工安装过程中，承包人应接受供应商的专业指导及施工过程中的监督检查，供应商</w:t>
      </w:r>
      <w:r>
        <w:rPr>
          <w:rFonts w:hint="eastAsia" w:ascii="宋体" w:hAnsi="宋体"/>
          <w:color w:val="auto"/>
        </w:rPr>
        <w:t>的指导</w:t>
      </w:r>
      <w:r>
        <w:rPr>
          <w:rFonts w:ascii="宋体" w:hAnsi="宋体"/>
          <w:color w:val="auto"/>
        </w:rPr>
        <w:t>与要求</w:t>
      </w:r>
      <w:r>
        <w:rPr>
          <w:rFonts w:hint="eastAsia" w:ascii="宋体" w:hAnsi="宋体"/>
          <w:color w:val="auto"/>
        </w:rPr>
        <w:t>承包人</w:t>
      </w:r>
      <w:r>
        <w:rPr>
          <w:rFonts w:ascii="宋体" w:hAnsi="宋体"/>
          <w:color w:val="auto"/>
        </w:rPr>
        <w:t>应遵照执行</w:t>
      </w:r>
      <w:r>
        <w:rPr>
          <w:color w:val="auto"/>
        </w:rPr>
        <w:t>。因承包人未按照要求或规范施工出现工程质量问题，由承包人承担一切责任。</w:t>
      </w:r>
    </w:p>
    <w:p w14:paraId="5E5B6DE7">
      <w:pPr>
        <w:pStyle w:val="51"/>
        <w:spacing w:after="0"/>
        <w:ind w:left="959" w:leftChars="114" w:hanging="720" w:hangingChars="300"/>
        <w:rPr>
          <w:rFonts w:ascii="宋体" w:hAnsi="宋体"/>
          <w:color w:val="auto"/>
        </w:rPr>
      </w:pPr>
      <w:r>
        <w:rPr>
          <w:rFonts w:hint="eastAsia"/>
          <w:color w:val="auto"/>
        </w:rPr>
        <w:t>7.1.7</w:t>
      </w:r>
      <w:r>
        <w:rPr>
          <w:rFonts w:hint="eastAsia" w:ascii="宋体" w:hAnsi="宋体"/>
          <w:color w:val="auto"/>
        </w:rPr>
        <w:t>甲供材的损耗以合同清单中明确的损耗为准。其他要求详见甲供材管理工作程序。</w:t>
      </w:r>
    </w:p>
    <w:bookmarkEnd w:id="558"/>
    <w:bookmarkEnd w:id="559"/>
    <w:bookmarkEnd w:id="560"/>
    <w:p w14:paraId="74940FC8">
      <w:pPr>
        <w:pStyle w:val="50"/>
        <w:numPr>
          <w:ilvl w:val="0"/>
          <w:numId w:val="0"/>
        </w:numPr>
        <w:spacing w:before="120" w:after="120" w:line="360" w:lineRule="auto"/>
        <w:rPr>
          <w:color w:val="auto"/>
          <w:szCs w:val="24"/>
        </w:rPr>
      </w:pPr>
      <w:bookmarkStart w:id="561" w:name="_Toc117507575"/>
      <w:bookmarkStart w:id="562" w:name="_Toc357434455"/>
      <w:bookmarkStart w:id="563" w:name="_Toc455151680"/>
      <w:bookmarkStart w:id="564" w:name="_Toc8833182"/>
      <w:bookmarkStart w:id="565" w:name="_Toc455134552"/>
      <w:bookmarkStart w:id="566" w:name="_Toc454555600"/>
      <w:r>
        <w:rPr>
          <w:color w:val="auto"/>
          <w:szCs w:val="24"/>
        </w:rPr>
        <w:t>7.2 指定供应材料设备</w:t>
      </w:r>
      <w:bookmarkEnd w:id="561"/>
      <w:r>
        <w:rPr>
          <w:color w:val="auto"/>
          <w:szCs w:val="24"/>
        </w:rPr>
        <w:t>（</w:t>
      </w:r>
      <w:r>
        <w:rPr>
          <w:rFonts w:hint="eastAsia"/>
          <w:color w:val="auto"/>
          <w:szCs w:val="24"/>
        </w:rPr>
        <w:t>甲指乙供</w:t>
      </w:r>
      <w:r>
        <w:rPr>
          <w:color w:val="auto"/>
          <w:szCs w:val="24"/>
        </w:rPr>
        <w:t>）</w:t>
      </w:r>
      <w:bookmarkEnd w:id="562"/>
      <w:bookmarkStart w:id="567" w:name="_Toc144869906"/>
      <w:bookmarkStart w:id="568" w:name="_Toc122080285"/>
      <w:r>
        <w:rPr>
          <w:rFonts w:hint="eastAsia" w:ascii="宋体" w:hAnsi="宋体"/>
          <w:color w:val="auto"/>
        </w:rPr>
        <mc:AlternateContent>
          <mc:Choice Requires="wps">
            <w:drawing>
              <wp:anchor distT="0" distB="0" distL="114300" distR="114300" simplePos="0" relativeHeight="251841536" behindDoc="0" locked="0" layoutInCell="1" allowOverlap="1">
                <wp:simplePos x="0" y="0"/>
                <wp:positionH relativeFrom="column">
                  <wp:posOffset>-775970</wp:posOffset>
                </wp:positionH>
                <wp:positionV relativeFrom="paragraph">
                  <wp:posOffset>424180</wp:posOffset>
                </wp:positionV>
                <wp:extent cx="737870" cy="835660"/>
                <wp:effectExtent l="0" t="0" r="5080" b="6350"/>
                <wp:wrapNone/>
                <wp:docPr id="146" name="文本框 146"/>
                <wp:cNvGraphicFramePr/>
                <a:graphic xmlns:a="http://schemas.openxmlformats.org/drawingml/2006/main">
                  <a:graphicData uri="http://schemas.microsoft.com/office/word/2010/wordprocessingShape">
                    <wps:wsp>
                      <wps:cNvSpPr txBox="1">
                        <a:spLocks noChangeArrowheads="1"/>
                      </wps:cNvSpPr>
                      <wps:spPr bwMode="auto">
                        <a:xfrm>
                          <a:off x="0" y="0"/>
                          <a:ext cx="737870" cy="835660"/>
                        </a:xfrm>
                        <a:prstGeom prst="rect">
                          <a:avLst/>
                        </a:prstGeom>
                        <a:solidFill>
                          <a:srgbClr val="FFFFFF"/>
                        </a:solidFill>
                        <a:ln>
                          <a:noFill/>
                        </a:ln>
                        <a:effectLst/>
                      </wps:spPr>
                      <wps:txbx>
                        <w:txbxContent>
                          <w:p w14:paraId="6E930AD1">
                            <w:pPr>
                              <w:jc w:val="left"/>
                            </w:pPr>
                            <w:r>
                              <w:rPr>
                                <w:rFonts w:hint="eastAsia" w:ascii="楷体_GB2312" w:eastAsia="楷体_GB2312"/>
                                <w:szCs w:val="21"/>
                              </w:rPr>
                              <w:t>指定供应材料设备</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1.1pt;margin-top:33.4pt;height:65.8pt;width:58.1pt;z-index:251841536;mso-width-relative:page;mso-height-relative:page;" fillcolor="#FFFFFF" filled="t" stroked="f" coordsize="21600,21600" o:gfxdata="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hZXPY2AAAAAoBAAAPAAAAAAAAAAEAIAAAACIAAABkcnMvZG93bnJldi54bWxQSwECFAAUAAAA&#10;CACHTuJA2rK4fycCAAA/BAAADgAAAAAAAAABACAAAAAnAQAAZHJzL2Uyb0RvYy54bWxQSwUGAAAA&#10;AAYABgBZAQAAwAUAAAAA&#10;">
                <v:fill on="t" focussize="0,0"/>
                <v:stroke on="f"/>
                <v:imagedata o:title=""/>
                <o:lock v:ext="edit" aspectratio="f"/>
                <v:textbox inset="0mm,0mm,0mm,0mm">
                  <w:txbxContent>
                    <w:p w14:paraId="6E930AD1">
                      <w:pPr>
                        <w:jc w:val="left"/>
                      </w:pPr>
                      <w:r>
                        <w:rPr>
                          <w:rFonts w:hint="eastAsia" w:ascii="楷体_GB2312" w:eastAsia="楷体_GB2312"/>
                          <w:szCs w:val="21"/>
                        </w:rPr>
                        <w:t>指定供应材料设备</w:t>
                      </w:r>
                    </w:p>
                  </w:txbxContent>
                </v:textbox>
              </v:shape>
            </w:pict>
          </mc:Fallback>
        </mc:AlternateContent>
      </w:r>
      <w:bookmarkEnd w:id="563"/>
      <w:bookmarkEnd w:id="564"/>
      <w:bookmarkEnd w:id="565"/>
      <w:bookmarkEnd w:id="566"/>
      <w:bookmarkEnd w:id="567"/>
      <w:bookmarkEnd w:id="568"/>
    </w:p>
    <w:p w14:paraId="6F2E55D4">
      <w:pPr>
        <w:pStyle w:val="51"/>
        <w:spacing w:after="0"/>
        <w:ind w:left="959" w:leftChars="114" w:hanging="720" w:hangingChars="300"/>
        <w:rPr>
          <w:rFonts w:ascii="Arial" w:hAnsi="Arial" w:cs="Arial"/>
          <w:color w:val="auto"/>
        </w:rPr>
      </w:pPr>
      <w:r>
        <w:rPr>
          <w:rFonts w:hint="eastAsia" w:ascii="宋体" w:hAnsi="宋体"/>
          <w:color w:val="auto"/>
        </w:rPr>
        <w:t>7.2.1</w:t>
      </w:r>
      <w:r>
        <w:rPr>
          <w:rFonts w:hint="eastAsia" w:ascii="Arial" w:hAnsi="Arial" w:cs="Arial"/>
          <w:color w:val="auto"/>
        </w:rPr>
        <w:t>所有指定供应商均由发包人通过自行招标或议标方式选定，一经确定即成为承包人的供应商，指定供应商与承包人签订双方或三方采购合同。</w:t>
      </w:r>
      <w:r>
        <w:rPr>
          <w:rFonts w:hint="eastAsia" w:ascii="宋体" w:hAnsi="宋体"/>
          <w:color w:val="auto"/>
        </w:rPr>
        <w:t>该类材料设备在承包范围</w:t>
      </w:r>
      <w:r>
        <w:rPr>
          <w:rFonts w:hint="eastAsia"/>
          <w:color w:val="auto"/>
        </w:rPr>
        <w:t>中</w:t>
      </w:r>
      <w:r>
        <w:rPr>
          <w:rFonts w:hint="eastAsia" w:ascii="宋体" w:hAnsi="宋体"/>
          <w:color w:val="auto"/>
        </w:rPr>
        <w:t>列出。</w:t>
      </w:r>
      <w:r>
        <w:rPr>
          <w:rFonts w:hint="eastAsia" w:ascii="Arial" w:hAnsi="Arial" w:cs="Arial"/>
          <w:color w:val="auto"/>
        </w:rPr>
        <w:t>发包人在选定或批准前</w:t>
      </w:r>
      <w:r>
        <w:rPr>
          <w:rFonts w:hint="eastAsia" w:ascii="Arial" w:hAnsi="Arial" w:cs="Arial"/>
          <w:color w:val="auto"/>
          <w:lang w:eastAsia="zh-CN"/>
        </w:rPr>
        <w:t>可以</w:t>
      </w:r>
      <w:r>
        <w:rPr>
          <w:rFonts w:hint="eastAsia" w:ascii="Arial" w:hAnsi="Arial" w:cs="Arial"/>
          <w:color w:val="auto"/>
        </w:rPr>
        <w:t>征询承包人意见，承包人可对此提出建议供发包人参考，但承包人没权利反对或拒绝与指定供应商签订采购合同。</w:t>
      </w:r>
    </w:p>
    <w:p w14:paraId="5F9F8EB0">
      <w:pPr>
        <w:pStyle w:val="51"/>
        <w:ind w:left="959" w:leftChars="114" w:hanging="720" w:hangingChars="300"/>
        <w:rPr>
          <w:rFonts w:ascii="Arial" w:hAnsi="Arial" w:cs="Arial"/>
          <w:color w:val="auto"/>
        </w:rPr>
      </w:pPr>
      <w:r>
        <w:rPr>
          <w:rFonts w:hint="eastAsia" w:ascii="宋体" w:hAnsi="宋体"/>
          <w:color w:val="auto"/>
          <w:lang w:val="en-US" w:eastAsia="zh-CN"/>
        </w:rPr>
        <mc:AlternateContent>
          <mc:Choice Requires="wps">
            <w:drawing>
              <wp:anchor distT="0" distB="0" distL="114300" distR="114300" simplePos="0" relativeHeight="251842560" behindDoc="0" locked="0" layoutInCell="1" allowOverlap="1">
                <wp:simplePos x="0" y="0"/>
                <wp:positionH relativeFrom="column">
                  <wp:posOffset>-728980</wp:posOffset>
                </wp:positionH>
                <wp:positionV relativeFrom="paragraph">
                  <wp:posOffset>-12065</wp:posOffset>
                </wp:positionV>
                <wp:extent cx="737870" cy="1131570"/>
                <wp:effectExtent l="0" t="0" r="5080" b="7620"/>
                <wp:wrapNone/>
                <wp:docPr id="145" name="文本框 145"/>
                <wp:cNvGraphicFramePr/>
                <a:graphic xmlns:a="http://schemas.openxmlformats.org/drawingml/2006/main">
                  <a:graphicData uri="http://schemas.microsoft.com/office/word/2010/wordprocessingShape">
                    <wps:wsp>
                      <wps:cNvSpPr txBox="1">
                        <a:spLocks noChangeArrowheads="1"/>
                      </wps:cNvSpPr>
                      <wps:spPr bwMode="auto">
                        <a:xfrm>
                          <a:off x="0" y="0"/>
                          <a:ext cx="737870" cy="1131570"/>
                        </a:xfrm>
                        <a:prstGeom prst="rect">
                          <a:avLst/>
                        </a:prstGeom>
                        <a:solidFill>
                          <a:srgbClr val="FFFFFF"/>
                        </a:solidFill>
                        <a:ln>
                          <a:noFill/>
                        </a:ln>
                        <a:effectLst/>
                      </wps:spPr>
                      <wps:txbx>
                        <w:txbxContent>
                          <w:p w14:paraId="644086E7">
                            <w:pPr>
                              <w:jc w:val="left"/>
                            </w:pPr>
                            <w:r>
                              <w:rPr>
                                <w:rFonts w:hint="eastAsia" w:ascii="楷体_GB2312" w:eastAsia="楷体_GB2312"/>
                                <w:szCs w:val="21"/>
                              </w:rPr>
                              <w:t>承包人与指定供应商签订合同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pt;margin-top:-0.95pt;height:89.1pt;width:58.1pt;z-index:251842560;mso-width-relative:page;mso-height-relative:page;" fillcolor="#FFFFFF" filled="t" stroked="f" coordsize="21600,21600" o:gfxdata="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A94E7YAAAACQEAAA8AAAAAAAAAAQAgAAAAIgAAAGRycy9kb3ducmV2LnhtbFBLAQIUABQAAAAI&#10;AIdO4kAoQab4JgIAAEAEAAAOAAAAAAAAAAEAIAAAACcBAABkcnMvZTJvRG9jLnhtbFBLBQYAAAAA&#10;BgAGAFkBAAC/BQAAAAA=&#10;">
                <v:fill on="t" focussize="0,0"/>
                <v:stroke on="f"/>
                <v:imagedata o:title=""/>
                <o:lock v:ext="edit" aspectratio="f"/>
                <v:textbox inset="0mm,0mm,0mm,0mm">
                  <w:txbxContent>
                    <w:p w14:paraId="644086E7">
                      <w:pPr>
                        <w:jc w:val="left"/>
                      </w:pPr>
                      <w:r>
                        <w:rPr>
                          <w:rFonts w:hint="eastAsia" w:ascii="楷体_GB2312" w:eastAsia="楷体_GB2312"/>
                          <w:szCs w:val="21"/>
                        </w:rPr>
                        <w:t>承包人与指定供应商签订合同</w:t>
                      </w:r>
                    </w:p>
                  </w:txbxContent>
                </v:textbox>
              </v:shape>
            </w:pict>
          </mc:Fallback>
        </mc:AlternateContent>
      </w:r>
      <w:r>
        <w:rPr>
          <w:rFonts w:hint="eastAsia" w:ascii="宋体" w:hAnsi="宋体"/>
          <w:color w:val="auto"/>
        </w:rPr>
        <w:t>7.2</w:t>
      </w:r>
      <w:r>
        <w:rPr>
          <w:rFonts w:ascii="宋体" w:hAnsi="宋体"/>
          <w:color w:val="auto"/>
        </w:rPr>
        <w:t>.</w:t>
      </w:r>
      <w:r>
        <w:rPr>
          <w:rFonts w:hint="eastAsia" w:ascii="宋体" w:hAnsi="宋体"/>
          <w:color w:val="auto"/>
        </w:rPr>
        <w:t xml:space="preserve">2 </w:t>
      </w:r>
      <w:r>
        <w:rPr>
          <w:rFonts w:hint="eastAsia"/>
          <w:color w:val="auto"/>
        </w:rPr>
        <w:t>承包人须在接到发包人指定供应通知单后7天内，按照供应通知单的价格、付款方式、规定的合同签订时间及其他约束条件与指定供应商签订双方合同。承包人不得再自行压低供应商价款，否则，发包人有权从任何应付给承包人的工程款中扣回承包人自行压低的价差部分支付给指定供应商。</w:t>
      </w:r>
    </w:p>
    <w:p w14:paraId="0731ECB4">
      <w:pPr>
        <w:pStyle w:val="51"/>
        <w:spacing w:after="0"/>
        <w:ind w:left="959" w:leftChars="114" w:hanging="720" w:hangingChars="300"/>
        <w:rPr>
          <w:rFonts w:ascii="宋体" w:hAnsi="宋体"/>
          <w:color w:val="auto"/>
        </w:rPr>
      </w:pPr>
      <w:r>
        <w:rPr>
          <w:rFonts w:hint="eastAsia" w:ascii="宋体" w:hAnsi="宋体"/>
          <w:color w:val="auto"/>
        </w:rPr>
        <w:t xml:space="preserve">      所有由发包人指定的材料设备供应商在法律上应为承包人雇用的供应商，指定供应材料设备价款以暂定单价形式计入合同价款。</w:t>
      </w:r>
    </w:p>
    <w:p w14:paraId="2152650C">
      <w:pPr>
        <w:pStyle w:val="51"/>
        <w:spacing w:after="0"/>
        <w:ind w:left="959" w:leftChars="114" w:hanging="720" w:hangingChars="300"/>
        <w:rPr>
          <w:rFonts w:ascii="宋体" w:hAnsi="宋体"/>
          <w:color w:val="auto"/>
        </w:rPr>
      </w:pPr>
      <w:r>
        <w:rPr>
          <w:rFonts w:hint="eastAsia" w:ascii="宋体" w:hAnsi="宋体"/>
          <w:color w:val="auto"/>
          <w:lang w:val="en-US" w:eastAsia="zh-CN"/>
        </w:rPr>
        <mc:AlternateContent>
          <mc:Choice Requires="wps">
            <w:drawing>
              <wp:anchor distT="0" distB="0" distL="114300" distR="114300" simplePos="0" relativeHeight="251843584" behindDoc="0" locked="0" layoutInCell="1" allowOverlap="1">
                <wp:simplePos x="0" y="0"/>
                <wp:positionH relativeFrom="column">
                  <wp:posOffset>-739140</wp:posOffset>
                </wp:positionH>
                <wp:positionV relativeFrom="paragraph">
                  <wp:posOffset>-4445</wp:posOffset>
                </wp:positionV>
                <wp:extent cx="737870" cy="1086485"/>
                <wp:effectExtent l="0" t="0" r="5080" b="3175"/>
                <wp:wrapNone/>
                <wp:docPr id="144" name="文本框 144"/>
                <wp:cNvGraphicFramePr/>
                <a:graphic xmlns:a="http://schemas.openxmlformats.org/drawingml/2006/main">
                  <a:graphicData uri="http://schemas.microsoft.com/office/word/2010/wordprocessingShape">
                    <wps:wsp>
                      <wps:cNvSpPr txBox="1">
                        <a:spLocks noChangeArrowheads="1"/>
                      </wps:cNvSpPr>
                      <wps:spPr bwMode="auto">
                        <a:xfrm>
                          <a:off x="0" y="0"/>
                          <a:ext cx="737870" cy="1086485"/>
                        </a:xfrm>
                        <a:prstGeom prst="rect">
                          <a:avLst/>
                        </a:prstGeom>
                        <a:solidFill>
                          <a:srgbClr val="FFFFFF"/>
                        </a:solidFill>
                        <a:ln>
                          <a:noFill/>
                        </a:ln>
                        <a:effectLst/>
                      </wps:spPr>
                      <wps:txbx>
                        <w:txbxContent>
                          <w:p w14:paraId="5E1BCD72">
                            <w:pPr>
                              <w:jc w:val="left"/>
                              <w:rPr>
                                <w:rFonts w:ascii="楷体_GB2312" w:eastAsia="楷体_GB2312"/>
                                <w:szCs w:val="21"/>
                              </w:rPr>
                            </w:pPr>
                            <w:r>
                              <w:rPr>
                                <w:rFonts w:hint="eastAsia" w:ascii="楷体_GB2312" w:eastAsia="楷体_GB2312"/>
                                <w:szCs w:val="21"/>
                              </w:rPr>
                              <w:t>承包人对指定供应商的管理</w:t>
                            </w:r>
                          </w:p>
                          <w:p w14:paraId="6BA568A0">
                            <w:pPr>
                              <w:rPr>
                                <w:rFonts w:ascii="楷体_GB2312" w:eastAsia="楷体_GB2312"/>
                                <w:szCs w:val="21"/>
                              </w:rPr>
                            </w:pPr>
                          </w:p>
                          <w:p w14:paraId="43ABB6A3"/>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2pt;margin-top:-0.35pt;height:85.55pt;width:58.1pt;z-index:251843584;mso-width-relative:page;mso-height-relative:page;" fillcolor="#FFFFFF" filled="t" stroked="f" coordsize="21600,21600" o:gfxdata="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vPy7f1wAAAAgBAAAPAAAAAAAAAAEAIAAAACIAAABkcnMvZG93bnJldi54bWxQSwECFAAUAAAA&#10;CACHTuJAolKb0SgCAABABAAADgAAAAAAAAABACAAAAAmAQAAZHJzL2Uyb0RvYy54bWxQSwUGAAAA&#10;AAYABgBZAQAAwAUAAAAA&#10;">
                <v:fill on="t" focussize="0,0"/>
                <v:stroke on="f"/>
                <v:imagedata o:title=""/>
                <o:lock v:ext="edit" aspectratio="f"/>
                <v:textbox inset="0mm,0mm,0mm,0mm">
                  <w:txbxContent>
                    <w:p w14:paraId="5E1BCD72">
                      <w:pPr>
                        <w:jc w:val="left"/>
                        <w:rPr>
                          <w:rFonts w:ascii="楷体_GB2312" w:eastAsia="楷体_GB2312"/>
                          <w:szCs w:val="21"/>
                        </w:rPr>
                      </w:pPr>
                      <w:r>
                        <w:rPr>
                          <w:rFonts w:hint="eastAsia" w:ascii="楷体_GB2312" w:eastAsia="楷体_GB2312"/>
                          <w:szCs w:val="21"/>
                        </w:rPr>
                        <w:t>承包人对指定供应商的管理</w:t>
                      </w:r>
                    </w:p>
                    <w:p w14:paraId="6BA568A0">
                      <w:pPr>
                        <w:rPr>
                          <w:rFonts w:ascii="楷体_GB2312" w:eastAsia="楷体_GB2312"/>
                          <w:szCs w:val="21"/>
                        </w:rPr>
                      </w:pPr>
                    </w:p>
                    <w:p w14:paraId="43ABB6A3"/>
                  </w:txbxContent>
                </v:textbox>
              </v:shape>
            </w:pict>
          </mc:Fallback>
        </mc:AlternateContent>
      </w:r>
      <w:r>
        <w:rPr>
          <w:rFonts w:hint="eastAsia" w:ascii="宋体" w:hAnsi="宋体"/>
          <w:color w:val="auto"/>
        </w:rPr>
        <w:t>7.2</w:t>
      </w:r>
      <w:r>
        <w:rPr>
          <w:rFonts w:ascii="宋体" w:hAnsi="宋体"/>
          <w:color w:val="auto"/>
        </w:rPr>
        <w:t>.</w:t>
      </w:r>
      <w:r>
        <w:rPr>
          <w:rFonts w:hint="eastAsia" w:ascii="宋体" w:hAnsi="宋体"/>
          <w:color w:val="auto"/>
        </w:rPr>
        <w:t>3 承包人须将指定供应商等同视为自己的供应商一般进行管理，将供货时间、供货周期、供货数量及批次的约定纳入供货合同，承包人与指定供应商双方都须遵守供货合同规定的双方权利和义务。</w:t>
      </w:r>
    </w:p>
    <w:p w14:paraId="70FB44EA">
      <w:pPr>
        <w:pStyle w:val="51"/>
        <w:spacing w:after="0"/>
        <w:ind w:left="959" w:leftChars="114" w:hanging="720" w:hangingChars="300"/>
        <w:rPr>
          <w:rFonts w:ascii="宋体" w:hAnsi="宋体"/>
          <w:color w:val="auto"/>
        </w:rPr>
      </w:pPr>
      <w:r>
        <w:rPr>
          <w:rFonts w:hint="eastAsia" w:ascii="宋体" w:hAnsi="宋体"/>
          <w:color w:val="auto"/>
        </w:rPr>
        <w:t xml:space="preserve">      除非另有规定，</w:t>
      </w:r>
      <w:r>
        <w:rPr>
          <w:rFonts w:hint="eastAsia"/>
          <w:color w:val="auto"/>
        </w:rPr>
        <w:t>指定供应材料设备</w:t>
      </w:r>
      <w:r>
        <w:rPr>
          <w:rFonts w:hint="eastAsia" w:ascii="宋体"/>
          <w:color w:val="auto"/>
        </w:rPr>
        <w:t>,</w:t>
      </w:r>
      <w:r>
        <w:rPr>
          <w:rFonts w:hint="eastAsia"/>
          <w:color w:val="auto"/>
        </w:rPr>
        <w:t xml:space="preserve"> 由承包人负责计量、接收、保管及二次搬运等场内所需一切工作。接收后的损坏问题由承包人负责。</w:t>
      </w:r>
    </w:p>
    <w:p w14:paraId="728FB0C0">
      <w:pPr>
        <w:pStyle w:val="51"/>
        <w:spacing w:after="0"/>
        <w:ind w:left="959" w:leftChars="114" w:hanging="720" w:hangingChars="300"/>
        <w:rPr>
          <w:color w:val="auto"/>
        </w:rPr>
      </w:pPr>
      <w:r>
        <w:rPr>
          <w:rFonts w:hint="eastAsia" w:ascii="宋体" w:hAnsi="宋体"/>
          <w:color w:val="auto"/>
          <w:lang w:val="en-US" w:eastAsia="zh-CN"/>
        </w:rPr>
        <mc:AlternateContent>
          <mc:Choice Requires="wps">
            <w:drawing>
              <wp:anchor distT="0" distB="0" distL="114300" distR="114300" simplePos="0" relativeHeight="251844608" behindDoc="0" locked="0" layoutInCell="1" allowOverlap="1">
                <wp:simplePos x="0" y="0"/>
                <wp:positionH relativeFrom="column">
                  <wp:posOffset>-720090</wp:posOffset>
                </wp:positionH>
                <wp:positionV relativeFrom="paragraph">
                  <wp:posOffset>36195</wp:posOffset>
                </wp:positionV>
                <wp:extent cx="737870" cy="735330"/>
                <wp:effectExtent l="0" t="0" r="5080" b="7620"/>
                <wp:wrapNone/>
                <wp:docPr id="143" name="文本框 143"/>
                <wp:cNvGraphicFramePr/>
                <a:graphic xmlns:a="http://schemas.openxmlformats.org/drawingml/2006/main">
                  <a:graphicData uri="http://schemas.microsoft.com/office/word/2010/wordprocessingShape">
                    <wps:wsp>
                      <wps:cNvSpPr txBox="1">
                        <a:spLocks noChangeArrowheads="1"/>
                      </wps:cNvSpPr>
                      <wps:spPr bwMode="auto">
                        <a:xfrm>
                          <a:off x="0" y="0"/>
                          <a:ext cx="737870" cy="735330"/>
                        </a:xfrm>
                        <a:prstGeom prst="rect">
                          <a:avLst/>
                        </a:prstGeom>
                        <a:solidFill>
                          <a:srgbClr val="FFFFFF"/>
                        </a:solidFill>
                        <a:ln>
                          <a:noFill/>
                        </a:ln>
                        <a:effectLst/>
                      </wps:spPr>
                      <wps:txbx>
                        <w:txbxContent>
                          <w:p w14:paraId="33EE7DC1">
                            <w:pPr>
                              <w:jc w:val="left"/>
                            </w:pPr>
                            <w:r>
                              <w:rPr>
                                <w:rFonts w:hint="eastAsia" w:ascii="楷体_GB2312" w:eastAsia="楷体_GB2312"/>
                                <w:szCs w:val="21"/>
                              </w:rPr>
                              <w:t>对指定供应商的付款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57.9pt;width:58.1pt;z-index:251844608;mso-width-relative:page;mso-height-relative:page;" fillcolor="#FFFFFF" filled="t" stroked="f" coordsize="21600,21600" o:gfxdata="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io8iXXAAAACAEAAA8AAAAAAAAAAQAgAAAAIgAAAGRycy9kb3ducmV2LnhtbFBLAQIUABQAAAAI&#10;AIdO4kBxv0RjJwIAAD8EAAAOAAAAAAAAAAEAIAAAACYBAABkcnMvZTJvRG9jLnhtbFBLBQYAAAAA&#10;BgAGAFkBAAC/BQAAAAA=&#10;">
                <v:fill on="t" focussize="0,0"/>
                <v:stroke on="f"/>
                <v:imagedata o:title=""/>
                <o:lock v:ext="edit" aspectratio="f"/>
                <v:textbox inset="0mm,0mm,0mm,0mm">
                  <w:txbxContent>
                    <w:p w14:paraId="33EE7DC1">
                      <w:pPr>
                        <w:jc w:val="left"/>
                      </w:pPr>
                      <w:r>
                        <w:rPr>
                          <w:rFonts w:hint="eastAsia" w:ascii="楷体_GB2312" w:eastAsia="楷体_GB2312"/>
                          <w:szCs w:val="21"/>
                        </w:rPr>
                        <w:t>对指定供应商的付款</w:t>
                      </w:r>
                    </w:p>
                  </w:txbxContent>
                </v:textbox>
              </v:shape>
            </w:pict>
          </mc:Fallback>
        </mc:AlternateContent>
      </w:r>
      <w:r>
        <w:rPr>
          <w:rFonts w:hint="eastAsia" w:ascii="宋体" w:hAnsi="宋体"/>
          <w:color w:val="auto"/>
        </w:rPr>
        <w:t>7.2</w:t>
      </w:r>
      <w:r>
        <w:rPr>
          <w:rFonts w:ascii="宋体" w:hAnsi="宋体"/>
          <w:color w:val="auto"/>
        </w:rPr>
        <w:t>.</w:t>
      </w:r>
      <w:r>
        <w:rPr>
          <w:rFonts w:hint="eastAsia" w:ascii="宋体" w:hAnsi="宋体"/>
          <w:color w:val="auto"/>
        </w:rPr>
        <w:t>4所有由承包人支付给指定供应商的有关供应材料设备的一切应付款项（除各分包合同中另有约定外），必须按期以双方或三方</w:t>
      </w:r>
      <w:r>
        <w:rPr>
          <w:rFonts w:hint="eastAsia" w:ascii="宋体" w:hAnsi="宋体"/>
          <w:color w:val="auto"/>
          <w:lang w:eastAsia="zh-CN"/>
        </w:rPr>
        <w:t>约定</w:t>
      </w:r>
      <w:r>
        <w:rPr>
          <w:rFonts w:hint="eastAsia" w:ascii="宋体" w:hAnsi="宋体"/>
          <w:color w:val="auto"/>
        </w:rPr>
        <w:t>的付款比例支付。</w:t>
      </w:r>
    </w:p>
    <w:p w14:paraId="0D7CBDC0">
      <w:pPr>
        <w:pStyle w:val="51"/>
        <w:tabs>
          <w:tab w:val="left" w:pos="1980"/>
          <w:tab w:val="left" w:pos="2160"/>
        </w:tabs>
        <w:spacing w:after="0"/>
        <w:ind w:left="1438" w:leftChars="456" w:hanging="480" w:hangingChars="200"/>
        <w:rPr>
          <w:color w:val="auto"/>
        </w:rPr>
      </w:pPr>
      <w:r>
        <w:rPr>
          <w:rFonts w:hint="eastAsia"/>
          <w:color w:val="auto"/>
        </w:rPr>
        <w:t>(1) 所有指定供应商的工程进度货款由承包人统一向发包人申请。</w:t>
      </w:r>
    </w:p>
    <w:p w14:paraId="058815F1">
      <w:pPr>
        <w:pStyle w:val="51"/>
        <w:tabs>
          <w:tab w:val="left" w:pos="1980"/>
          <w:tab w:val="left" w:pos="2160"/>
        </w:tabs>
        <w:spacing w:after="0"/>
        <w:ind w:left="1255" w:leftChars="453" w:hanging="304" w:hangingChars="127"/>
        <w:rPr>
          <w:color w:val="auto"/>
        </w:rPr>
      </w:pPr>
      <w:r>
        <w:rPr>
          <w:rFonts w:hint="eastAsia"/>
          <w:color w:val="auto"/>
        </w:rPr>
        <w:t>(2) 发包人会在届期签发的付款证书内详列该等材料及设备的应付货款总额，承包人应在收到发包人付款后7天内支付给指定供应商，不得扣留，除非承包人以书面形式向发包人正式提出：</w:t>
      </w:r>
    </w:p>
    <w:p w14:paraId="50BE71F3">
      <w:pPr>
        <w:pStyle w:val="51"/>
        <w:tabs>
          <w:tab w:val="left" w:pos="1620"/>
        </w:tabs>
        <w:spacing w:after="0"/>
        <w:ind w:left="959" w:leftChars="114" w:hanging="720" w:hangingChars="300"/>
        <w:rPr>
          <w:color w:val="auto"/>
        </w:rPr>
      </w:pPr>
      <w:r>
        <w:rPr>
          <w:rFonts w:hint="eastAsia"/>
          <w:color w:val="auto"/>
        </w:rPr>
        <w:t xml:space="preserve">         (i)  扣留或拒绝支付该应付金额的合理原因</w:t>
      </w:r>
      <w:r>
        <w:rPr>
          <w:rFonts w:hint="eastAsia"/>
          <w:color w:val="auto"/>
          <w:lang w:eastAsia="zh-CN"/>
        </w:rPr>
        <w:t>；</w:t>
      </w:r>
    </w:p>
    <w:p w14:paraId="35266858">
      <w:pPr>
        <w:pStyle w:val="51"/>
        <w:ind w:left="1258" w:leftChars="599"/>
        <w:rPr>
          <w:color w:val="auto"/>
        </w:rPr>
      </w:pPr>
      <w:r>
        <w:rPr>
          <w:rFonts w:hint="eastAsia"/>
          <w:color w:val="auto"/>
        </w:rPr>
        <w:tab/>
      </w:r>
      <w:r>
        <w:rPr>
          <w:rFonts w:hint="eastAsia"/>
          <w:color w:val="auto"/>
        </w:rPr>
        <w:t xml:space="preserve"> (ii)  合理证据证明承包人已将原因通知指定供应商。</w:t>
      </w:r>
    </w:p>
    <w:p w14:paraId="1D7DD57B">
      <w:pPr>
        <w:pStyle w:val="51"/>
        <w:ind w:left="1258" w:leftChars="599"/>
        <w:rPr>
          <w:color w:val="auto"/>
        </w:rPr>
      </w:pPr>
      <w:r>
        <w:rPr>
          <w:rFonts w:hint="eastAsia"/>
          <w:color w:val="auto"/>
        </w:rPr>
        <w:t>否则发包人可根据证书将该款额直接支付给有关指定供应商，并从应付或届期应付给承包人的金额内扣除该款额。</w:t>
      </w:r>
    </w:p>
    <w:p w14:paraId="7F739D88">
      <w:pPr>
        <w:pStyle w:val="51"/>
        <w:spacing w:after="0"/>
        <w:ind w:left="1258" w:leftChars="599"/>
        <w:rPr>
          <w:rFonts w:ascii="宋体" w:hAnsi="宋体"/>
          <w:color w:val="auto"/>
        </w:rPr>
      </w:pPr>
      <w:r>
        <w:rPr>
          <w:rFonts w:hint="eastAsia"/>
          <w:color w:val="auto"/>
        </w:rPr>
        <w:t>在不损及承包人对指定供应商的其他权利及责任下，发包人有权在无须得到承包人的同意下，将指定供应材料设备价款直接支付给指定供应商，在此情况下，承包人将不会得到任何</w:t>
      </w:r>
      <w:r>
        <w:rPr>
          <w:rFonts w:hint="eastAsia"/>
          <w:color w:val="auto"/>
          <w:lang w:eastAsia="zh-CN"/>
        </w:rPr>
        <w:t>赔偿</w:t>
      </w:r>
      <w:r>
        <w:rPr>
          <w:rFonts w:hint="eastAsia"/>
          <w:color w:val="auto"/>
        </w:rPr>
        <w:t>。</w:t>
      </w:r>
    </w:p>
    <w:p w14:paraId="116F600C">
      <w:pPr>
        <w:pStyle w:val="51"/>
        <w:spacing w:after="0"/>
        <w:ind w:left="959" w:leftChars="114" w:hanging="720" w:hangingChars="300"/>
        <w:rPr>
          <w:color w:val="auto"/>
        </w:rPr>
      </w:pPr>
      <w:r>
        <w:rPr>
          <w:rFonts w:hint="eastAsia" w:ascii="宋体" w:hAnsi="宋体"/>
          <w:color w:val="auto"/>
          <w:lang w:val="en-US" w:eastAsia="zh-CN"/>
        </w:rPr>
        <mc:AlternateContent>
          <mc:Choice Requires="wps">
            <w:drawing>
              <wp:anchor distT="0" distB="0" distL="114300" distR="114300" simplePos="0" relativeHeight="251845632" behindDoc="0" locked="0" layoutInCell="1" allowOverlap="1">
                <wp:simplePos x="0" y="0"/>
                <wp:positionH relativeFrom="column">
                  <wp:posOffset>-720090</wp:posOffset>
                </wp:positionH>
                <wp:positionV relativeFrom="paragraph">
                  <wp:posOffset>71755</wp:posOffset>
                </wp:positionV>
                <wp:extent cx="737870" cy="1118235"/>
                <wp:effectExtent l="0" t="0" r="5080" b="4445"/>
                <wp:wrapNone/>
                <wp:docPr id="142" name="文本框 142"/>
                <wp:cNvGraphicFramePr/>
                <a:graphic xmlns:a="http://schemas.openxmlformats.org/drawingml/2006/main">
                  <a:graphicData uri="http://schemas.microsoft.com/office/word/2010/wordprocessingShape">
                    <wps:wsp>
                      <wps:cNvSpPr txBox="1">
                        <a:spLocks noChangeArrowheads="1"/>
                      </wps:cNvSpPr>
                      <wps:spPr bwMode="auto">
                        <a:xfrm>
                          <a:off x="0" y="0"/>
                          <a:ext cx="737870" cy="1118235"/>
                        </a:xfrm>
                        <a:prstGeom prst="rect">
                          <a:avLst/>
                        </a:prstGeom>
                        <a:solidFill>
                          <a:srgbClr val="FFFFFF"/>
                        </a:solidFill>
                        <a:ln>
                          <a:noFill/>
                        </a:ln>
                        <a:effectLst/>
                      </wps:spPr>
                      <wps:txbx>
                        <w:txbxContent>
                          <w:p w14:paraId="4886D3EA">
                            <w:pPr>
                              <w:jc w:val="left"/>
                              <w:rPr>
                                <w:rFonts w:ascii="楷体_GB2312" w:eastAsia="楷体_GB2312"/>
                                <w:szCs w:val="21"/>
                              </w:rPr>
                            </w:pPr>
                            <w:r>
                              <w:rPr>
                                <w:rFonts w:hint="eastAsia" w:ascii="楷体_GB2312" w:eastAsia="楷体_GB2312"/>
                                <w:szCs w:val="21"/>
                              </w:rPr>
                              <w:t>与承包人有关的指定供应合同条款</w:t>
                            </w:r>
                          </w:p>
                          <w:p w14:paraId="777C9EBB">
                            <w:pPr>
                              <w:rPr>
                                <w:rFonts w:ascii="楷体_GB2312" w:eastAsia="楷体_GB2312"/>
                                <w:szCs w:val="21"/>
                              </w:rPr>
                            </w:pPr>
                          </w:p>
                          <w:p w14:paraId="02E26D44"/>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88.05pt;width:58.1pt;z-index:251845632;mso-width-relative:page;mso-height-relative:page;" fillcolor="#FFFFFF" filled="t" stroked="f" coordsize="21600,21600" o:gfxdata="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k/eZ1wAAAAkBAAAPAAAAAAAAAAEAIAAAACIAAABkcnMvZG93bnJldi54bWxQSwECFAAUAAAA&#10;CACHTuJAx+gKrygCAABABAAADgAAAAAAAAABACAAAAAmAQAAZHJzL2Uyb0RvYy54bWxQSwUGAAAA&#10;AAYABgBZAQAAwAUAAAAA&#10;">
                <v:fill on="t" focussize="0,0"/>
                <v:stroke on="f"/>
                <v:imagedata o:title=""/>
                <o:lock v:ext="edit" aspectratio="f"/>
                <v:textbox inset="0mm,0mm,0mm,0mm">
                  <w:txbxContent>
                    <w:p w14:paraId="4886D3EA">
                      <w:pPr>
                        <w:jc w:val="left"/>
                        <w:rPr>
                          <w:rFonts w:ascii="楷体_GB2312" w:eastAsia="楷体_GB2312"/>
                          <w:szCs w:val="21"/>
                        </w:rPr>
                      </w:pPr>
                      <w:r>
                        <w:rPr>
                          <w:rFonts w:hint="eastAsia" w:ascii="楷体_GB2312" w:eastAsia="楷体_GB2312"/>
                          <w:szCs w:val="21"/>
                        </w:rPr>
                        <w:t>与承包人有关的指定供应合同条款</w:t>
                      </w:r>
                    </w:p>
                    <w:p w14:paraId="777C9EBB">
                      <w:pPr>
                        <w:rPr>
                          <w:rFonts w:ascii="楷体_GB2312" w:eastAsia="楷体_GB2312"/>
                          <w:szCs w:val="21"/>
                        </w:rPr>
                      </w:pPr>
                    </w:p>
                    <w:p w14:paraId="02E26D44"/>
                  </w:txbxContent>
                </v:textbox>
              </v:shape>
            </w:pict>
          </mc:Fallback>
        </mc:AlternateContent>
      </w:r>
      <w:r>
        <w:rPr>
          <w:rFonts w:hint="eastAsia" w:ascii="宋体" w:hAnsi="宋体"/>
          <w:color w:val="auto"/>
        </w:rPr>
        <w:t>7.2</w:t>
      </w:r>
      <w:r>
        <w:rPr>
          <w:rFonts w:ascii="宋体" w:hAnsi="宋体"/>
          <w:color w:val="auto"/>
        </w:rPr>
        <w:t>.</w:t>
      </w:r>
      <w:r>
        <w:rPr>
          <w:rFonts w:hint="eastAsia" w:ascii="宋体" w:hAnsi="宋体"/>
          <w:color w:val="auto"/>
        </w:rPr>
        <w:t>5 指定供应材料设备的供货合同中将包含下述条件，承包人和指定供应商不应拒绝（发包人另有特殊要求除外）：</w:t>
      </w:r>
    </w:p>
    <w:p w14:paraId="78C466BA">
      <w:pPr>
        <w:pStyle w:val="51"/>
        <w:spacing w:after="0"/>
        <w:ind w:left="1257" w:leftChars="427" w:hanging="360" w:hangingChars="150"/>
        <w:rPr>
          <w:color w:val="auto"/>
        </w:rPr>
      </w:pPr>
      <w:r>
        <w:rPr>
          <w:rFonts w:hint="eastAsia"/>
          <w:color w:val="auto"/>
        </w:rPr>
        <w:t>(1) 指定供应商供应的材料设备的品质必须符合标准、规范要求，并且</w:t>
      </w:r>
      <w:r>
        <w:rPr>
          <w:rFonts w:hint="eastAsia"/>
          <w:color w:val="auto"/>
          <w:lang w:eastAsia="zh-CN"/>
        </w:rPr>
        <w:t>符合</w:t>
      </w:r>
      <w:r>
        <w:rPr>
          <w:rFonts w:hint="eastAsia"/>
          <w:color w:val="auto"/>
        </w:rPr>
        <w:t>发包人</w:t>
      </w:r>
      <w:r>
        <w:rPr>
          <w:rFonts w:hint="eastAsia"/>
          <w:color w:val="auto"/>
          <w:lang w:eastAsia="zh-CN"/>
        </w:rPr>
        <w:t>的具体要求</w:t>
      </w:r>
      <w:r>
        <w:rPr>
          <w:rFonts w:hint="eastAsia"/>
          <w:color w:val="auto"/>
        </w:rPr>
        <w:t>；</w:t>
      </w:r>
    </w:p>
    <w:p w14:paraId="21A5DA85">
      <w:pPr>
        <w:pStyle w:val="51"/>
        <w:spacing w:after="0"/>
        <w:ind w:left="1257" w:leftChars="427" w:hanging="360" w:hangingChars="150"/>
        <w:rPr>
          <w:color w:val="auto"/>
        </w:rPr>
      </w:pPr>
      <w:r>
        <w:rPr>
          <w:rFonts w:hint="eastAsia"/>
          <w:color w:val="auto"/>
        </w:rPr>
        <w:t>(2) 若承包人在施工或保修期内发现指定供应商供应的材料设备存有质量</w:t>
      </w:r>
      <w:r>
        <w:rPr>
          <w:rFonts w:hint="eastAsia"/>
          <w:color w:val="auto"/>
          <w:lang w:eastAsia="zh-CN"/>
        </w:rPr>
        <w:t>问题</w:t>
      </w:r>
      <w:r>
        <w:rPr>
          <w:rFonts w:hint="eastAsia"/>
          <w:color w:val="auto"/>
        </w:rPr>
        <w:t>，指定供应商须负责更换或修复，且须承担由于该等质量导致的承包人损失，但此等质量必须是：</w:t>
      </w:r>
    </w:p>
    <w:p w14:paraId="72BCD7FC">
      <w:pPr>
        <w:pStyle w:val="51"/>
        <w:spacing w:after="0"/>
        <w:ind w:left="1619" w:leftChars="599" w:hanging="361"/>
        <w:rPr>
          <w:color w:val="auto"/>
        </w:rPr>
      </w:pPr>
      <w:r>
        <w:rPr>
          <w:rFonts w:hint="eastAsia"/>
          <w:color w:val="auto"/>
        </w:rPr>
        <w:t>(</w:t>
      </w:r>
      <w:r>
        <w:rPr>
          <w:color w:val="auto"/>
        </w:rPr>
        <w:t>i</w:t>
      </w:r>
      <w:r>
        <w:rPr>
          <w:rFonts w:hint="eastAsia"/>
          <w:color w:val="auto"/>
        </w:rPr>
        <w:t>) 该等质量是由于所供应材料设备的制造工艺或用料不良造成，而非由于承包人贮藏不当或承包人、发包人任何误用或疏忽所造成的；</w:t>
      </w:r>
    </w:p>
    <w:p w14:paraId="51B6DD2D">
      <w:pPr>
        <w:pStyle w:val="51"/>
        <w:spacing w:after="0"/>
        <w:ind w:left="1618" w:leftChars="599" w:hanging="360" w:hangingChars="150"/>
        <w:rPr>
          <w:color w:val="auto"/>
        </w:rPr>
      </w:pPr>
      <w:r>
        <w:rPr>
          <w:rFonts w:hint="eastAsia"/>
          <w:color w:val="auto"/>
        </w:rPr>
        <w:t>(i</w:t>
      </w:r>
      <w:r>
        <w:rPr>
          <w:color w:val="auto"/>
        </w:rPr>
        <w:t>i</w:t>
      </w:r>
      <w:r>
        <w:rPr>
          <w:rFonts w:hint="eastAsia"/>
          <w:color w:val="auto"/>
        </w:rPr>
        <w:t>) 当材料设备已被使用或已安装时，该等质量并非承包人可在未使用或安装前的检验所能发现或显示出来。</w:t>
      </w:r>
    </w:p>
    <w:p w14:paraId="6F4FE049">
      <w:pPr>
        <w:pStyle w:val="51"/>
        <w:spacing w:after="0"/>
        <w:ind w:left="959" w:leftChars="114" w:hanging="720" w:hangingChars="300"/>
        <w:rPr>
          <w:rFonts w:ascii="宋体" w:hAnsi="宋体"/>
          <w:color w:val="auto"/>
        </w:rPr>
      </w:pPr>
      <w:r>
        <w:rPr>
          <w:rFonts w:hint="eastAsia" w:ascii="宋体" w:hAnsi="宋体"/>
          <w:color w:val="auto"/>
          <w:lang w:val="en-US" w:eastAsia="zh-CN"/>
        </w:rPr>
        <mc:AlternateContent>
          <mc:Choice Requires="wps">
            <w:drawing>
              <wp:anchor distT="0" distB="0" distL="114300" distR="114300" simplePos="0" relativeHeight="251846656" behindDoc="0" locked="0" layoutInCell="1" allowOverlap="1">
                <wp:simplePos x="0" y="0"/>
                <wp:positionH relativeFrom="column">
                  <wp:posOffset>-720090</wp:posOffset>
                </wp:positionH>
                <wp:positionV relativeFrom="paragraph">
                  <wp:posOffset>36195</wp:posOffset>
                </wp:positionV>
                <wp:extent cx="737870" cy="403225"/>
                <wp:effectExtent l="0" t="0" r="5080" b="1270"/>
                <wp:wrapNone/>
                <wp:docPr id="141" name="文本框 141"/>
                <wp:cNvGraphicFramePr/>
                <a:graphic xmlns:a="http://schemas.openxmlformats.org/drawingml/2006/main">
                  <a:graphicData uri="http://schemas.microsoft.com/office/word/2010/wordprocessingShape">
                    <wps:wsp>
                      <wps:cNvSpPr txBox="1">
                        <a:spLocks noChangeArrowheads="1"/>
                      </wps:cNvSpPr>
                      <wps:spPr bwMode="auto">
                        <a:xfrm>
                          <a:off x="0" y="0"/>
                          <a:ext cx="737870" cy="403225"/>
                        </a:xfrm>
                        <a:prstGeom prst="rect">
                          <a:avLst/>
                        </a:prstGeom>
                        <a:solidFill>
                          <a:srgbClr val="FFFFFF"/>
                        </a:solidFill>
                        <a:ln>
                          <a:noFill/>
                        </a:ln>
                        <a:effectLst/>
                      </wps:spPr>
                      <wps:txbx>
                        <w:txbxContent>
                          <w:p w14:paraId="16B43F76">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31.75pt;width:58.1pt;z-index:251846656;mso-width-relative:page;mso-height-relative:page;" fillcolor="#FFFFFF" filled="t" stroked="f" coordsize="21600,21600" o:gfxdata="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1/Zp1QAAAAcBAAAPAAAAAAAAAAEAIAAAACIAAABkcnMvZG93bnJldi54bWxQSwECFAAUAAAACACH&#10;TuJAJ832WScCAAA/BAAADgAAAAAAAAABACAAAAAkAQAAZHJzL2Uyb0RvYy54bWxQSwUGAAAAAAYA&#10;BgBZAQAAvQUAAAAA&#10;">
                <v:fill on="t" focussize="0,0"/>
                <v:stroke on="f"/>
                <v:imagedata o:title=""/>
                <o:lock v:ext="edit" aspectratio="f"/>
                <v:textbox inset="0mm,0mm,0mm,0mm">
                  <w:txbxContent>
                    <w:p w14:paraId="16B43F76">
                      <w:r>
                        <w:rPr>
                          <w:rFonts w:hint="eastAsia" w:ascii="楷体_GB2312" w:eastAsia="楷体_GB2312"/>
                          <w:szCs w:val="21"/>
                        </w:rPr>
                        <w:t>其他约定</w:t>
                      </w:r>
                    </w:p>
                  </w:txbxContent>
                </v:textbox>
              </v:shape>
            </w:pict>
          </mc:Fallback>
        </mc:AlternateContent>
      </w:r>
      <w:r>
        <w:rPr>
          <w:rFonts w:hint="eastAsia" w:ascii="宋体" w:hAnsi="宋体"/>
          <w:color w:val="auto"/>
        </w:rPr>
        <w:t>7.2</w:t>
      </w:r>
      <w:r>
        <w:rPr>
          <w:rFonts w:ascii="宋体" w:hAnsi="宋体"/>
          <w:color w:val="auto"/>
        </w:rPr>
        <w:t>.</w:t>
      </w:r>
      <w:r>
        <w:rPr>
          <w:rFonts w:hint="eastAsia" w:ascii="宋体" w:hAnsi="宋体"/>
          <w:color w:val="auto"/>
        </w:rPr>
        <w:t>6 指定供应材料设备的计价办法详见14.2.2款的约定，其结算办法详见16.2款的约定。</w:t>
      </w:r>
    </w:p>
    <w:p w14:paraId="665C41A9">
      <w:pPr>
        <w:pStyle w:val="50"/>
        <w:numPr>
          <w:ilvl w:val="0"/>
          <w:numId w:val="0"/>
        </w:numPr>
        <w:spacing w:before="120" w:after="120" w:line="360" w:lineRule="auto"/>
        <w:rPr>
          <w:color w:val="auto"/>
          <w:szCs w:val="24"/>
        </w:rPr>
      </w:pPr>
      <w:bookmarkStart w:id="569" w:name="_Toc357434456"/>
      <w:bookmarkStart w:id="570" w:name="_Toc144869907"/>
      <w:bookmarkStart w:id="571" w:name="_Toc122080286"/>
      <w:bookmarkStart w:id="572" w:name="_Toc455151681"/>
      <w:bookmarkStart w:id="573" w:name="_Toc8833183"/>
      <w:bookmarkStart w:id="574" w:name="_Toc454555601"/>
      <w:bookmarkStart w:id="575" w:name="_Toc455134553"/>
      <w:r>
        <w:rPr>
          <w:color w:val="auto"/>
          <w:szCs w:val="24"/>
        </w:rPr>
        <w:t>7.3 承包人采购材料设备</w:t>
      </w:r>
      <w:bookmarkEnd w:id="569"/>
      <w:bookmarkEnd w:id="570"/>
      <w:bookmarkEnd w:id="571"/>
      <w:r>
        <w:rPr>
          <w:rFonts w:hint="eastAsia"/>
          <w:color w:val="auto"/>
          <w:szCs w:val="24"/>
        </w:rPr>
        <w:t>（乙供材）</w:t>
      </w:r>
      <w:bookmarkEnd w:id="572"/>
      <w:bookmarkEnd w:id="573"/>
      <w:bookmarkEnd w:id="574"/>
      <w:bookmarkEnd w:id="575"/>
    </w:p>
    <w:p w14:paraId="7C4FD505">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707392" behindDoc="0" locked="0" layoutInCell="1" allowOverlap="1">
                <wp:simplePos x="0" y="0"/>
                <wp:positionH relativeFrom="column">
                  <wp:posOffset>-685800</wp:posOffset>
                </wp:positionH>
                <wp:positionV relativeFrom="paragraph">
                  <wp:posOffset>1104900</wp:posOffset>
                </wp:positionV>
                <wp:extent cx="737870" cy="1155065"/>
                <wp:effectExtent l="0" t="0" r="5080" b="635"/>
                <wp:wrapNone/>
                <wp:docPr id="140" name="文本框 140"/>
                <wp:cNvGraphicFramePr/>
                <a:graphic xmlns:a="http://schemas.openxmlformats.org/drawingml/2006/main">
                  <a:graphicData uri="http://schemas.microsoft.com/office/word/2010/wordprocessingShape">
                    <wps:wsp>
                      <wps:cNvSpPr txBox="1">
                        <a:spLocks noChangeArrowheads="1"/>
                      </wps:cNvSpPr>
                      <wps:spPr bwMode="auto">
                        <a:xfrm>
                          <a:off x="0" y="0"/>
                          <a:ext cx="737870" cy="1155065"/>
                        </a:xfrm>
                        <a:prstGeom prst="rect">
                          <a:avLst/>
                        </a:prstGeom>
                        <a:solidFill>
                          <a:srgbClr val="FFFFFF"/>
                        </a:solidFill>
                        <a:ln>
                          <a:noFill/>
                        </a:ln>
                        <a:effectLst/>
                      </wps:spPr>
                      <wps:txbx>
                        <w:txbxContent>
                          <w:p w14:paraId="60086382">
                            <w:pPr>
                              <w:jc w:val="left"/>
                            </w:pPr>
                            <w:r>
                              <w:rPr>
                                <w:rFonts w:hint="eastAsia" w:ascii="楷体_GB2312" w:eastAsia="楷体_GB2312"/>
                                <w:szCs w:val="21"/>
                              </w:rPr>
                              <w:t>所有材料设备应符合合同要求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87pt;height:90.95pt;width:58.1pt;z-index:251707392;mso-width-relative:page;mso-height-relative:page;" fillcolor="#FFFFFF" filled="t" stroked="f" coordsize="21600,21600" o:gfxdata="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IPsbzZAAAACgEAAA8AAAAAAAAAAQAgAAAAIgAAAGRycy9kb3ducmV2LnhtbFBLAQIUABQA&#10;AAAIAIdO4kBVQF6GKAIAAEAEAAAOAAAAAAAAAAEAIAAAACgBAABkcnMvZTJvRG9jLnhtbFBLBQYA&#10;AAAABgAGAFkBAADCBQAAAAA=&#10;">
                <v:fill on="t" focussize="0,0"/>
                <v:stroke on="f"/>
                <v:imagedata o:title=""/>
                <o:lock v:ext="edit" aspectratio="f"/>
                <v:textbox inset="0mm,0mm,0mm,0mm">
                  <w:txbxContent>
                    <w:p w14:paraId="60086382">
                      <w:pPr>
                        <w:jc w:val="left"/>
                      </w:pPr>
                      <w:r>
                        <w:rPr>
                          <w:rFonts w:hint="eastAsia" w:ascii="楷体_GB2312" w:eastAsia="楷体_GB2312"/>
                          <w:szCs w:val="21"/>
                        </w:rPr>
                        <w:t>所有材料设备应符合合同要求</w:t>
                      </w:r>
                    </w:p>
                  </w:txbxContent>
                </v:textbox>
              </v:shape>
            </w:pict>
          </mc:Fallback>
        </mc:AlternateContent>
      </w:r>
      <w:r>
        <w:rPr>
          <w:color w:val="auto"/>
          <w:lang w:val="en-US" w:eastAsia="zh-CN"/>
        </w:rPr>
        <mc:AlternateContent>
          <mc:Choice Requires="wps">
            <w:drawing>
              <wp:anchor distT="0" distB="0" distL="114300" distR="114300" simplePos="0" relativeHeight="251706368" behindDoc="0" locked="0" layoutInCell="1" allowOverlap="1">
                <wp:simplePos x="0" y="0"/>
                <wp:positionH relativeFrom="column">
                  <wp:posOffset>-720090</wp:posOffset>
                </wp:positionH>
                <wp:positionV relativeFrom="paragraph">
                  <wp:posOffset>53975</wp:posOffset>
                </wp:positionV>
                <wp:extent cx="737870" cy="753745"/>
                <wp:effectExtent l="0" t="0" r="5080" b="5715"/>
                <wp:wrapNone/>
                <wp:docPr id="139" name="文本框 139"/>
                <wp:cNvGraphicFramePr/>
                <a:graphic xmlns:a="http://schemas.openxmlformats.org/drawingml/2006/main">
                  <a:graphicData uri="http://schemas.microsoft.com/office/word/2010/wordprocessingShape">
                    <wps:wsp>
                      <wps:cNvSpPr txBox="1">
                        <a:spLocks noChangeArrowheads="1"/>
                      </wps:cNvSpPr>
                      <wps:spPr bwMode="auto">
                        <a:xfrm>
                          <a:off x="0" y="0"/>
                          <a:ext cx="737870" cy="753745"/>
                        </a:xfrm>
                        <a:prstGeom prst="rect">
                          <a:avLst/>
                        </a:prstGeom>
                        <a:solidFill>
                          <a:srgbClr val="FFFFFF"/>
                        </a:solidFill>
                        <a:ln>
                          <a:noFill/>
                        </a:ln>
                        <a:effectLst/>
                      </wps:spPr>
                      <wps:txbx>
                        <w:txbxContent>
                          <w:p w14:paraId="3982FE0B">
                            <w:pPr>
                              <w:jc w:val="left"/>
                            </w:pPr>
                            <w:r>
                              <w:rPr>
                                <w:rFonts w:hint="eastAsia" w:ascii="楷体_GB2312" w:eastAsia="楷体_GB2312"/>
                                <w:szCs w:val="21"/>
                              </w:rPr>
                              <w:t>承包人采购的材料设备</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9.35pt;width:58.1pt;z-index:251706368;mso-width-relative:page;mso-height-relative:page;" fillcolor="#FFFFFF" filled="t" stroked="f" coordsize="21600,21600" o:gfxdata="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bqiJy1wAAAAgBAAAPAAAAAAAAAAEAIAAAACIAAABkcnMvZG93bnJldi54bWxQSwECFAAUAAAA&#10;CACHTuJAOeWfDigCAAA/BAAADgAAAAAAAAABACAAAAAmAQAAZHJzL2Uyb0RvYy54bWxQSwUGAAAA&#10;AAYABgBZAQAAwAUAAAAA&#10;">
                <v:fill on="t" focussize="0,0"/>
                <v:stroke on="f"/>
                <v:imagedata o:title=""/>
                <o:lock v:ext="edit" aspectratio="f"/>
                <v:textbox inset="0mm,0mm,0mm,0mm">
                  <w:txbxContent>
                    <w:p w14:paraId="3982FE0B">
                      <w:pPr>
                        <w:jc w:val="left"/>
                      </w:pPr>
                      <w:r>
                        <w:rPr>
                          <w:rFonts w:hint="eastAsia" w:ascii="楷体_GB2312" w:eastAsia="楷体_GB2312"/>
                          <w:szCs w:val="21"/>
                        </w:rPr>
                        <w:t>承包人采购的材料设备</w:t>
                      </w:r>
                    </w:p>
                  </w:txbxContent>
                </v:textbox>
              </v:shape>
            </w:pict>
          </mc:Fallback>
        </mc:AlternateContent>
      </w:r>
      <w:r>
        <w:rPr>
          <w:color w:val="auto"/>
        </w:rPr>
        <w:t>7.3.1 承包人负责采购的材料设备：除说明由发包人负责供应的材料设备外，本工程所需的其他所有物料（包括指定供应材料设备、发包人限品牌采购材料、自行采购材料）均由承包人按照本合同约定的要求和采购方式负责采购，承包人对材料设备质量负责。</w:t>
      </w:r>
    </w:p>
    <w:p w14:paraId="1DAC1ED9">
      <w:pPr>
        <w:pStyle w:val="51"/>
        <w:spacing w:after="0"/>
        <w:ind w:left="837" w:leftChars="113" w:hanging="600" w:hangingChars="250"/>
        <w:rPr>
          <w:color w:val="auto"/>
        </w:rPr>
      </w:pPr>
      <w:r>
        <w:rPr>
          <w:color w:val="auto"/>
        </w:rPr>
        <w:t>7.3.2 全部材料、设备和操作工艺应符合国家标准、规范及本合同规范技术要求。承包人应保证用于本工程的材料、设备和构件等已取得有关政府部门的批准使用。任何因申请有关批准而发生的费用由承包人承担。本工程严禁使用一切有毒的材料（包括但不限于含铅油漆、石棉、甲醛或含多氯聚苯等</w:t>
      </w:r>
      <w:r>
        <w:rPr>
          <w:rFonts w:hint="eastAsia"/>
          <w:color w:val="auto"/>
          <w:lang w:eastAsia="zh-CN"/>
        </w:rPr>
        <w:t>的物料</w:t>
      </w:r>
      <w:r>
        <w:rPr>
          <w:color w:val="auto"/>
        </w:rPr>
        <w:t>）进行施工。永久性工程所用的一切物料必须是全新的，具有出厂合格证书。</w:t>
      </w:r>
    </w:p>
    <w:p w14:paraId="6F283263">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709440" behindDoc="0" locked="0" layoutInCell="1" allowOverlap="1">
                <wp:simplePos x="0" y="0"/>
                <wp:positionH relativeFrom="column">
                  <wp:posOffset>-685800</wp:posOffset>
                </wp:positionH>
                <wp:positionV relativeFrom="paragraph">
                  <wp:posOffset>41275</wp:posOffset>
                </wp:positionV>
                <wp:extent cx="737870" cy="494665"/>
                <wp:effectExtent l="0" t="0" r="5080" b="635"/>
                <wp:wrapNone/>
                <wp:docPr id="138" name="文本框 138"/>
                <wp:cNvGraphicFramePr/>
                <a:graphic xmlns:a="http://schemas.openxmlformats.org/drawingml/2006/main">
                  <a:graphicData uri="http://schemas.microsoft.com/office/word/2010/wordprocessingShape">
                    <wps:wsp>
                      <wps:cNvSpPr txBox="1">
                        <a:spLocks noChangeArrowheads="1"/>
                      </wps:cNvSpPr>
                      <wps:spPr bwMode="auto">
                        <a:xfrm>
                          <a:off x="0" y="0"/>
                          <a:ext cx="737870" cy="494665"/>
                        </a:xfrm>
                        <a:prstGeom prst="rect">
                          <a:avLst/>
                        </a:prstGeom>
                        <a:solidFill>
                          <a:srgbClr val="FFFFFF"/>
                        </a:solidFill>
                        <a:ln>
                          <a:noFill/>
                        </a:ln>
                        <a:effectLst/>
                      </wps:spPr>
                      <wps:txbx>
                        <w:txbxContent>
                          <w:p w14:paraId="750C5B86">
                            <w:pPr>
                              <w:jc w:val="left"/>
                            </w:pPr>
                            <w:r>
                              <w:rPr>
                                <w:rFonts w:hint="eastAsia" w:ascii="楷体_GB2312" w:eastAsia="楷体_GB2312"/>
                                <w:szCs w:val="21"/>
                              </w:rPr>
                              <w:t>材料设备的报批报审</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25pt;height:38.95pt;width:58.1pt;z-index:251709440;mso-width-relative:page;mso-height-relative:page;" fillcolor="#FFFFFF" filled="t" stroked="f" coordsize="21600,21600" o:gfxdata="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TvzIi1wAAAAcBAAAPAAAAAAAAAAEAIAAAACIAAABkcnMvZG93bnJldi54bWxQSwECFAAUAAAA&#10;CACHTuJAIiiLfigCAAA/BAAADgAAAAAAAAABACAAAAAmAQAAZHJzL2Uyb0RvYy54bWxQSwUGAAAA&#10;AAYABgBZAQAAwAUAAAAA&#10;">
                <v:fill on="t" focussize="0,0"/>
                <v:stroke on="f"/>
                <v:imagedata o:title=""/>
                <o:lock v:ext="edit" aspectratio="f"/>
                <v:textbox inset="0mm,0mm,0mm,0mm">
                  <w:txbxContent>
                    <w:p w14:paraId="750C5B86">
                      <w:pPr>
                        <w:jc w:val="left"/>
                      </w:pPr>
                      <w:r>
                        <w:rPr>
                          <w:rFonts w:hint="eastAsia" w:ascii="楷体_GB2312" w:eastAsia="楷体_GB2312"/>
                          <w:szCs w:val="21"/>
                        </w:rPr>
                        <w:t>材料设备的报批报审</w:t>
                      </w:r>
                    </w:p>
                  </w:txbxContent>
                </v:textbox>
              </v:shape>
            </w:pict>
          </mc:Fallback>
        </mc:AlternateContent>
      </w:r>
      <w:r>
        <w:rPr>
          <w:color w:val="auto"/>
        </w:rPr>
        <w:t>7.3.3发包人限制品牌由承包人自行采购的材料设备，订购前承包人须按发包人要求进行材料设备的报批报审，应向发包人和监理工程师提交能清楚说明材料品牌、型号、规格、技术参数、生产数据的资料或材料样本，经发包人批准后方可使用。</w:t>
      </w:r>
    </w:p>
    <w:p w14:paraId="7421EBB5">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710464" behindDoc="0" locked="0" layoutInCell="1" allowOverlap="1">
                <wp:simplePos x="0" y="0"/>
                <wp:positionH relativeFrom="column">
                  <wp:posOffset>-685800</wp:posOffset>
                </wp:positionH>
                <wp:positionV relativeFrom="paragraph">
                  <wp:posOffset>36195</wp:posOffset>
                </wp:positionV>
                <wp:extent cx="737870" cy="457200"/>
                <wp:effectExtent l="0" t="0" r="5080" b="5080"/>
                <wp:wrapNone/>
                <wp:docPr id="137" name="文本框 137"/>
                <wp:cNvGraphicFramePr/>
                <a:graphic xmlns:a="http://schemas.openxmlformats.org/drawingml/2006/main">
                  <a:graphicData uri="http://schemas.microsoft.com/office/word/2010/wordprocessingShape">
                    <wps:wsp>
                      <wps:cNvSpPr txBox="1">
                        <a:spLocks noChangeArrowheads="1"/>
                      </wps:cNvSpPr>
                      <wps:spPr bwMode="auto">
                        <a:xfrm>
                          <a:off x="0" y="0"/>
                          <a:ext cx="737870" cy="457200"/>
                        </a:xfrm>
                        <a:prstGeom prst="rect">
                          <a:avLst/>
                        </a:prstGeom>
                        <a:solidFill>
                          <a:srgbClr val="FFFFFF"/>
                        </a:solidFill>
                        <a:ln>
                          <a:noFill/>
                        </a:ln>
                        <a:effectLst/>
                      </wps:spPr>
                      <wps:txbx>
                        <w:txbxContent>
                          <w:p w14:paraId="4977ED93">
                            <w:pPr>
                              <w:jc w:val="left"/>
                            </w:pPr>
                            <w:r>
                              <w:rPr>
                                <w:rFonts w:hint="eastAsia" w:ascii="楷体_GB2312" w:eastAsia="楷体_GB2312"/>
                                <w:szCs w:val="21"/>
                              </w:rPr>
                              <w:t>材料设备的样品</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85pt;height:36pt;width:58.1pt;z-index:251710464;mso-width-relative:page;mso-height-relative:page;" fillcolor="#FFFFFF" filled="t" stroked="f" coordsize="21600,21600" o:gfxdata="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q2cPoNcAAAAHAQAADwAAAAAAAAABACAAAAAiAAAAZHJzL2Rvd25yZXYueG1sUEsBAhQAFAAAAAgA&#10;h07iQKFmV94mAgAAPwQAAA4AAAAAAAAAAQAgAAAAJgEAAGRycy9lMm9Eb2MueG1sUEsFBgAAAAAG&#10;AAYAWQEAAL4FAAAAAA==&#10;">
                <v:fill on="t" focussize="0,0"/>
                <v:stroke on="f"/>
                <v:imagedata o:title=""/>
                <o:lock v:ext="edit" aspectratio="f"/>
                <v:textbox inset="0mm,0mm,0mm,0mm">
                  <w:txbxContent>
                    <w:p w14:paraId="4977ED93">
                      <w:pPr>
                        <w:jc w:val="left"/>
                      </w:pPr>
                      <w:r>
                        <w:rPr>
                          <w:rFonts w:hint="eastAsia" w:ascii="楷体_GB2312" w:eastAsia="楷体_GB2312"/>
                          <w:szCs w:val="21"/>
                        </w:rPr>
                        <w:t>材料设备的样品</w:t>
                      </w:r>
                    </w:p>
                  </w:txbxContent>
                </v:textbox>
              </v:shape>
            </w:pict>
          </mc:Fallback>
        </mc:AlternateContent>
      </w:r>
      <w:r>
        <w:rPr>
          <w:color w:val="auto"/>
        </w:rPr>
        <w:t>7.3.4 承包人应按发包人要求</w:t>
      </w:r>
      <w:r>
        <w:rPr>
          <w:rFonts w:hint="eastAsia"/>
          <w:color w:val="auto"/>
          <w:lang w:eastAsia="zh-CN"/>
        </w:rPr>
        <w:t>的数量</w:t>
      </w:r>
      <w:r>
        <w:rPr>
          <w:rFonts w:hint="eastAsia"/>
          <w:color w:val="auto"/>
        </w:rPr>
        <w:t>自制提供</w:t>
      </w:r>
      <w:r>
        <w:rPr>
          <w:color w:val="auto"/>
        </w:rPr>
        <w:t>材料设备（除特别大的样品外）样品板，送到发包人现场办公室供发包人和监理工程师审批，经发包人批准后方可订购，否则所造成的一切损失由承包人承担。但发包人的任何审批，均不应减少承包人于本合同内的任何责任。</w:t>
      </w:r>
    </w:p>
    <w:p w14:paraId="545C86BF">
      <w:pPr>
        <w:pStyle w:val="51"/>
        <w:spacing w:after="0"/>
        <w:ind w:firstLine="840" w:firstLineChars="350"/>
        <w:rPr>
          <w:color w:val="auto"/>
        </w:rPr>
      </w:pPr>
      <w:r>
        <w:rPr>
          <w:rFonts w:hint="eastAsia"/>
          <w:color w:val="auto"/>
        </w:rPr>
        <w:t>样品提交与审批的具体要求：</w:t>
      </w:r>
    </w:p>
    <w:p w14:paraId="7CAA414C">
      <w:pPr>
        <w:pStyle w:val="51"/>
        <w:spacing w:after="0"/>
        <w:ind w:left="1198" w:leftChars="399" w:hanging="360" w:hangingChars="150"/>
        <w:rPr>
          <w:rFonts w:ascii="宋体" w:hAnsi="宋体"/>
          <w:color w:val="auto"/>
        </w:rPr>
      </w:pPr>
      <w:r>
        <w:rPr>
          <w:rFonts w:hint="eastAsia"/>
          <w:color w:val="auto"/>
        </w:rPr>
        <w:t>(1) 承包人必须在进场日期后的一个月内提交所有样品，</w:t>
      </w:r>
      <w:r>
        <w:rPr>
          <w:rFonts w:ascii="宋体" w:hAnsi="宋体" w:cs="Arial"/>
          <w:color w:val="auto"/>
        </w:rPr>
        <w:t>所有样品都应贴有标明其产品名称</w:t>
      </w:r>
      <w:r>
        <w:rPr>
          <w:rFonts w:hint="eastAsia" w:ascii="宋体" w:hAnsi="宋体" w:cs="Arial"/>
          <w:color w:val="auto"/>
        </w:rPr>
        <w:t>、</w:t>
      </w:r>
      <w:r>
        <w:rPr>
          <w:rFonts w:ascii="宋体" w:hAnsi="宋体" w:cs="Arial"/>
          <w:color w:val="auto"/>
        </w:rPr>
        <w:t>类别、</w:t>
      </w:r>
      <w:r>
        <w:rPr>
          <w:rFonts w:hint="eastAsia" w:ascii="宋体" w:hAnsi="宋体" w:cs="Arial"/>
          <w:color w:val="auto"/>
        </w:rPr>
        <w:t>生产厂家</w:t>
      </w:r>
      <w:r>
        <w:rPr>
          <w:rFonts w:ascii="宋体" w:hAnsi="宋体" w:cs="Arial"/>
          <w:color w:val="auto"/>
        </w:rPr>
        <w:t>、</w:t>
      </w:r>
      <w:r>
        <w:rPr>
          <w:rFonts w:hint="eastAsia" w:ascii="宋体" w:hAnsi="宋体" w:cs="Arial"/>
          <w:color w:val="auto"/>
        </w:rPr>
        <w:t>品牌、规格</w:t>
      </w:r>
      <w:r>
        <w:rPr>
          <w:rFonts w:ascii="宋体" w:hAnsi="宋体" w:cs="Arial"/>
          <w:color w:val="auto"/>
        </w:rPr>
        <w:t>型号等的标签。</w:t>
      </w:r>
    </w:p>
    <w:p w14:paraId="2A9800BD">
      <w:pPr>
        <w:pStyle w:val="51"/>
        <w:spacing w:after="0"/>
        <w:ind w:left="1198" w:leftChars="399" w:hanging="360" w:hangingChars="150"/>
        <w:rPr>
          <w:rFonts w:ascii="宋体" w:hAnsi="宋体"/>
          <w:color w:val="auto"/>
        </w:rPr>
      </w:pPr>
      <w:r>
        <w:rPr>
          <w:rFonts w:hint="eastAsia"/>
          <w:color w:val="auto"/>
        </w:rPr>
        <w:t xml:space="preserve">(2) </w:t>
      </w:r>
      <w:r>
        <w:rPr>
          <w:rFonts w:ascii="宋体" w:hAnsi="宋体" w:cs="Arial"/>
          <w:color w:val="auto"/>
        </w:rPr>
        <w:t>承包人每次呈报样品时，都应附上申报单</w:t>
      </w:r>
      <w:r>
        <w:rPr>
          <w:rFonts w:hint="eastAsia" w:ascii="宋体" w:hAnsi="宋体" w:cs="Arial"/>
          <w:color w:val="auto"/>
        </w:rPr>
        <w:t>一式三份</w:t>
      </w:r>
      <w:r>
        <w:rPr>
          <w:rFonts w:ascii="宋体" w:hAnsi="宋体" w:cs="Arial"/>
          <w:color w:val="auto"/>
        </w:rPr>
        <w:t>，其中应列出上述的样品数据和资料，并写明每一样品所对应</w:t>
      </w:r>
      <w:r>
        <w:rPr>
          <w:rFonts w:hint="eastAsia" w:ascii="宋体" w:hAnsi="宋体" w:cs="Arial"/>
          <w:color w:val="auto"/>
        </w:rPr>
        <w:t>分项工程</w:t>
      </w:r>
      <w:r>
        <w:rPr>
          <w:rFonts w:ascii="宋体" w:hAnsi="宋体" w:cs="Arial"/>
          <w:color w:val="auto"/>
        </w:rPr>
        <w:t>编号，并预留</w:t>
      </w:r>
      <w:r>
        <w:rPr>
          <w:rFonts w:hint="eastAsia" w:ascii="宋体" w:hAnsi="宋体" w:cs="Arial"/>
          <w:color w:val="auto"/>
        </w:rPr>
        <w:t>发包人及监理工程师</w:t>
      </w:r>
      <w:r>
        <w:rPr>
          <w:rFonts w:ascii="宋体" w:hAnsi="宋体" w:cs="Arial"/>
          <w:color w:val="auto"/>
        </w:rPr>
        <w:t>的批复意见栏</w:t>
      </w:r>
      <w:r>
        <w:rPr>
          <w:rFonts w:hint="eastAsia" w:ascii="宋体" w:hAnsi="宋体" w:cs="Arial"/>
          <w:color w:val="auto"/>
        </w:rPr>
        <w:t>。</w:t>
      </w:r>
    </w:p>
    <w:p w14:paraId="24611D84">
      <w:pPr>
        <w:pStyle w:val="51"/>
        <w:spacing w:after="0"/>
        <w:ind w:left="1198" w:leftChars="399" w:hanging="360" w:hangingChars="150"/>
        <w:rPr>
          <w:rFonts w:ascii="宋体" w:hAnsi="宋体" w:cs="Arial"/>
          <w:color w:val="auto"/>
        </w:rPr>
      </w:pPr>
      <w:r>
        <w:rPr>
          <w:rFonts w:hint="eastAsia"/>
          <w:color w:val="auto"/>
        </w:rPr>
        <w:t xml:space="preserve">(3) </w:t>
      </w:r>
      <w:r>
        <w:rPr>
          <w:rFonts w:hint="eastAsia" w:ascii="宋体" w:hAnsi="宋体" w:cs="Arial"/>
          <w:color w:val="auto"/>
        </w:rPr>
        <w:t>发包人</w:t>
      </w:r>
      <w:r>
        <w:rPr>
          <w:rFonts w:ascii="宋体" w:hAnsi="宋体" w:cs="Arial"/>
          <w:color w:val="auto"/>
        </w:rPr>
        <w:t>对任何样品的认可仅是对在批复意见中指明的特征或用途有效</w:t>
      </w:r>
      <w:r>
        <w:rPr>
          <w:rFonts w:hint="eastAsia" w:ascii="宋体" w:hAnsi="宋体" w:cs="Arial"/>
          <w:color w:val="auto"/>
        </w:rPr>
        <w:t>，</w:t>
      </w:r>
      <w:r>
        <w:rPr>
          <w:rFonts w:ascii="宋体" w:hAnsi="宋体" w:cs="Arial"/>
          <w:color w:val="auto"/>
        </w:rPr>
        <w:t>对某一样品的认可不能被理解为对合同文件中任何约定的改变或修改；</w:t>
      </w:r>
      <w:r>
        <w:rPr>
          <w:rFonts w:hint="eastAsia" w:ascii="宋体" w:hAnsi="宋体" w:cs="Arial"/>
          <w:color w:val="auto"/>
        </w:rPr>
        <w:t>除非发包人另有指令，</w:t>
      </w:r>
      <w:r>
        <w:rPr>
          <w:rFonts w:ascii="宋体" w:hAnsi="宋体" w:cs="Arial"/>
          <w:color w:val="auto"/>
        </w:rPr>
        <w:t>一旦某一样品被认可，将不允许</w:t>
      </w:r>
      <w:r>
        <w:rPr>
          <w:rFonts w:hint="eastAsia" w:ascii="宋体" w:hAnsi="宋体" w:cs="Arial"/>
          <w:color w:val="auto"/>
        </w:rPr>
        <w:t>承包人对该项材料设备再作</w:t>
      </w:r>
      <w:r>
        <w:rPr>
          <w:rFonts w:ascii="宋体" w:hAnsi="宋体" w:cs="Arial"/>
          <w:color w:val="auto"/>
        </w:rPr>
        <w:t>任何改变。</w:t>
      </w:r>
    </w:p>
    <w:p w14:paraId="3CB6160A">
      <w:pPr>
        <w:pStyle w:val="51"/>
        <w:spacing w:after="0"/>
        <w:ind w:left="1198" w:leftChars="399" w:hanging="360" w:hangingChars="150"/>
        <w:rPr>
          <w:rFonts w:ascii="宋体" w:hAnsi="宋体" w:cs="Arial"/>
          <w:color w:val="auto"/>
        </w:rPr>
      </w:pPr>
      <w:r>
        <w:rPr>
          <w:rFonts w:hint="eastAsia"/>
          <w:color w:val="auto"/>
        </w:rPr>
        <w:t xml:space="preserve">(4) </w:t>
      </w:r>
      <w:r>
        <w:rPr>
          <w:rFonts w:ascii="宋体" w:hAnsi="宋体" w:cs="Arial"/>
          <w:color w:val="auto"/>
        </w:rPr>
        <w:t>如果</w:t>
      </w:r>
      <w:r>
        <w:rPr>
          <w:rFonts w:hint="eastAsia" w:ascii="宋体" w:hAnsi="宋体" w:cs="Arial"/>
          <w:color w:val="auto"/>
        </w:rPr>
        <w:t>发包人</w:t>
      </w:r>
      <w:r>
        <w:rPr>
          <w:rFonts w:ascii="宋体" w:hAnsi="宋体" w:cs="Arial"/>
          <w:color w:val="auto"/>
        </w:rPr>
        <w:t>认为承包人呈报的样品不能满足合同约定的要求，承包人应在收到</w:t>
      </w:r>
      <w:r>
        <w:rPr>
          <w:rFonts w:hint="eastAsia" w:ascii="宋体" w:hAnsi="宋体" w:cs="Arial"/>
          <w:color w:val="auto"/>
        </w:rPr>
        <w:t>发包人</w:t>
      </w:r>
      <w:r>
        <w:rPr>
          <w:rFonts w:ascii="宋体" w:hAnsi="宋体" w:cs="Arial"/>
          <w:color w:val="auto"/>
        </w:rPr>
        <w:t>批复</w:t>
      </w:r>
      <w:r>
        <w:rPr>
          <w:rFonts w:hint="eastAsia" w:ascii="宋体" w:hAnsi="宋体" w:cs="Arial"/>
          <w:color w:val="auto"/>
        </w:rPr>
        <w:t>意见</w:t>
      </w:r>
      <w:r>
        <w:rPr>
          <w:rFonts w:ascii="宋体" w:hAnsi="宋体" w:cs="Arial"/>
          <w:color w:val="auto"/>
        </w:rPr>
        <w:t>后7天内重新准备提交；</w:t>
      </w:r>
      <w:r>
        <w:rPr>
          <w:rFonts w:hint="eastAsia" w:ascii="宋体" w:hAnsi="宋体" w:cs="Arial"/>
          <w:color w:val="auto"/>
        </w:rPr>
        <w:t>若</w:t>
      </w:r>
      <w:r>
        <w:rPr>
          <w:rFonts w:ascii="宋体" w:hAnsi="宋体" w:cs="Arial"/>
          <w:color w:val="auto"/>
        </w:rPr>
        <w:t>承包人再次提交的样品仍不符合合同约定的要求时，在不解除承包人任何合同责任</w:t>
      </w:r>
      <w:r>
        <w:rPr>
          <w:rFonts w:hint="eastAsia" w:ascii="宋体" w:hAnsi="宋体" w:cs="Arial"/>
          <w:color w:val="auto"/>
        </w:rPr>
        <w:t>和义务</w:t>
      </w:r>
      <w:r>
        <w:rPr>
          <w:rFonts w:ascii="宋体" w:hAnsi="宋体" w:cs="Arial"/>
          <w:color w:val="auto"/>
        </w:rPr>
        <w:t>的前提下，</w:t>
      </w:r>
      <w:r>
        <w:rPr>
          <w:rFonts w:hint="eastAsia" w:ascii="宋体" w:hAnsi="宋体" w:cs="Arial"/>
          <w:color w:val="auto"/>
        </w:rPr>
        <w:t>发包人</w:t>
      </w:r>
      <w:r>
        <w:rPr>
          <w:rFonts w:ascii="宋体" w:hAnsi="宋体" w:cs="Arial"/>
          <w:color w:val="auto"/>
        </w:rPr>
        <w:t>可向承包人推荐能够满足合同要求的材料设备，保证工程的进度不受影响</w:t>
      </w:r>
      <w:r>
        <w:rPr>
          <w:rFonts w:hint="eastAsia" w:ascii="宋体" w:hAnsi="宋体" w:cs="Arial"/>
          <w:color w:val="auto"/>
        </w:rPr>
        <w:t>；</w:t>
      </w:r>
      <w:r>
        <w:rPr>
          <w:rFonts w:ascii="宋体" w:hAnsi="宋体" w:cs="Arial"/>
          <w:color w:val="auto"/>
        </w:rPr>
        <w:t>而承包人应根据</w:t>
      </w:r>
      <w:r>
        <w:rPr>
          <w:rFonts w:hint="eastAsia" w:ascii="宋体" w:hAnsi="宋体" w:cs="Arial"/>
          <w:color w:val="auto"/>
        </w:rPr>
        <w:t>发包人</w:t>
      </w:r>
      <w:r>
        <w:rPr>
          <w:rFonts w:ascii="宋体" w:hAnsi="宋体" w:cs="Arial"/>
          <w:color w:val="auto"/>
        </w:rPr>
        <w:t>推荐意见选择并提交有关样品</w:t>
      </w:r>
      <w:r>
        <w:rPr>
          <w:rFonts w:hint="eastAsia" w:ascii="宋体" w:hAnsi="宋体" w:cs="Arial"/>
          <w:color w:val="auto"/>
        </w:rPr>
        <w:t>。</w:t>
      </w:r>
      <w:r>
        <w:rPr>
          <w:rFonts w:ascii="宋体" w:hAnsi="宋体" w:cs="Arial"/>
          <w:color w:val="auto"/>
        </w:rPr>
        <w:t>承包人不能以此为由</w:t>
      </w:r>
      <w:r>
        <w:rPr>
          <w:rFonts w:hint="eastAsia" w:ascii="宋体" w:hAnsi="宋体" w:cs="Arial"/>
          <w:color w:val="auto"/>
        </w:rPr>
        <w:t>申请</w:t>
      </w:r>
      <w:r>
        <w:rPr>
          <w:rFonts w:ascii="宋体" w:hAnsi="宋体" w:cs="Arial"/>
          <w:color w:val="auto"/>
        </w:rPr>
        <w:t>延</w:t>
      </w:r>
      <w:r>
        <w:rPr>
          <w:rFonts w:hint="eastAsia" w:ascii="宋体" w:hAnsi="宋体" w:cs="Arial"/>
          <w:color w:val="auto"/>
        </w:rPr>
        <w:t>长</w:t>
      </w:r>
      <w:r>
        <w:rPr>
          <w:rFonts w:ascii="宋体" w:hAnsi="宋体" w:cs="Arial"/>
          <w:color w:val="auto"/>
        </w:rPr>
        <w:t>工期和增加费用。</w:t>
      </w:r>
    </w:p>
    <w:p w14:paraId="3078433E">
      <w:pPr>
        <w:pStyle w:val="51"/>
        <w:spacing w:after="0"/>
        <w:ind w:left="1198" w:leftChars="399" w:hanging="360" w:hangingChars="150"/>
        <w:rPr>
          <w:rFonts w:ascii="宋体" w:hAnsi="宋体"/>
          <w:color w:val="auto"/>
        </w:rPr>
      </w:pPr>
      <w:r>
        <w:rPr>
          <w:rFonts w:hint="eastAsia"/>
          <w:color w:val="auto"/>
        </w:rPr>
        <w:t>(5) 所有经批准的样品应保留在现场样品间，发包人和监理工程师有权随时查看。除发包人另有指示外，永久性工程所用的所有物料必须符合该等样品的质量标准。</w:t>
      </w:r>
      <w:r>
        <w:rPr>
          <w:rFonts w:ascii="宋体" w:hAnsi="宋体" w:cs="Arial"/>
          <w:color w:val="auto"/>
        </w:rPr>
        <w:t>倘若实际使用的材料</w:t>
      </w:r>
      <w:r>
        <w:rPr>
          <w:rFonts w:hint="eastAsia" w:ascii="宋体" w:hAnsi="宋体" w:cs="Arial"/>
          <w:color w:val="auto"/>
        </w:rPr>
        <w:t>与样品</w:t>
      </w:r>
      <w:r>
        <w:rPr>
          <w:rFonts w:ascii="宋体" w:hAnsi="宋体" w:cs="Arial"/>
          <w:color w:val="auto"/>
        </w:rPr>
        <w:t>有差异</w:t>
      </w:r>
      <w:r>
        <w:rPr>
          <w:rFonts w:hint="eastAsia" w:ascii="宋体" w:hAnsi="宋体" w:cs="Arial"/>
          <w:color w:val="auto"/>
        </w:rPr>
        <w:t>，</w:t>
      </w:r>
      <w:r>
        <w:rPr>
          <w:rFonts w:ascii="宋体" w:hAnsi="宋体" w:cs="Arial"/>
          <w:color w:val="auto"/>
        </w:rPr>
        <w:t>视为承包人违约。</w:t>
      </w:r>
    </w:p>
    <w:p w14:paraId="10B8718D">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847680" behindDoc="0" locked="0" layoutInCell="1" allowOverlap="1">
                <wp:simplePos x="0" y="0"/>
                <wp:positionH relativeFrom="column">
                  <wp:posOffset>-685800</wp:posOffset>
                </wp:positionH>
                <wp:positionV relativeFrom="paragraph">
                  <wp:posOffset>81915</wp:posOffset>
                </wp:positionV>
                <wp:extent cx="737870" cy="462915"/>
                <wp:effectExtent l="0" t="0" r="5080" b="7620"/>
                <wp:wrapNone/>
                <wp:docPr id="136" name="文本框 136"/>
                <wp:cNvGraphicFramePr/>
                <a:graphic xmlns:a="http://schemas.openxmlformats.org/drawingml/2006/main">
                  <a:graphicData uri="http://schemas.microsoft.com/office/word/2010/wordprocessingShape">
                    <wps:wsp>
                      <wps:cNvSpPr txBox="1">
                        <a:spLocks noChangeArrowheads="1"/>
                      </wps:cNvSpPr>
                      <wps:spPr bwMode="auto">
                        <a:xfrm>
                          <a:off x="0" y="0"/>
                          <a:ext cx="737870" cy="462915"/>
                        </a:xfrm>
                        <a:prstGeom prst="rect">
                          <a:avLst/>
                        </a:prstGeom>
                        <a:solidFill>
                          <a:srgbClr val="FFFFFF"/>
                        </a:solidFill>
                        <a:ln>
                          <a:noFill/>
                        </a:ln>
                        <a:effectLst/>
                      </wps:spPr>
                      <wps:txbx>
                        <w:txbxContent>
                          <w:p w14:paraId="2EE57E3C">
                            <w:pPr>
                              <w:jc w:val="left"/>
                            </w:pPr>
                            <w:r>
                              <w:rPr>
                                <w:rFonts w:hint="eastAsia" w:ascii="楷体_GB2312" w:eastAsia="楷体_GB2312"/>
                                <w:szCs w:val="21"/>
                              </w:rPr>
                              <w:t>不适用材料设备的退回</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6.45pt;height:36.45pt;width:58.1pt;z-index:251847680;mso-width-relative:page;mso-height-relative:page;" fillcolor="#FFFFFF" filled="t" stroked="f" coordsize="21600,21600" o:gfxdata="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IV7Yh1wAAAAgBAAAPAAAAAAAAAAEAIAAAACIAAABkcnMvZG93bnJldi54bWxQSwECFAAUAAAA&#10;CACHTuJADVx/3SgCAAA/BAAADgAAAAAAAAABACAAAAAmAQAAZHJzL2Uyb0RvYy54bWxQSwUGAAAA&#10;AAYABgBZAQAAwAUAAAAA&#10;">
                <v:fill on="t" focussize="0,0"/>
                <v:stroke on="f"/>
                <v:imagedata o:title=""/>
                <o:lock v:ext="edit" aspectratio="f"/>
                <v:textbox inset="0mm,0mm,0mm,0mm">
                  <w:txbxContent>
                    <w:p w14:paraId="2EE57E3C">
                      <w:pPr>
                        <w:jc w:val="left"/>
                      </w:pPr>
                      <w:r>
                        <w:rPr>
                          <w:rFonts w:hint="eastAsia" w:ascii="楷体_GB2312" w:eastAsia="楷体_GB2312"/>
                          <w:szCs w:val="21"/>
                        </w:rPr>
                        <w:t>不适用材料设备的退回</w:t>
                      </w:r>
                    </w:p>
                  </w:txbxContent>
                </v:textbox>
              </v:shape>
            </w:pict>
          </mc:Fallback>
        </mc:AlternateContent>
      </w:r>
      <w:r>
        <w:rPr>
          <w:color w:val="auto"/>
        </w:rPr>
        <w:t>7.3.5发包人可发出指示要求承包人退回任何不符合合同</w:t>
      </w:r>
      <w:r>
        <w:rPr>
          <w:rFonts w:hint="eastAsia" w:ascii="宋体" w:hAnsi="宋体"/>
          <w:color w:val="auto"/>
        </w:rPr>
        <w:t>及国家、地方法律规范、行业标准</w:t>
      </w:r>
      <w:r>
        <w:rPr>
          <w:color w:val="auto"/>
        </w:rPr>
        <w:t>要求的材料、设备或构件，并从工程现场运走，由承包人负责重新采购。已经施工安装的材料设备必须拆除、更换、重新安装施工，所造成的损失由承包人承担，由此延误的工期不予顺延。</w:t>
      </w:r>
    </w:p>
    <w:p w14:paraId="0EE8E167">
      <w:pPr>
        <w:pStyle w:val="51"/>
        <w:spacing w:after="0"/>
        <w:ind w:left="837" w:leftChars="113" w:hanging="600" w:hangingChars="250"/>
        <w:rPr>
          <w:color w:val="auto"/>
        </w:rPr>
      </w:pPr>
      <w:r>
        <w:rPr>
          <w:color w:val="auto"/>
          <w:lang w:val="en-US" w:eastAsia="zh-CN"/>
        </w:rPr>
        <mc:AlternateContent>
          <mc:Choice Requires="wps">
            <w:drawing>
              <wp:anchor distT="0" distB="0" distL="114300" distR="114300" simplePos="0" relativeHeight="251708416" behindDoc="0" locked="0" layoutInCell="1" allowOverlap="1">
                <wp:simplePos x="0" y="0"/>
                <wp:positionH relativeFrom="column">
                  <wp:posOffset>-685800</wp:posOffset>
                </wp:positionH>
                <wp:positionV relativeFrom="paragraph">
                  <wp:posOffset>36830</wp:posOffset>
                </wp:positionV>
                <wp:extent cx="737870" cy="446405"/>
                <wp:effectExtent l="0" t="0" r="5080" b="7620"/>
                <wp:wrapNone/>
                <wp:docPr id="135" name="文本框 135"/>
                <wp:cNvGraphicFramePr/>
                <a:graphic xmlns:a="http://schemas.openxmlformats.org/drawingml/2006/main">
                  <a:graphicData uri="http://schemas.microsoft.com/office/word/2010/wordprocessingShape">
                    <wps:wsp>
                      <wps:cNvSpPr txBox="1">
                        <a:spLocks noChangeArrowheads="1"/>
                      </wps:cNvSpPr>
                      <wps:spPr bwMode="auto">
                        <a:xfrm>
                          <a:off x="0" y="0"/>
                          <a:ext cx="737870" cy="446405"/>
                        </a:xfrm>
                        <a:prstGeom prst="rect">
                          <a:avLst/>
                        </a:prstGeom>
                        <a:solidFill>
                          <a:srgbClr val="FFFFFF"/>
                        </a:solidFill>
                        <a:ln>
                          <a:noFill/>
                        </a:ln>
                        <a:effectLst/>
                      </wps:spPr>
                      <wps:txbx>
                        <w:txbxContent>
                          <w:p w14:paraId="6E3AB5AA">
                            <w:pPr>
                              <w:jc w:val="left"/>
                            </w:pPr>
                            <w:r>
                              <w:rPr>
                                <w:rFonts w:hint="eastAsia" w:ascii="楷体_GB2312" w:eastAsia="楷体_GB2312"/>
                                <w:szCs w:val="21"/>
                              </w:rPr>
                              <w:t>材料设备的替换</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9pt;height:35.15pt;width:58.1pt;z-index:251708416;mso-width-relative:page;mso-height-relative:page;" fillcolor="#FFFFFF" filled="t" stroked="f" coordsize="21600,21600" o:gfxdata="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1vWFjXAAAABwEAAA8AAAAAAAAAAQAgAAAAIgAAAGRycy9kb3ducmV2LnhtbFBLAQIUABQAAAAI&#10;AIdO4kA2nEg1JwIAAD8EAAAOAAAAAAAAAAEAIAAAACYBAABkcnMvZTJvRG9jLnhtbFBLBQYAAAAA&#10;BgAGAFkBAAC/BQAAAAA=&#10;">
                <v:fill on="t" focussize="0,0"/>
                <v:stroke on="f"/>
                <v:imagedata o:title=""/>
                <o:lock v:ext="edit" aspectratio="f"/>
                <v:textbox inset="0mm,0mm,0mm,0mm">
                  <w:txbxContent>
                    <w:p w14:paraId="6E3AB5AA">
                      <w:pPr>
                        <w:jc w:val="left"/>
                      </w:pPr>
                      <w:r>
                        <w:rPr>
                          <w:rFonts w:hint="eastAsia" w:ascii="楷体_GB2312" w:eastAsia="楷体_GB2312"/>
                          <w:szCs w:val="21"/>
                        </w:rPr>
                        <w:t>材料设备的替换</w:t>
                      </w:r>
                    </w:p>
                  </w:txbxContent>
                </v:textbox>
              </v:shape>
            </w:pict>
          </mc:Fallback>
        </mc:AlternateContent>
      </w:r>
      <w:r>
        <w:rPr>
          <w:color w:val="auto"/>
        </w:rPr>
        <w:t>7.3.6 在本合同履行期间，发包人限定品牌的或经批准的材料设备不得随意替换。若承包人能提供合理有效证明并令发包人满意的情况下，可另选材料设备进行替换，但所有另选材料设备的品质不得低于发包人限定品牌的或已经批准的材料设备，且须事先报发包人批准，经批准后方可使用。此等材料设备的替换不视为工程变更。</w:t>
      </w:r>
    </w:p>
    <w:p w14:paraId="171BE238">
      <w:pPr>
        <w:pStyle w:val="51"/>
        <w:spacing w:after="0"/>
        <w:ind w:left="959" w:leftChars="114" w:hanging="720" w:hangingChars="300"/>
        <w:rPr>
          <w:color w:val="auto"/>
        </w:rPr>
      </w:pPr>
      <w:r>
        <w:rPr>
          <w:color w:val="auto"/>
        </w:rPr>
        <w:t>7.</w:t>
      </w:r>
      <w:r>
        <w:rPr>
          <w:rFonts w:hint="eastAsia"/>
          <w:color w:val="auto"/>
        </w:rPr>
        <w:t>3</w:t>
      </w:r>
      <w:r>
        <w:rPr>
          <w:color w:val="auto"/>
        </w:rPr>
        <w:t xml:space="preserve">.7 </w:t>
      </w:r>
      <w:r>
        <w:rPr>
          <w:rFonts w:hint="eastAsia" w:ascii="宋体" w:hAnsi="宋体"/>
          <w:color w:val="auto"/>
        </w:rPr>
        <w:t>专用条款中对于承包人采购材料设备的其他约定。</w:t>
      </w:r>
      <w:r>
        <w:rPr>
          <w:rFonts w:hint="eastAsia" w:ascii="宋体" w:hAnsi="宋体"/>
          <w:color w:val="auto"/>
          <w:lang w:val="en-US" w:eastAsia="zh-CN"/>
        </w:rPr>
        <mc:AlternateContent>
          <mc:Choice Requires="wps">
            <w:drawing>
              <wp:anchor distT="0" distB="0" distL="114300" distR="114300" simplePos="0" relativeHeight="251848704" behindDoc="0" locked="0" layoutInCell="1" allowOverlap="1">
                <wp:simplePos x="0" y="0"/>
                <wp:positionH relativeFrom="column">
                  <wp:posOffset>-720090</wp:posOffset>
                </wp:positionH>
                <wp:positionV relativeFrom="paragraph">
                  <wp:posOffset>71755</wp:posOffset>
                </wp:positionV>
                <wp:extent cx="737870" cy="312420"/>
                <wp:effectExtent l="0" t="0" r="5080" b="1270"/>
                <wp:wrapNone/>
                <wp:docPr id="134" name="文本框 134"/>
                <wp:cNvGraphicFramePr/>
                <a:graphic xmlns:a="http://schemas.openxmlformats.org/drawingml/2006/main">
                  <a:graphicData uri="http://schemas.microsoft.com/office/word/2010/wordprocessingShape">
                    <wps:wsp>
                      <wps:cNvSpPr txBox="1">
                        <a:spLocks noChangeArrowheads="1"/>
                      </wps:cNvSpPr>
                      <wps:spPr bwMode="auto">
                        <a:xfrm>
                          <a:off x="0" y="0"/>
                          <a:ext cx="737870" cy="312420"/>
                        </a:xfrm>
                        <a:prstGeom prst="rect">
                          <a:avLst/>
                        </a:prstGeom>
                        <a:solidFill>
                          <a:srgbClr val="FFFFFF"/>
                        </a:solidFill>
                        <a:ln>
                          <a:noFill/>
                        </a:ln>
                        <a:effectLst/>
                      </wps:spPr>
                      <wps:txbx>
                        <w:txbxContent>
                          <w:p w14:paraId="1CF1C015">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4.6pt;width:58.1pt;z-index:251848704;mso-width-relative:page;mso-height-relative:page;" fillcolor="#FFFFFF" filled="t" stroked="f" coordsize="21600,21600" o:gfxdata="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X1XndYAAAAIAQAADwAAAAAAAAABACAAAAAiAAAAZHJzL2Rvd25yZXYueG1sUEsBAhQAFAAAAAgA&#10;h07iQNl4gQQnAgAAPwQAAA4AAAAAAAAAAQAgAAAAJQEAAGRycy9lMm9Eb2MueG1sUEsFBgAAAAAG&#10;AAYAWQEAAL4FAAAAAA==&#10;">
                <v:fill on="t" focussize="0,0"/>
                <v:stroke on="f"/>
                <v:imagedata o:title=""/>
                <o:lock v:ext="edit" aspectratio="f"/>
                <v:textbox inset="0mm,0mm,0mm,0mm">
                  <w:txbxContent>
                    <w:p w14:paraId="1CF1C015">
                      <w:r>
                        <w:rPr>
                          <w:rFonts w:hint="eastAsia" w:ascii="楷体_GB2312" w:eastAsia="楷体_GB2312"/>
                          <w:szCs w:val="21"/>
                        </w:rPr>
                        <w:t>其他约定</w:t>
                      </w:r>
                    </w:p>
                  </w:txbxContent>
                </v:textbox>
              </v:shape>
            </w:pict>
          </mc:Fallback>
        </mc:AlternateContent>
      </w:r>
    </w:p>
    <w:p w14:paraId="23C241DB">
      <w:pPr>
        <w:pStyle w:val="50"/>
        <w:numPr>
          <w:ilvl w:val="0"/>
          <w:numId w:val="0"/>
        </w:numPr>
        <w:spacing w:before="120" w:after="120" w:line="360" w:lineRule="auto"/>
        <w:rPr>
          <w:color w:val="auto"/>
          <w:szCs w:val="24"/>
        </w:rPr>
      </w:pPr>
      <w:bookmarkStart w:id="576" w:name="_Toc357434457"/>
      <w:bookmarkStart w:id="577" w:name="_Toc122080287"/>
      <w:bookmarkStart w:id="578" w:name="_Toc8833184"/>
      <w:bookmarkStart w:id="579" w:name="_Toc78944619"/>
      <w:bookmarkStart w:id="580" w:name="_Toc144869908"/>
      <w:bookmarkStart w:id="581" w:name="_Toc78940640"/>
      <w:r>
        <w:rPr>
          <w:color w:val="auto"/>
        </w:rPr>
        <mc:AlternateContent>
          <mc:Choice Requires="wps">
            <w:drawing>
              <wp:anchor distT="0" distB="0" distL="114300" distR="114300" simplePos="0" relativeHeight="251705344" behindDoc="0" locked="0" layoutInCell="1" allowOverlap="1">
                <wp:simplePos x="0" y="0"/>
                <wp:positionH relativeFrom="column">
                  <wp:posOffset>-685800</wp:posOffset>
                </wp:positionH>
                <wp:positionV relativeFrom="paragraph">
                  <wp:posOffset>396240</wp:posOffset>
                </wp:positionV>
                <wp:extent cx="737870" cy="769620"/>
                <wp:effectExtent l="0" t="0" r="5080" b="6350"/>
                <wp:wrapNone/>
                <wp:docPr id="133" name="文本框 133"/>
                <wp:cNvGraphicFramePr/>
                <a:graphic xmlns:a="http://schemas.openxmlformats.org/drawingml/2006/main">
                  <a:graphicData uri="http://schemas.microsoft.com/office/word/2010/wordprocessingShape">
                    <wps:wsp>
                      <wps:cNvSpPr txBox="1">
                        <a:spLocks noChangeArrowheads="1"/>
                      </wps:cNvSpPr>
                      <wps:spPr bwMode="auto">
                        <a:xfrm>
                          <a:off x="0" y="0"/>
                          <a:ext cx="737870" cy="769620"/>
                        </a:xfrm>
                        <a:prstGeom prst="rect">
                          <a:avLst/>
                        </a:prstGeom>
                        <a:solidFill>
                          <a:srgbClr val="FFFFFF"/>
                        </a:solidFill>
                        <a:ln>
                          <a:noFill/>
                        </a:ln>
                        <a:effectLst/>
                      </wps:spPr>
                      <wps:txbx>
                        <w:txbxContent>
                          <w:p w14:paraId="40617DEB">
                            <w:pPr>
                              <w:jc w:val="left"/>
                            </w:pPr>
                            <w:r>
                              <w:rPr>
                                <w:rFonts w:hint="eastAsia" w:ascii="楷体_GB2312" w:eastAsia="楷体_GB2312"/>
                                <w:szCs w:val="21"/>
                              </w:rPr>
                              <w:t>材料设备的进场检验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1.2pt;height:60.6pt;width:58.1pt;z-index:251705344;mso-width-relative:page;mso-height-relative:page;" fillcolor="#FFFFFF" filled="t" stroked="f" coordsize="21600,21600" o:gfxdata="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vHMIG2AAAAAkBAAAPAAAAAAAAAAEAIAAAACIAAABkcnMvZG93bnJldi54bWxQSwECFAAUAAAA&#10;CACHTuJA9LnyBicCAAA/BAAADgAAAAAAAAABACAAAAAnAQAAZHJzL2Uyb0RvYy54bWxQSwUGAAAA&#10;AAYABgBZAQAAwAUAAAAA&#10;">
                <v:fill on="t" focussize="0,0"/>
                <v:stroke on="f"/>
                <v:imagedata o:title=""/>
                <o:lock v:ext="edit" aspectratio="f"/>
                <v:textbox inset="0mm,0mm,0mm,0mm">
                  <w:txbxContent>
                    <w:p w14:paraId="40617DEB">
                      <w:pPr>
                        <w:jc w:val="left"/>
                      </w:pPr>
                      <w:r>
                        <w:rPr>
                          <w:rFonts w:hint="eastAsia" w:ascii="楷体_GB2312" w:eastAsia="楷体_GB2312"/>
                          <w:szCs w:val="21"/>
                        </w:rPr>
                        <w:t>材料设备的进场检验</w:t>
                      </w:r>
                    </w:p>
                  </w:txbxContent>
                </v:textbox>
              </v:shape>
            </w:pict>
          </mc:Fallback>
        </mc:AlternateContent>
      </w:r>
      <w:bookmarkStart w:id="582" w:name="_Toc455151682"/>
      <w:bookmarkStart w:id="583" w:name="_Toc454555602"/>
      <w:bookmarkStart w:id="584" w:name="_Toc455134554"/>
      <w:r>
        <w:rPr>
          <w:color w:val="auto"/>
          <w:szCs w:val="24"/>
        </w:rPr>
        <w:t>7.4 材料设备的检验与管理</w:t>
      </w:r>
      <w:bookmarkEnd w:id="576"/>
      <w:bookmarkEnd w:id="577"/>
      <w:bookmarkEnd w:id="578"/>
      <w:bookmarkEnd w:id="579"/>
      <w:bookmarkEnd w:id="580"/>
      <w:bookmarkEnd w:id="581"/>
      <w:bookmarkEnd w:id="582"/>
      <w:bookmarkEnd w:id="583"/>
      <w:bookmarkEnd w:id="584"/>
    </w:p>
    <w:p w14:paraId="6E653B48">
      <w:pPr>
        <w:pStyle w:val="51"/>
        <w:ind w:left="959" w:leftChars="114" w:hanging="720" w:hangingChars="300"/>
        <w:rPr>
          <w:color w:val="auto"/>
        </w:rPr>
      </w:pPr>
      <w:r>
        <w:rPr>
          <w:color w:val="auto"/>
        </w:rPr>
        <w:t>7.4.1</w:t>
      </w:r>
      <w:bookmarkStart w:id="585" w:name="_Toc34909033"/>
      <w:r>
        <w:rPr>
          <w:color w:val="auto"/>
        </w:rPr>
        <w:t>本工程一切材料设备、成品、半成品在用于本工程之前，均应在监理工程师的监督、见证下，由承包人负责取样并送当地有资质的检验机构进行检验，不合格或无法取得使用批准的材料设备不得用于本工程。</w:t>
      </w:r>
    </w:p>
    <w:p w14:paraId="3CA0395C">
      <w:pPr>
        <w:pStyle w:val="51"/>
        <w:ind w:left="959" w:leftChars="114" w:hanging="720" w:hangingChars="300"/>
        <w:rPr>
          <w:color w:val="auto"/>
        </w:rPr>
      </w:pPr>
      <w:r>
        <w:rPr>
          <w:color w:val="auto"/>
        </w:rPr>
        <w:t xml:space="preserve">      承包人应在材料设备到货前24小时正式通知发包人代表和监理工程师，填写材料设备进场验收申请表，向发包人代表及监理工程师提供产品质量合格证明及出厂检测报告，申请材料设备进场检验验收。发包人代表可视情况决定是否参加检验，而全权委托监理工程师进行材料设备的进场检验工作，但发包人保留现场随时抽检的权利。</w:t>
      </w:r>
      <w:bookmarkEnd w:id="585"/>
      <w:r>
        <w:rPr>
          <w:rFonts w:hint="eastAsia"/>
          <w:color w:val="auto"/>
        </w:rPr>
        <w:t>如在现场抽查时发现问题，发包人有权要求更换材料设备，由此造成的损失由承包人自行承担，且工期不予顺延。</w:t>
      </w:r>
    </w:p>
    <w:p w14:paraId="69C5502B">
      <w:pPr>
        <w:pStyle w:val="51"/>
        <w:ind w:left="959" w:leftChars="114" w:hanging="720" w:hangingChars="300"/>
        <w:rPr>
          <w:color w:val="auto"/>
        </w:rPr>
      </w:pPr>
      <w:r>
        <w:rPr>
          <w:color w:val="auto"/>
          <w:lang w:val="en-US" w:eastAsia="zh-CN"/>
        </w:rPr>
        <mc:AlternateContent>
          <mc:Choice Requires="wps">
            <w:drawing>
              <wp:anchor distT="0" distB="0" distL="114300" distR="114300" simplePos="0" relativeHeight="251703296" behindDoc="0" locked="0" layoutInCell="1" allowOverlap="1">
                <wp:simplePos x="0" y="0"/>
                <wp:positionH relativeFrom="column">
                  <wp:posOffset>-800100</wp:posOffset>
                </wp:positionH>
                <wp:positionV relativeFrom="paragraph">
                  <wp:posOffset>80010</wp:posOffset>
                </wp:positionV>
                <wp:extent cx="737870" cy="444500"/>
                <wp:effectExtent l="0" t="0" r="5080" b="1270"/>
                <wp:wrapNone/>
                <wp:docPr id="132" name="文本框 132"/>
                <wp:cNvGraphicFramePr/>
                <a:graphic xmlns:a="http://schemas.openxmlformats.org/drawingml/2006/main">
                  <a:graphicData uri="http://schemas.microsoft.com/office/word/2010/wordprocessingShape">
                    <wps:wsp>
                      <wps:cNvSpPr txBox="1">
                        <a:spLocks noChangeArrowheads="1"/>
                      </wps:cNvSpPr>
                      <wps:spPr bwMode="auto">
                        <a:xfrm>
                          <a:off x="0" y="0"/>
                          <a:ext cx="737870" cy="444500"/>
                        </a:xfrm>
                        <a:prstGeom prst="rect">
                          <a:avLst/>
                        </a:prstGeom>
                        <a:solidFill>
                          <a:srgbClr val="FFFFFF"/>
                        </a:solidFill>
                        <a:ln>
                          <a:noFill/>
                        </a:ln>
                        <a:effectLst/>
                      </wps:spPr>
                      <wps:txbx>
                        <w:txbxContent>
                          <w:p w14:paraId="665E2CD4">
                            <w:pPr>
                              <w:jc w:val="left"/>
                            </w:pPr>
                            <w:r>
                              <w:rPr>
                                <w:rFonts w:hint="eastAsia" w:ascii="楷体_GB2312" w:eastAsia="楷体_GB2312"/>
                                <w:szCs w:val="21"/>
                              </w:rPr>
                              <w:t>检验费用的约定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pt;margin-top:6.3pt;height:35pt;width:58.1pt;z-index:251703296;mso-width-relative:page;mso-height-relative:page;" fillcolor="#FFFFFF" filled="t" stroked="f" coordsize="21600,21600" o:gfxdata="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jUnZtYAAAAJAQAADwAAAAAAAAABACAAAAAiAAAAZHJzL2Rvd25yZXYueG1sUEsBAhQAFAAAAAgA&#10;h07iQKf+ruEnAgAAPwQAAA4AAAAAAAAAAQAgAAAAJQEAAGRycy9lMm9Eb2MueG1sUEsFBgAAAAAG&#10;AAYAWQEAAL4FAAAAAA==&#10;">
                <v:fill on="t" focussize="0,0"/>
                <v:stroke on="f"/>
                <v:imagedata o:title=""/>
                <o:lock v:ext="edit" aspectratio="f"/>
                <v:textbox inset="0mm,0mm,0mm,0mm">
                  <w:txbxContent>
                    <w:p w14:paraId="665E2CD4">
                      <w:pPr>
                        <w:jc w:val="left"/>
                      </w:pPr>
                      <w:r>
                        <w:rPr>
                          <w:rFonts w:hint="eastAsia" w:ascii="楷体_GB2312" w:eastAsia="楷体_GB2312"/>
                          <w:szCs w:val="21"/>
                        </w:rPr>
                        <w:t>检验费用的约定</w:t>
                      </w:r>
                    </w:p>
                  </w:txbxContent>
                </v:textbox>
              </v:shape>
            </w:pict>
          </mc:Fallback>
        </mc:AlternateContent>
      </w:r>
      <w:r>
        <w:rPr>
          <w:color w:val="auto"/>
        </w:rPr>
        <w:t>7.4.2 除专用条款另有约定外，发包人供应的材料设备的检验费用由</w:t>
      </w:r>
      <w:r>
        <w:rPr>
          <w:rFonts w:hint="eastAsia" w:ascii="宋体" w:hAnsi="宋体"/>
          <w:color w:val="auto"/>
        </w:rPr>
        <w:t>材料设备供应商承担常规检测，材料进场后的一切材料复检由承包人负责</w:t>
      </w:r>
      <w:r>
        <w:rPr>
          <w:color w:val="auto"/>
        </w:rPr>
        <w:t>；承包人采购的材料设备（包括指定供应材料设备）的检验费用由承包人承担。</w:t>
      </w:r>
    </w:p>
    <w:p w14:paraId="51A161FA">
      <w:pPr>
        <w:pStyle w:val="51"/>
        <w:spacing w:after="0"/>
        <w:ind w:left="958" w:leftChars="456"/>
        <w:rPr>
          <w:rFonts w:ascii="宋体" w:hAnsi="宋体"/>
          <w:color w:val="auto"/>
        </w:rPr>
      </w:pPr>
      <w:r>
        <w:rPr>
          <w:rFonts w:hint="eastAsia"/>
          <w:color w:val="auto"/>
        </w:rPr>
        <w:t>承包人应在投标报价时综合考虑工程材料设备的一切试验检测的费用，包括现场自设试验室及送到政府有关部门检测的费用。承包金额中应视为已包括发包人及有关政府部门要求进行的一切试验检测费用以及与试验有关的一切其它费用及开支，例如额外的材料及人工、设备以及送检的运费等。</w:t>
      </w:r>
    </w:p>
    <w:p w14:paraId="3738A44A">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04320" behindDoc="0" locked="0" layoutInCell="1" allowOverlap="1">
                <wp:simplePos x="0" y="0"/>
                <wp:positionH relativeFrom="column">
                  <wp:posOffset>-720090</wp:posOffset>
                </wp:positionH>
                <wp:positionV relativeFrom="paragraph">
                  <wp:posOffset>64770</wp:posOffset>
                </wp:positionV>
                <wp:extent cx="737870" cy="660400"/>
                <wp:effectExtent l="0" t="0" r="5080" b="0"/>
                <wp:wrapNone/>
                <wp:docPr id="131" name="文本框 131"/>
                <wp:cNvGraphicFramePr/>
                <a:graphic xmlns:a="http://schemas.openxmlformats.org/drawingml/2006/main">
                  <a:graphicData uri="http://schemas.microsoft.com/office/word/2010/wordprocessingShape">
                    <wps:wsp>
                      <wps:cNvSpPr txBox="1">
                        <a:spLocks noChangeArrowheads="1"/>
                      </wps:cNvSpPr>
                      <wps:spPr bwMode="auto">
                        <a:xfrm>
                          <a:off x="0" y="0"/>
                          <a:ext cx="737870" cy="660400"/>
                        </a:xfrm>
                        <a:prstGeom prst="rect">
                          <a:avLst/>
                        </a:prstGeom>
                        <a:solidFill>
                          <a:srgbClr val="FFFFFF"/>
                        </a:solidFill>
                        <a:ln>
                          <a:noFill/>
                        </a:ln>
                        <a:effectLst/>
                      </wps:spPr>
                      <wps:txbx>
                        <w:txbxContent>
                          <w:p w14:paraId="59065E65">
                            <w:pPr>
                              <w:jc w:val="left"/>
                            </w:pPr>
                            <w:r>
                              <w:rPr>
                                <w:rFonts w:hint="eastAsia" w:ascii="楷体_GB2312" w:eastAsia="楷体_GB2312"/>
                                <w:szCs w:val="21"/>
                              </w:rPr>
                              <w:t>材料设备的再次检验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2pt;width:58.1pt;z-index:251704320;mso-width-relative:page;mso-height-relative:page;" fillcolor="#FFFFFF" filled="t" stroked="f" coordsize="21600,21600" o:gfxdata="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fnERL1wAAAAkBAAAPAAAAAAAAAAEAIAAAACIAAABkcnMvZG93bnJldi54bWxQSwECFAAUAAAA&#10;CACHTuJAHWg34CgCAAA/BAAADgAAAAAAAAABACAAAAAmAQAAZHJzL2Uyb0RvYy54bWxQSwUGAAAA&#10;AAYABgBZAQAAwAUAAAAA&#10;">
                <v:fill on="t" focussize="0,0"/>
                <v:stroke on="f"/>
                <v:imagedata o:title=""/>
                <o:lock v:ext="edit" aspectratio="f"/>
                <v:textbox inset="0mm,0mm,0mm,0mm">
                  <w:txbxContent>
                    <w:p w14:paraId="59065E65">
                      <w:pPr>
                        <w:jc w:val="left"/>
                      </w:pPr>
                      <w:r>
                        <w:rPr>
                          <w:rFonts w:hint="eastAsia" w:ascii="楷体_GB2312" w:eastAsia="楷体_GB2312"/>
                          <w:szCs w:val="21"/>
                        </w:rPr>
                        <w:t>材料设备的再次检验</w:t>
                      </w:r>
                    </w:p>
                  </w:txbxContent>
                </v:textbox>
              </v:shape>
            </w:pict>
          </mc:Fallback>
        </mc:AlternateContent>
      </w:r>
      <w:r>
        <w:rPr>
          <w:color w:val="auto"/>
        </w:rPr>
        <w:t>7.4.3 如发包人认为需要可要求对承包人采购的材料设备进行再次检验，如再次检验结果表明该材料设备不符合有关标准、规范的规定或本合同的约定，检验费用由承包人承担，同时须即时将前述不合格材料或设备清离现场，并及时安排同类材料或设备的送审，由此造成的损失由承包人自行承担，工期若有延误亦由承包人承担；如再次检验结果表明该材料设备符合有关标准、规范的规定及本合同的约定，则检验费用由发包人承担。</w:t>
      </w:r>
    </w:p>
    <w:p w14:paraId="13037703">
      <w:pPr>
        <w:pStyle w:val="51"/>
        <w:spacing w:after="0"/>
        <w:ind w:left="959" w:leftChars="114" w:hanging="720" w:hangingChars="300"/>
        <w:rPr>
          <w:rFonts w:ascii="宋体" w:hAnsi="宋体"/>
          <w:color w:val="auto"/>
        </w:rPr>
      </w:pPr>
      <w:r>
        <w:rPr>
          <w:rFonts w:hint="eastAsia" w:ascii="宋体" w:hAnsi="宋体"/>
          <w:color w:val="auto"/>
        </w:rPr>
        <w:t>7.4.4 送抵或置于工程现场，并经检合格的尚未安装的材料设备，以及置于现场的承包人装备，除用于本工程外不得运走，除非是发包人批准的。</w:t>
      </w:r>
    </w:p>
    <w:p w14:paraId="06F9768D">
      <w:pPr>
        <w:pStyle w:val="4"/>
        <w:spacing w:before="120" w:after="120" w:line="360" w:lineRule="auto"/>
        <w:rPr>
          <w:color w:val="auto"/>
          <w:sz w:val="28"/>
          <w:szCs w:val="28"/>
        </w:rPr>
      </w:pPr>
      <w:bookmarkStart w:id="586" w:name="_Toc8833185"/>
      <w:bookmarkStart w:id="587" w:name="_Toc455151683"/>
      <w:bookmarkStart w:id="588" w:name="_Toc78940627"/>
      <w:bookmarkStart w:id="589" w:name="_Toc122080288"/>
      <w:bookmarkStart w:id="590" w:name="_Toc357434458"/>
      <w:bookmarkStart w:id="591" w:name="_Toc144869909"/>
      <w:bookmarkStart w:id="592" w:name="_Toc455134555"/>
      <w:bookmarkStart w:id="593" w:name="_Toc78944606"/>
      <w:bookmarkStart w:id="594" w:name="_Toc78880758"/>
      <w:bookmarkStart w:id="595" w:name="_Toc454555603"/>
      <w:r>
        <w:rPr>
          <w:color w:val="auto"/>
          <w:sz w:val="28"/>
          <w:szCs w:val="28"/>
        </w:rPr>
        <w:t>8、施工准备</w:t>
      </w:r>
      <w:bookmarkEnd w:id="586"/>
      <w:bookmarkEnd w:id="587"/>
      <w:bookmarkEnd w:id="588"/>
      <w:bookmarkEnd w:id="589"/>
      <w:bookmarkEnd w:id="590"/>
      <w:bookmarkEnd w:id="591"/>
      <w:bookmarkEnd w:id="592"/>
      <w:bookmarkEnd w:id="593"/>
      <w:bookmarkEnd w:id="594"/>
      <w:bookmarkEnd w:id="595"/>
    </w:p>
    <w:p w14:paraId="2B45A523">
      <w:pPr>
        <w:pStyle w:val="50"/>
        <w:numPr>
          <w:ilvl w:val="0"/>
          <w:numId w:val="0"/>
        </w:numPr>
        <w:spacing w:before="120" w:after="120" w:line="360" w:lineRule="auto"/>
        <w:rPr>
          <w:color w:val="auto"/>
          <w:szCs w:val="24"/>
        </w:rPr>
      </w:pPr>
      <w:bookmarkStart w:id="596" w:name="_Toc122080289"/>
      <w:bookmarkStart w:id="597" w:name="_Toc8833186"/>
      <w:bookmarkStart w:id="598" w:name="_Toc144869910"/>
      <w:bookmarkStart w:id="599" w:name="_Toc455151684"/>
      <w:bookmarkStart w:id="600" w:name="_Toc357434459"/>
      <w:bookmarkStart w:id="601" w:name="_Toc78880759"/>
      <w:bookmarkStart w:id="602" w:name="_Toc454555604"/>
      <w:bookmarkStart w:id="603" w:name="_Toc455134556"/>
      <w:bookmarkStart w:id="604" w:name="_Toc78944607"/>
      <w:bookmarkStart w:id="605" w:name="_Toc78940628"/>
      <w:r>
        <w:rPr>
          <w:color w:val="auto"/>
          <w:szCs w:val="24"/>
        </w:rPr>
        <w:t>8.1 施工组织</w:t>
      </w:r>
      <w:bookmarkEnd w:id="596"/>
      <w:bookmarkEnd w:id="597"/>
      <w:bookmarkEnd w:id="598"/>
      <w:bookmarkEnd w:id="599"/>
      <w:bookmarkEnd w:id="600"/>
      <w:bookmarkEnd w:id="601"/>
      <w:bookmarkEnd w:id="602"/>
      <w:bookmarkEnd w:id="603"/>
      <w:bookmarkEnd w:id="604"/>
      <w:bookmarkEnd w:id="605"/>
    </w:p>
    <w:p w14:paraId="29DD061C">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1488" behindDoc="0" locked="0" layoutInCell="1" allowOverlap="1">
                <wp:simplePos x="0" y="0"/>
                <wp:positionH relativeFrom="column">
                  <wp:posOffset>-800100</wp:posOffset>
                </wp:positionH>
                <wp:positionV relativeFrom="paragraph">
                  <wp:posOffset>43815</wp:posOffset>
                </wp:positionV>
                <wp:extent cx="852170" cy="435610"/>
                <wp:effectExtent l="0" t="0" r="6350" b="1905"/>
                <wp:wrapNone/>
                <wp:docPr id="130" name="文本框 130"/>
                <wp:cNvGraphicFramePr/>
                <a:graphic xmlns:a="http://schemas.openxmlformats.org/drawingml/2006/main">
                  <a:graphicData uri="http://schemas.microsoft.com/office/word/2010/wordprocessingShape">
                    <wps:wsp>
                      <wps:cNvSpPr txBox="1">
                        <a:spLocks noChangeArrowheads="1"/>
                      </wps:cNvSpPr>
                      <wps:spPr bwMode="auto">
                        <a:xfrm>
                          <a:off x="0" y="0"/>
                          <a:ext cx="852170" cy="435610"/>
                        </a:xfrm>
                        <a:prstGeom prst="rect">
                          <a:avLst/>
                        </a:prstGeom>
                        <a:solidFill>
                          <a:srgbClr val="FFFFFF"/>
                        </a:solidFill>
                        <a:ln>
                          <a:noFill/>
                        </a:ln>
                        <a:effectLst/>
                      </wps:spPr>
                      <wps:txbx>
                        <w:txbxContent>
                          <w:p w14:paraId="59A32FD9">
                            <w:pPr>
                              <w:jc w:val="left"/>
                              <w:rPr>
                                <w:rFonts w:ascii="楷体_GB2312" w:eastAsia="楷体_GB2312"/>
                                <w:szCs w:val="21"/>
                              </w:rPr>
                            </w:pPr>
                            <w:r>
                              <w:rPr>
                                <w:rFonts w:hint="eastAsia" w:ascii="楷体_GB2312" w:eastAsia="楷体_GB2312"/>
                                <w:szCs w:val="21"/>
                              </w:rPr>
                              <w:t>施工组织设计和施工方案</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pt;margin-top:3.45pt;height:34.3pt;width:67.1pt;z-index:251711488;mso-width-relative:page;mso-height-relative:page;" fillcolor="#FFFFFF" filled="t" stroked="f" coordsize="21600,21600" o:gfxdata="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2PA0bXAAAABwEAAA8AAAAAAAAAAQAgAAAAIgAAAGRycy9kb3ducmV2LnhtbFBLAQIUABQAAAAI&#10;AIdO4kBn5tyHJwIAAD8EAAAOAAAAAAAAAAEAIAAAACYBAABkcnMvZTJvRG9jLnhtbFBLBQYAAAAA&#10;BgAGAFkBAAC/BQAAAAA=&#10;">
                <v:fill on="t" focussize="0,0"/>
                <v:stroke on="f"/>
                <v:imagedata o:title=""/>
                <o:lock v:ext="edit" aspectratio="f"/>
                <v:textbox inset="0mm,0mm,0mm,0mm">
                  <w:txbxContent>
                    <w:p w14:paraId="59A32FD9">
                      <w:pPr>
                        <w:jc w:val="left"/>
                        <w:rPr>
                          <w:rFonts w:ascii="楷体_GB2312" w:eastAsia="楷体_GB2312"/>
                          <w:szCs w:val="21"/>
                        </w:rPr>
                      </w:pPr>
                      <w:r>
                        <w:rPr>
                          <w:rFonts w:hint="eastAsia" w:ascii="楷体_GB2312" w:eastAsia="楷体_GB2312"/>
                          <w:szCs w:val="21"/>
                        </w:rPr>
                        <w:t>施工组织设计和施工方案</w:t>
                      </w:r>
                    </w:p>
                  </w:txbxContent>
                </v:textbox>
              </v:shape>
            </w:pict>
          </mc:Fallback>
        </mc:AlternateContent>
      </w:r>
      <w:r>
        <w:rPr>
          <w:color w:val="auto"/>
        </w:rPr>
        <w:t>8.1.1承包人应在进场前向发包人代表和监理工程师提交一份适合于整个工程的施工组织设计和主要工序的施工方案供发包人和监理工程师批准。</w:t>
      </w:r>
    </w:p>
    <w:p w14:paraId="1F402436">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4560" behindDoc="0" locked="0" layoutInCell="1" allowOverlap="1">
                <wp:simplePos x="0" y="0"/>
                <wp:positionH relativeFrom="column">
                  <wp:posOffset>-800100</wp:posOffset>
                </wp:positionH>
                <wp:positionV relativeFrom="paragraph">
                  <wp:posOffset>144780</wp:posOffset>
                </wp:positionV>
                <wp:extent cx="737870" cy="642620"/>
                <wp:effectExtent l="0" t="0" r="5080" b="1270"/>
                <wp:wrapNone/>
                <wp:docPr id="129" name="文本框 129"/>
                <wp:cNvGraphicFramePr/>
                <a:graphic xmlns:a="http://schemas.openxmlformats.org/drawingml/2006/main">
                  <a:graphicData uri="http://schemas.microsoft.com/office/word/2010/wordprocessingShape">
                    <wps:wsp>
                      <wps:cNvSpPr txBox="1">
                        <a:spLocks noChangeArrowheads="1"/>
                      </wps:cNvSpPr>
                      <wps:spPr bwMode="auto">
                        <a:xfrm>
                          <a:off x="0" y="0"/>
                          <a:ext cx="737870" cy="642620"/>
                        </a:xfrm>
                        <a:prstGeom prst="rect">
                          <a:avLst/>
                        </a:prstGeom>
                        <a:solidFill>
                          <a:srgbClr val="FFFFFF"/>
                        </a:solidFill>
                        <a:ln>
                          <a:noFill/>
                        </a:ln>
                        <a:effectLst/>
                      </wps:spPr>
                      <wps:txbx>
                        <w:txbxContent>
                          <w:p w14:paraId="267EF615">
                            <w:pPr>
                              <w:jc w:val="left"/>
                              <w:rPr>
                                <w:rFonts w:ascii="楷体_GB2312" w:eastAsia="楷体_GB2312"/>
                                <w:szCs w:val="21"/>
                              </w:rPr>
                            </w:pPr>
                            <w:r>
                              <w:rPr>
                                <w:rFonts w:hint="eastAsia" w:ascii="楷体_GB2312" w:eastAsia="楷体_GB2312"/>
                                <w:szCs w:val="21"/>
                              </w:rPr>
                              <w:t>施工组织设计和施工方案的审批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pt;margin-top:11.4pt;height:50.6pt;width:58.1pt;z-index:251714560;mso-width-relative:page;mso-height-relative:page;" fillcolor="#FFFFFF" filled="t" stroked="f" coordsize="21600,21600" o:gfxdata="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Jiqxv2AAAAAoBAAAPAAAAAAAAAAEAIAAAACIAAABkcnMvZG93bnJldi54bWxQSwECFAAUAAAA&#10;CACHTuJAT8lIyScCAAA/BAAADgAAAAAAAAABACAAAAAnAQAAZHJzL2Uyb0RvYy54bWxQSwUGAAAA&#10;AAYABgBZAQAAwAUAAAAA&#10;">
                <v:fill on="t" focussize="0,0"/>
                <v:stroke on="f"/>
                <v:imagedata o:title=""/>
                <o:lock v:ext="edit" aspectratio="f"/>
                <v:textbox inset="0mm,0mm,0mm,0mm">
                  <w:txbxContent>
                    <w:p w14:paraId="267EF615">
                      <w:pPr>
                        <w:jc w:val="left"/>
                        <w:rPr>
                          <w:rFonts w:ascii="楷体_GB2312" w:eastAsia="楷体_GB2312"/>
                          <w:szCs w:val="21"/>
                        </w:rPr>
                      </w:pPr>
                      <w:r>
                        <w:rPr>
                          <w:rFonts w:hint="eastAsia" w:ascii="楷体_GB2312" w:eastAsia="楷体_GB2312"/>
                          <w:szCs w:val="21"/>
                        </w:rPr>
                        <w:t>施工组织设计和施工方案的审批</w:t>
                      </w:r>
                    </w:p>
                  </w:txbxContent>
                </v:textbox>
              </v:shape>
            </w:pict>
          </mc:Fallback>
        </mc:AlternateContent>
      </w:r>
      <w:r>
        <w:rPr>
          <w:color w:val="auto"/>
        </w:rPr>
        <w:t>8.1.2 承包人应按照经发包人和监理工程师批准的施工组织设计和施工方案进行施工。但在任何情况下，发包人和监理工程师对上述任何施工组织设计或施工方案的批准不应减轻或解除承包人对其应负的责任。承包人也不得因发包人或监理工程师的不同意或修订而提出的索赔和延长工期。当因承包人原因导致需要重新调整施工组织设计和方案时，承包人需重新编制并报监理及</w:t>
      </w:r>
      <w:r>
        <w:rPr>
          <w:rFonts w:hint="eastAsia"/>
          <w:color w:val="auto"/>
          <w:lang w:eastAsia="zh-CN"/>
        </w:rPr>
        <w:t>发包方</w:t>
      </w:r>
      <w:r>
        <w:rPr>
          <w:color w:val="auto"/>
        </w:rPr>
        <w:t>进行审批。监理工程师及发包人对新施工组织设计及方案的审批不影响合同价款。</w:t>
      </w:r>
    </w:p>
    <w:p w14:paraId="7AB9DC64">
      <w:pPr>
        <w:pStyle w:val="51"/>
        <w:ind w:left="959" w:leftChars="114" w:hanging="720" w:hangingChars="300"/>
        <w:rPr>
          <w:color w:val="auto"/>
        </w:rPr>
      </w:pPr>
      <w:r>
        <w:rPr>
          <w:color w:val="auto"/>
          <w:lang w:val="en-US" w:eastAsia="zh-CN"/>
        </w:rPr>
        <mc:AlternateContent>
          <mc:Choice Requires="wps">
            <w:drawing>
              <wp:anchor distT="0" distB="0" distL="114300" distR="114300" simplePos="0" relativeHeight="251718656" behindDoc="0" locked="0" layoutInCell="1" allowOverlap="1">
                <wp:simplePos x="0" y="0"/>
                <wp:positionH relativeFrom="column">
                  <wp:posOffset>-737870</wp:posOffset>
                </wp:positionH>
                <wp:positionV relativeFrom="paragraph">
                  <wp:posOffset>63500</wp:posOffset>
                </wp:positionV>
                <wp:extent cx="737870" cy="446405"/>
                <wp:effectExtent l="0" t="0" r="5080" b="7620"/>
                <wp:wrapNone/>
                <wp:docPr id="128" name="文本框 128"/>
                <wp:cNvGraphicFramePr/>
                <a:graphic xmlns:a="http://schemas.openxmlformats.org/drawingml/2006/main">
                  <a:graphicData uri="http://schemas.microsoft.com/office/word/2010/wordprocessingShape">
                    <wps:wsp>
                      <wps:cNvSpPr txBox="1">
                        <a:spLocks noChangeArrowheads="1"/>
                      </wps:cNvSpPr>
                      <wps:spPr bwMode="auto">
                        <a:xfrm>
                          <a:off x="0" y="0"/>
                          <a:ext cx="737870" cy="446405"/>
                        </a:xfrm>
                        <a:prstGeom prst="rect">
                          <a:avLst/>
                        </a:prstGeom>
                        <a:solidFill>
                          <a:srgbClr val="FFFFFF"/>
                        </a:solidFill>
                        <a:ln>
                          <a:noFill/>
                        </a:ln>
                        <a:effectLst/>
                      </wps:spPr>
                      <wps:txbx>
                        <w:txbxContent>
                          <w:p w14:paraId="4E6EDDC4">
                            <w:pPr>
                              <w:jc w:val="left"/>
                              <w:rPr>
                                <w:rFonts w:ascii="楷体_GB2312" w:eastAsia="楷体_GB2312"/>
                                <w:szCs w:val="21"/>
                              </w:rPr>
                            </w:pPr>
                            <w:r>
                              <w:rPr>
                                <w:rFonts w:hint="eastAsia" w:ascii="楷体_GB2312" w:eastAsia="楷体_GB2312"/>
                                <w:szCs w:val="21"/>
                              </w:rPr>
                              <w:t>施工组织部署</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1pt;margin-top:5pt;height:35.15pt;width:58.1pt;z-index:251718656;mso-width-relative:page;mso-height-relative:page;" fillcolor="#FFFFFF" filled="t" stroked="f" coordsize="21600,21600" o:gfxdata="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uqkUdYAAAAHAQAADwAAAAAAAAABACAAAAAiAAAAZHJzL2Rvd25yZXYueG1sUEsBAhQAFAAAAAgA&#10;h07iQA040zsnAgAAPwQAAA4AAAAAAAAAAQAgAAAAJQEAAGRycy9lMm9Eb2MueG1sUEsFBgAAAAAG&#10;AAYAWQEAAL4FAAAAAA==&#10;">
                <v:fill on="t" focussize="0,0"/>
                <v:stroke on="f"/>
                <v:imagedata o:title=""/>
                <o:lock v:ext="edit" aspectratio="f"/>
                <v:textbox inset="0mm,0mm,0mm,0mm">
                  <w:txbxContent>
                    <w:p w14:paraId="4E6EDDC4">
                      <w:pPr>
                        <w:jc w:val="left"/>
                        <w:rPr>
                          <w:rFonts w:ascii="楷体_GB2312" w:eastAsia="楷体_GB2312"/>
                          <w:szCs w:val="21"/>
                        </w:rPr>
                      </w:pPr>
                      <w:r>
                        <w:rPr>
                          <w:rFonts w:hint="eastAsia" w:ascii="楷体_GB2312" w:eastAsia="楷体_GB2312"/>
                          <w:szCs w:val="21"/>
                        </w:rPr>
                        <w:t>施工组织部署</w:t>
                      </w:r>
                    </w:p>
                  </w:txbxContent>
                </v:textbox>
              </v:shape>
            </w:pict>
          </mc:Fallback>
        </mc:AlternateContent>
      </w:r>
      <w:r>
        <w:rPr>
          <w:color w:val="auto"/>
        </w:rPr>
        <w:t>8.1.3 承包人还需提供现场施工组织管理构架图，能够显示工程负责人员、技术人员、施工人员的数量和职位及管理关系。当现场施工组织构架因资源分配安排有所变动时，承包人须提前请示发包人和监理工程师，并将修订的施工组织构架提交发包人和监理工程师审批。</w:t>
      </w:r>
    </w:p>
    <w:p w14:paraId="4748F20C">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7632" behindDoc="0" locked="0" layoutInCell="1" allowOverlap="1">
                <wp:simplePos x="0" y="0"/>
                <wp:positionH relativeFrom="column">
                  <wp:posOffset>-762635</wp:posOffset>
                </wp:positionH>
                <wp:positionV relativeFrom="paragraph">
                  <wp:posOffset>-5715</wp:posOffset>
                </wp:positionV>
                <wp:extent cx="737870" cy="488950"/>
                <wp:effectExtent l="0" t="0" r="5080" b="6350"/>
                <wp:wrapNone/>
                <wp:docPr id="127" name="文本框 127"/>
                <wp:cNvGraphicFramePr/>
                <a:graphic xmlns:a="http://schemas.openxmlformats.org/drawingml/2006/main">
                  <a:graphicData uri="http://schemas.microsoft.com/office/word/2010/wordprocessingShape">
                    <wps:wsp>
                      <wps:cNvSpPr txBox="1">
                        <a:spLocks noChangeArrowheads="1"/>
                      </wps:cNvSpPr>
                      <wps:spPr bwMode="auto">
                        <a:xfrm>
                          <a:off x="0" y="0"/>
                          <a:ext cx="737870" cy="488950"/>
                        </a:xfrm>
                        <a:prstGeom prst="rect">
                          <a:avLst/>
                        </a:prstGeom>
                        <a:solidFill>
                          <a:srgbClr val="FFFFFF"/>
                        </a:solidFill>
                        <a:ln>
                          <a:noFill/>
                        </a:ln>
                        <a:effectLst/>
                      </wps:spPr>
                      <wps:txbx>
                        <w:txbxContent>
                          <w:p w14:paraId="1051A330">
                            <w:pPr>
                              <w:jc w:val="left"/>
                              <w:rPr>
                                <w:rFonts w:ascii="楷体_GB2312" w:eastAsia="楷体_GB2312"/>
                                <w:szCs w:val="21"/>
                              </w:rPr>
                            </w:pPr>
                            <w:r>
                              <w:rPr>
                                <w:rFonts w:hint="eastAsia" w:ascii="楷体_GB2312" w:eastAsia="楷体_GB2312"/>
                                <w:szCs w:val="21"/>
                              </w:rPr>
                              <w:t>承包人须出席工地会议</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05pt;margin-top:-0.45pt;height:38.5pt;width:58.1pt;z-index:251717632;mso-width-relative:page;mso-height-relative:page;" fillcolor="#FFFFFF" filled="t" stroked="f" coordsize="21600,21600" o:gfxdata="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B+sVHXAAAACAEAAA8AAAAAAAAAAQAgAAAAIgAAAGRycy9kb3ducmV2LnhtbFBLAQIUABQAAAAI&#10;AIdO4kA9or7fJwIAAD8EAAAOAAAAAAAAAAEAIAAAACYBAABkcnMvZTJvRG9jLnhtbFBLBQYAAAAA&#10;BgAGAFkBAAC/BQAAAAA=&#10;">
                <v:fill on="t" focussize="0,0"/>
                <v:stroke on="f"/>
                <v:imagedata o:title=""/>
                <o:lock v:ext="edit" aspectratio="f"/>
                <v:textbox inset="0mm,0mm,0mm,0mm">
                  <w:txbxContent>
                    <w:p w14:paraId="1051A330">
                      <w:pPr>
                        <w:jc w:val="left"/>
                        <w:rPr>
                          <w:rFonts w:ascii="楷体_GB2312" w:eastAsia="楷体_GB2312"/>
                          <w:szCs w:val="21"/>
                        </w:rPr>
                      </w:pPr>
                      <w:r>
                        <w:rPr>
                          <w:rFonts w:hint="eastAsia" w:ascii="楷体_GB2312" w:eastAsia="楷体_GB2312"/>
                          <w:szCs w:val="21"/>
                        </w:rPr>
                        <w:t>承包人须出席工地会议</w:t>
                      </w:r>
                    </w:p>
                  </w:txbxContent>
                </v:textbox>
              </v:shape>
            </w:pict>
          </mc:Fallback>
        </mc:AlternateContent>
      </w:r>
      <w:r>
        <w:rPr>
          <w:color w:val="auto"/>
        </w:rPr>
        <w:t>8.1.4 所有由发包人或监理工程师主持召开的会议，承包人必须指派承包人代表或项目经理和技术负责人出席，该等人员应已获得承包人授权可以代表承包人做出决定，承包人须在有需要时通知各指定分包人及供应商出席会议。</w:t>
      </w:r>
    </w:p>
    <w:p w14:paraId="547A8ACD">
      <w:pPr>
        <w:pStyle w:val="50"/>
        <w:numPr>
          <w:ilvl w:val="0"/>
          <w:numId w:val="0"/>
        </w:numPr>
        <w:spacing w:before="120" w:after="120" w:line="360" w:lineRule="auto"/>
        <w:rPr>
          <w:color w:val="auto"/>
          <w:szCs w:val="24"/>
        </w:rPr>
      </w:pPr>
      <w:bookmarkStart w:id="606" w:name="_Toc8833187"/>
      <w:bookmarkStart w:id="607" w:name="_Toc357434460"/>
      <w:bookmarkStart w:id="608" w:name="_Toc455151685"/>
      <w:bookmarkStart w:id="609" w:name="_Toc122080290"/>
      <w:bookmarkStart w:id="610" w:name="_Toc144869911"/>
      <w:bookmarkStart w:id="611" w:name="_Toc455134557"/>
      <w:bookmarkStart w:id="612" w:name="_Toc454555605"/>
      <w:r>
        <w:rPr>
          <w:color w:val="auto"/>
          <w:szCs w:val="24"/>
        </w:rPr>
        <w:t>8.2 施工计划</w:t>
      </w:r>
      <w:bookmarkEnd w:id="606"/>
      <w:bookmarkEnd w:id="607"/>
      <w:bookmarkEnd w:id="608"/>
      <w:bookmarkEnd w:id="609"/>
      <w:bookmarkEnd w:id="610"/>
      <w:bookmarkEnd w:id="611"/>
      <w:bookmarkEnd w:id="612"/>
    </w:p>
    <w:p w14:paraId="7C2BCF82">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2512" behindDoc="0" locked="0" layoutInCell="1" allowOverlap="1">
                <wp:simplePos x="0" y="0"/>
                <wp:positionH relativeFrom="column">
                  <wp:posOffset>-720090</wp:posOffset>
                </wp:positionH>
                <wp:positionV relativeFrom="paragraph">
                  <wp:posOffset>64770</wp:posOffset>
                </wp:positionV>
                <wp:extent cx="737870" cy="690880"/>
                <wp:effectExtent l="0" t="0" r="5080" b="2540"/>
                <wp:wrapNone/>
                <wp:docPr id="126" name="文本框 126"/>
                <wp:cNvGraphicFramePr/>
                <a:graphic xmlns:a="http://schemas.openxmlformats.org/drawingml/2006/main">
                  <a:graphicData uri="http://schemas.microsoft.com/office/word/2010/wordprocessingShape">
                    <wps:wsp>
                      <wps:cNvSpPr txBox="1">
                        <a:spLocks noChangeArrowheads="1"/>
                      </wps:cNvSpPr>
                      <wps:spPr bwMode="auto">
                        <a:xfrm>
                          <a:off x="0" y="0"/>
                          <a:ext cx="737870" cy="690880"/>
                        </a:xfrm>
                        <a:prstGeom prst="rect">
                          <a:avLst/>
                        </a:prstGeom>
                        <a:solidFill>
                          <a:srgbClr val="FFFFFF"/>
                        </a:solidFill>
                        <a:ln>
                          <a:noFill/>
                        </a:ln>
                        <a:effectLst/>
                      </wps:spPr>
                      <wps:txbx>
                        <w:txbxContent>
                          <w:p w14:paraId="17727487">
                            <w:pPr>
                              <w:jc w:val="left"/>
                              <w:rPr>
                                <w:rFonts w:ascii="楷体_GB2312" w:eastAsia="楷体_GB2312"/>
                                <w:szCs w:val="21"/>
                              </w:rPr>
                            </w:pPr>
                            <w:r>
                              <w:rPr>
                                <w:rFonts w:hint="eastAsia" w:ascii="楷体_GB2312" w:eastAsia="楷体_GB2312"/>
                                <w:szCs w:val="21"/>
                              </w:rPr>
                              <w:t>施工进度计划的提交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4.4pt;width:58.1pt;z-index:251712512;mso-width-relative:page;mso-height-relative:page;" fillcolor="#FFFFFF" filled="t" stroked="f" coordsize="21600,21600" o:gfxdata="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OcoYnXAAAACQEAAA8AAAAAAAAAAQAgAAAAIgAAAGRycy9kb3ducmV2LnhtbFBLAQIUABQAAAAI&#10;AIdO4kDaRw3EJwIAAD8EAAAOAAAAAAAAAAEAIAAAACYBAABkcnMvZTJvRG9jLnhtbFBLBQYAAAAA&#10;BgAGAFkBAAC/BQAAAAA=&#10;">
                <v:fill on="t" focussize="0,0"/>
                <v:stroke on="f"/>
                <v:imagedata o:title=""/>
                <o:lock v:ext="edit" aspectratio="f"/>
                <v:textbox inset="0mm,0mm,0mm,0mm">
                  <w:txbxContent>
                    <w:p w14:paraId="17727487">
                      <w:pPr>
                        <w:jc w:val="left"/>
                        <w:rPr>
                          <w:rFonts w:ascii="楷体_GB2312" w:eastAsia="楷体_GB2312"/>
                          <w:szCs w:val="21"/>
                        </w:rPr>
                      </w:pPr>
                      <w:r>
                        <w:rPr>
                          <w:rFonts w:hint="eastAsia" w:ascii="楷体_GB2312" w:eastAsia="楷体_GB2312"/>
                          <w:szCs w:val="21"/>
                        </w:rPr>
                        <w:t>施工进度计划的提交</w:t>
                      </w:r>
                    </w:p>
                  </w:txbxContent>
                </v:textbox>
              </v:shape>
            </w:pict>
          </mc:Fallback>
        </mc:AlternateContent>
      </w:r>
      <w:r>
        <w:rPr>
          <w:color w:val="auto"/>
        </w:rPr>
        <w:t>8.2.1 承包人须根据总包施工整体进度计划编制一份详细的进度计划以及材料设备采购计划，提交给发包人、监理工程师审批，该工程的进度计划须完全配合总包工程整体进度计划。</w:t>
      </w:r>
    </w:p>
    <w:p w14:paraId="37C4A3CA">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3536" behindDoc="0" locked="0" layoutInCell="1" allowOverlap="1">
                <wp:simplePos x="0" y="0"/>
                <wp:positionH relativeFrom="column">
                  <wp:posOffset>-737870</wp:posOffset>
                </wp:positionH>
                <wp:positionV relativeFrom="paragraph">
                  <wp:posOffset>34925</wp:posOffset>
                </wp:positionV>
                <wp:extent cx="737870" cy="465455"/>
                <wp:effectExtent l="0" t="0" r="5080" b="5080"/>
                <wp:wrapNone/>
                <wp:docPr id="125" name="文本框 125"/>
                <wp:cNvGraphicFramePr/>
                <a:graphic xmlns:a="http://schemas.openxmlformats.org/drawingml/2006/main">
                  <a:graphicData uri="http://schemas.microsoft.com/office/word/2010/wordprocessingShape">
                    <wps:wsp>
                      <wps:cNvSpPr txBox="1">
                        <a:spLocks noChangeArrowheads="1"/>
                      </wps:cNvSpPr>
                      <wps:spPr bwMode="auto">
                        <a:xfrm>
                          <a:off x="0" y="0"/>
                          <a:ext cx="737870" cy="465455"/>
                        </a:xfrm>
                        <a:prstGeom prst="rect">
                          <a:avLst/>
                        </a:prstGeom>
                        <a:solidFill>
                          <a:srgbClr val="FFFFFF"/>
                        </a:solidFill>
                        <a:ln>
                          <a:noFill/>
                        </a:ln>
                        <a:effectLst/>
                      </wps:spPr>
                      <wps:txbx>
                        <w:txbxContent>
                          <w:p w14:paraId="4FF1B2B5">
                            <w:pPr>
                              <w:jc w:val="left"/>
                              <w:rPr>
                                <w:rFonts w:ascii="楷体_GB2312" w:eastAsia="楷体_GB2312"/>
                                <w:szCs w:val="21"/>
                              </w:rPr>
                            </w:pPr>
                            <w:r>
                              <w:rPr>
                                <w:rFonts w:hint="eastAsia" w:ascii="楷体_GB2312" w:eastAsia="楷体_GB2312"/>
                                <w:szCs w:val="21"/>
                              </w:rPr>
                              <w:t>施工进度计划的审批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1pt;margin-top:2.75pt;height:36.65pt;width:58.1pt;z-index:251713536;mso-width-relative:page;mso-height-relative:page;" fillcolor="#FFFFFF" filled="t" stroked="f" coordsize="21600,21600" o:gfxdata="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6bjjNYAAAAGAQAADwAAAAAAAAABACAAAAAiAAAAZHJzL2Rvd25yZXYueG1sUEsBAhQAFAAAAAgA&#10;h07iQAyuHF8nAgAAPwQAAA4AAAAAAAAAAQAgAAAAJQEAAGRycy9lMm9Eb2MueG1sUEsFBgAAAAAG&#10;AAYAWQEAAL4FAAAAAA==&#10;">
                <v:fill on="t" focussize="0,0"/>
                <v:stroke on="f"/>
                <v:imagedata o:title=""/>
                <o:lock v:ext="edit" aspectratio="f"/>
                <v:textbox inset="0mm,0mm,0mm,0mm">
                  <w:txbxContent>
                    <w:p w14:paraId="4FF1B2B5">
                      <w:pPr>
                        <w:jc w:val="left"/>
                        <w:rPr>
                          <w:rFonts w:ascii="楷体_GB2312" w:eastAsia="楷体_GB2312"/>
                          <w:szCs w:val="21"/>
                        </w:rPr>
                      </w:pPr>
                      <w:r>
                        <w:rPr>
                          <w:rFonts w:hint="eastAsia" w:ascii="楷体_GB2312" w:eastAsia="楷体_GB2312"/>
                          <w:szCs w:val="21"/>
                        </w:rPr>
                        <w:t>施工进度计划的审批</w:t>
                      </w:r>
                    </w:p>
                  </w:txbxContent>
                </v:textbox>
              </v:shape>
            </w:pict>
          </mc:Fallback>
        </mc:AlternateContent>
      </w:r>
      <w:r>
        <w:rPr>
          <w:color w:val="auto"/>
        </w:rPr>
        <w:t>8.2.2施工进度计划须报发包人和监理工程师批准后方可进行。但在任何情况下，发包人和监理工程师对上述任何施工进度计划的批准不应减轻或解除承包人对其应负的责任。</w:t>
      </w:r>
    </w:p>
    <w:p w14:paraId="0DCC5613">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9680" behindDoc="0" locked="0" layoutInCell="1" allowOverlap="1">
                <wp:simplePos x="0" y="0"/>
                <wp:positionH relativeFrom="column">
                  <wp:posOffset>-720090</wp:posOffset>
                </wp:positionH>
                <wp:positionV relativeFrom="paragraph">
                  <wp:posOffset>71755</wp:posOffset>
                </wp:positionV>
                <wp:extent cx="737870" cy="681990"/>
                <wp:effectExtent l="0" t="0" r="5080" b="3175"/>
                <wp:wrapNone/>
                <wp:docPr id="124" name="文本框 124"/>
                <wp:cNvGraphicFramePr/>
                <a:graphic xmlns:a="http://schemas.openxmlformats.org/drawingml/2006/main">
                  <a:graphicData uri="http://schemas.microsoft.com/office/word/2010/wordprocessingShape">
                    <wps:wsp>
                      <wps:cNvSpPr txBox="1">
                        <a:spLocks noChangeArrowheads="1"/>
                      </wps:cNvSpPr>
                      <wps:spPr bwMode="auto">
                        <a:xfrm>
                          <a:off x="0" y="0"/>
                          <a:ext cx="737870" cy="681990"/>
                        </a:xfrm>
                        <a:prstGeom prst="rect">
                          <a:avLst/>
                        </a:prstGeom>
                        <a:solidFill>
                          <a:srgbClr val="FFFFFF"/>
                        </a:solidFill>
                        <a:ln>
                          <a:noFill/>
                        </a:ln>
                        <a:effectLst/>
                      </wps:spPr>
                      <wps:txbx>
                        <w:txbxContent>
                          <w:p w14:paraId="6E8DE4B1">
                            <w:pPr>
                              <w:jc w:val="left"/>
                              <w:rPr>
                                <w:rFonts w:ascii="楷体_GB2312" w:eastAsia="楷体_GB2312"/>
                                <w:szCs w:val="21"/>
                              </w:rPr>
                            </w:pPr>
                            <w:r>
                              <w:rPr>
                                <w:rFonts w:hint="eastAsia" w:ascii="楷体_GB2312" w:eastAsia="楷体_GB2312"/>
                                <w:szCs w:val="21"/>
                              </w:rPr>
                              <w:t>施工进度报告</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3.7pt;width:58.1pt;z-index:251719680;mso-width-relative:page;mso-height-relative:page;" fillcolor="#FFFFFF" filled="t" stroked="f" coordsize="21600,21600" o:gfxdata="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PvFvzXAAAACQEAAA8AAAAAAAAAAQAgAAAAIgAAAGRycy9kb3ducmV2LnhtbFBLAQIUABQAAAAI&#10;AIdO4kDSnDSWJwIAAD8EAAAOAAAAAAAAAAEAIAAAACYBAABkcnMvZTJvRG9jLnhtbFBLBQYAAAAA&#10;BgAGAFkBAAC/BQAAAAA=&#10;">
                <v:fill on="t" focussize="0,0"/>
                <v:stroke on="f"/>
                <v:imagedata o:title=""/>
                <o:lock v:ext="edit" aspectratio="f"/>
                <v:textbox inset="0mm,0mm,0mm,0mm">
                  <w:txbxContent>
                    <w:p w14:paraId="6E8DE4B1">
                      <w:pPr>
                        <w:jc w:val="left"/>
                        <w:rPr>
                          <w:rFonts w:ascii="楷体_GB2312" w:eastAsia="楷体_GB2312"/>
                          <w:szCs w:val="21"/>
                        </w:rPr>
                      </w:pPr>
                      <w:r>
                        <w:rPr>
                          <w:rFonts w:hint="eastAsia" w:ascii="楷体_GB2312" w:eastAsia="楷体_GB2312"/>
                          <w:szCs w:val="21"/>
                        </w:rPr>
                        <w:t>施工进度报告</w:t>
                      </w:r>
                    </w:p>
                  </w:txbxContent>
                </v:textbox>
              </v:shape>
            </w:pict>
          </mc:Fallback>
        </mc:AlternateContent>
      </w:r>
      <w:r>
        <w:rPr>
          <w:color w:val="auto"/>
        </w:rPr>
        <w:t>8.2.3 施工期间承包人应按发包人要求编制工程进度报告，并应每周提交给发包人和监理工程师各一份。进度报告应包括本周完成情况及下周计划。承包人应及时向发包人和监理工程师报告已经出现的或可能出现的施工或材料供应延误。</w:t>
      </w:r>
    </w:p>
    <w:p w14:paraId="730EDAA2">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20704" behindDoc="0" locked="0" layoutInCell="1" allowOverlap="1">
                <wp:simplePos x="0" y="0"/>
                <wp:positionH relativeFrom="column">
                  <wp:posOffset>-720090</wp:posOffset>
                </wp:positionH>
                <wp:positionV relativeFrom="paragraph">
                  <wp:posOffset>71755</wp:posOffset>
                </wp:positionV>
                <wp:extent cx="737870" cy="401955"/>
                <wp:effectExtent l="0" t="0" r="5080" b="2540"/>
                <wp:wrapNone/>
                <wp:docPr id="123" name="文本框 123"/>
                <wp:cNvGraphicFramePr/>
                <a:graphic xmlns:a="http://schemas.openxmlformats.org/drawingml/2006/main">
                  <a:graphicData uri="http://schemas.microsoft.com/office/word/2010/wordprocessingShape">
                    <wps:wsp>
                      <wps:cNvSpPr txBox="1">
                        <a:spLocks noChangeArrowheads="1"/>
                      </wps:cNvSpPr>
                      <wps:spPr bwMode="auto">
                        <a:xfrm>
                          <a:off x="0" y="0"/>
                          <a:ext cx="737870" cy="401955"/>
                        </a:xfrm>
                        <a:prstGeom prst="rect">
                          <a:avLst/>
                        </a:prstGeom>
                        <a:solidFill>
                          <a:srgbClr val="FFFFFF"/>
                        </a:solidFill>
                        <a:ln>
                          <a:noFill/>
                        </a:ln>
                        <a:effectLst/>
                      </wps:spPr>
                      <wps:txbx>
                        <w:txbxContent>
                          <w:p w14:paraId="01BCD15F">
                            <w:pPr>
                              <w:snapToGrid w:val="0"/>
                              <w:jc w:val="left"/>
                              <w:rPr>
                                <w:rFonts w:ascii="楷体_GB2312" w:eastAsia="楷体_GB2312"/>
                                <w:szCs w:val="21"/>
                              </w:rPr>
                            </w:pPr>
                            <w:r>
                              <w:rPr>
                                <w:rFonts w:hint="eastAsia" w:ascii="楷体_GB2312" w:eastAsia="楷体_GB2312"/>
                                <w:szCs w:val="21"/>
                              </w:rPr>
                              <w:t>实际进度计划的调整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65pt;width:58.1pt;z-index:251720704;mso-width-relative:page;mso-height-relative:page;" fillcolor="#FFFFFF" filled="t" stroked="f" coordsize="21600,21600" o:gfxdata="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nkzbv1wAAAAgBAAAPAAAAAAAAAAEAIAAAACIAAABkcnMvZG93bnJldi54bWxQSwECFAAUAAAA&#10;CACHTuJAmaYG9igCAAA/BAAADgAAAAAAAAABACAAAAAmAQAAZHJzL2Uyb0RvYy54bWxQSwUGAAAA&#10;AAYABgBZAQAAwAUAAAAA&#10;">
                <v:fill on="t" focussize="0,0"/>
                <v:stroke on="f"/>
                <v:imagedata o:title=""/>
                <o:lock v:ext="edit" aspectratio="f"/>
                <v:textbox inset="0mm,0mm,0mm,0mm">
                  <w:txbxContent>
                    <w:p w14:paraId="01BCD15F">
                      <w:pPr>
                        <w:snapToGrid w:val="0"/>
                        <w:jc w:val="left"/>
                        <w:rPr>
                          <w:rFonts w:ascii="楷体_GB2312" w:eastAsia="楷体_GB2312"/>
                          <w:szCs w:val="21"/>
                        </w:rPr>
                      </w:pPr>
                      <w:r>
                        <w:rPr>
                          <w:rFonts w:hint="eastAsia" w:ascii="楷体_GB2312" w:eastAsia="楷体_GB2312"/>
                          <w:szCs w:val="21"/>
                        </w:rPr>
                        <w:t>实际进度计划的调整</w:t>
                      </w:r>
                    </w:p>
                  </w:txbxContent>
                </v:textbox>
              </v:shape>
            </w:pict>
          </mc:Fallback>
        </mc:AlternateContent>
      </w:r>
      <w:r>
        <w:rPr>
          <w:color w:val="auto"/>
        </w:rPr>
        <w:t>8.2.4如果发包人及监理工程师认为有必要对该工程进度计划进行修改或次序做调整时，承包人应相应调整该进度计划及对相关工作安排做相应调整。</w:t>
      </w:r>
    </w:p>
    <w:p w14:paraId="1BE680D9">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21728" behindDoc="0" locked="0" layoutInCell="1" allowOverlap="1">
                <wp:simplePos x="0" y="0"/>
                <wp:positionH relativeFrom="column">
                  <wp:posOffset>-720090</wp:posOffset>
                </wp:positionH>
                <wp:positionV relativeFrom="paragraph">
                  <wp:posOffset>0</wp:posOffset>
                </wp:positionV>
                <wp:extent cx="737870" cy="506730"/>
                <wp:effectExtent l="0" t="0" r="5080" b="5080"/>
                <wp:wrapNone/>
                <wp:docPr id="122" name="文本框 122"/>
                <wp:cNvGraphicFramePr/>
                <a:graphic xmlns:a="http://schemas.openxmlformats.org/drawingml/2006/main">
                  <a:graphicData uri="http://schemas.microsoft.com/office/word/2010/wordprocessingShape">
                    <wps:wsp>
                      <wps:cNvSpPr txBox="1">
                        <a:spLocks noChangeArrowheads="1"/>
                      </wps:cNvSpPr>
                      <wps:spPr bwMode="auto">
                        <a:xfrm>
                          <a:off x="0" y="0"/>
                          <a:ext cx="737870" cy="506730"/>
                        </a:xfrm>
                        <a:prstGeom prst="rect">
                          <a:avLst/>
                        </a:prstGeom>
                        <a:solidFill>
                          <a:srgbClr val="FFFFFF"/>
                        </a:solidFill>
                        <a:ln>
                          <a:noFill/>
                        </a:ln>
                        <a:effectLst/>
                      </wps:spPr>
                      <wps:txbx>
                        <w:txbxContent>
                          <w:p w14:paraId="26E5BD5F">
                            <w:pPr>
                              <w:jc w:val="left"/>
                              <w:rPr>
                                <w:rFonts w:ascii="楷体_GB2312" w:eastAsia="楷体_GB2312"/>
                                <w:szCs w:val="21"/>
                              </w:rPr>
                            </w:pPr>
                            <w:r>
                              <w:rPr>
                                <w:rFonts w:hint="eastAsia" w:ascii="楷体_GB2312" w:eastAsia="楷体_GB2312"/>
                                <w:szCs w:val="21"/>
                              </w:rPr>
                              <w:t>施工时间限制及其它</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0pt;height:39.9pt;width:58.1pt;z-index:251721728;mso-width-relative:page;mso-height-relative:page;" fillcolor="#FFFFFF" filled="t" stroked="f" coordsize="21600,21600" o:gfxdata="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qid/9YAAAAGAQAADwAAAAAAAAABACAAAAAiAAAAZHJzL2Rvd25yZXYueG1sUEsBAhQAFAAAAAgA&#10;h07iQC4KMS0nAgAAPwQAAA4AAAAAAAAAAQAgAAAAJQEAAGRycy9lMm9Eb2MueG1sUEsFBgAAAAAG&#10;AAYAWQEAAL4FAAAAAA==&#10;">
                <v:fill on="t" focussize="0,0"/>
                <v:stroke on="f"/>
                <v:imagedata o:title=""/>
                <o:lock v:ext="edit" aspectratio="f"/>
                <v:textbox inset="0mm,0mm,0mm,0mm">
                  <w:txbxContent>
                    <w:p w14:paraId="26E5BD5F">
                      <w:pPr>
                        <w:jc w:val="left"/>
                        <w:rPr>
                          <w:rFonts w:ascii="楷体_GB2312" w:eastAsia="楷体_GB2312"/>
                          <w:szCs w:val="21"/>
                        </w:rPr>
                      </w:pPr>
                      <w:r>
                        <w:rPr>
                          <w:rFonts w:hint="eastAsia" w:ascii="楷体_GB2312" w:eastAsia="楷体_GB2312"/>
                          <w:szCs w:val="21"/>
                        </w:rPr>
                        <w:t>施工时间限制及其它</w:t>
                      </w:r>
                    </w:p>
                  </w:txbxContent>
                </v:textbox>
              </v:shape>
            </w:pict>
          </mc:Fallback>
        </mc:AlternateContent>
      </w:r>
      <w:r>
        <w:rPr>
          <w:color w:val="auto"/>
        </w:rPr>
        <w:t>8.2.5 因夜间施工、超时工作及施工时间限制等导致的一切费用已包括在合同价款中，承包人不得</w:t>
      </w:r>
      <w:r>
        <w:rPr>
          <w:rFonts w:hint="eastAsia"/>
          <w:color w:val="auto"/>
          <w:lang w:eastAsia="zh-CN"/>
        </w:rPr>
        <w:t>以</w:t>
      </w:r>
      <w:r>
        <w:rPr>
          <w:color w:val="auto"/>
        </w:rPr>
        <w:t>任何理由</w:t>
      </w:r>
      <w:r>
        <w:rPr>
          <w:rFonts w:hint="eastAsia"/>
          <w:color w:val="auto"/>
          <w:lang w:eastAsia="zh-CN"/>
        </w:rPr>
        <w:t>以任何形式</w:t>
      </w:r>
      <w:r>
        <w:rPr>
          <w:color w:val="auto"/>
        </w:rPr>
        <w:t>提出任何相关费用的索赔。</w:t>
      </w:r>
    </w:p>
    <w:p w14:paraId="74E9D261">
      <w:pPr>
        <w:pStyle w:val="50"/>
        <w:numPr>
          <w:ilvl w:val="0"/>
          <w:numId w:val="0"/>
        </w:numPr>
        <w:spacing w:before="120" w:after="120" w:line="360" w:lineRule="auto"/>
        <w:rPr>
          <w:color w:val="auto"/>
          <w:szCs w:val="24"/>
        </w:rPr>
      </w:pPr>
      <w:bookmarkStart w:id="613" w:name="_Toc454555606"/>
      <w:bookmarkStart w:id="614" w:name="_Toc455134558"/>
      <w:bookmarkStart w:id="615" w:name="_Toc122080291"/>
      <w:bookmarkStart w:id="616" w:name="_Toc8833188"/>
      <w:bookmarkStart w:id="617" w:name="_Toc455151686"/>
      <w:bookmarkStart w:id="618" w:name="_Toc357434461"/>
      <w:bookmarkStart w:id="619" w:name="_Toc144869912"/>
      <w:r>
        <w:rPr>
          <w:color w:val="auto"/>
          <w:szCs w:val="24"/>
        </w:rPr>
        <w:t>8.3 现场准备</w:t>
      </w:r>
      <w:bookmarkEnd w:id="613"/>
      <w:bookmarkEnd w:id="614"/>
      <w:bookmarkEnd w:id="615"/>
      <w:bookmarkEnd w:id="616"/>
      <w:bookmarkEnd w:id="617"/>
      <w:bookmarkEnd w:id="618"/>
      <w:bookmarkEnd w:id="619"/>
    </w:p>
    <w:p w14:paraId="4938D35E">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5584" behindDoc="0" locked="0" layoutInCell="1" allowOverlap="1">
                <wp:simplePos x="0" y="0"/>
                <wp:positionH relativeFrom="column">
                  <wp:posOffset>-720090</wp:posOffset>
                </wp:positionH>
                <wp:positionV relativeFrom="paragraph">
                  <wp:posOffset>53975</wp:posOffset>
                </wp:positionV>
                <wp:extent cx="737870" cy="673100"/>
                <wp:effectExtent l="0" t="0" r="5080" b="3810"/>
                <wp:wrapNone/>
                <wp:docPr id="121" name="文本框 121"/>
                <wp:cNvGraphicFramePr/>
                <a:graphic xmlns:a="http://schemas.openxmlformats.org/drawingml/2006/main">
                  <a:graphicData uri="http://schemas.microsoft.com/office/word/2010/wordprocessingShape">
                    <wps:wsp>
                      <wps:cNvSpPr txBox="1">
                        <a:spLocks noChangeArrowheads="1"/>
                      </wps:cNvSpPr>
                      <wps:spPr bwMode="auto">
                        <a:xfrm>
                          <a:off x="0" y="0"/>
                          <a:ext cx="737870" cy="673100"/>
                        </a:xfrm>
                        <a:prstGeom prst="rect">
                          <a:avLst/>
                        </a:prstGeom>
                        <a:solidFill>
                          <a:srgbClr val="FFFFFF"/>
                        </a:solidFill>
                        <a:ln>
                          <a:noFill/>
                        </a:ln>
                        <a:effectLst/>
                      </wps:spPr>
                      <wps:txbx>
                        <w:txbxContent>
                          <w:p w14:paraId="1DF56CDC">
                            <w:pPr>
                              <w:jc w:val="left"/>
                              <w:rPr>
                                <w:rFonts w:ascii="楷体_GB2312" w:eastAsia="楷体_GB2312"/>
                                <w:szCs w:val="21"/>
                              </w:rPr>
                            </w:pPr>
                            <w:r>
                              <w:rPr>
                                <w:rFonts w:hint="eastAsia" w:ascii="楷体_GB2312" w:eastAsia="楷体_GB2312"/>
                                <w:szCs w:val="21"/>
                              </w:rPr>
                              <w:t>复核发包人提供的资料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3pt;width:58.1pt;z-index:251715584;mso-width-relative:page;mso-height-relative:page;" fillcolor="#FFFFFF" filled="t" stroked="f" coordsize="21600,21600" o:gfxdata="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57qvs1wAAAAgBAAAPAAAAAAAAAAEAIAAAACIAAABkcnMvZG93bnJldi54bWxQSwECFAAUAAAA&#10;CACHTuJAetepmSgCAAA/BAAADgAAAAAAAAABACAAAAAmAQAAZHJzL2Uyb0RvYy54bWxQSwUGAAAA&#10;AAYABgBZAQAAwAUAAAAA&#10;">
                <v:fill on="t" focussize="0,0"/>
                <v:stroke on="f"/>
                <v:imagedata o:title=""/>
                <o:lock v:ext="edit" aspectratio="f"/>
                <v:textbox inset="0mm,0mm,0mm,0mm">
                  <w:txbxContent>
                    <w:p w14:paraId="1DF56CDC">
                      <w:pPr>
                        <w:jc w:val="left"/>
                        <w:rPr>
                          <w:rFonts w:ascii="楷体_GB2312" w:eastAsia="楷体_GB2312"/>
                          <w:szCs w:val="21"/>
                        </w:rPr>
                      </w:pPr>
                      <w:r>
                        <w:rPr>
                          <w:rFonts w:hint="eastAsia" w:ascii="楷体_GB2312" w:eastAsia="楷体_GB2312"/>
                          <w:szCs w:val="21"/>
                        </w:rPr>
                        <w:t>复核发包人提供的资料</w:t>
                      </w:r>
                    </w:p>
                  </w:txbxContent>
                </v:textbox>
              </v:shape>
            </w:pict>
          </mc:Fallback>
        </mc:AlternateContent>
      </w:r>
      <w:r>
        <w:rPr>
          <w:color w:val="auto"/>
        </w:rPr>
        <w:t>8.3.1 所有由发包人</w:t>
      </w:r>
      <w:r>
        <w:rPr>
          <w:rFonts w:hint="eastAsia"/>
          <w:color w:val="auto"/>
          <w:lang w:eastAsia="zh-CN"/>
        </w:rPr>
        <w:t>及总承包人</w:t>
      </w:r>
      <w:r>
        <w:rPr>
          <w:color w:val="auto"/>
        </w:rPr>
        <w:t>提供的工程施工所需的原始基准点、基准线和基准标高等数据，只供承包人作参考用，承包人应在工程放线前自行复核及验证，且认真保护一切基准点、标桩和其他有关标志。承包人不得由于发包人提供的该等数据的错误、不足、不确切或引起的误解而要求费用索赔和/或工期延长。</w:t>
      </w:r>
    </w:p>
    <w:p w14:paraId="24118801">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16608" behindDoc="0" locked="0" layoutInCell="1" allowOverlap="1">
                <wp:simplePos x="0" y="0"/>
                <wp:positionH relativeFrom="column">
                  <wp:posOffset>-720090</wp:posOffset>
                </wp:positionH>
                <wp:positionV relativeFrom="paragraph">
                  <wp:posOffset>22860</wp:posOffset>
                </wp:positionV>
                <wp:extent cx="737870" cy="478155"/>
                <wp:effectExtent l="0" t="0" r="5080" b="635"/>
                <wp:wrapNone/>
                <wp:docPr id="120" name="文本框 120"/>
                <wp:cNvGraphicFramePr/>
                <a:graphic xmlns:a="http://schemas.openxmlformats.org/drawingml/2006/main">
                  <a:graphicData uri="http://schemas.microsoft.com/office/word/2010/wordprocessingShape">
                    <wps:wsp>
                      <wps:cNvSpPr txBox="1">
                        <a:spLocks noChangeArrowheads="1"/>
                      </wps:cNvSpPr>
                      <wps:spPr bwMode="auto">
                        <a:xfrm>
                          <a:off x="0" y="0"/>
                          <a:ext cx="737870" cy="478155"/>
                        </a:xfrm>
                        <a:prstGeom prst="rect">
                          <a:avLst/>
                        </a:prstGeom>
                        <a:solidFill>
                          <a:srgbClr val="FFFFFF"/>
                        </a:solidFill>
                        <a:ln>
                          <a:noFill/>
                        </a:ln>
                        <a:effectLst/>
                      </wps:spPr>
                      <wps:txbx>
                        <w:txbxContent>
                          <w:p w14:paraId="0ED32B17">
                            <w:pPr>
                              <w:jc w:val="left"/>
                              <w:rPr>
                                <w:rFonts w:ascii="楷体_GB2312" w:eastAsia="楷体_GB2312"/>
                                <w:szCs w:val="21"/>
                              </w:rPr>
                            </w:pPr>
                            <w:r>
                              <w:rPr>
                                <w:rFonts w:hint="eastAsia" w:ascii="楷体_GB2312" w:eastAsia="楷体_GB2312"/>
                                <w:szCs w:val="21"/>
                              </w:rPr>
                              <w:t>临设或仓储用地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8pt;height:37.65pt;width:58.1pt;z-index:251716608;mso-width-relative:page;mso-height-relative:page;" fillcolor="#FFFFFF" filled="t" stroked="f" coordsize="21600,21600" o:gfxdata="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rf6dHXAAAABwEAAA8AAAAAAAAAAQAgAAAAIgAAAGRycy9kb3ducmV2LnhtbFBLAQIUABQAAAAI&#10;AIdO4kBOIyqoJwIAAD8EAAAOAAAAAAAAAAEAIAAAACYBAABkcnMvZTJvRG9jLnhtbFBLBQYAAAAA&#10;BgAGAFkBAAC/BQAAAAA=&#10;">
                <v:fill on="t" focussize="0,0"/>
                <v:stroke on="f"/>
                <v:imagedata o:title=""/>
                <o:lock v:ext="edit" aspectratio="f"/>
                <v:textbox inset="0mm,0mm,0mm,0mm">
                  <w:txbxContent>
                    <w:p w14:paraId="0ED32B17">
                      <w:pPr>
                        <w:jc w:val="left"/>
                        <w:rPr>
                          <w:rFonts w:ascii="楷体_GB2312" w:eastAsia="楷体_GB2312"/>
                          <w:szCs w:val="21"/>
                        </w:rPr>
                      </w:pPr>
                      <w:r>
                        <w:rPr>
                          <w:rFonts w:hint="eastAsia" w:ascii="楷体_GB2312" w:eastAsia="楷体_GB2312"/>
                          <w:szCs w:val="21"/>
                        </w:rPr>
                        <w:t>临设或仓储用地</w:t>
                      </w:r>
                    </w:p>
                  </w:txbxContent>
                </v:textbox>
              </v:shape>
            </w:pict>
          </mc:Fallback>
        </mc:AlternateContent>
      </w:r>
      <w:r>
        <w:rPr>
          <w:color w:val="auto"/>
        </w:rPr>
        <w:t>8.3.2 如果现场用于临设或仓储的用地不能满足承包人就本工程组织施工的要求，需要工程现场范围以外的工作用地，承包人须自费提供或租赁其它额外施工用地及设施，并已包括在合同价款内。</w:t>
      </w:r>
    </w:p>
    <w:p w14:paraId="4F9B5372">
      <w:pPr>
        <w:pStyle w:val="51"/>
        <w:spacing w:after="0"/>
        <w:ind w:left="959" w:leftChars="114" w:hanging="720" w:hangingChars="300"/>
        <w:rPr>
          <w:color w:val="auto"/>
        </w:rPr>
      </w:pPr>
      <w:r>
        <w:rPr>
          <w:color w:val="auto"/>
        </w:rPr>
        <w:t>8.3.3</w:t>
      </w:r>
      <w:r>
        <w:rPr>
          <w:color w:val="auto"/>
        </w:rPr>
        <w:tab/>
      </w:r>
      <w:r>
        <w:rPr>
          <w:color w:val="auto"/>
        </w:rPr>
        <w:t>承包人承诺已对工程的现场及其邻近地区、周围环境、以及现场的通道、工作空间、材料存放地点、起卸物料的限制、临时设施、仓储、水电等做了充分了解，且接受在进场当天的现场实况，并应自费消除先前发包人或其它的承包人可能遗留在现场的任何垃圾，承包人入场，便视为承包人已完全接受现场实况，任何日后有关的索偿及工期延长的申请，将不获接受。</w:t>
      </w:r>
    </w:p>
    <w:p w14:paraId="14DD2864">
      <w:pPr>
        <w:pStyle w:val="4"/>
        <w:spacing w:before="0" w:after="0" w:line="360" w:lineRule="auto"/>
        <w:rPr>
          <w:color w:val="auto"/>
          <w:sz w:val="28"/>
          <w:szCs w:val="28"/>
        </w:rPr>
      </w:pPr>
      <w:bookmarkStart w:id="620" w:name="_Toc454555607"/>
      <w:bookmarkStart w:id="621" w:name="_Toc455134559"/>
      <w:bookmarkStart w:id="622" w:name="_Toc144869913"/>
      <w:bookmarkStart w:id="623" w:name="_Toc357434462"/>
      <w:bookmarkStart w:id="624" w:name="_Toc122080292"/>
      <w:bookmarkStart w:id="625" w:name="_Toc8833189"/>
      <w:bookmarkStart w:id="626" w:name="_Toc455151687"/>
      <w:bookmarkStart w:id="627" w:name="_Toc78880763"/>
      <w:bookmarkStart w:id="628" w:name="_Toc78944611"/>
      <w:bookmarkStart w:id="629" w:name="_Toc78940632"/>
      <w:bookmarkStart w:id="630" w:name="_Toc118634625"/>
      <w:r>
        <w:rPr>
          <w:color w:val="auto"/>
          <w:sz w:val="28"/>
          <w:szCs w:val="28"/>
        </w:rPr>
        <w:t>9、工期管理</w:t>
      </w:r>
      <w:bookmarkEnd w:id="620"/>
      <w:bookmarkEnd w:id="621"/>
      <w:bookmarkEnd w:id="622"/>
      <w:bookmarkEnd w:id="623"/>
      <w:bookmarkEnd w:id="624"/>
      <w:bookmarkEnd w:id="625"/>
      <w:bookmarkEnd w:id="626"/>
    </w:p>
    <w:p w14:paraId="03632DFE">
      <w:pPr>
        <w:pStyle w:val="50"/>
        <w:numPr>
          <w:ilvl w:val="0"/>
          <w:numId w:val="0"/>
        </w:numPr>
        <w:spacing w:before="120" w:after="120" w:line="360" w:lineRule="auto"/>
        <w:rPr>
          <w:color w:val="auto"/>
          <w:szCs w:val="24"/>
        </w:rPr>
      </w:pPr>
      <w:bookmarkStart w:id="631" w:name="_Toc144869914"/>
      <w:bookmarkStart w:id="632" w:name="_Toc122080293"/>
      <w:bookmarkStart w:id="633" w:name="_Toc454555608"/>
      <w:bookmarkStart w:id="634" w:name="_Toc455151688"/>
      <w:bookmarkStart w:id="635" w:name="_Toc455134560"/>
      <w:bookmarkStart w:id="636" w:name="_Toc357434463"/>
      <w:bookmarkStart w:id="637" w:name="_Toc8833190"/>
      <w:r>
        <w:rPr>
          <w:color w:val="auto"/>
          <w:szCs w:val="24"/>
        </w:rPr>
        <w:t>9.1 工期</w:t>
      </w:r>
      <w:bookmarkEnd w:id="631"/>
      <w:bookmarkEnd w:id="632"/>
      <w:bookmarkEnd w:id="633"/>
      <w:bookmarkEnd w:id="634"/>
      <w:bookmarkEnd w:id="635"/>
      <w:bookmarkEnd w:id="636"/>
      <w:bookmarkEnd w:id="637"/>
    </w:p>
    <w:p w14:paraId="7CC2BBBC">
      <w:pPr>
        <w:pStyle w:val="51"/>
        <w:spacing w:after="0"/>
        <w:ind w:left="959" w:leftChars="114" w:hanging="720" w:hangingChars="300"/>
        <w:rPr>
          <w:rFonts w:ascii="宋体" w:hAnsi="宋体"/>
          <w:color w:val="auto"/>
        </w:rPr>
      </w:pPr>
      <w:r>
        <w:rPr>
          <w:color w:val="auto"/>
          <w:lang w:val="en-US" w:eastAsia="zh-CN"/>
        </w:rPr>
        <mc:AlternateContent>
          <mc:Choice Requires="wps">
            <w:drawing>
              <wp:anchor distT="0" distB="0" distL="114300" distR="114300" simplePos="0" relativeHeight="251722752" behindDoc="0" locked="0" layoutInCell="1" allowOverlap="1">
                <wp:simplePos x="0" y="0"/>
                <wp:positionH relativeFrom="column">
                  <wp:posOffset>-720090</wp:posOffset>
                </wp:positionH>
                <wp:positionV relativeFrom="paragraph">
                  <wp:posOffset>0</wp:posOffset>
                </wp:positionV>
                <wp:extent cx="737870" cy="396240"/>
                <wp:effectExtent l="0" t="0" r="5080" b="0"/>
                <wp:wrapNone/>
                <wp:docPr id="119" name="文本框 119"/>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7444FA5C">
                            <w:pPr>
                              <w:jc w:val="left"/>
                              <w:rPr>
                                <w:rFonts w:ascii="楷体_GB2312" w:eastAsia="楷体_GB2312"/>
                                <w:szCs w:val="21"/>
                              </w:rPr>
                            </w:pPr>
                            <w:r>
                              <w:rPr>
                                <w:rFonts w:hint="eastAsia" w:ascii="楷体_GB2312" w:eastAsia="楷体_GB2312"/>
                                <w:szCs w:val="21"/>
                              </w:rPr>
                              <w:t>开工、竣工日期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0pt;height:31.2pt;width:58.1pt;z-index:251722752;mso-width-relative:page;mso-height-relative:page;" fillcolor="#FFFFFF" filled="t" stroked="f" coordsize="21600,21600" o:gfxdata="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6D8stUAAAAGAQAADwAAAAAAAAABACAAAAAiAAAAZHJzL2Rvd25yZXYueG1sUEsBAhQAFAAAAAgA&#10;h07iQBvhPpMoAgAAPwQAAA4AAAAAAAAAAQAgAAAAJAEAAGRycy9lMm9Eb2MueG1sUEsFBgAAAAAG&#10;AAYAWQEAAL4FAAAAAA==&#10;">
                <v:fill on="t" focussize="0,0"/>
                <v:stroke on="f"/>
                <v:imagedata o:title=""/>
                <o:lock v:ext="edit" aspectratio="f"/>
                <v:textbox inset="0mm,0mm,0mm,0mm">
                  <w:txbxContent>
                    <w:p w14:paraId="7444FA5C">
                      <w:pPr>
                        <w:jc w:val="left"/>
                        <w:rPr>
                          <w:rFonts w:ascii="楷体_GB2312" w:eastAsia="楷体_GB2312"/>
                          <w:szCs w:val="21"/>
                        </w:rPr>
                      </w:pPr>
                      <w:r>
                        <w:rPr>
                          <w:rFonts w:hint="eastAsia" w:ascii="楷体_GB2312" w:eastAsia="楷体_GB2312"/>
                          <w:szCs w:val="21"/>
                        </w:rPr>
                        <w:t>开工、竣工日期</w:t>
                      </w:r>
                    </w:p>
                  </w:txbxContent>
                </v:textbox>
              </v:shape>
            </w:pict>
          </mc:Fallback>
        </mc:AlternateContent>
      </w:r>
      <w:r>
        <w:rPr>
          <w:color w:val="auto"/>
        </w:rPr>
        <w:t>9.1.1</w:t>
      </w:r>
      <w:r>
        <w:rPr>
          <w:rFonts w:hint="eastAsia"/>
          <w:color w:val="auto"/>
          <w:lang w:eastAsia="zh-CN"/>
        </w:rPr>
        <w:t>承</w:t>
      </w:r>
      <w:r>
        <w:rPr>
          <w:rFonts w:hint="eastAsia" w:ascii="宋体" w:hAnsi="宋体"/>
          <w:color w:val="auto"/>
        </w:rPr>
        <w:t>包人应当按合同约定的开工日期或接到发包人签发的开工令</w:t>
      </w:r>
      <w:r>
        <w:rPr>
          <w:rFonts w:hint="eastAsia" w:ascii="宋体" w:hAnsi="宋体"/>
          <w:color w:val="auto"/>
          <w:lang w:eastAsia="zh-CN"/>
        </w:rPr>
        <w:t>中</w:t>
      </w:r>
      <w:r>
        <w:rPr>
          <w:rFonts w:ascii="宋体" w:hAnsi="宋体"/>
          <w:color w:val="auto"/>
        </w:rPr>
        <w:t>的开工时间</w:t>
      </w:r>
      <w:r>
        <w:rPr>
          <w:rFonts w:hint="eastAsia" w:ascii="宋体" w:hAnsi="宋体"/>
          <w:color w:val="auto"/>
        </w:rPr>
        <w:t>开始本工程或本工程中某单项工程的施工。</w:t>
      </w:r>
    </w:p>
    <w:p w14:paraId="4851A3FF">
      <w:pPr>
        <w:pStyle w:val="51"/>
        <w:spacing w:after="0"/>
        <w:ind w:left="959" w:leftChars="114" w:hanging="720" w:hangingChars="300"/>
        <w:rPr>
          <w:rFonts w:ascii="宋体" w:hAnsi="宋体"/>
          <w:color w:val="auto"/>
          <w:lang w:eastAsia="zh-CN"/>
        </w:rPr>
      </w:pPr>
      <w:r>
        <w:rPr>
          <w:rFonts w:hint="eastAsia"/>
          <w:color w:val="auto"/>
          <w:lang w:eastAsia="zh-CN"/>
        </w:rPr>
        <w:t>9.1.2</w:t>
      </w:r>
      <w:r>
        <w:rPr>
          <w:rFonts w:hint="eastAsia" w:ascii="宋体" w:hAnsi="宋体"/>
          <w:color w:val="auto"/>
        </w:rPr>
        <w:t>合同规定的工期包括所有准备工作、申请有关批文</w:t>
      </w:r>
      <w:r>
        <w:rPr>
          <w:rFonts w:hint="eastAsia" w:ascii="宋体" w:hAnsi="宋体"/>
          <w:color w:val="auto"/>
          <w:lang w:eastAsia="zh-CN"/>
        </w:rPr>
        <w:t>及</w:t>
      </w:r>
      <w:r>
        <w:rPr>
          <w:rFonts w:hint="eastAsia" w:ascii="宋体" w:hAnsi="宋体"/>
          <w:color w:val="auto"/>
        </w:rPr>
        <w:t>证件等所需的时</w:t>
      </w:r>
      <w:r>
        <w:rPr>
          <w:rFonts w:ascii="宋体" w:hAnsi="宋体"/>
          <w:color w:val="auto"/>
          <w:lang w:eastAsia="zh-CN"/>
        </w:rPr>
        <w:t>间</w:t>
      </w:r>
      <w:r>
        <w:rPr>
          <w:rFonts w:hint="eastAsia" w:ascii="宋体" w:hAnsi="宋体"/>
          <w:color w:val="auto"/>
          <w:lang w:eastAsia="zh-CN"/>
        </w:rPr>
        <w:t>。</w:t>
      </w:r>
    </w:p>
    <w:p w14:paraId="799843F0">
      <w:pPr>
        <w:pStyle w:val="51"/>
        <w:spacing w:after="0"/>
        <w:ind w:left="959" w:leftChars="114" w:hanging="720" w:hangingChars="300"/>
        <w:rPr>
          <w:rFonts w:ascii="宋体" w:hAnsi="宋体"/>
          <w:color w:val="auto"/>
        </w:rPr>
      </w:pPr>
      <w:r>
        <w:rPr>
          <w:rFonts w:hint="eastAsia"/>
          <w:color w:val="auto"/>
          <w:lang w:eastAsia="zh-CN"/>
        </w:rPr>
        <w:t>9.1.</w:t>
      </w:r>
      <w:r>
        <w:rPr>
          <w:color w:val="auto"/>
          <w:lang w:eastAsia="zh-CN"/>
        </w:rPr>
        <w:t>3</w:t>
      </w:r>
      <w:r>
        <w:rPr>
          <w:rFonts w:hint="eastAsia" w:ascii="宋体" w:hAnsi="宋体"/>
          <w:color w:val="auto"/>
        </w:rPr>
        <w:t>承包人必须在规定的竣工日期</w:t>
      </w:r>
      <w:r>
        <w:rPr>
          <w:rFonts w:hint="eastAsia" w:ascii="宋体" w:hAnsi="宋体"/>
          <w:color w:val="auto"/>
          <w:lang w:eastAsia="zh-CN"/>
        </w:rPr>
        <w:t>内或</w:t>
      </w:r>
      <w:r>
        <w:rPr>
          <w:rFonts w:hint="eastAsia" w:ascii="宋体" w:hAnsi="宋体"/>
          <w:color w:val="auto"/>
        </w:rPr>
        <w:t>提前完成本工程。但</w:t>
      </w:r>
      <w:r>
        <w:rPr>
          <w:rFonts w:hint="eastAsia" w:ascii="宋体" w:hAnsi="宋体"/>
          <w:color w:val="auto"/>
          <w:lang w:eastAsia="zh-CN"/>
        </w:rPr>
        <w:t>完</w:t>
      </w:r>
      <w:r>
        <w:rPr>
          <w:rFonts w:hint="eastAsia" w:ascii="宋体" w:hAnsi="宋体"/>
          <w:color w:val="auto"/>
        </w:rPr>
        <w:t>工日期仍须受本合同条款第9.4.1条有关延期规定所限。</w:t>
      </w:r>
    </w:p>
    <w:p w14:paraId="6173380F">
      <w:pPr>
        <w:pStyle w:val="51"/>
        <w:spacing w:after="0"/>
        <w:ind w:left="959" w:leftChars="114" w:hanging="720" w:hangingChars="300"/>
        <w:rPr>
          <w:color w:val="auto"/>
        </w:rPr>
      </w:pPr>
      <w:r>
        <w:rPr>
          <w:rFonts w:hint="eastAsia" w:ascii="宋体" w:hAnsi="宋体"/>
          <w:color w:val="auto"/>
          <w:lang w:val="en-US" w:eastAsia="zh-CN"/>
        </w:rPr>
        <mc:AlternateContent>
          <mc:Choice Requires="wps">
            <w:drawing>
              <wp:anchor distT="0" distB="0" distL="114300" distR="114300" simplePos="0" relativeHeight="251851776" behindDoc="0" locked="0" layoutInCell="1" allowOverlap="1">
                <wp:simplePos x="0" y="0"/>
                <wp:positionH relativeFrom="column">
                  <wp:posOffset>-804545</wp:posOffset>
                </wp:positionH>
                <wp:positionV relativeFrom="paragraph">
                  <wp:posOffset>71755</wp:posOffset>
                </wp:positionV>
                <wp:extent cx="928370" cy="333375"/>
                <wp:effectExtent l="0" t="0" r="4445" b="5080"/>
                <wp:wrapNone/>
                <wp:docPr id="118" name="文本框 118"/>
                <wp:cNvGraphicFramePr/>
                <a:graphic xmlns:a="http://schemas.openxmlformats.org/drawingml/2006/main">
                  <a:graphicData uri="http://schemas.microsoft.com/office/word/2010/wordprocessingShape">
                    <wps:wsp>
                      <wps:cNvSpPr txBox="1">
                        <a:spLocks noChangeArrowheads="1"/>
                      </wps:cNvSpPr>
                      <wps:spPr bwMode="auto">
                        <a:xfrm>
                          <a:off x="0" y="0"/>
                          <a:ext cx="928370" cy="333375"/>
                        </a:xfrm>
                        <a:prstGeom prst="rect">
                          <a:avLst/>
                        </a:prstGeom>
                        <a:solidFill>
                          <a:srgbClr val="FFFFFF"/>
                        </a:solidFill>
                        <a:ln>
                          <a:noFill/>
                        </a:ln>
                        <a:effectLst/>
                      </wps:spPr>
                      <wps:txbx>
                        <w:txbxContent>
                          <w:p w14:paraId="28D7ED3D">
                            <w:pPr>
                              <w:jc w:val="left"/>
                              <w:rPr>
                                <w:rFonts w:ascii="楷体_GB2312" w:eastAsia="楷体_GB2312"/>
                                <w:szCs w:val="21"/>
                              </w:rPr>
                            </w:pPr>
                            <w:r>
                              <w:rPr>
                                <w:rFonts w:hint="eastAsia" w:ascii="楷体_GB2312" w:eastAsia="楷体_GB2312"/>
                                <w:szCs w:val="21"/>
                              </w:rPr>
                              <w:t>开工、竣工日期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35pt;margin-top:5.65pt;height:26.25pt;width:73.1pt;z-index:251851776;mso-width-relative:page;mso-height-relative:page;" fillcolor="#FFFFFF" filled="t" stroked="f" coordsize="21600,21600" o:gfxdata="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mEp29gAAAAJAQAADwAAAAAAAAABACAAAAAiAAAAZHJzL2Rvd25yZXYueG1sUEsBAhQAFAAAAAgA&#10;h07iQCkvJBclAgAAPwQAAA4AAAAAAAAAAQAgAAAAJwEAAGRycy9lMm9Eb2MueG1sUEsFBgAAAAAG&#10;AAYAWQEAAL4FAAAAAA==&#10;">
                <v:fill on="t" focussize="0,0"/>
                <v:stroke on="f"/>
                <v:imagedata o:title=""/>
                <o:lock v:ext="edit" aspectratio="f"/>
                <v:textbox inset="0mm,0mm,0mm,0mm">
                  <w:txbxContent>
                    <w:p w14:paraId="28D7ED3D">
                      <w:pPr>
                        <w:jc w:val="left"/>
                        <w:rPr>
                          <w:rFonts w:ascii="楷体_GB2312" w:eastAsia="楷体_GB2312"/>
                          <w:szCs w:val="21"/>
                        </w:rPr>
                      </w:pPr>
                      <w:r>
                        <w:rPr>
                          <w:rFonts w:hint="eastAsia" w:ascii="楷体_GB2312" w:eastAsia="楷体_GB2312"/>
                          <w:szCs w:val="21"/>
                        </w:rPr>
                        <w:t>开工、竣工日期</w:t>
                      </w:r>
                    </w:p>
                  </w:txbxContent>
                </v:textbox>
              </v:shape>
            </w:pict>
          </mc:Fallback>
        </mc:AlternateContent>
      </w:r>
      <w:r>
        <w:rPr>
          <w:rFonts w:hint="eastAsia"/>
          <w:color w:val="auto"/>
          <w:lang w:eastAsia="zh-CN"/>
        </w:rPr>
        <w:t>9.1.</w:t>
      </w:r>
      <w:r>
        <w:rPr>
          <w:color w:val="auto"/>
          <w:lang w:eastAsia="zh-CN"/>
        </w:rPr>
        <w:t>4</w:t>
      </w:r>
      <w:r>
        <w:rPr>
          <w:color w:val="auto"/>
        </w:rPr>
        <w:t>本工程的具体开工日期、竣工日期、工期约定详见专用条款。</w:t>
      </w:r>
    </w:p>
    <w:p w14:paraId="1C3A8A9E">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23776" behindDoc="0" locked="0" layoutInCell="1" allowOverlap="1">
                <wp:simplePos x="0" y="0"/>
                <wp:positionH relativeFrom="column">
                  <wp:posOffset>-804545</wp:posOffset>
                </wp:positionH>
                <wp:positionV relativeFrom="paragraph">
                  <wp:posOffset>107950</wp:posOffset>
                </wp:positionV>
                <wp:extent cx="822325" cy="257175"/>
                <wp:effectExtent l="0" t="0" r="3175" b="6985"/>
                <wp:wrapNone/>
                <wp:docPr id="117" name="文本框 117"/>
                <wp:cNvGraphicFramePr/>
                <a:graphic xmlns:a="http://schemas.openxmlformats.org/drawingml/2006/main">
                  <a:graphicData uri="http://schemas.microsoft.com/office/word/2010/wordprocessingShape">
                    <wps:wsp>
                      <wps:cNvSpPr txBox="1">
                        <a:spLocks noChangeArrowheads="1"/>
                      </wps:cNvSpPr>
                      <wps:spPr bwMode="auto">
                        <a:xfrm>
                          <a:off x="0" y="0"/>
                          <a:ext cx="822325" cy="257175"/>
                        </a:xfrm>
                        <a:prstGeom prst="rect">
                          <a:avLst/>
                        </a:prstGeom>
                        <a:solidFill>
                          <a:srgbClr val="FFFFFF"/>
                        </a:solidFill>
                        <a:ln>
                          <a:noFill/>
                        </a:ln>
                        <a:effectLst/>
                      </wps:spPr>
                      <wps:txbx>
                        <w:txbxContent>
                          <w:p w14:paraId="00F032D4">
                            <w:pPr>
                              <w:jc w:val="left"/>
                              <w:rPr>
                                <w:rFonts w:ascii="楷体_GB2312" w:eastAsia="楷体_GB2312"/>
                                <w:szCs w:val="21"/>
                              </w:rPr>
                            </w:pPr>
                            <w:r>
                              <w:rPr>
                                <w:rFonts w:hint="eastAsia" w:ascii="楷体_GB2312" w:eastAsia="楷体_GB2312"/>
                                <w:szCs w:val="21"/>
                              </w:rPr>
                              <w:t>单项分项工期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35pt;margin-top:8.5pt;height:20.25pt;width:64.75pt;z-index:251723776;mso-width-relative:page;mso-height-relative:page;" fillcolor="#FFFFFF" filled="t" stroked="f" coordsize="21600,21600" o:gfxdata="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M4MmDXAAAACAEAAA8AAAAAAAAAAQAgAAAAIgAAAGRycy9kb3ducmV2LnhtbFBLAQIUABQAAAAI&#10;AIdO4kAEe8HWJwIAAD8EAAAOAAAAAAAAAAEAIAAAACYBAABkcnMvZTJvRG9jLnhtbFBLBQYAAAAA&#10;BgAGAFkBAAC/BQAAAAA=&#10;">
                <v:fill on="t" focussize="0,0"/>
                <v:stroke on="f"/>
                <v:imagedata o:title=""/>
                <o:lock v:ext="edit" aspectratio="f"/>
                <v:textbox inset="0mm,0mm,0mm,0mm">
                  <w:txbxContent>
                    <w:p w14:paraId="00F032D4">
                      <w:pPr>
                        <w:jc w:val="left"/>
                        <w:rPr>
                          <w:rFonts w:ascii="楷体_GB2312" w:eastAsia="楷体_GB2312"/>
                          <w:szCs w:val="21"/>
                        </w:rPr>
                      </w:pPr>
                      <w:r>
                        <w:rPr>
                          <w:rFonts w:hint="eastAsia" w:ascii="楷体_GB2312" w:eastAsia="楷体_GB2312"/>
                          <w:szCs w:val="21"/>
                        </w:rPr>
                        <w:t>单项分项工期</w:t>
                      </w:r>
                    </w:p>
                  </w:txbxContent>
                </v:textbox>
              </v:shape>
            </w:pict>
          </mc:Fallback>
        </mc:AlternateContent>
      </w:r>
      <w:r>
        <w:rPr>
          <w:color w:val="auto"/>
        </w:rPr>
        <w:t>9.1</w:t>
      </w:r>
      <w:r>
        <w:rPr>
          <w:rFonts w:hint="eastAsia"/>
          <w:color w:val="auto"/>
          <w:lang w:eastAsia="zh-CN"/>
        </w:rPr>
        <w:t>.</w:t>
      </w:r>
      <w:r>
        <w:rPr>
          <w:color w:val="auto"/>
          <w:lang w:eastAsia="zh-CN"/>
        </w:rPr>
        <w:t>5</w:t>
      </w:r>
      <w:r>
        <w:rPr>
          <w:color w:val="auto"/>
        </w:rPr>
        <w:t xml:space="preserve"> 为配合发包人售楼要求，本工程中各单项分项工程的工期必须满足专用条款的约定和要求。</w:t>
      </w:r>
      <w:bookmarkEnd w:id="627"/>
      <w:bookmarkEnd w:id="628"/>
      <w:bookmarkEnd w:id="629"/>
      <w:bookmarkEnd w:id="630"/>
      <w:bookmarkStart w:id="638" w:name="_Toc357434464"/>
      <w:bookmarkStart w:id="639" w:name="_Toc144869915"/>
      <w:bookmarkStart w:id="640" w:name="_Toc122080294"/>
      <w:bookmarkStart w:id="641" w:name="_Toc118634627"/>
      <w:bookmarkStart w:id="642" w:name="_Toc78940634"/>
      <w:bookmarkStart w:id="643" w:name="_Toc78944613"/>
    </w:p>
    <w:p w14:paraId="0CE489D9">
      <w:pPr>
        <w:pStyle w:val="50"/>
        <w:numPr>
          <w:ilvl w:val="0"/>
          <w:numId w:val="0"/>
        </w:numPr>
        <w:spacing w:before="120" w:after="120" w:line="360" w:lineRule="auto"/>
        <w:rPr>
          <w:color w:val="auto"/>
          <w:szCs w:val="24"/>
        </w:rPr>
      </w:pPr>
      <w:bookmarkStart w:id="644" w:name="_Toc8833191"/>
      <w:bookmarkStart w:id="645" w:name="_Toc454555609"/>
      <w:bookmarkStart w:id="646" w:name="_Toc455134561"/>
      <w:bookmarkStart w:id="647" w:name="_Toc455151689"/>
      <w:r>
        <w:rPr>
          <w:color w:val="auto"/>
          <w:szCs w:val="24"/>
        </w:rPr>
        <w:t>9.2 开工及开工延期</w:t>
      </w:r>
      <w:bookmarkEnd w:id="638"/>
      <w:bookmarkEnd w:id="639"/>
      <w:bookmarkEnd w:id="640"/>
      <w:bookmarkEnd w:id="644"/>
      <w:bookmarkEnd w:id="645"/>
      <w:bookmarkEnd w:id="646"/>
      <w:bookmarkEnd w:id="647"/>
    </w:p>
    <w:p w14:paraId="3688F105">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24800" behindDoc="0" locked="0" layoutInCell="1" allowOverlap="1">
                <wp:simplePos x="0" y="0"/>
                <wp:positionH relativeFrom="column">
                  <wp:posOffset>-720090</wp:posOffset>
                </wp:positionH>
                <wp:positionV relativeFrom="paragraph">
                  <wp:posOffset>53975</wp:posOffset>
                </wp:positionV>
                <wp:extent cx="737870" cy="692150"/>
                <wp:effectExtent l="0" t="0" r="5080" b="1270"/>
                <wp:wrapNone/>
                <wp:docPr id="116" name="文本框 116"/>
                <wp:cNvGraphicFramePr/>
                <a:graphic xmlns:a="http://schemas.openxmlformats.org/drawingml/2006/main">
                  <a:graphicData uri="http://schemas.microsoft.com/office/word/2010/wordprocessingShape">
                    <wps:wsp>
                      <wps:cNvSpPr txBox="1">
                        <a:spLocks noChangeArrowheads="1"/>
                      </wps:cNvSpPr>
                      <wps:spPr bwMode="auto">
                        <a:xfrm>
                          <a:off x="0" y="0"/>
                          <a:ext cx="737870" cy="692150"/>
                        </a:xfrm>
                        <a:prstGeom prst="rect">
                          <a:avLst/>
                        </a:prstGeom>
                        <a:solidFill>
                          <a:srgbClr val="FFFFFF"/>
                        </a:solidFill>
                        <a:ln>
                          <a:noFill/>
                        </a:ln>
                        <a:effectLst/>
                      </wps:spPr>
                      <wps:txbx>
                        <w:txbxContent>
                          <w:p w14:paraId="71C122A7">
                            <w:pPr>
                              <w:jc w:val="left"/>
                              <w:rPr>
                                <w:rFonts w:ascii="楷体_GB2312" w:eastAsia="楷体_GB2312"/>
                                <w:szCs w:val="21"/>
                              </w:rPr>
                            </w:pPr>
                            <w:r>
                              <w:rPr>
                                <w:rFonts w:hint="eastAsia" w:ascii="楷体_GB2312" w:eastAsia="楷体_GB2312"/>
                                <w:szCs w:val="21"/>
                              </w:rPr>
                              <w:t>开工日期的确定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4.5pt;width:58.1pt;z-index:251724800;mso-width-relative:page;mso-height-relative:page;" fillcolor="#FFFFFF" filled="t" stroked="f" coordsize="21600,21600" o:gfxdata="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OjAkPXAAAACAEAAA8AAAAAAAAAAQAgAAAAIgAAAGRycy9kb3ducmV2LnhtbFBLAQIUABQAAAAI&#10;AIdO4kDoIyu8JwIAAD8EAAAOAAAAAAAAAAEAIAAAACYBAABkcnMvZTJvRG9jLnhtbFBLBQYAAAAA&#10;BgAGAFkBAAC/BQAAAAA=&#10;">
                <v:fill on="t" focussize="0,0"/>
                <v:stroke on="f"/>
                <v:imagedata o:title=""/>
                <o:lock v:ext="edit" aspectratio="f"/>
                <v:textbox inset="0mm,0mm,0mm,0mm">
                  <w:txbxContent>
                    <w:p w14:paraId="71C122A7">
                      <w:pPr>
                        <w:jc w:val="left"/>
                        <w:rPr>
                          <w:rFonts w:ascii="楷体_GB2312" w:eastAsia="楷体_GB2312"/>
                          <w:szCs w:val="21"/>
                        </w:rPr>
                      </w:pPr>
                      <w:r>
                        <w:rPr>
                          <w:rFonts w:hint="eastAsia" w:ascii="楷体_GB2312" w:eastAsia="楷体_GB2312"/>
                          <w:szCs w:val="21"/>
                        </w:rPr>
                        <w:t>开工日期的确定</w:t>
                      </w:r>
                    </w:p>
                  </w:txbxContent>
                </v:textbox>
              </v:shape>
            </w:pict>
          </mc:Fallback>
        </mc:AlternateContent>
      </w:r>
      <w:r>
        <w:rPr>
          <w:color w:val="auto"/>
        </w:rPr>
        <w:t>9.2.1 承包人的实际开工日期应以发包人签发的开工令为准，承包人为开工准备而提前进场的日期不作为实际开工日期。承包人在接到开工令后，迟于开工令中的最晚进场时间进场或尚未进场，视为承包人违约。</w:t>
      </w:r>
    </w:p>
    <w:p w14:paraId="3E932695">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25824" behindDoc="0" locked="0" layoutInCell="1" allowOverlap="1">
                <wp:simplePos x="0" y="0"/>
                <wp:positionH relativeFrom="column">
                  <wp:posOffset>-720090</wp:posOffset>
                </wp:positionH>
                <wp:positionV relativeFrom="paragraph">
                  <wp:posOffset>71755</wp:posOffset>
                </wp:positionV>
                <wp:extent cx="737870" cy="781050"/>
                <wp:effectExtent l="0" t="0" r="5080" b="3175"/>
                <wp:wrapNone/>
                <wp:docPr id="115" name="文本框 115"/>
                <wp:cNvGraphicFramePr/>
                <a:graphic xmlns:a="http://schemas.openxmlformats.org/drawingml/2006/main">
                  <a:graphicData uri="http://schemas.microsoft.com/office/word/2010/wordprocessingShape">
                    <wps:wsp>
                      <wps:cNvSpPr txBox="1">
                        <a:spLocks noChangeArrowheads="1"/>
                      </wps:cNvSpPr>
                      <wps:spPr bwMode="auto">
                        <a:xfrm>
                          <a:off x="0" y="0"/>
                          <a:ext cx="737870" cy="781050"/>
                        </a:xfrm>
                        <a:prstGeom prst="rect">
                          <a:avLst/>
                        </a:prstGeom>
                        <a:solidFill>
                          <a:srgbClr val="FFFFFF"/>
                        </a:solidFill>
                        <a:ln>
                          <a:noFill/>
                        </a:ln>
                        <a:effectLst/>
                      </wps:spPr>
                      <wps:txbx>
                        <w:txbxContent>
                          <w:p w14:paraId="6114B311">
                            <w:pPr>
                              <w:jc w:val="left"/>
                              <w:rPr>
                                <w:rFonts w:ascii="楷体_GB2312" w:eastAsia="楷体_GB2312"/>
                                <w:szCs w:val="21"/>
                              </w:rPr>
                            </w:pPr>
                            <w:r>
                              <w:rPr>
                                <w:rFonts w:hint="eastAsia" w:ascii="楷体_GB2312" w:eastAsia="楷体_GB2312"/>
                                <w:szCs w:val="21"/>
                              </w:rPr>
                              <w:t>承包人造成的逾期开工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1.5pt;width:58.1pt;z-index:251725824;mso-width-relative:page;mso-height-relative:page;" fillcolor="#FFFFFF" filled="t" stroked="f" coordsize="21600,21600" o:gfxdata="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fejCLXAAAACQEAAA8AAAAAAAAAAQAgAAAAIgAAAGRycy9kb3ducmV2LnhtbFBLAQIUABQAAAAI&#10;AIdO4kDtToqlJwIAAD8EAAAOAAAAAAAAAAEAIAAAACYBAABkcnMvZTJvRG9jLnhtbFBLBQYAAAAA&#10;BgAGAFkBAAC/BQAAAAA=&#10;">
                <v:fill on="t" focussize="0,0"/>
                <v:stroke on="f"/>
                <v:imagedata o:title=""/>
                <o:lock v:ext="edit" aspectratio="f"/>
                <v:textbox inset="0mm,0mm,0mm,0mm">
                  <w:txbxContent>
                    <w:p w14:paraId="6114B311">
                      <w:pPr>
                        <w:jc w:val="left"/>
                        <w:rPr>
                          <w:rFonts w:ascii="楷体_GB2312" w:eastAsia="楷体_GB2312"/>
                          <w:szCs w:val="21"/>
                        </w:rPr>
                      </w:pPr>
                      <w:r>
                        <w:rPr>
                          <w:rFonts w:hint="eastAsia" w:ascii="楷体_GB2312" w:eastAsia="楷体_GB2312"/>
                          <w:szCs w:val="21"/>
                        </w:rPr>
                        <w:t>承包人造成的逾期开工</w:t>
                      </w:r>
                    </w:p>
                  </w:txbxContent>
                </v:textbox>
              </v:shape>
            </w:pict>
          </mc:Fallback>
        </mc:AlternateContent>
      </w:r>
      <w:r>
        <w:rPr>
          <w:color w:val="auto"/>
        </w:rPr>
        <w:t>9.2.2 承包人因自身的原因不能按时开工，应在不少于本合同约定的开工日期前7天，向发包人提出开工延期的要求和理由。发包人应在接到开工延期要求后</w:t>
      </w:r>
      <w:r>
        <w:rPr>
          <w:rFonts w:hint="eastAsia"/>
          <w:color w:val="auto"/>
          <w:lang w:eastAsia="zh-CN"/>
        </w:rPr>
        <w:t>书面</w:t>
      </w:r>
      <w:r>
        <w:rPr>
          <w:color w:val="auto"/>
        </w:rPr>
        <w:t>答复承包人，但未经发包人同意的开工不予延期且工期不予顺延。</w:t>
      </w:r>
    </w:p>
    <w:p w14:paraId="2E3BECD5">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26848" behindDoc="0" locked="0" layoutInCell="1" allowOverlap="1">
                <wp:simplePos x="0" y="0"/>
                <wp:positionH relativeFrom="column">
                  <wp:posOffset>-739140</wp:posOffset>
                </wp:positionH>
                <wp:positionV relativeFrom="paragraph">
                  <wp:posOffset>-3175</wp:posOffset>
                </wp:positionV>
                <wp:extent cx="737870" cy="403860"/>
                <wp:effectExtent l="0" t="0" r="5080" b="635"/>
                <wp:wrapNone/>
                <wp:docPr id="114" name="文本框 114"/>
                <wp:cNvGraphicFramePr/>
                <a:graphic xmlns:a="http://schemas.openxmlformats.org/drawingml/2006/main">
                  <a:graphicData uri="http://schemas.microsoft.com/office/word/2010/wordprocessingShape">
                    <wps:wsp>
                      <wps:cNvSpPr txBox="1">
                        <a:spLocks noChangeArrowheads="1"/>
                      </wps:cNvSpPr>
                      <wps:spPr bwMode="auto">
                        <a:xfrm>
                          <a:off x="0" y="0"/>
                          <a:ext cx="737870" cy="403860"/>
                        </a:xfrm>
                        <a:prstGeom prst="rect">
                          <a:avLst/>
                        </a:prstGeom>
                        <a:solidFill>
                          <a:srgbClr val="FFFFFF"/>
                        </a:solidFill>
                        <a:ln>
                          <a:noFill/>
                        </a:ln>
                        <a:effectLst/>
                      </wps:spPr>
                      <wps:txbx>
                        <w:txbxContent>
                          <w:p w14:paraId="49E5C4F5">
                            <w:pPr>
                              <w:jc w:val="left"/>
                              <w:rPr>
                                <w:rFonts w:ascii="楷体_GB2312" w:eastAsia="楷体_GB2312"/>
                                <w:szCs w:val="21"/>
                              </w:rPr>
                            </w:pPr>
                            <w:r>
                              <w:rPr>
                                <w:rFonts w:hint="eastAsia" w:ascii="楷体_GB2312" w:eastAsia="楷体_GB2312"/>
                                <w:szCs w:val="21"/>
                              </w:rPr>
                              <w:t>发包人造成的逾期开工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2pt;margin-top:-0.25pt;height:31.8pt;width:58.1pt;z-index:251726848;mso-width-relative:page;mso-height-relative:page;" fillcolor="#FFFFFF" filled="t" stroked="f" coordsize="21600,21600" o:gfxdata="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ASEU1QAAAAcBAAAPAAAAAAAAAAEAIAAAACIAAABkcnMvZG93bnJldi54bWxQSwECFAAUAAAACACH&#10;TuJARzjUWicCAAA/BAAADgAAAAAAAAABACAAAAAkAQAAZHJzL2Uyb0RvYy54bWxQSwUGAAAAAAYA&#10;BgBZAQAAvQUAAAAA&#10;">
                <v:fill on="t" focussize="0,0"/>
                <v:stroke on="f"/>
                <v:imagedata o:title=""/>
                <o:lock v:ext="edit" aspectratio="f"/>
                <v:textbox inset="0mm,0mm,0mm,0mm">
                  <w:txbxContent>
                    <w:p w14:paraId="49E5C4F5">
                      <w:pPr>
                        <w:jc w:val="left"/>
                        <w:rPr>
                          <w:rFonts w:ascii="楷体_GB2312" w:eastAsia="楷体_GB2312"/>
                          <w:szCs w:val="21"/>
                        </w:rPr>
                      </w:pPr>
                      <w:r>
                        <w:rPr>
                          <w:rFonts w:hint="eastAsia" w:ascii="楷体_GB2312" w:eastAsia="楷体_GB2312"/>
                          <w:szCs w:val="21"/>
                        </w:rPr>
                        <w:t>发包人造成的逾期开工</w:t>
                      </w:r>
                    </w:p>
                  </w:txbxContent>
                </v:textbox>
              </v:shape>
            </w:pict>
          </mc:Fallback>
        </mc:AlternateContent>
      </w:r>
      <w:r>
        <w:rPr>
          <w:color w:val="auto"/>
        </w:rPr>
        <w:t>9.2.3因发包人的原因造成承包人不能在约定的开工日期开工，发包人应正式通知承包人，延期开工并相应顺延工期，但不予任何费用的补偿。</w:t>
      </w:r>
    </w:p>
    <w:p w14:paraId="4BF984E4">
      <w:pPr>
        <w:pStyle w:val="50"/>
        <w:numPr>
          <w:ilvl w:val="0"/>
          <w:numId w:val="0"/>
        </w:numPr>
        <w:spacing w:before="120" w:after="120" w:line="360" w:lineRule="auto"/>
        <w:rPr>
          <w:color w:val="auto"/>
          <w:szCs w:val="24"/>
        </w:rPr>
      </w:pPr>
      <w:bookmarkStart w:id="648" w:name="_Toc78944614"/>
      <w:bookmarkStart w:id="649" w:name="_Toc122080295"/>
      <w:bookmarkStart w:id="650" w:name="_Toc8833192"/>
      <w:bookmarkStart w:id="651" w:name="_Toc357434465"/>
      <w:bookmarkStart w:id="652" w:name="_Toc78940635"/>
      <w:bookmarkStart w:id="653" w:name="_Toc144869916"/>
      <w:r>
        <w:rPr>
          <w:color w:val="auto"/>
        </w:rPr>
        <mc:AlternateContent>
          <mc:Choice Requires="wps">
            <w:drawing>
              <wp:anchor distT="0" distB="0" distL="114300" distR="114300" simplePos="0" relativeHeight="251727872" behindDoc="0" locked="0" layoutInCell="1" allowOverlap="1">
                <wp:simplePos x="0" y="0"/>
                <wp:positionH relativeFrom="column">
                  <wp:posOffset>-720090</wp:posOffset>
                </wp:positionH>
                <wp:positionV relativeFrom="paragraph">
                  <wp:posOffset>380365</wp:posOffset>
                </wp:positionV>
                <wp:extent cx="737870" cy="734060"/>
                <wp:effectExtent l="0" t="0" r="5080" b="635"/>
                <wp:wrapNone/>
                <wp:docPr id="113" name="文本框 113"/>
                <wp:cNvGraphicFramePr/>
                <a:graphic xmlns:a="http://schemas.openxmlformats.org/drawingml/2006/main">
                  <a:graphicData uri="http://schemas.microsoft.com/office/word/2010/wordprocessingShape">
                    <wps:wsp>
                      <wps:cNvSpPr txBox="1">
                        <a:spLocks noChangeArrowheads="1"/>
                      </wps:cNvSpPr>
                      <wps:spPr bwMode="auto">
                        <a:xfrm>
                          <a:off x="0" y="0"/>
                          <a:ext cx="737870" cy="734060"/>
                        </a:xfrm>
                        <a:prstGeom prst="rect">
                          <a:avLst/>
                        </a:prstGeom>
                        <a:solidFill>
                          <a:srgbClr val="FFFFFF"/>
                        </a:solidFill>
                        <a:ln>
                          <a:noFill/>
                        </a:ln>
                        <a:effectLst/>
                      </wps:spPr>
                      <wps:txbx>
                        <w:txbxContent>
                          <w:p w14:paraId="3B3EDD6B">
                            <w:pPr>
                              <w:jc w:val="left"/>
                              <w:rPr>
                                <w:rFonts w:ascii="楷体_GB2312" w:eastAsia="楷体_GB2312"/>
                                <w:szCs w:val="21"/>
                              </w:rPr>
                            </w:pPr>
                            <w:r>
                              <w:rPr>
                                <w:rFonts w:hint="eastAsia" w:ascii="楷体_GB2312" w:eastAsia="楷体_GB2312"/>
                                <w:szCs w:val="21"/>
                              </w:rPr>
                              <w:t>发包人要求暂停施工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9.95pt;height:57.8pt;width:58.1pt;z-index:251727872;mso-width-relative:page;mso-height-relative:page;" fillcolor="#FFFFFF" filled="t" stroked="f" coordsize="21600,21600" o:gfxdata="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MhTVY2AAAAAkBAAAPAAAAAAAAAAEAIAAAACIAAABkcnMvZG93bnJldi54bWxQSwECFAAUAAAA&#10;CACHTuJAhunnLicCAAA/BAAADgAAAAAAAAABACAAAAAnAQAAZHJzL2Uyb0RvYy54bWxQSwUGAAAA&#10;AAYABgBZAQAAwAUAAAAA&#10;">
                <v:fill on="t" focussize="0,0"/>
                <v:stroke on="f"/>
                <v:imagedata o:title=""/>
                <o:lock v:ext="edit" aspectratio="f"/>
                <v:textbox inset="0mm,0mm,0mm,0mm">
                  <w:txbxContent>
                    <w:p w14:paraId="3B3EDD6B">
                      <w:pPr>
                        <w:jc w:val="left"/>
                        <w:rPr>
                          <w:rFonts w:ascii="楷体_GB2312" w:eastAsia="楷体_GB2312"/>
                          <w:szCs w:val="21"/>
                        </w:rPr>
                      </w:pPr>
                      <w:r>
                        <w:rPr>
                          <w:rFonts w:hint="eastAsia" w:ascii="楷体_GB2312" w:eastAsia="楷体_GB2312"/>
                          <w:szCs w:val="21"/>
                        </w:rPr>
                        <w:t>发包人要求暂停施工</w:t>
                      </w:r>
                    </w:p>
                  </w:txbxContent>
                </v:textbox>
              </v:shape>
            </w:pict>
          </mc:Fallback>
        </mc:AlternateContent>
      </w:r>
      <w:bookmarkStart w:id="654" w:name="_Toc454555610"/>
      <w:bookmarkStart w:id="655" w:name="_Toc455151690"/>
      <w:bookmarkStart w:id="656" w:name="_Toc455134562"/>
      <w:r>
        <w:rPr>
          <w:color w:val="auto"/>
          <w:szCs w:val="24"/>
        </w:rPr>
        <w:t>9.3 暂停施工及复工</w:t>
      </w:r>
      <w:bookmarkEnd w:id="648"/>
      <w:bookmarkEnd w:id="649"/>
      <w:bookmarkEnd w:id="650"/>
      <w:bookmarkEnd w:id="651"/>
      <w:bookmarkEnd w:id="652"/>
      <w:bookmarkEnd w:id="653"/>
      <w:bookmarkEnd w:id="654"/>
      <w:bookmarkEnd w:id="655"/>
      <w:bookmarkEnd w:id="656"/>
    </w:p>
    <w:p w14:paraId="3E6BECAE">
      <w:pPr>
        <w:pStyle w:val="51"/>
        <w:spacing w:after="0"/>
        <w:ind w:left="959" w:leftChars="114" w:hanging="720" w:hangingChars="300"/>
        <w:rPr>
          <w:color w:val="auto"/>
        </w:rPr>
      </w:pPr>
      <w:bookmarkStart w:id="657" w:name="_Toc34909017"/>
      <w:r>
        <w:rPr>
          <w:color w:val="auto"/>
        </w:rPr>
        <w:t>9.3.1 发包人可以随时指示承包人暂停某一部分或全部工程的施工，并在发出指令后48小时内提出书面处理意见。承包人应按发包人的指令暂停某一部分或全部工程的施工，在暂停施工期间，承包人应妥善地保护、保管本工程或其任何部分工程，使其不致产生任何变质、损失或损害。</w:t>
      </w:r>
      <w:bookmarkEnd w:id="657"/>
    </w:p>
    <w:p w14:paraId="4D639E7C">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32992" behindDoc="0" locked="0" layoutInCell="1" allowOverlap="1">
                <wp:simplePos x="0" y="0"/>
                <wp:positionH relativeFrom="column">
                  <wp:posOffset>-720090</wp:posOffset>
                </wp:positionH>
                <wp:positionV relativeFrom="paragraph">
                  <wp:posOffset>8255</wp:posOffset>
                </wp:positionV>
                <wp:extent cx="737870" cy="447675"/>
                <wp:effectExtent l="0" t="0" r="5080" b="6350"/>
                <wp:wrapNone/>
                <wp:docPr id="112" name="文本框 112"/>
                <wp:cNvGraphicFramePr/>
                <a:graphic xmlns:a="http://schemas.openxmlformats.org/drawingml/2006/main">
                  <a:graphicData uri="http://schemas.microsoft.com/office/word/2010/wordprocessingShape">
                    <wps:wsp>
                      <wps:cNvSpPr txBox="1">
                        <a:spLocks noChangeArrowheads="1"/>
                      </wps:cNvSpPr>
                      <wps:spPr bwMode="auto">
                        <a:xfrm>
                          <a:off x="0" y="0"/>
                          <a:ext cx="737870" cy="447675"/>
                        </a:xfrm>
                        <a:prstGeom prst="rect">
                          <a:avLst/>
                        </a:prstGeom>
                        <a:solidFill>
                          <a:srgbClr val="FFFFFF"/>
                        </a:solidFill>
                        <a:ln>
                          <a:noFill/>
                        </a:ln>
                        <a:effectLst/>
                      </wps:spPr>
                      <wps:txbx>
                        <w:txbxContent>
                          <w:p w14:paraId="0B471E5E">
                            <w:pPr>
                              <w:jc w:val="left"/>
                              <w:rPr>
                                <w:rFonts w:ascii="楷体_GB2312" w:eastAsia="楷体_GB2312"/>
                                <w:szCs w:val="21"/>
                              </w:rPr>
                            </w:pPr>
                            <w:r>
                              <w:rPr>
                                <w:rFonts w:hint="eastAsia" w:ascii="楷体_GB2312" w:eastAsia="楷体_GB2312"/>
                                <w:szCs w:val="21"/>
                              </w:rPr>
                              <w:t>给予赔偿的暂停施工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0.65pt;height:35.25pt;width:58.1pt;z-index:251732992;mso-width-relative:page;mso-height-relative:page;" fillcolor="#FFFFFF" filled="t" stroked="f" coordsize="21600,21600" o:gfxdata="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Y5xDNYAAAAHAQAADwAAAAAAAAABACAAAAAiAAAAZHJzL2Rvd25yZXYueG1sUEsBAhQAFAAAAAgA&#10;h07iQKspSN8nAgAAPwQAAA4AAAAAAAAAAQAgAAAAJQEAAGRycy9lMm9Eb2MueG1sUEsFBgAAAAAG&#10;AAYAWQEAAL4FAAAAAA==&#10;">
                <v:fill on="t" focussize="0,0"/>
                <v:stroke on="f"/>
                <v:imagedata o:title=""/>
                <o:lock v:ext="edit" aspectratio="f"/>
                <v:textbox inset="0mm,0mm,0mm,0mm">
                  <w:txbxContent>
                    <w:p w14:paraId="0B471E5E">
                      <w:pPr>
                        <w:jc w:val="left"/>
                        <w:rPr>
                          <w:rFonts w:ascii="楷体_GB2312" w:eastAsia="楷体_GB2312"/>
                          <w:szCs w:val="21"/>
                        </w:rPr>
                      </w:pPr>
                      <w:r>
                        <w:rPr>
                          <w:rFonts w:hint="eastAsia" w:ascii="楷体_GB2312" w:eastAsia="楷体_GB2312"/>
                          <w:szCs w:val="21"/>
                        </w:rPr>
                        <w:t>给予赔偿的暂停施工</w:t>
                      </w:r>
                    </w:p>
                  </w:txbxContent>
                </v:textbox>
              </v:shape>
            </w:pict>
          </mc:Fallback>
        </mc:AlternateContent>
      </w:r>
      <w:r>
        <w:rPr>
          <w:color w:val="auto"/>
        </w:rPr>
        <w:t>9.3.2 如果第9.3.1款中提及的暂时停工不是因承包人的某种违约或过失造成，因暂停施工引致的额外工程保护措施费用，</w:t>
      </w:r>
      <w:r>
        <w:rPr>
          <w:rFonts w:hint="eastAsia"/>
          <w:color w:val="auto"/>
          <w:lang w:eastAsia="zh-CN"/>
        </w:rPr>
        <w:t>经发包人确认后</w:t>
      </w:r>
      <w:r>
        <w:rPr>
          <w:color w:val="auto"/>
        </w:rPr>
        <w:t>由发包人承担，造成的工期延误相应顺延。</w:t>
      </w:r>
    </w:p>
    <w:p w14:paraId="01C3DBA2">
      <w:pPr>
        <w:pStyle w:val="51"/>
        <w:spacing w:after="0"/>
        <w:ind w:left="959" w:leftChars="114" w:hanging="720" w:hangingChars="300"/>
        <w:rPr>
          <w:color w:val="auto"/>
        </w:rPr>
      </w:pPr>
      <w:bookmarkStart w:id="658" w:name="_Toc34909020"/>
      <w:r>
        <w:rPr>
          <w:color w:val="auto"/>
          <w:lang w:val="en-US" w:eastAsia="zh-CN"/>
        </w:rPr>
        <mc:AlternateContent>
          <mc:Choice Requires="wps">
            <w:drawing>
              <wp:anchor distT="0" distB="0" distL="114300" distR="114300" simplePos="0" relativeHeight="251728896" behindDoc="0" locked="0" layoutInCell="1" allowOverlap="1">
                <wp:simplePos x="0" y="0"/>
                <wp:positionH relativeFrom="column">
                  <wp:posOffset>-602615</wp:posOffset>
                </wp:positionH>
                <wp:positionV relativeFrom="paragraph">
                  <wp:posOffset>76200</wp:posOffset>
                </wp:positionV>
                <wp:extent cx="737870" cy="396240"/>
                <wp:effectExtent l="0" t="0" r="5080" b="0"/>
                <wp:wrapNone/>
                <wp:docPr id="111" name="文本框 111"/>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2AE3681C">
                            <w:pPr>
                              <w:rPr>
                                <w:rFonts w:ascii="楷体_GB2312" w:eastAsia="楷体_GB2312"/>
                                <w:szCs w:val="21"/>
                              </w:rPr>
                            </w:pPr>
                            <w:r>
                              <w:rPr>
                                <w:rFonts w:hint="eastAsia" w:ascii="楷体_GB2312" w:eastAsia="楷体_GB2312"/>
                                <w:szCs w:val="21"/>
                              </w:rPr>
                              <w:t>复工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7.45pt;margin-top:6pt;height:31.2pt;width:58.1pt;z-index:251728896;mso-width-relative:page;mso-height-relative:page;" fillcolor="#FFFFFF" filled="t" stroked="f" coordsize="21600,21600" o:gfxdata="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m4uCN1wAAAAgBAAAPAAAAAAAAAAEAIAAAACIAAABkcnMvZG93bnJldi54bWxQSwECFAAUAAAA&#10;CACHTuJAVW+lVCgCAAA/BAAADgAAAAAAAAABACAAAAAmAQAAZHJzL2Uyb0RvYy54bWxQSwUGAAAA&#10;AAYABgBZAQAAwAUAAAAA&#10;">
                <v:fill on="t" focussize="0,0"/>
                <v:stroke on="f"/>
                <v:imagedata o:title=""/>
                <o:lock v:ext="edit" aspectratio="f"/>
                <v:textbox inset="0mm,0mm,0mm,0mm">
                  <w:txbxContent>
                    <w:p w14:paraId="2AE3681C">
                      <w:pPr>
                        <w:rPr>
                          <w:rFonts w:ascii="楷体_GB2312" w:eastAsia="楷体_GB2312"/>
                          <w:szCs w:val="21"/>
                        </w:rPr>
                      </w:pPr>
                      <w:r>
                        <w:rPr>
                          <w:rFonts w:hint="eastAsia" w:ascii="楷体_GB2312" w:eastAsia="楷体_GB2312"/>
                          <w:szCs w:val="21"/>
                        </w:rPr>
                        <w:t>复工</w:t>
                      </w:r>
                    </w:p>
                  </w:txbxContent>
                </v:textbox>
              </v:shape>
            </w:pict>
          </mc:Fallback>
        </mc:AlternateContent>
      </w:r>
      <w:r>
        <w:rPr>
          <w:color w:val="auto"/>
        </w:rPr>
        <w:t>9.3.3 发包人或监理工程师发出复工令后，承包人和监理及发包人工程师应联合对受暂时停工影响的工程、生产设备和材料进行检查。承包人应负责修复在暂停期间发生的工程、设备或材料的任何变质、缺陷或损坏。</w:t>
      </w:r>
      <w:bookmarkEnd w:id="658"/>
      <w:r>
        <w:rPr>
          <w:color w:val="auto"/>
        </w:rPr>
        <w:t>如承包人能证明此等变质、缺陷或损坏并非因其保护、保管不善所致，有关费用将由发包人承担；否则将由承包人自行承担。</w:t>
      </w:r>
    </w:p>
    <w:p w14:paraId="51CD8E7F">
      <w:pPr>
        <w:pStyle w:val="50"/>
        <w:numPr>
          <w:ilvl w:val="0"/>
          <w:numId w:val="0"/>
        </w:numPr>
        <w:spacing w:before="120" w:after="120" w:line="360" w:lineRule="auto"/>
        <w:rPr>
          <w:color w:val="auto"/>
          <w:szCs w:val="24"/>
        </w:rPr>
      </w:pPr>
      <w:bookmarkStart w:id="659" w:name="_Toc122080296"/>
      <w:bookmarkStart w:id="660" w:name="_Toc455151691"/>
      <w:bookmarkStart w:id="661" w:name="_Toc455134563"/>
      <w:bookmarkStart w:id="662" w:name="_Toc144869917"/>
      <w:bookmarkStart w:id="663" w:name="_Toc454555611"/>
      <w:bookmarkStart w:id="664" w:name="_Toc8833193"/>
      <w:bookmarkStart w:id="665" w:name="_Toc357434466"/>
      <w:r>
        <w:rPr>
          <w:color w:val="auto"/>
          <w:szCs w:val="24"/>
        </w:rPr>
        <w:t>9.4 工期的延长</w:t>
      </w:r>
      <w:bookmarkEnd w:id="659"/>
      <w:bookmarkEnd w:id="660"/>
      <w:bookmarkEnd w:id="661"/>
      <w:bookmarkEnd w:id="662"/>
      <w:bookmarkEnd w:id="663"/>
      <w:bookmarkEnd w:id="664"/>
      <w:bookmarkEnd w:id="665"/>
    </w:p>
    <w:p w14:paraId="55E08444">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29920" behindDoc="0" locked="0" layoutInCell="1" allowOverlap="1">
                <wp:simplePos x="0" y="0"/>
                <wp:positionH relativeFrom="column">
                  <wp:posOffset>-720090</wp:posOffset>
                </wp:positionH>
                <wp:positionV relativeFrom="paragraph">
                  <wp:posOffset>71755</wp:posOffset>
                </wp:positionV>
                <wp:extent cx="737870" cy="297180"/>
                <wp:effectExtent l="0" t="0" r="5080" b="0"/>
                <wp:wrapNone/>
                <wp:docPr id="110" name="文本框 110"/>
                <wp:cNvGraphicFramePr/>
                <a:graphic xmlns:a="http://schemas.openxmlformats.org/drawingml/2006/main">
                  <a:graphicData uri="http://schemas.microsoft.com/office/word/2010/wordprocessingShape">
                    <wps:wsp>
                      <wps:cNvSpPr txBox="1">
                        <a:spLocks noChangeArrowheads="1"/>
                      </wps:cNvSpPr>
                      <wps:spPr bwMode="auto">
                        <a:xfrm>
                          <a:off x="0" y="0"/>
                          <a:ext cx="737870" cy="297180"/>
                        </a:xfrm>
                        <a:prstGeom prst="rect">
                          <a:avLst/>
                        </a:prstGeom>
                        <a:solidFill>
                          <a:srgbClr val="FFFFFF"/>
                        </a:solidFill>
                        <a:ln>
                          <a:noFill/>
                        </a:ln>
                        <a:effectLst/>
                      </wps:spPr>
                      <wps:txbx>
                        <w:txbxContent>
                          <w:p w14:paraId="1EC31B21">
                            <w:pPr>
                              <w:rPr>
                                <w:rFonts w:ascii="楷体_GB2312" w:eastAsia="楷体_GB2312"/>
                                <w:szCs w:val="21"/>
                              </w:rPr>
                            </w:pPr>
                            <w:r>
                              <w:rPr>
                                <w:rFonts w:hint="eastAsia" w:ascii="楷体_GB2312" w:eastAsia="楷体_GB2312"/>
                                <w:szCs w:val="21"/>
                              </w:rPr>
                              <w:t>工期顺延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8.1pt;z-index:251729920;mso-width-relative:page;mso-height-relative:page;" fillcolor="#FFFFFF" filled="t" stroked="f" coordsize="21600,21600" o:gfxdata="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6&#10;JPqS1wAAAAgBAAAPAAAAAAAAAAEAIAAAACIAAABkcnMvZG93bnJldi54bWxQSwECFAAUAAAACACH&#10;TuJAKLW3ziUCAAA/BAAADgAAAAAAAAABACAAAAAmAQAAZHJzL2Uyb0RvYy54bWxQSwUGAAAAAAYA&#10;BgBZAQAAvQUAAAAA&#10;">
                <v:fill on="t" focussize="0,0"/>
                <v:stroke on="f"/>
                <v:imagedata o:title=""/>
                <o:lock v:ext="edit" aspectratio="f"/>
                <v:textbox inset="0mm,0mm,0mm,0mm">
                  <w:txbxContent>
                    <w:p w14:paraId="1EC31B21">
                      <w:pPr>
                        <w:rPr>
                          <w:rFonts w:ascii="楷体_GB2312" w:eastAsia="楷体_GB2312"/>
                          <w:szCs w:val="21"/>
                        </w:rPr>
                      </w:pPr>
                      <w:r>
                        <w:rPr>
                          <w:rFonts w:hint="eastAsia" w:ascii="楷体_GB2312" w:eastAsia="楷体_GB2312"/>
                          <w:szCs w:val="21"/>
                        </w:rPr>
                        <w:t>工期顺延</w:t>
                      </w:r>
                    </w:p>
                  </w:txbxContent>
                </v:textbox>
              </v:shape>
            </w:pict>
          </mc:Fallback>
        </mc:AlternateContent>
      </w:r>
      <w:r>
        <w:rPr>
          <w:color w:val="auto"/>
        </w:rPr>
        <w:t>9.4.1 因以下原因造成关键线路的工期延误，经发包人确认同意后，工期可以顺延。</w:t>
      </w:r>
    </w:p>
    <w:p w14:paraId="213F054A">
      <w:pPr>
        <w:pStyle w:val="51"/>
        <w:spacing w:after="0"/>
        <w:ind w:left="1557" w:leftChars="513" w:hanging="480" w:hangingChars="200"/>
        <w:rPr>
          <w:color w:val="auto"/>
        </w:rPr>
      </w:pPr>
      <w:r>
        <w:rPr>
          <w:color w:val="auto"/>
        </w:rPr>
        <w:t>(1)  发包人未能按约定提供图纸</w:t>
      </w:r>
      <w:r>
        <w:rPr>
          <w:rFonts w:hint="eastAsia" w:ascii="宋体" w:hAnsi="宋体"/>
          <w:color w:val="auto"/>
        </w:rPr>
        <w:t>或现场</w:t>
      </w:r>
      <w:r>
        <w:rPr>
          <w:rFonts w:ascii="宋体" w:hAnsi="宋体"/>
          <w:color w:val="auto"/>
        </w:rPr>
        <w:t>不满足开工条件</w:t>
      </w:r>
      <w:r>
        <w:rPr>
          <w:rFonts w:hint="eastAsia" w:ascii="宋体" w:hAnsi="宋体"/>
          <w:color w:val="auto"/>
        </w:rPr>
        <w:t>；</w:t>
      </w:r>
    </w:p>
    <w:p w14:paraId="09BAA088">
      <w:pPr>
        <w:pStyle w:val="51"/>
        <w:spacing w:after="0"/>
        <w:ind w:left="1557" w:leftChars="513" w:hanging="480" w:hangingChars="200"/>
        <w:rPr>
          <w:color w:val="auto"/>
        </w:rPr>
      </w:pPr>
      <w:r>
        <w:rPr>
          <w:color w:val="auto"/>
        </w:rPr>
        <w:t xml:space="preserve">(2)  因发包人或监理工程师原因所造成或引起的延误、妨碍或阻碍； </w:t>
      </w:r>
    </w:p>
    <w:p w14:paraId="57AD412B">
      <w:pPr>
        <w:pStyle w:val="51"/>
        <w:spacing w:after="0"/>
        <w:ind w:left="1557" w:leftChars="513" w:hanging="480" w:hangingChars="200"/>
        <w:rPr>
          <w:color w:val="auto"/>
          <w:lang w:eastAsia="zh-CN"/>
        </w:rPr>
      </w:pPr>
      <w:r>
        <w:rPr>
          <w:color w:val="auto"/>
        </w:rPr>
        <w:t>(3)  遇不可抗力</w:t>
      </w:r>
      <w:r>
        <w:rPr>
          <w:rFonts w:hint="eastAsia"/>
          <w:color w:val="auto"/>
          <w:lang w:eastAsia="zh-CN"/>
        </w:rPr>
        <w:t>并经甲方确认</w:t>
      </w:r>
      <w:r>
        <w:rPr>
          <w:color w:val="auto"/>
        </w:rPr>
        <w:t>；</w:t>
      </w:r>
    </w:p>
    <w:p w14:paraId="2CA9FE91">
      <w:pPr>
        <w:pStyle w:val="51"/>
        <w:spacing w:after="0"/>
        <w:ind w:left="1557" w:leftChars="513" w:hanging="480" w:hangingChars="200"/>
        <w:rPr>
          <w:rFonts w:ascii="宋体" w:hAnsi="宋体"/>
          <w:color w:val="auto"/>
        </w:rPr>
      </w:pPr>
      <w:r>
        <w:rPr>
          <w:color w:val="auto"/>
        </w:rPr>
        <w:t>(</w:t>
      </w:r>
      <w:r>
        <w:rPr>
          <w:rFonts w:hint="eastAsia"/>
          <w:color w:val="auto"/>
        </w:rPr>
        <w:t>4</w:t>
      </w:r>
      <w:r>
        <w:rPr>
          <w:color w:val="auto"/>
        </w:rPr>
        <w:t>)</w:t>
      </w:r>
      <w:r>
        <w:rPr>
          <w:rFonts w:hint="eastAsia" w:ascii="宋体" w:hAnsi="宋体"/>
          <w:color w:val="auto"/>
        </w:rPr>
        <w:t xml:space="preserve">  非承包人原因导致政府发出指示所要求的停工；</w:t>
      </w:r>
    </w:p>
    <w:p w14:paraId="1097C264">
      <w:pPr>
        <w:pStyle w:val="51"/>
        <w:spacing w:after="0"/>
        <w:ind w:left="1557" w:leftChars="513" w:hanging="480" w:hangingChars="200"/>
        <w:rPr>
          <w:color w:val="auto"/>
        </w:rPr>
      </w:pPr>
      <w:r>
        <w:rPr>
          <w:color w:val="auto"/>
        </w:rPr>
        <w:t>(</w:t>
      </w:r>
      <w:r>
        <w:rPr>
          <w:rFonts w:hint="eastAsia"/>
          <w:color w:val="auto"/>
          <w:lang w:eastAsia="zh-CN"/>
        </w:rPr>
        <w:t>5</w:t>
      </w:r>
      <w:r>
        <w:rPr>
          <w:color w:val="auto"/>
        </w:rPr>
        <w:t>)  合同条款已明确约定或发包人及监理工程师同意的其他工期顺延情况。</w:t>
      </w:r>
    </w:p>
    <w:p w14:paraId="29093545">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34016" behindDoc="0" locked="0" layoutInCell="1" allowOverlap="1">
                <wp:simplePos x="0" y="0"/>
                <wp:positionH relativeFrom="column">
                  <wp:posOffset>-720090</wp:posOffset>
                </wp:positionH>
                <wp:positionV relativeFrom="paragraph">
                  <wp:posOffset>71755</wp:posOffset>
                </wp:positionV>
                <wp:extent cx="737870" cy="788670"/>
                <wp:effectExtent l="0" t="0" r="5080" b="3810"/>
                <wp:wrapNone/>
                <wp:docPr id="109" name="文本框 109"/>
                <wp:cNvGraphicFramePr/>
                <a:graphic xmlns:a="http://schemas.openxmlformats.org/drawingml/2006/main">
                  <a:graphicData uri="http://schemas.microsoft.com/office/word/2010/wordprocessingShape">
                    <wps:wsp>
                      <wps:cNvSpPr txBox="1">
                        <a:spLocks noChangeArrowheads="1"/>
                      </wps:cNvSpPr>
                      <wps:spPr bwMode="auto">
                        <a:xfrm>
                          <a:off x="0" y="0"/>
                          <a:ext cx="737870" cy="788670"/>
                        </a:xfrm>
                        <a:prstGeom prst="rect">
                          <a:avLst/>
                        </a:prstGeom>
                        <a:solidFill>
                          <a:srgbClr val="FFFFFF"/>
                        </a:solidFill>
                        <a:ln>
                          <a:noFill/>
                        </a:ln>
                        <a:effectLst/>
                      </wps:spPr>
                      <wps:txbx>
                        <w:txbxContent>
                          <w:p w14:paraId="67893ADD">
                            <w:pPr>
                              <w:jc w:val="left"/>
                              <w:rPr>
                                <w:rFonts w:ascii="楷体_GB2312" w:eastAsia="楷体_GB2312"/>
                                <w:szCs w:val="21"/>
                              </w:rPr>
                            </w:pPr>
                            <w:r>
                              <w:rPr>
                                <w:rFonts w:hint="eastAsia" w:ascii="楷体_GB2312" w:eastAsia="楷体_GB2312"/>
                                <w:szCs w:val="21"/>
                              </w:rPr>
                              <w:t>申请工期延长的程序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2.1pt;width:58.1pt;z-index:251734016;mso-width-relative:page;mso-height-relative:page;" fillcolor="#FFFFFF" filled="t" stroked="f" coordsize="21600,21600" o:gfxdata="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Lu&#10;N9rXAAAACQEAAA8AAAAAAAAAAQAgAAAAIgAAAGRycy9kb3ducmV2LnhtbFBLAQIUABQAAAAIAIdO&#10;4kB2t7EEJAIAAD8EAAAOAAAAAAAAAAEAIAAAACYBAABkcnMvZTJvRG9jLnhtbFBLBQYAAAAABgAG&#10;AFkBAAC8BQAAAAA=&#10;">
                <v:fill on="t" focussize="0,0"/>
                <v:stroke on="f"/>
                <v:imagedata o:title=""/>
                <o:lock v:ext="edit" aspectratio="f"/>
                <v:textbox inset="0mm,0mm,0mm,0mm">
                  <w:txbxContent>
                    <w:p w14:paraId="67893ADD">
                      <w:pPr>
                        <w:jc w:val="left"/>
                        <w:rPr>
                          <w:rFonts w:ascii="楷体_GB2312" w:eastAsia="楷体_GB2312"/>
                          <w:szCs w:val="21"/>
                        </w:rPr>
                      </w:pPr>
                      <w:r>
                        <w:rPr>
                          <w:rFonts w:hint="eastAsia" w:ascii="楷体_GB2312" w:eastAsia="楷体_GB2312"/>
                          <w:szCs w:val="21"/>
                        </w:rPr>
                        <w:t>申请工期延长的程序</w:t>
                      </w:r>
                    </w:p>
                  </w:txbxContent>
                </v:textbox>
              </v:shape>
            </w:pict>
          </mc:Fallback>
        </mc:AlternateContent>
      </w:r>
      <w:r>
        <w:rPr>
          <w:color w:val="auto"/>
        </w:rPr>
        <w:t>9.4.2 当第9.4.1款所述情况出现时，为获得相应的工期延长，承包人必须：</w:t>
      </w:r>
    </w:p>
    <w:p w14:paraId="614D61B8">
      <w:pPr>
        <w:pStyle w:val="51"/>
        <w:tabs>
          <w:tab w:val="left" w:pos="1080"/>
        </w:tabs>
        <w:spacing w:after="0"/>
        <w:ind w:left="1557" w:leftChars="513" w:hanging="480" w:hangingChars="200"/>
        <w:rPr>
          <w:color w:val="auto"/>
        </w:rPr>
      </w:pPr>
      <w:r>
        <w:rPr>
          <w:color w:val="auto"/>
        </w:rPr>
        <w:t>(1)  在事件开始发生后的14天内书面通知发包人和监理工程师；</w:t>
      </w:r>
    </w:p>
    <w:p w14:paraId="70AABEE3">
      <w:pPr>
        <w:pStyle w:val="51"/>
        <w:tabs>
          <w:tab w:val="left" w:pos="1080"/>
        </w:tabs>
        <w:spacing w:after="0"/>
        <w:ind w:left="1557" w:leftChars="513" w:hanging="480" w:hangingChars="200"/>
        <w:rPr>
          <w:color w:val="auto"/>
        </w:rPr>
      </w:pPr>
      <w:r>
        <w:rPr>
          <w:color w:val="auto"/>
        </w:rPr>
        <w:t>(2)  上述通知之后的14天内，向发包人和监理工程师提交申请延期的详情报告，以便发包人和监理工程师可以及时对其申述的情况进行分析。</w:t>
      </w:r>
    </w:p>
    <w:p w14:paraId="6169EBA5">
      <w:pPr>
        <w:pStyle w:val="51"/>
        <w:tabs>
          <w:tab w:val="left" w:pos="1080"/>
        </w:tabs>
        <w:spacing w:after="0"/>
        <w:ind w:left="1557" w:leftChars="513" w:hanging="480" w:hangingChars="200"/>
        <w:rPr>
          <w:color w:val="auto"/>
        </w:rPr>
      </w:pPr>
      <w:r>
        <w:rPr>
          <w:color w:val="auto"/>
        </w:rPr>
        <w:t>(3)  当某一影响工期的事件是持续性地发生时，承包人应当以不超过14天的间隔向发包人和监理工程师提交临时和阶段性的详情报告，并在事件影响结束后14天内提交最终的详情申述报告。</w:t>
      </w:r>
    </w:p>
    <w:p w14:paraId="37820969">
      <w:pPr>
        <w:pStyle w:val="51"/>
        <w:tabs>
          <w:tab w:val="left" w:pos="1080"/>
        </w:tabs>
        <w:spacing w:after="0"/>
        <w:ind w:left="1077" w:leftChars="512" w:hanging="2" w:hangingChars="1"/>
        <w:rPr>
          <w:color w:val="auto"/>
        </w:rPr>
      </w:pPr>
      <w:r>
        <w:rPr>
          <w:color w:val="auto"/>
        </w:rPr>
        <w:t>在收到最终的详情申述报告后，发包人将与监理工程师将复查核实全部情况，根据实际最终决定批准延长工期的时间。如果承包人未按照本条约定申请工期延长或提交详情报告，则发包人可以不批准工期延长。</w:t>
      </w:r>
    </w:p>
    <w:p w14:paraId="12AFCD46">
      <w:pPr>
        <w:pStyle w:val="50"/>
        <w:numPr>
          <w:ilvl w:val="0"/>
          <w:numId w:val="0"/>
        </w:numPr>
        <w:spacing w:before="120" w:after="120" w:line="360" w:lineRule="auto"/>
        <w:rPr>
          <w:color w:val="auto"/>
          <w:szCs w:val="24"/>
        </w:rPr>
      </w:pPr>
      <w:bookmarkStart w:id="666" w:name="_Toc122080297"/>
      <w:bookmarkStart w:id="667" w:name="_Toc454555612"/>
      <w:bookmarkStart w:id="668" w:name="_Toc8833194"/>
      <w:bookmarkStart w:id="669" w:name="_Toc357434467"/>
      <w:bookmarkStart w:id="670" w:name="_Toc455134564"/>
      <w:bookmarkStart w:id="671" w:name="_Toc455151692"/>
      <w:bookmarkStart w:id="672" w:name="_Toc144869918"/>
      <w:r>
        <w:rPr>
          <w:color w:val="auto"/>
          <w:szCs w:val="24"/>
        </w:rPr>
        <w:t>9.5 拖期违约赔偿</w:t>
      </w:r>
      <w:bookmarkEnd w:id="666"/>
      <w:bookmarkEnd w:id="667"/>
      <w:bookmarkEnd w:id="668"/>
      <w:bookmarkEnd w:id="669"/>
      <w:bookmarkEnd w:id="670"/>
      <w:bookmarkEnd w:id="671"/>
      <w:bookmarkEnd w:id="672"/>
    </w:p>
    <w:p w14:paraId="7D62BEE2">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30944" behindDoc="0" locked="0" layoutInCell="1" allowOverlap="1">
                <wp:simplePos x="0" y="0"/>
                <wp:positionH relativeFrom="column">
                  <wp:posOffset>-720090</wp:posOffset>
                </wp:positionH>
                <wp:positionV relativeFrom="paragraph">
                  <wp:posOffset>71755</wp:posOffset>
                </wp:positionV>
                <wp:extent cx="737870" cy="767715"/>
                <wp:effectExtent l="0" t="0" r="5080" b="0"/>
                <wp:wrapNone/>
                <wp:docPr id="108" name="文本框 108"/>
                <wp:cNvGraphicFramePr/>
                <a:graphic xmlns:a="http://schemas.openxmlformats.org/drawingml/2006/main">
                  <a:graphicData uri="http://schemas.microsoft.com/office/word/2010/wordprocessingShape">
                    <wps:wsp>
                      <wps:cNvSpPr txBox="1">
                        <a:spLocks noChangeArrowheads="1"/>
                      </wps:cNvSpPr>
                      <wps:spPr bwMode="auto">
                        <a:xfrm>
                          <a:off x="0" y="0"/>
                          <a:ext cx="737870" cy="767715"/>
                        </a:xfrm>
                        <a:prstGeom prst="rect">
                          <a:avLst/>
                        </a:prstGeom>
                        <a:solidFill>
                          <a:srgbClr val="FFFFFF"/>
                        </a:solidFill>
                        <a:ln>
                          <a:noFill/>
                        </a:ln>
                        <a:effectLst/>
                      </wps:spPr>
                      <wps:txbx>
                        <w:txbxContent>
                          <w:p w14:paraId="31FC5312">
                            <w:pPr>
                              <w:jc w:val="left"/>
                              <w:rPr>
                                <w:rFonts w:ascii="楷体_GB2312" w:eastAsia="楷体_GB2312"/>
                                <w:szCs w:val="21"/>
                              </w:rPr>
                            </w:pPr>
                            <w:r>
                              <w:rPr>
                                <w:rFonts w:hint="eastAsia" w:ascii="楷体_GB2312" w:eastAsia="楷体_GB2312"/>
                                <w:szCs w:val="21"/>
                              </w:rPr>
                              <w:t>拖期违约赔偿金额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0.45pt;width:58.1pt;z-index:251730944;mso-width-relative:page;mso-height-relative:page;" fillcolor="#FFFFFF" filled="t" stroked="f" coordsize="21600,21600" o:gfxdata="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q&#10;w01x1gAAAAkBAAAPAAAAAAAAAAEAIAAAACIAAABkcnMvZG93bnJldi54bWxQSwECFAAUAAAACACH&#10;TuJAY8WLUyYCAAA/BAAADgAAAAAAAAABACAAAAAlAQAAZHJzL2Uyb0RvYy54bWxQSwUGAAAAAAYA&#10;BgBZAQAAvQUAAAAA&#10;">
                <v:fill on="t" focussize="0,0"/>
                <v:stroke on="f"/>
                <v:imagedata o:title=""/>
                <o:lock v:ext="edit" aspectratio="f"/>
                <v:textbox inset="0mm,0mm,0mm,0mm">
                  <w:txbxContent>
                    <w:p w14:paraId="31FC5312">
                      <w:pPr>
                        <w:jc w:val="left"/>
                        <w:rPr>
                          <w:rFonts w:ascii="楷体_GB2312" w:eastAsia="楷体_GB2312"/>
                          <w:szCs w:val="21"/>
                        </w:rPr>
                      </w:pPr>
                      <w:r>
                        <w:rPr>
                          <w:rFonts w:hint="eastAsia" w:ascii="楷体_GB2312" w:eastAsia="楷体_GB2312"/>
                          <w:szCs w:val="21"/>
                        </w:rPr>
                        <w:t>拖期违约赔偿金额</w:t>
                      </w:r>
                    </w:p>
                  </w:txbxContent>
                </v:textbox>
              </v:shape>
            </w:pict>
          </mc:Fallback>
        </mc:AlternateContent>
      </w:r>
      <w:r>
        <w:rPr>
          <w:color w:val="auto"/>
        </w:rPr>
        <w:t>9.5.1 承包人未能在本合同专用条款第9.1款中约定的竣工日期及根据本合同通用条款第9.4.1款发包人批准的任何延长期限内完成本工程，或者未能在本合同专用条款第9.1款规定的期限内完成本工程中某分项工程，承包人应向发包人支付或预留按拖期时间及专用条款规定的拖期违约赔偿金的比率计算的拖期违约罚金。发包人可从任何应付或届期应付与承包人的款项内扣除该金额。</w:t>
      </w:r>
    </w:p>
    <w:p w14:paraId="5041D6BE">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35040" behindDoc="0" locked="0" layoutInCell="1" allowOverlap="1">
                <wp:simplePos x="0" y="0"/>
                <wp:positionH relativeFrom="column">
                  <wp:posOffset>-720090</wp:posOffset>
                </wp:positionH>
                <wp:positionV relativeFrom="paragraph">
                  <wp:posOffset>17145</wp:posOffset>
                </wp:positionV>
                <wp:extent cx="737870" cy="467995"/>
                <wp:effectExtent l="0" t="0" r="5080" b="2540"/>
                <wp:wrapNone/>
                <wp:docPr id="107" name="文本框 107"/>
                <wp:cNvGraphicFramePr/>
                <a:graphic xmlns:a="http://schemas.openxmlformats.org/drawingml/2006/main">
                  <a:graphicData uri="http://schemas.microsoft.com/office/word/2010/wordprocessingShape">
                    <wps:wsp>
                      <wps:cNvSpPr txBox="1">
                        <a:spLocks noChangeArrowheads="1"/>
                      </wps:cNvSpPr>
                      <wps:spPr bwMode="auto">
                        <a:xfrm>
                          <a:off x="0" y="0"/>
                          <a:ext cx="737870" cy="467995"/>
                        </a:xfrm>
                        <a:prstGeom prst="rect">
                          <a:avLst/>
                        </a:prstGeom>
                        <a:solidFill>
                          <a:srgbClr val="FFFFFF"/>
                        </a:solidFill>
                        <a:ln>
                          <a:noFill/>
                        </a:ln>
                        <a:effectLst/>
                      </wps:spPr>
                      <wps:txbx>
                        <w:txbxContent>
                          <w:p w14:paraId="2F9D9393">
                            <w:pPr>
                              <w:jc w:val="left"/>
                              <w:rPr>
                                <w:rFonts w:ascii="楷体_GB2312" w:eastAsia="楷体_GB2312"/>
                                <w:szCs w:val="21"/>
                              </w:rPr>
                            </w:pPr>
                            <w:r>
                              <w:rPr>
                                <w:rFonts w:hint="eastAsia" w:ascii="楷体_GB2312" w:eastAsia="楷体_GB2312"/>
                                <w:szCs w:val="21"/>
                              </w:rPr>
                              <w:t>拖期时间的计算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35pt;height:36.85pt;width:58.1pt;z-index:251735040;mso-width-relative:page;mso-height-relative:page;" fillcolor="#FFFFFF" filled="t" stroked="f" coordsize="21600,21600" o:gfxdata="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cQiYU1wAAAAcBAAAPAAAAAAAAAAEAIAAAACIAAABkcnMvZG93bnJldi54bWxQSwECFAAUAAAA&#10;CACHTuJAIR3IFigCAAA/BAAADgAAAAAAAAABACAAAAAmAQAAZHJzL2Uyb0RvYy54bWxQSwUGAAAA&#10;AAYABgBZAQAAwAUAAAAA&#10;">
                <v:fill on="t" focussize="0,0"/>
                <v:stroke on="f"/>
                <v:imagedata o:title=""/>
                <o:lock v:ext="edit" aspectratio="f"/>
                <v:textbox inset="0mm,0mm,0mm,0mm">
                  <w:txbxContent>
                    <w:p w14:paraId="2F9D9393">
                      <w:pPr>
                        <w:jc w:val="left"/>
                        <w:rPr>
                          <w:rFonts w:ascii="楷体_GB2312" w:eastAsia="楷体_GB2312"/>
                          <w:szCs w:val="21"/>
                        </w:rPr>
                      </w:pPr>
                      <w:r>
                        <w:rPr>
                          <w:rFonts w:hint="eastAsia" w:ascii="楷体_GB2312" w:eastAsia="楷体_GB2312"/>
                          <w:szCs w:val="21"/>
                        </w:rPr>
                        <w:t>拖期时间的计算</w:t>
                      </w:r>
                    </w:p>
                  </w:txbxContent>
                </v:textbox>
              </v:shape>
            </w:pict>
          </mc:Fallback>
        </mc:AlternateContent>
      </w:r>
      <w:r>
        <w:rPr>
          <w:color w:val="auto"/>
        </w:rPr>
        <w:t>9.5.2 拖期时间以“竣工交接证书”写明的实际竣工日期超过应竣工日期的天数扣除已批准的延长工期计算（即：拖期时间=实际工期-合同约定工期-批准的延长工期）。</w:t>
      </w:r>
    </w:p>
    <w:p w14:paraId="08D80D92">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31968" behindDoc="0" locked="0" layoutInCell="1" allowOverlap="1">
                <wp:simplePos x="0" y="0"/>
                <wp:positionH relativeFrom="column">
                  <wp:posOffset>-720090</wp:posOffset>
                </wp:positionH>
                <wp:positionV relativeFrom="paragraph">
                  <wp:posOffset>71755</wp:posOffset>
                </wp:positionV>
                <wp:extent cx="737870" cy="720725"/>
                <wp:effectExtent l="0" t="0" r="5080" b="5715"/>
                <wp:wrapNone/>
                <wp:docPr id="106" name="文本框 106"/>
                <wp:cNvGraphicFramePr/>
                <a:graphic xmlns:a="http://schemas.openxmlformats.org/drawingml/2006/main">
                  <a:graphicData uri="http://schemas.microsoft.com/office/word/2010/wordprocessingShape">
                    <wps:wsp>
                      <wps:cNvSpPr txBox="1">
                        <a:spLocks noChangeArrowheads="1"/>
                      </wps:cNvSpPr>
                      <wps:spPr bwMode="auto">
                        <a:xfrm>
                          <a:off x="0" y="0"/>
                          <a:ext cx="737870" cy="720725"/>
                        </a:xfrm>
                        <a:prstGeom prst="rect">
                          <a:avLst/>
                        </a:prstGeom>
                        <a:solidFill>
                          <a:srgbClr val="FFFFFF"/>
                        </a:solidFill>
                        <a:ln>
                          <a:noFill/>
                        </a:ln>
                        <a:effectLst/>
                      </wps:spPr>
                      <wps:txbx>
                        <w:txbxContent>
                          <w:p w14:paraId="050636A3">
                            <w:pPr>
                              <w:jc w:val="left"/>
                              <w:rPr>
                                <w:rFonts w:ascii="楷体_GB2312" w:eastAsia="楷体_GB2312"/>
                                <w:szCs w:val="21"/>
                              </w:rPr>
                            </w:pPr>
                            <w:r>
                              <w:rPr>
                                <w:rFonts w:hint="eastAsia" w:ascii="楷体_GB2312" w:eastAsia="楷体_GB2312"/>
                                <w:szCs w:val="21"/>
                              </w:rPr>
                              <w:t>拖期赔偿金的减少</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6.75pt;width:58.1pt;z-index:251731968;mso-width-relative:page;mso-height-relative:page;" fillcolor="#FFFFFF" filled="t" stroked="f" coordsize="21600,21600" o:gfxdata="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cahF9cAAAAJAQAADwAAAAAAAAABACAAAAAiAAAAZHJzL2Rvd25yZXYueG1sUEsBAhQAFAAAAAgA&#10;h07iQL23s6smAgAAPwQAAA4AAAAAAAAAAQAgAAAAJgEAAGRycy9lMm9Eb2MueG1sUEsFBgAAAAAG&#10;AAYAWQEAAL4FAAAAAA==&#10;">
                <v:fill on="t" focussize="0,0"/>
                <v:stroke on="f"/>
                <v:imagedata o:title=""/>
                <o:lock v:ext="edit" aspectratio="f"/>
                <v:textbox inset="0mm,0mm,0mm,0mm">
                  <w:txbxContent>
                    <w:p w14:paraId="050636A3">
                      <w:pPr>
                        <w:jc w:val="left"/>
                        <w:rPr>
                          <w:rFonts w:ascii="楷体_GB2312" w:eastAsia="楷体_GB2312"/>
                          <w:szCs w:val="21"/>
                        </w:rPr>
                      </w:pPr>
                      <w:r>
                        <w:rPr>
                          <w:rFonts w:hint="eastAsia" w:ascii="楷体_GB2312" w:eastAsia="楷体_GB2312"/>
                          <w:szCs w:val="21"/>
                        </w:rPr>
                        <w:t>拖期赔偿金的减少</w:t>
                      </w:r>
                    </w:p>
                  </w:txbxContent>
                </v:textbox>
              </v:shape>
            </w:pict>
          </mc:Fallback>
        </mc:AlternateContent>
      </w:r>
      <w:r>
        <w:rPr>
          <w:color w:val="auto"/>
        </w:rPr>
        <w:t>9.5.3 如果在本工程竣工之前，已对本工程中某单项工程签发了竣工交接证书，且竣工交接证书中写明的实际竣工日期并未延误，</w:t>
      </w:r>
      <w:r>
        <w:rPr>
          <w:rFonts w:hint="eastAsia" w:ascii="宋体" w:hAnsi="宋体"/>
          <w:color w:val="auto"/>
        </w:rPr>
        <w:t>但本工程的延期损失赔偿费不做相应减少</w:t>
      </w:r>
      <w:r>
        <w:rPr>
          <w:color w:val="auto"/>
        </w:rPr>
        <w:t>。</w:t>
      </w:r>
      <w:bookmarkEnd w:id="641"/>
      <w:bookmarkEnd w:id="642"/>
      <w:bookmarkEnd w:id="643"/>
      <w:bookmarkStart w:id="673" w:name="_Toc34909029"/>
      <w:r>
        <w:rPr>
          <w:color w:val="auto"/>
          <w:lang w:val="en-US" w:eastAsia="zh-CN"/>
        </w:rP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71755</wp:posOffset>
                </wp:positionV>
                <wp:extent cx="737870" cy="396240"/>
                <wp:effectExtent l="0" t="0" r="5080" b="0"/>
                <wp:wrapNone/>
                <wp:docPr id="105" name="文本框 105"/>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4B75E5BB">
                            <w:pPr>
                              <w:jc w:val="left"/>
                              <w:rPr>
                                <w:rFonts w:ascii="楷体_GB2312" w:eastAsia="楷体_GB2312"/>
                                <w:szCs w:val="21"/>
                              </w:rPr>
                            </w:pPr>
                            <w:r>
                              <w:rPr>
                                <w:rFonts w:hint="eastAsia" w:ascii="楷体_GB2312" w:eastAsia="楷体_GB2312"/>
                                <w:szCs w:val="21"/>
                              </w:rPr>
                              <w:t>拖期赔偿金的减少</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8.1pt;z-index:251661312;mso-width-relative:page;mso-height-relative:page;" fillcolor="#FFFFFF" filled="t" stroked="f" coordsize="21600,21600" o:gfxdata="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y1kNnXAAAACAEAAA8AAAAAAAAAAQAgAAAAIgAAAGRycy9kb3ducmV2LnhtbFBLAQIUABQAAAAI&#10;AIdO4kBZ9jIeJwIAAD8EAAAOAAAAAAAAAAEAIAAAACYBAABkcnMvZTJvRG9jLnhtbFBLBQYAAAAA&#10;BgAGAFkBAAC/BQAAAAA=&#10;">
                <v:fill on="t" focussize="0,0"/>
                <v:stroke on="f"/>
                <v:imagedata o:title=""/>
                <o:lock v:ext="edit" aspectratio="f"/>
                <v:textbox inset="0mm,0mm,0mm,0mm">
                  <w:txbxContent>
                    <w:p w14:paraId="4B75E5BB">
                      <w:pPr>
                        <w:jc w:val="left"/>
                        <w:rPr>
                          <w:rFonts w:ascii="楷体_GB2312" w:eastAsia="楷体_GB2312"/>
                          <w:szCs w:val="21"/>
                        </w:rPr>
                      </w:pPr>
                      <w:r>
                        <w:rPr>
                          <w:rFonts w:hint="eastAsia" w:ascii="楷体_GB2312" w:eastAsia="楷体_GB2312"/>
                          <w:szCs w:val="21"/>
                        </w:rPr>
                        <w:t>拖期赔偿金的减少</w:t>
                      </w:r>
                    </w:p>
                  </w:txbxContent>
                </v:textbox>
              </v:shape>
            </w:pict>
          </mc:Fallback>
        </mc:AlternateContent>
      </w:r>
      <w:bookmarkEnd w:id="673"/>
    </w:p>
    <w:p w14:paraId="638D45A5">
      <w:pPr>
        <w:pStyle w:val="4"/>
        <w:spacing w:before="120" w:after="120" w:line="360" w:lineRule="auto"/>
        <w:rPr>
          <w:color w:val="auto"/>
          <w:sz w:val="28"/>
          <w:szCs w:val="28"/>
        </w:rPr>
      </w:pPr>
      <w:bookmarkStart w:id="674" w:name="_Toc455134565"/>
      <w:bookmarkStart w:id="675" w:name="_Toc8833195"/>
      <w:bookmarkStart w:id="676" w:name="_Toc122080298"/>
      <w:bookmarkStart w:id="677" w:name="_Toc454555613"/>
      <w:bookmarkStart w:id="678" w:name="_Toc144869919"/>
      <w:bookmarkStart w:id="679" w:name="_Toc357434468"/>
      <w:bookmarkStart w:id="680" w:name="_Toc455151693"/>
      <w:bookmarkStart w:id="681" w:name="_Toc118634631"/>
      <w:bookmarkStart w:id="682" w:name="_Toc78944620"/>
      <w:bookmarkStart w:id="683" w:name="_Toc78940641"/>
      <w:r>
        <w:rPr>
          <w:color w:val="auto"/>
          <w:sz w:val="28"/>
          <w:szCs w:val="28"/>
        </w:rPr>
        <w:t>10、工程质量</w:t>
      </w:r>
      <w:bookmarkEnd w:id="674"/>
      <w:bookmarkEnd w:id="675"/>
      <w:bookmarkEnd w:id="676"/>
      <w:bookmarkEnd w:id="677"/>
      <w:bookmarkEnd w:id="678"/>
      <w:bookmarkEnd w:id="679"/>
      <w:bookmarkEnd w:id="680"/>
    </w:p>
    <w:p w14:paraId="3DB5C034">
      <w:pPr>
        <w:pStyle w:val="50"/>
        <w:numPr>
          <w:ilvl w:val="0"/>
          <w:numId w:val="0"/>
        </w:numPr>
        <w:spacing w:before="120" w:after="120" w:line="360" w:lineRule="auto"/>
        <w:rPr>
          <w:color w:val="auto"/>
          <w:szCs w:val="24"/>
        </w:rPr>
      </w:pPr>
      <w:bookmarkStart w:id="684" w:name="_Toc454555614"/>
      <w:bookmarkStart w:id="685" w:name="_Toc144869920"/>
      <w:bookmarkStart w:id="686" w:name="_Toc8833196"/>
      <w:bookmarkStart w:id="687" w:name="_Toc357434469"/>
      <w:bookmarkStart w:id="688" w:name="_Toc455134566"/>
      <w:bookmarkStart w:id="689" w:name="_Toc122080299"/>
      <w:bookmarkStart w:id="690" w:name="_Toc455151694"/>
      <w:r>
        <w:rPr>
          <w:color w:val="auto"/>
          <w:szCs w:val="24"/>
        </w:rPr>
        <w:t>10.1 工程质量、技术要求</w:t>
      </w:r>
      <w:bookmarkEnd w:id="684"/>
      <w:bookmarkEnd w:id="685"/>
      <w:bookmarkEnd w:id="686"/>
      <w:bookmarkEnd w:id="687"/>
      <w:bookmarkEnd w:id="688"/>
      <w:bookmarkEnd w:id="689"/>
      <w:bookmarkEnd w:id="690"/>
    </w:p>
    <w:p w14:paraId="009B6F00">
      <w:pPr>
        <w:pStyle w:val="51"/>
        <w:ind w:left="849" w:leftChars="113" w:hanging="612" w:hangingChars="255"/>
        <w:rPr>
          <w:color w:val="auto"/>
          <w:lang w:eastAsia="zh-CN"/>
        </w:rPr>
      </w:pPr>
      <w:r>
        <w:rPr>
          <w:color w:val="auto"/>
          <w:lang w:val="en-US" w:eastAsia="zh-CN"/>
        </w:rPr>
        <mc:AlternateContent>
          <mc:Choice Requires="wps">
            <w:drawing>
              <wp:anchor distT="0" distB="0" distL="114300" distR="114300" simplePos="0" relativeHeight="251736064" behindDoc="0" locked="0" layoutInCell="1" allowOverlap="1">
                <wp:simplePos x="0" y="0"/>
                <wp:positionH relativeFrom="column">
                  <wp:posOffset>-720090</wp:posOffset>
                </wp:positionH>
                <wp:positionV relativeFrom="paragraph">
                  <wp:posOffset>71755</wp:posOffset>
                </wp:positionV>
                <wp:extent cx="737870" cy="862965"/>
                <wp:effectExtent l="0" t="0" r="5080" b="3810"/>
                <wp:wrapNone/>
                <wp:docPr id="104" name="文本框 104"/>
                <wp:cNvGraphicFramePr/>
                <a:graphic xmlns:a="http://schemas.openxmlformats.org/drawingml/2006/main">
                  <a:graphicData uri="http://schemas.microsoft.com/office/word/2010/wordprocessingShape">
                    <wps:wsp>
                      <wps:cNvSpPr txBox="1">
                        <a:spLocks noChangeArrowheads="1"/>
                      </wps:cNvSpPr>
                      <wps:spPr bwMode="auto">
                        <a:xfrm>
                          <a:off x="0" y="0"/>
                          <a:ext cx="737870" cy="862965"/>
                        </a:xfrm>
                        <a:prstGeom prst="rect">
                          <a:avLst/>
                        </a:prstGeom>
                        <a:solidFill>
                          <a:srgbClr val="FFFFFF"/>
                        </a:solidFill>
                        <a:ln>
                          <a:noFill/>
                        </a:ln>
                        <a:effectLst/>
                      </wps:spPr>
                      <wps:txbx>
                        <w:txbxContent>
                          <w:p w14:paraId="313D70E4">
                            <w:pPr>
                              <w:jc w:val="left"/>
                              <w:rPr>
                                <w:rFonts w:ascii="楷体_GB2312" w:eastAsia="楷体_GB2312"/>
                                <w:szCs w:val="21"/>
                              </w:rPr>
                            </w:pPr>
                            <w:r>
                              <w:rPr>
                                <w:rFonts w:hint="eastAsia" w:ascii="楷体_GB2312" w:eastAsia="楷体_GB2312"/>
                                <w:szCs w:val="21"/>
                              </w:rPr>
                              <w:t>质量标准的约定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7.95pt;width:58.1pt;z-index:251736064;mso-width-relative:page;mso-height-relative:page;" fillcolor="#FFFFFF" filled="t" stroked="f" coordsize="21600,21600" o:gfxdata="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2VIDPXAAAACQEAAA8AAAAAAAAAAQAgAAAAIgAAAGRycy9kb3ducmV2LnhtbFBLAQIUABQAAAAI&#10;AIdO4kB2FLKoJwIAAD8EAAAOAAAAAAAAAAEAIAAAACYBAABkcnMvZTJvRG9jLnhtbFBLBQYAAAAA&#10;BgAGAFkBAAC/BQAAAAA=&#10;">
                <v:fill on="t" focussize="0,0"/>
                <v:stroke on="f"/>
                <v:imagedata o:title=""/>
                <o:lock v:ext="edit" aspectratio="f"/>
                <v:textbox inset="0mm,0mm,0mm,0mm">
                  <w:txbxContent>
                    <w:p w14:paraId="313D70E4">
                      <w:pPr>
                        <w:jc w:val="left"/>
                        <w:rPr>
                          <w:rFonts w:ascii="楷体_GB2312" w:eastAsia="楷体_GB2312"/>
                          <w:szCs w:val="21"/>
                        </w:rPr>
                      </w:pPr>
                      <w:r>
                        <w:rPr>
                          <w:rFonts w:hint="eastAsia" w:ascii="楷体_GB2312" w:eastAsia="楷体_GB2312"/>
                          <w:szCs w:val="21"/>
                        </w:rPr>
                        <w:t>质量标准的约定</w:t>
                      </w:r>
                    </w:p>
                  </w:txbxContent>
                </v:textbox>
              </v:shape>
            </w:pict>
          </mc:Fallback>
        </mc:AlternateContent>
      </w:r>
      <w:r>
        <w:rPr>
          <w:color w:val="auto"/>
        </w:rPr>
        <w:t>10.1.1本工程质量标准必须符合国家及地方标准和规范。若本合同中约定的任何工程质量标准与国家及地方标准有异，则按要求较高者执行。因承包人的原因造成工程质量达不到约定的质量标准和技术要求，承包人承担违约责任。</w:t>
      </w:r>
      <w:r>
        <w:rPr>
          <w:rFonts w:ascii="宋体" w:hAnsi="宋体"/>
          <w:color w:val="auto"/>
        </w:rPr>
        <w:t>本工程质量等级约定为不低于</w:t>
      </w:r>
      <w:r>
        <w:rPr>
          <w:rFonts w:hint="eastAsia" w:ascii="宋体" w:hAnsi="宋体"/>
          <w:color w:val="auto"/>
        </w:rPr>
        <w:t>本合同专用</w:t>
      </w:r>
      <w:r>
        <w:rPr>
          <w:rFonts w:ascii="宋体" w:hAnsi="宋体"/>
          <w:color w:val="auto"/>
        </w:rPr>
        <w:t>条款及</w:t>
      </w:r>
      <w:r>
        <w:rPr>
          <w:rFonts w:hint="eastAsia" w:ascii="宋体" w:hAnsi="宋体"/>
          <w:color w:val="auto"/>
        </w:rPr>
        <w:t>技术规范等约定</w:t>
      </w:r>
      <w:r>
        <w:rPr>
          <w:rFonts w:ascii="宋体" w:hAnsi="宋体"/>
          <w:color w:val="auto"/>
        </w:rPr>
        <w:t>的合格标准</w:t>
      </w:r>
      <w:r>
        <w:rPr>
          <w:rFonts w:hint="eastAsia" w:ascii="宋体" w:hAnsi="宋体"/>
          <w:color w:val="auto"/>
          <w:lang w:eastAsia="zh-CN"/>
        </w:rPr>
        <w:t>。</w:t>
      </w:r>
    </w:p>
    <w:p w14:paraId="65FDF9E3">
      <w:pPr>
        <w:pStyle w:val="51"/>
        <w:spacing w:after="0"/>
        <w:ind w:left="849" w:leftChars="113" w:hanging="612" w:hangingChars="255"/>
        <w:rPr>
          <w:color w:val="auto"/>
        </w:rPr>
      </w:pPr>
      <w:r>
        <w:rPr>
          <w:color w:val="auto"/>
          <w:lang w:val="en-US" w:eastAsia="zh-CN"/>
        </w:rPr>
        <mc:AlternateContent>
          <mc:Choice Requires="wps">
            <w:drawing>
              <wp:anchor distT="0" distB="0" distL="114300" distR="114300" simplePos="0" relativeHeight="251737088" behindDoc="0" locked="0" layoutInCell="1" allowOverlap="1">
                <wp:simplePos x="0" y="0"/>
                <wp:positionH relativeFrom="column">
                  <wp:posOffset>-720090</wp:posOffset>
                </wp:positionH>
                <wp:positionV relativeFrom="paragraph">
                  <wp:posOffset>64770</wp:posOffset>
                </wp:positionV>
                <wp:extent cx="737870" cy="720090"/>
                <wp:effectExtent l="0" t="0" r="5080" b="6350"/>
                <wp:wrapNone/>
                <wp:docPr id="103" name="文本框 103"/>
                <wp:cNvGraphicFramePr/>
                <a:graphic xmlns:a="http://schemas.openxmlformats.org/drawingml/2006/main">
                  <a:graphicData uri="http://schemas.microsoft.com/office/word/2010/wordprocessingShape">
                    <wps:wsp>
                      <wps:cNvSpPr txBox="1">
                        <a:spLocks noChangeArrowheads="1"/>
                      </wps:cNvSpPr>
                      <wps:spPr bwMode="auto">
                        <a:xfrm>
                          <a:off x="0" y="0"/>
                          <a:ext cx="737870" cy="720090"/>
                        </a:xfrm>
                        <a:prstGeom prst="rect">
                          <a:avLst/>
                        </a:prstGeom>
                        <a:solidFill>
                          <a:srgbClr val="FFFFFF"/>
                        </a:solidFill>
                        <a:ln>
                          <a:noFill/>
                        </a:ln>
                        <a:effectLst/>
                      </wps:spPr>
                      <wps:txbx>
                        <w:txbxContent>
                          <w:p w14:paraId="0B8ECC7C">
                            <w:pPr>
                              <w:jc w:val="left"/>
                              <w:rPr>
                                <w:rFonts w:ascii="楷体_GB2312" w:eastAsia="楷体_GB2312"/>
                                <w:szCs w:val="21"/>
                              </w:rPr>
                            </w:pPr>
                            <w:r>
                              <w:rPr>
                                <w:rFonts w:hint="eastAsia" w:ascii="楷体_GB2312" w:eastAsia="楷体_GB2312"/>
                                <w:szCs w:val="21"/>
                              </w:rPr>
                              <w:t>承包人的质量责任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6.7pt;width:58.1pt;z-index:251737088;mso-width-relative:page;mso-height-relative:page;" fillcolor="#FFFFFF" filled="t" stroked="f" coordsize="21600,21600" o:gfxdata="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N&#10;tXY41gAAAAkBAAAPAAAAAAAAAAEAIAAAACIAAABkcnMvZG93bnJldi54bWxQSwECFAAUAAAACACH&#10;TuJA0KYT+iYCAAA/BAAADgAAAAAAAAABACAAAAAlAQAAZHJzL2Uyb0RvYy54bWxQSwUGAAAAAAYA&#10;BgBZAQAAvQUAAAAA&#10;">
                <v:fill on="t" focussize="0,0"/>
                <v:stroke on="f"/>
                <v:imagedata o:title=""/>
                <o:lock v:ext="edit" aspectratio="f"/>
                <v:textbox inset="0mm,0mm,0mm,0mm">
                  <w:txbxContent>
                    <w:p w14:paraId="0B8ECC7C">
                      <w:pPr>
                        <w:jc w:val="left"/>
                        <w:rPr>
                          <w:rFonts w:ascii="楷体_GB2312" w:eastAsia="楷体_GB2312"/>
                          <w:szCs w:val="21"/>
                        </w:rPr>
                      </w:pPr>
                      <w:r>
                        <w:rPr>
                          <w:rFonts w:hint="eastAsia" w:ascii="楷体_GB2312" w:eastAsia="楷体_GB2312"/>
                          <w:szCs w:val="21"/>
                        </w:rPr>
                        <w:t>承包人的质量责任</w:t>
                      </w:r>
                    </w:p>
                  </w:txbxContent>
                </v:textbox>
              </v:shape>
            </w:pict>
          </mc:Fallback>
        </mc:AlternateContent>
      </w:r>
      <w:r>
        <w:rPr>
          <w:color w:val="auto"/>
        </w:rPr>
        <w:t>10.1.2承包人就本工程的工程质量向发包人负责，提供和组织足够的工程质量控制和检验人员；因承包人在质量控制方面的责任造成的工程损坏，由承包人自行修复，并承担因此造成的发包人的损失，延误的工期不予顺延。</w:t>
      </w:r>
    </w:p>
    <w:p w14:paraId="5B685DB8">
      <w:pPr>
        <w:pStyle w:val="51"/>
        <w:spacing w:after="0"/>
        <w:ind w:left="847" w:leftChars="135" w:hanging="564" w:hangingChars="235"/>
        <w:rPr>
          <w:color w:val="auto"/>
        </w:rPr>
      </w:pPr>
      <w:r>
        <w:rPr>
          <w:color w:val="auto"/>
          <w:lang w:val="en-US" w:eastAsia="zh-CN"/>
        </w:rPr>
        <mc:AlternateContent>
          <mc:Choice Requires="wps">
            <w:drawing>
              <wp:anchor distT="0" distB="0" distL="114300" distR="114300" simplePos="0" relativeHeight="251772928" behindDoc="0" locked="0" layoutInCell="1" allowOverlap="1">
                <wp:simplePos x="0" y="0"/>
                <wp:positionH relativeFrom="column">
                  <wp:posOffset>-720090</wp:posOffset>
                </wp:positionH>
                <wp:positionV relativeFrom="paragraph">
                  <wp:posOffset>12700</wp:posOffset>
                </wp:positionV>
                <wp:extent cx="737870" cy="416560"/>
                <wp:effectExtent l="0" t="0" r="5080" b="4445"/>
                <wp:wrapNone/>
                <wp:docPr id="102" name="文本框 102"/>
                <wp:cNvGraphicFramePr/>
                <a:graphic xmlns:a="http://schemas.openxmlformats.org/drawingml/2006/main">
                  <a:graphicData uri="http://schemas.microsoft.com/office/word/2010/wordprocessingShape">
                    <wps:wsp>
                      <wps:cNvSpPr txBox="1">
                        <a:spLocks noChangeArrowheads="1"/>
                      </wps:cNvSpPr>
                      <wps:spPr bwMode="auto">
                        <a:xfrm>
                          <a:off x="0" y="0"/>
                          <a:ext cx="737870" cy="416560"/>
                        </a:xfrm>
                        <a:prstGeom prst="rect">
                          <a:avLst/>
                        </a:prstGeom>
                        <a:solidFill>
                          <a:srgbClr val="FFFFFF"/>
                        </a:solidFill>
                        <a:ln>
                          <a:noFill/>
                        </a:ln>
                        <a:effectLst/>
                      </wps:spPr>
                      <wps:txbx>
                        <w:txbxContent>
                          <w:p w14:paraId="4F5DE98A">
                            <w:pPr>
                              <w:jc w:val="left"/>
                              <w:rPr>
                                <w:rFonts w:ascii="楷体_GB2312" w:eastAsia="楷体_GB2312"/>
                                <w:szCs w:val="21"/>
                              </w:rPr>
                            </w:pPr>
                            <w:r>
                              <w:rPr>
                                <w:rFonts w:hint="eastAsia" w:ascii="楷体_GB2312" w:eastAsia="楷体_GB2312"/>
                                <w:szCs w:val="21"/>
                              </w:rPr>
                              <w:t>施工质量不符的约定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pt;height:32.8pt;width:58.1pt;z-index:251772928;mso-width-relative:page;mso-height-relative:page;" fillcolor="#FFFFFF" filled="t" stroked="f" coordsize="21600,21600" o:gfxdata="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0ugZdYAAAAHAQAADwAAAAAAAAABACAAAAAiAAAAZHJzL2Rvd25yZXYueG1sUEsBAhQAFAAAAAgA&#10;h07iQLfLKOInAgAAPwQAAA4AAAAAAAAAAQAgAAAAJQEAAGRycy9lMm9Eb2MueG1sUEsFBgAAAAAG&#10;AAYAWQEAAL4FAAAAAA==&#10;">
                <v:fill on="t" focussize="0,0"/>
                <v:stroke on="f"/>
                <v:imagedata o:title=""/>
                <o:lock v:ext="edit" aspectratio="f"/>
                <v:textbox inset="0mm,0mm,0mm,0mm">
                  <w:txbxContent>
                    <w:p w14:paraId="4F5DE98A">
                      <w:pPr>
                        <w:jc w:val="left"/>
                        <w:rPr>
                          <w:rFonts w:ascii="楷体_GB2312" w:eastAsia="楷体_GB2312"/>
                          <w:szCs w:val="21"/>
                        </w:rPr>
                      </w:pPr>
                      <w:r>
                        <w:rPr>
                          <w:rFonts w:hint="eastAsia" w:ascii="楷体_GB2312" w:eastAsia="楷体_GB2312"/>
                          <w:szCs w:val="21"/>
                        </w:rPr>
                        <w:t>施工质量不符的约定</w:t>
                      </w:r>
                    </w:p>
                  </w:txbxContent>
                </v:textbox>
              </v:shape>
            </w:pict>
          </mc:Fallback>
        </mc:AlternateContent>
      </w:r>
      <w:r>
        <w:rPr>
          <w:color w:val="auto"/>
        </w:rPr>
        <w:t>10.1.3 对现场不符合工程规范、技术要求和质量标准的施工，发包人和监理工程师可要求承包人返工处理，由此造成的损失和引致的费用由承包人承担，工期不予顺延。</w:t>
      </w:r>
    </w:p>
    <w:p w14:paraId="4DE0427F">
      <w:pPr>
        <w:pStyle w:val="51"/>
        <w:spacing w:after="0"/>
        <w:ind w:left="847" w:leftChars="135" w:hanging="564" w:hangingChars="235"/>
        <w:rPr>
          <w:color w:val="auto"/>
        </w:rPr>
      </w:pPr>
      <w:r>
        <w:rPr>
          <w:rFonts w:hint="eastAsia"/>
          <w:color w:val="auto"/>
        </w:rPr>
        <w:t>10.1.4 参加发包人组织实测实量和飞检</w:t>
      </w:r>
      <w:r>
        <w:rPr>
          <w:rFonts w:hint="eastAsia"/>
          <w:color w:val="auto"/>
          <w:lang w:eastAsia="zh-CN"/>
        </w:rPr>
        <w:t>，且参加实测实量及飞捡的费用由承包人承担，在报价中综合考虑</w:t>
      </w:r>
      <w:r>
        <w:rPr>
          <w:rFonts w:hint="eastAsia"/>
          <w:color w:val="auto"/>
        </w:rPr>
        <w:t>。</w:t>
      </w:r>
    </w:p>
    <w:p w14:paraId="2F63D622">
      <w:pPr>
        <w:pStyle w:val="51"/>
        <w:spacing w:after="0"/>
        <w:ind w:left="1079" w:leftChars="114" w:hanging="840" w:hangingChars="350"/>
        <w:rPr>
          <w:color w:val="auto"/>
        </w:rPr>
      </w:pPr>
      <w:r>
        <w:rPr>
          <w:rFonts w:hint="eastAsia"/>
          <w:color w:val="auto"/>
        </w:rPr>
        <w:t>10.1.5 其他约定。</w:t>
      </w:r>
    </w:p>
    <w:p w14:paraId="241AA195">
      <w:pPr>
        <w:pStyle w:val="50"/>
        <w:numPr>
          <w:ilvl w:val="0"/>
          <w:numId w:val="0"/>
        </w:numPr>
        <w:spacing w:before="120" w:after="120" w:line="360" w:lineRule="auto"/>
        <w:rPr>
          <w:color w:val="auto"/>
          <w:szCs w:val="24"/>
        </w:rPr>
      </w:pPr>
      <w:bookmarkStart w:id="691" w:name="_Toc8833197"/>
      <w:bookmarkStart w:id="692" w:name="_Toc144869921"/>
      <w:bookmarkStart w:id="693" w:name="_Toc122080300"/>
      <w:bookmarkStart w:id="694" w:name="_Toc455134567"/>
      <w:bookmarkStart w:id="695" w:name="_Toc357434470"/>
      <w:bookmarkStart w:id="696" w:name="_Toc454555615"/>
      <w:bookmarkStart w:id="697" w:name="_Toc455151695"/>
      <w:r>
        <w:rPr>
          <w:color w:val="auto"/>
          <w:szCs w:val="24"/>
        </w:rPr>
        <w:t>10.2 质量检验</w:t>
      </w:r>
      <w:bookmarkEnd w:id="691"/>
      <w:bookmarkEnd w:id="692"/>
      <w:bookmarkEnd w:id="693"/>
      <w:bookmarkEnd w:id="694"/>
      <w:bookmarkEnd w:id="695"/>
      <w:bookmarkEnd w:id="696"/>
      <w:bookmarkEnd w:id="697"/>
    </w:p>
    <w:p w14:paraId="2CB592B1">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38112" behindDoc="0" locked="0" layoutInCell="1" allowOverlap="1">
                <wp:simplePos x="0" y="0"/>
                <wp:positionH relativeFrom="column">
                  <wp:posOffset>-767080</wp:posOffset>
                </wp:positionH>
                <wp:positionV relativeFrom="paragraph">
                  <wp:posOffset>68580</wp:posOffset>
                </wp:positionV>
                <wp:extent cx="737870" cy="531495"/>
                <wp:effectExtent l="0" t="0" r="5080" b="5080"/>
                <wp:wrapNone/>
                <wp:docPr id="101" name="文本框 101"/>
                <wp:cNvGraphicFramePr/>
                <a:graphic xmlns:a="http://schemas.openxmlformats.org/drawingml/2006/main">
                  <a:graphicData uri="http://schemas.microsoft.com/office/word/2010/wordprocessingShape">
                    <wps:wsp>
                      <wps:cNvSpPr txBox="1">
                        <a:spLocks noChangeArrowheads="1"/>
                      </wps:cNvSpPr>
                      <wps:spPr bwMode="auto">
                        <a:xfrm>
                          <a:off x="0" y="0"/>
                          <a:ext cx="737870" cy="531495"/>
                        </a:xfrm>
                        <a:prstGeom prst="rect">
                          <a:avLst/>
                        </a:prstGeom>
                        <a:solidFill>
                          <a:srgbClr val="FFFFFF"/>
                        </a:solidFill>
                        <a:ln>
                          <a:noFill/>
                        </a:ln>
                        <a:effectLst/>
                      </wps:spPr>
                      <wps:txbx>
                        <w:txbxContent>
                          <w:p w14:paraId="6D4DAAF6">
                            <w:pPr>
                              <w:jc w:val="left"/>
                              <w:rPr>
                                <w:rFonts w:ascii="楷体_GB2312" w:eastAsia="楷体_GB2312"/>
                                <w:szCs w:val="21"/>
                              </w:rPr>
                            </w:pPr>
                            <w:r>
                              <w:rPr>
                                <w:rFonts w:hint="eastAsia" w:ascii="楷体_GB2312" w:eastAsia="楷体_GB2312"/>
                                <w:szCs w:val="21"/>
                              </w:rPr>
                              <w:t>施工符合的标准要求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4pt;margin-top:5.4pt;height:41.85pt;width:58.1pt;z-index:251738112;mso-width-relative:page;mso-height-relative:page;" fillcolor="#FFFFFF" filled="t" stroked="f" coordsize="21600,21600" o:gfxdata="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qn2D02AAAAAkBAAAPAAAAAAAAAAEAIAAAACIAAABkcnMvZG93bnJldi54bWxQSwECFAAUAAAA&#10;CACHTuJAxtA84ycCAAA/BAAADgAAAAAAAAABACAAAAAnAQAAZHJzL2Uyb0RvYy54bWxQSwUGAAAA&#10;AAYABgBZAQAAwAUAAAAA&#10;">
                <v:fill on="t" focussize="0,0"/>
                <v:stroke on="f"/>
                <v:imagedata o:title=""/>
                <o:lock v:ext="edit" aspectratio="f"/>
                <v:textbox inset="0mm,0mm,0mm,0mm">
                  <w:txbxContent>
                    <w:p w14:paraId="6D4DAAF6">
                      <w:pPr>
                        <w:jc w:val="left"/>
                        <w:rPr>
                          <w:rFonts w:ascii="楷体_GB2312" w:eastAsia="楷体_GB2312"/>
                          <w:szCs w:val="21"/>
                        </w:rPr>
                      </w:pPr>
                      <w:r>
                        <w:rPr>
                          <w:rFonts w:hint="eastAsia" w:ascii="楷体_GB2312" w:eastAsia="楷体_GB2312"/>
                          <w:szCs w:val="21"/>
                        </w:rPr>
                        <w:t>施工符合的标准要求</w:t>
                      </w:r>
                    </w:p>
                  </w:txbxContent>
                </v:textbox>
              </v:shape>
            </w:pict>
          </mc:Fallback>
        </mc:AlternateContent>
      </w:r>
      <w:r>
        <w:rPr>
          <w:color w:val="auto"/>
        </w:rPr>
        <w:t>10.2.1承包人应严格按照有关标准、规范和设计图纸要求以及发包人和监理工程师的指令施工，并随时接受检查、检验，为检查、检验提供一切便利条件。</w:t>
      </w:r>
    </w:p>
    <w:p w14:paraId="4CC967AB">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39136" behindDoc="0" locked="0" layoutInCell="1" allowOverlap="1">
                <wp:simplePos x="0" y="0"/>
                <wp:positionH relativeFrom="column">
                  <wp:posOffset>-720090</wp:posOffset>
                </wp:positionH>
                <wp:positionV relativeFrom="paragraph">
                  <wp:posOffset>71755</wp:posOffset>
                </wp:positionV>
                <wp:extent cx="737870" cy="729615"/>
                <wp:effectExtent l="0" t="0" r="5080" b="5080"/>
                <wp:wrapNone/>
                <wp:docPr id="100" name="文本框 100"/>
                <wp:cNvGraphicFramePr/>
                <a:graphic xmlns:a="http://schemas.openxmlformats.org/drawingml/2006/main">
                  <a:graphicData uri="http://schemas.microsoft.com/office/word/2010/wordprocessingShape">
                    <wps:wsp>
                      <wps:cNvSpPr txBox="1">
                        <a:spLocks noChangeArrowheads="1"/>
                      </wps:cNvSpPr>
                      <wps:spPr bwMode="auto">
                        <a:xfrm>
                          <a:off x="0" y="0"/>
                          <a:ext cx="737870" cy="729615"/>
                        </a:xfrm>
                        <a:prstGeom prst="rect">
                          <a:avLst/>
                        </a:prstGeom>
                        <a:solidFill>
                          <a:srgbClr val="FFFFFF"/>
                        </a:solidFill>
                        <a:ln>
                          <a:noFill/>
                        </a:ln>
                        <a:effectLst/>
                      </wps:spPr>
                      <wps:txbx>
                        <w:txbxContent>
                          <w:p w14:paraId="5F17D1FA">
                            <w:pPr>
                              <w:jc w:val="left"/>
                              <w:rPr>
                                <w:rFonts w:ascii="楷体_GB2312" w:eastAsia="楷体_GB2312"/>
                                <w:szCs w:val="21"/>
                              </w:rPr>
                            </w:pPr>
                            <w:r>
                              <w:rPr>
                                <w:rFonts w:hint="eastAsia" w:ascii="楷体_GB2312" w:eastAsia="楷体_GB2312"/>
                                <w:szCs w:val="21"/>
                              </w:rPr>
                              <w:t>工程隐蔽验收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7.45pt;width:58.1pt;z-index:251739136;mso-width-relative:page;mso-height-relative:page;" fillcolor="#FFFFFF" filled="t" stroked="f" coordsize="21600,21600" o:gfxdata="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7at6oNYAAAAJAQAADwAAAAAAAAABACAAAAAiAAAAZHJzL2Rvd25yZXYueG1sUEsBAhQAFAAAAAgA&#10;h07iQOmcNTQnAgAAPwQAAA4AAAAAAAAAAQAgAAAAJQEAAGRycy9lMm9Eb2MueG1sUEsFBgAAAAAG&#10;AAYAWQEAAL4FAAAAAA==&#10;">
                <v:fill on="t" focussize="0,0"/>
                <v:stroke on="f"/>
                <v:imagedata o:title=""/>
                <o:lock v:ext="edit" aspectratio="f"/>
                <v:textbox inset="0mm,0mm,0mm,0mm">
                  <w:txbxContent>
                    <w:p w14:paraId="5F17D1FA">
                      <w:pPr>
                        <w:jc w:val="left"/>
                        <w:rPr>
                          <w:rFonts w:ascii="楷体_GB2312" w:eastAsia="楷体_GB2312"/>
                          <w:szCs w:val="21"/>
                        </w:rPr>
                      </w:pPr>
                      <w:r>
                        <w:rPr>
                          <w:rFonts w:hint="eastAsia" w:ascii="楷体_GB2312" w:eastAsia="楷体_GB2312"/>
                          <w:szCs w:val="21"/>
                        </w:rPr>
                        <w:t>工程隐蔽验收</w:t>
                      </w:r>
                    </w:p>
                  </w:txbxContent>
                </v:textbox>
              </v:shape>
            </w:pict>
          </mc:Fallback>
        </mc:AlternateContent>
      </w:r>
      <w:r>
        <w:rPr>
          <w:color w:val="auto"/>
        </w:rPr>
        <w:t>10.2.2没有发包人或监理工程师的批准，任何工程均不得隐蔽。当工程某部分具备隐蔽条件时，承包人须自检，自检合格后提前24小时通知发包人工程师和监理工程师申请分部分项工程验收，发包人工程师和监理工程师应按时参加隐蔽工程的检验，不得无故拖延，除非认为没有必要检验，并就此通知承包人。</w:t>
      </w:r>
    </w:p>
    <w:p w14:paraId="659ADD04">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40160" behindDoc="0" locked="0" layoutInCell="1" allowOverlap="1">
                <wp:simplePos x="0" y="0"/>
                <wp:positionH relativeFrom="column">
                  <wp:posOffset>-720090</wp:posOffset>
                </wp:positionH>
                <wp:positionV relativeFrom="paragraph">
                  <wp:posOffset>76200</wp:posOffset>
                </wp:positionV>
                <wp:extent cx="737870" cy="297180"/>
                <wp:effectExtent l="0" t="0" r="5080" b="0"/>
                <wp:wrapNone/>
                <wp:docPr id="99" name="文本框 99"/>
                <wp:cNvGraphicFramePr/>
                <a:graphic xmlns:a="http://schemas.openxmlformats.org/drawingml/2006/main">
                  <a:graphicData uri="http://schemas.microsoft.com/office/word/2010/wordprocessingShape">
                    <wps:wsp>
                      <wps:cNvSpPr txBox="1">
                        <a:spLocks noChangeArrowheads="1"/>
                      </wps:cNvSpPr>
                      <wps:spPr bwMode="auto">
                        <a:xfrm>
                          <a:off x="0" y="0"/>
                          <a:ext cx="737870" cy="297180"/>
                        </a:xfrm>
                        <a:prstGeom prst="rect">
                          <a:avLst/>
                        </a:prstGeom>
                        <a:solidFill>
                          <a:srgbClr val="FFFFFF"/>
                        </a:solidFill>
                        <a:ln>
                          <a:noFill/>
                        </a:ln>
                        <a:effectLst/>
                      </wps:spPr>
                      <wps:txbx>
                        <w:txbxContent>
                          <w:p w14:paraId="25AE8724">
                            <w:pPr>
                              <w:rPr>
                                <w:rFonts w:ascii="楷体_GB2312" w:eastAsia="楷体_GB2312"/>
                                <w:szCs w:val="21"/>
                              </w:rPr>
                            </w:pPr>
                            <w:r>
                              <w:rPr>
                                <w:rFonts w:hint="eastAsia" w:ascii="楷体_GB2312" w:eastAsia="楷体_GB2312"/>
                                <w:szCs w:val="21"/>
                              </w:rPr>
                              <w:t>重新检验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6pt;height:23.4pt;width:58.1pt;z-index:251740160;mso-width-relative:page;mso-height-relative:page;" fillcolor="#FFFFFF" filled="t" stroked="f" coordsize="21600,21600" o:gfxdata="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5HTsqtcAAAAIAQAADwAAAAAAAAABACAAAAAiAAAAZHJzL2Rvd25yZXYueG1sUEsBAhQAFAAAAAgA&#10;h07iQAWx2icmAgAAPQQAAA4AAAAAAAAAAQAgAAAAJgEAAGRycy9lMm9Eb2MueG1sUEsFBgAAAAAG&#10;AAYAWQEAAL4FAAAAAA==&#10;">
                <v:fill on="t" focussize="0,0"/>
                <v:stroke on="f"/>
                <v:imagedata o:title=""/>
                <o:lock v:ext="edit" aspectratio="f"/>
                <v:textbox inset="0mm,0mm,0mm,0mm">
                  <w:txbxContent>
                    <w:p w14:paraId="25AE8724">
                      <w:pPr>
                        <w:rPr>
                          <w:rFonts w:ascii="楷体_GB2312" w:eastAsia="楷体_GB2312"/>
                          <w:szCs w:val="21"/>
                        </w:rPr>
                      </w:pPr>
                      <w:r>
                        <w:rPr>
                          <w:rFonts w:hint="eastAsia" w:ascii="楷体_GB2312" w:eastAsia="楷体_GB2312"/>
                          <w:szCs w:val="21"/>
                        </w:rPr>
                        <w:t>重新检验</w:t>
                      </w:r>
                    </w:p>
                  </w:txbxContent>
                </v:textbox>
              </v:shape>
            </w:pict>
          </mc:Fallback>
        </mc:AlternateContent>
      </w:r>
      <w:r>
        <w:rPr>
          <w:color w:val="auto"/>
        </w:rPr>
        <w:t>10.2.3无论发包人工程师和监理工程师是否进行验收，当其要求对已经隐蔽的工程重新检验时，承包人应按要求进行剥离或开孔，并在检验后重新隐蔽。如检验合格，则发包人承担因此发生的全部费用，并相应顺延工期；如检验不合格，则承包人应拆除重新施工，直到检验合格，并承担由此发生的全部费用，且工期不予顺延。</w:t>
      </w:r>
    </w:p>
    <w:p w14:paraId="011DD0C0">
      <w:pPr>
        <w:pStyle w:val="51"/>
        <w:spacing w:after="0"/>
        <w:ind w:left="1079" w:leftChars="114" w:hanging="840" w:hangingChars="350"/>
        <w:rPr>
          <w:color w:val="auto"/>
          <w:lang w:val="en-US"/>
        </w:rPr>
      </w:pPr>
      <w:r>
        <w:rPr>
          <w:color w:val="auto"/>
          <w:lang w:val="en-US" w:eastAsia="zh-CN"/>
        </w:rPr>
        <mc:AlternateContent>
          <mc:Choice Requires="wps">
            <w:drawing>
              <wp:anchor distT="45720" distB="45720" distL="114300" distR="114300" simplePos="0" relativeHeight="251868160" behindDoc="1" locked="0" layoutInCell="1" allowOverlap="1">
                <wp:simplePos x="0" y="0"/>
                <wp:positionH relativeFrom="column">
                  <wp:posOffset>-882015</wp:posOffset>
                </wp:positionH>
                <wp:positionV relativeFrom="paragraph">
                  <wp:posOffset>15875</wp:posOffset>
                </wp:positionV>
                <wp:extent cx="871220" cy="487680"/>
                <wp:effectExtent l="0" t="0" r="3810" b="7620"/>
                <wp:wrapNone/>
                <wp:docPr id="217" name="文本框 98"/>
                <wp:cNvGraphicFramePr/>
                <a:graphic xmlns:a="http://schemas.openxmlformats.org/drawingml/2006/main">
                  <a:graphicData uri="http://schemas.microsoft.com/office/word/2010/wordprocessingShape">
                    <wps:wsp>
                      <wps:cNvSpPr txBox="1">
                        <a:spLocks noChangeArrowheads="1"/>
                      </wps:cNvSpPr>
                      <wps:spPr bwMode="auto">
                        <a:xfrm>
                          <a:off x="0" y="0"/>
                          <a:ext cx="871220" cy="487680"/>
                        </a:xfrm>
                        <a:prstGeom prst="rect">
                          <a:avLst/>
                        </a:prstGeom>
                        <a:solidFill>
                          <a:srgbClr val="FFFFFF"/>
                        </a:solidFill>
                        <a:ln>
                          <a:noFill/>
                        </a:ln>
                        <a:effectLst/>
                      </wps:spPr>
                      <wps:txbx>
                        <w:txbxContent>
                          <w:p w14:paraId="4CBAC4EF">
                            <w:pPr>
                              <w:rPr>
                                <w:rFonts w:ascii="楷体" w:hAnsi="楷体" w:eastAsia="楷体"/>
                              </w:rPr>
                            </w:pPr>
                            <w:r>
                              <w:rPr>
                                <w:rFonts w:ascii="楷体" w:hAnsi="楷体" w:eastAsia="楷体"/>
                              </w:rPr>
                              <w:t>隐蔽性工程的违约责任</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文本框 98" o:spid="_x0000_s1026" o:spt="202" type="#_x0000_t202" style="position:absolute;left:0pt;margin-left:-69.45pt;margin-top:1.25pt;height:38.4pt;width:68.6pt;z-index:-251448320;mso-width-relative:page;mso-height-relative:margin;mso-height-percent:200;" fillcolor="#FFFFFF" filled="t" stroked="f" coordsize="21600,21600" o:gfxdata="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90z0NgAAAAIAQAADwAAAAAAAAABACAAAAAiAAAAZHJzL2Rvd25yZXYueG1s&#10;UEsBAhQAFAAAAAgAh07iQL/tjf0xAgAATgQAAA4AAAAAAAAAAQAgAAAAJwEAAGRycy9lMm9Eb2Mu&#10;eG1sUEsFBgAAAAAGAAYAWQEAAMoFAAAAAA==&#10;">
                <v:fill on="t" focussize="0,0"/>
                <v:stroke on="f"/>
                <v:imagedata o:title=""/>
                <o:lock v:ext="edit" aspectratio="f"/>
                <v:textbox style="mso-fit-shape-to-text:t;">
                  <w:txbxContent>
                    <w:p w14:paraId="4CBAC4EF">
                      <w:pPr>
                        <w:rPr>
                          <w:rFonts w:ascii="楷体" w:hAnsi="楷体" w:eastAsia="楷体"/>
                        </w:rPr>
                      </w:pPr>
                      <w:r>
                        <w:rPr>
                          <w:rFonts w:ascii="楷体" w:hAnsi="楷体" w:eastAsia="楷体"/>
                        </w:rPr>
                        <w:t>隐蔽性工程的违约责任</w:t>
                      </w:r>
                    </w:p>
                  </w:txbxContent>
                </v:textbox>
              </v:shape>
            </w:pict>
          </mc:Fallback>
        </mc:AlternateContent>
      </w:r>
      <w:r>
        <w:rPr>
          <w:color w:val="auto"/>
        </w:rPr>
        <w:t xml:space="preserve">10.2.4 </w:t>
      </w:r>
      <w:r>
        <w:rPr>
          <w:rFonts w:hint="eastAsia"/>
          <w:color w:val="auto"/>
        </w:rPr>
        <w:t>在工程整体或部分验收合格后，保证金退还前，未经实际验收的隐蔽性工程被发现有问题不能正常使用且不能达到发包人要求的，承包人应在收到发包人通知后3日内进行维修，不予维修或维修不合格的，发包人有权从保证金中直接扣除给发包人带来的相应损失金额；在工程整体或部分验收合格后，保证金退还后，未经实际验收的隐蔽性工程被发现有问题不能使用且不能达到发包人要求的，承包人应在收到发包人通知后3日内进行维修，不予维修或维修不合格的，承包人应按工程款的 20%支付违约金。如保证金或违约金不足以弥补发包人损失的，承包人应继续对发包人损失进行赔偿。</w:t>
      </w:r>
    </w:p>
    <w:p w14:paraId="6FDE179C">
      <w:pPr>
        <w:pStyle w:val="4"/>
        <w:tabs>
          <w:tab w:val="left" w:pos="900"/>
          <w:tab w:val="left" w:pos="1080"/>
        </w:tabs>
        <w:spacing w:before="120" w:after="120" w:line="360" w:lineRule="auto"/>
        <w:rPr>
          <w:color w:val="auto"/>
          <w:sz w:val="28"/>
          <w:szCs w:val="28"/>
        </w:rPr>
      </w:pPr>
      <w:bookmarkStart w:id="698" w:name="_Toc454555616"/>
      <w:bookmarkStart w:id="699" w:name="_Toc8833198"/>
      <w:bookmarkStart w:id="700" w:name="_Toc122080301"/>
      <w:bookmarkStart w:id="701" w:name="_Toc455151696"/>
      <w:bookmarkStart w:id="702" w:name="_Toc144869922"/>
      <w:bookmarkStart w:id="703" w:name="_Toc455134568"/>
      <w:bookmarkStart w:id="704" w:name="_Toc357434471"/>
      <w:r>
        <w:rPr>
          <w:color w:val="auto"/>
          <w:sz w:val="28"/>
          <w:szCs w:val="28"/>
        </w:rPr>
        <w:t>11、现场管理</w:t>
      </w:r>
      <w:bookmarkEnd w:id="698"/>
      <w:bookmarkEnd w:id="699"/>
      <w:bookmarkEnd w:id="700"/>
      <w:bookmarkEnd w:id="701"/>
      <w:bookmarkEnd w:id="702"/>
      <w:bookmarkEnd w:id="703"/>
      <w:bookmarkEnd w:id="704"/>
    </w:p>
    <w:p w14:paraId="363CAEEA">
      <w:pPr>
        <w:pStyle w:val="50"/>
        <w:numPr>
          <w:ilvl w:val="0"/>
          <w:numId w:val="0"/>
        </w:numPr>
        <w:spacing w:before="120" w:after="120" w:line="360" w:lineRule="auto"/>
        <w:rPr>
          <w:color w:val="auto"/>
          <w:szCs w:val="24"/>
        </w:rPr>
      </w:pPr>
      <w:bookmarkStart w:id="705" w:name="_Toc144869923"/>
      <w:bookmarkStart w:id="706" w:name="_Toc357434472"/>
      <w:bookmarkStart w:id="707" w:name="_Toc8833199"/>
      <w:bookmarkStart w:id="708" w:name="_Toc122080302"/>
      <w:r>
        <w:rPr>
          <w:color w:val="auto"/>
        </w:rPr>
        <mc:AlternateContent>
          <mc:Choice Requires="wps">
            <w:drawing>
              <wp:anchor distT="0" distB="0" distL="114300" distR="114300" simplePos="0" relativeHeight="251741184" behindDoc="0" locked="0" layoutInCell="1" allowOverlap="1">
                <wp:simplePos x="0" y="0"/>
                <wp:positionH relativeFrom="column">
                  <wp:posOffset>-720090</wp:posOffset>
                </wp:positionH>
                <wp:positionV relativeFrom="paragraph">
                  <wp:posOffset>320040</wp:posOffset>
                </wp:positionV>
                <wp:extent cx="737870" cy="687070"/>
                <wp:effectExtent l="0" t="0" r="5080" b="6350"/>
                <wp:wrapNone/>
                <wp:docPr id="97" name="文本框 97"/>
                <wp:cNvGraphicFramePr/>
                <a:graphic xmlns:a="http://schemas.openxmlformats.org/drawingml/2006/main">
                  <a:graphicData uri="http://schemas.microsoft.com/office/word/2010/wordprocessingShape">
                    <wps:wsp>
                      <wps:cNvSpPr txBox="1">
                        <a:spLocks noChangeArrowheads="1"/>
                      </wps:cNvSpPr>
                      <wps:spPr bwMode="auto">
                        <a:xfrm>
                          <a:off x="0" y="0"/>
                          <a:ext cx="737870" cy="687070"/>
                        </a:xfrm>
                        <a:prstGeom prst="rect">
                          <a:avLst/>
                        </a:prstGeom>
                        <a:solidFill>
                          <a:srgbClr val="FFFFFF"/>
                        </a:solidFill>
                        <a:ln>
                          <a:noFill/>
                        </a:ln>
                        <a:effectLst/>
                      </wps:spPr>
                      <wps:txbx>
                        <w:txbxContent>
                          <w:p w14:paraId="126AD14E">
                            <w:pPr>
                              <w:rPr>
                                <w:rFonts w:ascii="楷体_GB2312" w:eastAsia="楷体_GB2312"/>
                                <w:szCs w:val="21"/>
                              </w:rPr>
                            </w:pPr>
                            <w:r>
                              <w:rPr>
                                <w:rFonts w:hint="eastAsia" w:ascii="楷体_GB2312" w:eastAsia="楷体_GB2312"/>
                                <w:szCs w:val="21"/>
                              </w:rPr>
                              <w:t>安全、文明施工综述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5.2pt;height:54.1pt;width:58.1pt;z-index:251741184;mso-width-relative:page;mso-height-relative:page;" fillcolor="#FFFFFF" filled="t" stroked="f" coordsize="21600,21600" o:gfxdata="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GE&#10;Z8HYAAAACQEAAA8AAAAAAAAAAQAgAAAAIgAAAGRycy9kb3ducmV2LnhtbFBLAQIUABQAAAAIAIdO&#10;4kAHOwhjIwIAAD0EAAAOAAAAAAAAAAEAIAAAACcBAABkcnMvZTJvRG9jLnhtbFBLBQYAAAAABgAG&#10;AFkBAAC8BQAAAAA=&#10;">
                <v:fill on="t" focussize="0,0"/>
                <v:stroke on="f"/>
                <v:imagedata o:title=""/>
                <o:lock v:ext="edit" aspectratio="f"/>
                <v:textbox inset="0mm,0mm,0mm,0mm">
                  <w:txbxContent>
                    <w:p w14:paraId="126AD14E">
                      <w:pPr>
                        <w:rPr>
                          <w:rFonts w:ascii="楷体_GB2312" w:eastAsia="楷体_GB2312"/>
                          <w:szCs w:val="21"/>
                        </w:rPr>
                      </w:pPr>
                      <w:r>
                        <w:rPr>
                          <w:rFonts w:hint="eastAsia" w:ascii="楷体_GB2312" w:eastAsia="楷体_GB2312"/>
                          <w:szCs w:val="21"/>
                        </w:rPr>
                        <w:t>安全、文明施工综述</w:t>
                      </w:r>
                    </w:p>
                  </w:txbxContent>
                </v:textbox>
              </v:shape>
            </w:pict>
          </mc:Fallback>
        </mc:AlternateContent>
      </w:r>
      <w:bookmarkStart w:id="709" w:name="_Toc454555617"/>
      <w:bookmarkStart w:id="710" w:name="_Toc455151697"/>
      <w:bookmarkStart w:id="711" w:name="_Toc455134569"/>
      <w:r>
        <w:rPr>
          <w:color w:val="auto"/>
          <w:szCs w:val="24"/>
        </w:rPr>
        <w:t>11.1 现场安全、文明施工</w:t>
      </w:r>
      <w:bookmarkEnd w:id="705"/>
      <w:bookmarkEnd w:id="706"/>
      <w:bookmarkEnd w:id="707"/>
      <w:bookmarkEnd w:id="708"/>
      <w:bookmarkEnd w:id="709"/>
      <w:bookmarkEnd w:id="710"/>
      <w:bookmarkEnd w:id="711"/>
    </w:p>
    <w:p w14:paraId="510F13F5">
      <w:pPr>
        <w:pStyle w:val="51"/>
        <w:spacing w:after="0"/>
        <w:ind w:left="1079" w:leftChars="114" w:hanging="840" w:hangingChars="350"/>
        <w:rPr>
          <w:color w:val="auto"/>
        </w:rPr>
      </w:pPr>
      <w:r>
        <w:rPr>
          <w:color w:val="auto"/>
        </w:rPr>
        <w:t>11.1.1承包人除应遵守有关国家及地区工程建设安全生产及文明施工的管理规定外，还应按照本合同《技术要求》中有关现场安全文明施工的要求，严格按照安全文明施工标准组织施工。</w:t>
      </w:r>
    </w:p>
    <w:p w14:paraId="4A7D8CBF">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84192" behindDoc="0" locked="0" layoutInCell="1" allowOverlap="1">
                <wp:simplePos x="0" y="0"/>
                <wp:positionH relativeFrom="column">
                  <wp:posOffset>-720090</wp:posOffset>
                </wp:positionH>
                <wp:positionV relativeFrom="paragraph">
                  <wp:posOffset>43815</wp:posOffset>
                </wp:positionV>
                <wp:extent cx="737870" cy="430530"/>
                <wp:effectExtent l="0" t="0" r="5080" b="6985"/>
                <wp:wrapNone/>
                <wp:docPr id="96" name="文本框 96"/>
                <wp:cNvGraphicFramePr/>
                <a:graphic xmlns:a="http://schemas.openxmlformats.org/drawingml/2006/main">
                  <a:graphicData uri="http://schemas.microsoft.com/office/word/2010/wordprocessingShape">
                    <wps:wsp>
                      <wps:cNvSpPr txBox="1">
                        <a:spLocks noChangeArrowheads="1"/>
                      </wps:cNvSpPr>
                      <wps:spPr bwMode="auto">
                        <a:xfrm>
                          <a:off x="0" y="0"/>
                          <a:ext cx="737870" cy="430530"/>
                        </a:xfrm>
                        <a:prstGeom prst="rect">
                          <a:avLst/>
                        </a:prstGeom>
                        <a:solidFill>
                          <a:srgbClr val="FFFFFF"/>
                        </a:solidFill>
                        <a:ln>
                          <a:noFill/>
                        </a:ln>
                        <a:effectLst/>
                      </wps:spPr>
                      <wps:txbx>
                        <w:txbxContent>
                          <w:p w14:paraId="5235B51F">
                            <w:pPr>
                              <w:jc w:val="left"/>
                              <w:rPr>
                                <w:rFonts w:ascii="楷体_GB2312" w:eastAsia="楷体_GB2312"/>
                                <w:szCs w:val="21"/>
                              </w:rPr>
                            </w:pPr>
                            <w:r>
                              <w:rPr>
                                <w:rFonts w:hint="eastAsia" w:ascii="楷体_GB2312" w:eastAsia="楷体_GB2312"/>
                                <w:szCs w:val="21"/>
                              </w:rPr>
                              <w:t>安全文明施工要求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45pt;height:33.9pt;width:58.1pt;z-index:251784192;mso-width-relative:page;mso-height-relative:page;" fillcolor="#FFFFFF" filled="t" stroked="f" coordsize="21600,21600" o:gfxdata="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3ohK0dYAAAAHAQAADwAAAAAAAAABACAAAAAiAAAAZHJzL2Rvd25yZXYueG1sUEsBAhQAFAAAAAgA&#10;h07iQFA9HFwnAgAAPQQAAA4AAAAAAAAAAQAgAAAAJQEAAGRycy9lMm9Eb2MueG1sUEsFBgAAAAAG&#10;AAYAWQEAAL4FAAAAAA==&#10;">
                <v:fill on="t" focussize="0,0"/>
                <v:stroke on="f"/>
                <v:imagedata o:title=""/>
                <o:lock v:ext="edit" aspectratio="f"/>
                <v:textbox inset="0mm,0mm,0mm,0mm">
                  <w:txbxContent>
                    <w:p w14:paraId="5235B51F">
                      <w:pPr>
                        <w:jc w:val="left"/>
                        <w:rPr>
                          <w:rFonts w:ascii="楷体_GB2312" w:eastAsia="楷体_GB2312"/>
                          <w:szCs w:val="21"/>
                        </w:rPr>
                      </w:pPr>
                      <w:r>
                        <w:rPr>
                          <w:rFonts w:hint="eastAsia" w:ascii="楷体_GB2312" w:eastAsia="楷体_GB2312"/>
                          <w:szCs w:val="21"/>
                        </w:rPr>
                        <w:t>安全文明施工要求</w:t>
                      </w:r>
                    </w:p>
                  </w:txbxContent>
                </v:textbox>
              </v:shape>
            </w:pict>
          </mc:Fallback>
        </mc:AlternateContent>
      </w:r>
      <w:r>
        <w:rPr>
          <w:color w:val="auto"/>
        </w:rPr>
        <w:t>11.1.2 发包人对本工程在安全文明施工方面的要求见专用条款及</w:t>
      </w:r>
      <w:r>
        <w:rPr>
          <w:rFonts w:hint="eastAsia" w:ascii="宋体" w:hAnsi="宋体"/>
          <w:color w:val="auto"/>
        </w:rPr>
        <w:t>及</w:t>
      </w:r>
      <w:r>
        <w:rPr>
          <w:rFonts w:ascii="宋体" w:hAnsi="宋体"/>
          <w:color w:val="auto"/>
        </w:rPr>
        <w:t>相关工程管理规范</w:t>
      </w:r>
      <w:r>
        <w:rPr>
          <w:rFonts w:hint="eastAsia" w:ascii="宋体" w:hAnsi="宋体"/>
          <w:color w:val="auto"/>
        </w:rPr>
        <w:t>文件</w:t>
      </w:r>
      <w:r>
        <w:rPr>
          <w:color w:val="auto"/>
        </w:rPr>
        <w:t>的约定，承包人</w:t>
      </w:r>
      <w:r>
        <w:rPr>
          <w:rFonts w:hint="eastAsia"/>
          <w:color w:val="auto"/>
          <w:lang w:eastAsia="zh-CN"/>
        </w:rPr>
        <w:t>须</w:t>
      </w:r>
      <w:r>
        <w:rPr>
          <w:color w:val="auto"/>
        </w:rPr>
        <w:t>在投标时充分考虑到为实现此要求而需要实施的工作和费用。</w:t>
      </w:r>
    </w:p>
    <w:p w14:paraId="4D8D670F">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59616" behindDoc="0" locked="0" layoutInCell="1" allowOverlap="1">
                <wp:simplePos x="0" y="0"/>
                <wp:positionH relativeFrom="column">
                  <wp:posOffset>-720090</wp:posOffset>
                </wp:positionH>
                <wp:positionV relativeFrom="paragraph">
                  <wp:posOffset>42545</wp:posOffset>
                </wp:positionV>
                <wp:extent cx="737870" cy="337185"/>
                <wp:effectExtent l="0" t="0" r="5080" b="1270"/>
                <wp:wrapNone/>
                <wp:docPr id="95" name="文本框 95"/>
                <wp:cNvGraphicFramePr/>
                <a:graphic xmlns:a="http://schemas.openxmlformats.org/drawingml/2006/main">
                  <a:graphicData uri="http://schemas.microsoft.com/office/word/2010/wordprocessingShape">
                    <wps:wsp>
                      <wps:cNvSpPr txBox="1">
                        <a:spLocks noChangeArrowheads="1"/>
                      </wps:cNvSpPr>
                      <wps:spPr bwMode="auto">
                        <a:xfrm>
                          <a:off x="0" y="0"/>
                          <a:ext cx="737870" cy="337185"/>
                        </a:xfrm>
                        <a:prstGeom prst="rect">
                          <a:avLst/>
                        </a:prstGeom>
                        <a:solidFill>
                          <a:srgbClr val="FFFFFF"/>
                        </a:solidFill>
                        <a:ln>
                          <a:noFill/>
                        </a:ln>
                        <a:effectLst/>
                      </wps:spPr>
                      <wps:txbx>
                        <w:txbxContent>
                          <w:p w14:paraId="4A2E334B">
                            <w:pPr>
                              <w:jc w:val="left"/>
                              <w:rPr>
                                <w:rFonts w:ascii="楷体_GB2312" w:eastAsia="楷体_GB2312"/>
                                <w:szCs w:val="21"/>
                              </w:rPr>
                            </w:pPr>
                            <w:r>
                              <w:rPr>
                                <w:rFonts w:hint="eastAsia" w:ascii="楷体_GB2312" w:eastAsia="楷体_GB2312"/>
                                <w:szCs w:val="21"/>
                              </w:rPr>
                              <w:t>安全施工的责任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35pt;height:26.55pt;width:58.1pt;z-index:251759616;mso-width-relative:page;mso-height-relative:page;" fillcolor="#FFFFFF" filled="t" stroked="f" coordsize="21600,21600" o:gfxdata="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F&#10;cC7k1gAAAAcBAAAPAAAAAAAAAAEAIAAAACIAAABkcnMvZG93bnJldi54bWxQSwECFAAUAAAACACH&#10;TuJArbFXsSYCAAA9BAAADgAAAAAAAAABACAAAAAlAQAAZHJzL2Uyb0RvYy54bWxQSwUGAAAAAAYA&#10;BgBZAQAAvQUAAAAA&#10;">
                <v:fill on="t" focussize="0,0"/>
                <v:stroke on="f"/>
                <v:imagedata o:title=""/>
                <o:lock v:ext="edit" aspectratio="f"/>
                <v:textbox inset="0mm,0mm,0mm,0mm">
                  <w:txbxContent>
                    <w:p w14:paraId="4A2E334B">
                      <w:pPr>
                        <w:jc w:val="left"/>
                        <w:rPr>
                          <w:rFonts w:ascii="楷体_GB2312" w:eastAsia="楷体_GB2312"/>
                          <w:szCs w:val="21"/>
                        </w:rPr>
                      </w:pPr>
                      <w:r>
                        <w:rPr>
                          <w:rFonts w:hint="eastAsia" w:ascii="楷体_GB2312" w:eastAsia="楷体_GB2312"/>
                          <w:szCs w:val="21"/>
                        </w:rPr>
                        <w:t>安全施工的责任</w:t>
                      </w:r>
                    </w:p>
                  </w:txbxContent>
                </v:textbox>
              </v:shape>
            </w:pict>
          </mc:Fallback>
        </mc:AlternateContent>
      </w:r>
      <w:r>
        <w:rPr>
          <w:color w:val="auto"/>
        </w:rPr>
        <w:t>11.1.3施工期间承包人须对工程现场所有人员的安全负责。由于承包人原因造成的安全事故，由承包人承担相应责任及发生的费用。</w:t>
      </w:r>
    </w:p>
    <w:p w14:paraId="44B784F6">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60640" behindDoc="0" locked="0" layoutInCell="1" allowOverlap="1">
                <wp:simplePos x="0" y="0"/>
                <wp:positionH relativeFrom="column">
                  <wp:posOffset>-720090</wp:posOffset>
                </wp:positionH>
                <wp:positionV relativeFrom="paragraph">
                  <wp:posOffset>64770</wp:posOffset>
                </wp:positionV>
                <wp:extent cx="737870" cy="648970"/>
                <wp:effectExtent l="0" t="0" r="5080" b="3175"/>
                <wp:wrapNone/>
                <wp:docPr id="94" name="文本框 94"/>
                <wp:cNvGraphicFramePr/>
                <a:graphic xmlns:a="http://schemas.openxmlformats.org/drawingml/2006/main">
                  <a:graphicData uri="http://schemas.microsoft.com/office/word/2010/wordprocessingShape">
                    <wps:wsp>
                      <wps:cNvSpPr txBox="1">
                        <a:spLocks noChangeArrowheads="1"/>
                      </wps:cNvSpPr>
                      <wps:spPr bwMode="auto">
                        <a:xfrm>
                          <a:off x="0" y="0"/>
                          <a:ext cx="737870" cy="648970"/>
                        </a:xfrm>
                        <a:prstGeom prst="rect">
                          <a:avLst/>
                        </a:prstGeom>
                        <a:solidFill>
                          <a:srgbClr val="FFFFFF"/>
                        </a:solidFill>
                        <a:ln>
                          <a:noFill/>
                        </a:ln>
                        <a:effectLst/>
                      </wps:spPr>
                      <wps:txbx>
                        <w:txbxContent>
                          <w:p w14:paraId="6E807424">
                            <w:pPr>
                              <w:jc w:val="left"/>
                              <w:rPr>
                                <w:rFonts w:ascii="楷体_GB2312" w:eastAsia="楷体_GB2312"/>
                                <w:szCs w:val="21"/>
                              </w:rPr>
                            </w:pPr>
                            <w:r>
                              <w:rPr>
                                <w:rFonts w:hint="eastAsia" w:ascii="楷体_GB2312" w:eastAsia="楷体_GB2312"/>
                                <w:szCs w:val="21"/>
                              </w:rPr>
                              <w:t>文明施工的责任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1.1pt;width:58.1pt;z-index:251760640;mso-width-relative:page;mso-height-relative:page;" fillcolor="#FFFFFF" filled="t" stroked="f" coordsize="21600,21600" o:gfxdata="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Z&#10;CrtS1wAAAAkBAAAPAAAAAAAAAAEAIAAAACIAAABkcnMvZG93bnJldi54bWxQSwECFAAUAAAACACH&#10;TuJAuDBf5iUCAAA9BAAADgAAAAAAAAABACAAAAAmAQAAZHJzL2Uyb0RvYy54bWxQSwUGAAAAAAYA&#10;BgBZAQAAvQUAAAAA&#10;">
                <v:fill on="t" focussize="0,0"/>
                <v:stroke on="f"/>
                <v:imagedata o:title=""/>
                <o:lock v:ext="edit" aspectratio="f"/>
                <v:textbox inset="0mm,0mm,0mm,0mm">
                  <w:txbxContent>
                    <w:p w14:paraId="6E807424">
                      <w:pPr>
                        <w:jc w:val="left"/>
                        <w:rPr>
                          <w:rFonts w:ascii="楷体_GB2312" w:eastAsia="楷体_GB2312"/>
                          <w:szCs w:val="21"/>
                        </w:rPr>
                      </w:pPr>
                      <w:r>
                        <w:rPr>
                          <w:rFonts w:hint="eastAsia" w:ascii="楷体_GB2312" w:eastAsia="楷体_GB2312"/>
                          <w:szCs w:val="21"/>
                        </w:rPr>
                        <w:t>文明施工的责任</w:t>
                      </w:r>
                    </w:p>
                  </w:txbxContent>
                </v:textbox>
              </v:shape>
            </w:pict>
          </mc:Fallback>
        </mc:AlternateContent>
      </w:r>
      <w:r>
        <w:rPr>
          <w:color w:val="auto"/>
        </w:rPr>
        <w:t>11.1.4承包人应负责</w:t>
      </w:r>
      <w:r>
        <w:rPr>
          <w:rFonts w:hint="eastAsia"/>
          <w:color w:val="auto"/>
          <w:lang w:eastAsia="zh-CN"/>
        </w:rPr>
        <w:t>配合总</w:t>
      </w:r>
      <w:r>
        <w:rPr>
          <w:color w:val="auto"/>
        </w:rPr>
        <w:t>承包</w:t>
      </w:r>
      <w:r>
        <w:rPr>
          <w:rFonts w:hint="eastAsia"/>
          <w:color w:val="auto"/>
          <w:lang w:eastAsia="zh-CN"/>
        </w:rPr>
        <w:t>人做好</w:t>
      </w:r>
      <w:r>
        <w:rPr>
          <w:color w:val="auto"/>
        </w:rPr>
        <w:t>文明施工有关的</w:t>
      </w:r>
      <w:r>
        <w:rPr>
          <w:rFonts w:hint="eastAsia"/>
          <w:color w:val="auto"/>
          <w:lang w:eastAsia="zh-CN"/>
        </w:rPr>
        <w:t>工作</w:t>
      </w:r>
      <w:r>
        <w:rPr>
          <w:color w:val="auto"/>
        </w:rPr>
        <w:t>，并承担相应费用。</w:t>
      </w:r>
      <w:r>
        <w:rPr>
          <w:rFonts w:hint="eastAsia"/>
          <w:color w:val="auto"/>
          <w:lang w:eastAsia="zh-CN"/>
        </w:rPr>
        <w:t>从而</w:t>
      </w:r>
      <w:r>
        <w:rPr>
          <w:color w:val="auto"/>
        </w:rPr>
        <w:t>保证现场统一管理、工地清洁、工程排污、环境保护、公共设施保护、施工噪音等符合有关政府部门管理规定。</w:t>
      </w:r>
    </w:p>
    <w:p w14:paraId="4F74BB64">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61664" behindDoc="0" locked="0" layoutInCell="1" allowOverlap="1">
                <wp:simplePos x="0" y="0"/>
                <wp:positionH relativeFrom="column">
                  <wp:posOffset>-720090</wp:posOffset>
                </wp:positionH>
                <wp:positionV relativeFrom="paragraph">
                  <wp:posOffset>43815</wp:posOffset>
                </wp:positionV>
                <wp:extent cx="737870" cy="692150"/>
                <wp:effectExtent l="0" t="0" r="5080" b="1270"/>
                <wp:wrapNone/>
                <wp:docPr id="93" name="文本框 93"/>
                <wp:cNvGraphicFramePr/>
                <a:graphic xmlns:a="http://schemas.openxmlformats.org/drawingml/2006/main">
                  <a:graphicData uri="http://schemas.microsoft.com/office/word/2010/wordprocessingShape">
                    <wps:wsp>
                      <wps:cNvSpPr txBox="1">
                        <a:spLocks noChangeArrowheads="1"/>
                      </wps:cNvSpPr>
                      <wps:spPr bwMode="auto">
                        <a:xfrm>
                          <a:off x="0" y="0"/>
                          <a:ext cx="737870" cy="692150"/>
                        </a:xfrm>
                        <a:prstGeom prst="rect">
                          <a:avLst/>
                        </a:prstGeom>
                        <a:solidFill>
                          <a:srgbClr val="FFFFFF"/>
                        </a:solidFill>
                        <a:ln>
                          <a:noFill/>
                        </a:ln>
                        <a:effectLst/>
                      </wps:spPr>
                      <wps:txbx>
                        <w:txbxContent>
                          <w:p w14:paraId="50D31A70">
                            <w:pPr>
                              <w:jc w:val="left"/>
                              <w:rPr>
                                <w:rFonts w:ascii="楷体_GB2312" w:eastAsia="楷体_GB2312"/>
                                <w:szCs w:val="21"/>
                              </w:rPr>
                            </w:pPr>
                            <w:r>
                              <w:rPr>
                                <w:rFonts w:hint="eastAsia" w:ascii="楷体_GB2312" w:eastAsia="楷体_GB2312"/>
                                <w:szCs w:val="21"/>
                              </w:rPr>
                              <w:t>工程保护的责任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45pt;height:54.5pt;width:58.1pt;z-index:251761664;mso-width-relative:page;mso-height-relative:page;" fillcolor="#FFFFFF" filled="t" stroked="f" coordsize="21600,21600" o:gfxdata="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1xupLXAAAACAEAAA8AAAAAAAAAAQAgAAAAIgAAAGRycy9kb3ducmV2LnhtbFBLAQIUABQAAAAI&#10;AIdO4kB8aJnMJwIAAD0EAAAOAAAAAAAAAAEAIAAAACYBAABkcnMvZTJvRG9jLnhtbFBLBQYAAAAA&#10;BgAGAFkBAAC/BQAAAAA=&#10;">
                <v:fill on="t" focussize="0,0"/>
                <v:stroke on="f"/>
                <v:imagedata o:title=""/>
                <o:lock v:ext="edit" aspectratio="f"/>
                <v:textbox inset="0mm,0mm,0mm,0mm">
                  <w:txbxContent>
                    <w:p w14:paraId="50D31A70">
                      <w:pPr>
                        <w:jc w:val="left"/>
                        <w:rPr>
                          <w:rFonts w:ascii="楷体_GB2312" w:eastAsia="楷体_GB2312"/>
                          <w:szCs w:val="21"/>
                        </w:rPr>
                      </w:pPr>
                      <w:r>
                        <w:rPr>
                          <w:rFonts w:hint="eastAsia" w:ascii="楷体_GB2312" w:eastAsia="楷体_GB2312"/>
                          <w:szCs w:val="21"/>
                        </w:rPr>
                        <w:t>工程保护的责任</w:t>
                      </w:r>
                    </w:p>
                  </w:txbxContent>
                </v:textbox>
              </v:shape>
            </w:pict>
          </mc:Fallback>
        </mc:AlternateContent>
      </w:r>
      <w:r>
        <w:rPr>
          <w:color w:val="auto"/>
        </w:rPr>
        <w:t>11.1.5承包人负责保护本工程或其任何部分，以及材料设备、装备、临时工程等免受损坏或损毁。</w:t>
      </w:r>
    </w:p>
    <w:p w14:paraId="4C45C5FE">
      <w:pPr>
        <w:pStyle w:val="4"/>
        <w:spacing w:before="120" w:after="120" w:line="360" w:lineRule="auto"/>
        <w:rPr>
          <w:color w:val="auto"/>
          <w:sz w:val="28"/>
          <w:szCs w:val="28"/>
        </w:rPr>
      </w:pPr>
      <w:bookmarkStart w:id="712" w:name="_Toc8833200"/>
      <w:bookmarkStart w:id="713" w:name="_Toc122080304"/>
      <w:bookmarkStart w:id="714" w:name="_Toc455151698"/>
      <w:bookmarkStart w:id="715" w:name="_Toc454555618"/>
      <w:bookmarkStart w:id="716" w:name="_Toc455134570"/>
      <w:bookmarkStart w:id="717" w:name="_Toc144869925"/>
      <w:bookmarkStart w:id="718" w:name="_Toc357434473"/>
      <w:r>
        <w:rPr>
          <w:color w:val="auto"/>
          <w:sz w:val="28"/>
          <w:szCs w:val="28"/>
        </w:rPr>
        <w:t>12、验收和移交</w:t>
      </w:r>
      <w:bookmarkEnd w:id="712"/>
      <w:bookmarkEnd w:id="713"/>
      <w:bookmarkEnd w:id="714"/>
      <w:bookmarkEnd w:id="715"/>
      <w:bookmarkEnd w:id="716"/>
      <w:bookmarkEnd w:id="717"/>
      <w:bookmarkEnd w:id="718"/>
    </w:p>
    <w:p w14:paraId="2BC972DF">
      <w:pPr>
        <w:pStyle w:val="50"/>
        <w:numPr>
          <w:ilvl w:val="0"/>
          <w:numId w:val="0"/>
        </w:numPr>
        <w:spacing w:before="120" w:after="120" w:line="360" w:lineRule="auto"/>
        <w:rPr>
          <w:color w:val="auto"/>
          <w:szCs w:val="24"/>
        </w:rPr>
      </w:pPr>
      <w:bookmarkStart w:id="719" w:name="_Toc455151699"/>
      <w:bookmarkStart w:id="720" w:name="_Toc454555619"/>
      <w:bookmarkStart w:id="721" w:name="_Toc144869926"/>
      <w:bookmarkStart w:id="722" w:name="_Toc455134571"/>
      <w:bookmarkStart w:id="723" w:name="_Toc8833201"/>
      <w:bookmarkStart w:id="724" w:name="_Toc357434474"/>
      <w:bookmarkStart w:id="725" w:name="_Toc122080305"/>
      <w:r>
        <w:rPr>
          <w:color w:val="auto"/>
          <w:szCs w:val="24"/>
        </w:rPr>
        <w:t xml:space="preserve">12.1 </w:t>
      </w:r>
      <w:r>
        <w:rPr>
          <w:rFonts w:hint="eastAsia"/>
          <w:color w:val="auto"/>
          <w:szCs w:val="24"/>
        </w:rPr>
        <w:t>工程</w:t>
      </w:r>
      <w:r>
        <w:rPr>
          <w:color w:val="auto"/>
          <w:szCs w:val="24"/>
        </w:rPr>
        <w:t>验收</w:t>
      </w:r>
      <w:bookmarkEnd w:id="719"/>
      <w:bookmarkEnd w:id="720"/>
      <w:bookmarkEnd w:id="721"/>
      <w:bookmarkEnd w:id="722"/>
      <w:bookmarkEnd w:id="723"/>
      <w:bookmarkEnd w:id="724"/>
      <w:bookmarkEnd w:id="725"/>
    </w:p>
    <w:p w14:paraId="6A48A76E">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42208" behindDoc="0" locked="0" layoutInCell="1" allowOverlap="1">
                <wp:simplePos x="0" y="0"/>
                <wp:positionH relativeFrom="column">
                  <wp:posOffset>-720090</wp:posOffset>
                </wp:positionH>
                <wp:positionV relativeFrom="paragraph">
                  <wp:posOffset>53975</wp:posOffset>
                </wp:positionV>
                <wp:extent cx="737870" cy="730250"/>
                <wp:effectExtent l="0" t="0" r="5080" b="4445"/>
                <wp:wrapNone/>
                <wp:docPr id="92" name="文本框 92"/>
                <wp:cNvGraphicFramePr/>
                <a:graphic xmlns:a="http://schemas.openxmlformats.org/drawingml/2006/main">
                  <a:graphicData uri="http://schemas.microsoft.com/office/word/2010/wordprocessingShape">
                    <wps:wsp>
                      <wps:cNvSpPr txBox="1">
                        <a:spLocks noChangeArrowheads="1"/>
                      </wps:cNvSpPr>
                      <wps:spPr bwMode="auto">
                        <a:xfrm>
                          <a:off x="0" y="0"/>
                          <a:ext cx="737870" cy="730250"/>
                        </a:xfrm>
                        <a:prstGeom prst="rect">
                          <a:avLst/>
                        </a:prstGeom>
                        <a:solidFill>
                          <a:srgbClr val="FFFFFF"/>
                        </a:solidFill>
                        <a:ln>
                          <a:noFill/>
                        </a:ln>
                        <a:effectLst/>
                      </wps:spPr>
                      <wps:txbx>
                        <w:txbxContent>
                          <w:p w14:paraId="0FBA3E0A">
                            <w:pPr>
                              <w:jc w:val="left"/>
                              <w:rPr>
                                <w:rFonts w:ascii="楷体_GB2312" w:eastAsia="楷体_GB2312"/>
                                <w:szCs w:val="21"/>
                              </w:rPr>
                            </w:pPr>
                            <w:r>
                              <w:rPr>
                                <w:rFonts w:hint="eastAsia" w:ascii="楷体_GB2312" w:eastAsia="楷体_GB2312"/>
                                <w:szCs w:val="21"/>
                              </w:rPr>
                              <w:t>验收程序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7.5pt;width:58.1pt;z-index:251742208;mso-width-relative:page;mso-height-relative:page;" fillcolor="#FFFFFF" filled="t" stroked="f" coordsize="21600,21600" o:gfxdata="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crxdtcAAAAIAQAADwAAAAAAAAABACAAAAAiAAAAZHJzL2Rvd25yZXYueG1sUEsBAhQAFAAAAAgA&#10;h07iQK7EAO4mAgAAPQQAAA4AAAAAAAAAAQAgAAAAJgEAAGRycy9lMm9Eb2MueG1sUEsFBgAAAAAG&#10;AAYAWQEAAL4FAAAAAA==&#10;">
                <v:fill on="t" focussize="0,0"/>
                <v:stroke on="f"/>
                <v:imagedata o:title=""/>
                <o:lock v:ext="edit" aspectratio="f"/>
                <v:textbox inset="0mm,0mm,0mm,0mm">
                  <w:txbxContent>
                    <w:p w14:paraId="0FBA3E0A">
                      <w:pPr>
                        <w:jc w:val="left"/>
                        <w:rPr>
                          <w:rFonts w:ascii="楷体_GB2312" w:eastAsia="楷体_GB2312"/>
                          <w:szCs w:val="21"/>
                        </w:rPr>
                      </w:pPr>
                      <w:r>
                        <w:rPr>
                          <w:rFonts w:hint="eastAsia" w:ascii="楷体_GB2312" w:eastAsia="楷体_GB2312"/>
                          <w:szCs w:val="21"/>
                        </w:rPr>
                        <w:t>验收程序</w:t>
                      </w:r>
                    </w:p>
                  </w:txbxContent>
                </v:textbox>
              </v:shape>
            </w:pict>
          </mc:Fallback>
        </mc:AlternateContent>
      </w:r>
      <w:r>
        <w:rPr>
          <w:color w:val="auto"/>
        </w:rPr>
        <w:t>12.1.1</w:t>
      </w:r>
      <w:r>
        <w:rPr>
          <w:color w:val="auto"/>
        </w:rPr>
        <w:tab/>
      </w:r>
      <w:r>
        <w:rPr>
          <w:color w:val="auto"/>
        </w:rPr>
        <w:t>当承包人已按本合同要求、工程规范和图纸完成本工程全部工作，本工程具备交付使用条件时，承包人须准备及提交“</w:t>
      </w:r>
      <w:r>
        <w:rPr>
          <w:rFonts w:hint="eastAsia"/>
          <w:color w:val="auto"/>
          <w:lang w:eastAsia="zh-CN"/>
        </w:rPr>
        <w:t>工程</w:t>
      </w:r>
      <w:r>
        <w:rPr>
          <w:color w:val="auto"/>
        </w:rPr>
        <w:t>验收报告书”等一切</w:t>
      </w:r>
      <w:r>
        <w:rPr>
          <w:rFonts w:hint="eastAsia"/>
          <w:color w:val="auto"/>
          <w:lang w:eastAsia="zh-CN"/>
        </w:rPr>
        <w:t>分项工程验收</w:t>
      </w:r>
      <w:r>
        <w:rPr>
          <w:color w:val="auto"/>
        </w:rPr>
        <w:t>及竣工验收所需资料，并且至少提前14天将分项工程验收日期书面通知发包人和监理工程师，申请</w:t>
      </w:r>
      <w:r>
        <w:rPr>
          <w:rFonts w:hint="eastAsia"/>
          <w:color w:val="auto"/>
          <w:lang w:eastAsia="zh-CN"/>
        </w:rPr>
        <w:t>分项工程</w:t>
      </w:r>
      <w:r>
        <w:rPr>
          <w:color w:val="auto"/>
        </w:rPr>
        <w:t>验收，由发包人和监理工程师组织各方共同验收。当工程验收通过及发包人</w:t>
      </w:r>
      <w:r>
        <w:rPr>
          <w:rFonts w:hint="eastAsia"/>
          <w:color w:val="auto"/>
          <w:lang w:eastAsia="zh-CN"/>
        </w:rPr>
        <w:t>、</w:t>
      </w:r>
      <w:r>
        <w:rPr>
          <w:color w:val="auto"/>
        </w:rPr>
        <w:t>总承包人及监理工程师满意时，发包人应及时签发“</w:t>
      </w:r>
      <w:r>
        <w:rPr>
          <w:rFonts w:hint="eastAsia"/>
          <w:color w:val="auto"/>
          <w:lang w:eastAsia="zh-CN"/>
        </w:rPr>
        <w:t>分项工程</w:t>
      </w:r>
      <w:r>
        <w:rPr>
          <w:color w:val="auto"/>
        </w:rPr>
        <w:t>验收证明”，该</w:t>
      </w:r>
      <w:r>
        <w:rPr>
          <w:rFonts w:hint="eastAsia"/>
          <w:color w:val="auto"/>
          <w:lang w:eastAsia="zh-CN"/>
        </w:rPr>
        <w:t>证明</w:t>
      </w:r>
      <w:r>
        <w:rPr>
          <w:color w:val="auto"/>
        </w:rPr>
        <w:t>指明的</w:t>
      </w:r>
      <w:r>
        <w:rPr>
          <w:rFonts w:hint="eastAsia"/>
          <w:color w:val="auto"/>
          <w:lang w:eastAsia="zh-CN"/>
        </w:rPr>
        <w:t>分项工程</w:t>
      </w:r>
      <w:r>
        <w:rPr>
          <w:color w:val="auto"/>
        </w:rPr>
        <w:t>验收日期即为本工程的</w:t>
      </w:r>
      <w:r>
        <w:rPr>
          <w:rFonts w:hint="eastAsia"/>
          <w:color w:val="auto"/>
          <w:lang w:eastAsia="zh-CN"/>
        </w:rPr>
        <w:t>分项工程</w:t>
      </w:r>
      <w:r>
        <w:rPr>
          <w:color w:val="auto"/>
        </w:rPr>
        <w:t>验收日期</w:t>
      </w:r>
      <w:r>
        <w:rPr>
          <w:rFonts w:hint="eastAsia"/>
          <w:color w:val="auto"/>
          <w:lang w:eastAsia="zh-CN"/>
        </w:rPr>
        <w:t>，</w:t>
      </w:r>
      <w:r>
        <w:rPr>
          <w:color w:val="auto"/>
        </w:rPr>
        <w:t>可作为对应付款节点的付款证明。</w:t>
      </w:r>
    </w:p>
    <w:p w14:paraId="004C1FAD">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43232" behindDoc="0" locked="0" layoutInCell="1" allowOverlap="1">
                <wp:simplePos x="0" y="0"/>
                <wp:positionH relativeFrom="column">
                  <wp:posOffset>-720090</wp:posOffset>
                </wp:positionH>
                <wp:positionV relativeFrom="paragraph">
                  <wp:posOffset>71755</wp:posOffset>
                </wp:positionV>
                <wp:extent cx="737870" cy="396240"/>
                <wp:effectExtent l="0" t="0" r="5080" b="0"/>
                <wp:wrapNone/>
                <wp:docPr id="91" name="文本框 91"/>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2619D55B">
                            <w:pPr>
                              <w:rPr>
                                <w:rFonts w:ascii="楷体_GB2312" w:eastAsia="楷体_GB2312"/>
                                <w:szCs w:val="21"/>
                              </w:rPr>
                            </w:pPr>
                            <w:r>
                              <w:rPr>
                                <w:rFonts w:hint="eastAsia" w:ascii="楷体_GB2312" w:eastAsia="楷体_GB2312"/>
                                <w:szCs w:val="21"/>
                              </w:rPr>
                              <w:t>重新验收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8.1pt;z-index:251743232;mso-width-relative:page;mso-height-relative:page;" fillcolor="#FFFFFF" filled="t" stroked="f" coordsize="21600,21600" o:gfxdata="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LWQ2dcAAAAIAQAADwAAAAAAAAABACAAAAAiAAAAZHJzL2Rvd25yZXYueG1sUEsBAhQAFAAA&#10;AAgAh07iQCX4UBMpAgAAPQQAAA4AAAAAAAAAAQAgAAAAJgEAAGRycy9lMm9Eb2MueG1sUEsFBgAA&#10;AAAGAAYAWQEAAMEFAAAAAA==&#10;">
                <v:fill on="t" focussize="0,0"/>
                <v:stroke on="f"/>
                <v:imagedata o:title=""/>
                <o:lock v:ext="edit" aspectratio="f"/>
                <v:textbox inset="0mm,0mm,0mm,0mm">
                  <w:txbxContent>
                    <w:p w14:paraId="2619D55B">
                      <w:pPr>
                        <w:rPr>
                          <w:rFonts w:ascii="楷体_GB2312" w:eastAsia="楷体_GB2312"/>
                          <w:szCs w:val="21"/>
                        </w:rPr>
                      </w:pPr>
                      <w:r>
                        <w:rPr>
                          <w:rFonts w:hint="eastAsia" w:ascii="楷体_GB2312" w:eastAsia="楷体_GB2312"/>
                          <w:szCs w:val="21"/>
                        </w:rPr>
                        <w:t>重新验收</w:t>
                      </w:r>
                    </w:p>
                  </w:txbxContent>
                </v:textbox>
              </v:shape>
            </w:pict>
          </mc:Fallback>
        </mc:AlternateContent>
      </w:r>
      <w:r>
        <w:rPr>
          <w:color w:val="auto"/>
        </w:rPr>
        <w:t>12.1.2</w:t>
      </w:r>
      <w:r>
        <w:rPr>
          <w:color w:val="auto"/>
        </w:rPr>
        <w:tab/>
      </w:r>
      <w:r>
        <w:rPr>
          <w:color w:val="auto"/>
        </w:rPr>
        <w:t>如果工程未能通过</w:t>
      </w:r>
      <w:r>
        <w:rPr>
          <w:rFonts w:hint="eastAsia"/>
          <w:color w:val="auto"/>
          <w:lang w:eastAsia="zh-CN"/>
        </w:rPr>
        <w:t>分项工程</w:t>
      </w:r>
      <w:r>
        <w:rPr>
          <w:color w:val="auto"/>
        </w:rPr>
        <w:t>验收，则承包人应根据验收结果对工程进行整改或修复。整改修复完毕，由承包人按前述要求申请，发包人</w:t>
      </w:r>
      <w:r>
        <w:rPr>
          <w:rFonts w:hint="eastAsia"/>
          <w:color w:val="auto"/>
          <w:lang w:eastAsia="zh-CN"/>
        </w:rPr>
        <w:t>、</w:t>
      </w:r>
      <w:r>
        <w:rPr>
          <w:color w:val="auto"/>
        </w:rPr>
        <w:t>总承包人及监理工程师组织重新验收。直至最终验收通过后，发包人将根据第12.1.1款颁发“</w:t>
      </w:r>
      <w:r>
        <w:rPr>
          <w:rFonts w:hint="eastAsia"/>
          <w:color w:val="auto"/>
          <w:lang w:eastAsia="zh-CN"/>
        </w:rPr>
        <w:t xml:space="preserve"> 分项工程</w:t>
      </w:r>
      <w:r>
        <w:rPr>
          <w:color w:val="auto"/>
        </w:rPr>
        <w:t>验收证明”。由此引起的工期及费用损失均由承包人承担。</w:t>
      </w:r>
    </w:p>
    <w:p w14:paraId="0367D4DE">
      <w:pPr>
        <w:pStyle w:val="51"/>
        <w:spacing w:after="0"/>
        <w:ind w:left="1079" w:leftChars="114" w:hanging="840" w:hangingChars="350"/>
        <w:rPr>
          <w:color w:val="auto"/>
          <w:lang w:eastAsia="zh-CN"/>
        </w:rPr>
      </w:pPr>
      <w:bookmarkStart w:id="726" w:name="_Toc34909123"/>
      <w:r>
        <w:rPr>
          <w:color w:val="auto"/>
          <w:lang w:val="en-US" w:eastAsia="zh-CN"/>
        </w:rPr>
        <mc:AlternateContent>
          <mc:Choice Requires="wps">
            <w:drawing>
              <wp:anchor distT="0" distB="0" distL="114300" distR="114300" simplePos="0" relativeHeight="251866112" behindDoc="0" locked="0" layoutInCell="1" allowOverlap="1">
                <wp:simplePos x="0" y="0"/>
                <wp:positionH relativeFrom="column">
                  <wp:posOffset>-774065</wp:posOffset>
                </wp:positionH>
                <wp:positionV relativeFrom="paragraph">
                  <wp:posOffset>514985</wp:posOffset>
                </wp:positionV>
                <wp:extent cx="854710" cy="780415"/>
                <wp:effectExtent l="0" t="0" r="3810" b="3810"/>
                <wp:wrapNone/>
                <wp:docPr id="215" name="文本框 90"/>
                <wp:cNvGraphicFramePr/>
                <a:graphic xmlns:a="http://schemas.openxmlformats.org/drawingml/2006/main">
                  <a:graphicData uri="http://schemas.microsoft.com/office/word/2010/wordprocessingShape">
                    <wps:wsp>
                      <wps:cNvSpPr txBox="1">
                        <a:spLocks noChangeArrowheads="1"/>
                      </wps:cNvSpPr>
                      <wps:spPr bwMode="auto">
                        <a:xfrm>
                          <a:off x="0" y="0"/>
                          <a:ext cx="854710" cy="780415"/>
                        </a:xfrm>
                        <a:prstGeom prst="rect">
                          <a:avLst/>
                        </a:prstGeom>
                        <a:solidFill>
                          <a:srgbClr val="FFFFFF"/>
                        </a:solidFill>
                        <a:ln>
                          <a:noFill/>
                        </a:ln>
                        <a:effectLst/>
                      </wps:spPr>
                      <wps:txbx>
                        <w:txbxContent>
                          <w:p w14:paraId="44840E7E">
                            <w:pPr>
                              <w:rPr>
                                <w:rFonts w:ascii="楷体_GB2312" w:eastAsia="楷体_GB2312"/>
                                <w:szCs w:val="21"/>
                              </w:rPr>
                            </w:pPr>
                            <w:r>
                              <w:rPr>
                                <w:rFonts w:hint="eastAsia" w:ascii="楷体_GB2312" w:eastAsia="楷体_GB2312"/>
                                <w:szCs w:val="21"/>
                              </w:rPr>
                              <w:t>不减免竣工验收过程中责任</w:t>
                            </w:r>
                          </w:p>
                        </w:txbxContent>
                      </wps:txbx>
                      <wps:bodyPr rot="0" vert="horz" wrap="square" lIns="0" tIns="0" rIns="0" bIns="0" anchor="t" anchorCtr="0" upright="1">
                        <a:noAutofit/>
                      </wps:bodyPr>
                    </wps:wsp>
                  </a:graphicData>
                </a:graphic>
              </wp:anchor>
            </w:drawing>
          </mc:Choice>
          <mc:Fallback>
            <w:pict>
              <v:shape id="文本框 90" o:spid="_x0000_s1026" o:spt="202" type="#_x0000_t202" style="position:absolute;left:0pt;margin-left:-60.95pt;margin-top:40.55pt;height:61.45pt;width:67.3pt;z-index:251866112;mso-width-relative:page;mso-height-relative:page;" fillcolor="#FFFFFF" filled="t" stroked="f" coordsize="21600,21600" o:gfxdata="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9I073YAAAACgEAAA8AAAAAAAAAAQAgAAAAIgAAAGRycy9kb3ducmV2LnhtbFBLAQIUABQAAAAI&#10;AIdO4kDTT0SMJgIAAD4EAAAOAAAAAAAAAAEAIAAAACcBAABkcnMvZTJvRG9jLnhtbFBLBQYAAAAA&#10;BgAGAFkBAAC/BQAAAAA=&#10;">
                <v:fill on="t" focussize="0,0"/>
                <v:stroke on="f"/>
                <v:imagedata o:title=""/>
                <o:lock v:ext="edit" aspectratio="f"/>
                <v:textbox inset="0mm,0mm,0mm,0mm">
                  <w:txbxContent>
                    <w:p w14:paraId="44840E7E">
                      <w:pPr>
                        <w:rPr>
                          <w:rFonts w:ascii="楷体_GB2312" w:eastAsia="楷体_GB2312"/>
                          <w:szCs w:val="21"/>
                        </w:rPr>
                      </w:pPr>
                      <w:r>
                        <w:rPr>
                          <w:rFonts w:hint="eastAsia" w:ascii="楷体_GB2312" w:eastAsia="楷体_GB2312"/>
                          <w:szCs w:val="21"/>
                        </w:rPr>
                        <w:t>不减免竣工验收过程中责任</w:t>
                      </w:r>
                    </w:p>
                  </w:txbxContent>
                </v:textbox>
              </v:shape>
            </w:pict>
          </mc:Fallback>
        </mc:AlternateContent>
      </w:r>
      <w:r>
        <w:rPr>
          <w:color w:val="auto"/>
          <w:lang w:val="en-US" w:eastAsia="zh-CN"/>
        </w:rPr>
        <mc:AlternateContent>
          <mc:Choice Requires="wps">
            <w:drawing>
              <wp:anchor distT="0" distB="0" distL="114300" distR="114300" simplePos="0" relativeHeight="251744256" behindDoc="0" locked="0" layoutInCell="1" allowOverlap="1">
                <wp:simplePos x="0" y="0"/>
                <wp:positionH relativeFrom="column">
                  <wp:posOffset>-720090</wp:posOffset>
                </wp:positionH>
                <wp:positionV relativeFrom="paragraph">
                  <wp:posOffset>71755</wp:posOffset>
                </wp:positionV>
                <wp:extent cx="737870" cy="316865"/>
                <wp:effectExtent l="0" t="0" r="5080" b="5080"/>
                <wp:wrapNone/>
                <wp:docPr id="89" name="文本框 89"/>
                <wp:cNvGraphicFramePr/>
                <a:graphic xmlns:a="http://schemas.openxmlformats.org/drawingml/2006/main">
                  <a:graphicData uri="http://schemas.microsoft.com/office/word/2010/wordprocessingShape">
                    <wps:wsp>
                      <wps:cNvSpPr txBox="1">
                        <a:spLocks noChangeArrowheads="1"/>
                      </wps:cNvSpPr>
                      <wps:spPr bwMode="auto">
                        <a:xfrm>
                          <a:off x="0" y="0"/>
                          <a:ext cx="737870" cy="316865"/>
                        </a:xfrm>
                        <a:prstGeom prst="rect">
                          <a:avLst/>
                        </a:prstGeom>
                        <a:solidFill>
                          <a:srgbClr val="FFFFFF"/>
                        </a:solidFill>
                        <a:ln>
                          <a:noFill/>
                        </a:ln>
                        <a:effectLst/>
                      </wps:spPr>
                      <wps:txbx>
                        <w:txbxContent>
                          <w:p w14:paraId="67B7429A">
                            <w:pPr>
                              <w:rPr>
                                <w:rFonts w:ascii="楷体_GB2312" w:eastAsia="楷体_GB2312"/>
                                <w:szCs w:val="21"/>
                              </w:rPr>
                            </w:pPr>
                            <w:r>
                              <w:rPr>
                                <w:rFonts w:hint="eastAsia" w:ascii="楷体_GB2312" w:eastAsia="楷体_GB2312"/>
                                <w:szCs w:val="21"/>
                              </w:rPr>
                              <w:t>甩项验收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4.95pt;width:58.1pt;z-index:251744256;mso-width-relative:page;mso-height-relative:page;" fillcolor="#FFFFFF" filled="t" stroked="f" coordsize="21600,21600" o:gfxdata="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M0OstYAAAAIAQAADwAAAAAAAAABACAAAAAiAAAAZHJzL2Rvd25yZXYueG1sUEsBAhQAFAAAAAgA&#10;h07iQBcqRvEnAgAAPQQAAA4AAAAAAAAAAQAgAAAAJQEAAGRycy9lMm9Eb2MueG1sUEsFBgAAAAAG&#10;AAYAWQEAAL4FAAAAAA==&#10;">
                <v:fill on="t" focussize="0,0"/>
                <v:stroke on="f"/>
                <v:imagedata o:title=""/>
                <o:lock v:ext="edit" aspectratio="f"/>
                <v:textbox inset="0mm,0mm,0mm,0mm">
                  <w:txbxContent>
                    <w:p w14:paraId="67B7429A">
                      <w:pPr>
                        <w:rPr>
                          <w:rFonts w:ascii="楷体_GB2312" w:eastAsia="楷体_GB2312"/>
                          <w:szCs w:val="21"/>
                        </w:rPr>
                      </w:pPr>
                      <w:r>
                        <w:rPr>
                          <w:rFonts w:hint="eastAsia" w:ascii="楷体_GB2312" w:eastAsia="楷体_GB2312"/>
                          <w:szCs w:val="21"/>
                        </w:rPr>
                        <w:t>甩项验收</w:t>
                      </w:r>
                    </w:p>
                  </w:txbxContent>
                </v:textbox>
              </v:shape>
            </w:pict>
          </mc:Fallback>
        </mc:AlternateContent>
      </w:r>
      <w:r>
        <w:rPr>
          <w:color w:val="auto"/>
        </w:rPr>
        <w:t>12.1.3 因特殊原因，发包人要求甩项</w:t>
      </w:r>
      <w:r>
        <w:rPr>
          <w:rFonts w:hint="eastAsia"/>
          <w:color w:val="auto"/>
          <w:lang w:eastAsia="zh-CN"/>
        </w:rPr>
        <w:t>验收</w:t>
      </w:r>
      <w:r>
        <w:rPr>
          <w:color w:val="auto"/>
        </w:rPr>
        <w:t>，经发包人和承包人协商一致后双方应签订甩项</w:t>
      </w:r>
      <w:r>
        <w:rPr>
          <w:rFonts w:hint="eastAsia"/>
          <w:color w:val="auto"/>
          <w:lang w:eastAsia="zh-CN"/>
        </w:rPr>
        <w:t>验收</w:t>
      </w:r>
      <w:r>
        <w:rPr>
          <w:color w:val="auto"/>
        </w:rPr>
        <w:t>协议，并作为合同文件的组成部分。</w:t>
      </w:r>
      <w:bookmarkEnd w:id="726"/>
    </w:p>
    <w:p w14:paraId="415DF1C9">
      <w:pPr>
        <w:pStyle w:val="51"/>
        <w:spacing w:after="0"/>
        <w:ind w:left="1079" w:leftChars="114" w:hanging="840" w:hangingChars="350"/>
        <w:rPr>
          <w:color w:val="auto"/>
        </w:rPr>
      </w:pPr>
      <w:r>
        <w:rPr>
          <w:color w:val="auto"/>
        </w:rPr>
        <w:t>12.1.</w:t>
      </w:r>
      <w:r>
        <w:rPr>
          <w:rFonts w:hint="eastAsia"/>
          <w:color w:val="auto"/>
          <w:lang w:eastAsia="zh-CN"/>
        </w:rPr>
        <w:t>4</w:t>
      </w:r>
      <w:r>
        <w:rPr>
          <w:color w:val="auto"/>
        </w:rPr>
        <w:t xml:space="preserve"> </w:t>
      </w:r>
      <w:r>
        <w:rPr>
          <w:rFonts w:hint="eastAsia"/>
          <w:color w:val="auto"/>
          <w:lang w:eastAsia="zh-CN"/>
        </w:rPr>
        <w:t>分项工程</w:t>
      </w:r>
      <w:r>
        <w:rPr>
          <w:color w:val="auto"/>
        </w:rPr>
        <w:t>验收的完成不代表</w:t>
      </w:r>
      <w:r>
        <w:rPr>
          <w:rFonts w:hint="eastAsia"/>
          <w:color w:val="auto"/>
          <w:lang w:eastAsia="zh-CN"/>
        </w:rPr>
        <w:t>免除</w:t>
      </w:r>
      <w:r>
        <w:rPr>
          <w:color w:val="auto"/>
        </w:rPr>
        <w:t>承包人对于本工程的任何质量</w:t>
      </w:r>
      <w:r>
        <w:rPr>
          <w:rFonts w:hint="eastAsia"/>
          <w:color w:val="auto"/>
          <w:lang w:eastAsia="zh-CN"/>
        </w:rPr>
        <w:t>责任，承包人后续需配合完成总包竣工验收工作，并按照合同要求履行维修或养护责任</w:t>
      </w:r>
      <w:r>
        <w:rPr>
          <w:color w:val="auto"/>
        </w:rPr>
        <w:t>。</w:t>
      </w:r>
    </w:p>
    <w:p w14:paraId="4C118984">
      <w:pPr>
        <w:pStyle w:val="50"/>
        <w:numPr>
          <w:ilvl w:val="0"/>
          <w:numId w:val="0"/>
        </w:numPr>
        <w:spacing w:before="120" w:after="120" w:line="360" w:lineRule="auto"/>
        <w:rPr>
          <w:color w:val="auto"/>
          <w:szCs w:val="24"/>
        </w:rPr>
      </w:pPr>
      <w:bookmarkStart w:id="727" w:name="_Toc122080306"/>
      <w:bookmarkStart w:id="728" w:name="_Toc144869927"/>
      <w:bookmarkStart w:id="729" w:name="_Toc454555620"/>
      <w:bookmarkStart w:id="730" w:name="_Toc357434475"/>
      <w:bookmarkStart w:id="731" w:name="_Toc455134572"/>
      <w:bookmarkStart w:id="732" w:name="_Toc455151700"/>
      <w:bookmarkStart w:id="733" w:name="_Toc8833202"/>
      <w:r>
        <w:rPr>
          <w:color w:val="auto"/>
          <w:szCs w:val="24"/>
        </w:rPr>
        <w:t>12.2 移交</w:t>
      </w:r>
      <w:bookmarkEnd w:id="727"/>
      <w:bookmarkEnd w:id="728"/>
      <w:bookmarkEnd w:id="729"/>
      <w:bookmarkEnd w:id="730"/>
      <w:bookmarkEnd w:id="731"/>
      <w:bookmarkEnd w:id="732"/>
      <w:r>
        <w:rPr>
          <w:color w:val="auto"/>
          <w:szCs w:val="24"/>
        </w:rPr>
        <w:t>及承接查验</w:t>
      </w:r>
      <w:bookmarkEnd w:id="733"/>
    </w:p>
    <w:p w14:paraId="57D56A50">
      <w:pPr>
        <w:pStyle w:val="51"/>
        <w:spacing w:after="0"/>
        <w:ind w:left="1079" w:leftChars="114" w:hanging="840" w:hangingChars="350"/>
        <w:rPr>
          <w:color w:val="auto"/>
          <w:lang w:eastAsia="zh-CN"/>
        </w:rPr>
      </w:pPr>
      <w:r>
        <w:rPr>
          <w:color w:val="auto"/>
          <w:lang w:val="en-US" w:eastAsia="zh-CN"/>
        </w:rPr>
        <mc:AlternateContent>
          <mc:Choice Requires="wps">
            <w:drawing>
              <wp:anchor distT="0" distB="0" distL="114300" distR="114300" simplePos="0" relativeHeight="251745280" behindDoc="0" locked="0" layoutInCell="1" allowOverlap="1">
                <wp:simplePos x="0" y="0"/>
                <wp:positionH relativeFrom="column">
                  <wp:posOffset>-720090</wp:posOffset>
                </wp:positionH>
                <wp:positionV relativeFrom="paragraph">
                  <wp:posOffset>90170</wp:posOffset>
                </wp:positionV>
                <wp:extent cx="685800" cy="396240"/>
                <wp:effectExtent l="0" t="0" r="7620" b="0"/>
                <wp:wrapNone/>
                <wp:docPr id="88" name="文本框 88"/>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475E8088">
                            <w:pPr>
                              <w:rPr>
                                <w:rFonts w:ascii="楷体_GB2312" w:eastAsia="楷体_GB2312"/>
                                <w:szCs w:val="21"/>
                              </w:rPr>
                            </w:pPr>
                            <w:r>
                              <w:rPr>
                                <w:rFonts w:hint="eastAsia" w:ascii="楷体_GB2312" w:eastAsia="楷体_GB2312"/>
                                <w:szCs w:val="21"/>
                              </w:rPr>
                              <w:t>移交原则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1pt;height:31.2pt;width:54pt;z-index:251745280;mso-width-relative:page;mso-height-relative:page;" fillcolor="#FFFFFF" filled="t" stroked="f" coordsize="21600,21600" o:gfxdata="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i5D99cAAAAJAQAADwAAAAAAAAABACAAAAAiAAAAZHJzL2Rvd25yZXYueG1sUEsBAhQAFAAAAAgA&#10;h07iQCLsxucmAgAAPQQAAA4AAAAAAAAAAQAgAAAAJgEAAGRycy9lMm9Eb2MueG1sUEsFBgAAAAAG&#10;AAYAWQEAAL4FAAAAAA==&#10;">
                <v:fill on="t" focussize="0,0"/>
                <v:stroke on="f"/>
                <v:imagedata o:title=""/>
                <o:lock v:ext="edit" aspectratio="f"/>
                <v:textbox inset="0mm,0mm,0mm,0mm">
                  <w:txbxContent>
                    <w:p w14:paraId="475E8088">
                      <w:pPr>
                        <w:rPr>
                          <w:rFonts w:ascii="楷体_GB2312" w:eastAsia="楷体_GB2312"/>
                          <w:szCs w:val="21"/>
                        </w:rPr>
                      </w:pPr>
                      <w:r>
                        <w:rPr>
                          <w:rFonts w:hint="eastAsia" w:ascii="楷体_GB2312" w:eastAsia="楷体_GB2312"/>
                          <w:szCs w:val="21"/>
                        </w:rPr>
                        <w:t>移交原则</w:t>
                      </w:r>
                    </w:p>
                  </w:txbxContent>
                </v:textbox>
              </v:shape>
            </w:pict>
          </mc:Fallback>
        </mc:AlternateContent>
      </w:r>
      <w:r>
        <w:rPr>
          <w:color w:val="auto"/>
        </w:rPr>
        <w:t>12.2.1 分项工程验收合格，发包人签发“</w:t>
      </w:r>
      <w:r>
        <w:rPr>
          <w:rFonts w:hint="eastAsia"/>
          <w:color w:val="auto"/>
          <w:lang w:eastAsia="zh-CN"/>
        </w:rPr>
        <w:t xml:space="preserve"> 分项工程</w:t>
      </w:r>
      <w:r>
        <w:rPr>
          <w:color w:val="auto"/>
        </w:rPr>
        <w:t>验收证明”后，</w:t>
      </w:r>
      <w:r>
        <w:rPr>
          <w:rFonts w:hint="eastAsia"/>
          <w:color w:val="auto"/>
          <w:lang w:eastAsia="zh-CN"/>
        </w:rPr>
        <w:t>承包人</w:t>
      </w:r>
      <w:r>
        <w:rPr>
          <w:color w:val="auto"/>
        </w:rPr>
        <w:t>应与发包人及总承包人办理移交手续，任何一方均不得无理拒收或不交。无故不移交，给发包人或总承包人造成经济损失，承包人须负责赔偿。承包人应同时撤离已验收及移交的工程范围。</w:t>
      </w:r>
    </w:p>
    <w:p w14:paraId="315C6557">
      <w:pPr>
        <w:pStyle w:val="51"/>
        <w:spacing w:after="0"/>
        <w:ind w:left="1079" w:leftChars="114" w:hanging="840" w:hangingChars="350"/>
        <w:rPr>
          <w:rFonts w:ascii="宋体" w:hAnsi="宋体"/>
          <w:color w:val="auto"/>
        </w:rPr>
      </w:pPr>
      <w:r>
        <w:rPr>
          <w:rFonts w:hint="eastAsia" w:ascii="宋体" w:hAnsi="宋体"/>
          <w:color w:val="auto"/>
          <w:lang w:val="en-US" w:eastAsia="zh-CN"/>
        </w:rPr>
        <mc:AlternateContent>
          <mc:Choice Requires="wps">
            <w:drawing>
              <wp:anchor distT="0" distB="0" distL="114300" distR="114300" simplePos="0" relativeHeight="251867136" behindDoc="0" locked="0" layoutInCell="1" allowOverlap="1">
                <wp:simplePos x="0" y="0"/>
                <wp:positionH relativeFrom="column">
                  <wp:posOffset>-664845</wp:posOffset>
                </wp:positionH>
                <wp:positionV relativeFrom="paragraph">
                  <wp:posOffset>122555</wp:posOffset>
                </wp:positionV>
                <wp:extent cx="685800" cy="396240"/>
                <wp:effectExtent l="0" t="0" r="7620" b="0"/>
                <wp:wrapNone/>
                <wp:docPr id="216" name="文本框 87"/>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3515951C">
                            <w:pPr>
                              <w:rPr>
                                <w:rFonts w:ascii="楷体_GB2312" w:eastAsia="楷体_GB2312"/>
                                <w:szCs w:val="21"/>
                              </w:rPr>
                            </w:pPr>
                            <w:r>
                              <w:rPr>
                                <w:rFonts w:hint="eastAsia" w:ascii="楷体_GB2312" w:eastAsia="楷体_GB2312"/>
                                <w:szCs w:val="21"/>
                              </w:rPr>
                              <w:t>承接查验</w:t>
                            </w:r>
                          </w:p>
                        </w:txbxContent>
                      </wps:txbx>
                      <wps:bodyPr rot="0" vert="horz" wrap="square" lIns="0" tIns="0" rIns="0" bIns="0" anchor="t" anchorCtr="0" upright="1">
                        <a:noAutofit/>
                      </wps:bodyPr>
                    </wps:wsp>
                  </a:graphicData>
                </a:graphic>
              </wp:anchor>
            </w:drawing>
          </mc:Choice>
          <mc:Fallback>
            <w:pict>
              <v:shape id="文本框 87" o:spid="_x0000_s1026" o:spt="202" type="#_x0000_t202" style="position:absolute;left:0pt;margin-left:-52.35pt;margin-top:9.65pt;height:31.2pt;width:54pt;z-index:251867136;mso-width-relative:page;mso-height-relative:page;" fillcolor="#FFFFFF" filled="t" stroked="f" coordsize="21600,21600" o:gfxdata="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p60+dgAAAAIAQAADwAAAAAAAAABACAAAAAiAAAAZHJzL2Rvd25yZXYueG1sUEsBAhQAFAAA&#10;AAgAh07iQEnLsFkoAgAAPgQAAA4AAAAAAAAAAQAgAAAAJwEAAGRycy9lMm9Eb2MueG1sUEsFBgAA&#10;AAAGAAYAWQEAAMEFAAAAAA==&#10;">
                <v:fill on="t" focussize="0,0"/>
                <v:stroke on="f"/>
                <v:imagedata o:title=""/>
                <o:lock v:ext="edit" aspectratio="f"/>
                <v:textbox inset="0mm,0mm,0mm,0mm">
                  <w:txbxContent>
                    <w:p w14:paraId="3515951C">
                      <w:pPr>
                        <w:rPr>
                          <w:rFonts w:ascii="楷体_GB2312" w:eastAsia="楷体_GB2312"/>
                          <w:szCs w:val="21"/>
                        </w:rPr>
                      </w:pPr>
                      <w:r>
                        <w:rPr>
                          <w:rFonts w:hint="eastAsia" w:ascii="楷体_GB2312" w:eastAsia="楷体_GB2312"/>
                          <w:szCs w:val="21"/>
                        </w:rPr>
                        <w:t>承接查验</w:t>
                      </w:r>
                    </w:p>
                  </w:txbxContent>
                </v:textbox>
              </v:shape>
            </w:pict>
          </mc:Fallback>
        </mc:AlternateContent>
      </w:r>
      <w:r>
        <w:rPr>
          <w:rFonts w:hint="eastAsia" w:ascii="宋体" w:hAnsi="宋体"/>
          <w:color w:val="auto"/>
        </w:rPr>
        <w:t>12.2.2 承包人需无条件配合发包人及发包人指定的物业管理公司进行承接查验工作，对于需承包人递交的相关资料及检查要点详见《承接查验管理制度》。对于承接查验过程中发现的一类项问题，承包人必须确保在问题提出后7日历天内全部完成整改及报验，对于二类项、三类项问题，要求承包人在需在15日历天内完成整改，20日历天内完成报验工作。对于问题验收不合格的，发包人有权委托其他单位完成整改，相关费用在总承包人结算款或保修金中双倍扣除。</w:t>
      </w:r>
    </w:p>
    <w:p w14:paraId="40A8921F">
      <w:pPr>
        <w:pStyle w:val="51"/>
        <w:spacing w:after="0"/>
        <w:ind w:left="1079" w:leftChars="114" w:hanging="840" w:hangingChars="350"/>
        <w:rPr>
          <w:rFonts w:ascii="宋体" w:hAnsi="宋体"/>
          <w:color w:val="auto"/>
        </w:rPr>
      </w:pPr>
      <w:r>
        <w:rPr>
          <w:rFonts w:hint="eastAsia" w:ascii="宋体" w:hAnsi="宋体"/>
          <w:color w:val="auto"/>
          <w:lang w:val="en-US" w:eastAsia="zh-CN"/>
        </w:rPr>
        <mc:AlternateContent>
          <mc:Choice Requires="wps">
            <w:drawing>
              <wp:anchor distT="0" distB="0" distL="114300" distR="114300" simplePos="0" relativeHeight="251849728" behindDoc="0" locked="0" layoutInCell="1" allowOverlap="1">
                <wp:simplePos x="0" y="0"/>
                <wp:positionH relativeFrom="column">
                  <wp:posOffset>-746760</wp:posOffset>
                </wp:positionH>
                <wp:positionV relativeFrom="paragraph">
                  <wp:posOffset>45720</wp:posOffset>
                </wp:positionV>
                <wp:extent cx="685800" cy="701040"/>
                <wp:effectExtent l="0" t="0" r="7620" b="635"/>
                <wp:wrapNone/>
                <wp:docPr id="87" name="文本框 86"/>
                <wp:cNvGraphicFramePr/>
                <a:graphic xmlns:a="http://schemas.openxmlformats.org/drawingml/2006/main">
                  <a:graphicData uri="http://schemas.microsoft.com/office/word/2010/wordprocessingShape">
                    <wps:wsp>
                      <wps:cNvSpPr txBox="1">
                        <a:spLocks noChangeArrowheads="1"/>
                      </wps:cNvSpPr>
                      <wps:spPr bwMode="auto">
                        <a:xfrm>
                          <a:off x="0" y="0"/>
                          <a:ext cx="685800" cy="701040"/>
                        </a:xfrm>
                        <a:prstGeom prst="rect">
                          <a:avLst/>
                        </a:prstGeom>
                        <a:solidFill>
                          <a:srgbClr val="FFFFFF"/>
                        </a:solidFill>
                        <a:ln>
                          <a:noFill/>
                        </a:ln>
                        <a:effectLst/>
                      </wps:spPr>
                      <wps:txbx>
                        <w:txbxContent>
                          <w:p w14:paraId="3C450871">
                            <w:pPr>
                              <w:rPr>
                                <w:rFonts w:ascii="楷体_GB2312" w:eastAsia="楷体_GB2312"/>
                                <w:szCs w:val="21"/>
                              </w:rPr>
                            </w:pPr>
                            <w:r>
                              <w:rPr>
                                <w:rFonts w:hint="eastAsia" w:ascii="楷体_GB2312" w:eastAsia="楷体_GB2312"/>
                                <w:szCs w:val="21"/>
                              </w:rPr>
                              <w:t>验收后配合义务</w:t>
                            </w:r>
                          </w:p>
                        </w:txbxContent>
                      </wps:txbx>
                      <wps:bodyPr rot="0" vert="horz" wrap="square" lIns="0" tIns="0" rIns="0" bIns="0" anchor="t" anchorCtr="0" upright="1">
                        <a:noAutofit/>
                      </wps:bodyPr>
                    </wps:wsp>
                  </a:graphicData>
                </a:graphic>
              </wp:anchor>
            </w:drawing>
          </mc:Choice>
          <mc:Fallback>
            <w:pict>
              <v:shape id="文本框 86" o:spid="_x0000_s1026" o:spt="202" type="#_x0000_t202" style="position:absolute;left:0pt;margin-left:-58.8pt;margin-top:3.6pt;height:55.2pt;width:54pt;z-index:251849728;mso-width-relative:page;mso-height-relative:page;" fillcolor="#FFFFFF" filled="t" stroked="f" coordsize="21600,21600" o:gfxdata="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A&#10;9M8c1gAAAAkBAAAPAAAAAAAAAAEAIAAAACIAAABkcnMvZG93bnJldi54bWxQSwECFAAUAAAACACH&#10;TuJAjb0OTSYCAAA9BAAADgAAAAAAAAABACAAAAAlAQAAZHJzL2Uyb0RvYy54bWxQSwUGAAAAAAYA&#10;BgBZAQAAvQUAAAAA&#10;">
                <v:fill on="t" focussize="0,0"/>
                <v:stroke on="f"/>
                <v:imagedata o:title=""/>
                <o:lock v:ext="edit" aspectratio="f"/>
                <v:textbox inset="0mm,0mm,0mm,0mm">
                  <w:txbxContent>
                    <w:p w14:paraId="3C450871">
                      <w:pPr>
                        <w:rPr>
                          <w:rFonts w:ascii="楷体_GB2312" w:eastAsia="楷体_GB2312"/>
                          <w:szCs w:val="21"/>
                        </w:rPr>
                      </w:pPr>
                      <w:r>
                        <w:rPr>
                          <w:rFonts w:hint="eastAsia" w:ascii="楷体_GB2312" w:eastAsia="楷体_GB2312"/>
                          <w:szCs w:val="21"/>
                        </w:rPr>
                        <w:t>验收后配合义务</w:t>
                      </w:r>
                    </w:p>
                  </w:txbxContent>
                </v:textbox>
              </v:shape>
            </w:pict>
          </mc:Fallback>
        </mc:AlternateContent>
      </w:r>
      <w:r>
        <w:rPr>
          <w:rFonts w:hint="eastAsia" w:ascii="宋体" w:hAnsi="宋体"/>
          <w:color w:val="auto"/>
        </w:rPr>
        <w:t>12.2.2 承包人</w:t>
      </w:r>
      <w:r>
        <w:rPr>
          <w:rFonts w:hint="eastAsia" w:ascii="宋体" w:hAnsi="宋体"/>
          <w:color w:val="auto"/>
          <w:lang w:eastAsia="zh-CN"/>
        </w:rPr>
        <w:t>在</w:t>
      </w:r>
      <w:r>
        <w:rPr>
          <w:rFonts w:hint="eastAsia" w:ascii="宋体" w:hAnsi="宋体"/>
          <w:color w:val="auto"/>
        </w:rPr>
        <w:t>移交总承包人或分包人后需随时配合竣工验收及项目交付的一切</w:t>
      </w:r>
      <w:r>
        <w:rPr>
          <w:rFonts w:hint="eastAsia" w:ascii="宋体" w:hAnsi="宋体"/>
          <w:color w:val="auto"/>
          <w:lang w:eastAsia="zh-CN"/>
        </w:rPr>
        <w:t>相关</w:t>
      </w:r>
      <w:r>
        <w:rPr>
          <w:rFonts w:hint="eastAsia" w:ascii="宋体" w:hAnsi="宋体"/>
          <w:color w:val="auto"/>
        </w:rPr>
        <w:t>工作</w:t>
      </w:r>
      <w:r>
        <w:rPr>
          <w:rFonts w:hint="eastAsia" w:ascii="宋体" w:hAnsi="宋体"/>
          <w:color w:val="auto"/>
          <w:lang w:eastAsia="zh-CN"/>
        </w:rPr>
        <w:t>，</w:t>
      </w:r>
      <w:r>
        <w:rPr>
          <w:rFonts w:hint="eastAsia" w:ascii="宋体" w:hAnsi="宋体"/>
          <w:color w:val="auto"/>
        </w:rPr>
        <w:t>若因承包人不履行配合义务</w:t>
      </w:r>
      <w:r>
        <w:rPr>
          <w:rFonts w:hint="eastAsia" w:ascii="宋体" w:hAnsi="宋体"/>
          <w:color w:val="auto"/>
          <w:lang w:eastAsia="zh-CN"/>
        </w:rPr>
        <w:t>，</w:t>
      </w:r>
      <w:r>
        <w:rPr>
          <w:rFonts w:hint="eastAsia" w:ascii="宋体" w:hAnsi="宋体"/>
          <w:color w:val="auto"/>
        </w:rPr>
        <w:t>造成发包人或总承包人损失的</w:t>
      </w:r>
      <w:r>
        <w:rPr>
          <w:rFonts w:hint="eastAsia" w:ascii="宋体" w:hAnsi="宋体"/>
          <w:color w:val="auto"/>
          <w:lang w:eastAsia="zh-CN"/>
        </w:rPr>
        <w:t>，</w:t>
      </w:r>
      <w:r>
        <w:rPr>
          <w:rFonts w:hint="eastAsia" w:ascii="宋体" w:hAnsi="宋体"/>
          <w:color w:val="auto"/>
        </w:rPr>
        <w:t>承包人需承担一切损失及赔偿责任。</w:t>
      </w:r>
    </w:p>
    <w:p w14:paraId="1DFA8F19">
      <w:pPr>
        <w:pStyle w:val="50"/>
        <w:numPr>
          <w:ilvl w:val="0"/>
          <w:numId w:val="0"/>
        </w:numPr>
        <w:spacing w:before="120" w:after="120" w:line="360" w:lineRule="auto"/>
        <w:rPr>
          <w:color w:val="auto"/>
          <w:szCs w:val="24"/>
        </w:rPr>
      </w:pPr>
      <w:bookmarkStart w:id="734" w:name="_Toc455134573"/>
      <w:bookmarkStart w:id="735" w:name="_Toc454555621"/>
      <w:bookmarkStart w:id="736" w:name="_Toc455151701"/>
      <w:bookmarkStart w:id="737" w:name="_Toc122080307"/>
      <w:bookmarkStart w:id="738" w:name="_Toc8833203"/>
      <w:bookmarkStart w:id="739" w:name="_Toc144869928"/>
      <w:bookmarkStart w:id="740" w:name="_Toc357434476"/>
      <w:r>
        <w:rPr>
          <w:color w:val="auto"/>
          <w:szCs w:val="24"/>
        </w:rPr>
        <w:t>12.3 培训发包人雇员</w:t>
      </w:r>
      <w:bookmarkEnd w:id="734"/>
      <w:bookmarkEnd w:id="735"/>
      <w:bookmarkEnd w:id="736"/>
      <w:bookmarkEnd w:id="737"/>
      <w:bookmarkEnd w:id="738"/>
      <w:bookmarkEnd w:id="739"/>
      <w:bookmarkEnd w:id="740"/>
    </w:p>
    <w:p w14:paraId="305071C6">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81120" behindDoc="0" locked="0" layoutInCell="1" allowOverlap="1">
                <wp:simplePos x="0" y="0"/>
                <wp:positionH relativeFrom="column">
                  <wp:posOffset>-720090</wp:posOffset>
                </wp:positionH>
                <wp:positionV relativeFrom="paragraph">
                  <wp:posOffset>54610</wp:posOffset>
                </wp:positionV>
                <wp:extent cx="685800" cy="707390"/>
                <wp:effectExtent l="0" t="0" r="7620" b="2540"/>
                <wp:wrapNone/>
                <wp:docPr id="85" name="文本框 85"/>
                <wp:cNvGraphicFramePr/>
                <a:graphic xmlns:a="http://schemas.openxmlformats.org/drawingml/2006/main">
                  <a:graphicData uri="http://schemas.microsoft.com/office/word/2010/wordprocessingShape">
                    <wps:wsp>
                      <wps:cNvSpPr txBox="1">
                        <a:spLocks noChangeArrowheads="1"/>
                      </wps:cNvSpPr>
                      <wps:spPr bwMode="auto">
                        <a:xfrm>
                          <a:off x="0" y="0"/>
                          <a:ext cx="685800" cy="707390"/>
                        </a:xfrm>
                        <a:prstGeom prst="rect">
                          <a:avLst/>
                        </a:prstGeom>
                        <a:solidFill>
                          <a:srgbClr val="FFFFFF"/>
                        </a:solidFill>
                        <a:ln>
                          <a:noFill/>
                        </a:ln>
                        <a:effectLst/>
                      </wps:spPr>
                      <wps:txbx>
                        <w:txbxContent>
                          <w:p w14:paraId="1E9011C0">
                            <w:pPr>
                              <w:jc w:val="left"/>
                              <w:rPr>
                                <w:rFonts w:ascii="楷体_GB2312" w:eastAsia="楷体_GB2312"/>
                                <w:szCs w:val="21"/>
                              </w:rPr>
                            </w:pPr>
                            <w:r>
                              <w:rPr>
                                <w:rFonts w:hint="eastAsia" w:ascii="楷体_GB2312" w:eastAsia="楷体_GB2312"/>
                                <w:szCs w:val="21"/>
                              </w:rPr>
                              <w:t>培训发包人雇员</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3pt;height:55.7pt;width:54pt;z-index:251781120;mso-width-relative:page;mso-height-relative:page;" fillcolor="#FFFFFF" filled="t" stroked="f" coordsize="21600,21600" o:gfxdata="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IW0xfXAAAACQEAAA8AAAAAAAAAAQAgAAAAIgAAAGRycy9kb3ducmV2LnhtbFBLAQIUABQAAAAI&#10;AIdO4kAUb/rUJwIAAD0EAAAOAAAAAAAAAAEAIAAAACYBAABkcnMvZTJvRG9jLnhtbFBLBQYAAAAA&#10;BgAGAFkBAAC/BQAAAAA=&#10;">
                <v:fill on="t" focussize="0,0"/>
                <v:stroke on="f"/>
                <v:imagedata o:title=""/>
                <o:lock v:ext="edit" aspectratio="f"/>
                <v:textbox inset="0mm,0mm,0mm,0mm">
                  <w:txbxContent>
                    <w:p w14:paraId="1E9011C0">
                      <w:pPr>
                        <w:jc w:val="left"/>
                        <w:rPr>
                          <w:rFonts w:ascii="楷体_GB2312" w:eastAsia="楷体_GB2312"/>
                          <w:szCs w:val="21"/>
                        </w:rPr>
                      </w:pPr>
                      <w:r>
                        <w:rPr>
                          <w:rFonts w:hint="eastAsia" w:ascii="楷体_GB2312" w:eastAsia="楷体_GB2312"/>
                          <w:szCs w:val="21"/>
                        </w:rPr>
                        <w:t>培训发包人雇员</w:t>
                      </w:r>
                    </w:p>
                  </w:txbxContent>
                </v:textbox>
              </v:shape>
            </w:pict>
          </mc:Fallback>
        </mc:AlternateContent>
      </w:r>
      <w:r>
        <w:rPr>
          <w:color w:val="auto"/>
        </w:rPr>
        <w:t>12.3.1工程竣工并移交给发包人后，承包人须负责给</w:t>
      </w:r>
      <w:r>
        <w:rPr>
          <w:rFonts w:hint="eastAsia"/>
          <w:color w:val="auto"/>
          <w:lang w:eastAsia="zh-CN"/>
        </w:rPr>
        <w:t>对</w:t>
      </w:r>
      <w:r>
        <w:rPr>
          <w:color w:val="auto"/>
        </w:rPr>
        <w:t>包人的物业管理人员进行培训，</w:t>
      </w:r>
      <w:r>
        <w:rPr>
          <w:rFonts w:hint="eastAsia"/>
          <w:color w:val="auto"/>
          <w:lang w:eastAsia="zh-CN"/>
        </w:rPr>
        <w:t>培训</w:t>
      </w:r>
      <w:r>
        <w:rPr>
          <w:color w:val="auto"/>
        </w:rPr>
        <w:t>讲师的应是资深专业技术人员</w:t>
      </w:r>
      <w:r>
        <w:rPr>
          <w:rFonts w:hint="eastAsia"/>
          <w:color w:val="auto"/>
          <w:lang w:eastAsia="zh-CN"/>
        </w:rPr>
        <w:t>。</w:t>
      </w:r>
      <w:r>
        <w:rPr>
          <w:color w:val="auto"/>
        </w:rPr>
        <w:t>培训前承包人须向发包人提交培训计划。培训课程须包括在本合同范围内的各专业系统的操作程序、调校程序、日常的保养及损坏维修技术。</w:t>
      </w:r>
    </w:p>
    <w:p w14:paraId="3A2951B2">
      <w:pPr>
        <w:pStyle w:val="51"/>
        <w:spacing w:after="0"/>
        <w:ind w:left="1079" w:leftChars="114" w:hanging="840" w:hangingChars="350"/>
        <w:rPr>
          <w:rFonts w:ascii="宋体" w:hAnsi="宋体"/>
          <w:color w:val="auto"/>
        </w:rPr>
      </w:pPr>
      <w:r>
        <w:rPr>
          <w:color w:val="auto"/>
          <w:lang w:val="en-US" w:eastAsia="zh-CN"/>
        </w:rPr>
        <mc:AlternateContent>
          <mc:Choice Requires="wps">
            <w:drawing>
              <wp:anchor distT="0" distB="0" distL="114300" distR="114300" simplePos="0" relativeHeight="251782144" behindDoc="0" locked="0" layoutInCell="1" allowOverlap="1">
                <wp:simplePos x="0" y="0"/>
                <wp:positionH relativeFrom="column">
                  <wp:posOffset>-720090</wp:posOffset>
                </wp:positionH>
                <wp:positionV relativeFrom="paragraph">
                  <wp:posOffset>45085</wp:posOffset>
                </wp:positionV>
                <wp:extent cx="685800" cy="716915"/>
                <wp:effectExtent l="0" t="0" r="7620" b="1270"/>
                <wp:wrapNone/>
                <wp:docPr id="84" name="文本框 84"/>
                <wp:cNvGraphicFramePr/>
                <a:graphic xmlns:a="http://schemas.openxmlformats.org/drawingml/2006/main">
                  <a:graphicData uri="http://schemas.microsoft.com/office/word/2010/wordprocessingShape">
                    <wps:wsp>
                      <wps:cNvSpPr txBox="1">
                        <a:spLocks noChangeArrowheads="1"/>
                      </wps:cNvSpPr>
                      <wps:spPr bwMode="auto">
                        <a:xfrm>
                          <a:off x="0" y="0"/>
                          <a:ext cx="685800" cy="716915"/>
                        </a:xfrm>
                        <a:prstGeom prst="rect">
                          <a:avLst/>
                        </a:prstGeom>
                        <a:solidFill>
                          <a:srgbClr val="FFFFFF"/>
                        </a:solidFill>
                        <a:ln>
                          <a:noFill/>
                        </a:ln>
                        <a:effectLst/>
                      </wps:spPr>
                      <wps:txbx>
                        <w:txbxContent>
                          <w:p w14:paraId="2B5995A8">
                            <w:pPr>
                              <w:jc w:val="left"/>
                              <w:rPr>
                                <w:rFonts w:ascii="楷体_GB2312" w:eastAsia="楷体_GB2312"/>
                                <w:szCs w:val="21"/>
                              </w:rPr>
                            </w:pPr>
                            <w:r>
                              <w:rPr>
                                <w:rFonts w:hint="eastAsia" w:ascii="楷体_GB2312" w:eastAsia="楷体_GB2312"/>
                                <w:szCs w:val="21"/>
                              </w:rPr>
                              <w:t>维修保养手册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55pt;height:56.45pt;width:54pt;z-index:251782144;mso-width-relative:page;mso-height-relative:page;" fillcolor="#FFFFFF" filled="t" stroked="f" coordsize="21600,21600" o:gfxdata="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vH3o9YAAAAJAQAADwAAAAAAAAABACAAAAAiAAAAZHJzL2Rvd25yZXYueG1sUEsBAhQAFAAAAAgA&#10;h07iQJ4fXZQnAgAAPQQAAA4AAAAAAAAAAQAgAAAAJQEAAGRycy9lMm9Eb2MueG1sUEsFBgAAAAAG&#10;AAYAWQEAAL4FAAAAAA==&#10;">
                <v:fill on="t" focussize="0,0"/>
                <v:stroke on="f"/>
                <v:imagedata o:title=""/>
                <o:lock v:ext="edit" aspectratio="f"/>
                <v:textbox inset="0mm,0mm,0mm,0mm">
                  <w:txbxContent>
                    <w:p w14:paraId="2B5995A8">
                      <w:pPr>
                        <w:jc w:val="left"/>
                        <w:rPr>
                          <w:rFonts w:ascii="楷体_GB2312" w:eastAsia="楷体_GB2312"/>
                          <w:szCs w:val="21"/>
                        </w:rPr>
                      </w:pPr>
                      <w:r>
                        <w:rPr>
                          <w:rFonts w:hint="eastAsia" w:ascii="楷体_GB2312" w:eastAsia="楷体_GB2312"/>
                          <w:szCs w:val="21"/>
                        </w:rPr>
                        <w:t>维修保养手册</w:t>
                      </w:r>
                    </w:p>
                  </w:txbxContent>
                </v:textbox>
              </v:shape>
            </w:pict>
          </mc:Fallback>
        </mc:AlternateContent>
      </w:r>
      <w:r>
        <w:rPr>
          <w:color w:val="auto"/>
        </w:rPr>
        <w:t>12.3.2</w:t>
      </w:r>
      <w:r>
        <w:rPr>
          <w:rFonts w:hint="eastAsia" w:ascii="宋体" w:hAnsi="宋体"/>
          <w:color w:val="auto"/>
        </w:rPr>
        <w:t>承包人还须提供以下资料，包括但不限于：</w:t>
      </w:r>
    </w:p>
    <w:p w14:paraId="1E23A9F9">
      <w:pPr>
        <w:pStyle w:val="51"/>
        <w:spacing w:after="0"/>
        <w:ind w:left="869" w:leftChars="414"/>
        <w:rPr>
          <w:color w:val="auto"/>
        </w:rPr>
      </w:pPr>
      <w:r>
        <w:rPr>
          <w:rFonts w:hint="eastAsia"/>
          <w:color w:val="auto"/>
          <w:lang w:eastAsia="zh-CN"/>
        </w:rPr>
        <w:t>（1）</w:t>
      </w:r>
      <w:r>
        <w:rPr>
          <w:color w:val="auto"/>
        </w:rPr>
        <w:t>一份包括各专业系统操作指南、试验、维修保养的手册；</w:t>
      </w:r>
    </w:p>
    <w:p w14:paraId="68EFE634">
      <w:pPr>
        <w:pStyle w:val="51"/>
        <w:spacing w:after="0"/>
        <w:ind w:left="869" w:leftChars="414"/>
        <w:rPr>
          <w:color w:val="auto"/>
        </w:rPr>
      </w:pPr>
      <w:r>
        <w:rPr>
          <w:rFonts w:hint="eastAsia"/>
          <w:color w:val="auto"/>
          <w:lang w:eastAsia="zh-CN"/>
        </w:rPr>
        <w:t>（2）</w:t>
      </w:r>
      <w:r>
        <w:rPr>
          <w:color w:val="auto"/>
        </w:rPr>
        <w:t>由承包人负责采购材料设备的供应商联系单；</w:t>
      </w:r>
    </w:p>
    <w:p w14:paraId="19297B8B">
      <w:pPr>
        <w:pStyle w:val="51"/>
        <w:spacing w:after="0"/>
        <w:ind w:left="869" w:leftChars="414"/>
        <w:rPr>
          <w:color w:val="auto"/>
        </w:rPr>
      </w:pPr>
      <w:r>
        <w:rPr>
          <w:rFonts w:hint="eastAsia"/>
          <w:color w:val="auto"/>
          <w:lang w:eastAsia="zh-CN"/>
        </w:rPr>
        <w:t>（3）</w:t>
      </w:r>
      <w:r>
        <w:rPr>
          <w:color w:val="auto"/>
        </w:rPr>
        <w:t>负责维修保养的承包人雇员的名单及联系方式。</w:t>
      </w:r>
    </w:p>
    <w:p w14:paraId="67754954">
      <w:pPr>
        <w:pStyle w:val="4"/>
        <w:spacing w:before="120" w:after="0" w:line="360" w:lineRule="auto"/>
        <w:rPr>
          <w:color w:val="auto"/>
          <w:sz w:val="28"/>
          <w:szCs w:val="28"/>
        </w:rPr>
      </w:pPr>
      <w:bookmarkStart w:id="741" w:name="_Toc144869929"/>
      <w:bookmarkStart w:id="742" w:name="_Toc454555622"/>
      <w:bookmarkStart w:id="743" w:name="_Toc122080308"/>
      <w:bookmarkStart w:id="744" w:name="_Toc357434477"/>
      <w:bookmarkStart w:id="745" w:name="_Toc8833204"/>
      <w:bookmarkStart w:id="746" w:name="_Toc455134574"/>
      <w:bookmarkStart w:id="747" w:name="_Toc455151702"/>
      <w:r>
        <w:rPr>
          <w:color w:val="auto"/>
          <w:sz w:val="28"/>
          <w:szCs w:val="28"/>
        </w:rPr>
        <w:t>13、工程质量保修</w:t>
      </w:r>
      <w:bookmarkEnd w:id="741"/>
      <w:bookmarkEnd w:id="742"/>
      <w:bookmarkEnd w:id="743"/>
      <w:bookmarkEnd w:id="744"/>
      <w:bookmarkEnd w:id="745"/>
      <w:bookmarkEnd w:id="746"/>
      <w:bookmarkEnd w:id="747"/>
    </w:p>
    <w:p w14:paraId="198B0072">
      <w:pPr>
        <w:pStyle w:val="50"/>
        <w:numPr>
          <w:ilvl w:val="0"/>
          <w:numId w:val="0"/>
        </w:numPr>
        <w:spacing w:before="120" w:after="120" w:line="360" w:lineRule="auto"/>
        <w:rPr>
          <w:color w:val="auto"/>
          <w:szCs w:val="24"/>
        </w:rPr>
      </w:pPr>
      <w:bookmarkStart w:id="748" w:name="_Toc455151703"/>
      <w:bookmarkStart w:id="749" w:name="_Toc454555623"/>
      <w:bookmarkStart w:id="750" w:name="_Toc122080309"/>
      <w:bookmarkStart w:id="751" w:name="_Toc8833205"/>
      <w:bookmarkStart w:id="752" w:name="_Toc455134575"/>
      <w:bookmarkStart w:id="753" w:name="_Toc357434478"/>
      <w:bookmarkStart w:id="754" w:name="_Toc144869930"/>
      <w:r>
        <w:rPr>
          <w:color w:val="auto"/>
          <w:szCs w:val="24"/>
        </w:rPr>
        <w:t>13.1 工程质量保修</w:t>
      </w:r>
      <w:bookmarkEnd w:id="748"/>
      <w:bookmarkEnd w:id="749"/>
      <w:bookmarkEnd w:id="750"/>
      <w:bookmarkEnd w:id="751"/>
      <w:bookmarkEnd w:id="752"/>
      <w:bookmarkEnd w:id="753"/>
      <w:bookmarkEnd w:id="754"/>
    </w:p>
    <w:p w14:paraId="049CE298">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46304" behindDoc="0" locked="0" layoutInCell="1" allowOverlap="1">
                <wp:simplePos x="0" y="0"/>
                <wp:positionH relativeFrom="column">
                  <wp:posOffset>-756285</wp:posOffset>
                </wp:positionH>
                <wp:positionV relativeFrom="paragraph">
                  <wp:posOffset>71755</wp:posOffset>
                </wp:positionV>
                <wp:extent cx="685800" cy="691515"/>
                <wp:effectExtent l="0" t="0" r="7620" b="1905"/>
                <wp:wrapNone/>
                <wp:docPr id="83" name="文本框 83"/>
                <wp:cNvGraphicFramePr/>
                <a:graphic xmlns:a="http://schemas.openxmlformats.org/drawingml/2006/main">
                  <a:graphicData uri="http://schemas.microsoft.com/office/word/2010/wordprocessingShape">
                    <wps:wsp>
                      <wps:cNvSpPr txBox="1">
                        <a:spLocks noChangeArrowheads="1"/>
                      </wps:cNvSpPr>
                      <wps:spPr bwMode="auto">
                        <a:xfrm>
                          <a:off x="0" y="0"/>
                          <a:ext cx="685800" cy="691515"/>
                        </a:xfrm>
                        <a:prstGeom prst="rect">
                          <a:avLst/>
                        </a:prstGeom>
                        <a:solidFill>
                          <a:srgbClr val="FFFFFF"/>
                        </a:solidFill>
                        <a:ln>
                          <a:noFill/>
                        </a:ln>
                        <a:effectLst/>
                      </wps:spPr>
                      <wps:txbx>
                        <w:txbxContent>
                          <w:p w14:paraId="74A0E306">
                            <w:pPr>
                              <w:jc w:val="left"/>
                              <w:rPr>
                                <w:rFonts w:ascii="楷体_GB2312" w:eastAsia="楷体_GB2312"/>
                                <w:szCs w:val="21"/>
                              </w:rPr>
                            </w:pPr>
                            <w:r>
                              <w:rPr>
                                <w:rFonts w:hint="eastAsia" w:ascii="楷体_GB2312" w:eastAsia="楷体_GB2312"/>
                                <w:szCs w:val="21"/>
                              </w:rPr>
                              <w:t>承包人保修责任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55pt;margin-top:5.65pt;height:54.45pt;width:54pt;z-index:251746304;mso-width-relative:page;mso-height-relative:page;" fillcolor="#FFFFFF" filled="t" stroked="f" coordsize="21600,21600" o:gfxdata="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3DnStcAAAALAQAADwAAAAAAAAABACAAAAAiAAAAZHJzL2Rvd25yZXYueG1sUEsBAhQAFAAAAAgA&#10;h07iQOTZ+p8mAgAAPQQAAA4AAAAAAAAAAQAgAAAAJgEAAGRycy9lMm9Eb2MueG1sUEsFBgAAAAAG&#10;AAYAWQEAAL4FAAAAAA==&#10;">
                <v:fill on="t" focussize="0,0"/>
                <v:stroke on="f"/>
                <v:imagedata o:title=""/>
                <o:lock v:ext="edit" aspectratio="f"/>
                <v:textbox inset="0mm,0mm,0mm,0mm">
                  <w:txbxContent>
                    <w:p w14:paraId="74A0E306">
                      <w:pPr>
                        <w:jc w:val="left"/>
                        <w:rPr>
                          <w:rFonts w:ascii="楷体_GB2312" w:eastAsia="楷体_GB2312"/>
                          <w:szCs w:val="21"/>
                        </w:rPr>
                      </w:pPr>
                      <w:r>
                        <w:rPr>
                          <w:rFonts w:hint="eastAsia" w:ascii="楷体_GB2312" w:eastAsia="楷体_GB2312"/>
                          <w:szCs w:val="21"/>
                        </w:rPr>
                        <w:t>承包人保修责任</w:t>
                      </w:r>
                    </w:p>
                  </w:txbxContent>
                </v:textbox>
              </v:shape>
            </w:pict>
          </mc:Fallback>
        </mc:AlternateContent>
      </w:r>
      <w:r>
        <w:rPr>
          <w:color w:val="auto"/>
        </w:rPr>
        <w:t>13.1.1 承包人应按有关法律、法规等的规定，对交付给发包人使用的工程在缺陷保修期内承担工程质量缺陷保修责任。发包人可在认为有需要的任何时间发出指示，要求承包人修复在缺陷保修期内出现的任何缺陷，承包人应在收到该指示后的合理时间内修复该等缺陷。</w:t>
      </w:r>
    </w:p>
    <w:p w14:paraId="11AD9825">
      <w:pPr>
        <w:pStyle w:val="51"/>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64736" behindDoc="0" locked="0" layoutInCell="1" allowOverlap="1">
                <wp:simplePos x="0" y="0"/>
                <wp:positionH relativeFrom="column">
                  <wp:posOffset>-656590</wp:posOffset>
                </wp:positionH>
                <wp:positionV relativeFrom="paragraph">
                  <wp:posOffset>85725</wp:posOffset>
                </wp:positionV>
                <wp:extent cx="685800" cy="287020"/>
                <wp:effectExtent l="0" t="0" r="7620" b="1905"/>
                <wp:wrapNone/>
                <wp:docPr id="82" name="文本框 82"/>
                <wp:cNvGraphicFramePr/>
                <a:graphic xmlns:a="http://schemas.openxmlformats.org/drawingml/2006/main">
                  <a:graphicData uri="http://schemas.microsoft.com/office/word/2010/wordprocessingShape">
                    <wps:wsp>
                      <wps:cNvSpPr txBox="1">
                        <a:spLocks noChangeArrowheads="1"/>
                      </wps:cNvSpPr>
                      <wps:spPr bwMode="auto">
                        <a:xfrm>
                          <a:off x="0" y="0"/>
                          <a:ext cx="685800" cy="287020"/>
                        </a:xfrm>
                        <a:prstGeom prst="rect">
                          <a:avLst/>
                        </a:prstGeom>
                        <a:solidFill>
                          <a:srgbClr val="FFFFFF"/>
                        </a:solidFill>
                        <a:ln>
                          <a:noFill/>
                        </a:ln>
                        <a:effectLst/>
                      </wps:spPr>
                      <wps:txbx>
                        <w:txbxContent>
                          <w:p w14:paraId="36E78255">
                            <w:pPr>
                              <w:rPr>
                                <w:rFonts w:ascii="楷体_GB2312" w:eastAsia="楷体_GB2312"/>
                                <w:szCs w:val="21"/>
                              </w:rPr>
                            </w:pPr>
                            <w:r>
                              <w:rPr>
                                <w:rFonts w:hint="eastAsia" w:ascii="楷体_GB2312" w:eastAsia="楷体_GB2312"/>
                                <w:szCs w:val="21"/>
                              </w:rPr>
                              <w:t>缺陷保修书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1.7pt;margin-top:6.75pt;height:22.6pt;width:54pt;z-index:251764736;mso-width-relative:page;mso-height-relative:page;" fillcolor="#FFFFFF" filled="t" stroked="f" coordsize="21600,21600" o:gfxdata="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1dKcHYAAAACAEAAA8AAAAAAAAAAQAgAAAAIgAAAGRycy9kb3ducmV2LnhtbFBLAQIUABQAAAAI&#10;AIdO4kBKvtdSJgIAAD0EAAAOAAAAAAAAAAEAIAAAACcBAABkcnMvZTJvRG9jLnhtbFBLBQYAAAAA&#10;BgAGAFkBAAC/BQAAAAA=&#10;">
                <v:fill on="t" focussize="0,0"/>
                <v:stroke on="f"/>
                <v:imagedata o:title=""/>
                <o:lock v:ext="edit" aspectratio="f"/>
                <v:textbox inset="0mm,0mm,0mm,0mm">
                  <w:txbxContent>
                    <w:p w14:paraId="36E78255">
                      <w:pPr>
                        <w:rPr>
                          <w:rFonts w:ascii="楷体_GB2312" w:eastAsia="楷体_GB2312"/>
                          <w:szCs w:val="21"/>
                        </w:rPr>
                      </w:pPr>
                      <w:r>
                        <w:rPr>
                          <w:rFonts w:hint="eastAsia" w:ascii="楷体_GB2312" w:eastAsia="楷体_GB2312"/>
                          <w:szCs w:val="21"/>
                        </w:rPr>
                        <w:t>缺陷保修书</w:t>
                      </w:r>
                    </w:p>
                  </w:txbxContent>
                </v:textbox>
              </v:shape>
            </w:pict>
          </mc:Fallback>
        </mc:AlternateContent>
      </w:r>
      <w:r>
        <w:rPr>
          <w:color w:val="auto"/>
        </w:rPr>
        <w:t>13.1.2 工程实际竣工时，承包人应与发包人签订由发包人招标时随招标文件附件发出的工程质量</w:t>
      </w:r>
      <w:r>
        <w:rPr>
          <w:rFonts w:hint="eastAsia"/>
          <w:color w:val="auto"/>
        </w:rPr>
        <w:t>保修协议书</w:t>
      </w:r>
      <w:r>
        <w:rPr>
          <w:color w:val="auto"/>
        </w:rPr>
        <w:t>。</w:t>
      </w:r>
    </w:p>
    <w:p w14:paraId="4BB27C63">
      <w:pPr>
        <w:pStyle w:val="51"/>
        <w:tabs>
          <w:tab w:val="left" w:pos="1440"/>
        </w:tabs>
        <w:spacing w:after="0"/>
        <w:ind w:left="1079" w:leftChars="114" w:hanging="840" w:hangingChars="350"/>
        <w:rPr>
          <w:color w:val="auto"/>
          <w:highlight w:val="yellow"/>
        </w:rPr>
      </w:pPr>
      <w:r>
        <w:rPr>
          <w:color w:val="auto"/>
          <w:lang w:val="en-US" w:eastAsia="zh-CN"/>
        </w:rPr>
        <mc:AlternateContent>
          <mc:Choice Requires="wps">
            <w:drawing>
              <wp:anchor distT="0" distB="0" distL="114300" distR="114300" simplePos="0" relativeHeight="251765760" behindDoc="0" locked="0" layoutInCell="1" allowOverlap="1">
                <wp:simplePos x="0" y="0"/>
                <wp:positionH relativeFrom="column">
                  <wp:posOffset>-720090</wp:posOffset>
                </wp:positionH>
                <wp:positionV relativeFrom="paragraph">
                  <wp:posOffset>100330</wp:posOffset>
                </wp:positionV>
                <wp:extent cx="685800" cy="498475"/>
                <wp:effectExtent l="0" t="0" r="7620" b="5080"/>
                <wp:wrapNone/>
                <wp:docPr id="81" name="文本框 81"/>
                <wp:cNvGraphicFramePr/>
                <a:graphic xmlns:a="http://schemas.openxmlformats.org/drawingml/2006/main">
                  <a:graphicData uri="http://schemas.microsoft.com/office/word/2010/wordprocessingShape">
                    <wps:wsp>
                      <wps:cNvSpPr txBox="1">
                        <a:spLocks noChangeArrowheads="1"/>
                      </wps:cNvSpPr>
                      <wps:spPr bwMode="auto">
                        <a:xfrm>
                          <a:off x="0" y="0"/>
                          <a:ext cx="685800" cy="498475"/>
                        </a:xfrm>
                        <a:prstGeom prst="rect">
                          <a:avLst/>
                        </a:prstGeom>
                        <a:solidFill>
                          <a:srgbClr val="FFFFFF"/>
                        </a:solidFill>
                        <a:ln>
                          <a:noFill/>
                        </a:ln>
                        <a:effectLst/>
                      </wps:spPr>
                      <wps:txbx>
                        <w:txbxContent>
                          <w:p w14:paraId="41A574FA">
                            <w:pPr>
                              <w:rPr>
                                <w:rFonts w:ascii="楷体_GB2312" w:eastAsia="楷体_GB2312"/>
                                <w:szCs w:val="21"/>
                              </w:rPr>
                            </w:pPr>
                            <w:r>
                              <w:rPr>
                                <w:rFonts w:hint="eastAsia" w:ascii="楷体_GB2312" w:eastAsia="楷体_GB2312"/>
                                <w:szCs w:val="21"/>
                              </w:rPr>
                              <w:t>缺陷保修金额及保修期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9pt;height:39.25pt;width:54pt;z-index:251765760;mso-width-relative:page;mso-height-relative:page;" fillcolor="#FFFFFF" filled="t" stroked="f" coordsize="21600,21600" o:gfxdata="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YWwy9cAAAAJAQAADwAAAAAAAAABACAAAAAiAAAAZHJzL2Rvd25yZXYueG1sUEsBAhQAFAAAAAgA&#10;h07iQO4+lc0mAgAAPQQAAA4AAAAAAAAAAQAgAAAAJgEAAGRycy9lMm9Eb2MueG1sUEsFBgAAAAAG&#10;AAYAWQEAAL4FAAAAAA==&#10;">
                <v:fill on="t" focussize="0,0"/>
                <v:stroke on="f"/>
                <v:imagedata o:title=""/>
                <o:lock v:ext="edit" aspectratio="f"/>
                <v:textbox inset="0mm,0mm,0mm,0mm">
                  <w:txbxContent>
                    <w:p w14:paraId="41A574FA">
                      <w:pPr>
                        <w:rPr>
                          <w:rFonts w:ascii="楷体_GB2312" w:eastAsia="楷体_GB2312"/>
                          <w:szCs w:val="21"/>
                        </w:rPr>
                      </w:pPr>
                      <w:r>
                        <w:rPr>
                          <w:rFonts w:hint="eastAsia" w:ascii="楷体_GB2312" w:eastAsia="楷体_GB2312"/>
                          <w:szCs w:val="21"/>
                        </w:rPr>
                        <w:t>缺陷保修金额及保修期</w:t>
                      </w:r>
                    </w:p>
                  </w:txbxContent>
                </v:textbox>
              </v:shape>
            </w:pict>
          </mc:Fallback>
        </mc:AlternateContent>
      </w:r>
      <w:r>
        <w:rPr>
          <w:color w:val="auto"/>
        </w:rPr>
        <w:t>13.1.3 本工程的“工程质量保修金”见专用条款的约定。“</w:t>
      </w:r>
      <w:r>
        <w:rPr>
          <w:rFonts w:hint="eastAsia"/>
          <w:color w:val="auto"/>
          <w:lang w:eastAsia="zh-CN"/>
        </w:rPr>
        <w:t>质量</w:t>
      </w:r>
      <w:r>
        <w:rPr>
          <w:color w:val="auto"/>
        </w:rPr>
        <w:t>保修期”是上述</w:t>
      </w:r>
      <w:r>
        <w:rPr>
          <w:rFonts w:hint="eastAsia"/>
          <w:color w:val="auto"/>
        </w:rPr>
        <w:t>工程质量保修协议书</w:t>
      </w:r>
      <w:r>
        <w:rPr>
          <w:color w:val="auto"/>
        </w:rPr>
        <w:t>中指定的保修期。</w:t>
      </w:r>
      <w:r>
        <w:rPr>
          <w:color w:val="auto"/>
          <w:highlight w:val="yellow"/>
        </w:rPr>
        <w:t>除非本合同中另有约定，</w:t>
      </w:r>
      <w:r>
        <w:rPr>
          <w:rFonts w:ascii="宋体" w:hAnsi="宋体"/>
          <w:color w:val="auto"/>
          <w:highlight w:val="yellow"/>
        </w:rPr>
        <w:t>保修期限应</w:t>
      </w:r>
      <w:r>
        <w:rPr>
          <w:rFonts w:hint="eastAsia" w:ascii="宋体" w:hAnsi="宋体"/>
          <w:color w:val="auto"/>
          <w:highlight w:val="yellow"/>
        </w:rPr>
        <w:t>是自</w:t>
      </w:r>
      <w:r>
        <w:rPr>
          <w:rFonts w:ascii="宋体" w:hAnsi="宋体"/>
          <w:color w:val="auto"/>
          <w:highlight w:val="yellow"/>
        </w:rPr>
        <w:t>工程</w:t>
      </w:r>
      <w:r>
        <w:rPr>
          <w:rFonts w:hint="eastAsia" w:ascii="宋体" w:hAnsi="宋体"/>
          <w:color w:val="auto"/>
          <w:highlight w:val="yellow"/>
        </w:rPr>
        <w:t>“实际竣工</w:t>
      </w:r>
      <w:r>
        <w:rPr>
          <w:rFonts w:ascii="宋体" w:hAnsi="宋体"/>
          <w:color w:val="auto"/>
          <w:highlight w:val="yellow"/>
        </w:rPr>
        <w:t>证书</w:t>
      </w:r>
      <w:r>
        <w:rPr>
          <w:rFonts w:hint="eastAsia" w:ascii="宋体" w:hAnsi="宋体"/>
          <w:color w:val="auto"/>
          <w:highlight w:val="yellow"/>
        </w:rPr>
        <w:t>”中的实际竣工日期之日起满六个月之后或集中入住日期二者较晚日期</w:t>
      </w:r>
      <w:r>
        <w:rPr>
          <w:rFonts w:ascii="宋体" w:hAnsi="宋体"/>
          <w:color w:val="auto"/>
          <w:highlight w:val="yellow"/>
        </w:rPr>
        <w:t>起计算</w:t>
      </w:r>
      <w:r>
        <w:rPr>
          <w:color w:val="auto"/>
          <w:highlight w:val="yellow"/>
        </w:rPr>
        <w:t>。</w:t>
      </w:r>
    </w:p>
    <w:p w14:paraId="195ABD9B">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62688" behindDoc="0" locked="0" layoutInCell="1" allowOverlap="1">
                <wp:simplePos x="0" y="0"/>
                <wp:positionH relativeFrom="column">
                  <wp:posOffset>-720090</wp:posOffset>
                </wp:positionH>
                <wp:positionV relativeFrom="paragraph">
                  <wp:posOffset>71755</wp:posOffset>
                </wp:positionV>
                <wp:extent cx="685800" cy="767715"/>
                <wp:effectExtent l="0" t="0" r="7620" b="0"/>
                <wp:wrapNone/>
                <wp:docPr id="80" name="文本框 80"/>
                <wp:cNvGraphicFramePr/>
                <a:graphic xmlns:a="http://schemas.openxmlformats.org/drawingml/2006/main">
                  <a:graphicData uri="http://schemas.microsoft.com/office/word/2010/wordprocessingShape">
                    <wps:wsp>
                      <wps:cNvSpPr txBox="1">
                        <a:spLocks noChangeArrowheads="1"/>
                      </wps:cNvSpPr>
                      <wps:spPr bwMode="auto">
                        <a:xfrm>
                          <a:off x="0" y="0"/>
                          <a:ext cx="685800" cy="767715"/>
                        </a:xfrm>
                        <a:prstGeom prst="rect">
                          <a:avLst/>
                        </a:prstGeom>
                        <a:solidFill>
                          <a:srgbClr val="FFFFFF"/>
                        </a:solidFill>
                        <a:ln>
                          <a:noFill/>
                        </a:ln>
                        <a:effectLst/>
                      </wps:spPr>
                      <wps:txbx>
                        <w:txbxContent>
                          <w:p w14:paraId="31916C4D">
                            <w:pPr>
                              <w:jc w:val="left"/>
                              <w:rPr>
                                <w:rFonts w:ascii="楷体_GB2312" w:eastAsia="楷体_GB2312"/>
                                <w:szCs w:val="21"/>
                              </w:rPr>
                            </w:pPr>
                            <w:r>
                              <w:rPr>
                                <w:rFonts w:hint="eastAsia" w:ascii="楷体_GB2312" w:eastAsia="楷体_GB2312"/>
                                <w:szCs w:val="21"/>
                              </w:rPr>
                              <w:t>缺陷保修完成证书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0.45pt;width:54pt;z-index:251762688;mso-width-relative:page;mso-height-relative:page;" fillcolor="#FFFFFF" filled="t" stroked="f" coordsize="21600,21600" o:gfxdata="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RJFmdcAAAAKAQAADwAAAAAAAAABACAAAAAiAAAAZHJzL2Rvd25yZXYueG1sUEsBAhQAFAAAAAgA&#10;h07iQCwFsaAmAgAAPQQAAA4AAAAAAAAAAQAgAAAAJgEAAGRycy9lMm9Eb2MueG1sUEsFBgAAAAAG&#10;AAYAWQEAAL4FAAAAAA==&#10;">
                <v:fill on="t" focussize="0,0"/>
                <v:stroke on="f"/>
                <v:imagedata o:title=""/>
                <o:lock v:ext="edit" aspectratio="f"/>
                <v:textbox inset="0mm,0mm,0mm,0mm">
                  <w:txbxContent>
                    <w:p w14:paraId="31916C4D">
                      <w:pPr>
                        <w:jc w:val="left"/>
                        <w:rPr>
                          <w:rFonts w:ascii="楷体_GB2312" w:eastAsia="楷体_GB2312"/>
                          <w:szCs w:val="21"/>
                        </w:rPr>
                      </w:pPr>
                      <w:r>
                        <w:rPr>
                          <w:rFonts w:hint="eastAsia" w:ascii="楷体_GB2312" w:eastAsia="楷体_GB2312"/>
                          <w:szCs w:val="21"/>
                        </w:rPr>
                        <w:t>缺陷保修完成证书</w:t>
                      </w:r>
                    </w:p>
                  </w:txbxContent>
                </v:textbox>
              </v:shape>
            </w:pict>
          </mc:Fallback>
        </mc:AlternateContent>
      </w:r>
      <w:r>
        <w:rPr>
          <w:color w:val="auto"/>
        </w:rPr>
        <w:t>13.1.4 缺陷保修期届满且承包人根据指示已修复所有缺陷并令发包人验收满意时，发包人应签发“缺陷保修完成证书”，承包人获此证书后方视为保修工作完成。但该证书发出后，承包人仍须承担按照法律、法规要求的责任和义务。</w:t>
      </w:r>
    </w:p>
    <w:p w14:paraId="49289C67">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63712" behindDoc="0" locked="0" layoutInCell="1" allowOverlap="1">
                <wp:simplePos x="0" y="0"/>
                <wp:positionH relativeFrom="column">
                  <wp:posOffset>-720090</wp:posOffset>
                </wp:positionH>
                <wp:positionV relativeFrom="paragraph">
                  <wp:posOffset>71755</wp:posOffset>
                </wp:positionV>
                <wp:extent cx="685800" cy="723900"/>
                <wp:effectExtent l="0" t="0" r="7620" b="2540"/>
                <wp:wrapNone/>
                <wp:docPr id="79" name="文本框 79"/>
                <wp:cNvGraphicFramePr/>
                <a:graphic xmlns:a="http://schemas.openxmlformats.org/drawingml/2006/main">
                  <a:graphicData uri="http://schemas.microsoft.com/office/word/2010/wordprocessingShape">
                    <wps:wsp>
                      <wps:cNvSpPr txBox="1">
                        <a:spLocks noChangeArrowheads="1"/>
                      </wps:cNvSpPr>
                      <wps:spPr bwMode="auto">
                        <a:xfrm>
                          <a:off x="0" y="0"/>
                          <a:ext cx="685800" cy="723900"/>
                        </a:xfrm>
                        <a:prstGeom prst="rect">
                          <a:avLst/>
                        </a:prstGeom>
                        <a:solidFill>
                          <a:srgbClr val="FFFFFF"/>
                        </a:solidFill>
                        <a:ln>
                          <a:noFill/>
                        </a:ln>
                        <a:effectLst/>
                      </wps:spPr>
                      <wps:txbx>
                        <w:txbxContent>
                          <w:p w14:paraId="6BC3B5D4">
                            <w:pPr>
                              <w:rPr>
                                <w:rFonts w:ascii="楷体_GB2312" w:eastAsia="楷体_GB2312"/>
                                <w:szCs w:val="21"/>
                              </w:rPr>
                            </w:pPr>
                            <w:r>
                              <w:rPr>
                                <w:rFonts w:hint="eastAsia" w:ascii="楷体_GB2312" w:eastAsia="楷体_GB2312"/>
                                <w:szCs w:val="21"/>
                              </w:rPr>
                              <w:t>未履行保修义务</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7pt;width:54pt;z-index:251763712;mso-width-relative:page;mso-height-relative:page;" fillcolor="#FFFFFF" filled="t" stroked="f" coordsize="21600,21600" o:gfxdata="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y3&#10;OTDXAAAACgEAAA8AAAAAAAAAAQAgAAAAIgAAAGRycy9kb3ducmV2LnhtbFBLAQIUABQAAAAIAIdO&#10;4kCn7xXVJAIAAD0EAAAOAAAAAAAAAAEAIAAAACYBAABkcnMvZTJvRG9jLnhtbFBLBQYAAAAABgAG&#10;AFkBAAC8BQAAAAA=&#10;">
                <v:fill on="t" focussize="0,0"/>
                <v:stroke on="f"/>
                <v:imagedata o:title=""/>
                <o:lock v:ext="edit" aspectratio="f"/>
                <v:textbox inset="0mm,0mm,0mm,0mm">
                  <w:txbxContent>
                    <w:p w14:paraId="6BC3B5D4">
                      <w:pPr>
                        <w:rPr>
                          <w:rFonts w:ascii="楷体_GB2312" w:eastAsia="楷体_GB2312"/>
                          <w:szCs w:val="21"/>
                        </w:rPr>
                      </w:pPr>
                      <w:r>
                        <w:rPr>
                          <w:rFonts w:hint="eastAsia" w:ascii="楷体_GB2312" w:eastAsia="楷体_GB2312"/>
                          <w:szCs w:val="21"/>
                        </w:rPr>
                        <w:t>未履行保修义务</w:t>
                      </w:r>
                    </w:p>
                  </w:txbxContent>
                </v:textbox>
              </v:shape>
            </w:pict>
          </mc:Fallback>
        </mc:AlternateContent>
      </w:r>
      <w:r>
        <w:rPr>
          <w:color w:val="auto"/>
        </w:rPr>
        <w:t>13.1.5 若承包人收到发包人指示后未能按照</w:t>
      </w:r>
      <w:r>
        <w:rPr>
          <w:rFonts w:hint="eastAsia"/>
          <w:color w:val="auto"/>
        </w:rPr>
        <w:t>工程质量保修协议书</w:t>
      </w:r>
      <w:r>
        <w:rPr>
          <w:color w:val="auto"/>
        </w:rPr>
        <w:t>约定的期限内履行其保修义务，发包人可以委托他人按照本合同约定的要求进行缺陷修复。所发生的费用由承包人直接支付或从工程质量保修金中扣除，同时发包人应以书面形式将这种情况通知承包人。</w:t>
      </w:r>
    </w:p>
    <w:p w14:paraId="360504FE">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47328" behindDoc="0" locked="0" layoutInCell="1" allowOverlap="1">
                <wp:simplePos x="0" y="0"/>
                <wp:positionH relativeFrom="column">
                  <wp:posOffset>-720090</wp:posOffset>
                </wp:positionH>
                <wp:positionV relativeFrom="paragraph">
                  <wp:posOffset>71755</wp:posOffset>
                </wp:positionV>
                <wp:extent cx="685800" cy="246380"/>
                <wp:effectExtent l="0" t="0" r="7620" b="1270"/>
                <wp:wrapNone/>
                <wp:docPr id="78" name="文本框 78"/>
                <wp:cNvGraphicFramePr/>
                <a:graphic xmlns:a="http://schemas.openxmlformats.org/drawingml/2006/main">
                  <a:graphicData uri="http://schemas.microsoft.com/office/word/2010/wordprocessingShape">
                    <wps:wsp>
                      <wps:cNvSpPr txBox="1">
                        <a:spLocks noChangeArrowheads="1"/>
                      </wps:cNvSpPr>
                      <wps:spPr bwMode="auto">
                        <a:xfrm>
                          <a:off x="0" y="0"/>
                          <a:ext cx="685800" cy="246380"/>
                        </a:xfrm>
                        <a:prstGeom prst="rect">
                          <a:avLst/>
                        </a:prstGeom>
                        <a:solidFill>
                          <a:srgbClr val="FFFFFF"/>
                        </a:solidFill>
                        <a:ln>
                          <a:noFill/>
                        </a:ln>
                        <a:effectLst/>
                      </wps:spPr>
                      <wps:txbx>
                        <w:txbxContent>
                          <w:p w14:paraId="437688F3">
                            <w:pPr>
                              <w:rPr>
                                <w:rFonts w:ascii="楷体_GB2312" w:eastAsia="楷体_GB2312"/>
                                <w:szCs w:val="21"/>
                              </w:rPr>
                            </w:pPr>
                            <w:r>
                              <w:rPr>
                                <w:rFonts w:hint="eastAsia" w:ascii="楷体_GB2312" w:eastAsia="楷体_GB2312"/>
                                <w:szCs w:val="21"/>
                              </w:rPr>
                              <w:t>保养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19.4pt;width:54pt;z-index:251747328;mso-width-relative:page;mso-height-relative:page;" fillcolor="#FFFFFF" filled="t" stroked="f" coordsize="21600,21600" o:gfxdata="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6Ikv9cAAAAJAQAADwAAAAAAAAABACAAAAAiAAAAZHJzL2Rvd25yZXYueG1sUEsBAhQAFAAAAAgA&#10;h07iQH2GNwgmAgAAPQQAAA4AAAAAAAAAAQAgAAAAJgEAAGRycy9lMm9Eb2MueG1sUEsFBgAAAAAG&#10;AAYAWQEAAL4FAAAAAA==&#10;">
                <v:fill on="t" focussize="0,0"/>
                <v:stroke on="f"/>
                <v:imagedata o:title=""/>
                <o:lock v:ext="edit" aspectratio="f"/>
                <v:textbox inset="0mm,0mm,0mm,0mm">
                  <w:txbxContent>
                    <w:p w14:paraId="437688F3">
                      <w:pPr>
                        <w:rPr>
                          <w:rFonts w:ascii="楷体_GB2312" w:eastAsia="楷体_GB2312"/>
                          <w:szCs w:val="21"/>
                        </w:rPr>
                      </w:pPr>
                      <w:r>
                        <w:rPr>
                          <w:rFonts w:hint="eastAsia" w:ascii="楷体_GB2312" w:eastAsia="楷体_GB2312"/>
                          <w:szCs w:val="21"/>
                        </w:rPr>
                        <w:t>保养</w:t>
                      </w:r>
                    </w:p>
                  </w:txbxContent>
                </v:textbox>
              </v:shape>
            </w:pict>
          </mc:Fallback>
        </mc:AlternateContent>
      </w:r>
      <w:r>
        <w:rPr>
          <w:color w:val="auto"/>
        </w:rPr>
        <w:t>13.1.6 若合同文件说明某部分工程包含保修之外的保养，则承包人须提交保养说明书及保养计划给发包人审批并负责按批准的文件进行保养。</w:t>
      </w:r>
    </w:p>
    <w:p w14:paraId="799D5B7D">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850752" behindDoc="0" locked="0" layoutInCell="1" allowOverlap="1">
                <wp:simplePos x="0" y="0"/>
                <wp:positionH relativeFrom="column">
                  <wp:posOffset>-720090</wp:posOffset>
                </wp:positionH>
                <wp:positionV relativeFrom="paragraph">
                  <wp:posOffset>71755</wp:posOffset>
                </wp:positionV>
                <wp:extent cx="685800" cy="895350"/>
                <wp:effectExtent l="0" t="0" r="7620" b="4445"/>
                <wp:wrapNone/>
                <wp:docPr id="90"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685800" cy="895350"/>
                        </a:xfrm>
                        <a:prstGeom prst="rect">
                          <a:avLst/>
                        </a:prstGeom>
                        <a:solidFill>
                          <a:srgbClr val="FFFFFF"/>
                        </a:solidFill>
                        <a:ln>
                          <a:noFill/>
                        </a:ln>
                        <a:effectLst/>
                      </wps:spPr>
                      <wps:txbx>
                        <w:txbxContent>
                          <w:p w14:paraId="4067D6F9">
                            <w:pPr>
                              <w:jc w:val="left"/>
                              <w:rPr>
                                <w:rFonts w:ascii="楷体_GB2312" w:eastAsia="楷体_GB2312"/>
                                <w:szCs w:val="21"/>
                              </w:rPr>
                            </w:pPr>
                            <w:r>
                              <w:rPr>
                                <w:rFonts w:hint="eastAsia" w:ascii="楷体_GB2312" w:eastAsia="楷体_GB2312"/>
                                <w:szCs w:val="21"/>
                              </w:rPr>
                              <w:t>缺陷修复费用的约定</w:t>
                            </w:r>
                          </w:p>
                        </w:txbxContent>
                      </wps:txbx>
                      <wps:bodyPr rot="0" vert="horz" wrap="square" lIns="0" tIns="0" rIns="0" bIns="0" anchor="t" anchorCtr="0" upright="1">
                        <a:noAutofit/>
                      </wps:bodyPr>
                    </wps:wsp>
                  </a:graphicData>
                </a:graphic>
              </wp:anchor>
            </w:drawing>
          </mc:Choice>
          <mc:Fallback>
            <w:pict>
              <v:shape id="文本框 77" o:spid="_x0000_s1026" o:spt="202" type="#_x0000_t202" style="position:absolute;left:0pt;margin-left:-56.7pt;margin-top:5.65pt;height:70.5pt;width:54pt;z-index:251850752;mso-width-relative:page;mso-height-relative:page;" fillcolor="#FFFFFF" filled="t" stroked="f" coordsize="21600,21600" o:gfxdata="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eXmrjXAAAACgEAAA8AAAAAAAAAAQAgAAAAIgAAAGRycy9kb3ducmV2LnhtbFBLAQIUABQAAAAI&#10;AIdO4kATrSrwJwIAAD0EAAAOAAAAAAAAAAEAIAAAACYBAABkcnMvZTJvRG9jLnhtbFBLBQYAAAAA&#10;BgAGAFkBAAC/BQAAAAA=&#10;">
                <v:fill on="t" focussize="0,0"/>
                <v:stroke on="f"/>
                <v:imagedata o:title=""/>
                <o:lock v:ext="edit" aspectratio="f"/>
                <v:textbox inset="0mm,0mm,0mm,0mm">
                  <w:txbxContent>
                    <w:p w14:paraId="4067D6F9">
                      <w:pPr>
                        <w:jc w:val="left"/>
                        <w:rPr>
                          <w:rFonts w:ascii="楷体_GB2312" w:eastAsia="楷体_GB2312"/>
                          <w:szCs w:val="21"/>
                        </w:rPr>
                      </w:pPr>
                      <w:r>
                        <w:rPr>
                          <w:rFonts w:hint="eastAsia" w:ascii="楷体_GB2312" w:eastAsia="楷体_GB2312"/>
                          <w:szCs w:val="21"/>
                        </w:rPr>
                        <w:t>缺陷修复费用的约定</w:t>
                      </w:r>
                    </w:p>
                  </w:txbxContent>
                </v:textbox>
              </v:shape>
            </w:pict>
          </mc:Fallback>
        </mc:AlternateContent>
      </w:r>
      <w:r>
        <w:rPr>
          <w:color w:val="auto"/>
        </w:rPr>
        <w:t>13.1.7由以下原因造成的工程质量，其修复费用由发包人承担：</w:t>
      </w:r>
    </w:p>
    <w:p w14:paraId="24CBB4BC">
      <w:pPr>
        <w:spacing w:line="360" w:lineRule="auto"/>
        <w:ind w:left="1557" w:leftChars="513" w:hanging="480" w:hangingChars="200"/>
        <w:rPr>
          <w:color w:val="auto"/>
          <w:sz w:val="24"/>
        </w:rPr>
      </w:pPr>
      <w:r>
        <w:rPr>
          <w:color w:val="auto"/>
          <w:sz w:val="24"/>
        </w:rPr>
        <w:t>(1)  发包人或其雇员、客户或相关人员使用不当；</w:t>
      </w:r>
    </w:p>
    <w:p w14:paraId="35E1608C">
      <w:pPr>
        <w:spacing w:line="360" w:lineRule="auto"/>
        <w:ind w:left="1557" w:leftChars="513" w:hanging="480" w:hangingChars="200"/>
        <w:rPr>
          <w:color w:val="auto"/>
          <w:sz w:val="24"/>
        </w:rPr>
      </w:pPr>
      <w:r>
        <w:rPr>
          <w:color w:val="auto"/>
          <w:sz w:val="24"/>
        </w:rPr>
        <w:t>(</w:t>
      </w:r>
      <w:r>
        <w:rPr>
          <w:rFonts w:hint="eastAsia"/>
          <w:color w:val="auto"/>
          <w:sz w:val="24"/>
        </w:rPr>
        <w:t>2</w:t>
      </w:r>
      <w:r>
        <w:rPr>
          <w:color w:val="auto"/>
          <w:sz w:val="24"/>
        </w:rPr>
        <w:t>)  非承包人负责的设计不当造成的；</w:t>
      </w:r>
    </w:p>
    <w:p w14:paraId="2241A2F1">
      <w:pPr>
        <w:spacing w:after="120" w:line="360" w:lineRule="auto"/>
        <w:ind w:left="1557" w:leftChars="513" w:hanging="480" w:hangingChars="200"/>
        <w:rPr>
          <w:color w:val="auto"/>
          <w:sz w:val="24"/>
        </w:rPr>
      </w:pPr>
      <w:r>
        <w:rPr>
          <w:color w:val="auto"/>
          <w:sz w:val="24"/>
        </w:rPr>
        <w:t>(</w:t>
      </w:r>
      <w:r>
        <w:rPr>
          <w:rFonts w:hint="eastAsia"/>
          <w:color w:val="auto"/>
          <w:sz w:val="24"/>
        </w:rPr>
        <w:t>3</w:t>
      </w:r>
      <w:r>
        <w:rPr>
          <w:color w:val="auto"/>
          <w:sz w:val="24"/>
        </w:rPr>
        <w:t>)  不可抗力。</w:t>
      </w:r>
    </w:p>
    <w:p w14:paraId="0D366C4B">
      <w:pPr>
        <w:spacing w:line="360" w:lineRule="auto"/>
        <w:ind w:left="1000" w:leftChars="476"/>
        <w:rPr>
          <w:rFonts w:ascii="宋体" w:hAnsi="宋体"/>
          <w:color w:val="auto"/>
          <w:sz w:val="24"/>
        </w:rPr>
      </w:pPr>
      <w:r>
        <w:rPr>
          <w:color w:val="auto"/>
          <w:sz w:val="24"/>
        </w:rPr>
        <w:t>如果保修工作不是上述原因造成的，则在质量保修期内出现的任何质量</w:t>
      </w:r>
      <w:r>
        <w:rPr>
          <w:rFonts w:hint="eastAsia"/>
          <w:color w:val="auto"/>
          <w:sz w:val="24"/>
        </w:rPr>
        <w:t>问题</w:t>
      </w:r>
      <w:r>
        <w:rPr>
          <w:color w:val="auto"/>
          <w:sz w:val="24"/>
        </w:rPr>
        <w:t>，由承包人自费修复。</w:t>
      </w:r>
    </w:p>
    <w:p w14:paraId="7E87AAB6">
      <w:pPr>
        <w:spacing w:line="360" w:lineRule="auto"/>
        <w:ind w:left="1000" w:leftChars="476"/>
        <w:rPr>
          <w:rFonts w:ascii="宋体" w:hAnsi="宋体"/>
          <w:color w:val="auto"/>
          <w:sz w:val="24"/>
        </w:rPr>
      </w:pPr>
      <w:r>
        <w:rPr>
          <w:rFonts w:hint="eastAsia" w:ascii="宋体" w:hAnsi="宋体"/>
          <w:color w:val="auto"/>
          <w:sz w:val="24"/>
        </w:rPr>
        <w:t>若因工程实际竣工前的损害或承包人供应的材料或施工工艺不符合合同要求，而导致实际竣工后出现的因恶劣天气（如台风、霜冻）所造成的任何损坏，由承包人自费修复。</w:t>
      </w:r>
    </w:p>
    <w:p w14:paraId="5AC2D236">
      <w:pPr>
        <w:pStyle w:val="51"/>
        <w:tabs>
          <w:tab w:val="left" w:pos="1440"/>
        </w:tabs>
        <w:spacing w:after="0"/>
        <w:ind w:left="1079" w:leftChars="114" w:hanging="840" w:hangingChars="350"/>
        <w:rPr>
          <w:rFonts w:ascii="宋体" w:hAnsi="宋体"/>
          <w:color w:val="auto"/>
        </w:rPr>
      </w:pPr>
      <w:r>
        <w:rPr>
          <w:rFonts w:ascii="宋体" w:hAnsi="宋体"/>
          <w:color w:val="auto"/>
          <w:lang w:val="en-US" w:eastAsia="zh-CN"/>
        </w:rPr>
        <mc:AlternateContent>
          <mc:Choice Requires="wps">
            <w:drawing>
              <wp:anchor distT="0" distB="0" distL="114300" distR="114300" simplePos="0" relativeHeight="251871232" behindDoc="0" locked="0" layoutInCell="1" allowOverlap="1">
                <wp:simplePos x="0" y="0"/>
                <wp:positionH relativeFrom="column">
                  <wp:posOffset>-720090</wp:posOffset>
                </wp:positionH>
                <wp:positionV relativeFrom="paragraph">
                  <wp:posOffset>71755</wp:posOffset>
                </wp:positionV>
                <wp:extent cx="685800" cy="723900"/>
                <wp:effectExtent l="0" t="0" r="7620" b="2540"/>
                <wp:wrapNone/>
                <wp:docPr id="220" name="文本框 213"/>
                <wp:cNvGraphicFramePr/>
                <a:graphic xmlns:a="http://schemas.openxmlformats.org/drawingml/2006/main">
                  <a:graphicData uri="http://schemas.microsoft.com/office/word/2010/wordprocessingShape">
                    <wps:wsp>
                      <wps:cNvSpPr txBox="1">
                        <a:spLocks noChangeArrowheads="1"/>
                      </wps:cNvSpPr>
                      <wps:spPr bwMode="auto">
                        <a:xfrm>
                          <a:off x="0" y="0"/>
                          <a:ext cx="685800" cy="723900"/>
                        </a:xfrm>
                        <a:prstGeom prst="rect">
                          <a:avLst/>
                        </a:prstGeom>
                        <a:solidFill>
                          <a:srgbClr val="FFFFFF"/>
                        </a:solidFill>
                        <a:ln>
                          <a:noFill/>
                        </a:ln>
                        <a:effectLst/>
                      </wps:spPr>
                      <wps:txbx>
                        <w:txbxContent>
                          <w:p w14:paraId="4AD45B92">
                            <w:pPr>
                              <w:rPr>
                                <w:rFonts w:ascii="楷体_GB2312" w:eastAsia="楷体_GB2312"/>
                                <w:szCs w:val="21"/>
                              </w:rPr>
                            </w:pPr>
                            <w:r>
                              <w:rPr>
                                <w:rFonts w:hint="eastAsia" w:ascii="楷体_GB2312" w:eastAsia="楷体_GB2312"/>
                                <w:szCs w:val="21"/>
                              </w:rPr>
                              <w:t>未履行保修义务</w:t>
                            </w:r>
                          </w:p>
                        </w:txbxContent>
                      </wps:txbx>
                      <wps:bodyPr rot="0" vert="horz" wrap="square" lIns="0" tIns="0" rIns="0" bIns="0" anchor="t" anchorCtr="0" upright="1">
                        <a:noAutofit/>
                      </wps:bodyPr>
                    </wps:wsp>
                  </a:graphicData>
                </a:graphic>
              </wp:anchor>
            </w:drawing>
          </mc:Choice>
          <mc:Fallback>
            <w:pict>
              <v:shape id="文本框 213" o:spid="_x0000_s1026" o:spt="202" type="#_x0000_t202" style="position:absolute;left:0pt;margin-left:-56.7pt;margin-top:5.65pt;height:57pt;width:54pt;z-index:251871232;mso-width-relative:page;mso-height-relative:page;" fillcolor="#FFFFFF" filled="t" stroked="f" coordsize="21600,21600" o:gfxdata="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Lc5MNcAAAAKAQAADwAAAAAAAAABACAAAAAiAAAAZHJzL2Rvd25yZXYueG1sUEsBAhQAFAAAAAgA&#10;h07iQMHZ+sUmAgAAPwQAAA4AAAAAAAAAAQAgAAAAJgEAAGRycy9lMm9Eb2MueG1sUEsFBgAAAAAG&#10;AAYAWQEAAL4FAAAAAA==&#10;">
                <v:fill on="t" focussize="0,0"/>
                <v:stroke on="f"/>
                <v:imagedata o:title=""/>
                <o:lock v:ext="edit" aspectratio="f"/>
                <v:textbox inset="0mm,0mm,0mm,0mm">
                  <w:txbxContent>
                    <w:p w14:paraId="4AD45B92">
                      <w:pPr>
                        <w:rPr>
                          <w:rFonts w:ascii="楷体_GB2312" w:eastAsia="楷体_GB2312"/>
                          <w:szCs w:val="21"/>
                        </w:rPr>
                      </w:pPr>
                      <w:r>
                        <w:rPr>
                          <w:rFonts w:hint="eastAsia" w:ascii="楷体_GB2312" w:eastAsia="楷体_GB2312"/>
                          <w:szCs w:val="21"/>
                        </w:rPr>
                        <w:t>未履行保修义务</w:t>
                      </w:r>
                    </w:p>
                  </w:txbxContent>
                </v:textbox>
              </v:shape>
            </w:pict>
          </mc:Fallback>
        </mc:AlternateContent>
      </w:r>
      <w:r>
        <w:rPr>
          <w:rFonts w:hint="eastAsia" w:ascii="宋体" w:hAnsi="宋体"/>
          <w:color w:val="auto"/>
        </w:rPr>
        <w:t>13.1.6 若</w:t>
      </w:r>
      <w:r>
        <w:rPr>
          <w:rFonts w:ascii="宋体" w:hAnsi="宋体"/>
          <w:color w:val="auto"/>
        </w:rPr>
        <w:t>承包人</w:t>
      </w:r>
      <w:r>
        <w:rPr>
          <w:rFonts w:hint="eastAsia" w:ascii="宋体" w:hAnsi="宋体"/>
          <w:color w:val="auto"/>
        </w:rPr>
        <w:t>收到发包人指示后未</w:t>
      </w:r>
      <w:r>
        <w:rPr>
          <w:rFonts w:ascii="宋体" w:hAnsi="宋体"/>
          <w:color w:val="auto"/>
        </w:rPr>
        <w:t>能</w:t>
      </w:r>
      <w:r>
        <w:rPr>
          <w:rFonts w:hint="eastAsia" w:ascii="宋体" w:hAnsi="宋体"/>
          <w:color w:val="auto"/>
        </w:rPr>
        <w:t>按照工程质量保修协议书约定的保修期限内</w:t>
      </w:r>
      <w:r>
        <w:rPr>
          <w:rFonts w:ascii="宋体" w:hAnsi="宋体"/>
          <w:color w:val="auto"/>
        </w:rPr>
        <w:t>履行其保修义务，</w:t>
      </w:r>
      <w:r>
        <w:rPr>
          <w:rFonts w:hint="eastAsia" w:ascii="宋体" w:hAnsi="宋体"/>
          <w:color w:val="auto"/>
        </w:rPr>
        <w:t>发包人可以</w:t>
      </w:r>
      <w:r>
        <w:rPr>
          <w:rFonts w:ascii="宋体" w:hAnsi="宋体"/>
          <w:color w:val="auto"/>
        </w:rPr>
        <w:t>委托他人按照本合同约定的要求进行质量修复。所发生的费用</w:t>
      </w:r>
      <w:r>
        <w:rPr>
          <w:rFonts w:hint="eastAsia" w:ascii="宋体" w:hAnsi="宋体"/>
          <w:color w:val="auto"/>
        </w:rPr>
        <w:t>按照《工程质量</w:t>
      </w:r>
      <w:r>
        <w:rPr>
          <w:rFonts w:ascii="宋体" w:hAnsi="宋体"/>
          <w:color w:val="auto"/>
        </w:rPr>
        <w:t>保修协议</w:t>
      </w:r>
      <w:r>
        <w:rPr>
          <w:rFonts w:hint="eastAsia" w:ascii="宋体" w:hAnsi="宋体"/>
          <w:color w:val="auto"/>
        </w:rPr>
        <w:t>》中</w:t>
      </w:r>
      <w:r>
        <w:rPr>
          <w:rFonts w:ascii="宋体" w:hAnsi="宋体"/>
          <w:color w:val="auto"/>
        </w:rPr>
        <w:t>约定的扣除</w:t>
      </w:r>
      <w:r>
        <w:rPr>
          <w:rFonts w:hint="eastAsia" w:ascii="宋体" w:hAnsi="宋体"/>
          <w:color w:val="auto"/>
        </w:rPr>
        <w:t>原则</w:t>
      </w:r>
      <w:r>
        <w:rPr>
          <w:rFonts w:ascii="宋体" w:hAnsi="宋体"/>
          <w:color w:val="auto"/>
        </w:rPr>
        <w:t>及扣除方式予以扣除，同时发包人应以书面形式将这种情况通知承包人。</w:t>
      </w:r>
    </w:p>
    <w:p w14:paraId="4B14C759">
      <w:pPr>
        <w:pStyle w:val="51"/>
        <w:tabs>
          <w:tab w:val="left" w:pos="1440"/>
        </w:tabs>
        <w:spacing w:after="0"/>
        <w:ind w:left="1079" w:leftChars="114" w:hanging="840" w:hangingChars="350"/>
        <w:rPr>
          <w:rFonts w:ascii="宋体" w:hAnsi="宋体"/>
          <w:color w:val="auto"/>
        </w:rPr>
      </w:pPr>
      <w:r>
        <w:rPr>
          <w:rFonts w:ascii="宋体" w:hAnsi="宋体"/>
          <w:color w:val="auto"/>
          <w:lang w:val="en-US" w:eastAsia="zh-CN"/>
        </w:rPr>
        <mc:AlternateContent>
          <mc:Choice Requires="wps">
            <w:drawing>
              <wp:anchor distT="0" distB="0" distL="114300" distR="114300" simplePos="0" relativeHeight="251870208" behindDoc="0" locked="0" layoutInCell="1" allowOverlap="1">
                <wp:simplePos x="0" y="0"/>
                <wp:positionH relativeFrom="column">
                  <wp:posOffset>-720090</wp:posOffset>
                </wp:positionH>
                <wp:positionV relativeFrom="paragraph">
                  <wp:posOffset>71755</wp:posOffset>
                </wp:positionV>
                <wp:extent cx="685800" cy="246380"/>
                <wp:effectExtent l="0" t="0" r="7620" b="1270"/>
                <wp:wrapNone/>
                <wp:docPr id="219" name="文本框 214"/>
                <wp:cNvGraphicFramePr/>
                <a:graphic xmlns:a="http://schemas.openxmlformats.org/drawingml/2006/main">
                  <a:graphicData uri="http://schemas.microsoft.com/office/word/2010/wordprocessingShape">
                    <wps:wsp>
                      <wps:cNvSpPr txBox="1">
                        <a:spLocks noChangeArrowheads="1"/>
                      </wps:cNvSpPr>
                      <wps:spPr bwMode="auto">
                        <a:xfrm>
                          <a:off x="0" y="0"/>
                          <a:ext cx="685800" cy="246380"/>
                        </a:xfrm>
                        <a:prstGeom prst="rect">
                          <a:avLst/>
                        </a:prstGeom>
                        <a:solidFill>
                          <a:srgbClr val="FFFFFF"/>
                        </a:solidFill>
                        <a:ln>
                          <a:noFill/>
                        </a:ln>
                        <a:effectLst/>
                      </wps:spPr>
                      <wps:txbx>
                        <w:txbxContent>
                          <w:p w14:paraId="0DD39193">
                            <w:pPr>
                              <w:rPr>
                                <w:rFonts w:ascii="楷体_GB2312" w:eastAsia="楷体_GB2312"/>
                                <w:szCs w:val="21"/>
                              </w:rPr>
                            </w:pPr>
                            <w:r>
                              <w:rPr>
                                <w:rFonts w:hint="eastAsia" w:ascii="楷体_GB2312" w:eastAsia="楷体_GB2312"/>
                                <w:szCs w:val="21"/>
                              </w:rPr>
                              <w:t>保养</w:t>
                            </w:r>
                          </w:p>
                        </w:txbxContent>
                      </wps:txbx>
                      <wps:bodyPr rot="0" vert="horz" wrap="square" lIns="0" tIns="0" rIns="0" bIns="0" anchor="t" anchorCtr="0" upright="1">
                        <a:noAutofit/>
                      </wps:bodyPr>
                    </wps:wsp>
                  </a:graphicData>
                </a:graphic>
              </wp:anchor>
            </w:drawing>
          </mc:Choice>
          <mc:Fallback>
            <w:pict>
              <v:shape id="文本框 214" o:spid="_x0000_s1026" o:spt="202" type="#_x0000_t202" style="position:absolute;left:0pt;margin-left:-56.7pt;margin-top:5.65pt;height:19.4pt;width:54pt;z-index:251870208;mso-width-relative:page;mso-height-relative:page;" fillcolor="#FFFFFF" filled="t" stroked="f" coordsize="21600,21600" o:gfxdata="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6Ikv9cAAAAJAQAADwAAAAAAAAABACAAAAAiAAAAZHJzL2Rvd25yZXYueG1sUEsBAhQAFAAA&#10;AAgAh07iQD517P0pAgAAPwQAAA4AAAAAAAAAAQAgAAAAJgEAAGRycy9lMm9Eb2MueG1sUEsFBgAA&#10;AAAGAAYAWQEAAMEFAAAAAA==&#10;">
                <v:fill on="t" focussize="0,0"/>
                <v:stroke on="f"/>
                <v:imagedata o:title=""/>
                <o:lock v:ext="edit" aspectratio="f"/>
                <v:textbox inset="0mm,0mm,0mm,0mm">
                  <w:txbxContent>
                    <w:p w14:paraId="0DD39193">
                      <w:pPr>
                        <w:rPr>
                          <w:rFonts w:ascii="楷体_GB2312" w:eastAsia="楷体_GB2312"/>
                          <w:szCs w:val="21"/>
                        </w:rPr>
                      </w:pPr>
                      <w:r>
                        <w:rPr>
                          <w:rFonts w:hint="eastAsia" w:ascii="楷体_GB2312" w:eastAsia="楷体_GB2312"/>
                          <w:szCs w:val="21"/>
                        </w:rPr>
                        <w:t>保养</w:t>
                      </w:r>
                    </w:p>
                  </w:txbxContent>
                </v:textbox>
              </v:shape>
            </w:pict>
          </mc:Fallback>
        </mc:AlternateContent>
      </w:r>
      <w:r>
        <w:rPr>
          <w:rFonts w:hint="eastAsia" w:ascii="宋体" w:hAnsi="宋体"/>
          <w:color w:val="auto"/>
        </w:rPr>
        <w:t>13.1.7 若合同文件说明某部分工程包含保修之外的保养，则承包人须提交保养说明书及保养计划给发包人审批并负责按批准的文件进行保养。</w:t>
      </w:r>
    </w:p>
    <w:p w14:paraId="77308C54">
      <w:pPr>
        <w:pStyle w:val="51"/>
        <w:tabs>
          <w:tab w:val="left" w:pos="1440"/>
        </w:tabs>
        <w:ind w:left="1079" w:leftChars="114" w:hanging="840" w:hangingChars="350"/>
        <w:rPr>
          <w:color w:val="auto"/>
        </w:rPr>
      </w:pPr>
      <w:r>
        <w:rPr>
          <w:color w:val="auto"/>
        </w:rPr>
        <w:t>13.1.8 在保修期内出现下述情况：</w:t>
      </w:r>
    </w:p>
    <w:p w14:paraId="1C845B0B">
      <w:pPr>
        <w:pStyle w:val="51"/>
        <w:tabs>
          <w:tab w:val="left" w:pos="1440"/>
        </w:tabs>
        <w:ind w:left="1077" w:leftChars="513"/>
        <w:rPr>
          <w:rFonts w:ascii="宋体" w:hAnsi="宋体"/>
          <w:color w:val="auto"/>
        </w:rPr>
      </w:pPr>
      <w:r>
        <w:rPr>
          <w:rFonts w:hint="eastAsia" w:ascii="宋体" w:hAnsi="宋体"/>
          <w:color w:val="auto"/>
        </w:rPr>
        <w:t>1)工程质量出现系统性缺陷，即同类缺陷出现三次及三次以上；</w:t>
      </w:r>
    </w:p>
    <w:p w14:paraId="1CA57776">
      <w:pPr>
        <w:pStyle w:val="51"/>
        <w:tabs>
          <w:tab w:val="left" w:pos="1440"/>
        </w:tabs>
        <w:ind w:left="1077" w:leftChars="513"/>
        <w:rPr>
          <w:rFonts w:ascii="宋体" w:hAnsi="宋体"/>
          <w:color w:val="auto"/>
        </w:rPr>
      </w:pPr>
      <w:r>
        <w:rPr>
          <w:rFonts w:hint="eastAsia" w:ascii="宋体" w:hAnsi="宋体"/>
          <w:color w:val="auto"/>
        </w:rPr>
        <w:t>2)单个或多个缺陷项目价值达到承包工程决算总价的2%及以上；</w:t>
      </w:r>
    </w:p>
    <w:p w14:paraId="12E4A1C4">
      <w:pPr>
        <w:pStyle w:val="51"/>
        <w:tabs>
          <w:tab w:val="left" w:pos="1440"/>
        </w:tabs>
        <w:ind w:left="1077" w:leftChars="513"/>
        <w:rPr>
          <w:rFonts w:ascii="宋体" w:hAnsi="宋体"/>
          <w:color w:val="auto"/>
        </w:rPr>
      </w:pPr>
      <w:r>
        <w:rPr>
          <w:rFonts w:hint="eastAsia" w:ascii="宋体" w:hAnsi="宋体"/>
          <w:color w:val="auto"/>
        </w:rPr>
        <w:t>3)修复的项目在技术上需要时间验证其使用功能。</w:t>
      </w:r>
    </w:p>
    <w:p w14:paraId="30522A0A">
      <w:pPr>
        <w:pStyle w:val="51"/>
        <w:tabs>
          <w:tab w:val="left" w:pos="1440"/>
        </w:tabs>
        <w:spacing w:after="0"/>
        <w:ind w:left="1077" w:leftChars="513"/>
        <w:rPr>
          <w:rFonts w:ascii="宋体" w:hAnsi="宋体"/>
          <w:color w:val="auto"/>
        </w:rPr>
      </w:pPr>
      <w:r>
        <w:rPr>
          <w:rFonts w:hint="eastAsia" w:ascii="宋体" w:hAnsi="宋体"/>
          <w:color w:val="auto"/>
        </w:rPr>
        <w:t>则保修期应作适当延长。延长的期限以原保修期的50%为限，在保修延长期内，扣留的保修金按全部保修金的50%计算。</w:t>
      </w:r>
    </w:p>
    <w:p w14:paraId="7A607683">
      <w:pPr>
        <w:pStyle w:val="50"/>
        <w:numPr>
          <w:ilvl w:val="0"/>
          <w:numId w:val="0"/>
        </w:numPr>
        <w:spacing w:before="120" w:after="120" w:line="360" w:lineRule="auto"/>
        <w:rPr>
          <w:color w:val="auto"/>
          <w:sz w:val="28"/>
          <w:szCs w:val="28"/>
        </w:rPr>
      </w:pPr>
      <w:bookmarkStart w:id="755" w:name="_Toc455151704"/>
      <w:bookmarkStart w:id="756" w:name="_Toc144869931"/>
      <w:bookmarkStart w:id="757" w:name="_Toc455134576"/>
      <w:bookmarkStart w:id="758" w:name="_Toc122080310"/>
      <w:bookmarkStart w:id="759" w:name="_Toc454555624"/>
      <w:bookmarkStart w:id="760" w:name="_Toc8833206"/>
      <w:bookmarkStart w:id="761" w:name="_Toc357434479"/>
      <w:r>
        <w:rPr>
          <w:color w:val="auto"/>
          <w:sz w:val="28"/>
          <w:szCs w:val="28"/>
        </w:rPr>
        <w:t>14、合同计价、计量</w:t>
      </w:r>
      <w:bookmarkEnd w:id="755"/>
      <w:bookmarkEnd w:id="756"/>
      <w:bookmarkEnd w:id="757"/>
      <w:bookmarkEnd w:id="758"/>
      <w:bookmarkEnd w:id="759"/>
      <w:bookmarkEnd w:id="760"/>
      <w:bookmarkEnd w:id="761"/>
    </w:p>
    <w:p w14:paraId="61AF8A48">
      <w:pPr>
        <w:pStyle w:val="51"/>
        <w:tabs>
          <w:tab w:val="left" w:pos="1440"/>
        </w:tabs>
        <w:spacing w:after="0"/>
        <w:ind w:left="598" w:leftChars="285"/>
        <w:rPr>
          <w:color w:val="auto"/>
        </w:rPr>
      </w:pPr>
      <w:r>
        <w:rPr>
          <w:color w:val="auto"/>
          <w:lang w:val="en-US" w:eastAsia="zh-CN"/>
        </w:rPr>
        <mc:AlternateContent>
          <mc:Choice Requires="wps">
            <w:drawing>
              <wp:anchor distT="0" distB="0" distL="114300" distR="114300" simplePos="0" relativeHeight="251783168" behindDoc="0" locked="0" layoutInCell="1" allowOverlap="1">
                <wp:simplePos x="0" y="0"/>
                <wp:positionH relativeFrom="column">
                  <wp:posOffset>-720090</wp:posOffset>
                </wp:positionH>
                <wp:positionV relativeFrom="paragraph">
                  <wp:posOffset>53975</wp:posOffset>
                </wp:positionV>
                <wp:extent cx="685800" cy="478155"/>
                <wp:effectExtent l="0" t="0" r="7620" b="635"/>
                <wp:wrapNone/>
                <wp:docPr id="76" name="文本框 76"/>
                <wp:cNvGraphicFramePr/>
                <a:graphic xmlns:a="http://schemas.openxmlformats.org/drawingml/2006/main">
                  <a:graphicData uri="http://schemas.microsoft.com/office/word/2010/wordprocessingShape">
                    <wps:wsp>
                      <wps:cNvSpPr txBox="1">
                        <a:spLocks noChangeArrowheads="1"/>
                      </wps:cNvSpPr>
                      <wps:spPr bwMode="auto">
                        <a:xfrm>
                          <a:off x="0" y="0"/>
                          <a:ext cx="685800" cy="478155"/>
                        </a:xfrm>
                        <a:prstGeom prst="rect">
                          <a:avLst/>
                        </a:prstGeom>
                        <a:solidFill>
                          <a:srgbClr val="FFFFFF"/>
                        </a:solidFill>
                        <a:ln>
                          <a:noFill/>
                        </a:ln>
                        <a:effectLst/>
                      </wps:spPr>
                      <wps:txbx>
                        <w:txbxContent>
                          <w:p w14:paraId="535A5A0C">
                            <w:pPr>
                              <w:jc w:val="left"/>
                              <w:rPr>
                                <w:rFonts w:ascii="楷体_GB2312" w:eastAsia="楷体_GB2312"/>
                                <w:szCs w:val="21"/>
                              </w:rPr>
                            </w:pPr>
                            <w:r>
                              <w:rPr>
                                <w:rFonts w:hint="eastAsia" w:ascii="楷体_GB2312" w:eastAsia="楷体_GB2312"/>
                                <w:szCs w:val="21"/>
                              </w:rPr>
                              <w:t>合同计价、计量规则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7.65pt;width:54pt;z-index:251783168;mso-width-relative:page;mso-height-relative:page;" fillcolor="#FFFFFF" filled="t" stroked="f" coordsize="21600,21600" o:gfxdata="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vGINHXAAAACAEAAA8AAAAAAAAAAQAgAAAAIgAAAGRycy9kb3ducmV2LnhtbFBLAQIUABQAAAAI&#10;AIdO4kDxkkZZJwIAAD0EAAAOAAAAAAAAAAEAIAAAACYBAABkcnMvZTJvRG9jLnhtbFBLBQYAAAAA&#10;BgAGAFkBAAC/BQAAAAA=&#10;">
                <v:fill on="t" focussize="0,0"/>
                <v:stroke on="f"/>
                <v:imagedata o:title=""/>
                <o:lock v:ext="edit" aspectratio="f"/>
                <v:textbox inset="0mm,0mm,0mm,0mm">
                  <w:txbxContent>
                    <w:p w14:paraId="535A5A0C">
                      <w:pPr>
                        <w:jc w:val="left"/>
                        <w:rPr>
                          <w:rFonts w:ascii="楷体_GB2312" w:eastAsia="楷体_GB2312"/>
                          <w:szCs w:val="21"/>
                        </w:rPr>
                      </w:pPr>
                      <w:r>
                        <w:rPr>
                          <w:rFonts w:hint="eastAsia" w:ascii="楷体_GB2312" w:eastAsia="楷体_GB2312"/>
                          <w:szCs w:val="21"/>
                        </w:rPr>
                        <w:t>合同计价、计量规则</w:t>
                      </w:r>
                    </w:p>
                  </w:txbxContent>
                </v:textbox>
              </v:shape>
            </w:pict>
          </mc:Fallback>
        </mc:AlternateContent>
      </w:r>
      <w:r>
        <w:rPr>
          <w:color w:val="auto"/>
        </w:rPr>
        <w:t>本工程的所有工程量计量、计价应遵守专用条款中约定的工程量计量及计价规则。</w:t>
      </w:r>
    </w:p>
    <w:p w14:paraId="2658CE64">
      <w:pPr>
        <w:pStyle w:val="50"/>
        <w:numPr>
          <w:ilvl w:val="0"/>
          <w:numId w:val="0"/>
        </w:numPr>
        <w:spacing w:before="120" w:after="120" w:line="360" w:lineRule="auto"/>
        <w:rPr>
          <w:color w:val="auto"/>
          <w:szCs w:val="24"/>
        </w:rPr>
      </w:pPr>
      <w:bookmarkStart w:id="762" w:name="_Toc455134577"/>
      <w:bookmarkStart w:id="763" w:name="_Toc357434480"/>
      <w:bookmarkStart w:id="764" w:name="_Toc144869932"/>
      <w:bookmarkStart w:id="765" w:name="_Toc122080311"/>
      <w:bookmarkStart w:id="766" w:name="_Toc455151705"/>
      <w:bookmarkStart w:id="767" w:name="_Toc8833207"/>
      <w:bookmarkStart w:id="768" w:name="_Toc454555625"/>
      <w:r>
        <w:rPr>
          <w:color w:val="auto"/>
          <w:szCs w:val="24"/>
        </w:rPr>
        <w:t>14.1 合同价款</w:t>
      </w:r>
      <w:bookmarkEnd w:id="762"/>
      <w:bookmarkEnd w:id="763"/>
      <w:bookmarkEnd w:id="764"/>
      <w:bookmarkEnd w:id="765"/>
      <w:bookmarkEnd w:id="766"/>
      <w:bookmarkEnd w:id="767"/>
      <w:bookmarkEnd w:id="768"/>
    </w:p>
    <w:p w14:paraId="37F28AD3">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48352" behindDoc="0" locked="0" layoutInCell="1" allowOverlap="1">
                <wp:simplePos x="0" y="0"/>
                <wp:positionH relativeFrom="column">
                  <wp:posOffset>-720090</wp:posOffset>
                </wp:positionH>
                <wp:positionV relativeFrom="paragraph">
                  <wp:posOffset>71755</wp:posOffset>
                </wp:positionV>
                <wp:extent cx="685800" cy="267970"/>
                <wp:effectExtent l="0" t="0" r="7620" b="4445"/>
                <wp:wrapNone/>
                <wp:docPr id="75" name="文本框 75"/>
                <wp:cNvGraphicFramePr/>
                <a:graphic xmlns:a="http://schemas.openxmlformats.org/drawingml/2006/main">
                  <a:graphicData uri="http://schemas.microsoft.com/office/word/2010/wordprocessingShape">
                    <wps:wsp>
                      <wps:cNvSpPr txBox="1">
                        <a:spLocks noChangeArrowheads="1"/>
                      </wps:cNvSpPr>
                      <wps:spPr bwMode="auto">
                        <a:xfrm>
                          <a:off x="0" y="0"/>
                          <a:ext cx="685800" cy="267970"/>
                        </a:xfrm>
                        <a:prstGeom prst="rect">
                          <a:avLst/>
                        </a:prstGeom>
                        <a:solidFill>
                          <a:srgbClr val="FFFFFF"/>
                        </a:solidFill>
                        <a:ln>
                          <a:noFill/>
                        </a:ln>
                        <a:effectLst/>
                      </wps:spPr>
                      <wps:txbx>
                        <w:txbxContent>
                          <w:p w14:paraId="6A2AFA27">
                            <w:pPr>
                              <w:rPr>
                                <w:rFonts w:ascii="楷体_GB2312" w:eastAsia="楷体_GB2312"/>
                                <w:szCs w:val="21"/>
                              </w:rPr>
                            </w:pPr>
                            <w:r>
                              <w:rPr>
                                <w:rFonts w:hint="eastAsia" w:ascii="楷体_GB2312" w:eastAsia="楷体_GB2312"/>
                                <w:szCs w:val="21"/>
                              </w:rPr>
                              <w:t>计价基础</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1.1pt;width:54pt;z-index:251748352;mso-width-relative:page;mso-height-relative:page;" fillcolor="#FFFFFF" filled="t" stroked="f" coordsize="21600,21600" o:gfxdata="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Ll+dcAAAAJAQAADwAAAAAAAAABACAAAAAiAAAAZHJzL2Rvd25yZXYueG1sUEsBAhQAFAAAAAgA&#10;h07iQCX5SVUmAgAAPQQAAA4AAAAAAAAAAQAgAAAAJgEAAGRycy9lMm9Eb2MueG1sUEsFBgAAAAAG&#10;AAYAWQEAAL4FAAAAAA==&#10;">
                <v:fill on="t" focussize="0,0"/>
                <v:stroke on="f"/>
                <v:imagedata o:title=""/>
                <o:lock v:ext="edit" aspectratio="f"/>
                <v:textbox inset="0mm,0mm,0mm,0mm">
                  <w:txbxContent>
                    <w:p w14:paraId="6A2AFA27">
                      <w:pPr>
                        <w:rPr>
                          <w:rFonts w:ascii="楷体_GB2312" w:eastAsia="楷体_GB2312"/>
                          <w:szCs w:val="21"/>
                        </w:rPr>
                      </w:pPr>
                      <w:r>
                        <w:rPr>
                          <w:rFonts w:hint="eastAsia" w:ascii="楷体_GB2312" w:eastAsia="楷体_GB2312"/>
                          <w:szCs w:val="21"/>
                        </w:rPr>
                        <w:t>计价基础</w:t>
                      </w:r>
                    </w:p>
                  </w:txbxContent>
                </v:textbox>
              </v:shape>
            </w:pict>
          </mc:Fallback>
        </mc:AlternateContent>
      </w:r>
      <w:r>
        <w:rPr>
          <w:color w:val="auto"/>
        </w:rPr>
        <w:t>14.1.1 招标时供发包人、承包人作为计价基础的合同文件、调价文件、图纸及工程规范均是本合同的组成部分，图纸称为“合同图纸”，工程规范称为“合同规范”。除供本合同使用外，承包人不得把有关的资料作其他用途。</w:t>
      </w:r>
    </w:p>
    <w:p w14:paraId="6EC498D7">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66784" behindDoc="0" locked="0" layoutInCell="1" allowOverlap="1">
                <wp:simplePos x="0" y="0"/>
                <wp:positionH relativeFrom="column">
                  <wp:posOffset>-720090</wp:posOffset>
                </wp:positionH>
                <wp:positionV relativeFrom="paragraph">
                  <wp:posOffset>71755</wp:posOffset>
                </wp:positionV>
                <wp:extent cx="685800" cy="885825"/>
                <wp:effectExtent l="0" t="0" r="7620" b="5715"/>
                <wp:wrapNone/>
                <wp:docPr id="74" name="文本框 74"/>
                <wp:cNvGraphicFramePr/>
                <a:graphic xmlns:a="http://schemas.openxmlformats.org/drawingml/2006/main">
                  <a:graphicData uri="http://schemas.microsoft.com/office/word/2010/wordprocessingShape">
                    <wps:wsp>
                      <wps:cNvSpPr txBox="1">
                        <a:spLocks noChangeArrowheads="1"/>
                      </wps:cNvSpPr>
                      <wps:spPr bwMode="auto">
                        <a:xfrm>
                          <a:off x="0" y="0"/>
                          <a:ext cx="685800" cy="885825"/>
                        </a:xfrm>
                        <a:prstGeom prst="rect">
                          <a:avLst/>
                        </a:prstGeom>
                        <a:solidFill>
                          <a:srgbClr val="FFFFFF"/>
                        </a:solidFill>
                        <a:ln>
                          <a:noFill/>
                        </a:ln>
                        <a:effectLst/>
                      </wps:spPr>
                      <wps:txbx>
                        <w:txbxContent>
                          <w:p w14:paraId="55855C06">
                            <w:pPr>
                              <w:rPr>
                                <w:rFonts w:ascii="楷体_GB2312" w:eastAsia="楷体_GB2312"/>
                                <w:szCs w:val="21"/>
                              </w:rPr>
                            </w:pPr>
                            <w:r>
                              <w:rPr>
                                <w:rFonts w:hint="eastAsia" w:ascii="楷体_GB2312" w:eastAsia="楷体_GB2312"/>
                                <w:szCs w:val="21"/>
                              </w:rPr>
                              <w:t>合同图纸与规范</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9.75pt;width:54pt;z-index:251766784;mso-width-relative:page;mso-height-relative:page;" fillcolor="#FFFFFF" filled="t" stroked="f" coordsize="21600,21600" o:gfxdata="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3&#10;eqPY1wAAAAoBAAAPAAAAAAAAAAEAIAAAACIAAABkcnMvZG93bnJldi54bWxQSwECFAAUAAAACACH&#10;TuJAR7KIaSUCAAA9BAAADgAAAAAAAAABACAAAAAmAQAAZHJzL2Uyb0RvYy54bWxQSwUGAAAAAAYA&#10;BgBZAQAAvQUAAAAA&#10;">
                <v:fill on="t" focussize="0,0"/>
                <v:stroke on="f"/>
                <v:imagedata o:title=""/>
                <o:lock v:ext="edit" aspectratio="f"/>
                <v:textbox inset="0mm,0mm,0mm,0mm">
                  <w:txbxContent>
                    <w:p w14:paraId="55855C06">
                      <w:pPr>
                        <w:rPr>
                          <w:rFonts w:ascii="楷体_GB2312" w:eastAsia="楷体_GB2312"/>
                          <w:szCs w:val="21"/>
                        </w:rPr>
                      </w:pPr>
                      <w:r>
                        <w:rPr>
                          <w:rFonts w:hint="eastAsia" w:ascii="楷体_GB2312" w:eastAsia="楷体_GB2312"/>
                          <w:szCs w:val="21"/>
                        </w:rPr>
                        <w:t>合同图纸与规范</w:t>
                      </w:r>
                    </w:p>
                  </w:txbxContent>
                </v:textbox>
              </v:shape>
            </w:pict>
          </mc:Fallback>
        </mc:AlternateContent>
      </w:r>
      <w:r>
        <w:rPr>
          <w:color w:val="auto"/>
        </w:rPr>
        <w:t>14.1.2 若合同图纸与合同规范之间有矛盾时，承包人须按照合同解释顺序执行。合同规范技术要求之间有矛盾时，承包人须遵循较严格的规定。若仍然不能解决实际问题，承包人须以书面通知发包人，而发包人须给予指示，而任何按此发出的指示将不被视为第15款所述的工程变更, 承包人亦不会因此而获得工期延长及/或费用的补偿，合同价款亦不会因此而作任何调整。</w:t>
      </w:r>
    </w:p>
    <w:p w14:paraId="0728684B">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77024" behindDoc="0" locked="0" layoutInCell="1" allowOverlap="1">
                <wp:simplePos x="0" y="0"/>
                <wp:positionH relativeFrom="column">
                  <wp:posOffset>-720090</wp:posOffset>
                </wp:positionH>
                <wp:positionV relativeFrom="paragraph">
                  <wp:posOffset>106045</wp:posOffset>
                </wp:positionV>
                <wp:extent cx="821690" cy="531495"/>
                <wp:effectExtent l="0" t="0" r="3810" b="5080"/>
                <wp:wrapNone/>
                <wp:docPr id="73" name="文本框 73"/>
                <wp:cNvGraphicFramePr/>
                <a:graphic xmlns:a="http://schemas.openxmlformats.org/drawingml/2006/main">
                  <a:graphicData uri="http://schemas.microsoft.com/office/word/2010/wordprocessingShape">
                    <wps:wsp>
                      <wps:cNvSpPr txBox="1">
                        <a:spLocks noChangeArrowheads="1"/>
                      </wps:cNvSpPr>
                      <wps:spPr bwMode="auto">
                        <a:xfrm>
                          <a:off x="0" y="0"/>
                          <a:ext cx="821690" cy="531495"/>
                        </a:xfrm>
                        <a:prstGeom prst="rect">
                          <a:avLst/>
                        </a:prstGeom>
                        <a:solidFill>
                          <a:srgbClr val="FFFFFF"/>
                        </a:solidFill>
                        <a:ln>
                          <a:noFill/>
                        </a:ln>
                        <a:effectLst/>
                      </wps:spPr>
                      <wps:txbx>
                        <w:txbxContent>
                          <w:p w14:paraId="3A8092B8">
                            <w:pPr>
                              <w:jc w:val="left"/>
                              <w:rPr>
                                <w:rFonts w:ascii="楷体_GB2312" w:eastAsia="楷体_GB2312"/>
                                <w:szCs w:val="21"/>
                              </w:rPr>
                            </w:pPr>
                            <w:r>
                              <w:rPr>
                                <w:rFonts w:hint="eastAsia" w:ascii="楷体_GB2312" w:eastAsia="楷体_GB2312"/>
                                <w:szCs w:val="21"/>
                              </w:rPr>
                              <w:t>合同价款包括的工作内容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8.35pt;height:41.85pt;width:64.7pt;z-index:251777024;mso-width-relative:page;mso-height-relative:page;" fillcolor="#FFFFFF" filled="t" stroked="f" coordsize="21600,21600" o:gfxdata="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u3to9gAAAAKAQAADwAAAAAAAAABACAAAAAiAAAAZHJzL2Rvd25yZXYueG1sUEsBAhQAFAAA&#10;AAgAh07iQOPZWekoAgAAPQQAAA4AAAAAAAAAAQAgAAAAJwEAAGRycy9lMm9Eb2MueG1sUEsFBgAA&#10;AAAGAAYAWQEAAMEFAAAAAA==&#10;">
                <v:fill on="t" focussize="0,0"/>
                <v:stroke on="f"/>
                <v:imagedata o:title=""/>
                <o:lock v:ext="edit" aspectratio="f"/>
                <v:textbox inset="0mm,0mm,0mm,0mm">
                  <w:txbxContent>
                    <w:p w14:paraId="3A8092B8">
                      <w:pPr>
                        <w:jc w:val="left"/>
                        <w:rPr>
                          <w:rFonts w:ascii="楷体_GB2312" w:eastAsia="楷体_GB2312"/>
                          <w:szCs w:val="21"/>
                        </w:rPr>
                      </w:pPr>
                      <w:r>
                        <w:rPr>
                          <w:rFonts w:hint="eastAsia" w:ascii="楷体_GB2312" w:eastAsia="楷体_GB2312"/>
                          <w:szCs w:val="21"/>
                        </w:rPr>
                        <w:t>合同价款包括的工作内容</w:t>
                      </w:r>
                    </w:p>
                  </w:txbxContent>
                </v:textbox>
              </v:shape>
            </w:pict>
          </mc:Fallback>
        </mc:AlternateContent>
      </w:r>
      <w:r>
        <w:rPr>
          <w:color w:val="auto"/>
        </w:rPr>
        <w:t>14.1.3 除非另有规定外，合同价款须包括执行和完成合同文件描述的所有工作，不论所有附带工作及费用是否在合同文件中有所说明。</w:t>
      </w:r>
    </w:p>
    <w:p w14:paraId="3435C636">
      <w:pPr>
        <w:pStyle w:val="51"/>
        <w:tabs>
          <w:tab w:val="left" w:pos="1440"/>
        </w:tabs>
        <w:ind w:left="959" w:leftChars="114" w:hanging="720" w:hangingChars="300"/>
        <w:rPr>
          <w:color w:val="auto"/>
        </w:rPr>
      </w:pPr>
      <w:r>
        <w:rPr>
          <w:color w:val="auto"/>
          <w:lang w:val="en-US" w:eastAsia="zh-CN"/>
        </w:rPr>
        <mc:AlternateContent>
          <mc:Choice Requires="wps">
            <w:drawing>
              <wp:anchor distT="0" distB="0" distL="114300" distR="114300" simplePos="0" relativeHeight="251749376" behindDoc="0" locked="0" layoutInCell="1" allowOverlap="1">
                <wp:simplePos x="0" y="0"/>
                <wp:positionH relativeFrom="column">
                  <wp:posOffset>-729615</wp:posOffset>
                </wp:positionH>
                <wp:positionV relativeFrom="paragraph">
                  <wp:posOffset>43180</wp:posOffset>
                </wp:positionV>
                <wp:extent cx="685800" cy="466725"/>
                <wp:effectExtent l="0" t="0" r="7620" b="3810"/>
                <wp:wrapNone/>
                <wp:docPr id="72" name="文本框 72"/>
                <wp:cNvGraphicFramePr/>
                <a:graphic xmlns:a="http://schemas.openxmlformats.org/drawingml/2006/main">
                  <a:graphicData uri="http://schemas.microsoft.com/office/word/2010/wordprocessingShape">
                    <wps:wsp>
                      <wps:cNvSpPr txBox="1">
                        <a:spLocks noChangeArrowheads="1"/>
                      </wps:cNvSpPr>
                      <wps:spPr bwMode="auto">
                        <a:xfrm>
                          <a:off x="0" y="0"/>
                          <a:ext cx="685800" cy="466725"/>
                        </a:xfrm>
                        <a:prstGeom prst="rect">
                          <a:avLst/>
                        </a:prstGeom>
                        <a:solidFill>
                          <a:srgbClr val="FFFFFF"/>
                        </a:solidFill>
                        <a:ln>
                          <a:noFill/>
                        </a:ln>
                        <a:effectLst/>
                      </wps:spPr>
                      <wps:txbx>
                        <w:txbxContent>
                          <w:p w14:paraId="4030B98B">
                            <w:pPr>
                              <w:jc w:val="left"/>
                              <w:rPr>
                                <w:rFonts w:ascii="楷体_GB2312" w:eastAsia="楷体_GB2312"/>
                                <w:szCs w:val="21"/>
                              </w:rPr>
                            </w:pPr>
                            <w:r>
                              <w:rPr>
                                <w:rFonts w:hint="eastAsia" w:ascii="楷体_GB2312" w:eastAsia="楷体_GB2312"/>
                                <w:szCs w:val="21"/>
                              </w:rPr>
                              <w:t>合同价款组成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5pt;margin-top:3.4pt;height:36.75pt;width:54pt;z-index:251749376;mso-width-relative:page;mso-height-relative:page;" fillcolor="#FFFFFF" filled="t" stroked="f" coordsize="21600,21600" o:gfxdata="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t9E2DXAAAACAEAAA8AAAAAAAAAAQAgAAAAIgAAAGRycy9kb3ducmV2LnhtbFBLAQIUABQAAAAI&#10;AIdO4kAj0/uBJwIAAD0EAAAOAAAAAAAAAAEAIAAAACYBAABkcnMvZTJvRG9jLnhtbFBLBQYAAAAA&#10;BgAGAFkBAAC/BQAAAAA=&#10;">
                <v:fill on="t" focussize="0,0"/>
                <v:stroke on="f"/>
                <v:imagedata o:title=""/>
                <o:lock v:ext="edit" aspectratio="f"/>
                <v:textbox inset="0mm,0mm,0mm,0mm">
                  <w:txbxContent>
                    <w:p w14:paraId="4030B98B">
                      <w:pPr>
                        <w:jc w:val="left"/>
                        <w:rPr>
                          <w:rFonts w:ascii="楷体_GB2312" w:eastAsia="楷体_GB2312"/>
                          <w:szCs w:val="21"/>
                        </w:rPr>
                      </w:pPr>
                      <w:r>
                        <w:rPr>
                          <w:rFonts w:hint="eastAsia" w:ascii="楷体_GB2312" w:eastAsia="楷体_GB2312"/>
                          <w:szCs w:val="21"/>
                        </w:rPr>
                        <w:t>合同价款组成</w:t>
                      </w:r>
                    </w:p>
                  </w:txbxContent>
                </v:textbox>
              </v:shape>
            </w:pict>
          </mc:Fallback>
        </mc:AlternateContent>
      </w:r>
      <w:r>
        <w:rPr>
          <w:color w:val="auto"/>
        </w:rPr>
        <w:t>14.1.4合同价款是由承包人根据招标文件、工地现场条件、企业自身水平、施工组织设计及各方在招投标时作出的（经发包人与承包人于本合同中确认的）各种确认、澄清、要求、承诺等作出的经发包人确认的投标报价。除合同另有约定，否则结算时不作调整。</w:t>
      </w:r>
    </w:p>
    <w:p w14:paraId="0E01CB9B">
      <w:pPr>
        <w:pStyle w:val="51"/>
        <w:tabs>
          <w:tab w:val="left" w:pos="900"/>
        </w:tabs>
        <w:ind w:left="1025" w:leftChars="488"/>
        <w:rPr>
          <w:color w:val="auto"/>
        </w:rPr>
      </w:pPr>
      <w:r>
        <w:rPr>
          <w:color w:val="auto"/>
        </w:rPr>
        <w:t>上述合同价款已包括合同文件规定的工程范围内的所有人工费、材料费、机械费、包装运输费、</w:t>
      </w:r>
      <w:r>
        <w:rPr>
          <w:bCs/>
          <w:color w:val="auto"/>
        </w:rPr>
        <w:t>材料设备到现场指定地点并验收合格前的一切装卸费、二次搬运费、技术资料提供费用、</w:t>
      </w:r>
      <w:r>
        <w:rPr>
          <w:color w:val="auto"/>
        </w:rPr>
        <w:t>成品保护费、检验调试费、验收费、样品费、施工措施费、培训费、缺陷修复费用、清洁费、保险费、</w:t>
      </w:r>
      <w:r>
        <w:rPr>
          <w:bCs/>
          <w:color w:val="auto"/>
        </w:rPr>
        <w:t>合同期内市场材料价格、人工价格、政府收费、汇率、关税等因素造成的价格变动发生的费用、二次深化设计费用及图纸费用，</w:t>
      </w:r>
      <w:r>
        <w:rPr>
          <w:color w:val="auto"/>
        </w:rPr>
        <w:t>采保费、规费、管理费和利润、税金等费用，并考虑了风险因素以及</w:t>
      </w:r>
      <w:r>
        <w:rPr>
          <w:bCs/>
          <w:color w:val="auto"/>
        </w:rPr>
        <w:t>为满足本合同的全部责任和义务所需发生的所有费用。</w:t>
      </w:r>
    </w:p>
    <w:p w14:paraId="75EC9F72">
      <w:pPr>
        <w:pStyle w:val="50"/>
        <w:numPr>
          <w:ilvl w:val="0"/>
          <w:numId w:val="0"/>
        </w:numPr>
        <w:spacing w:before="120" w:after="120" w:line="360" w:lineRule="auto"/>
        <w:rPr>
          <w:color w:val="auto"/>
          <w:szCs w:val="24"/>
        </w:rPr>
      </w:pPr>
      <w:bookmarkStart w:id="769" w:name="_Toc8833208"/>
      <w:bookmarkStart w:id="770" w:name="_Toc144869933"/>
      <w:bookmarkStart w:id="771" w:name="_Toc455134578"/>
      <w:bookmarkStart w:id="772" w:name="_Toc122080312"/>
      <w:bookmarkStart w:id="773" w:name="_Toc357434481"/>
      <w:bookmarkStart w:id="774" w:name="_Toc455151706"/>
      <w:bookmarkStart w:id="775" w:name="_Toc454555626"/>
      <w:r>
        <w:rPr>
          <w:color w:val="auto"/>
          <w:szCs w:val="24"/>
        </w:rPr>
        <w:t>14.2 合同计价</w:t>
      </w:r>
      <w:bookmarkEnd w:id="769"/>
      <w:bookmarkEnd w:id="770"/>
      <w:bookmarkEnd w:id="771"/>
      <w:bookmarkEnd w:id="772"/>
      <w:bookmarkEnd w:id="773"/>
      <w:bookmarkEnd w:id="774"/>
      <w:bookmarkEnd w:id="775"/>
    </w:p>
    <w:p w14:paraId="11ADC3B7">
      <w:pPr>
        <w:pStyle w:val="51"/>
        <w:spacing w:after="0"/>
        <w:ind w:left="955" w:leftChars="112" w:hanging="720" w:hangingChars="300"/>
        <w:rPr>
          <w:color w:val="auto"/>
        </w:rPr>
      </w:pPr>
      <w:r>
        <w:rPr>
          <w:color w:val="auto"/>
          <w:lang w:val="en-US" w:eastAsia="zh-CN"/>
        </w:rPr>
        <mc:AlternateContent>
          <mc:Choice Requires="wps">
            <w:drawing>
              <wp:anchor distT="0" distB="0" distL="114300" distR="114300" simplePos="0" relativeHeight="251776000" behindDoc="0" locked="0" layoutInCell="1" allowOverlap="1">
                <wp:simplePos x="0" y="0"/>
                <wp:positionH relativeFrom="column">
                  <wp:posOffset>-720090</wp:posOffset>
                </wp:positionH>
                <wp:positionV relativeFrom="paragraph">
                  <wp:posOffset>71755</wp:posOffset>
                </wp:positionV>
                <wp:extent cx="737870" cy="1047750"/>
                <wp:effectExtent l="0" t="0" r="5080" b="635"/>
                <wp:wrapNone/>
                <wp:docPr id="71" name="文本框 71"/>
                <wp:cNvGraphicFramePr/>
                <a:graphic xmlns:a="http://schemas.openxmlformats.org/drawingml/2006/main">
                  <a:graphicData uri="http://schemas.microsoft.com/office/word/2010/wordprocessingShape">
                    <wps:wsp>
                      <wps:cNvSpPr txBox="1">
                        <a:spLocks noChangeArrowheads="1"/>
                      </wps:cNvSpPr>
                      <wps:spPr bwMode="auto">
                        <a:xfrm>
                          <a:off x="0" y="0"/>
                          <a:ext cx="737870" cy="1047750"/>
                        </a:xfrm>
                        <a:prstGeom prst="rect">
                          <a:avLst/>
                        </a:prstGeom>
                        <a:solidFill>
                          <a:srgbClr val="FFFFFF"/>
                        </a:solidFill>
                        <a:ln>
                          <a:noFill/>
                        </a:ln>
                        <a:effectLst/>
                      </wps:spPr>
                      <wps:txbx>
                        <w:txbxContent>
                          <w:p w14:paraId="5942CB78">
                            <w:pPr>
                              <w:jc w:val="left"/>
                            </w:pPr>
                            <w:r>
                              <w:rPr>
                                <w:rFonts w:hint="eastAsia" w:ascii="楷体_GB2312" w:eastAsia="楷体_GB2312"/>
                                <w:szCs w:val="21"/>
                              </w:rPr>
                              <w:t>发包人供应材料设备的计价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82.5pt;width:58.1pt;z-index:251776000;mso-width-relative:page;mso-height-relative:page;" fillcolor="#FFFFFF" filled="t" stroked="f" coordsize="21600,21600" o:gfxdata="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rLv61wAAAAkBAAAPAAAAAAAAAAEAIAAAACIAAABkcnMvZG93bnJldi54bWxQSwECFAAUAAAA&#10;CACHTuJAN3dSPSgCAAA+BAAADgAAAAAAAAABACAAAAAmAQAAZHJzL2Uyb0RvYy54bWxQSwUGAAAA&#10;AAYABgBZAQAAwAUAAAAA&#10;">
                <v:fill on="t" focussize="0,0"/>
                <v:stroke on="f"/>
                <v:imagedata o:title=""/>
                <o:lock v:ext="edit" aspectratio="f"/>
                <v:textbox inset="0mm,0mm,0mm,0mm">
                  <w:txbxContent>
                    <w:p w14:paraId="5942CB78">
                      <w:pPr>
                        <w:jc w:val="left"/>
                      </w:pPr>
                      <w:r>
                        <w:rPr>
                          <w:rFonts w:hint="eastAsia" w:ascii="楷体_GB2312" w:eastAsia="楷体_GB2312"/>
                          <w:szCs w:val="21"/>
                        </w:rPr>
                        <w:t>发包人供应材料设备的计价</w:t>
                      </w:r>
                    </w:p>
                  </w:txbxContent>
                </v:textbox>
              </v:shape>
            </w:pict>
          </mc:Fallback>
        </mc:AlternateContent>
      </w:r>
      <w:r>
        <w:rPr>
          <w:color w:val="auto"/>
        </w:rPr>
        <w:t>14.2.1 发包人供应材料设备的，本合同价款应包括除供应价款外的一切价款，包括但不限于以下：</w:t>
      </w:r>
    </w:p>
    <w:p w14:paraId="5239FB27">
      <w:pPr>
        <w:pStyle w:val="51"/>
        <w:spacing w:after="0"/>
        <w:ind w:left="1259" w:leftChars="428" w:hanging="360" w:hangingChars="150"/>
        <w:rPr>
          <w:color w:val="auto"/>
        </w:rPr>
      </w:pPr>
      <w:r>
        <w:rPr>
          <w:color w:val="auto"/>
        </w:rPr>
        <w:t>(1) 施工安装价：承包人所报的单价应是除供应单价外的综合包干单价，</w:t>
      </w:r>
      <w:r>
        <w:rPr>
          <w:rFonts w:hint="eastAsia" w:ascii="宋体" w:hAnsi="宋体"/>
          <w:color w:val="auto"/>
        </w:rPr>
        <w:t>除</w:t>
      </w:r>
      <w:r>
        <w:rPr>
          <w:rFonts w:ascii="宋体" w:hAnsi="宋体"/>
          <w:color w:val="auto"/>
        </w:rPr>
        <w:t>专用</w:t>
      </w:r>
      <w:r>
        <w:rPr>
          <w:rFonts w:hint="eastAsia" w:ascii="宋体" w:hAnsi="宋体"/>
          <w:color w:val="auto"/>
        </w:rPr>
        <w:t>合同</w:t>
      </w:r>
      <w:r>
        <w:rPr>
          <w:rFonts w:ascii="宋体" w:hAnsi="宋体"/>
          <w:color w:val="auto"/>
        </w:rPr>
        <w:t>条款约定外</w:t>
      </w:r>
      <w:r>
        <w:rPr>
          <w:color w:val="auto"/>
        </w:rPr>
        <w:t>均不作调整。</w:t>
      </w:r>
    </w:p>
    <w:p w14:paraId="1564DF70">
      <w:pPr>
        <w:pStyle w:val="51"/>
        <w:spacing w:after="0"/>
        <w:ind w:left="1259" w:leftChars="428" w:hanging="360" w:hangingChars="150"/>
        <w:rPr>
          <w:color w:val="auto"/>
        </w:rPr>
      </w:pPr>
      <w:r>
        <w:rPr>
          <w:color w:val="auto"/>
        </w:rPr>
        <w:t xml:space="preserve">(2) 发包人直接供应材料设备接收、保管、二次搬运、计划、现场管理、质量验收等费用：此费用为一次性包干价，无论何种情况出现，均不做任何调整。 </w:t>
      </w:r>
    </w:p>
    <w:p w14:paraId="59DC7E1D">
      <w:pPr>
        <w:pStyle w:val="51"/>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830272" behindDoc="0" locked="0" layoutInCell="1" allowOverlap="1">
                <wp:simplePos x="0" y="0"/>
                <wp:positionH relativeFrom="column">
                  <wp:posOffset>-720090</wp:posOffset>
                </wp:positionH>
                <wp:positionV relativeFrom="paragraph">
                  <wp:posOffset>38100</wp:posOffset>
                </wp:positionV>
                <wp:extent cx="737870" cy="1054735"/>
                <wp:effectExtent l="0" t="0" r="5080" b="1905"/>
                <wp:wrapNone/>
                <wp:docPr id="70" name="文本框 70"/>
                <wp:cNvGraphicFramePr/>
                <a:graphic xmlns:a="http://schemas.openxmlformats.org/drawingml/2006/main">
                  <a:graphicData uri="http://schemas.microsoft.com/office/word/2010/wordprocessingShape">
                    <wps:wsp>
                      <wps:cNvSpPr txBox="1">
                        <a:spLocks noChangeArrowheads="1"/>
                      </wps:cNvSpPr>
                      <wps:spPr bwMode="auto">
                        <a:xfrm>
                          <a:off x="0" y="0"/>
                          <a:ext cx="737870" cy="1054735"/>
                        </a:xfrm>
                        <a:prstGeom prst="rect">
                          <a:avLst/>
                        </a:prstGeom>
                        <a:solidFill>
                          <a:srgbClr val="FFFFFF"/>
                        </a:solidFill>
                        <a:ln>
                          <a:noFill/>
                        </a:ln>
                        <a:effectLst/>
                      </wps:spPr>
                      <wps:txbx>
                        <w:txbxContent>
                          <w:p w14:paraId="64646ACE">
                            <w:pPr>
                              <w:jc w:val="left"/>
                            </w:pPr>
                            <w:r>
                              <w:rPr>
                                <w:rFonts w:hint="eastAsia" w:ascii="楷体_GB2312" w:eastAsia="楷体_GB2312"/>
                                <w:szCs w:val="21"/>
                              </w:rPr>
                              <w:t>指定供应材料设备的计价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pt;height:83.05pt;width:58.1pt;z-index:251830272;mso-width-relative:page;mso-height-relative:page;" fillcolor="#FFFFFF" filled="t" stroked="f" coordsize="21600,21600" o:gfxdata="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Hm5idYAAAAIAQAADwAAAAAAAAABACAAAAAiAAAAZHJzL2Rvd25yZXYueG1sUEsBAhQAFAAAAAgA&#10;h07iQMyOwWEnAgAAPgQAAA4AAAAAAAAAAQAgAAAAJQEAAGRycy9lMm9Eb2MueG1sUEsFBgAAAAAG&#10;AAYAWQEAAL4FAAAAAA==&#10;">
                <v:fill on="t" focussize="0,0"/>
                <v:stroke on="f"/>
                <v:imagedata o:title=""/>
                <o:lock v:ext="edit" aspectratio="f"/>
                <v:textbox inset="0mm,0mm,0mm,0mm">
                  <w:txbxContent>
                    <w:p w14:paraId="64646ACE">
                      <w:pPr>
                        <w:jc w:val="left"/>
                      </w:pPr>
                      <w:r>
                        <w:rPr>
                          <w:rFonts w:hint="eastAsia" w:ascii="楷体_GB2312" w:eastAsia="楷体_GB2312"/>
                          <w:szCs w:val="21"/>
                        </w:rPr>
                        <w:t>指定供应材料设备的计价</w:t>
                      </w:r>
                    </w:p>
                  </w:txbxContent>
                </v:textbox>
              </v:shape>
            </w:pict>
          </mc:Fallback>
        </mc:AlternateContent>
      </w:r>
      <w:r>
        <w:rPr>
          <w:color w:val="auto"/>
        </w:rPr>
        <w:t>14.2.2 所有指定供应材料设备在合同价款内的计价：</w:t>
      </w:r>
    </w:p>
    <w:p w14:paraId="7ADF01BD">
      <w:pPr>
        <w:pStyle w:val="51"/>
        <w:spacing w:after="0"/>
        <w:ind w:left="1259" w:leftChars="428" w:hanging="360" w:hangingChars="150"/>
        <w:rPr>
          <w:color w:val="auto"/>
        </w:rPr>
      </w:pPr>
      <w:r>
        <w:rPr>
          <w:color w:val="auto"/>
        </w:rPr>
        <w:t>(1) 材料设备供应价以暂定单价、暂定金额形式计入合同价款，待确定材料供应商及价款后调整供应价差；</w:t>
      </w:r>
    </w:p>
    <w:p w14:paraId="58529C61">
      <w:pPr>
        <w:pStyle w:val="51"/>
        <w:spacing w:after="0"/>
        <w:ind w:left="1259" w:leftChars="428" w:hanging="360" w:hangingChars="150"/>
        <w:rPr>
          <w:color w:val="auto"/>
        </w:rPr>
      </w:pPr>
      <w:r>
        <w:rPr>
          <w:color w:val="auto"/>
        </w:rPr>
        <w:t>(2) 承包人施工安装该等材料设备所需的一切费用包干已含在合同价款内，包括所需任何人工费、辅材费、机械费、采保费、二次搬运费、检验费、样品费、管理费和利润、规费、税金及其他一切相关联的费用；</w:t>
      </w:r>
    </w:p>
    <w:p w14:paraId="744624A7">
      <w:pPr>
        <w:pStyle w:val="51"/>
        <w:spacing w:after="0"/>
        <w:ind w:left="1259" w:leftChars="428" w:hanging="360" w:hangingChars="150"/>
        <w:rPr>
          <w:color w:val="auto"/>
        </w:rPr>
      </w:pPr>
      <w:r>
        <w:rPr>
          <w:color w:val="auto"/>
        </w:rPr>
        <w:t>(3)构成合同文件的工程量清单中，材料或设备“暂定供应单价”的项目，由发包人提供材料、设备名称及其暂定单价，承包人应根据合同中对该项工程的要求和规定，填报对该项工程施工所需的除供应单价外的一切施工安装单价，与发包人提供的材料暂定供应单价组成为该项工程的暂定综合单价，此暂定综合单价不作为结算的依据，但施工安装单价作为结算的依据。</w:t>
      </w:r>
    </w:p>
    <w:p w14:paraId="41F91EB1">
      <w:pPr>
        <w:pStyle w:val="51"/>
        <w:tabs>
          <w:tab w:val="left" w:pos="1440"/>
        </w:tabs>
        <w:spacing w:after="0"/>
        <w:ind w:left="957" w:leftChars="113" w:hanging="720" w:hangingChars="300"/>
        <w:rPr>
          <w:color w:val="auto"/>
        </w:rPr>
      </w:pPr>
      <w:r>
        <w:rPr>
          <w:color w:val="auto"/>
          <w:lang w:val="en-US" w:eastAsia="zh-CN"/>
        </w:rPr>
        <mc:AlternateContent>
          <mc:Choice Requires="wps">
            <w:drawing>
              <wp:anchor distT="0" distB="0" distL="114300" distR="114300" simplePos="0" relativeHeight="251834368" behindDoc="0" locked="0" layoutInCell="1" allowOverlap="1">
                <wp:simplePos x="0" y="0"/>
                <wp:positionH relativeFrom="column">
                  <wp:posOffset>-772160</wp:posOffset>
                </wp:positionH>
                <wp:positionV relativeFrom="paragraph">
                  <wp:posOffset>79375</wp:posOffset>
                </wp:positionV>
                <wp:extent cx="737870" cy="299720"/>
                <wp:effectExtent l="0" t="0" r="5080" b="5715"/>
                <wp:wrapNone/>
                <wp:docPr id="69" name="文本框 69"/>
                <wp:cNvGraphicFramePr/>
                <a:graphic xmlns:a="http://schemas.openxmlformats.org/drawingml/2006/main">
                  <a:graphicData uri="http://schemas.microsoft.com/office/word/2010/wordprocessingShape">
                    <wps:wsp>
                      <wps:cNvSpPr txBox="1">
                        <a:spLocks noChangeArrowheads="1"/>
                      </wps:cNvSpPr>
                      <wps:spPr bwMode="auto">
                        <a:xfrm>
                          <a:off x="0" y="0"/>
                          <a:ext cx="737870" cy="299720"/>
                        </a:xfrm>
                        <a:prstGeom prst="rect">
                          <a:avLst/>
                        </a:prstGeom>
                        <a:solidFill>
                          <a:srgbClr val="FFFFFF"/>
                        </a:solidFill>
                        <a:ln>
                          <a:noFill/>
                        </a:ln>
                        <a:effectLst/>
                      </wps:spPr>
                      <wps:txbx>
                        <w:txbxContent>
                          <w:p w14:paraId="029FCE74">
                            <w:pPr>
                              <w:jc w:val="left"/>
                            </w:pPr>
                            <w:r>
                              <w:rPr>
                                <w:rFonts w:hint="eastAsia" w:ascii="楷体_GB2312" w:eastAsia="楷体_GB2312"/>
                                <w:szCs w:val="21"/>
                              </w:rPr>
                              <w:t>暂定数量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8pt;margin-top:6.25pt;height:23.6pt;width:58.1pt;z-index:251834368;mso-width-relative:page;mso-height-relative:page;" fillcolor="#FFFFFF" filled="t" stroked="f" coordsize="21600,21600" o:gfxdata="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Cps+X2AAAAAkBAAAPAAAAAAAAAAEAIAAAACIAAABkcnMvZG93bnJldi54bWxQSwECFAAUAAAA&#10;CACHTuJAd+fLqCcCAAA9BAAADgAAAAAAAAABACAAAAAnAQAAZHJzL2Uyb0RvYy54bWxQSwUGAAAA&#10;AAYABgBZAQAAwAUAAAAA&#10;">
                <v:fill on="t" focussize="0,0"/>
                <v:stroke on="f"/>
                <v:imagedata o:title=""/>
                <o:lock v:ext="edit" aspectratio="f"/>
                <v:textbox inset="0mm,0mm,0mm,0mm">
                  <w:txbxContent>
                    <w:p w14:paraId="029FCE74">
                      <w:pPr>
                        <w:jc w:val="left"/>
                      </w:pPr>
                      <w:r>
                        <w:rPr>
                          <w:rFonts w:hint="eastAsia" w:ascii="楷体_GB2312" w:eastAsia="楷体_GB2312"/>
                          <w:szCs w:val="21"/>
                        </w:rPr>
                        <w:t>暂定数量</w:t>
                      </w:r>
                    </w:p>
                  </w:txbxContent>
                </v:textbox>
              </v:shape>
            </w:pict>
          </mc:Fallback>
        </mc:AlternateContent>
      </w:r>
      <w:r>
        <w:rPr>
          <w:color w:val="auto"/>
        </w:rPr>
        <w:t>14.2.3暂定数量，将按通用条款第14.4条进行计量，但此等重新计量项目的合同单价不会因实际数量与原估计数量相比的多寡而进行调整。</w:t>
      </w:r>
    </w:p>
    <w:p w14:paraId="0D1B483E">
      <w:pPr>
        <w:pStyle w:val="51"/>
        <w:tabs>
          <w:tab w:val="left" w:pos="1440"/>
        </w:tabs>
        <w:spacing w:after="0"/>
        <w:ind w:left="957" w:leftChars="113" w:hanging="720" w:hangingChars="300"/>
        <w:rPr>
          <w:color w:val="auto"/>
        </w:rPr>
      </w:pPr>
      <w:r>
        <w:rPr>
          <w:color w:val="auto"/>
          <w:lang w:val="en-US" w:eastAsia="zh-CN"/>
        </w:rPr>
        <mc:AlternateContent>
          <mc:Choice Requires="wps">
            <w:drawing>
              <wp:anchor distT="0" distB="0" distL="114300" distR="114300" simplePos="0" relativeHeight="251832320"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68" name="文本框 68"/>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2A514BF8">
                            <w:pPr>
                              <w:rPr>
                                <w:rFonts w:ascii="楷体_GB2312" w:eastAsia="楷体_GB2312"/>
                                <w:szCs w:val="21"/>
                              </w:rPr>
                            </w:pPr>
                            <w:r>
                              <w:rPr>
                                <w:rFonts w:hint="eastAsia" w:ascii="楷体_GB2312" w:eastAsia="楷体_GB2312"/>
                                <w:szCs w:val="21"/>
                              </w:rPr>
                              <w:t>暂定金额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832320;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vllWnYAAAACQEAAA8AAAAAAAAAAQAgAAAAIgAAAGRycy9kb3ducmV2LnhtbFBLAQIUABQAAAAI&#10;AIdO4kBnCpBRJgIAAD0EAAAOAAAAAAAAAAEAIAAAACcBAABkcnMvZTJvRG9jLnhtbFBLBQYAAAAA&#10;BgAGAFkBAAC/BQAAAAA=&#10;">
                <v:fill on="t" focussize="0,0"/>
                <v:stroke on="f"/>
                <v:imagedata o:title=""/>
                <o:lock v:ext="edit" aspectratio="f"/>
                <v:textbox inset="0mm,0mm,0mm,0mm">
                  <w:txbxContent>
                    <w:p w14:paraId="2A514BF8">
                      <w:pPr>
                        <w:rPr>
                          <w:rFonts w:ascii="楷体_GB2312" w:eastAsia="楷体_GB2312"/>
                          <w:szCs w:val="21"/>
                        </w:rPr>
                      </w:pPr>
                      <w:r>
                        <w:rPr>
                          <w:rFonts w:hint="eastAsia" w:ascii="楷体_GB2312" w:eastAsia="楷体_GB2312"/>
                          <w:szCs w:val="21"/>
                        </w:rPr>
                        <w:t>暂定金额</w:t>
                      </w:r>
                    </w:p>
                  </w:txbxContent>
                </v:textbox>
              </v:shape>
            </w:pict>
          </mc:Fallback>
        </mc:AlternateContent>
      </w:r>
      <w:r>
        <w:rPr>
          <w:color w:val="auto"/>
        </w:rPr>
        <w:t>14.2.4 暂定金额，指涵盖的工作是一些在招投标时未能完全预见、规定或详细说明的工作，或签订合同时不能确定价款的工程。发包人应当在清单或合同文件中约定工程名称及其暂定金额。此部分的工作包含于本工程承包范围内，惟有款项为暂定。暂定金额不作为结算的依据，在合同期间须按发包人的要求部分或全部使用，未使用部分从合同价款内完全扣除。</w:t>
      </w:r>
    </w:p>
    <w:p w14:paraId="6AAF2120">
      <w:pPr>
        <w:pStyle w:val="51"/>
        <w:tabs>
          <w:tab w:val="left" w:pos="1440"/>
        </w:tabs>
        <w:spacing w:after="0"/>
        <w:ind w:left="957" w:leftChars="113" w:hanging="720" w:hangingChars="300"/>
        <w:rPr>
          <w:color w:val="auto"/>
        </w:rPr>
      </w:pPr>
      <w:r>
        <w:rPr>
          <w:color w:val="auto"/>
          <w:lang w:val="en-US" w:eastAsia="zh-CN"/>
        </w:rPr>
        <mc:AlternateContent>
          <mc:Choice Requires="wps">
            <w:drawing>
              <wp:anchor distT="0" distB="0" distL="114300" distR="114300" simplePos="0" relativeHeight="251831296" behindDoc="0" locked="0" layoutInCell="1" allowOverlap="1">
                <wp:simplePos x="0" y="0"/>
                <wp:positionH relativeFrom="column">
                  <wp:posOffset>-720090</wp:posOffset>
                </wp:positionH>
                <wp:positionV relativeFrom="paragraph">
                  <wp:posOffset>71755</wp:posOffset>
                </wp:positionV>
                <wp:extent cx="685800" cy="258445"/>
                <wp:effectExtent l="0" t="0" r="7620" b="5715"/>
                <wp:wrapNone/>
                <wp:docPr id="67" name="文本框 67"/>
                <wp:cNvGraphicFramePr/>
                <a:graphic xmlns:a="http://schemas.openxmlformats.org/drawingml/2006/main">
                  <a:graphicData uri="http://schemas.microsoft.com/office/word/2010/wordprocessingShape">
                    <wps:wsp>
                      <wps:cNvSpPr txBox="1">
                        <a:spLocks noChangeArrowheads="1"/>
                      </wps:cNvSpPr>
                      <wps:spPr bwMode="auto">
                        <a:xfrm>
                          <a:off x="0" y="0"/>
                          <a:ext cx="685800" cy="258445"/>
                        </a:xfrm>
                        <a:prstGeom prst="rect">
                          <a:avLst/>
                        </a:prstGeom>
                        <a:solidFill>
                          <a:srgbClr val="FFFFFF"/>
                        </a:solidFill>
                        <a:ln>
                          <a:noFill/>
                        </a:ln>
                        <a:effectLst/>
                      </wps:spPr>
                      <wps:txbx>
                        <w:txbxContent>
                          <w:p w14:paraId="19689A5F">
                            <w:pPr>
                              <w:rPr>
                                <w:rFonts w:ascii="楷体_GB2312" w:eastAsia="楷体_GB2312"/>
                                <w:szCs w:val="21"/>
                              </w:rPr>
                            </w:pPr>
                            <w:r>
                              <w:rPr>
                                <w:rFonts w:hint="eastAsia" w:ascii="楷体_GB2312" w:eastAsia="楷体_GB2312"/>
                                <w:szCs w:val="21"/>
                              </w:rPr>
                              <w:t>预留暂定款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0.35pt;width:54pt;z-index:251831296;mso-width-relative:page;mso-height-relative:page;" fillcolor="#FFFFFF" filled="t" stroked="f" coordsize="21600,21600" o:gfxdata="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UCKLXAAAACQEAAA8AAAAAAAAAAQAgAAAAIgAAAGRycy9kb3ducmV2LnhtbFBLAQIUABQAAAAI&#10;AIdO4kBewRbZJwIAAD0EAAAOAAAAAAAAAAEAIAAAACYBAABkcnMvZTJvRG9jLnhtbFBLBQYAAAAA&#10;BgAGAFkBAAC/BQAAAAA=&#10;">
                <v:fill on="t" focussize="0,0"/>
                <v:stroke on="f"/>
                <v:imagedata o:title=""/>
                <o:lock v:ext="edit" aspectratio="f"/>
                <v:textbox inset="0mm,0mm,0mm,0mm">
                  <w:txbxContent>
                    <w:p w14:paraId="19689A5F">
                      <w:pPr>
                        <w:rPr>
                          <w:rFonts w:ascii="楷体_GB2312" w:eastAsia="楷体_GB2312"/>
                          <w:szCs w:val="21"/>
                        </w:rPr>
                      </w:pPr>
                      <w:r>
                        <w:rPr>
                          <w:rFonts w:hint="eastAsia" w:ascii="楷体_GB2312" w:eastAsia="楷体_GB2312"/>
                          <w:szCs w:val="21"/>
                        </w:rPr>
                        <w:t>预留暂定款</w:t>
                      </w:r>
                    </w:p>
                  </w:txbxContent>
                </v:textbox>
              </v:shape>
            </w:pict>
          </mc:Fallback>
        </mc:AlternateContent>
      </w:r>
      <w:r>
        <w:rPr>
          <w:color w:val="auto"/>
        </w:rPr>
        <w:t>14.2.5 合同价款包括发包人为一些在招标时未能完全预见、规定或详细说明的工作而指定预留的暂定款，此类款项的工程可能发生也可能不发生，所以以预留暂定款的形式计入合同价款，其计量、计价和结算的方法与暂定金额的方法相同。承包人在本合同的责任均须包括此类工作在内。</w:t>
      </w:r>
    </w:p>
    <w:p w14:paraId="5B96C814">
      <w:pPr>
        <w:pStyle w:val="51"/>
        <w:tabs>
          <w:tab w:val="left" w:pos="1440"/>
        </w:tabs>
        <w:spacing w:after="0"/>
        <w:ind w:left="957" w:leftChars="113" w:hanging="720" w:hangingChars="300"/>
        <w:rPr>
          <w:color w:val="auto"/>
        </w:rPr>
      </w:pPr>
      <w:r>
        <w:rPr>
          <w:color w:val="auto"/>
          <w:lang w:val="en-US" w:eastAsia="zh-CN"/>
        </w:rPr>
        <mc:AlternateContent>
          <mc:Choice Requires="wps">
            <w:drawing>
              <wp:anchor distT="0" distB="0" distL="114300" distR="114300" simplePos="0" relativeHeight="251833344" behindDoc="0" locked="0" layoutInCell="1" allowOverlap="1">
                <wp:simplePos x="0" y="0"/>
                <wp:positionH relativeFrom="column">
                  <wp:posOffset>-720090</wp:posOffset>
                </wp:positionH>
                <wp:positionV relativeFrom="paragraph">
                  <wp:posOffset>71755</wp:posOffset>
                </wp:positionV>
                <wp:extent cx="702310" cy="766445"/>
                <wp:effectExtent l="0" t="0" r="7620" b="1270"/>
                <wp:wrapNone/>
                <wp:docPr id="66" name="文本框 66"/>
                <wp:cNvGraphicFramePr/>
                <a:graphic xmlns:a="http://schemas.openxmlformats.org/drawingml/2006/main">
                  <a:graphicData uri="http://schemas.microsoft.com/office/word/2010/wordprocessingShape">
                    <wps:wsp>
                      <wps:cNvSpPr txBox="1">
                        <a:spLocks noChangeArrowheads="1"/>
                      </wps:cNvSpPr>
                      <wps:spPr bwMode="auto">
                        <a:xfrm>
                          <a:off x="0" y="0"/>
                          <a:ext cx="702310" cy="766445"/>
                        </a:xfrm>
                        <a:prstGeom prst="rect">
                          <a:avLst/>
                        </a:prstGeom>
                        <a:solidFill>
                          <a:srgbClr val="FFFFFF"/>
                        </a:solidFill>
                        <a:ln>
                          <a:noFill/>
                        </a:ln>
                        <a:effectLst/>
                      </wps:spPr>
                      <wps:txbx>
                        <w:txbxContent>
                          <w:p w14:paraId="0AE5E36F">
                            <w:pPr>
                              <w:jc w:val="left"/>
                            </w:pPr>
                            <w:r>
                              <w:rPr>
                                <w:rFonts w:hint="eastAsia" w:ascii="楷体_GB2312" w:eastAsia="楷体_GB2312"/>
                                <w:szCs w:val="21"/>
                              </w:rPr>
                              <w:t>施工措施项目费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0.35pt;width:55.3pt;z-index:251833344;mso-width-relative:page;mso-height-relative:page;" fillcolor="#FFFFFF" filled="t" stroked="f" coordsize="21600,21600" o:gfxdata="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kB7xTXAAAACgEAAA8AAAAAAAAAAQAgAAAAIgAAAGRycy9kb3ducmV2LnhtbFBLAQIUABQAAAAI&#10;AIdO4kA/hzcbJwIAAD0EAAAOAAAAAAAAAAEAIAAAACYBAABkcnMvZTJvRG9jLnhtbFBLBQYAAAAA&#10;BgAGAFkBAAC/BQAAAAA=&#10;">
                <v:fill on="t" focussize="0,0"/>
                <v:stroke on="f"/>
                <v:imagedata o:title=""/>
                <o:lock v:ext="edit" aspectratio="f"/>
                <v:textbox inset="0mm,0mm,0mm,0mm">
                  <w:txbxContent>
                    <w:p w14:paraId="0AE5E36F">
                      <w:pPr>
                        <w:jc w:val="left"/>
                      </w:pPr>
                      <w:r>
                        <w:rPr>
                          <w:rFonts w:hint="eastAsia" w:ascii="楷体_GB2312" w:eastAsia="楷体_GB2312"/>
                          <w:szCs w:val="21"/>
                        </w:rPr>
                        <w:t>施工措施项目费</w:t>
                      </w:r>
                    </w:p>
                  </w:txbxContent>
                </v:textbox>
              </v:shape>
            </w:pict>
          </mc:Fallback>
        </mc:AlternateContent>
      </w:r>
      <w:r>
        <w:rPr>
          <w:color w:val="auto"/>
        </w:rPr>
        <w:t>14.2.6施工措施项目是承包人在施工前充分考察施工现场，结合发包人提供的招标文件，对各类风险进行充分预估后的包干费用，施工措施项目是承包人</w:t>
      </w:r>
      <w:r>
        <w:rPr>
          <w:color w:val="auto"/>
          <w:szCs w:val="21"/>
        </w:rPr>
        <w:t>为完成本工程实体项目，发生于该工程施工前、施工过程中和施工后的有关质量、技术、安全、生活等方面的非工程实体项目。</w:t>
      </w:r>
      <w:r>
        <w:rPr>
          <w:color w:val="auto"/>
        </w:rPr>
        <w:t>施工措施项目费由承包人根据本合同文件的</w:t>
      </w:r>
      <w:r>
        <w:rPr>
          <w:rFonts w:hint="eastAsia"/>
          <w:color w:val="auto"/>
        </w:rPr>
        <w:t>工程规范</w:t>
      </w:r>
      <w:r>
        <w:rPr>
          <w:color w:val="auto"/>
        </w:rPr>
        <w:t>要求以及企业自身水平等投标报价，并经发包人确认的包干价。</w:t>
      </w:r>
    </w:p>
    <w:p w14:paraId="42867FFB">
      <w:pPr>
        <w:pStyle w:val="51"/>
        <w:tabs>
          <w:tab w:val="left" w:pos="1440"/>
        </w:tabs>
        <w:spacing w:after="0"/>
        <w:ind w:left="957" w:leftChars="113" w:hanging="720" w:hangingChars="300"/>
        <w:rPr>
          <w:color w:val="auto"/>
        </w:rPr>
      </w:pPr>
      <w:r>
        <w:rPr>
          <w:color w:val="auto"/>
          <w:lang w:val="en-US" w:eastAsia="zh-CN"/>
        </w:rPr>
        <mc:AlternateContent>
          <mc:Choice Requires="wps">
            <w:drawing>
              <wp:anchor distT="0" distB="0" distL="114300" distR="114300" simplePos="0" relativeHeight="251778048" behindDoc="0" locked="0" layoutInCell="1" allowOverlap="1">
                <wp:simplePos x="0" y="0"/>
                <wp:positionH relativeFrom="column">
                  <wp:posOffset>-768350</wp:posOffset>
                </wp:positionH>
                <wp:positionV relativeFrom="paragraph">
                  <wp:posOffset>820420</wp:posOffset>
                </wp:positionV>
                <wp:extent cx="685800" cy="781050"/>
                <wp:effectExtent l="0" t="0" r="7620" b="3175"/>
                <wp:wrapNone/>
                <wp:docPr id="65" name="文本框 65"/>
                <wp:cNvGraphicFramePr/>
                <a:graphic xmlns:a="http://schemas.openxmlformats.org/drawingml/2006/main">
                  <a:graphicData uri="http://schemas.microsoft.com/office/word/2010/wordprocessingShape">
                    <wps:wsp>
                      <wps:cNvSpPr txBox="1">
                        <a:spLocks noChangeArrowheads="1"/>
                      </wps:cNvSpPr>
                      <wps:spPr bwMode="auto">
                        <a:xfrm>
                          <a:off x="0" y="0"/>
                          <a:ext cx="685800" cy="781050"/>
                        </a:xfrm>
                        <a:prstGeom prst="rect">
                          <a:avLst/>
                        </a:prstGeom>
                        <a:solidFill>
                          <a:srgbClr val="FFFFFF"/>
                        </a:solidFill>
                        <a:ln>
                          <a:noFill/>
                        </a:ln>
                        <a:effectLst/>
                      </wps:spPr>
                      <wps:txbx>
                        <w:txbxContent>
                          <w:p w14:paraId="729910E0">
                            <w:pPr>
                              <w:jc w:val="left"/>
                              <w:rPr>
                                <w:rFonts w:ascii="楷体_GB2312" w:eastAsia="楷体_GB2312"/>
                                <w:szCs w:val="21"/>
                              </w:rPr>
                            </w:pPr>
                            <w:r>
                              <w:rPr>
                                <w:rFonts w:hint="eastAsia" w:ascii="楷体_GB2312" w:eastAsia="楷体_GB2312"/>
                                <w:szCs w:val="21"/>
                              </w:rPr>
                              <w:t>税费及其他缴费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5pt;margin-top:64.6pt;height:61.5pt;width:54pt;z-index:251778048;mso-width-relative:page;mso-height-relative:page;" fillcolor="#FFFFFF" filled="t" stroked="f" coordsize="21600,21600" o:gfxdata="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n7QIu2QAAAAwBAAAPAAAAAAAAAAEAIAAAACIAAABkcnMvZG93bnJldi54bWxQSwECFAAUAAAA&#10;CACHTuJA6jvjECYCAAA9BAAADgAAAAAAAAABACAAAAAoAQAAZHJzL2Uyb0RvYy54bWxQSwUGAAAA&#10;AAYABgBZAQAAwAUAAAAA&#10;">
                <v:fill on="t" focussize="0,0"/>
                <v:stroke on="f"/>
                <v:imagedata o:title=""/>
                <o:lock v:ext="edit" aspectratio="f"/>
                <v:textbox inset="0mm,0mm,0mm,0mm">
                  <w:txbxContent>
                    <w:p w14:paraId="729910E0">
                      <w:pPr>
                        <w:jc w:val="left"/>
                        <w:rPr>
                          <w:rFonts w:ascii="楷体_GB2312" w:eastAsia="楷体_GB2312"/>
                          <w:szCs w:val="21"/>
                        </w:rPr>
                      </w:pPr>
                      <w:r>
                        <w:rPr>
                          <w:rFonts w:hint="eastAsia" w:ascii="楷体_GB2312" w:eastAsia="楷体_GB2312"/>
                          <w:szCs w:val="21"/>
                        </w:rPr>
                        <w:t>税费及其他缴费</w:t>
                      </w:r>
                    </w:p>
                  </w:txbxContent>
                </v:textbox>
              </v:shape>
            </w:pict>
          </mc:Fallback>
        </mc:AlternateContent>
      </w:r>
      <w:r>
        <w:rPr>
          <w:color w:val="auto"/>
          <w:lang w:val="en-US" w:eastAsia="zh-CN"/>
        </w:rPr>
        <mc:AlternateContent>
          <mc:Choice Requires="wps">
            <w:drawing>
              <wp:anchor distT="0" distB="0" distL="114300" distR="114300" simplePos="0" relativeHeight="251779072" behindDoc="0" locked="0" layoutInCell="1" allowOverlap="1">
                <wp:simplePos x="0" y="0"/>
                <wp:positionH relativeFrom="column">
                  <wp:posOffset>-720090</wp:posOffset>
                </wp:positionH>
                <wp:positionV relativeFrom="paragraph">
                  <wp:posOffset>71755</wp:posOffset>
                </wp:positionV>
                <wp:extent cx="702310" cy="297180"/>
                <wp:effectExtent l="0" t="0" r="7620" b="0"/>
                <wp:wrapNone/>
                <wp:docPr id="64" name="文本框 64"/>
                <wp:cNvGraphicFramePr/>
                <a:graphic xmlns:a="http://schemas.openxmlformats.org/drawingml/2006/main">
                  <a:graphicData uri="http://schemas.microsoft.com/office/word/2010/wordprocessingShape">
                    <wps:wsp>
                      <wps:cNvSpPr txBox="1">
                        <a:spLocks noChangeArrowheads="1"/>
                      </wps:cNvSpPr>
                      <wps:spPr bwMode="auto">
                        <a:xfrm>
                          <a:off x="0" y="0"/>
                          <a:ext cx="702310" cy="297180"/>
                        </a:xfrm>
                        <a:prstGeom prst="rect">
                          <a:avLst/>
                        </a:prstGeom>
                        <a:solidFill>
                          <a:srgbClr val="FFFFFF"/>
                        </a:solidFill>
                        <a:ln>
                          <a:noFill/>
                        </a:ln>
                        <a:effectLst/>
                      </wps:spPr>
                      <wps:txbx>
                        <w:txbxContent>
                          <w:p w14:paraId="4F0462EC">
                            <w:pPr>
                              <w:jc w:val="left"/>
                            </w:pPr>
                            <w:r>
                              <w:rPr>
                                <w:rFonts w:hint="eastAsia" w:ascii="楷体_GB2312" w:eastAsia="楷体_GB2312"/>
                                <w:szCs w:val="21"/>
                              </w:rPr>
                              <w:t>政府规费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5.3pt;z-index:251779072;mso-width-relative:page;mso-height-relative:page;" fillcolor="#FFFFFF" filled="t" stroked="f" coordsize="21600,21600" o:gfxdata="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E6NYXYAAAACQEAAA8AAAAAAAAAAQAgAAAAIgAAAGRycy9kb3ducmV2LnhtbFBLAQIUABQAAAAI&#10;AIdO4kBonxmiJgIAAD0EAAAOAAAAAAAAAAEAIAAAACcBAABkcnMvZTJvRG9jLnhtbFBLBQYAAAAA&#10;BgAGAFkBAAC/BQAAAAA=&#10;">
                <v:fill on="t" focussize="0,0"/>
                <v:stroke on="f"/>
                <v:imagedata o:title=""/>
                <o:lock v:ext="edit" aspectratio="f"/>
                <v:textbox inset="0mm,0mm,0mm,0mm">
                  <w:txbxContent>
                    <w:p w14:paraId="4F0462EC">
                      <w:pPr>
                        <w:jc w:val="left"/>
                      </w:pPr>
                      <w:r>
                        <w:rPr>
                          <w:rFonts w:hint="eastAsia" w:ascii="楷体_GB2312" w:eastAsia="楷体_GB2312"/>
                          <w:szCs w:val="21"/>
                        </w:rPr>
                        <w:t>政府规费</w:t>
                      </w:r>
                    </w:p>
                  </w:txbxContent>
                </v:textbox>
              </v:shape>
            </w:pict>
          </mc:Fallback>
        </mc:AlternateContent>
      </w:r>
      <w:r>
        <w:rPr>
          <w:color w:val="auto"/>
        </w:rPr>
        <w:t>14.2.7 合同价款已包括承包人须负责缴纳任何与本工程有关的一切政府规定收费，包括但不限于定额测定费、社会保险费、工程排污费、城市道路占用挖掘费、临时占用绿地费、绿化补偿（赔偿）费及其他。</w:t>
      </w:r>
    </w:p>
    <w:p w14:paraId="3CE89C6C">
      <w:pPr>
        <w:pStyle w:val="51"/>
        <w:tabs>
          <w:tab w:val="left" w:pos="1440"/>
        </w:tabs>
        <w:spacing w:after="0"/>
        <w:ind w:left="957" w:leftChars="113" w:hanging="720" w:hangingChars="300"/>
        <w:rPr>
          <w:color w:val="auto"/>
        </w:rPr>
      </w:pPr>
      <w:r>
        <w:rPr>
          <w:color w:val="auto"/>
        </w:rPr>
        <w:t>14.2.8 除合同另有约定外，合同价款已包括承包人或其自行分包人须按照国家现行税法和有关政府部门现行规定缴纳的一切税金和费用。</w:t>
      </w:r>
    </w:p>
    <w:p w14:paraId="42C5A5B7">
      <w:pPr>
        <w:pStyle w:val="51"/>
        <w:tabs>
          <w:tab w:val="left" w:pos="1440"/>
        </w:tabs>
        <w:spacing w:after="0"/>
        <w:ind w:left="957" w:leftChars="113" w:hanging="720" w:hangingChars="300"/>
        <w:rPr>
          <w:color w:val="auto"/>
        </w:rPr>
      </w:pPr>
      <w:r>
        <w:rPr>
          <w:color w:val="auto"/>
          <w:lang w:val="en-US" w:eastAsia="zh-CN"/>
        </w:rPr>
        <mc:AlternateContent>
          <mc:Choice Requires="wps">
            <w:drawing>
              <wp:anchor distT="0" distB="0" distL="114300" distR="114300" simplePos="0" relativeHeight="251785216" behindDoc="0" locked="0" layoutInCell="1" allowOverlap="1">
                <wp:simplePos x="0" y="0"/>
                <wp:positionH relativeFrom="column">
                  <wp:posOffset>-787400</wp:posOffset>
                </wp:positionH>
                <wp:positionV relativeFrom="paragraph">
                  <wp:posOffset>27940</wp:posOffset>
                </wp:positionV>
                <wp:extent cx="685800" cy="390525"/>
                <wp:effectExtent l="0" t="0" r="7620" b="5715"/>
                <wp:wrapNone/>
                <wp:docPr id="63" name="文本框 63"/>
                <wp:cNvGraphicFramePr/>
                <a:graphic xmlns:a="http://schemas.openxmlformats.org/drawingml/2006/main">
                  <a:graphicData uri="http://schemas.microsoft.com/office/word/2010/wordprocessingShape">
                    <wps:wsp>
                      <wps:cNvSpPr txBox="1">
                        <a:spLocks noChangeArrowheads="1"/>
                      </wps:cNvSpPr>
                      <wps:spPr bwMode="auto">
                        <a:xfrm>
                          <a:off x="0" y="0"/>
                          <a:ext cx="685800" cy="390525"/>
                        </a:xfrm>
                        <a:prstGeom prst="rect">
                          <a:avLst/>
                        </a:prstGeom>
                        <a:solidFill>
                          <a:srgbClr val="FFFFFF"/>
                        </a:solidFill>
                        <a:ln>
                          <a:noFill/>
                        </a:ln>
                        <a:effectLst/>
                      </wps:spPr>
                      <wps:txbx>
                        <w:txbxContent>
                          <w:p w14:paraId="0C281D36">
                            <w:pPr>
                              <w:jc w:val="left"/>
                              <w:rPr>
                                <w:rFonts w:ascii="楷体_GB2312" w:eastAsia="楷体_GB2312"/>
                                <w:szCs w:val="21"/>
                              </w:rPr>
                            </w:pPr>
                            <w:r>
                              <w:rPr>
                                <w:rFonts w:hint="eastAsia" w:ascii="楷体_GB2312" w:eastAsia="楷体_GB2312"/>
                                <w:szCs w:val="21"/>
                              </w:rPr>
                              <w:t>其他费用</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2pt;margin-top:2.2pt;height:30.75pt;width:54pt;z-index:251785216;mso-width-relative:page;mso-height-relative:page;" fillcolor="#FFFFFF" filled="t" stroked="f" coordsize="21600,21600" o:gfxdata="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Uxpwp2AAAAAkBAAAPAAAAAAAAAAEAIAAAACIAAABkcnMvZG93bnJldi54bWxQSwECFAAUAAAA&#10;CACHTuJA67jgDicCAAA9BAAADgAAAAAAAAABACAAAAAnAQAAZHJzL2Uyb0RvYy54bWxQSwUGAAAA&#10;AAYABgBZAQAAwAUAAAAA&#10;">
                <v:fill on="t" focussize="0,0"/>
                <v:stroke on="f"/>
                <v:imagedata o:title=""/>
                <o:lock v:ext="edit" aspectratio="f"/>
                <v:textbox inset="0mm,0mm,0mm,0mm">
                  <w:txbxContent>
                    <w:p w14:paraId="0C281D36">
                      <w:pPr>
                        <w:jc w:val="left"/>
                        <w:rPr>
                          <w:rFonts w:ascii="楷体_GB2312" w:eastAsia="楷体_GB2312"/>
                          <w:szCs w:val="21"/>
                        </w:rPr>
                      </w:pPr>
                      <w:r>
                        <w:rPr>
                          <w:rFonts w:hint="eastAsia" w:ascii="楷体_GB2312" w:eastAsia="楷体_GB2312"/>
                          <w:szCs w:val="21"/>
                        </w:rPr>
                        <w:t>其他费用</w:t>
                      </w:r>
                    </w:p>
                  </w:txbxContent>
                </v:textbox>
              </v:shape>
            </w:pict>
          </mc:Fallback>
        </mc:AlternateContent>
      </w:r>
      <w:r>
        <w:rPr>
          <w:color w:val="auto"/>
        </w:rPr>
        <w:t>14.2.9由承包人申报并最终由发包人确认补偿给承包人相关的补偿费用。</w:t>
      </w:r>
    </w:p>
    <w:p w14:paraId="33732616">
      <w:pPr>
        <w:pStyle w:val="50"/>
        <w:numPr>
          <w:ilvl w:val="0"/>
          <w:numId w:val="0"/>
        </w:numPr>
        <w:spacing w:before="120" w:after="120" w:line="360" w:lineRule="auto"/>
        <w:rPr>
          <w:color w:val="auto"/>
          <w:szCs w:val="24"/>
        </w:rPr>
      </w:pPr>
      <w:bookmarkStart w:id="776" w:name="_Toc357434482"/>
      <w:bookmarkStart w:id="777" w:name="_Toc122080313"/>
      <w:bookmarkStart w:id="778" w:name="_Toc144869934"/>
      <w:bookmarkStart w:id="779" w:name="_Toc8833209"/>
      <w:r>
        <w:rPr>
          <w:color w:val="auto"/>
        </w:rPr>
        <mc:AlternateContent>
          <mc:Choice Requires="wps">
            <w:drawing>
              <wp:anchor distT="0" distB="0" distL="114300" distR="114300" simplePos="0" relativeHeight="251780096" behindDoc="0" locked="0" layoutInCell="1" allowOverlap="1">
                <wp:simplePos x="0" y="0"/>
                <wp:positionH relativeFrom="column">
                  <wp:posOffset>-720090</wp:posOffset>
                </wp:positionH>
                <wp:positionV relativeFrom="paragraph">
                  <wp:posOffset>320040</wp:posOffset>
                </wp:positionV>
                <wp:extent cx="685800" cy="693420"/>
                <wp:effectExtent l="0" t="0" r="7620" b="0"/>
                <wp:wrapNone/>
                <wp:docPr id="62" name="文本框 62"/>
                <wp:cNvGraphicFramePr/>
                <a:graphic xmlns:a="http://schemas.openxmlformats.org/drawingml/2006/main">
                  <a:graphicData uri="http://schemas.microsoft.com/office/word/2010/wordprocessingShape">
                    <wps:wsp>
                      <wps:cNvSpPr txBox="1">
                        <a:spLocks noChangeArrowheads="1"/>
                      </wps:cNvSpPr>
                      <wps:spPr bwMode="auto">
                        <a:xfrm>
                          <a:off x="0" y="0"/>
                          <a:ext cx="685800" cy="693420"/>
                        </a:xfrm>
                        <a:prstGeom prst="rect">
                          <a:avLst/>
                        </a:prstGeom>
                        <a:solidFill>
                          <a:srgbClr val="FFFFFF"/>
                        </a:solidFill>
                        <a:ln>
                          <a:noFill/>
                        </a:ln>
                        <a:effectLst/>
                      </wps:spPr>
                      <wps:txbx>
                        <w:txbxContent>
                          <w:p w14:paraId="53ECEB49">
                            <w:pPr>
                              <w:jc w:val="left"/>
                              <w:rPr>
                                <w:rFonts w:ascii="楷体_GB2312" w:eastAsia="楷体_GB2312"/>
                                <w:szCs w:val="21"/>
                              </w:rPr>
                            </w:pPr>
                            <w:r>
                              <w:rPr>
                                <w:rFonts w:hint="eastAsia" w:ascii="楷体_GB2312" w:eastAsia="楷体_GB2312"/>
                                <w:szCs w:val="21"/>
                              </w:rPr>
                              <w:t>合同价款的固定原则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5.2pt;height:54.6pt;width:54pt;z-index:251780096;mso-width-relative:page;mso-height-relative:page;" fillcolor="#FFFFFF" filled="t" stroked="f" coordsize="21600,21600" o:gfxdata="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hIkjPYAAAACgEAAA8AAAAAAAAAAQAgAAAAIgAAAGRycy9kb3ducmV2LnhtbFBLAQIUABQAAAAI&#10;AIdO4kDLMI0qJgIAAD0EAAAOAAAAAAAAAAEAIAAAACcBAABkcnMvZTJvRG9jLnhtbFBLBQYAAAAA&#10;BgAGAFkBAAC/BQAAAAA=&#10;">
                <v:fill on="t" focussize="0,0"/>
                <v:stroke on="f"/>
                <v:imagedata o:title=""/>
                <o:lock v:ext="edit" aspectratio="f"/>
                <v:textbox inset="0mm,0mm,0mm,0mm">
                  <w:txbxContent>
                    <w:p w14:paraId="53ECEB49">
                      <w:pPr>
                        <w:jc w:val="left"/>
                        <w:rPr>
                          <w:rFonts w:ascii="楷体_GB2312" w:eastAsia="楷体_GB2312"/>
                          <w:szCs w:val="21"/>
                        </w:rPr>
                      </w:pPr>
                      <w:r>
                        <w:rPr>
                          <w:rFonts w:hint="eastAsia" w:ascii="楷体_GB2312" w:eastAsia="楷体_GB2312"/>
                          <w:szCs w:val="21"/>
                        </w:rPr>
                        <w:t>合同价款的固定原则</w:t>
                      </w:r>
                    </w:p>
                  </w:txbxContent>
                </v:textbox>
              </v:shape>
            </w:pict>
          </mc:Fallback>
        </mc:AlternateContent>
      </w:r>
      <w:bookmarkStart w:id="780" w:name="_Toc454555627"/>
      <w:bookmarkStart w:id="781" w:name="_Toc455134579"/>
      <w:bookmarkStart w:id="782" w:name="_Toc455151707"/>
      <w:r>
        <w:rPr>
          <w:color w:val="auto"/>
          <w:szCs w:val="24"/>
        </w:rPr>
        <w:t xml:space="preserve">14.3 </w:t>
      </w:r>
      <w:bookmarkStart w:id="783" w:name="修改1"/>
      <w:r>
        <w:rPr>
          <w:color w:val="auto"/>
          <w:szCs w:val="24"/>
        </w:rPr>
        <w:t>合同价款的调整</w:t>
      </w:r>
      <w:bookmarkEnd w:id="776"/>
      <w:bookmarkEnd w:id="777"/>
      <w:bookmarkEnd w:id="778"/>
      <w:bookmarkEnd w:id="779"/>
      <w:bookmarkEnd w:id="780"/>
      <w:bookmarkEnd w:id="781"/>
      <w:bookmarkEnd w:id="782"/>
      <w:bookmarkEnd w:id="783"/>
    </w:p>
    <w:p w14:paraId="6388F434">
      <w:pPr>
        <w:pStyle w:val="51"/>
        <w:tabs>
          <w:tab w:val="left" w:pos="1440"/>
        </w:tabs>
        <w:spacing w:after="0"/>
        <w:ind w:left="957" w:leftChars="113" w:hanging="720" w:hangingChars="300"/>
        <w:rPr>
          <w:rFonts w:ascii="宋体" w:hAnsi="宋体"/>
          <w:color w:val="auto"/>
        </w:rPr>
      </w:pPr>
      <w:r>
        <w:rPr>
          <w:color w:val="auto"/>
        </w:rPr>
        <w:t>14.3.1</w:t>
      </w:r>
      <w:r>
        <w:rPr>
          <w:rFonts w:hint="eastAsia"/>
          <w:color w:val="auto"/>
        </w:rPr>
        <w:t>不含税</w:t>
      </w:r>
      <w:r>
        <w:rPr>
          <w:rFonts w:hint="eastAsia" w:ascii="宋体" w:hAnsi="宋体"/>
          <w:color w:val="auto"/>
        </w:rPr>
        <w:t>合同价款一经双方确定，构成合同价款的项目单价、总价，除非专用条款另有规定，否则不能做任何调整（工程变更导致价款调整、暂定金额、暂定价款和预留的暂定款的确定除外）；不会因工资、物价、费率或汇率一定幅度的变动或任何调价文件而有所调整；亦不会因任何合同价款的计算错误（不论是算术上的错误还是其他错误）而有所调整。含税合同价</w:t>
      </w:r>
      <w:r>
        <w:rPr>
          <w:rFonts w:ascii="宋体" w:hAnsi="宋体"/>
          <w:color w:val="auto"/>
        </w:rPr>
        <w:t>=不含税价格</w:t>
      </w:r>
      <w:r>
        <w:rPr>
          <w:rFonts w:hint="eastAsia" w:ascii="宋体" w:hAnsi="宋体"/>
          <w:color w:val="auto"/>
        </w:rPr>
        <w:t>+</w:t>
      </w:r>
      <w:r>
        <w:rPr>
          <w:rFonts w:ascii="宋体" w:hAnsi="宋体"/>
          <w:color w:val="auto"/>
        </w:rPr>
        <w:t>增值税税额</w:t>
      </w:r>
      <w:r>
        <w:rPr>
          <w:rFonts w:hint="eastAsia" w:ascii="宋体" w:hAnsi="宋体"/>
          <w:color w:val="auto"/>
        </w:rPr>
        <w:t>。</w:t>
      </w:r>
      <w:r>
        <w:rPr>
          <w:rFonts w:ascii="宋体" w:hAnsi="宋体"/>
          <w:color w:val="auto"/>
        </w:rPr>
        <w:t>合同有效期内</w:t>
      </w:r>
      <w:r>
        <w:rPr>
          <w:rFonts w:hint="eastAsia" w:ascii="宋体" w:hAnsi="宋体"/>
          <w:color w:val="auto"/>
        </w:rPr>
        <w:t>，</w:t>
      </w:r>
      <w:r>
        <w:rPr>
          <w:rFonts w:ascii="宋体" w:hAnsi="宋体"/>
          <w:color w:val="auto"/>
        </w:rPr>
        <w:t>任何包括但不限于法律</w:t>
      </w:r>
      <w:r>
        <w:rPr>
          <w:rFonts w:hint="eastAsia" w:ascii="宋体" w:hAnsi="宋体"/>
          <w:color w:val="auto"/>
        </w:rPr>
        <w:t>、</w:t>
      </w:r>
      <w:r>
        <w:rPr>
          <w:rFonts w:ascii="宋体" w:hAnsi="宋体"/>
          <w:color w:val="auto"/>
        </w:rPr>
        <w:t>行政法规</w:t>
      </w:r>
      <w:r>
        <w:rPr>
          <w:rFonts w:hint="eastAsia" w:ascii="宋体" w:hAnsi="宋体"/>
          <w:color w:val="auto"/>
        </w:rPr>
        <w:t>、</w:t>
      </w:r>
      <w:r>
        <w:rPr>
          <w:rFonts w:ascii="宋体" w:hAnsi="宋体"/>
          <w:color w:val="auto"/>
        </w:rPr>
        <w:t>政府政策修订或变化导致增值税税率调整的</w:t>
      </w:r>
      <w:r>
        <w:rPr>
          <w:rFonts w:hint="eastAsia" w:ascii="宋体" w:hAnsi="宋体"/>
          <w:color w:val="auto"/>
        </w:rPr>
        <w:t>，</w:t>
      </w:r>
      <w:r>
        <w:rPr>
          <w:rFonts w:ascii="宋体" w:hAnsi="宋体"/>
          <w:color w:val="auto"/>
        </w:rPr>
        <w:t>除不含税价格保持不变外</w:t>
      </w:r>
      <w:r>
        <w:rPr>
          <w:rFonts w:hint="eastAsia" w:ascii="宋体" w:hAnsi="宋体"/>
          <w:color w:val="auto"/>
        </w:rPr>
        <w:t>，</w:t>
      </w:r>
      <w:r>
        <w:rPr>
          <w:rFonts w:ascii="宋体" w:hAnsi="宋体"/>
          <w:color w:val="auto"/>
        </w:rPr>
        <w:t>增值税税率</w:t>
      </w:r>
      <w:r>
        <w:rPr>
          <w:rFonts w:hint="eastAsia" w:ascii="宋体" w:hAnsi="宋体"/>
          <w:color w:val="auto"/>
        </w:rPr>
        <w:t>、</w:t>
      </w:r>
      <w:r>
        <w:rPr>
          <w:rFonts w:ascii="宋体" w:hAnsi="宋体"/>
          <w:color w:val="auto"/>
        </w:rPr>
        <w:t>税额及含税价格进行相应调整</w:t>
      </w:r>
      <w:r>
        <w:rPr>
          <w:rFonts w:hint="eastAsia" w:ascii="宋体" w:hAnsi="宋体"/>
          <w:color w:val="auto"/>
        </w:rPr>
        <w:t>。</w:t>
      </w:r>
    </w:p>
    <w:p w14:paraId="180D6368">
      <w:pPr>
        <w:pStyle w:val="51"/>
        <w:tabs>
          <w:tab w:val="left" w:pos="1440"/>
        </w:tabs>
        <w:spacing w:after="0"/>
        <w:ind w:left="957" w:leftChars="113" w:hanging="720" w:hangingChars="300"/>
        <w:rPr>
          <w:color w:val="auto"/>
        </w:rPr>
      </w:pPr>
      <w:r>
        <w:rPr>
          <w:color w:val="auto"/>
          <w:lang w:val="en-US" w:eastAsia="zh-CN"/>
        </w:rPr>
        <mc:AlternateContent>
          <mc:Choice Requires="wps">
            <w:drawing>
              <wp:anchor distT="0" distB="0" distL="114300" distR="114300" simplePos="0" relativeHeight="251750400" behindDoc="0" locked="0" layoutInCell="1" allowOverlap="1">
                <wp:simplePos x="0" y="0"/>
                <wp:positionH relativeFrom="column">
                  <wp:posOffset>-787400</wp:posOffset>
                </wp:positionH>
                <wp:positionV relativeFrom="paragraph">
                  <wp:posOffset>5715</wp:posOffset>
                </wp:positionV>
                <wp:extent cx="685800" cy="603885"/>
                <wp:effectExtent l="0" t="0" r="7620" b="6985"/>
                <wp:wrapNone/>
                <wp:docPr id="61" name="文本框 61"/>
                <wp:cNvGraphicFramePr/>
                <a:graphic xmlns:a="http://schemas.openxmlformats.org/drawingml/2006/main">
                  <a:graphicData uri="http://schemas.microsoft.com/office/word/2010/wordprocessingShape">
                    <wps:wsp>
                      <wps:cNvSpPr txBox="1">
                        <a:spLocks noChangeArrowheads="1"/>
                      </wps:cNvSpPr>
                      <wps:spPr bwMode="auto">
                        <a:xfrm>
                          <a:off x="0" y="0"/>
                          <a:ext cx="685800" cy="603885"/>
                        </a:xfrm>
                        <a:prstGeom prst="rect">
                          <a:avLst/>
                        </a:prstGeom>
                        <a:solidFill>
                          <a:srgbClr val="FFFFFF"/>
                        </a:solidFill>
                        <a:ln>
                          <a:noFill/>
                        </a:ln>
                        <a:effectLst/>
                      </wps:spPr>
                      <wps:txbx>
                        <w:txbxContent>
                          <w:p w14:paraId="209FE4AE">
                            <w:pPr>
                              <w:jc w:val="left"/>
                              <w:rPr>
                                <w:rFonts w:ascii="楷体_GB2312" w:eastAsia="楷体_GB2312"/>
                                <w:szCs w:val="21"/>
                              </w:rPr>
                            </w:pPr>
                            <w:r>
                              <w:rPr>
                                <w:rFonts w:hint="eastAsia" w:ascii="楷体_GB2312" w:eastAsia="楷体_GB2312"/>
                                <w:szCs w:val="21"/>
                              </w:rPr>
                              <w:t>法律、法规引起合同价款的调整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2pt;margin-top:0.45pt;height:47.55pt;width:54pt;z-index:251750400;mso-width-relative:page;mso-height-relative:page;" fillcolor="#FFFFFF" filled="t" stroked="f" coordsize="21600,21600" o:gfxdata="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y&#10;XVIO1gAAAAgBAAAPAAAAAAAAAAEAIAAAACIAAABkcnMvZG93bnJldi54bWxQSwECFAAUAAAACACH&#10;TuJALD8FvyYCAAA9BAAADgAAAAAAAAABACAAAAAlAQAAZHJzL2Uyb0RvYy54bWxQSwUGAAAAAAYA&#10;BgBZAQAAvQUAAAAA&#10;">
                <v:fill on="t" focussize="0,0"/>
                <v:stroke on="f"/>
                <v:imagedata o:title=""/>
                <o:lock v:ext="edit" aspectratio="f"/>
                <v:textbox inset="0mm,0mm,0mm,0mm">
                  <w:txbxContent>
                    <w:p w14:paraId="209FE4AE">
                      <w:pPr>
                        <w:jc w:val="left"/>
                        <w:rPr>
                          <w:rFonts w:ascii="楷体_GB2312" w:eastAsia="楷体_GB2312"/>
                          <w:szCs w:val="21"/>
                        </w:rPr>
                      </w:pPr>
                      <w:r>
                        <w:rPr>
                          <w:rFonts w:hint="eastAsia" w:ascii="楷体_GB2312" w:eastAsia="楷体_GB2312"/>
                          <w:szCs w:val="21"/>
                        </w:rPr>
                        <w:t>法律、法规引起合同价款的调整</w:t>
                      </w:r>
                    </w:p>
                  </w:txbxContent>
                </v:textbox>
              </v:shape>
            </w:pict>
          </mc:Fallback>
        </mc:AlternateContent>
      </w:r>
      <w:r>
        <w:rPr>
          <w:color w:val="auto"/>
        </w:rPr>
        <w:t>14.3.2 合同签订后，</w:t>
      </w:r>
      <w:r>
        <w:rPr>
          <w:rFonts w:hint="eastAsia"/>
          <w:color w:val="auto"/>
          <w:lang w:eastAsia="zh-CN"/>
        </w:rPr>
        <w:t>如因</w:t>
      </w:r>
      <w:r>
        <w:rPr>
          <w:color w:val="auto"/>
        </w:rPr>
        <w:t>国家法律、法规的改变对合同价款产生影响的，合同价款需在经发包人认可的基础上协商调整。</w:t>
      </w:r>
    </w:p>
    <w:p w14:paraId="54AB5191">
      <w:pPr>
        <w:pStyle w:val="51"/>
        <w:tabs>
          <w:tab w:val="left" w:pos="1440"/>
        </w:tabs>
        <w:spacing w:after="0"/>
        <w:ind w:left="1079" w:leftChars="114" w:hanging="840" w:hangingChars="350"/>
        <w:rPr>
          <w:color w:val="auto"/>
        </w:rPr>
      </w:pPr>
      <w:r>
        <w:rPr>
          <w:color w:val="auto"/>
        </w:rPr>
        <w:t>14.3.3 若合同价款的调整程序在专用条款中无特别约定，不予调整。</w:t>
      </w:r>
    </w:p>
    <w:p w14:paraId="4B64F7C6">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51424" behindDoc="0" locked="0" layoutInCell="1" allowOverlap="1">
                <wp:simplePos x="0" y="0"/>
                <wp:positionH relativeFrom="column">
                  <wp:posOffset>-781050</wp:posOffset>
                </wp:positionH>
                <wp:positionV relativeFrom="paragraph">
                  <wp:posOffset>114300</wp:posOffset>
                </wp:positionV>
                <wp:extent cx="685800" cy="421005"/>
                <wp:effectExtent l="0" t="0" r="7620" b="0"/>
                <wp:wrapNone/>
                <wp:docPr id="60" name="文本框 60"/>
                <wp:cNvGraphicFramePr/>
                <a:graphic xmlns:a="http://schemas.openxmlformats.org/drawingml/2006/main">
                  <a:graphicData uri="http://schemas.microsoft.com/office/word/2010/wordprocessingShape">
                    <wps:wsp>
                      <wps:cNvSpPr txBox="1">
                        <a:spLocks noChangeArrowheads="1"/>
                      </wps:cNvSpPr>
                      <wps:spPr bwMode="auto">
                        <a:xfrm>
                          <a:off x="0" y="0"/>
                          <a:ext cx="685800" cy="421005"/>
                        </a:xfrm>
                        <a:prstGeom prst="rect">
                          <a:avLst/>
                        </a:prstGeom>
                        <a:solidFill>
                          <a:srgbClr val="FFFFFF"/>
                        </a:solidFill>
                        <a:ln>
                          <a:noFill/>
                        </a:ln>
                        <a:effectLst/>
                      </wps:spPr>
                      <wps:txbx>
                        <w:txbxContent>
                          <w:p w14:paraId="7FBB5561">
                            <w:pPr>
                              <w:jc w:val="left"/>
                              <w:rPr>
                                <w:rFonts w:ascii="楷体_GB2312" w:eastAsia="楷体_GB2312"/>
                                <w:szCs w:val="21"/>
                              </w:rPr>
                            </w:pPr>
                            <w:r>
                              <w:rPr>
                                <w:rFonts w:hint="eastAsia" w:ascii="楷体_GB2312" w:eastAsia="楷体_GB2312"/>
                                <w:szCs w:val="21"/>
                              </w:rPr>
                              <w:t>合同价款的调整方法</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1.5pt;margin-top:9pt;height:33.15pt;width:54pt;z-index:251751424;mso-width-relative:page;mso-height-relative:page;" fillcolor="#FFFFFF" filled="t" stroked="f" coordsize="21600,21600" o:gfxdata="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nyM0y2QAAAAoBAAAPAAAAAAAAAAEAIAAAACIAAABkcnMvZG93bnJldi54bWxQSwECFAAUAAAA&#10;CACHTuJAgd9BOiYCAAA9BAAADgAAAAAAAAABACAAAAAoAQAAZHJzL2Uyb0RvYy54bWxQSwUGAAAA&#10;AAYABgBZAQAAwAUAAAAA&#10;">
                <v:fill on="t" focussize="0,0"/>
                <v:stroke on="f"/>
                <v:imagedata o:title=""/>
                <o:lock v:ext="edit" aspectratio="f"/>
                <v:textbox inset="0mm,0mm,0mm,0mm">
                  <w:txbxContent>
                    <w:p w14:paraId="7FBB5561">
                      <w:pPr>
                        <w:jc w:val="left"/>
                        <w:rPr>
                          <w:rFonts w:ascii="楷体_GB2312" w:eastAsia="楷体_GB2312"/>
                          <w:szCs w:val="21"/>
                        </w:rPr>
                      </w:pPr>
                      <w:r>
                        <w:rPr>
                          <w:rFonts w:hint="eastAsia" w:ascii="楷体_GB2312" w:eastAsia="楷体_GB2312"/>
                          <w:szCs w:val="21"/>
                        </w:rPr>
                        <w:t>合同价款的调整方法</w:t>
                      </w:r>
                    </w:p>
                  </w:txbxContent>
                </v:textbox>
              </v:shape>
            </w:pict>
          </mc:Fallback>
        </mc:AlternateContent>
      </w:r>
      <w:r>
        <w:rPr>
          <w:color w:val="auto"/>
        </w:rPr>
        <w:t>14.3.4 “暂定供应单价”、“暂定数量”、“暂定金额”、“预留暂定款”项目价款的确定及调整原则详见相关结算条款。</w:t>
      </w:r>
      <w:bookmarkStart w:id="784" w:name="_Toc122080314"/>
      <w:bookmarkStart w:id="785" w:name="_Toc144869935"/>
    </w:p>
    <w:p w14:paraId="7B82476F">
      <w:pPr>
        <w:pStyle w:val="50"/>
        <w:numPr>
          <w:ilvl w:val="0"/>
          <w:numId w:val="0"/>
        </w:numPr>
        <w:spacing w:before="120" w:after="120" w:line="360" w:lineRule="auto"/>
        <w:rPr>
          <w:color w:val="auto"/>
          <w:szCs w:val="24"/>
        </w:rPr>
      </w:pPr>
      <w:bookmarkStart w:id="786" w:name="_Toc8833210"/>
      <w:bookmarkStart w:id="787" w:name="_Toc357434483"/>
      <w:bookmarkStart w:id="788" w:name="_Toc454555628"/>
      <w:bookmarkStart w:id="789" w:name="_Toc455151708"/>
      <w:bookmarkStart w:id="790" w:name="_Toc455134580"/>
      <w:r>
        <w:rPr>
          <w:color w:val="auto"/>
          <w:szCs w:val="24"/>
        </w:rPr>
        <w:t>14.4 工程量确认</w:t>
      </w:r>
      <w:bookmarkEnd w:id="784"/>
      <w:bookmarkEnd w:id="785"/>
      <w:bookmarkEnd w:id="786"/>
      <w:bookmarkEnd w:id="787"/>
      <w:bookmarkEnd w:id="788"/>
      <w:bookmarkEnd w:id="789"/>
      <w:bookmarkEnd w:id="790"/>
    </w:p>
    <w:p w14:paraId="4FFB6BBA">
      <w:pPr>
        <w:pStyle w:val="51"/>
        <w:tabs>
          <w:tab w:val="left" w:pos="1440"/>
        </w:tabs>
        <w:ind w:left="957" w:leftChars="113" w:hanging="720" w:hangingChars="300"/>
        <w:rPr>
          <w:color w:val="auto"/>
        </w:rPr>
      </w:pPr>
      <w:r>
        <w:rPr>
          <w:color w:val="auto"/>
          <w:lang w:val="en-US" w:eastAsia="zh-CN"/>
        </w:rPr>
        <mc:AlternateContent>
          <mc:Choice Requires="wps">
            <w:drawing>
              <wp:anchor distT="0" distB="0" distL="114300" distR="114300" simplePos="0" relativeHeight="251752448" behindDoc="0" locked="0" layoutInCell="1" allowOverlap="1">
                <wp:simplePos x="0" y="0"/>
                <wp:positionH relativeFrom="column">
                  <wp:posOffset>-720090</wp:posOffset>
                </wp:positionH>
                <wp:positionV relativeFrom="paragraph">
                  <wp:posOffset>90170</wp:posOffset>
                </wp:positionV>
                <wp:extent cx="685800" cy="269240"/>
                <wp:effectExtent l="0" t="0" r="7620" b="3175"/>
                <wp:wrapNone/>
                <wp:docPr id="59" name="文本框 59"/>
                <wp:cNvGraphicFramePr/>
                <a:graphic xmlns:a="http://schemas.openxmlformats.org/drawingml/2006/main">
                  <a:graphicData uri="http://schemas.microsoft.com/office/word/2010/wordprocessingShape">
                    <wps:wsp>
                      <wps:cNvSpPr txBox="1">
                        <a:spLocks noChangeArrowheads="1"/>
                      </wps:cNvSpPr>
                      <wps:spPr bwMode="auto">
                        <a:xfrm>
                          <a:off x="0" y="0"/>
                          <a:ext cx="685800" cy="269240"/>
                        </a:xfrm>
                        <a:prstGeom prst="rect">
                          <a:avLst/>
                        </a:prstGeom>
                        <a:solidFill>
                          <a:srgbClr val="FFFFFF"/>
                        </a:solidFill>
                        <a:ln>
                          <a:noFill/>
                        </a:ln>
                        <a:effectLst/>
                      </wps:spPr>
                      <wps:txbx>
                        <w:txbxContent>
                          <w:p w14:paraId="0E48376C">
                            <w:pPr>
                              <w:rPr>
                                <w:rFonts w:ascii="楷体_GB2312" w:eastAsia="楷体_GB2312"/>
                                <w:szCs w:val="21"/>
                              </w:rPr>
                            </w:pPr>
                            <w:r>
                              <w:rPr>
                                <w:rFonts w:hint="eastAsia" w:ascii="楷体_GB2312" w:eastAsia="楷体_GB2312"/>
                                <w:szCs w:val="21"/>
                              </w:rPr>
                              <w:t>计量程序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1pt;height:21.2pt;width:54pt;z-index:251752448;mso-width-relative:page;mso-height-relative:page;" fillcolor="#FFFFFF" filled="t" stroked="f" coordsize="21600,21600" o:gfxdata="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svhxPXAAAACQEAAA8AAAAAAAAAAQAgAAAAIgAAAGRycy9kb3ducmV2LnhtbFBLAQIUABQAAAAI&#10;AIdO4kAQAb/LJwIAAD0EAAAOAAAAAAAAAAEAIAAAACYBAABkcnMvZTJvRG9jLnhtbFBLBQYAAAAA&#10;BgAGAFkBAAC/BQAAAAA=&#10;">
                <v:fill on="t" focussize="0,0"/>
                <v:stroke on="f"/>
                <v:imagedata o:title=""/>
                <o:lock v:ext="edit" aspectratio="f"/>
                <v:textbox inset="0mm,0mm,0mm,0mm">
                  <w:txbxContent>
                    <w:p w14:paraId="0E48376C">
                      <w:pPr>
                        <w:rPr>
                          <w:rFonts w:ascii="楷体_GB2312" w:eastAsia="楷体_GB2312"/>
                          <w:szCs w:val="21"/>
                        </w:rPr>
                      </w:pPr>
                      <w:r>
                        <w:rPr>
                          <w:rFonts w:hint="eastAsia" w:ascii="楷体_GB2312" w:eastAsia="楷体_GB2312"/>
                          <w:szCs w:val="21"/>
                        </w:rPr>
                        <w:t>计量程序</w:t>
                      </w:r>
                    </w:p>
                  </w:txbxContent>
                </v:textbox>
              </v:shape>
            </w:pict>
          </mc:Fallback>
        </mc:AlternateContent>
      </w:r>
      <w:r>
        <w:rPr>
          <w:color w:val="auto"/>
        </w:rPr>
        <w:t>14.4.1 根据本合同要求需进行期中或期终工程量计量的，计量前承包人应向发包人提交计量申请报告，并抄送监理工程师。承包人应按时参加计量工作并为发包人和监理工程师的计量提供协助。</w:t>
      </w:r>
    </w:p>
    <w:p w14:paraId="7B60A8E4">
      <w:pPr>
        <w:pStyle w:val="51"/>
        <w:tabs>
          <w:tab w:val="left" w:pos="1440"/>
        </w:tabs>
        <w:spacing w:after="0"/>
        <w:ind w:left="974" w:leftChars="464"/>
        <w:rPr>
          <w:rFonts w:ascii="宋体" w:hAnsi="宋体"/>
          <w:color w:val="auto"/>
        </w:rPr>
      </w:pPr>
      <w:r>
        <w:rPr>
          <w:rFonts w:hint="eastAsia" w:ascii="宋体" w:hAnsi="宋体"/>
          <w:color w:val="auto"/>
        </w:rPr>
        <w:t>需要使用图纸和其它资料进行计量的工程，承包人应准备好</w:t>
      </w:r>
      <w:r>
        <w:rPr>
          <w:rFonts w:hint="eastAsia" w:ascii="宋体" w:hAnsi="宋体"/>
          <w:color w:val="auto"/>
          <w:lang w:eastAsia="zh-CN"/>
        </w:rPr>
        <w:t>全套文件</w:t>
      </w:r>
      <w:r>
        <w:rPr>
          <w:rFonts w:hint="eastAsia" w:ascii="宋体" w:hAnsi="宋体"/>
          <w:color w:val="auto"/>
        </w:rPr>
        <w:t>，并提交给发包人和监理工程师一起审查和确认有关图纸和其它资料。如果双方均同意时，则双方应在上述记录和图纸上签字确认，并据此进行计量。</w:t>
      </w:r>
    </w:p>
    <w:p w14:paraId="463C295D">
      <w:pPr>
        <w:spacing w:line="360" w:lineRule="auto"/>
        <w:ind w:firstLine="240" w:firstLineChars="100"/>
        <w:rPr>
          <w:color w:val="auto"/>
          <w:sz w:val="24"/>
        </w:rPr>
      </w:pPr>
      <w:r>
        <w:rPr>
          <w:color w:val="auto"/>
          <w:sz w:val="24"/>
        </w:rPr>
        <mc:AlternateContent>
          <mc:Choice Requires="wps">
            <w:drawing>
              <wp:anchor distT="0" distB="0" distL="114300" distR="114300" simplePos="0" relativeHeight="251753472" behindDoc="0" locked="0" layoutInCell="1" allowOverlap="1">
                <wp:simplePos x="0" y="0"/>
                <wp:positionH relativeFrom="column">
                  <wp:posOffset>-720090</wp:posOffset>
                </wp:positionH>
                <wp:positionV relativeFrom="paragraph">
                  <wp:posOffset>71755</wp:posOffset>
                </wp:positionV>
                <wp:extent cx="685800" cy="849630"/>
                <wp:effectExtent l="0" t="0" r="7620" b="635"/>
                <wp:wrapNone/>
                <wp:docPr id="58" name="文本框 58"/>
                <wp:cNvGraphicFramePr/>
                <a:graphic xmlns:a="http://schemas.openxmlformats.org/drawingml/2006/main">
                  <a:graphicData uri="http://schemas.microsoft.com/office/word/2010/wordprocessingShape">
                    <wps:wsp>
                      <wps:cNvSpPr txBox="1">
                        <a:spLocks noChangeArrowheads="1"/>
                      </wps:cNvSpPr>
                      <wps:spPr bwMode="auto">
                        <a:xfrm>
                          <a:off x="0" y="0"/>
                          <a:ext cx="685800" cy="849630"/>
                        </a:xfrm>
                        <a:prstGeom prst="rect">
                          <a:avLst/>
                        </a:prstGeom>
                        <a:solidFill>
                          <a:srgbClr val="FFFFFF"/>
                        </a:solidFill>
                        <a:ln>
                          <a:noFill/>
                        </a:ln>
                        <a:effectLst/>
                      </wps:spPr>
                      <wps:txbx>
                        <w:txbxContent>
                          <w:p w14:paraId="4CDF938A">
                            <w:pPr>
                              <w:jc w:val="left"/>
                              <w:rPr>
                                <w:rFonts w:ascii="楷体_GB2312" w:eastAsia="楷体_GB2312"/>
                                <w:szCs w:val="21"/>
                              </w:rPr>
                            </w:pPr>
                            <w:r>
                              <w:rPr>
                                <w:rFonts w:hint="eastAsia" w:ascii="楷体_GB2312" w:eastAsia="楷体_GB2312"/>
                                <w:szCs w:val="21"/>
                              </w:rPr>
                              <w:t>计量结果的确认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6.9pt;width:54pt;z-index:251753472;mso-width-relative:page;mso-height-relative:page;" fillcolor="#FFFFFF" filled="t" stroked="f" coordsize="21600,21600" o:gfxdata="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u0sLLYAAAACgEAAA8AAAAAAAAAAQAgAAAAIgAAAGRycy9kb3ducmV2LnhtbFBLAQIUABQAAAAI&#10;AIdO4kDYFoPjJgIAAD0EAAAOAAAAAAAAAAEAIAAAACcBAABkcnMvZTJvRG9jLnhtbFBLBQYAAAAA&#10;BgAGAFkBAAC/BQAAAAA=&#10;">
                <v:fill on="t" focussize="0,0"/>
                <v:stroke on="f"/>
                <v:imagedata o:title=""/>
                <o:lock v:ext="edit" aspectratio="f"/>
                <v:textbox inset="0mm,0mm,0mm,0mm">
                  <w:txbxContent>
                    <w:p w14:paraId="4CDF938A">
                      <w:pPr>
                        <w:jc w:val="left"/>
                        <w:rPr>
                          <w:rFonts w:ascii="楷体_GB2312" w:eastAsia="楷体_GB2312"/>
                          <w:szCs w:val="21"/>
                        </w:rPr>
                      </w:pPr>
                      <w:r>
                        <w:rPr>
                          <w:rFonts w:hint="eastAsia" w:ascii="楷体_GB2312" w:eastAsia="楷体_GB2312"/>
                          <w:szCs w:val="21"/>
                        </w:rPr>
                        <w:t>计量结果的确认</w:t>
                      </w:r>
                    </w:p>
                  </w:txbxContent>
                </v:textbox>
              </v:shape>
            </w:pict>
          </mc:Fallback>
        </mc:AlternateContent>
      </w:r>
      <w:r>
        <w:rPr>
          <w:color w:val="auto"/>
          <w:sz w:val="24"/>
        </w:rPr>
        <w:t>14.4.2 计量的结果：</w:t>
      </w:r>
    </w:p>
    <w:p w14:paraId="0D0BBC6A">
      <w:pPr>
        <w:spacing w:line="360" w:lineRule="auto"/>
        <w:ind w:left="1377" w:leftChars="427" w:hanging="480" w:hangingChars="200"/>
        <w:rPr>
          <w:color w:val="auto"/>
          <w:sz w:val="24"/>
        </w:rPr>
      </w:pPr>
      <w:r>
        <w:rPr>
          <w:color w:val="auto"/>
          <w:sz w:val="24"/>
        </w:rPr>
        <w:t>(1) 如承包人对发包人和监理工程师计量的结果有异议，则承包人应在收到上述结果后7天内向发包人提出申辩</w:t>
      </w:r>
      <w:r>
        <w:rPr>
          <w:rFonts w:hint="eastAsia" w:ascii="宋体" w:hAnsi="宋体"/>
          <w:color w:val="auto"/>
          <w:sz w:val="24"/>
        </w:rPr>
        <w:t>，并阐明对上述结果有异议的事项及理由。发包人收到上述申辩后，应重新检查相关的工程量或图纸、资料的计量，必要时与承包人核对</w:t>
      </w:r>
      <w:r>
        <w:rPr>
          <w:color w:val="auto"/>
          <w:sz w:val="24"/>
        </w:rPr>
        <w:t>。</w:t>
      </w:r>
    </w:p>
    <w:p w14:paraId="1647EA01">
      <w:pPr>
        <w:spacing w:line="360" w:lineRule="auto"/>
        <w:ind w:left="1377" w:leftChars="427" w:hanging="480" w:hangingChars="200"/>
        <w:rPr>
          <w:color w:val="auto"/>
          <w:sz w:val="24"/>
        </w:rPr>
      </w:pPr>
      <w:r>
        <w:rPr>
          <w:color w:val="auto"/>
          <w:sz w:val="24"/>
        </w:rPr>
        <w:t>(2) 对于承包人超出施工图纸范围或因承包人原因造成返工的工程量，发包人和监理工程师不予计量。</w:t>
      </w:r>
    </w:p>
    <w:p w14:paraId="5FE8E461">
      <w:pPr>
        <w:pStyle w:val="4"/>
        <w:spacing w:before="120" w:after="0" w:line="360" w:lineRule="auto"/>
        <w:rPr>
          <w:color w:val="auto"/>
          <w:sz w:val="28"/>
          <w:szCs w:val="28"/>
        </w:rPr>
      </w:pPr>
      <w:bookmarkStart w:id="791" w:name="_Toc455151709"/>
      <w:bookmarkStart w:id="792" w:name="_Toc455134581"/>
      <w:bookmarkStart w:id="793" w:name="_Toc357434484"/>
      <w:bookmarkStart w:id="794" w:name="_Toc8833211"/>
      <w:bookmarkStart w:id="795" w:name="_Toc122080315"/>
      <w:bookmarkStart w:id="796" w:name="_Toc144869936"/>
      <w:bookmarkStart w:id="797" w:name="_Toc454555629"/>
      <w:r>
        <w:rPr>
          <w:color w:val="auto"/>
          <w:sz w:val="28"/>
          <w:szCs w:val="28"/>
        </w:rPr>
        <w:t>15、工程变更</w:t>
      </w:r>
      <w:bookmarkEnd w:id="791"/>
      <w:bookmarkEnd w:id="792"/>
      <w:bookmarkEnd w:id="793"/>
      <w:bookmarkEnd w:id="794"/>
      <w:bookmarkEnd w:id="795"/>
      <w:bookmarkEnd w:id="796"/>
      <w:bookmarkEnd w:id="797"/>
    </w:p>
    <w:p w14:paraId="048E4A0A">
      <w:pPr>
        <w:pStyle w:val="50"/>
        <w:numPr>
          <w:ilvl w:val="0"/>
          <w:numId w:val="0"/>
        </w:numPr>
        <w:spacing w:before="120" w:after="120" w:line="360" w:lineRule="auto"/>
        <w:rPr>
          <w:color w:val="auto"/>
          <w:szCs w:val="24"/>
        </w:rPr>
      </w:pPr>
      <w:bookmarkStart w:id="798" w:name="_Toc455151710"/>
      <w:bookmarkStart w:id="799" w:name="_Toc455134582"/>
      <w:bookmarkStart w:id="800" w:name="_Toc8833212"/>
      <w:bookmarkStart w:id="801" w:name="_Toc122080316"/>
      <w:bookmarkStart w:id="802" w:name="_Toc357434485"/>
      <w:bookmarkStart w:id="803" w:name="_Toc144869937"/>
      <w:bookmarkStart w:id="804" w:name="_Toc454555630"/>
      <w:r>
        <w:rPr>
          <w:color w:val="auto"/>
          <w:szCs w:val="24"/>
        </w:rPr>
        <w:t>15.1 设计变更及签证</w:t>
      </w:r>
      <w:bookmarkEnd w:id="798"/>
      <w:bookmarkEnd w:id="799"/>
      <w:bookmarkEnd w:id="800"/>
      <w:bookmarkEnd w:id="801"/>
      <w:bookmarkEnd w:id="802"/>
      <w:bookmarkEnd w:id="803"/>
      <w:bookmarkEnd w:id="804"/>
    </w:p>
    <w:p w14:paraId="0EFECF42">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67808" behindDoc="0" locked="0" layoutInCell="1" allowOverlap="1">
                <wp:simplePos x="0" y="0"/>
                <wp:positionH relativeFrom="column">
                  <wp:posOffset>-720090</wp:posOffset>
                </wp:positionH>
                <wp:positionV relativeFrom="paragraph">
                  <wp:posOffset>1915160</wp:posOffset>
                </wp:positionV>
                <wp:extent cx="685800" cy="494665"/>
                <wp:effectExtent l="0" t="0" r="7620" b="635"/>
                <wp:wrapNone/>
                <wp:docPr id="57" name="文本框 57"/>
                <wp:cNvGraphicFramePr/>
                <a:graphic xmlns:a="http://schemas.openxmlformats.org/drawingml/2006/main">
                  <a:graphicData uri="http://schemas.microsoft.com/office/word/2010/wordprocessingShape">
                    <wps:wsp>
                      <wps:cNvSpPr txBox="1">
                        <a:spLocks noChangeArrowheads="1"/>
                      </wps:cNvSpPr>
                      <wps:spPr bwMode="auto">
                        <a:xfrm>
                          <a:off x="0" y="0"/>
                          <a:ext cx="685800" cy="494665"/>
                        </a:xfrm>
                        <a:prstGeom prst="rect">
                          <a:avLst/>
                        </a:prstGeom>
                        <a:solidFill>
                          <a:srgbClr val="FFFFFF"/>
                        </a:solidFill>
                        <a:ln>
                          <a:noFill/>
                        </a:ln>
                        <a:effectLst/>
                      </wps:spPr>
                      <wps:txbx>
                        <w:txbxContent>
                          <w:p w14:paraId="0BBA52C2">
                            <w:pPr>
                              <w:jc w:val="left"/>
                              <w:rPr>
                                <w:rFonts w:ascii="楷体_GB2312" w:eastAsia="楷体_GB2312"/>
                                <w:szCs w:val="21"/>
                              </w:rPr>
                            </w:pPr>
                            <w:r>
                              <w:rPr>
                                <w:rFonts w:hint="eastAsia" w:ascii="楷体_GB2312" w:eastAsia="楷体_GB2312"/>
                                <w:szCs w:val="21"/>
                              </w:rPr>
                              <w:t>发包人要求的设计变更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50.8pt;height:38.95pt;width:54pt;z-index:251767808;mso-width-relative:page;mso-height-relative:page;" fillcolor="#FFFFFF" filled="t" stroked="f" coordsize="21600,21600" o:gfxdata="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IQ+MzaAAAACwEAAA8AAAAAAAAAAQAgAAAAIgAAAGRycy9kb3ducmV2LnhtbFBLAQIUABQA&#10;AAAIAIdO4kCw1ejwJwIAAD0EAAAOAAAAAAAAAAEAIAAAACkBAABkcnMvZTJvRG9jLnhtbFBLBQYA&#10;AAAABgAGAFkBAADCBQAAAAA=&#10;">
                <v:fill on="t" focussize="0,0"/>
                <v:stroke on="f"/>
                <v:imagedata o:title=""/>
                <o:lock v:ext="edit" aspectratio="f"/>
                <v:textbox inset="0mm,0mm,0mm,0mm">
                  <w:txbxContent>
                    <w:p w14:paraId="0BBA52C2">
                      <w:pPr>
                        <w:jc w:val="left"/>
                        <w:rPr>
                          <w:rFonts w:ascii="楷体_GB2312" w:eastAsia="楷体_GB2312"/>
                          <w:szCs w:val="21"/>
                        </w:rPr>
                      </w:pPr>
                      <w:r>
                        <w:rPr>
                          <w:rFonts w:hint="eastAsia" w:ascii="楷体_GB2312" w:eastAsia="楷体_GB2312"/>
                          <w:szCs w:val="21"/>
                        </w:rPr>
                        <w:t>发包人要求的设计变更</w:t>
                      </w:r>
                    </w:p>
                  </w:txbxContent>
                </v:textbox>
              </v:shape>
            </w:pict>
          </mc:Fallback>
        </mc:AlternateContent>
      </w:r>
      <w:r>
        <w:rPr>
          <w:color w:val="auto"/>
          <w:lang w:val="en-US" w:eastAsia="zh-CN"/>
        </w:rPr>
        <mc:AlternateContent>
          <mc:Choice Requires="wps">
            <w:drawing>
              <wp:anchor distT="0" distB="0" distL="114300" distR="114300" simplePos="0" relativeHeight="251769856" behindDoc="0" locked="0" layoutInCell="1" allowOverlap="1">
                <wp:simplePos x="0" y="0"/>
                <wp:positionH relativeFrom="column">
                  <wp:posOffset>-720090</wp:posOffset>
                </wp:positionH>
                <wp:positionV relativeFrom="paragraph">
                  <wp:posOffset>70485</wp:posOffset>
                </wp:positionV>
                <wp:extent cx="685800" cy="384175"/>
                <wp:effectExtent l="0" t="0" r="7620" b="3810"/>
                <wp:wrapNone/>
                <wp:docPr id="56" name="文本框 56"/>
                <wp:cNvGraphicFramePr/>
                <a:graphic xmlns:a="http://schemas.openxmlformats.org/drawingml/2006/main">
                  <a:graphicData uri="http://schemas.microsoft.com/office/word/2010/wordprocessingShape">
                    <wps:wsp>
                      <wps:cNvSpPr txBox="1">
                        <a:spLocks noChangeArrowheads="1"/>
                      </wps:cNvSpPr>
                      <wps:spPr bwMode="auto">
                        <a:xfrm>
                          <a:off x="0" y="0"/>
                          <a:ext cx="685800" cy="384175"/>
                        </a:xfrm>
                        <a:prstGeom prst="rect">
                          <a:avLst/>
                        </a:prstGeom>
                        <a:solidFill>
                          <a:srgbClr val="FFFFFF"/>
                        </a:solidFill>
                        <a:ln>
                          <a:noFill/>
                        </a:ln>
                        <a:effectLst/>
                      </wps:spPr>
                      <wps:txbx>
                        <w:txbxContent>
                          <w:p w14:paraId="1E1CF911">
                            <w:pPr>
                              <w:jc w:val="left"/>
                              <w:rPr>
                                <w:rFonts w:ascii="楷体_GB2312" w:eastAsia="楷体_GB2312"/>
                                <w:szCs w:val="21"/>
                              </w:rPr>
                            </w:pPr>
                            <w:r>
                              <w:rPr>
                                <w:rFonts w:hint="eastAsia" w:ascii="楷体_GB2312" w:eastAsia="楷体_GB2312"/>
                                <w:szCs w:val="21"/>
                              </w:rPr>
                              <w:t>变更总则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55pt;height:30.25pt;width:54pt;z-index:251769856;mso-width-relative:page;mso-height-relative:page;" fillcolor="#FFFFFF" filled="t" stroked="f" coordsize="21600,21600" o:gfxdata="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469DDXAAAACQEAAA8AAAAAAAAAAQAgAAAAIgAAAGRycy9kb3ducmV2LnhtbFBLAQIUABQAAAAI&#10;AIdO4kC/AI+FJwIAAD0EAAAOAAAAAAAAAAEAIAAAACYBAABkcnMvZTJvRG9jLnhtbFBLBQYAAAAA&#10;BgAGAFkBAAC/BQAAAAA=&#10;">
                <v:fill on="t" focussize="0,0"/>
                <v:stroke on="f"/>
                <v:imagedata o:title=""/>
                <o:lock v:ext="edit" aspectratio="f"/>
                <v:textbox inset="0mm,0mm,0mm,0mm">
                  <w:txbxContent>
                    <w:p w14:paraId="1E1CF911">
                      <w:pPr>
                        <w:jc w:val="left"/>
                        <w:rPr>
                          <w:rFonts w:ascii="楷体_GB2312" w:eastAsia="楷体_GB2312"/>
                          <w:szCs w:val="21"/>
                        </w:rPr>
                      </w:pPr>
                      <w:r>
                        <w:rPr>
                          <w:rFonts w:hint="eastAsia" w:ascii="楷体_GB2312" w:eastAsia="楷体_GB2312"/>
                          <w:szCs w:val="21"/>
                        </w:rPr>
                        <w:t>变更总则</w:t>
                      </w:r>
                    </w:p>
                  </w:txbxContent>
                </v:textbox>
              </v:shape>
            </w:pict>
          </mc:Fallback>
        </mc:AlternateContent>
      </w:r>
      <w:r>
        <w:rPr>
          <w:color w:val="auto"/>
          <w:lang w:val="en-US" w:eastAsia="zh-CN"/>
        </w:rPr>
        <mc:AlternateContent>
          <mc:Choice Requires="wps">
            <w:drawing>
              <wp:anchor distT="0" distB="0" distL="114300" distR="114300" simplePos="0" relativeHeight="251768832" behindDoc="0" locked="0" layoutInCell="1" allowOverlap="1">
                <wp:simplePos x="0" y="0"/>
                <wp:positionH relativeFrom="column">
                  <wp:posOffset>-720090</wp:posOffset>
                </wp:positionH>
                <wp:positionV relativeFrom="paragraph">
                  <wp:posOffset>70485</wp:posOffset>
                </wp:positionV>
                <wp:extent cx="685800" cy="396240"/>
                <wp:effectExtent l="0" t="0" r="7620" b="0"/>
                <wp:wrapNone/>
                <wp:docPr id="55" name="文本框 55"/>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0336957D">
                            <w:pPr>
                              <w:jc w:val="left"/>
                              <w:rPr>
                                <w:rFonts w:ascii="楷体_GB2312" w:eastAsia="楷体_GB2312"/>
                                <w:szCs w:val="21"/>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55pt;height:31.2pt;width:54pt;z-index:251768832;mso-width-relative:page;mso-height-relative:page;" fillcolor="#FFFFFF" filled="t" stroked="f" coordsize="21600,21600" o:gfxdata="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vKbFnYAAAACQEAAA8AAAAAAAAAAQAgAAAAIgAAAGRycy9kb3ducmV2LnhtbFBLAQIUABQAAAAI&#10;AIdO4kCv2z3HJgIAAD0EAAAOAAAAAAAAAAEAIAAAACcBAABkcnMvZTJvRG9jLnhtbFBLBQYAAAAA&#10;BgAGAFkBAAC/BQAAAAA=&#10;">
                <v:fill on="t" focussize="0,0"/>
                <v:stroke on="f"/>
                <v:imagedata o:title=""/>
                <o:lock v:ext="edit" aspectratio="f"/>
                <v:textbox inset="0mm,0mm,0mm,0mm">
                  <w:txbxContent>
                    <w:p w14:paraId="0336957D">
                      <w:pPr>
                        <w:jc w:val="left"/>
                        <w:rPr>
                          <w:rFonts w:ascii="楷体_GB2312" w:eastAsia="楷体_GB2312"/>
                          <w:szCs w:val="21"/>
                        </w:rPr>
                      </w:pPr>
                    </w:p>
                  </w:txbxContent>
                </v:textbox>
              </v:shape>
            </w:pict>
          </mc:Fallback>
        </mc:AlternateContent>
      </w:r>
      <w:r>
        <w:rPr>
          <w:color w:val="auto"/>
        </w:rPr>
        <w:t>15.1.1 发包人可发出任何指示要求变更</w:t>
      </w:r>
      <w:r>
        <w:rPr>
          <w:rFonts w:hint="eastAsia"/>
          <w:color w:val="auto"/>
          <w:lang w:eastAsia="zh-CN"/>
        </w:rPr>
        <w:t>，无论是否属于承包人合同范围内。</w:t>
      </w:r>
    </w:p>
    <w:p w14:paraId="33177EDC">
      <w:pPr>
        <w:pStyle w:val="51"/>
        <w:tabs>
          <w:tab w:val="left" w:pos="1440"/>
        </w:tabs>
        <w:spacing w:after="0"/>
        <w:ind w:left="869" w:leftChars="414"/>
        <w:rPr>
          <w:rFonts w:ascii="宋体" w:hAnsi="宋体"/>
          <w:color w:val="auto"/>
        </w:rPr>
      </w:pPr>
      <w:r>
        <w:rPr>
          <w:rFonts w:hint="eastAsia" w:ascii="宋体" w:hAnsi="宋体"/>
          <w:color w:val="auto"/>
        </w:rPr>
        <w:t>对于发包人所发出的任何指示要求变更</w:t>
      </w:r>
      <w:r>
        <w:rPr>
          <w:color w:val="auto"/>
        </w:rPr>
        <w:t>承包人应予执行</w:t>
      </w:r>
      <w:r>
        <w:rPr>
          <w:rFonts w:hint="eastAsia"/>
          <w:color w:val="auto"/>
          <w:lang w:eastAsia="zh-CN"/>
        </w:rPr>
        <w:t xml:space="preserve"> </w:t>
      </w:r>
      <w:r>
        <w:rPr>
          <w:color w:val="auto"/>
        </w:rPr>
        <w:t>，不得以变更及签证价款未确定为由故意推迟执行；</w:t>
      </w:r>
      <w:r>
        <w:rPr>
          <w:rFonts w:hint="eastAsia" w:ascii="宋体" w:hAnsi="宋体"/>
          <w:color w:val="auto"/>
        </w:rPr>
        <w:t>如承包人拒绝实施，发包人有权另择施工单位完成，所发生的费用(另需支付20%的施工违约金)由承包人承担。</w:t>
      </w:r>
    </w:p>
    <w:p w14:paraId="61BB0B37">
      <w:pPr>
        <w:pStyle w:val="51"/>
        <w:tabs>
          <w:tab w:val="left" w:pos="1440"/>
        </w:tabs>
        <w:spacing w:after="0"/>
        <w:ind w:left="869" w:leftChars="414"/>
        <w:rPr>
          <w:color w:val="auto"/>
        </w:rPr>
      </w:pPr>
      <w:r>
        <w:rPr>
          <w:color w:val="auto"/>
        </w:rPr>
        <w:t>承包人不能擅自作出设计变更及签证，承包人要求的任何设计变更及签证，必须经发包人书面批准后方可执行；惟在特殊紧急危及安全的情况下，发包人可追认承包人擅自作出的变更及签证。发包人要求、批准或继后追认的变更不应使本合同作废。</w:t>
      </w:r>
    </w:p>
    <w:p w14:paraId="5FAA35EA">
      <w:pPr>
        <w:pStyle w:val="51"/>
        <w:tabs>
          <w:tab w:val="left" w:pos="1440"/>
        </w:tabs>
        <w:spacing w:after="0"/>
        <w:ind w:left="959" w:leftChars="114" w:hanging="720" w:hangingChars="300"/>
        <w:rPr>
          <w:color w:val="auto"/>
          <w:lang w:eastAsia="zh-CN"/>
        </w:rPr>
      </w:pPr>
      <w:r>
        <w:rPr>
          <w:color w:val="auto"/>
        </w:rPr>
        <w:t>15.1.2 发包人要求的设计变更：发包人有权修改工程设计进行变更，承包人应及时按变更进行施工，变更引起的增减费用按实计入结算金额内</w:t>
      </w:r>
      <w:r>
        <w:rPr>
          <w:rFonts w:hint="eastAsia"/>
          <w:color w:val="auto"/>
          <w:lang w:eastAsia="zh-CN"/>
        </w:rPr>
        <w:t>。</w:t>
      </w:r>
    </w:p>
    <w:p w14:paraId="1FE3324B">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70880" behindDoc="0" locked="0" layoutInCell="1" allowOverlap="1">
                <wp:simplePos x="0" y="0"/>
                <wp:positionH relativeFrom="column">
                  <wp:posOffset>-720090</wp:posOffset>
                </wp:positionH>
                <wp:positionV relativeFrom="paragraph">
                  <wp:posOffset>53975</wp:posOffset>
                </wp:positionV>
                <wp:extent cx="685800" cy="943610"/>
                <wp:effectExtent l="0" t="0" r="7620" b="5715"/>
                <wp:wrapNone/>
                <wp:docPr id="54" name="文本框 54"/>
                <wp:cNvGraphicFramePr/>
                <a:graphic xmlns:a="http://schemas.openxmlformats.org/drawingml/2006/main">
                  <a:graphicData uri="http://schemas.microsoft.com/office/word/2010/wordprocessingShape">
                    <wps:wsp>
                      <wps:cNvSpPr txBox="1">
                        <a:spLocks noChangeArrowheads="1"/>
                      </wps:cNvSpPr>
                      <wps:spPr bwMode="auto">
                        <a:xfrm>
                          <a:off x="0" y="0"/>
                          <a:ext cx="685800" cy="943610"/>
                        </a:xfrm>
                        <a:prstGeom prst="rect">
                          <a:avLst/>
                        </a:prstGeom>
                        <a:solidFill>
                          <a:srgbClr val="FFFFFF"/>
                        </a:solidFill>
                        <a:ln>
                          <a:noFill/>
                        </a:ln>
                        <a:effectLst/>
                      </wps:spPr>
                      <wps:txbx>
                        <w:txbxContent>
                          <w:p w14:paraId="1E7BD59D">
                            <w:pPr>
                              <w:jc w:val="left"/>
                              <w:rPr>
                                <w:rFonts w:ascii="楷体_GB2312" w:eastAsia="楷体_GB2312"/>
                                <w:szCs w:val="21"/>
                              </w:rPr>
                            </w:pPr>
                            <w:r>
                              <w:rPr>
                                <w:rFonts w:hint="eastAsia" w:ascii="楷体_GB2312" w:eastAsia="楷体_GB2312"/>
                                <w:szCs w:val="21"/>
                              </w:rPr>
                              <w:t>承包人要求的设计变更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74.3pt;width:54pt;z-index:251770880;mso-width-relative:page;mso-height-relative:page;" fillcolor="#FFFFFF" filled="t" stroked="f" coordsize="21600,21600" o:gfxdata="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PzXIs2AAAAAkBAAAPAAAAAAAAAAEAIAAAACIAAABkcnMvZG93bnJldi54bWxQSwECFAAUAAAA&#10;CACHTuJAaHCIeicCAAA9BAAADgAAAAAAAAABACAAAAAnAQAAZHJzL2Uyb0RvYy54bWxQSwUGAAAA&#10;AAYABgBZAQAAwAUAAAAA&#10;">
                <v:fill on="t" focussize="0,0"/>
                <v:stroke on="f"/>
                <v:imagedata o:title=""/>
                <o:lock v:ext="edit" aspectratio="f"/>
                <v:textbox inset="0mm,0mm,0mm,0mm">
                  <w:txbxContent>
                    <w:p w14:paraId="1E7BD59D">
                      <w:pPr>
                        <w:jc w:val="left"/>
                        <w:rPr>
                          <w:rFonts w:ascii="楷体_GB2312" w:eastAsia="楷体_GB2312"/>
                          <w:szCs w:val="21"/>
                        </w:rPr>
                      </w:pPr>
                      <w:r>
                        <w:rPr>
                          <w:rFonts w:hint="eastAsia" w:ascii="楷体_GB2312" w:eastAsia="楷体_GB2312"/>
                          <w:szCs w:val="21"/>
                        </w:rPr>
                        <w:t>承包人要求的设计变更</w:t>
                      </w:r>
                    </w:p>
                  </w:txbxContent>
                </v:textbox>
              </v:shape>
            </w:pict>
          </mc:Fallback>
        </mc:AlternateContent>
      </w:r>
      <w:r>
        <w:rPr>
          <w:color w:val="auto"/>
        </w:rPr>
        <w:t>15.1.3承包人要求的设计变更：</w:t>
      </w:r>
    </w:p>
    <w:p w14:paraId="6A0D2A61">
      <w:pPr>
        <w:spacing w:line="360" w:lineRule="auto"/>
        <w:ind w:left="1514" w:leftChars="485" w:hanging="496" w:hangingChars="207"/>
        <w:rPr>
          <w:color w:val="auto"/>
          <w:sz w:val="24"/>
        </w:rPr>
      </w:pPr>
      <w:r>
        <w:rPr>
          <w:color w:val="auto"/>
          <w:sz w:val="24"/>
        </w:rPr>
        <w:t>(1)  承包人</w:t>
      </w:r>
      <w:r>
        <w:rPr>
          <w:rFonts w:hint="eastAsia"/>
          <w:color w:val="auto"/>
          <w:sz w:val="24"/>
        </w:rPr>
        <w:t>在</w:t>
      </w:r>
      <w:r>
        <w:rPr>
          <w:color w:val="auto"/>
          <w:sz w:val="24"/>
        </w:rPr>
        <w:t>投标期间应充分考虑招标图纸的错、漏碰、缺问题，并积极向发包人提出改善意见；若招标图纸最终作为合同图纸，合同签定后，合同图纸的错、漏、碰、缺产生的费用被视为包含在合同总价中。</w:t>
      </w:r>
    </w:p>
    <w:p w14:paraId="161FC1DA">
      <w:pPr>
        <w:spacing w:line="360" w:lineRule="auto"/>
        <w:ind w:left="1514" w:leftChars="485" w:hanging="496" w:hangingChars="207"/>
        <w:rPr>
          <w:color w:val="auto"/>
          <w:sz w:val="24"/>
        </w:rPr>
      </w:pPr>
      <w:r>
        <w:rPr>
          <w:color w:val="auto"/>
          <w:sz w:val="24"/>
        </w:rPr>
        <w:t>(2) 施工过程中，承包人</w:t>
      </w:r>
      <w:r>
        <w:rPr>
          <w:rFonts w:hint="eastAsia"/>
          <w:color w:val="auto"/>
          <w:sz w:val="24"/>
        </w:rPr>
        <w:t>须</w:t>
      </w:r>
      <w:r>
        <w:rPr>
          <w:color w:val="auto"/>
          <w:sz w:val="24"/>
        </w:rPr>
        <w:t>及时发现各阶段图纸的错、漏、碰、缺，并在该项工程施工15天前向发包人书面提出；若承包人发现设计错误或不合理之处，应及时通知发包人和设计方，由设计方（或发包人）提供设计变更文件，经发包人签字盖章后实施，由此产生的一切费用由发包人承担。</w:t>
      </w:r>
    </w:p>
    <w:p w14:paraId="5B5C9046">
      <w:pPr>
        <w:spacing w:line="360" w:lineRule="auto"/>
        <w:ind w:left="1514" w:leftChars="485" w:hanging="496" w:hangingChars="207"/>
        <w:rPr>
          <w:color w:val="auto"/>
          <w:sz w:val="24"/>
        </w:rPr>
      </w:pPr>
      <w:r>
        <w:rPr>
          <w:color w:val="auto"/>
          <w:sz w:val="24"/>
        </w:rPr>
        <w:t>(3) 如属于承包商应该发现但没有发现的图纸错、漏、碰、缺，由此产生的一切费用由承包人承担，由此所造成的工期延误发包人有权不予确认。</w:t>
      </w:r>
    </w:p>
    <w:p w14:paraId="0917C398">
      <w:pPr>
        <w:spacing w:line="360" w:lineRule="auto"/>
        <w:ind w:left="1514" w:leftChars="485" w:hanging="496" w:hangingChars="207"/>
        <w:rPr>
          <w:color w:val="auto"/>
          <w:sz w:val="24"/>
        </w:rPr>
      </w:pPr>
      <w:r>
        <w:rPr>
          <w:color w:val="auto"/>
          <w:sz w:val="24"/>
        </w:rPr>
        <w:t>(4) 承包人提出的合理化建议如被发包人采用，发包人可根据实际情况予以奖励。</w:t>
      </w:r>
    </w:p>
    <w:p w14:paraId="6FB762DA">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71904" behindDoc="0" locked="0" layoutInCell="1" allowOverlap="1">
                <wp:simplePos x="0" y="0"/>
                <wp:positionH relativeFrom="column">
                  <wp:posOffset>-720090</wp:posOffset>
                </wp:positionH>
                <wp:positionV relativeFrom="paragraph">
                  <wp:posOffset>53975</wp:posOffset>
                </wp:positionV>
                <wp:extent cx="685800" cy="791210"/>
                <wp:effectExtent l="0" t="0" r="7620" b="1270"/>
                <wp:wrapNone/>
                <wp:docPr id="53" name="文本框 53"/>
                <wp:cNvGraphicFramePr/>
                <a:graphic xmlns:a="http://schemas.openxmlformats.org/drawingml/2006/main">
                  <a:graphicData uri="http://schemas.microsoft.com/office/word/2010/wordprocessingShape">
                    <wps:wsp>
                      <wps:cNvSpPr txBox="1">
                        <a:spLocks noChangeArrowheads="1"/>
                      </wps:cNvSpPr>
                      <wps:spPr bwMode="auto">
                        <a:xfrm>
                          <a:off x="0" y="0"/>
                          <a:ext cx="685800" cy="791210"/>
                        </a:xfrm>
                        <a:prstGeom prst="rect">
                          <a:avLst/>
                        </a:prstGeom>
                        <a:solidFill>
                          <a:srgbClr val="FFFFFF"/>
                        </a:solidFill>
                        <a:ln>
                          <a:noFill/>
                        </a:ln>
                        <a:effectLst/>
                      </wps:spPr>
                      <wps:txbx>
                        <w:txbxContent>
                          <w:p w14:paraId="207D29F3">
                            <w:pPr>
                              <w:jc w:val="left"/>
                              <w:rPr>
                                <w:rFonts w:ascii="楷体_GB2312" w:eastAsia="楷体_GB2312"/>
                                <w:szCs w:val="21"/>
                              </w:rPr>
                            </w:pPr>
                            <w:r>
                              <w:rPr>
                                <w:rFonts w:hint="eastAsia" w:ascii="楷体_GB2312" w:eastAsia="楷体_GB2312"/>
                                <w:szCs w:val="21"/>
                              </w:rPr>
                              <w:t>不属于工程变更的情况</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62.3pt;width:54pt;z-index:251771904;mso-width-relative:page;mso-height-relative:page;" fillcolor="#FFFFFF" filled="t" stroked="f" coordsize="21600,21600" o:gfxdata="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AjopTYAAAACQEAAA8AAAAAAAAAAQAgAAAAIgAAAGRycy9kb3ducmV2LnhtbFBLAQIUABQAAAAI&#10;AIdO4kDgruwHJgIAAD0EAAAOAAAAAAAAAAEAIAAAACcBAABkcnMvZTJvRG9jLnhtbFBLBQYAAAAA&#10;BgAGAFkBAAC/BQAAAAA=&#10;">
                <v:fill on="t" focussize="0,0"/>
                <v:stroke on="f"/>
                <v:imagedata o:title=""/>
                <o:lock v:ext="edit" aspectratio="f"/>
                <v:textbox inset="0mm,0mm,0mm,0mm">
                  <w:txbxContent>
                    <w:p w14:paraId="207D29F3">
                      <w:pPr>
                        <w:jc w:val="left"/>
                        <w:rPr>
                          <w:rFonts w:ascii="楷体_GB2312" w:eastAsia="楷体_GB2312"/>
                          <w:szCs w:val="21"/>
                        </w:rPr>
                      </w:pPr>
                      <w:r>
                        <w:rPr>
                          <w:rFonts w:hint="eastAsia" w:ascii="楷体_GB2312" w:eastAsia="楷体_GB2312"/>
                          <w:szCs w:val="21"/>
                        </w:rPr>
                        <w:t>不属于工程变更的情况</w:t>
                      </w:r>
                    </w:p>
                  </w:txbxContent>
                </v:textbox>
              </v:shape>
            </w:pict>
          </mc:Fallback>
        </mc:AlternateContent>
      </w:r>
      <w:r>
        <w:rPr>
          <w:color w:val="auto"/>
        </w:rPr>
        <w:t>15.1.4 承包人履行合同期间，若出现以下情况，均不属于工程变更。</w:t>
      </w:r>
    </w:p>
    <w:p w14:paraId="69582DB8">
      <w:pPr>
        <w:spacing w:line="360" w:lineRule="auto"/>
        <w:ind w:left="1514" w:leftChars="485" w:hanging="496" w:hangingChars="207"/>
        <w:rPr>
          <w:color w:val="auto"/>
          <w:sz w:val="24"/>
        </w:rPr>
      </w:pPr>
      <w:r>
        <w:rPr>
          <w:color w:val="auto"/>
          <w:sz w:val="24"/>
        </w:rPr>
        <w:t>(1) 因承包人施工质量问题或施工安排不当</w:t>
      </w:r>
      <w:r>
        <w:rPr>
          <w:rFonts w:hint="eastAsia"/>
          <w:color w:val="auto"/>
          <w:sz w:val="24"/>
        </w:rPr>
        <w:t>及</w:t>
      </w:r>
      <w:r>
        <w:rPr>
          <w:color w:val="auto"/>
          <w:sz w:val="24"/>
        </w:rPr>
        <w:t>为便于组织施工而采取的相应技术措施，由此导致的设计修改，所产生的一切费用由承包人承担，工期不予顺延；</w:t>
      </w:r>
    </w:p>
    <w:p w14:paraId="76DED4AA">
      <w:pPr>
        <w:spacing w:line="360" w:lineRule="auto"/>
        <w:ind w:left="1514" w:leftChars="485" w:hanging="496" w:hangingChars="207"/>
        <w:rPr>
          <w:color w:val="auto"/>
          <w:sz w:val="24"/>
        </w:rPr>
      </w:pPr>
      <w:r>
        <w:rPr>
          <w:color w:val="auto"/>
          <w:sz w:val="24"/>
        </w:rPr>
        <w:t>(2) 若出现施工图纸的部分内容或个别部位需设计深化或细化后方能进行施工，或该项工作须由承包人自行细化后方能施工，则此部分细化工作及内容不视为设计增加或变更，任何图纸深化或细化的费用已包含于合同价款中。</w:t>
      </w:r>
    </w:p>
    <w:p w14:paraId="5D918261">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54496" behindDoc="0" locked="0" layoutInCell="1" allowOverlap="1">
                <wp:simplePos x="0" y="0"/>
                <wp:positionH relativeFrom="column">
                  <wp:posOffset>-720090</wp:posOffset>
                </wp:positionH>
                <wp:positionV relativeFrom="paragraph">
                  <wp:posOffset>71755</wp:posOffset>
                </wp:positionV>
                <wp:extent cx="685800" cy="387985"/>
                <wp:effectExtent l="0" t="0" r="7620" b="0"/>
                <wp:wrapNone/>
                <wp:docPr id="52" name="文本框 52"/>
                <wp:cNvGraphicFramePr/>
                <a:graphic xmlns:a="http://schemas.openxmlformats.org/drawingml/2006/main">
                  <a:graphicData uri="http://schemas.microsoft.com/office/word/2010/wordprocessingShape">
                    <wps:wsp>
                      <wps:cNvSpPr txBox="1">
                        <a:spLocks noChangeArrowheads="1"/>
                      </wps:cNvSpPr>
                      <wps:spPr bwMode="auto">
                        <a:xfrm>
                          <a:off x="0" y="0"/>
                          <a:ext cx="685800" cy="387985"/>
                        </a:xfrm>
                        <a:prstGeom prst="rect">
                          <a:avLst/>
                        </a:prstGeom>
                        <a:solidFill>
                          <a:srgbClr val="FFFFFF"/>
                        </a:solidFill>
                        <a:ln>
                          <a:noFill/>
                        </a:ln>
                        <a:effectLst/>
                      </wps:spPr>
                      <wps:txbx>
                        <w:txbxContent>
                          <w:p w14:paraId="4B688347">
                            <w:pPr>
                              <w:jc w:val="left"/>
                              <w:rPr>
                                <w:rFonts w:ascii="楷体_GB2312" w:eastAsia="楷体_GB2312"/>
                                <w:szCs w:val="21"/>
                              </w:rPr>
                            </w:pPr>
                            <w:r>
                              <w:rPr>
                                <w:rFonts w:hint="eastAsia" w:ascii="楷体_GB2312" w:eastAsia="楷体_GB2312"/>
                                <w:szCs w:val="21"/>
                              </w:rPr>
                              <w:t>现场签证</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0.55pt;width:54pt;z-index:251754496;mso-width-relative:page;mso-height-relative:page;" fillcolor="#FFFFFF" filled="t" stroked="f" coordsize="21600,21600" o:gfxdata="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EWKSv2AAAAAkBAAAPAAAAAAAAAAEAIAAAACIAAABkcnMvZG93bnJldi54bWxQSwECFAAUAAAA&#10;CACHTuJADKLK2CcCAAA9BAAADgAAAAAAAAABACAAAAAnAQAAZHJzL2Uyb0RvYy54bWxQSwUGAAAA&#10;AAYABgBZAQAAwAUAAAAA&#10;">
                <v:fill on="t" focussize="0,0"/>
                <v:stroke on="f"/>
                <v:imagedata o:title=""/>
                <o:lock v:ext="edit" aspectratio="f"/>
                <v:textbox inset="0mm,0mm,0mm,0mm">
                  <w:txbxContent>
                    <w:p w14:paraId="4B688347">
                      <w:pPr>
                        <w:jc w:val="left"/>
                        <w:rPr>
                          <w:rFonts w:ascii="楷体_GB2312" w:eastAsia="楷体_GB2312"/>
                          <w:szCs w:val="21"/>
                        </w:rPr>
                      </w:pPr>
                      <w:r>
                        <w:rPr>
                          <w:rFonts w:hint="eastAsia" w:ascii="楷体_GB2312" w:eastAsia="楷体_GB2312"/>
                          <w:szCs w:val="21"/>
                        </w:rPr>
                        <w:t>现场签证</w:t>
                      </w:r>
                    </w:p>
                  </w:txbxContent>
                </v:textbox>
              </v:shape>
            </w:pict>
          </mc:Fallback>
        </mc:AlternateContent>
      </w:r>
      <w:r>
        <w:rPr>
          <w:color w:val="auto"/>
        </w:rPr>
        <w:t>15.1.5</w:t>
      </w:r>
      <w:r>
        <w:rPr>
          <w:color w:val="auto"/>
        </w:rPr>
        <w:tab/>
      </w:r>
      <w:r>
        <w:rPr>
          <w:color w:val="auto"/>
        </w:rPr>
        <w:t>现场签证单的发生必须是合同文件中未涵盖、包括和暗示的工作内容。签证单要严格按照增加工程现场签证单的要求填写。按照一事一单的原则填单，并附送价款计量文件。</w:t>
      </w:r>
    </w:p>
    <w:p w14:paraId="3243B08F">
      <w:pPr>
        <w:pStyle w:val="51"/>
        <w:tabs>
          <w:tab w:val="left" w:pos="1440"/>
        </w:tabs>
        <w:spacing w:after="0"/>
        <w:ind w:left="959" w:leftChars="114" w:hanging="720" w:hangingChars="300"/>
        <w:rPr>
          <w:color w:val="auto"/>
        </w:rPr>
      </w:pPr>
      <w:r>
        <w:rPr>
          <w:color w:val="auto"/>
          <w:lang w:val="en-US" w:eastAsia="zh-CN"/>
        </w:rPr>
        <mc:AlternateContent>
          <mc:Choice Requires="wps">
            <w:drawing>
              <wp:anchor distT="0" distB="0" distL="114300" distR="114300" simplePos="0" relativeHeight="251755520" behindDoc="0" locked="0" layoutInCell="1" allowOverlap="1">
                <wp:simplePos x="0" y="0"/>
                <wp:positionH relativeFrom="column">
                  <wp:posOffset>-720090</wp:posOffset>
                </wp:positionH>
                <wp:positionV relativeFrom="paragraph">
                  <wp:posOffset>76200</wp:posOffset>
                </wp:positionV>
                <wp:extent cx="685800" cy="847090"/>
                <wp:effectExtent l="0" t="0" r="7620" b="3175"/>
                <wp:wrapNone/>
                <wp:docPr id="51" name="文本框 51"/>
                <wp:cNvGraphicFramePr/>
                <a:graphic xmlns:a="http://schemas.openxmlformats.org/drawingml/2006/main">
                  <a:graphicData uri="http://schemas.microsoft.com/office/word/2010/wordprocessingShape">
                    <wps:wsp>
                      <wps:cNvSpPr txBox="1">
                        <a:spLocks noChangeArrowheads="1"/>
                      </wps:cNvSpPr>
                      <wps:spPr bwMode="auto">
                        <a:xfrm>
                          <a:off x="0" y="0"/>
                          <a:ext cx="685800" cy="847090"/>
                        </a:xfrm>
                        <a:prstGeom prst="rect">
                          <a:avLst/>
                        </a:prstGeom>
                        <a:solidFill>
                          <a:srgbClr val="FFFFFF"/>
                        </a:solidFill>
                        <a:ln>
                          <a:noFill/>
                        </a:ln>
                        <a:effectLst/>
                      </wps:spPr>
                      <wps:txbx>
                        <w:txbxContent>
                          <w:p w14:paraId="0C2943B2">
                            <w:pPr>
                              <w:jc w:val="left"/>
                              <w:rPr>
                                <w:rFonts w:ascii="楷体_GB2312" w:eastAsia="楷体_GB2312"/>
                                <w:szCs w:val="21"/>
                              </w:rPr>
                            </w:pPr>
                            <w:r>
                              <w:rPr>
                                <w:rFonts w:hint="eastAsia" w:ascii="楷体_GB2312" w:eastAsia="楷体_GB2312"/>
                                <w:szCs w:val="21"/>
                              </w:rPr>
                              <w:t>工程变更指示</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6pt;height:66.7pt;width:54pt;z-index:251755520;mso-width-relative:page;mso-height-relative:page;" fillcolor="#FFFFFF" filled="t" stroked="f" coordsize="21600,21600" o:gfxdata="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Pfbuy1wAAAAoBAAAPAAAAAAAAAAEAIAAAACIAAABkcnMvZG93bnJldi54bWxQSwECFAAUAAAA&#10;CACHTuJAWRw5IygCAAA9BAAADgAAAAAAAAABACAAAAAmAQAAZHJzL2Uyb0RvYy54bWxQSwUGAAAA&#10;AAYABgBZAQAAwAUAAAAA&#10;">
                <v:fill on="t" focussize="0,0"/>
                <v:stroke on="f"/>
                <v:imagedata o:title=""/>
                <o:lock v:ext="edit" aspectratio="f"/>
                <v:textbox inset="0mm,0mm,0mm,0mm">
                  <w:txbxContent>
                    <w:p w14:paraId="0C2943B2">
                      <w:pPr>
                        <w:jc w:val="left"/>
                        <w:rPr>
                          <w:rFonts w:ascii="楷体_GB2312" w:eastAsia="楷体_GB2312"/>
                          <w:szCs w:val="21"/>
                        </w:rPr>
                      </w:pPr>
                      <w:r>
                        <w:rPr>
                          <w:rFonts w:hint="eastAsia" w:ascii="楷体_GB2312" w:eastAsia="楷体_GB2312"/>
                          <w:szCs w:val="21"/>
                        </w:rPr>
                        <w:t>工程变更指示</w:t>
                      </w:r>
                    </w:p>
                  </w:txbxContent>
                </v:textbox>
              </v:shape>
            </w:pict>
          </mc:Fallback>
        </mc:AlternateContent>
      </w:r>
      <w:r>
        <w:rPr>
          <w:color w:val="auto"/>
        </w:rPr>
        <w:t>15.1.6 所有发包人发出的变更指令或签证指令单，应有发包人工程师</w:t>
      </w:r>
      <w:r>
        <w:rPr>
          <w:rFonts w:hint="eastAsia"/>
          <w:color w:val="auto"/>
          <w:lang w:eastAsia="zh-CN"/>
        </w:rPr>
        <w:t>、</w:t>
      </w:r>
      <w:r>
        <w:rPr>
          <w:color w:val="auto"/>
        </w:rPr>
        <w:t>发包人代表及监理工程师签字，并加盖发包人指定的印章；承包人出具的要求发包人结算价款的变更指令单、签证指令单，如果没有发包人工程师</w:t>
      </w:r>
      <w:r>
        <w:rPr>
          <w:rFonts w:hint="eastAsia"/>
          <w:color w:val="auto"/>
          <w:lang w:eastAsia="zh-CN"/>
        </w:rPr>
        <w:t>、</w:t>
      </w:r>
      <w:r>
        <w:rPr>
          <w:color w:val="auto"/>
        </w:rPr>
        <w:t>发包人代表及监理工程师签字及盖章，发包人不予结算费用。</w:t>
      </w:r>
    </w:p>
    <w:p w14:paraId="69D9384F">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73952" behindDoc="0" locked="0" layoutInCell="1" allowOverlap="1">
                <wp:simplePos x="0" y="0"/>
                <wp:positionH relativeFrom="column">
                  <wp:posOffset>-720090</wp:posOffset>
                </wp:positionH>
                <wp:positionV relativeFrom="paragraph">
                  <wp:posOffset>71755</wp:posOffset>
                </wp:positionV>
                <wp:extent cx="685800" cy="742950"/>
                <wp:effectExtent l="0" t="0" r="7620" b="0"/>
                <wp:wrapNone/>
                <wp:docPr id="50" name="文本框 50"/>
                <wp:cNvGraphicFramePr/>
                <a:graphic xmlns:a="http://schemas.openxmlformats.org/drawingml/2006/main">
                  <a:graphicData uri="http://schemas.microsoft.com/office/word/2010/wordprocessingShape">
                    <wps:wsp>
                      <wps:cNvSpPr txBox="1">
                        <a:spLocks noChangeArrowheads="1"/>
                      </wps:cNvSpPr>
                      <wps:spPr bwMode="auto">
                        <a:xfrm>
                          <a:off x="0" y="0"/>
                          <a:ext cx="685800" cy="742950"/>
                        </a:xfrm>
                        <a:prstGeom prst="rect">
                          <a:avLst/>
                        </a:prstGeom>
                        <a:solidFill>
                          <a:srgbClr val="FFFFFF"/>
                        </a:solidFill>
                        <a:ln>
                          <a:noFill/>
                        </a:ln>
                        <a:effectLst/>
                      </wps:spPr>
                      <wps:txbx>
                        <w:txbxContent>
                          <w:p w14:paraId="529359B2">
                            <w:pPr>
                              <w:jc w:val="left"/>
                              <w:rPr>
                                <w:rFonts w:ascii="楷体_GB2312" w:eastAsia="楷体_GB2312"/>
                                <w:szCs w:val="21"/>
                              </w:rPr>
                            </w:pPr>
                            <w:r>
                              <w:rPr>
                                <w:rFonts w:hint="eastAsia" w:ascii="楷体_GB2312" w:eastAsia="楷体_GB2312"/>
                                <w:szCs w:val="21"/>
                              </w:rPr>
                              <w:t>变更和签证表格要求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8.5pt;width:54pt;z-index:251773952;mso-width-relative:page;mso-height-relative:page;" fillcolor="#FFFFFF" filled="t" stroked="f" coordsize="21600,21600" o:gfxdata="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x&#10;sWiG1wAAAAoBAAAPAAAAAAAAAAEAIAAAACIAAABkcnMvZG93bnJldi54bWxQSwECFAAUAAAACACH&#10;TuJAtMWxkCUCAAA9BAAADgAAAAAAAAABACAAAAAmAQAAZHJzL2Uyb0RvYy54bWxQSwUGAAAAAAYA&#10;BgBZAQAAvQUAAAAA&#10;">
                <v:fill on="t" focussize="0,0"/>
                <v:stroke on="f"/>
                <v:imagedata o:title=""/>
                <o:lock v:ext="edit" aspectratio="f"/>
                <v:textbox inset="0mm,0mm,0mm,0mm">
                  <w:txbxContent>
                    <w:p w14:paraId="529359B2">
                      <w:pPr>
                        <w:jc w:val="left"/>
                        <w:rPr>
                          <w:rFonts w:ascii="楷体_GB2312" w:eastAsia="楷体_GB2312"/>
                          <w:szCs w:val="21"/>
                        </w:rPr>
                      </w:pPr>
                      <w:r>
                        <w:rPr>
                          <w:rFonts w:hint="eastAsia" w:ascii="楷体_GB2312" w:eastAsia="楷体_GB2312"/>
                          <w:szCs w:val="21"/>
                        </w:rPr>
                        <w:t>变更和签证表格要求</w:t>
                      </w:r>
                    </w:p>
                  </w:txbxContent>
                </v:textbox>
              </v:shape>
            </w:pict>
          </mc:Fallback>
        </mc:AlternateContent>
      </w:r>
      <w:r>
        <w:rPr>
          <w:color w:val="auto"/>
        </w:rPr>
        <w:t>15.1.7 合同履约中，发包人、承包人双方填制的变更指令单、签证指令单都应使用发包人的设计变更和签证系统输出的统一标准格式，否则发包人不予审核费用；对不符合格式要求的变更指令或签证单，承包人可以不接受。</w:t>
      </w:r>
    </w:p>
    <w:p w14:paraId="4D523126">
      <w:pPr>
        <w:pStyle w:val="50"/>
        <w:numPr>
          <w:ilvl w:val="0"/>
          <w:numId w:val="0"/>
        </w:numPr>
        <w:spacing w:before="120" w:after="120" w:line="360" w:lineRule="auto"/>
        <w:rPr>
          <w:color w:val="auto"/>
          <w:szCs w:val="24"/>
        </w:rPr>
      </w:pPr>
      <w:bookmarkStart w:id="805" w:name="_Toc454555631"/>
      <w:bookmarkStart w:id="806" w:name="_Toc122080317"/>
      <w:bookmarkStart w:id="807" w:name="_Toc357434486"/>
      <w:bookmarkStart w:id="808" w:name="_Toc455134583"/>
      <w:bookmarkStart w:id="809" w:name="_Toc455151711"/>
      <w:bookmarkStart w:id="810" w:name="_Toc144869938"/>
      <w:bookmarkStart w:id="811" w:name="_Toc8833213"/>
      <w:r>
        <w:rPr>
          <w:color w:val="auto"/>
          <w:szCs w:val="24"/>
        </w:rPr>
        <w:t>15.2 变更、签证价款的确定</w:t>
      </w:r>
      <w:bookmarkEnd w:id="805"/>
      <w:bookmarkEnd w:id="806"/>
      <w:bookmarkEnd w:id="807"/>
      <w:bookmarkEnd w:id="808"/>
      <w:bookmarkEnd w:id="809"/>
      <w:bookmarkEnd w:id="810"/>
      <w:bookmarkEnd w:id="811"/>
    </w:p>
    <w:p w14:paraId="653461B5">
      <w:pPr>
        <w:pStyle w:val="51"/>
        <w:tabs>
          <w:tab w:val="left" w:pos="1440"/>
        </w:tabs>
        <w:spacing w:after="0"/>
        <w:ind w:left="957" w:leftChars="113" w:hanging="720" w:hangingChars="300"/>
        <w:rPr>
          <w:rFonts w:ascii="宋体" w:hAnsi="宋体"/>
          <w:color w:val="auto"/>
        </w:rPr>
      </w:pPr>
      <w:r>
        <w:rPr>
          <w:color w:val="auto"/>
          <w:lang w:val="en-US" w:eastAsia="zh-CN"/>
        </w:rPr>
        <mc:AlternateContent>
          <mc:Choice Requires="wps">
            <w:drawing>
              <wp:anchor distT="0" distB="0" distL="114300" distR="114300" simplePos="0" relativeHeight="251756544" behindDoc="0" locked="0" layoutInCell="1" allowOverlap="1">
                <wp:simplePos x="0" y="0"/>
                <wp:positionH relativeFrom="column">
                  <wp:posOffset>-720090</wp:posOffset>
                </wp:positionH>
                <wp:positionV relativeFrom="paragraph">
                  <wp:posOffset>71755</wp:posOffset>
                </wp:positionV>
                <wp:extent cx="685800" cy="676275"/>
                <wp:effectExtent l="0" t="0" r="7620" b="635"/>
                <wp:wrapNone/>
                <wp:docPr id="49" name="文本框 49"/>
                <wp:cNvGraphicFramePr/>
                <a:graphic xmlns:a="http://schemas.openxmlformats.org/drawingml/2006/main">
                  <a:graphicData uri="http://schemas.microsoft.com/office/word/2010/wordprocessingShape">
                    <wps:wsp>
                      <wps:cNvSpPr txBox="1">
                        <a:spLocks noChangeArrowheads="1"/>
                      </wps:cNvSpPr>
                      <wps:spPr bwMode="auto">
                        <a:xfrm>
                          <a:off x="0" y="0"/>
                          <a:ext cx="685800" cy="676275"/>
                        </a:xfrm>
                        <a:prstGeom prst="rect">
                          <a:avLst/>
                        </a:prstGeom>
                        <a:solidFill>
                          <a:srgbClr val="FFFFFF"/>
                        </a:solidFill>
                        <a:ln>
                          <a:noFill/>
                        </a:ln>
                        <a:effectLst/>
                      </wps:spPr>
                      <wps:txbx>
                        <w:txbxContent>
                          <w:p w14:paraId="5BD13504">
                            <w:pPr>
                              <w:jc w:val="left"/>
                              <w:rPr>
                                <w:rFonts w:ascii="楷体_GB2312" w:eastAsia="楷体_GB2312"/>
                                <w:szCs w:val="21"/>
                              </w:rPr>
                            </w:pPr>
                            <w:r>
                              <w:rPr>
                                <w:rFonts w:hint="eastAsia" w:ascii="楷体_GB2312" w:eastAsia="楷体_GB2312"/>
                                <w:szCs w:val="21"/>
                              </w:rPr>
                              <w:t>工程变更的价款申请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3.25pt;width:54pt;z-index:251756544;mso-width-relative:page;mso-height-relative:page;" fillcolor="#FFFFFF" filled="t" stroked="f" coordsize="21600,21600" o:gfxdata="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YHivXAAAACgEAAA8AAAAAAAAAAQAgAAAAIgAAAGRycy9kb3ducmV2LnhtbFBLAQIUABQAAAAI&#10;AIdO4kC3chA0JwIAAD0EAAAOAAAAAAAAAAEAIAAAACYBAABkcnMvZTJvRG9jLnhtbFBLBQYAAAAA&#10;BgAGAFkBAAC/BQAAAAA=&#10;">
                <v:fill on="t" focussize="0,0"/>
                <v:stroke on="f"/>
                <v:imagedata o:title=""/>
                <o:lock v:ext="edit" aspectratio="f"/>
                <v:textbox inset="0mm,0mm,0mm,0mm">
                  <w:txbxContent>
                    <w:p w14:paraId="5BD13504">
                      <w:pPr>
                        <w:jc w:val="left"/>
                        <w:rPr>
                          <w:rFonts w:ascii="楷体_GB2312" w:eastAsia="楷体_GB2312"/>
                          <w:szCs w:val="21"/>
                        </w:rPr>
                      </w:pPr>
                      <w:r>
                        <w:rPr>
                          <w:rFonts w:hint="eastAsia" w:ascii="楷体_GB2312" w:eastAsia="楷体_GB2312"/>
                          <w:szCs w:val="21"/>
                        </w:rPr>
                        <w:t>工程变更的价款申请</w:t>
                      </w:r>
                    </w:p>
                  </w:txbxContent>
                </v:textbox>
              </v:shape>
            </w:pict>
          </mc:Fallback>
        </mc:AlternateContent>
      </w:r>
      <w:r>
        <w:rPr>
          <w:color w:val="auto"/>
        </w:rPr>
        <w:t>15.2.1</w:t>
      </w:r>
      <w:r>
        <w:rPr>
          <w:rFonts w:hint="eastAsia" w:ascii="宋体" w:hAnsi="宋体"/>
          <w:color w:val="auto"/>
        </w:rPr>
        <w:t>承包人应在收到变更/签证完工后，5日内向发包人提交一份详细的工程价款申请报告（附变更/签证单完工确认），逾期不提交将被视为该项变更不涉及任何费用的增加。</w:t>
      </w:r>
    </w:p>
    <w:p w14:paraId="254F2E57">
      <w:pPr>
        <w:pStyle w:val="51"/>
        <w:tabs>
          <w:tab w:val="left" w:pos="1440"/>
        </w:tabs>
        <w:spacing w:after="0"/>
        <w:ind w:left="1079" w:leftChars="114" w:hanging="840" w:hangingChars="350"/>
        <w:rPr>
          <w:rFonts w:ascii="宋体" w:hAnsi="宋体"/>
          <w:color w:val="auto"/>
        </w:rPr>
      </w:pPr>
    </w:p>
    <w:p w14:paraId="6CC30431">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74976" behindDoc="0" locked="0" layoutInCell="1" allowOverlap="1">
                <wp:simplePos x="0" y="0"/>
                <wp:positionH relativeFrom="column">
                  <wp:posOffset>-706120</wp:posOffset>
                </wp:positionH>
                <wp:positionV relativeFrom="paragraph">
                  <wp:posOffset>59690</wp:posOffset>
                </wp:positionV>
                <wp:extent cx="685800" cy="663575"/>
                <wp:effectExtent l="0" t="0" r="7620" b="5080"/>
                <wp:wrapNone/>
                <wp:docPr id="48" name="文本框 48"/>
                <wp:cNvGraphicFramePr/>
                <a:graphic xmlns:a="http://schemas.openxmlformats.org/drawingml/2006/main">
                  <a:graphicData uri="http://schemas.microsoft.com/office/word/2010/wordprocessingShape">
                    <wps:wsp>
                      <wps:cNvSpPr txBox="1">
                        <a:spLocks noChangeArrowheads="1"/>
                      </wps:cNvSpPr>
                      <wps:spPr bwMode="auto">
                        <a:xfrm>
                          <a:off x="0" y="0"/>
                          <a:ext cx="685800" cy="663575"/>
                        </a:xfrm>
                        <a:prstGeom prst="rect">
                          <a:avLst/>
                        </a:prstGeom>
                        <a:solidFill>
                          <a:srgbClr val="FFFFFF"/>
                        </a:solidFill>
                        <a:ln>
                          <a:noFill/>
                        </a:ln>
                        <a:effectLst/>
                      </wps:spPr>
                      <wps:txbx>
                        <w:txbxContent>
                          <w:p w14:paraId="07AC4DAD">
                            <w:pPr>
                              <w:jc w:val="left"/>
                              <w:rPr>
                                <w:rFonts w:ascii="楷体_GB2312" w:eastAsia="楷体_GB2312"/>
                                <w:szCs w:val="21"/>
                              </w:rPr>
                            </w:pPr>
                            <w:r>
                              <w:rPr>
                                <w:rFonts w:hint="eastAsia" w:ascii="楷体_GB2312" w:eastAsia="楷体_GB2312"/>
                                <w:szCs w:val="21"/>
                              </w:rPr>
                              <w:t>变更报价申请的要求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6pt;margin-top:4.7pt;height:52.25pt;width:54pt;z-index:251774976;mso-width-relative:page;mso-height-relative:page;" fillcolor="#FFFFFF" filled="t" stroked="f" coordsize="21600,21600" o:gfxdata="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pi0+XXAAAACQEAAA8AAAAAAAAAAQAgAAAAIgAAAGRycy9kb3ducmV2LnhtbFBLAQIUABQAAAAI&#10;AIdO4kBbLFQtJwIAAD0EAAAOAAAAAAAAAAEAIAAAACYBAABkcnMvZTJvRG9jLnhtbFBLBQYAAAAA&#10;BgAGAFkBAAC/BQAAAAA=&#10;">
                <v:fill on="t" focussize="0,0"/>
                <v:stroke on="f"/>
                <v:imagedata o:title=""/>
                <o:lock v:ext="edit" aspectratio="f"/>
                <v:textbox inset="0mm,0mm,0mm,0mm">
                  <w:txbxContent>
                    <w:p w14:paraId="07AC4DAD">
                      <w:pPr>
                        <w:jc w:val="left"/>
                        <w:rPr>
                          <w:rFonts w:ascii="楷体_GB2312" w:eastAsia="楷体_GB2312"/>
                          <w:szCs w:val="21"/>
                        </w:rPr>
                      </w:pPr>
                      <w:r>
                        <w:rPr>
                          <w:rFonts w:hint="eastAsia" w:ascii="楷体_GB2312" w:eastAsia="楷体_GB2312"/>
                          <w:szCs w:val="21"/>
                        </w:rPr>
                        <w:t>变更报价申请的要求</w:t>
                      </w:r>
                    </w:p>
                  </w:txbxContent>
                </v:textbox>
              </v:shape>
            </w:pict>
          </mc:Fallback>
        </mc:AlternateContent>
      </w:r>
      <w:r>
        <w:rPr>
          <w:color w:val="auto"/>
        </w:rPr>
        <w:t>15.2.2 承包人</w:t>
      </w:r>
      <w:r>
        <w:rPr>
          <w:rFonts w:hint="eastAsia"/>
          <w:color w:val="auto"/>
          <w:lang w:eastAsia="zh-CN"/>
        </w:rPr>
        <w:t>须</w:t>
      </w:r>
      <w:r>
        <w:rPr>
          <w:color w:val="auto"/>
        </w:rPr>
        <w:t>就每份变更、签证通知单做一份完整的报价材料（或补充预算）提交予发包人，</w:t>
      </w:r>
      <w:r>
        <w:rPr>
          <w:rFonts w:hint="eastAsia"/>
          <w:color w:val="auto"/>
          <w:lang w:eastAsia="zh-CN"/>
        </w:rPr>
        <w:t>内容</w:t>
      </w:r>
      <w:r>
        <w:rPr>
          <w:color w:val="auto"/>
          <w:lang w:eastAsia="zh-CN"/>
        </w:rPr>
        <w:t>须包括</w:t>
      </w:r>
      <w:r>
        <w:rPr>
          <w:color w:val="auto"/>
        </w:rPr>
        <w:t>变更指令或签证单，提交发包人</w:t>
      </w:r>
      <w:r>
        <w:rPr>
          <w:rFonts w:hint="eastAsia"/>
          <w:color w:val="auto"/>
          <w:lang w:eastAsia="zh-CN"/>
        </w:rPr>
        <w:t>；</w:t>
      </w:r>
      <w:r>
        <w:rPr>
          <w:rFonts w:hint="eastAsia"/>
          <w:color w:val="auto"/>
        </w:rPr>
        <w:t>承包人应当做到一单一事一结，</w:t>
      </w:r>
      <w:r>
        <w:rPr>
          <w:color w:val="auto"/>
        </w:rPr>
        <w:t>发包人不接受承包人以汇总方式编制的多项变更、签证事项的报价单。</w:t>
      </w:r>
    </w:p>
    <w:p w14:paraId="1084C75C">
      <w:pPr>
        <w:pStyle w:val="51"/>
        <w:tabs>
          <w:tab w:val="left" w:pos="1440"/>
        </w:tabs>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757568" behindDoc="0" locked="0" layoutInCell="1" allowOverlap="1">
                <wp:simplePos x="0" y="0"/>
                <wp:positionH relativeFrom="column">
                  <wp:posOffset>-720090</wp:posOffset>
                </wp:positionH>
                <wp:positionV relativeFrom="paragraph">
                  <wp:posOffset>71755</wp:posOffset>
                </wp:positionV>
                <wp:extent cx="685800" cy="1188720"/>
                <wp:effectExtent l="0" t="0" r="7620" b="0"/>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685800" cy="1188720"/>
                        </a:xfrm>
                        <a:prstGeom prst="rect">
                          <a:avLst/>
                        </a:prstGeom>
                        <a:solidFill>
                          <a:srgbClr val="FFFFFF"/>
                        </a:solidFill>
                        <a:ln>
                          <a:noFill/>
                        </a:ln>
                        <a:effectLst/>
                      </wps:spPr>
                      <wps:txbx>
                        <w:txbxContent>
                          <w:p w14:paraId="624D9376">
                            <w:pPr>
                              <w:jc w:val="left"/>
                              <w:rPr>
                                <w:rFonts w:ascii="楷体_GB2312" w:eastAsia="楷体_GB2312"/>
                                <w:szCs w:val="21"/>
                              </w:rPr>
                            </w:pPr>
                            <w:r>
                              <w:rPr>
                                <w:rFonts w:hint="eastAsia" w:ascii="楷体_GB2312" w:eastAsia="楷体_GB2312"/>
                                <w:szCs w:val="21"/>
                              </w:rPr>
                              <w:t>变更价款的确定原则和顺序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93.6pt;width:54pt;z-index:251757568;mso-width-relative:page;mso-height-relative:page;" fillcolor="#FFFFFF" filled="t" stroked="f" coordsize="21600,21600" o:gfxdata="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3MVhF2AAAAAoBAAAPAAAAAAAAAAEAIAAAACIAAABkcnMvZG93bnJldi54bWxQSwECFAAUAAAA&#10;CACHTuJAEANdyScCAAA+BAAADgAAAAAAAAABACAAAAAnAQAAZHJzL2Uyb0RvYy54bWxQSwUGAAAA&#10;AAYABgBZAQAAwAUAAAAA&#10;">
                <v:fill on="t" focussize="0,0"/>
                <v:stroke on="f"/>
                <v:imagedata o:title=""/>
                <o:lock v:ext="edit" aspectratio="f"/>
                <v:textbox inset="0mm,0mm,0mm,0mm">
                  <w:txbxContent>
                    <w:p w14:paraId="624D9376">
                      <w:pPr>
                        <w:jc w:val="left"/>
                        <w:rPr>
                          <w:rFonts w:ascii="楷体_GB2312" w:eastAsia="楷体_GB2312"/>
                          <w:szCs w:val="21"/>
                        </w:rPr>
                      </w:pPr>
                      <w:r>
                        <w:rPr>
                          <w:rFonts w:hint="eastAsia" w:ascii="楷体_GB2312" w:eastAsia="楷体_GB2312"/>
                          <w:szCs w:val="21"/>
                        </w:rPr>
                        <w:t>变更价款的确定原则和顺序</w:t>
                      </w:r>
                    </w:p>
                  </w:txbxContent>
                </v:textbox>
              </v:shape>
            </w:pict>
          </mc:Fallback>
        </mc:AlternateContent>
      </w:r>
      <w:r>
        <w:rPr>
          <w:color w:val="auto"/>
        </w:rPr>
        <w:t>15.2.3 除另有协议外，合同清单中属合理价格的项目，变更价款按下列顺序和方法确定：</w:t>
      </w:r>
    </w:p>
    <w:p w14:paraId="50E0DC21">
      <w:pPr>
        <w:spacing w:line="360" w:lineRule="auto"/>
        <w:ind w:left="1514" w:leftChars="485" w:hanging="496" w:hangingChars="207"/>
        <w:rPr>
          <w:color w:val="auto"/>
          <w:sz w:val="24"/>
        </w:rPr>
      </w:pPr>
      <w:r>
        <w:rPr>
          <w:color w:val="auto"/>
          <w:sz w:val="24"/>
        </w:rPr>
        <w:t>(1) 合同中已有适用于变更工程的项目单价，按合同已有的项目单价（暂定单价除外）确定变更价款；</w:t>
      </w:r>
    </w:p>
    <w:p w14:paraId="5D69B14F">
      <w:pPr>
        <w:spacing w:line="360" w:lineRule="auto"/>
        <w:ind w:left="1514" w:leftChars="485" w:hanging="496" w:hangingChars="207"/>
        <w:rPr>
          <w:color w:val="auto"/>
          <w:sz w:val="24"/>
        </w:rPr>
      </w:pPr>
      <w:r>
        <w:rPr>
          <w:color w:val="auto"/>
          <w:sz w:val="24"/>
        </w:rPr>
        <w:t>(2) 合同中只有类似于变更工程的项目单价，可以参照类似项目单价（暂定单价除外）和当时的市场价格水平，换算出新的单价，从而确定变更价款；</w:t>
      </w:r>
    </w:p>
    <w:p w14:paraId="3AC3FCF1">
      <w:pPr>
        <w:spacing w:line="360" w:lineRule="auto"/>
        <w:ind w:left="1514" w:leftChars="485" w:hanging="496" w:hangingChars="207"/>
        <w:rPr>
          <w:color w:val="auto"/>
          <w:sz w:val="24"/>
        </w:rPr>
      </w:pPr>
      <w:r>
        <w:rPr>
          <w:color w:val="auto"/>
          <w:sz w:val="24"/>
        </w:rPr>
        <w:t>(3) 合同中没有适用或类似于变更工程的项目单价，则采用公平合理的市场价计算，由双方协商确定变更价款。</w:t>
      </w:r>
    </w:p>
    <w:p w14:paraId="0BCB69D8">
      <w:pPr>
        <w:pStyle w:val="51"/>
        <w:tabs>
          <w:tab w:val="left" w:pos="1440"/>
        </w:tabs>
        <w:spacing w:after="0"/>
        <w:ind w:firstLine="960" w:firstLineChars="400"/>
        <w:rPr>
          <w:color w:val="auto"/>
        </w:rPr>
      </w:pPr>
      <w:r>
        <w:rPr>
          <w:color w:val="auto"/>
        </w:rPr>
        <w:t>合同清单中属不合理价格的项目，变更价款按下列顺序和方法确定：</w:t>
      </w:r>
    </w:p>
    <w:p w14:paraId="15A8311A">
      <w:pPr>
        <w:spacing w:line="360" w:lineRule="auto"/>
        <w:ind w:left="1514" w:leftChars="485" w:hanging="496" w:hangingChars="207"/>
        <w:rPr>
          <w:color w:val="auto"/>
          <w:sz w:val="24"/>
        </w:rPr>
      </w:pPr>
      <w:r>
        <w:rPr>
          <w:color w:val="auto"/>
          <w:sz w:val="24"/>
        </w:rPr>
        <w:t>(1) 在发包人进行清标时如发现投标报价中的某清单单项综合单价高于或低于市场合理价的，发包人将按市场合理价格给出建议，并要求投标人给予确认。</w:t>
      </w:r>
    </w:p>
    <w:p w14:paraId="70707DAC">
      <w:pPr>
        <w:spacing w:line="360" w:lineRule="auto"/>
        <w:ind w:left="1514" w:leftChars="485" w:hanging="496" w:hangingChars="207"/>
        <w:rPr>
          <w:color w:val="auto"/>
          <w:sz w:val="24"/>
        </w:rPr>
      </w:pPr>
      <w:r>
        <w:rPr>
          <w:color w:val="auto"/>
          <w:sz w:val="24"/>
        </w:rPr>
        <w:t>(2) 对于偏高的单价，对应科目的变更签证或重计量（包括施工图预算调整）超出原清单工程量的部分，均使用合理单价计价；对于变更签证或重计量（包括施工图预算调整）少于原清单工程量的部分，仍采用原单价计价扣减。</w:t>
      </w:r>
    </w:p>
    <w:p w14:paraId="26921769">
      <w:pPr>
        <w:spacing w:line="360" w:lineRule="auto"/>
        <w:ind w:left="1514" w:leftChars="485" w:hanging="496" w:hangingChars="207"/>
        <w:rPr>
          <w:color w:val="auto"/>
          <w:sz w:val="24"/>
        </w:rPr>
      </w:pPr>
      <w:r>
        <w:rPr>
          <w:color w:val="auto"/>
          <w:sz w:val="24"/>
        </w:rPr>
        <w:t>(3) 对于偏低的单价，对应科目的变更签证或重计量（包括施工图预算调整）超出原清单工程量的部分，均使用原单价计价；对于变更签证或重计量（包括施工图预算调整）少于原清单工程量的部分，采用合理单价计价扣减。</w:t>
      </w:r>
    </w:p>
    <w:p w14:paraId="4D98EE96">
      <w:pPr>
        <w:pStyle w:val="51"/>
        <w:tabs>
          <w:tab w:val="left" w:pos="1440"/>
        </w:tabs>
        <w:spacing w:after="0"/>
        <w:ind w:left="957" w:leftChars="113" w:hanging="720" w:hangingChars="300"/>
        <w:rPr>
          <w:color w:val="auto"/>
        </w:rPr>
      </w:pPr>
      <w:r>
        <w:rPr>
          <w:color w:val="auto"/>
        </w:rPr>
        <w:t>15.2.4 除专用条款另有规定外，确定变更价款时还须遵守以下原则：</w:t>
      </w:r>
    </w:p>
    <w:p w14:paraId="7F05C95B">
      <w:pPr>
        <w:spacing w:line="360" w:lineRule="auto"/>
        <w:ind w:left="1556" w:leftChars="484" w:hanging="540" w:hangingChars="225"/>
        <w:rPr>
          <w:color w:val="auto"/>
          <w:sz w:val="24"/>
        </w:rPr>
      </w:pPr>
      <w:r>
        <w:rPr>
          <w:color w:val="auto"/>
          <w:sz w:val="24"/>
        </w:rPr>
        <w:t>(1) 发包人指示要求增加、减少或取消部分项目工程施工，承包人不得有异议或</w:t>
      </w:r>
      <w:r>
        <w:rPr>
          <w:rFonts w:hint="eastAsia"/>
          <w:color w:val="auto"/>
          <w:sz w:val="24"/>
        </w:rPr>
        <w:t>借</w:t>
      </w:r>
      <w:r>
        <w:rPr>
          <w:color w:val="auto"/>
          <w:sz w:val="24"/>
        </w:rPr>
        <w:t>此调整单价；</w:t>
      </w:r>
    </w:p>
    <w:p w14:paraId="1C0A923C">
      <w:pPr>
        <w:spacing w:line="360" w:lineRule="auto"/>
        <w:ind w:left="1556" w:leftChars="484" w:hanging="540" w:hangingChars="225"/>
        <w:rPr>
          <w:color w:val="auto"/>
          <w:sz w:val="24"/>
        </w:rPr>
      </w:pPr>
      <w:r>
        <w:rPr>
          <w:color w:val="auto"/>
          <w:sz w:val="24"/>
        </w:rPr>
        <w:t xml:space="preserve">(2) 承包人填写的施工措施项目及工程照管和配合费用，应被视为包含根据合同进行施工的全部工程，包括发包人根据合同条款要求的任何增减变更，即计算变更价款时不再计取上述费用。 </w:t>
      </w:r>
    </w:p>
    <w:p w14:paraId="5C98CA1B">
      <w:pPr>
        <w:pStyle w:val="51"/>
        <w:spacing w:after="0"/>
        <w:ind w:left="1077" w:leftChars="113" w:hanging="840" w:hangingChars="350"/>
        <w:rPr>
          <w:color w:val="auto"/>
        </w:rPr>
      </w:pPr>
      <w:r>
        <w:rPr>
          <w:color w:val="auto"/>
          <w:lang w:val="en-US" w:eastAsia="zh-CN"/>
        </w:rPr>
        <mc:AlternateContent>
          <mc:Choice Requires="wps">
            <w:drawing>
              <wp:anchor distT="0" distB="0" distL="114300" distR="114300" simplePos="0" relativeHeight="251758592" behindDoc="0" locked="0" layoutInCell="1" allowOverlap="1">
                <wp:simplePos x="0" y="0"/>
                <wp:positionH relativeFrom="column">
                  <wp:posOffset>-720090</wp:posOffset>
                </wp:positionH>
                <wp:positionV relativeFrom="paragraph">
                  <wp:posOffset>71755</wp:posOffset>
                </wp:positionV>
                <wp:extent cx="685800" cy="1184910"/>
                <wp:effectExtent l="0" t="0" r="7620" b="3810"/>
                <wp:wrapNone/>
                <wp:docPr id="46" name="文本框 46"/>
                <wp:cNvGraphicFramePr/>
                <a:graphic xmlns:a="http://schemas.openxmlformats.org/drawingml/2006/main">
                  <a:graphicData uri="http://schemas.microsoft.com/office/word/2010/wordprocessingShape">
                    <wps:wsp>
                      <wps:cNvSpPr txBox="1">
                        <a:spLocks noChangeArrowheads="1"/>
                      </wps:cNvSpPr>
                      <wps:spPr bwMode="auto">
                        <a:xfrm>
                          <a:off x="0" y="0"/>
                          <a:ext cx="685800" cy="1184910"/>
                        </a:xfrm>
                        <a:prstGeom prst="rect">
                          <a:avLst/>
                        </a:prstGeom>
                        <a:solidFill>
                          <a:srgbClr val="FFFFFF"/>
                        </a:solidFill>
                        <a:ln>
                          <a:noFill/>
                        </a:ln>
                        <a:effectLst/>
                      </wps:spPr>
                      <wps:txbx>
                        <w:txbxContent>
                          <w:p w14:paraId="1FFE377F">
                            <w:pPr>
                              <w:jc w:val="left"/>
                              <w:rPr>
                                <w:rFonts w:ascii="楷体_GB2312" w:eastAsia="楷体_GB2312"/>
                                <w:szCs w:val="21"/>
                              </w:rPr>
                            </w:pPr>
                            <w:r>
                              <w:rPr>
                                <w:rFonts w:hint="eastAsia" w:ascii="楷体_GB2312" w:eastAsia="楷体_GB2312"/>
                                <w:szCs w:val="21"/>
                              </w:rPr>
                              <w:t>变更工程量的计量与确定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93.3pt;width:54pt;z-index:251758592;mso-width-relative:page;mso-height-relative:page;" fillcolor="#FFFFFF" filled="t" stroked="f" coordsize="21600,21600" o:gfxdata="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xUQ7Z2AAAAAoBAAAPAAAAAAAAAAEAIAAAACIAAABkcnMvZG93bnJldi54bWxQSwECFAAUAAAA&#10;CACHTuJAWmRGsScCAAA+BAAADgAAAAAAAAABACAAAAAnAQAAZHJzL2Uyb0RvYy54bWxQSwUGAAAA&#10;AAYABgBZAQAAwAUAAAAA&#10;">
                <v:fill on="t" focussize="0,0"/>
                <v:stroke on="f"/>
                <v:imagedata o:title=""/>
                <o:lock v:ext="edit" aspectratio="f"/>
                <v:textbox inset="0mm,0mm,0mm,0mm">
                  <w:txbxContent>
                    <w:p w14:paraId="1FFE377F">
                      <w:pPr>
                        <w:jc w:val="left"/>
                        <w:rPr>
                          <w:rFonts w:ascii="楷体_GB2312" w:eastAsia="楷体_GB2312"/>
                          <w:szCs w:val="21"/>
                        </w:rPr>
                      </w:pPr>
                      <w:r>
                        <w:rPr>
                          <w:rFonts w:hint="eastAsia" w:ascii="楷体_GB2312" w:eastAsia="楷体_GB2312"/>
                          <w:szCs w:val="21"/>
                        </w:rPr>
                        <w:t>变更工程量的计量与确定</w:t>
                      </w:r>
                    </w:p>
                  </w:txbxContent>
                </v:textbox>
              </v:shape>
            </w:pict>
          </mc:Fallback>
        </mc:AlternateContent>
      </w:r>
      <w:r>
        <w:rPr>
          <w:color w:val="auto"/>
        </w:rPr>
        <w:t>15.2.5</w:t>
      </w:r>
      <w:r>
        <w:rPr>
          <w:color w:val="auto"/>
        </w:rPr>
        <w:tab/>
      </w:r>
      <w:r>
        <w:rPr>
          <w:color w:val="auto"/>
        </w:rPr>
        <w:t>关于变更工程量的确定，原则如下：</w:t>
      </w:r>
    </w:p>
    <w:p w14:paraId="6C8E647E">
      <w:pPr>
        <w:spacing w:line="360" w:lineRule="auto"/>
        <w:ind w:left="1514" w:leftChars="485" w:hanging="496" w:hangingChars="207"/>
        <w:rPr>
          <w:color w:val="auto"/>
          <w:sz w:val="24"/>
        </w:rPr>
      </w:pPr>
      <w:r>
        <w:rPr>
          <w:color w:val="auto"/>
          <w:sz w:val="24"/>
        </w:rPr>
        <w:t>(1) 有设计变更图纸的，应对照合同图纸与发包人提供的设计变更图纸计算变更增减工程量；</w:t>
      </w:r>
    </w:p>
    <w:p w14:paraId="2DB22B30">
      <w:pPr>
        <w:spacing w:line="360" w:lineRule="auto"/>
        <w:ind w:left="1514" w:leftChars="485" w:hanging="496" w:hangingChars="207"/>
        <w:rPr>
          <w:color w:val="auto"/>
          <w:sz w:val="24"/>
        </w:rPr>
      </w:pPr>
      <w:r>
        <w:rPr>
          <w:color w:val="auto"/>
          <w:sz w:val="24"/>
        </w:rPr>
        <w:t>(2) 对于隐蔽工程和事后无法计算工程量的变更和签证，承包人必须在覆盖或拆除前，会同监理工程师、发包人代表共同完成工程量的确认，同时要求在签证单上附隐蔽或拆除前的照片，否则发包人可以不计价款。</w:t>
      </w:r>
    </w:p>
    <w:p w14:paraId="272F9C31">
      <w:pPr>
        <w:pStyle w:val="51"/>
        <w:tabs>
          <w:tab w:val="left" w:pos="1440"/>
        </w:tabs>
        <w:spacing w:after="0"/>
        <w:ind w:left="1077" w:leftChars="113" w:hanging="840" w:hangingChars="350"/>
        <w:rPr>
          <w:color w:val="auto"/>
        </w:rPr>
      </w:pPr>
      <w:r>
        <w:rPr>
          <w:color w:val="auto"/>
        </w:rPr>
        <w:t>15.2.6</w:t>
      </w:r>
      <w:r>
        <w:rPr>
          <w:color w:val="auto"/>
        </w:rPr>
        <w:tab/>
      </w:r>
      <w:r>
        <w:rPr>
          <w:color w:val="auto"/>
        </w:rPr>
        <w:t>因设计变更或现场签证涉及到可重复利用的材料时，应在拆除前3日内与发包人谈定材料的可重复利用率，否则视为承包人100%的回收利用。</w:t>
      </w:r>
    </w:p>
    <w:bookmarkEnd w:id="681"/>
    <w:bookmarkEnd w:id="682"/>
    <w:bookmarkEnd w:id="683"/>
    <w:p w14:paraId="6887CFC7">
      <w:pPr>
        <w:pStyle w:val="4"/>
        <w:spacing w:before="120" w:after="0" w:line="360" w:lineRule="auto"/>
        <w:rPr>
          <w:color w:val="auto"/>
          <w:sz w:val="28"/>
          <w:szCs w:val="28"/>
        </w:rPr>
      </w:pPr>
      <w:bookmarkStart w:id="812" w:name="_Toc122080318"/>
      <w:bookmarkStart w:id="813" w:name="_Toc8833214"/>
      <w:bookmarkStart w:id="814" w:name="_Toc455151712"/>
      <w:bookmarkStart w:id="815" w:name="_Toc455134584"/>
      <w:bookmarkStart w:id="816" w:name="_Toc454555632"/>
      <w:bookmarkStart w:id="817" w:name="_Toc144869939"/>
      <w:bookmarkStart w:id="818" w:name="_Toc357434487"/>
      <w:bookmarkStart w:id="819" w:name="_Toc118634651"/>
      <w:r>
        <w:rPr>
          <w:color w:val="auto"/>
          <w:sz w:val="28"/>
          <w:szCs w:val="28"/>
        </w:rPr>
        <w:t>16、支付和结算</w:t>
      </w:r>
      <w:bookmarkEnd w:id="812"/>
      <w:bookmarkEnd w:id="813"/>
      <w:bookmarkEnd w:id="814"/>
      <w:bookmarkEnd w:id="815"/>
      <w:bookmarkEnd w:id="816"/>
      <w:bookmarkEnd w:id="817"/>
      <w:bookmarkEnd w:id="818"/>
    </w:p>
    <w:p w14:paraId="3D3AE62D">
      <w:pPr>
        <w:pStyle w:val="50"/>
        <w:numPr>
          <w:ilvl w:val="0"/>
          <w:numId w:val="0"/>
        </w:numPr>
        <w:spacing w:before="120" w:after="120" w:line="360" w:lineRule="auto"/>
        <w:rPr>
          <w:color w:val="auto"/>
          <w:szCs w:val="24"/>
        </w:rPr>
      </w:pPr>
      <w:bookmarkStart w:id="820" w:name="_Toc8833215"/>
      <w:bookmarkStart w:id="821" w:name="_Toc455151713"/>
      <w:bookmarkStart w:id="822" w:name="_Toc144869940"/>
      <w:bookmarkStart w:id="823" w:name="_Toc454555633"/>
      <w:bookmarkStart w:id="824" w:name="_Toc357434488"/>
      <w:bookmarkStart w:id="825" w:name="_Toc122080319"/>
      <w:bookmarkStart w:id="826" w:name="_Toc455134585"/>
      <w:r>
        <w:rPr>
          <w:color w:val="auto"/>
          <w:szCs w:val="24"/>
        </w:rPr>
        <w:t>16.1 工程款支付</w:t>
      </w:r>
      <w:bookmarkEnd w:id="820"/>
      <w:bookmarkEnd w:id="821"/>
      <w:bookmarkEnd w:id="822"/>
      <w:bookmarkEnd w:id="823"/>
      <w:bookmarkEnd w:id="824"/>
      <w:bookmarkEnd w:id="825"/>
      <w:bookmarkEnd w:id="826"/>
    </w:p>
    <w:p w14:paraId="179D20DF">
      <w:pPr>
        <w:pStyle w:val="51"/>
        <w:tabs>
          <w:tab w:val="left" w:pos="1440"/>
        </w:tabs>
        <w:ind w:left="1079" w:leftChars="114" w:hanging="840" w:hangingChars="350"/>
        <w:rPr>
          <w:color w:val="auto"/>
        </w:rPr>
      </w:pPr>
      <w:r>
        <w:rPr>
          <w:color w:val="auto"/>
          <w:lang w:val="en-US" w:eastAsia="zh-CN"/>
        </w:rPr>
        <mc:AlternateContent>
          <mc:Choice Requires="wps">
            <w:drawing>
              <wp:anchor distT="0" distB="0" distL="114300" distR="114300" simplePos="0" relativeHeight="251786240" behindDoc="0" locked="0" layoutInCell="1" allowOverlap="1">
                <wp:simplePos x="0" y="0"/>
                <wp:positionH relativeFrom="column">
                  <wp:posOffset>-720090</wp:posOffset>
                </wp:positionH>
                <wp:positionV relativeFrom="paragraph">
                  <wp:posOffset>71755</wp:posOffset>
                </wp:positionV>
                <wp:extent cx="685800" cy="326390"/>
                <wp:effectExtent l="0" t="0" r="7620" b="3810"/>
                <wp:wrapNone/>
                <wp:docPr id="45" name="文本框 45"/>
                <wp:cNvGraphicFramePr/>
                <a:graphic xmlns:a="http://schemas.openxmlformats.org/drawingml/2006/main">
                  <a:graphicData uri="http://schemas.microsoft.com/office/word/2010/wordprocessingShape">
                    <wps:wsp>
                      <wps:cNvSpPr txBox="1">
                        <a:spLocks noChangeArrowheads="1"/>
                      </wps:cNvSpPr>
                      <wps:spPr bwMode="auto">
                        <a:xfrm>
                          <a:off x="0" y="0"/>
                          <a:ext cx="685800" cy="326390"/>
                        </a:xfrm>
                        <a:prstGeom prst="rect">
                          <a:avLst/>
                        </a:prstGeom>
                        <a:solidFill>
                          <a:srgbClr val="FFFFFF"/>
                        </a:solidFill>
                        <a:ln>
                          <a:noFill/>
                        </a:ln>
                        <a:effectLst/>
                      </wps:spPr>
                      <wps:txbx>
                        <w:txbxContent>
                          <w:p w14:paraId="030BA66A">
                            <w:pPr>
                              <w:jc w:val="left"/>
                              <w:rPr>
                                <w:rFonts w:ascii="楷体_GB2312" w:eastAsia="楷体_GB2312"/>
                                <w:szCs w:val="21"/>
                              </w:rPr>
                            </w:pPr>
                            <w:r>
                              <w:rPr>
                                <w:rFonts w:hint="eastAsia" w:ascii="楷体_GB2312" w:eastAsia="楷体_GB2312"/>
                                <w:szCs w:val="21"/>
                              </w:rPr>
                              <w:t>付款综述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5.7pt;width:54pt;z-index:251786240;mso-width-relative:page;mso-height-relative:page;" fillcolor="#FFFFFF" filled="t" stroked="f" coordsize="21600,21600" o:gfxdata="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NdKJPXAAAACQEAAA8AAAAAAAAAAQAgAAAAIgAAAGRycy9kb3ducmV2LnhtbFBLAQIUABQAAAAI&#10;AIdO4kAgjOG8JwIAAD0EAAAOAAAAAAAAAAEAIAAAACYBAABkcnMvZTJvRG9jLnhtbFBLBQYAAAAA&#10;BgAGAFkBAAC/BQAAAAA=&#10;">
                <v:fill on="t" focussize="0,0"/>
                <v:stroke on="f"/>
                <v:imagedata o:title=""/>
                <o:lock v:ext="edit" aspectratio="f"/>
                <v:textbox inset="0mm,0mm,0mm,0mm">
                  <w:txbxContent>
                    <w:p w14:paraId="030BA66A">
                      <w:pPr>
                        <w:jc w:val="left"/>
                        <w:rPr>
                          <w:rFonts w:ascii="楷体_GB2312" w:eastAsia="楷体_GB2312"/>
                          <w:szCs w:val="21"/>
                        </w:rPr>
                      </w:pPr>
                      <w:r>
                        <w:rPr>
                          <w:rFonts w:hint="eastAsia" w:ascii="楷体_GB2312" w:eastAsia="楷体_GB2312"/>
                          <w:szCs w:val="21"/>
                        </w:rPr>
                        <w:t>付款综述</w:t>
                      </w:r>
                    </w:p>
                  </w:txbxContent>
                </v:textbox>
              </v:shape>
            </w:pict>
          </mc:Fallback>
        </mc:AlternateContent>
      </w:r>
      <w:r>
        <w:rPr>
          <w:color w:val="auto"/>
        </w:rPr>
        <w:t>16.1.1</w:t>
      </w:r>
      <w:r>
        <w:rPr>
          <w:color w:val="auto"/>
        </w:rPr>
        <w:tab/>
      </w:r>
      <w:r>
        <w:rPr>
          <w:rFonts w:hint="eastAsia"/>
          <w:color w:val="auto"/>
        </w:rPr>
        <w:t>发包人应按合同规定的时限向承包人签发付款证书，付款证书应写明应付给承包人的款额，发包人按付款证书支付工程款。发包人在办理每一次付款手续前，承包人须向发包人开具与当期已完工并完成对应核算产值或结算产值等额的、合法有效的增值税专用发票，并加盖发票专用章。承包人须同时提供其防伪税控系统开具的《销售货物或者提供应税劳务清单》,并加盖发票专用章。发包人收到承包人的增值税专用发票须经过防伪税控系统抵扣认证，认证通过后方可向承包人付款。如发生发票丢失、毁损及需要开具红字增值税专用发票等情况时，双方应互相配合进行处理。</w:t>
      </w:r>
    </w:p>
    <w:p w14:paraId="0202BA4C">
      <w:pPr>
        <w:pStyle w:val="51"/>
        <w:tabs>
          <w:tab w:val="left" w:pos="1440"/>
        </w:tabs>
        <w:spacing w:after="0"/>
        <w:ind w:left="1077" w:leftChars="513"/>
        <w:rPr>
          <w:color w:val="auto"/>
        </w:rPr>
      </w:pPr>
      <w:r>
        <w:rPr>
          <w:rFonts w:hint="eastAsia"/>
          <w:color w:val="auto"/>
        </w:rPr>
        <w:t>承包人开具的增值税专用发票必须符合国家税收有关法律规定，不得使用虚假发票或伪造、变造的发票，</w:t>
      </w:r>
      <w:r>
        <w:rPr>
          <w:rFonts w:hint="eastAsia"/>
          <w:color w:val="auto"/>
          <w:lang w:eastAsia="zh-CN"/>
        </w:rPr>
        <w:t>否则</w:t>
      </w:r>
      <w:r>
        <w:rPr>
          <w:rFonts w:hint="eastAsia"/>
          <w:color w:val="auto"/>
        </w:rPr>
        <w:t>一切责任由承包人自行承担，同时承包人需向发包人承担票面金额20%的违约金，</w:t>
      </w:r>
      <w:r>
        <w:rPr>
          <w:rFonts w:hint="eastAsia" w:ascii="宋体" w:hAnsi="宋体"/>
          <w:color w:val="auto"/>
        </w:rPr>
        <w:t>并且双倍赔偿发包人由此造成的全部损失</w:t>
      </w:r>
      <w:r>
        <w:rPr>
          <w:rFonts w:hint="eastAsia"/>
          <w:color w:val="auto"/>
        </w:rPr>
        <w:t>。同时，发包人可将承包人列为不合格供方，并保留对承包人追究法律责任的权利。</w:t>
      </w:r>
    </w:p>
    <w:p w14:paraId="3DB19A53">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87264" behindDoc="0" locked="0" layoutInCell="1" allowOverlap="1">
                <wp:simplePos x="0" y="0"/>
                <wp:positionH relativeFrom="column">
                  <wp:posOffset>-720090</wp:posOffset>
                </wp:positionH>
                <wp:positionV relativeFrom="paragraph">
                  <wp:posOffset>19050</wp:posOffset>
                </wp:positionV>
                <wp:extent cx="685800" cy="607060"/>
                <wp:effectExtent l="0" t="0" r="7620" b="3810"/>
                <wp:wrapNone/>
                <wp:docPr id="44" name="文本框 44"/>
                <wp:cNvGraphicFramePr/>
                <a:graphic xmlns:a="http://schemas.openxmlformats.org/drawingml/2006/main">
                  <a:graphicData uri="http://schemas.microsoft.com/office/word/2010/wordprocessingShape">
                    <wps:wsp>
                      <wps:cNvSpPr txBox="1">
                        <a:spLocks noChangeArrowheads="1"/>
                      </wps:cNvSpPr>
                      <wps:spPr bwMode="auto">
                        <a:xfrm>
                          <a:off x="0" y="0"/>
                          <a:ext cx="685800" cy="607060"/>
                        </a:xfrm>
                        <a:prstGeom prst="rect">
                          <a:avLst/>
                        </a:prstGeom>
                        <a:solidFill>
                          <a:srgbClr val="FFFFFF"/>
                        </a:solidFill>
                        <a:ln>
                          <a:noFill/>
                        </a:ln>
                        <a:effectLst/>
                      </wps:spPr>
                      <wps:txbx>
                        <w:txbxContent>
                          <w:p w14:paraId="0D00EE39">
                            <w:pPr>
                              <w:snapToGrid w:val="0"/>
                              <w:jc w:val="left"/>
                              <w:rPr>
                                <w:rFonts w:ascii="楷体_GB2312" w:eastAsia="楷体_GB2312"/>
                                <w:szCs w:val="21"/>
                              </w:rPr>
                            </w:pPr>
                            <w:r>
                              <w:rPr>
                                <w:rFonts w:hint="eastAsia" w:ascii="楷体_GB2312" w:eastAsia="楷体_GB2312"/>
                                <w:szCs w:val="21"/>
                              </w:rPr>
                              <w:t>中期付款方式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5pt;height:47.8pt;width:54pt;z-index:251787264;mso-width-relative:page;mso-height-relative:page;" fillcolor="#FFFFFF" filled="t" stroked="f" coordsize="21600,21600" o:gfxdata="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Uaxu9cAAAAIAQAADwAAAAAAAAABACAAAAAiAAAAZHJzL2Rvd25yZXYueG1sUEsBAhQAFAAAAAgA&#10;h07iQJe7F+QmAgAAPQQAAA4AAAAAAAAAAQAgAAAAJgEAAGRycy9lMm9Eb2MueG1sUEsFBgAAAAAG&#10;AAYAWQEAAL4FAAAAAA==&#10;">
                <v:fill on="t" focussize="0,0"/>
                <v:stroke on="f"/>
                <v:imagedata o:title=""/>
                <o:lock v:ext="edit" aspectratio="f"/>
                <v:textbox inset="0mm,0mm,0mm,0mm">
                  <w:txbxContent>
                    <w:p w14:paraId="0D00EE39">
                      <w:pPr>
                        <w:snapToGrid w:val="0"/>
                        <w:jc w:val="left"/>
                        <w:rPr>
                          <w:rFonts w:ascii="楷体_GB2312" w:eastAsia="楷体_GB2312"/>
                          <w:szCs w:val="21"/>
                        </w:rPr>
                      </w:pPr>
                      <w:r>
                        <w:rPr>
                          <w:rFonts w:hint="eastAsia" w:ascii="楷体_GB2312" w:eastAsia="楷体_GB2312"/>
                          <w:szCs w:val="21"/>
                        </w:rPr>
                        <w:t>中期付款方式</w:t>
                      </w:r>
                    </w:p>
                  </w:txbxContent>
                </v:textbox>
              </v:shape>
            </w:pict>
          </mc:Fallback>
        </mc:AlternateContent>
      </w:r>
      <w:r>
        <w:rPr>
          <w:color w:val="auto"/>
        </w:rPr>
        <w:t>16.1.2</w:t>
      </w:r>
      <w:r>
        <w:rPr>
          <w:color w:val="auto"/>
        </w:rPr>
        <w:tab/>
      </w:r>
      <w:r>
        <w:rPr>
          <w:color w:val="auto"/>
        </w:rPr>
        <w:t>专用条款内有约定办理工程款支付的时间间隔和要求的，按约定办理工程款支付；无时间间隔约定的，则按月办理工程款支付。</w:t>
      </w:r>
    </w:p>
    <w:p w14:paraId="617A3C24">
      <w:pPr>
        <w:pStyle w:val="51"/>
        <w:tabs>
          <w:tab w:val="left" w:pos="1440"/>
        </w:tabs>
        <w:spacing w:after="0"/>
        <w:ind w:left="1079" w:leftChars="114" w:hanging="840" w:hangingChars="350"/>
        <w:rPr>
          <w:color w:val="auto"/>
        </w:rPr>
      </w:pPr>
      <w:r>
        <w:rPr>
          <w:color w:val="auto"/>
        </w:rPr>
        <w:tab/>
      </w:r>
      <w:r>
        <w:rPr>
          <w:rFonts w:hint="eastAsia"/>
          <w:color w:val="auto"/>
        </w:rPr>
        <w:t>除非双方另有阶段或分期付款的协议，否则发包人应在收到付款申请书后在专用条款约定的时间内，签发中期付款证书。</w:t>
      </w:r>
    </w:p>
    <w:p w14:paraId="296227B1">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837440" behindDoc="0" locked="0" layoutInCell="1" allowOverlap="1">
                <wp:simplePos x="0" y="0"/>
                <wp:positionH relativeFrom="column">
                  <wp:posOffset>-720090</wp:posOffset>
                </wp:positionH>
                <wp:positionV relativeFrom="paragraph">
                  <wp:posOffset>116205</wp:posOffset>
                </wp:positionV>
                <wp:extent cx="685800" cy="405765"/>
                <wp:effectExtent l="0" t="0" r="7620" b="6985"/>
                <wp:wrapNone/>
                <wp:docPr id="77" name="文本框 43"/>
                <wp:cNvGraphicFramePr/>
                <a:graphic xmlns:a="http://schemas.openxmlformats.org/drawingml/2006/main">
                  <a:graphicData uri="http://schemas.microsoft.com/office/word/2010/wordprocessingShape">
                    <wps:wsp>
                      <wps:cNvSpPr txBox="1">
                        <a:spLocks noChangeArrowheads="1"/>
                      </wps:cNvSpPr>
                      <wps:spPr bwMode="auto">
                        <a:xfrm>
                          <a:off x="0" y="0"/>
                          <a:ext cx="685800" cy="405765"/>
                        </a:xfrm>
                        <a:prstGeom prst="rect">
                          <a:avLst/>
                        </a:prstGeom>
                        <a:solidFill>
                          <a:srgbClr val="FFFFFF"/>
                        </a:solidFill>
                        <a:ln>
                          <a:noFill/>
                        </a:ln>
                        <a:effectLst/>
                      </wps:spPr>
                      <wps:txbx>
                        <w:txbxContent>
                          <w:p w14:paraId="0E8796BC">
                            <w:pPr>
                              <w:snapToGrid w:val="0"/>
                              <w:jc w:val="left"/>
                              <w:rPr>
                                <w:rFonts w:ascii="楷体_GB2312" w:eastAsia="楷体_GB2312"/>
                                <w:szCs w:val="21"/>
                              </w:rPr>
                            </w:pPr>
                            <w:r>
                              <w:rPr>
                                <w:rFonts w:hint="eastAsia" w:ascii="楷体_GB2312" w:eastAsia="楷体_GB2312"/>
                                <w:szCs w:val="21"/>
                              </w:rPr>
                              <w:t>结算价款的支付</w:t>
                            </w:r>
                          </w:p>
                        </w:txbxContent>
                      </wps:txbx>
                      <wps:bodyPr rot="0" vert="horz" wrap="square" lIns="0" tIns="0" rIns="0" bIns="0" anchor="t" anchorCtr="0" upright="1">
                        <a:noAutofit/>
                      </wps:bodyPr>
                    </wps:wsp>
                  </a:graphicData>
                </a:graphic>
              </wp:anchor>
            </w:drawing>
          </mc:Choice>
          <mc:Fallback>
            <w:pict>
              <v:shape id="文本框 43" o:spid="_x0000_s1026" o:spt="202" type="#_x0000_t202" style="position:absolute;left:0pt;margin-left:-56.7pt;margin-top:9.15pt;height:31.95pt;width:54pt;z-index:251837440;mso-width-relative:page;mso-height-relative:page;" fillcolor="#FFFFFF" filled="t" stroked="f" coordsize="21600,21600" o:gfxdata="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Cub2b1wAAAAkBAAAPAAAAAAAAAAEAIAAAACIAAABkcnMvZG93bnJldi54bWxQSwECFAAUAAAA&#10;CACHTuJAjVuuOSgCAAA9BAAADgAAAAAAAAABACAAAAAmAQAAZHJzL2Uyb0RvYy54bWxQSwUGAAAA&#10;AAYABgBZAQAAwAUAAAAA&#10;">
                <v:fill on="t" focussize="0,0"/>
                <v:stroke on="f"/>
                <v:imagedata o:title=""/>
                <o:lock v:ext="edit" aspectratio="f"/>
                <v:textbox inset="0mm,0mm,0mm,0mm">
                  <w:txbxContent>
                    <w:p w14:paraId="0E8796BC">
                      <w:pPr>
                        <w:snapToGrid w:val="0"/>
                        <w:jc w:val="left"/>
                        <w:rPr>
                          <w:rFonts w:ascii="楷体_GB2312" w:eastAsia="楷体_GB2312"/>
                          <w:szCs w:val="21"/>
                        </w:rPr>
                      </w:pPr>
                      <w:r>
                        <w:rPr>
                          <w:rFonts w:hint="eastAsia" w:ascii="楷体_GB2312" w:eastAsia="楷体_GB2312"/>
                          <w:szCs w:val="21"/>
                        </w:rPr>
                        <w:t>结算价款的支付</w:t>
                      </w:r>
                    </w:p>
                  </w:txbxContent>
                </v:textbox>
              </v:shape>
            </w:pict>
          </mc:Fallback>
        </mc:AlternateContent>
      </w:r>
      <w:r>
        <w:rPr>
          <w:color w:val="auto"/>
        </w:rPr>
        <w:tab/>
      </w:r>
      <w:r>
        <w:rPr>
          <w:rFonts w:hint="eastAsia"/>
          <w:color w:val="auto"/>
        </w:rPr>
        <w:t>待工程竣工结算完成，双方签署最终结算协议后，除按本合同第</w:t>
      </w:r>
      <w:r>
        <w:rPr>
          <w:color w:val="auto"/>
        </w:rPr>
        <w:t>13.1.3</w:t>
      </w:r>
      <w:r>
        <w:rPr>
          <w:rFonts w:hint="eastAsia"/>
          <w:color w:val="auto"/>
        </w:rPr>
        <w:t>款要求扣留的</w:t>
      </w:r>
      <w:r>
        <w:rPr>
          <w:color w:val="auto"/>
        </w:rPr>
        <w:t>“</w:t>
      </w:r>
      <w:r>
        <w:rPr>
          <w:rFonts w:hint="eastAsia"/>
          <w:color w:val="auto"/>
        </w:rPr>
        <w:t>工程质量保修金</w:t>
      </w:r>
      <w:r>
        <w:rPr>
          <w:color w:val="auto"/>
        </w:rPr>
        <w:t>”</w:t>
      </w:r>
      <w:r>
        <w:rPr>
          <w:rFonts w:hint="eastAsia"/>
          <w:color w:val="auto"/>
        </w:rPr>
        <w:t>外，发包人应在专用条款约定的时间内，将全部结算余款支付给承包人。</w:t>
      </w:r>
    </w:p>
    <w:p w14:paraId="35997962">
      <w:pPr>
        <w:pStyle w:val="51"/>
        <w:tabs>
          <w:tab w:val="left" w:pos="1440"/>
        </w:tabs>
        <w:spacing w:after="0"/>
        <w:ind w:left="1079" w:leftChars="114" w:hanging="840" w:hangingChars="350"/>
        <w:rPr>
          <w:color w:val="auto"/>
        </w:rPr>
      </w:pPr>
      <w:r>
        <w:rPr>
          <w:color w:val="auto"/>
        </w:rPr>
        <w:tab/>
      </w:r>
      <w:r>
        <w:rPr>
          <w:color w:val="auto"/>
          <w:lang w:val="en-US" w:eastAsia="zh-CN"/>
        </w:rPr>
        <mc:AlternateContent>
          <mc:Choice Requires="wps">
            <w:drawing>
              <wp:anchor distT="0" distB="0" distL="114300" distR="114300" simplePos="0" relativeHeight="251838464" behindDoc="0" locked="0" layoutInCell="1" allowOverlap="1">
                <wp:simplePos x="0" y="0"/>
                <wp:positionH relativeFrom="column">
                  <wp:posOffset>-720090</wp:posOffset>
                </wp:positionH>
                <wp:positionV relativeFrom="paragraph">
                  <wp:posOffset>71755</wp:posOffset>
                </wp:positionV>
                <wp:extent cx="685800" cy="372110"/>
                <wp:effectExtent l="0" t="0" r="7620" b="7620"/>
                <wp:wrapNone/>
                <wp:docPr id="86" name="文本框 42"/>
                <wp:cNvGraphicFramePr/>
                <a:graphic xmlns:a="http://schemas.openxmlformats.org/drawingml/2006/main">
                  <a:graphicData uri="http://schemas.microsoft.com/office/word/2010/wordprocessingShape">
                    <wps:wsp>
                      <wps:cNvSpPr txBox="1">
                        <a:spLocks noChangeArrowheads="1"/>
                      </wps:cNvSpPr>
                      <wps:spPr bwMode="auto">
                        <a:xfrm>
                          <a:off x="0" y="0"/>
                          <a:ext cx="685800" cy="372110"/>
                        </a:xfrm>
                        <a:prstGeom prst="rect">
                          <a:avLst/>
                        </a:prstGeom>
                        <a:solidFill>
                          <a:srgbClr val="FFFFFF"/>
                        </a:solidFill>
                        <a:ln>
                          <a:noFill/>
                        </a:ln>
                        <a:effectLst/>
                      </wps:spPr>
                      <wps:txbx>
                        <w:txbxContent>
                          <w:p w14:paraId="77C0360B">
                            <w:pPr>
                              <w:jc w:val="left"/>
                              <w:rPr>
                                <w:rFonts w:ascii="楷体_GB2312" w:eastAsia="楷体_GB2312"/>
                                <w:szCs w:val="21"/>
                              </w:rPr>
                            </w:pPr>
                            <w:r>
                              <w:rPr>
                                <w:rFonts w:hint="eastAsia" w:ascii="楷体_GB2312" w:eastAsia="楷体_GB2312"/>
                                <w:szCs w:val="21"/>
                              </w:rPr>
                              <w:t>最终付款</w:t>
                            </w:r>
                          </w:p>
                        </w:txbxContent>
                      </wps:txbx>
                      <wps:bodyPr rot="0" vert="horz" wrap="square" lIns="0" tIns="0" rIns="0" bIns="0" anchor="t" anchorCtr="0" upright="1">
                        <a:noAutofit/>
                      </wps:bodyPr>
                    </wps:wsp>
                  </a:graphicData>
                </a:graphic>
              </wp:anchor>
            </w:drawing>
          </mc:Choice>
          <mc:Fallback>
            <w:pict>
              <v:shape id="文本框 42" o:spid="_x0000_s1026" o:spt="202" type="#_x0000_t202" style="position:absolute;left:0pt;margin-left:-56.7pt;margin-top:5.65pt;height:29.3pt;width:54pt;z-index:251838464;mso-width-relative:page;mso-height-relative:page;" fillcolor="#FFFFFF" filled="t" stroked="f" coordsize="21600,21600" o:gfxdata="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3QJzXXAAAACQEAAA8AAAAAAAAAAQAgAAAAIgAAAGRycy9kb3ducmV2LnhtbFBLAQIUABQAAAAI&#10;AIdO4kDbt+NMJwIAAD0EAAAOAAAAAAAAAAEAIAAAACYBAABkcnMvZTJvRG9jLnhtbFBLBQYAAAAA&#10;BgAGAFkBAAC/BQAAAAA=&#10;">
                <v:fill on="t" focussize="0,0"/>
                <v:stroke on="f"/>
                <v:imagedata o:title=""/>
                <o:lock v:ext="edit" aspectratio="f"/>
                <v:textbox inset="0mm,0mm,0mm,0mm">
                  <w:txbxContent>
                    <w:p w14:paraId="77C0360B">
                      <w:pPr>
                        <w:jc w:val="left"/>
                        <w:rPr>
                          <w:rFonts w:ascii="楷体_GB2312" w:eastAsia="楷体_GB2312"/>
                          <w:szCs w:val="21"/>
                        </w:rPr>
                      </w:pPr>
                      <w:r>
                        <w:rPr>
                          <w:rFonts w:hint="eastAsia" w:ascii="楷体_GB2312" w:eastAsia="楷体_GB2312"/>
                          <w:szCs w:val="21"/>
                        </w:rPr>
                        <w:t>最终付款</w:t>
                      </w:r>
                    </w:p>
                  </w:txbxContent>
                </v:textbox>
              </v:shape>
            </w:pict>
          </mc:Fallback>
        </mc:AlternateContent>
      </w:r>
      <w:r>
        <w:rPr>
          <w:rFonts w:hint="eastAsia"/>
          <w:color w:val="auto"/>
        </w:rPr>
        <w:t>在质保期满或在发出</w:t>
      </w:r>
      <w:r>
        <w:rPr>
          <w:color w:val="auto"/>
        </w:rPr>
        <w:t>“</w:t>
      </w:r>
      <w:r>
        <w:rPr>
          <w:rFonts w:hint="eastAsia"/>
          <w:color w:val="auto"/>
        </w:rPr>
        <w:t>缺陷保修完成证书</w:t>
      </w:r>
      <w:r>
        <w:rPr>
          <w:color w:val="auto"/>
        </w:rPr>
        <w:t>”</w:t>
      </w:r>
      <w:r>
        <w:rPr>
          <w:rFonts w:hint="eastAsia"/>
          <w:color w:val="auto"/>
        </w:rPr>
        <w:t>后（取其较迟者，且发包人与承包人须已双方签署最终结算协议），在专用条款约定的时间内，发包人应签发最终付款证书，返还保修金时还会考虑以下因素：</w:t>
      </w:r>
    </w:p>
    <w:p w14:paraId="5BD27466">
      <w:pPr>
        <w:spacing w:line="360" w:lineRule="auto"/>
        <w:ind w:left="1514" w:leftChars="485" w:hanging="496" w:hangingChars="207"/>
        <w:rPr>
          <w:color w:val="auto"/>
          <w:sz w:val="24"/>
        </w:rPr>
      </w:pPr>
      <w:r>
        <w:rPr>
          <w:color w:val="auto"/>
          <w:sz w:val="24"/>
        </w:rPr>
        <w:t xml:space="preserve">(1) </w:t>
      </w:r>
      <w:r>
        <w:rPr>
          <w:rFonts w:hint="eastAsia"/>
          <w:color w:val="auto"/>
          <w:sz w:val="24"/>
        </w:rPr>
        <w:t>先前扣留的保修金总额；</w:t>
      </w:r>
    </w:p>
    <w:p w14:paraId="33C8580E">
      <w:pPr>
        <w:spacing w:line="360" w:lineRule="auto"/>
        <w:ind w:left="1514" w:leftChars="485" w:hanging="496" w:hangingChars="207"/>
        <w:rPr>
          <w:color w:val="auto"/>
          <w:sz w:val="24"/>
        </w:rPr>
      </w:pPr>
      <w:r>
        <w:rPr>
          <w:color w:val="auto"/>
          <w:sz w:val="24"/>
        </w:rPr>
        <w:t xml:space="preserve">(2) </w:t>
      </w:r>
      <w:r>
        <w:rPr>
          <w:rFonts w:hint="eastAsia"/>
          <w:color w:val="auto"/>
          <w:sz w:val="24"/>
        </w:rPr>
        <w:t>应扣除的保修期间发生的保修费用及其它扣款（若有）。</w:t>
      </w:r>
    </w:p>
    <w:p w14:paraId="27E6D340">
      <w:pPr>
        <w:pStyle w:val="51"/>
        <w:tabs>
          <w:tab w:val="left" w:pos="1440"/>
        </w:tabs>
        <w:spacing w:after="0"/>
        <w:ind w:left="1079" w:leftChars="114" w:hanging="840" w:hangingChars="350"/>
        <w:rPr>
          <w:color w:val="auto"/>
        </w:rPr>
      </w:pPr>
      <w:r>
        <w:rPr>
          <w:color w:val="auto"/>
        </w:rPr>
        <w:t xml:space="preserve">       </w:t>
      </w:r>
      <w:r>
        <w:rPr>
          <w:rFonts w:hint="eastAsia"/>
          <w:color w:val="auto"/>
        </w:rPr>
        <w:t>若上述第</w:t>
      </w:r>
      <w:r>
        <w:rPr>
          <w:color w:val="auto"/>
        </w:rPr>
        <w:t>(1)</w:t>
      </w:r>
      <w:r>
        <w:rPr>
          <w:rFonts w:hint="eastAsia"/>
          <w:color w:val="auto"/>
        </w:rPr>
        <w:t>条的金额大于第</w:t>
      </w:r>
      <w:r>
        <w:rPr>
          <w:color w:val="auto"/>
        </w:rPr>
        <w:t>(2)</w:t>
      </w:r>
      <w:r>
        <w:rPr>
          <w:rFonts w:hint="eastAsia"/>
          <w:color w:val="auto"/>
        </w:rPr>
        <w:t>条的金额，则两项金额的差额由发包人在支付期限内支付予承包人作为最终付款；若上述第</w:t>
      </w:r>
      <w:r>
        <w:rPr>
          <w:color w:val="auto"/>
        </w:rPr>
        <w:t>(2)</w:t>
      </w:r>
      <w:r>
        <w:rPr>
          <w:rFonts w:hint="eastAsia"/>
          <w:color w:val="auto"/>
        </w:rPr>
        <w:t>条的金额大于第</w:t>
      </w:r>
      <w:r>
        <w:rPr>
          <w:color w:val="auto"/>
        </w:rPr>
        <w:t>(1)</w:t>
      </w:r>
      <w:r>
        <w:rPr>
          <w:rFonts w:hint="eastAsia"/>
          <w:color w:val="auto"/>
        </w:rPr>
        <w:t>的金额，则两项金额的差额作为一项债务，由承包人在付款证书发出后</w:t>
      </w:r>
      <w:r>
        <w:rPr>
          <w:color w:val="auto"/>
        </w:rPr>
        <w:t>14</w:t>
      </w:r>
      <w:r>
        <w:rPr>
          <w:rFonts w:hint="eastAsia"/>
          <w:color w:val="auto"/>
        </w:rPr>
        <w:t>天内支付给发包人。</w:t>
      </w:r>
    </w:p>
    <w:p w14:paraId="5D4300A3">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88288" behindDoc="0" locked="0" layoutInCell="1" allowOverlap="1">
                <wp:simplePos x="0" y="0"/>
                <wp:positionH relativeFrom="column">
                  <wp:posOffset>-720090</wp:posOffset>
                </wp:positionH>
                <wp:positionV relativeFrom="paragraph">
                  <wp:posOffset>125730</wp:posOffset>
                </wp:positionV>
                <wp:extent cx="685800" cy="449580"/>
                <wp:effectExtent l="0" t="0" r="7620" b="4445"/>
                <wp:wrapNone/>
                <wp:docPr id="41" name="文本框 41"/>
                <wp:cNvGraphicFramePr/>
                <a:graphic xmlns:a="http://schemas.openxmlformats.org/drawingml/2006/main">
                  <a:graphicData uri="http://schemas.microsoft.com/office/word/2010/wordprocessingShape">
                    <wps:wsp>
                      <wps:cNvSpPr txBox="1">
                        <a:spLocks noChangeArrowheads="1"/>
                      </wps:cNvSpPr>
                      <wps:spPr bwMode="auto">
                        <a:xfrm>
                          <a:off x="0" y="0"/>
                          <a:ext cx="685800" cy="449580"/>
                        </a:xfrm>
                        <a:prstGeom prst="rect">
                          <a:avLst/>
                        </a:prstGeom>
                        <a:solidFill>
                          <a:srgbClr val="FFFFFF"/>
                        </a:solidFill>
                        <a:ln>
                          <a:noFill/>
                        </a:ln>
                        <a:effectLst/>
                      </wps:spPr>
                      <wps:txbx>
                        <w:txbxContent>
                          <w:p w14:paraId="5531F16C">
                            <w:pPr>
                              <w:snapToGrid w:val="0"/>
                              <w:jc w:val="left"/>
                              <w:rPr>
                                <w:rFonts w:ascii="楷体_GB2312" w:eastAsia="楷体_GB2312"/>
                                <w:szCs w:val="21"/>
                              </w:rPr>
                            </w:pPr>
                            <w:r>
                              <w:rPr>
                                <w:rFonts w:hint="eastAsia" w:ascii="楷体_GB2312" w:eastAsia="楷体_GB2312"/>
                                <w:szCs w:val="21"/>
                              </w:rPr>
                              <w:t>承包人申请付款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9.9pt;height:35.4pt;width:54pt;z-index:251788288;mso-width-relative:page;mso-height-relative:page;" fillcolor="#FFFFFF" filled="t" stroked="f" coordsize="21600,21600" o:gfxdata="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sK&#10;J/PXAAAACQEAAA8AAAAAAAAAAQAgAAAAIgAAAGRycy9kb3ducmV2LnhtbFBLAQIUABQAAAAIAIdO&#10;4kCNlb8PJAIAAD0EAAAOAAAAAAAAAAEAIAAAACYBAABkcnMvZTJvRG9jLnhtbFBLBQYAAAAABgAG&#10;AFkBAAC8BQAAAAA=&#10;">
                <v:fill on="t" focussize="0,0"/>
                <v:stroke on="f"/>
                <v:imagedata o:title=""/>
                <o:lock v:ext="edit" aspectratio="f"/>
                <v:textbox inset="0mm,0mm,0mm,0mm">
                  <w:txbxContent>
                    <w:p w14:paraId="5531F16C">
                      <w:pPr>
                        <w:snapToGrid w:val="0"/>
                        <w:jc w:val="left"/>
                        <w:rPr>
                          <w:rFonts w:ascii="楷体_GB2312" w:eastAsia="楷体_GB2312"/>
                          <w:szCs w:val="21"/>
                        </w:rPr>
                      </w:pPr>
                      <w:r>
                        <w:rPr>
                          <w:rFonts w:hint="eastAsia" w:ascii="楷体_GB2312" w:eastAsia="楷体_GB2312"/>
                          <w:szCs w:val="21"/>
                        </w:rPr>
                        <w:t>承包人申请付款</w:t>
                      </w:r>
                    </w:p>
                  </w:txbxContent>
                </v:textbox>
              </v:shape>
            </w:pict>
          </mc:Fallback>
        </mc:AlternateContent>
      </w:r>
      <w:r>
        <w:rPr>
          <w:color w:val="auto"/>
        </w:rPr>
        <w:t>16.1.3</w:t>
      </w:r>
      <w:r>
        <w:rPr>
          <w:color w:val="auto"/>
        </w:rPr>
        <w:tab/>
      </w:r>
      <w:r>
        <w:rPr>
          <w:color w:val="auto"/>
        </w:rPr>
        <w:t>承包人应按第16.1.2款约定向发包人提交由承包人代表签署的工程款支付申请书和有关资料，工程款支付申请书应包括以下内容：</w:t>
      </w:r>
    </w:p>
    <w:p w14:paraId="6E7C4481">
      <w:pPr>
        <w:spacing w:line="360" w:lineRule="auto"/>
        <w:ind w:left="1514" w:leftChars="485" w:hanging="496" w:hangingChars="207"/>
        <w:rPr>
          <w:color w:val="auto"/>
          <w:sz w:val="24"/>
        </w:rPr>
      </w:pPr>
      <w:r>
        <w:rPr>
          <w:color w:val="auto"/>
          <w:sz w:val="24"/>
        </w:rPr>
        <w:t>(1) 自开工至本期末止已完成的合同工程量及对应工程价款；</w:t>
      </w:r>
    </w:p>
    <w:p w14:paraId="305CFA28">
      <w:pPr>
        <w:spacing w:line="360" w:lineRule="auto"/>
        <w:ind w:left="1514" w:leftChars="485" w:hanging="496" w:hangingChars="207"/>
        <w:rPr>
          <w:color w:val="auto"/>
          <w:sz w:val="24"/>
        </w:rPr>
      </w:pPr>
      <w:r>
        <w:rPr>
          <w:color w:val="auto"/>
          <w:sz w:val="24"/>
        </w:rPr>
        <w:t xml:space="preserve">(2) 承包人为配合工程施工而恰当（非过早地）运抵工程现场的材料和设备的价款； </w:t>
      </w:r>
    </w:p>
    <w:p w14:paraId="79F59C95">
      <w:pPr>
        <w:spacing w:line="360" w:lineRule="auto"/>
        <w:ind w:left="1514" w:leftChars="485" w:hanging="496" w:hangingChars="207"/>
        <w:rPr>
          <w:color w:val="auto"/>
          <w:sz w:val="24"/>
        </w:rPr>
      </w:pPr>
      <w:r>
        <w:rPr>
          <w:color w:val="auto"/>
          <w:sz w:val="24"/>
        </w:rPr>
        <w:t>(3) 根据合同约定或发包人指示变更、现场签证，经发包人确认应追加的金额或扣减的合同价款及费用，并附有清单；</w:t>
      </w:r>
    </w:p>
    <w:p w14:paraId="5E84E7FA">
      <w:pPr>
        <w:spacing w:line="360" w:lineRule="auto"/>
        <w:ind w:left="1514" w:leftChars="485" w:hanging="496" w:hangingChars="207"/>
        <w:rPr>
          <w:color w:val="auto"/>
          <w:sz w:val="24"/>
        </w:rPr>
      </w:pPr>
      <w:r>
        <w:rPr>
          <w:color w:val="auto"/>
          <w:sz w:val="24"/>
        </w:rPr>
        <w:t>(4) 根据合同约定，应扣留的保修金；</w:t>
      </w:r>
    </w:p>
    <w:p w14:paraId="2BC458BC">
      <w:pPr>
        <w:spacing w:line="360" w:lineRule="auto"/>
        <w:ind w:left="1514" w:leftChars="485" w:hanging="496" w:hangingChars="207"/>
        <w:rPr>
          <w:color w:val="auto"/>
          <w:sz w:val="24"/>
        </w:rPr>
      </w:pPr>
      <w:r>
        <w:rPr>
          <w:color w:val="auto"/>
          <w:sz w:val="24"/>
        </w:rPr>
        <w:t>(5) 各种违约金、罚款、扣款（如发包人超供材料款等）及奖励；</w:t>
      </w:r>
    </w:p>
    <w:p w14:paraId="268CE1E4">
      <w:pPr>
        <w:spacing w:line="360" w:lineRule="auto"/>
        <w:ind w:left="1514" w:leftChars="485" w:hanging="496" w:hangingChars="207"/>
        <w:rPr>
          <w:color w:val="auto"/>
          <w:sz w:val="24"/>
        </w:rPr>
      </w:pPr>
      <w:r>
        <w:rPr>
          <w:color w:val="auto"/>
          <w:sz w:val="24"/>
        </w:rPr>
        <w:t>(6) 自开工至上期累计已支付的工程价款；</w:t>
      </w:r>
    </w:p>
    <w:p w14:paraId="05C2A725">
      <w:pPr>
        <w:spacing w:line="360" w:lineRule="auto"/>
        <w:ind w:left="1514" w:leftChars="485" w:hanging="496" w:hangingChars="207"/>
        <w:rPr>
          <w:color w:val="auto"/>
          <w:sz w:val="24"/>
        </w:rPr>
      </w:pPr>
      <w:r>
        <w:rPr>
          <w:color w:val="auto"/>
          <w:sz w:val="24"/>
        </w:rPr>
        <w:t>(7) 本期应支付金额。</w:t>
      </w:r>
    </w:p>
    <w:p w14:paraId="1792FC94">
      <w:pPr>
        <w:pStyle w:val="51"/>
        <w:tabs>
          <w:tab w:val="left" w:pos="1440"/>
        </w:tabs>
        <w:spacing w:after="0"/>
        <w:ind w:left="1078" w:leftChars="285" w:hanging="480" w:hangingChars="200"/>
        <w:rPr>
          <w:color w:val="auto"/>
        </w:rPr>
      </w:pPr>
      <w:r>
        <w:rPr>
          <w:color w:val="auto"/>
        </w:rPr>
        <w:t xml:space="preserve">    承包人还需按第14.4.1款要求申请对已完工程量的计量及确认。</w:t>
      </w:r>
    </w:p>
    <w:p w14:paraId="7CF06DD6">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835392" behindDoc="0" locked="0" layoutInCell="1" allowOverlap="1">
                <wp:simplePos x="0" y="0"/>
                <wp:positionH relativeFrom="column">
                  <wp:posOffset>-720090</wp:posOffset>
                </wp:positionH>
                <wp:positionV relativeFrom="paragraph">
                  <wp:posOffset>90170</wp:posOffset>
                </wp:positionV>
                <wp:extent cx="685800" cy="297180"/>
                <wp:effectExtent l="0" t="0" r="7620" b="0"/>
                <wp:wrapNone/>
                <wp:docPr id="42" name="文本框 40"/>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59CC9DC4">
                            <w:pPr>
                              <w:rPr>
                                <w:rFonts w:ascii="楷体_GB2312" w:eastAsia="楷体_GB2312"/>
                                <w:szCs w:val="21"/>
                              </w:rPr>
                            </w:pPr>
                            <w:r>
                              <w:rPr>
                                <w:rFonts w:hint="eastAsia" w:ascii="楷体_GB2312" w:eastAsia="楷体_GB2312"/>
                                <w:szCs w:val="21"/>
                              </w:rPr>
                              <w:t>支付期限</w:t>
                            </w:r>
                          </w:p>
                        </w:txbxContent>
                      </wps:txbx>
                      <wps:bodyPr rot="0" vert="horz" wrap="square" lIns="0" tIns="0" rIns="0" bIns="0" anchor="t" anchorCtr="0" upright="1">
                        <a:noAutofit/>
                      </wps:bodyPr>
                    </wps:wsp>
                  </a:graphicData>
                </a:graphic>
              </wp:anchor>
            </w:drawing>
          </mc:Choice>
          <mc:Fallback>
            <w:pict>
              <v:shape id="文本框 40" o:spid="_x0000_s1026" o:spt="202" type="#_x0000_t202" style="position:absolute;left:0pt;margin-left:-56.7pt;margin-top:7.1pt;height:23.4pt;width:54pt;z-index:251835392;mso-width-relative:page;mso-height-relative:page;" fillcolor="#FFFFFF" filled="t" stroked="f" coordsize="21600,21600" o:gfxdata="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AABFNcAAAAJAQAADwAAAAAAAAABACAAAAAiAAAAZHJzL2Rvd25yZXYueG1sUEsBAhQAFAAAAAgA&#10;h07iQFLj9+ImAgAAPQQAAA4AAAAAAAAAAQAgAAAAJgEAAGRycy9lMm9Eb2MueG1sUEsFBgAAAAAG&#10;AAYAWQEAAL4FAAAAAA==&#10;">
                <v:fill on="t" focussize="0,0"/>
                <v:stroke on="f"/>
                <v:imagedata o:title=""/>
                <o:lock v:ext="edit" aspectratio="f"/>
                <v:textbox inset="0mm,0mm,0mm,0mm">
                  <w:txbxContent>
                    <w:p w14:paraId="59CC9DC4">
                      <w:pPr>
                        <w:rPr>
                          <w:rFonts w:ascii="楷体_GB2312" w:eastAsia="楷体_GB2312"/>
                          <w:szCs w:val="21"/>
                        </w:rPr>
                      </w:pPr>
                      <w:r>
                        <w:rPr>
                          <w:rFonts w:hint="eastAsia" w:ascii="楷体_GB2312" w:eastAsia="楷体_GB2312"/>
                          <w:szCs w:val="21"/>
                        </w:rPr>
                        <w:t>支付期限</w:t>
                      </w:r>
                    </w:p>
                  </w:txbxContent>
                </v:textbox>
              </v:shape>
            </w:pict>
          </mc:Fallback>
        </mc:AlternateContent>
      </w:r>
      <w:r>
        <w:rPr>
          <w:color w:val="auto"/>
        </w:rPr>
        <w:t>16.1.4 发包人应在专用条款中约定的期限内将</w:t>
      </w:r>
      <w:r>
        <w:rPr>
          <w:rFonts w:hint="eastAsia"/>
          <w:color w:val="auto"/>
          <w:lang w:eastAsia="zh-CN"/>
        </w:rPr>
        <w:t>已确认的付款金额</w:t>
      </w:r>
      <w:r>
        <w:rPr>
          <w:color w:val="auto"/>
        </w:rPr>
        <w:t>支付给承包人。发包人超过约定的时间不支付，承包人可向发包人发出要求付款的通知。</w:t>
      </w:r>
    </w:p>
    <w:p w14:paraId="2EB2B429">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789312" behindDoc="0" locked="0" layoutInCell="1" allowOverlap="1">
                <wp:simplePos x="0" y="0"/>
                <wp:positionH relativeFrom="column">
                  <wp:posOffset>-701040</wp:posOffset>
                </wp:positionH>
                <wp:positionV relativeFrom="paragraph">
                  <wp:posOffset>43180</wp:posOffset>
                </wp:positionV>
                <wp:extent cx="685800" cy="410845"/>
                <wp:effectExtent l="0" t="0" r="7620" b="1905"/>
                <wp:wrapNone/>
                <wp:docPr id="39" name="文本框 39"/>
                <wp:cNvGraphicFramePr/>
                <a:graphic xmlns:a="http://schemas.openxmlformats.org/drawingml/2006/main">
                  <a:graphicData uri="http://schemas.microsoft.com/office/word/2010/wordprocessingShape">
                    <wps:wsp>
                      <wps:cNvSpPr txBox="1">
                        <a:spLocks noChangeArrowheads="1"/>
                      </wps:cNvSpPr>
                      <wps:spPr bwMode="auto">
                        <a:xfrm>
                          <a:off x="0" y="0"/>
                          <a:ext cx="685800" cy="410845"/>
                        </a:xfrm>
                        <a:prstGeom prst="rect">
                          <a:avLst/>
                        </a:prstGeom>
                        <a:solidFill>
                          <a:srgbClr val="FFFFFF"/>
                        </a:solidFill>
                        <a:ln>
                          <a:noFill/>
                        </a:ln>
                        <a:effectLst/>
                      </wps:spPr>
                      <wps:txbx>
                        <w:txbxContent>
                          <w:p w14:paraId="74E994F4">
                            <w:pPr>
                              <w:jc w:val="left"/>
                              <w:rPr>
                                <w:rFonts w:ascii="楷体_GB2312" w:eastAsia="楷体_GB2312"/>
                                <w:szCs w:val="21"/>
                              </w:rPr>
                            </w:pPr>
                            <w:r>
                              <w:rPr>
                                <w:rFonts w:hint="eastAsia" w:ascii="楷体_GB2312" w:eastAsia="楷体_GB2312"/>
                                <w:szCs w:val="21"/>
                              </w:rPr>
                              <w:t>付款与工程质量挂钩</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2pt;margin-top:3.4pt;height:32.35pt;width:54pt;z-index:251789312;mso-width-relative:page;mso-height-relative:page;" fillcolor="#FFFFFF" filled="t" stroked="f" coordsize="21600,21600" o:gfxdata="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eTMmdYAAAAIAQAADwAAAAAAAAABACAAAAAiAAAAZHJzL2Rvd25yZXYueG1sUEsBAhQAFAAAAAgA&#10;h07iQJSWuf0nAgAAPQQAAA4AAAAAAAAAAQAgAAAAJQEAAGRycy9lMm9Eb2MueG1sUEsFBgAAAAAG&#10;AAYAWQEAAL4FAAAAAA==&#10;">
                <v:fill on="t" focussize="0,0"/>
                <v:stroke on="f"/>
                <v:imagedata o:title=""/>
                <o:lock v:ext="edit" aspectratio="f"/>
                <v:textbox inset="0mm,0mm,0mm,0mm">
                  <w:txbxContent>
                    <w:p w14:paraId="74E994F4">
                      <w:pPr>
                        <w:jc w:val="left"/>
                        <w:rPr>
                          <w:rFonts w:ascii="楷体_GB2312" w:eastAsia="楷体_GB2312"/>
                          <w:szCs w:val="21"/>
                        </w:rPr>
                      </w:pPr>
                      <w:r>
                        <w:rPr>
                          <w:rFonts w:hint="eastAsia" w:ascii="楷体_GB2312" w:eastAsia="楷体_GB2312"/>
                          <w:szCs w:val="21"/>
                        </w:rPr>
                        <w:t>付款与工程质量挂钩</w:t>
                      </w:r>
                    </w:p>
                  </w:txbxContent>
                </v:textbox>
              </v:shape>
            </w:pict>
          </mc:Fallback>
        </mc:AlternateContent>
      </w:r>
      <w:r>
        <w:rPr>
          <w:color w:val="auto"/>
        </w:rPr>
        <w:t>16.1.5工程进度款与质量挂钩，若所报工程的质量达不到合同规范或验收规范要求，发包人有权暂缓支付该部分工程款。</w:t>
      </w:r>
    </w:p>
    <w:p w14:paraId="18B667D5">
      <w:pPr>
        <w:pStyle w:val="51"/>
        <w:tabs>
          <w:tab w:val="left" w:pos="1440"/>
        </w:tabs>
        <w:spacing w:after="0"/>
        <w:ind w:left="1079" w:leftChars="114" w:hanging="840" w:hangingChars="350"/>
        <w:rPr>
          <w:color w:val="auto"/>
        </w:rPr>
      </w:pPr>
      <w:bookmarkStart w:id="827" w:name="_Toc144869941"/>
      <w:bookmarkStart w:id="828" w:name="_Toc357434489"/>
      <w:bookmarkStart w:id="829" w:name="_Toc122080320"/>
      <w:r>
        <w:rPr>
          <w:color w:val="auto"/>
          <w:lang w:val="en-US" w:eastAsia="zh-CN"/>
        </w:rPr>
        <mc:AlternateContent>
          <mc:Choice Requires="wps">
            <w:drawing>
              <wp:anchor distT="0" distB="0" distL="114300" distR="114300" simplePos="0" relativeHeight="251836416" behindDoc="0" locked="0" layoutInCell="1" allowOverlap="1">
                <wp:simplePos x="0" y="0"/>
                <wp:positionH relativeFrom="column">
                  <wp:posOffset>-720090</wp:posOffset>
                </wp:positionH>
                <wp:positionV relativeFrom="paragraph">
                  <wp:posOffset>71755</wp:posOffset>
                </wp:positionV>
                <wp:extent cx="685800" cy="423545"/>
                <wp:effectExtent l="0" t="0" r="7620" b="5715"/>
                <wp:wrapNone/>
                <wp:docPr id="43" name="文本框 38"/>
                <wp:cNvGraphicFramePr/>
                <a:graphic xmlns:a="http://schemas.openxmlformats.org/drawingml/2006/main">
                  <a:graphicData uri="http://schemas.microsoft.com/office/word/2010/wordprocessingShape">
                    <wps:wsp>
                      <wps:cNvSpPr txBox="1">
                        <a:spLocks noChangeArrowheads="1"/>
                      </wps:cNvSpPr>
                      <wps:spPr bwMode="auto">
                        <a:xfrm>
                          <a:off x="0" y="0"/>
                          <a:ext cx="685800" cy="423545"/>
                        </a:xfrm>
                        <a:prstGeom prst="rect">
                          <a:avLst/>
                        </a:prstGeom>
                        <a:solidFill>
                          <a:srgbClr val="FFFFFF"/>
                        </a:solidFill>
                        <a:ln>
                          <a:noFill/>
                        </a:ln>
                        <a:effectLst/>
                      </wps:spPr>
                      <wps:txbx>
                        <w:txbxContent>
                          <w:p w14:paraId="0206AAE8">
                            <w:pPr>
                              <w:rPr>
                                <w:rFonts w:ascii="楷体_GB2312" w:eastAsia="楷体_GB2312"/>
                                <w:szCs w:val="21"/>
                              </w:rPr>
                            </w:pPr>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文本框 38" o:spid="_x0000_s1026" o:spt="202" type="#_x0000_t202" style="position:absolute;left:0pt;margin-left:-56.7pt;margin-top:5.65pt;height:33.35pt;width:54pt;z-index:251836416;mso-width-relative:page;mso-height-relative:page;" fillcolor="#FFFFFF" filled="t" stroked="f" coordsize="21600,21600" o:gfxdata="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Y9dkR2AAAAAkBAAAPAAAAAAAAAAEAIAAAACIAAABkcnMvZG93bnJldi54bWxQSwECFAAUAAAA&#10;CACHTuJA5/Cj5ScCAAA9BAAADgAAAAAAAAABACAAAAAnAQAAZHJzL2Uyb0RvYy54bWxQSwUGAAAA&#10;AAYABgBZAQAAwAUAAAAA&#10;">
                <v:fill on="t" focussize="0,0"/>
                <v:stroke on="f"/>
                <v:imagedata o:title=""/>
                <o:lock v:ext="edit" aspectratio="f"/>
                <v:textbox inset="0mm,0mm,0mm,0mm">
                  <w:txbxContent>
                    <w:p w14:paraId="0206AAE8">
                      <w:pPr>
                        <w:rPr>
                          <w:rFonts w:ascii="楷体_GB2312" w:eastAsia="楷体_GB2312"/>
                          <w:szCs w:val="21"/>
                        </w:rPr>
                      </w:pPr>
                      <w:r>
                        <w:rPr>
                          <w:rFonts w:hint="eastAsia" w:ascii="楷体_GB2312" w:eastAsia="楷体_GB2312"/>
                          <w:szCs w:val="21"/>
                        </w:rPr>
                        <w:t>其他约定</w:t>
                      </w:r>
                    </w:p>
                  </w:txbxContent>
                </v:textbox>
              </v:shape>
            </w:pict>
          </mc:Fallback>
        </mc:AlternateContent>
      </w:r>
      <w:r>
        <w:rPr>
          <w:color w:val="auto"/>
        </w:rPr>
        <w:t>16.1.6发包方及监理方为付款而对工程量或形象进度的审核及其结果仅为付款之用，不能视为已验收合格或接受有关工作及结算时的依据。</w:t>
      </w:r>
    </w:p>
    <w:p w14:paraId="59F5CBD8">
      <w:pPr>
        <w:pStyle w:val="51"/>
        <w:tabs>
          <w:tab w:val="left" w:pos="1440"/>
        </w:tabs>
        <w:spacing w:after="0"/>
        <w:ind w:left="1079" w:leftChars="114" w:hanging="840" w:hangingChars="350"/>
        <w:rPr>
          <w:color w:val="auto"/>
          <w:lang w:eastAsia="zh-CN"/>
        </w:rPr>
      </w:pPr>
      <w:r>
        <w:rPr>
          <w:rFonts w:hint="eastAsia"/>
          <w:color w:val="auto"/>
          <w:lang w:eastAsia="zh-CN"/>
        </w:rPr>
        <w:t>1</w:t>
      </w:r>
      <w:r>
        <w:rPr>
          <w:color w:val="auto"/>
          <w:lang w:eastAsia="zh-CN"/>
        </w:rPr>
        <w:t>6.1.7</w:t>
      </w:r>
      <w:r>
        <w:rPr>
          <w:rFonts w:hint="eastAsia"/>
          <w:color w:val="auto"/>
          <w:lang w:val="en-US" w:eastAsia="zh-CN"/>
        </w:rPr>
        <w:t>因供应商原因未按本制度要求及时签订总价包干合同，在未确定合同固定总价的情况下，进度支付比例应比正常支付比例至少降低10％。</w:t>
      </w:r>
    </w:p>
    <w:p w14:paraId="04E4FF0D">
      <w:pPr>
        <w:pStyle w:val="50"/>
        <w:numPr>
          <w:ilvl w:val="0"/>
          <w:numId w:val="0"/>
        </w:numPr>
        <w:spacing w:before="120" w:after="120" w:line="360" w:lineRule="auto"/>
        <w:rPr>
          <w:color w:val="auto"/>
          <w:szCs w:val="24"/>
        </w:rPr>
      </w:pPr>
      <w:bookmarkStart w:id="830" w:name="_Toc8833216"/>
      <w:r>
        <w:rPr>
          <w:color w:val="auto"/>
        </w:rPr>
        <mc:AlternateContent>
          <mc:Choice Requires="wps">
            <w:drawing>
              <wp:anchor distT="0" distB="0" distL="114300" distR="114300" simplePos="0" relativeHeight="251790336" behindDoc="0" locked="0" layoutInCell="1" allowOverlap="1">
                <wp:simplePos x="0" y="0"/>
                <wp:positionH relativeFrom="column">
                  <wp:posOffset>-720090</wp:posOffset>
                </wp:positionH>
                <wp:positionV relativeFrom="paragraph">
                  <wp:posOffset>396240</wp:posOffset>
                </wp:positionV>
                <wp:extent cx="685800" cy="691515"/>
                <wp:effectExtent l="0" t="0" r="7620" b="1905"/>
                <wp:wrapNone/>
                <wp:docPr id="37" name="文本框 37"/>
                <wp:cNvGraphicFramePr/>
                <a:graphic xmlns:a="http://schemas.openxmlformats.org/drawingml/2006/main">
                  <a:graphicData uri="http://schemas.microsoft.com/office/word/2010/wordprocessingShape">
                    <wps:wsp>
                      <wps:cNvSpPr txBox="1">
                        <a:spLocks noChangeArrowheads="1"/>
                      </wps:cNvSpPr>
                      <wps:spPr bwMode="auto">
                        <a:xfrm>
                          <a:off x="0" y="0"/>
                          <a:ext cx="685800" cy="691515"/>
                        </a:xfrm>
                        <a:prstGeom prst="rect">
                          <a:avLst/>
                        </a:prstGeom>
                        <a:solidFill>
                          <a:srgbClr val="FFFFFF"/>
                        </a:solidFill>
                        <a:ln>
                          <a:noFill/>
                        </a:ln>
                        <a:effectLst/>
                      </wps:spPr>
                      <wps:txbx>
                        <w:txbxContent>
                          <w:p w14:paraId="62509C4F">
                            <w:pPr>
                              <w:rPr>
                                <w:rFonts w:ascii="楷体_GB2312" w:eastAsia="楷体_GB2312"/>
                                <w:szCs w:val="21"/>
                              </w:rPr>
                            </w:pPr>
                            <w:r>
                              <w:rPr>
                                <w:rFonts w:hint="eastAsia" w:ascii="楷体_GB2312" w:eastAsia="楷体_GB2312"/>
                                <w:szCs w:val="21"/>
                              </w:rPr>
                              <w:t>结算资料的提交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1.2pt;height:54.45pt;width:54pt;z-index:251790336;mso-width-relative:page;mso-height-relative:page;" fillcolor="#FFFFFF" filled="t" stroked="f" coordsize="21600,21600" o:gfxdata="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On7j2AAAAAoBAAAPAAAAAAAAAAEAIAAAACIAAABkcnMvZG93bnJldi54bWxQSwECFAAUAAAA&#10;CACHTuJA3aRv8CcCAAA9BAAADgAAAAAAAAABACAAAAAnAQAAZHJzL2Uyb0RvYy54bWxQSwUGAAAA&#10;AAYABgBZAQAAwAUAAAAA&#10;">
                <v:fill on="t" focussize="0,0"/>
                <v:stroke on="f"/>
                <v:imagedata o:title=""/>
                <o:lock v:ext="edit" aspectratio="f"/>
                <v:textbox inset="0mm,0mm,0mm,0mm">
                  <w:txbxContent>
                    <w:p w14:paraId="62509C4F">
                      <w:pPr>
                        <w:rPr>
                          <w:rFonts w:ascii="楷体_GB2312" w:eastAsia="楷体_GB2312"/>
                          <w:szCs w:val="21"/>
                        </w:rPr>
                      </w:pPr>
                      <w:r>
                        <w:rPr>
                          <w:rFonts w:hint="eastAsia" w:ascii="楷体_GB2312" w:eastAsia="楷体_GB2312"/>
                          <w:szCs w:val="21"/>
                        </w:rPr>
                        <w:t>结算资料的提交</w:t>
                      </w:r>
                    </w:p>
                  </w:txbxContent>
                </v:textbox>
              </v:shape>
            </w:pict>
          </mc:Fallback>
        </mc:AlternateContent>
      </w:r>
      <w:bookmarkStart w:id="831" w:name="_Toc455151714"/>
      <w:bookmarkStart w:id="832" w:name="_Toc455134586"/>
      <w:bookmarkStart w:id="833" w:name="_Toc454555634"/>
      <w:r>
        <w:rPr>
          <w:color w:val="auto"/>
          <w:szCs w:val="24"/>
        </w:rPr>
        <w:t>16.2 结算</w:t>
      </w:r>
      <w:bookmarkEnd w:id="827"/>
      <w:bookmarkEnd w:id="828"/>
      <w:bookmarkEnd w:id="829"/>
      <w:bookmarkEnd w:id="830"/>
      <w:bookmarkEnd w:id="831"/>
      <w:bookmarkEnd w:id="832"/>
      <w:bookmarkEnd w:id="833"/>
    </w:p>
    <w:p w14:paraId="6019570F">
      <w:pPr>
        <w:pStyle w:val="51"/>
        <w:tabs>
          <w:tab w:val="left" w:pos="1440"/>
        </w:tabs>
        <w:spacing w:after="0"/>
        <w:ind w:left="1079" w:leftChars="114" w:hanging="840" w:hangingChars="350"/>
        <w:rPr>
          <w:color w:val="auto"/>
        </w:rPr>
      </w:pPr>
      <w:r>
        <w:rPr>
          <w:color w:val="auto"/>
        </w:rPr>
        <w:t>16.2.1 在工程实际竣工后，承包人应向发包人提交分项工程完工结算书及完整的竣工结算资料。</w:t>
      </w:r>
    </w:p>
    <w:p w14:paraId="472DC346">
      <w:pPr>
        <w:pStyle w:val="51"/>
        <w:tabs>
          <w:tab w:val="left" w:pos="1440"/>
        </w:tabs>
        <w:ind w:left="1079" w:leftChars="114" w:hanging="840" w:hangingChars="350"/>
        <w:rPr>
          <w:color w:val="auto"/>
        </w:rPr>
      </w:pPr>
      <w:bookmarkStart w:id="834" w:name="_Toc34909127"/>
      <w:r>
        <w:rPr>
          <w:color w:val="auto"/>
          <w:lang w:val="en-US" w:eastAsia="zh-CN"/>
        </w:rPr>
        <mc:AlternateContent>
          <mc:Choice Requires="wps">
            <w:drawing>
              <wp:anchor distT="0" distB="0" distL="114300" distR="114300" simplePos="0" relativeHeight="251791360" behindDoc="0" locked="0" layoutInCell="1" allowOverlap="1">
                <wp:simplePos x="0" y="0"/>
                <wp:positionH relativeFrom="column">
                  <wp:posOffset>-720090</wp:posOffset>
                </wp:positionH>
                <wp:positionV relativeFrom="paragraph">
                  <wp:posOffset>71755</wp:posOffset>
                </wp:positionV>
                <wp:extent cx="685800" cy="297180"/>
                <wp:effectExtent l="0" t="0" r="7620" b="0"/>
                <wp:wrapNone/>
                <wp:docPr id="36" name="文本框 36"/>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395341E7">
                            <w:pPr>
                              <w:rPr>
                                <w:rFonts w:ascii="楷体_GB2312" w:eastAsia="楷体_GB2312"/>
                                <w:szCs w:val="21"/>
                              </w:rPr>
                            </w:pPr>
                            <w:r>
                              <w:rPr>
                                <w:rFonts w:hint="eastAsia" w:ascii="楷体_GB2312" w:eastAsia="楷体_GB2312"/>
                                <w:szCs w:val="21"/>
                              </w:rPr>
                              <w:t>结算程序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4pt;z-index:251791360;mso-width-relative:page;mso-height-relative:page;" fillcolor="#FFFFFF" filled="t" stroked="f" coordsize="21600,21600" o:gfxdata="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XT/ItcAAAAJAQAADwAAAAAAAAABACAAAAAiAAAAZHJzL2Rvd25yZXYueG1sUEsBAhQAFAAAAAgA&#10;h07iQDIQmrcmAgAAPQQAAA4AAAAAAAAAAQAgAAAAJgEAAGRycy9lMm9Eb2MueG1sUEsFBgAAAAAG&#10;AAYAWQEAAL4FAAAAAA==&#10;">
                <v:fill on="t" focussize="0,0"/>
                <v:stroke on="f"/>
                <v:imagedata o:title=""/>
                <o:lock v:ext="edit" aspectratio="f"/>
                <v:textbox inset="0mm,0mm,0mm,0mm">
                  <w:txbxContent>
                    <w:p w14:paraId="395341E7">
                      <w:pPr>
                        <w:rPr>
                          <w:rFonts w:ascii="楷体_GB2312" w:eastAsia="楷体_GB2312"/>
                          <w:szCs w:val="21"/>
                        </w:rPr>
                      </w:pPr>
                      <w:r>
                        <w:rPr>
                          <w:rFonts w:hint="eastAsia" w:ascii="楷体_GB2312" w:eastAsia="楷体_GB2312"/>
                          <w:szCs w:val="21"/>
                        </w:rPr>
                        <w:t>结算程序</w:t>
                      </w:r>
                    </w:p>
                  </w:txbxContent>
                </v:textbox>
              </v:shape>
            </w:pict>
          </mc:Fallback>
        </mc:AlternateContent>
      </w:r>
      <w:r>
        <w:rPr>
          <w:color w:val="auto"/>
        </w:rPr>
        <w:t>16.2.2 发包人应在收到承包人提交的分项工程</w:t>
      </w:r>
      <w:r>
        <w:rPr>
          <w:rFonts w:hint="eastAsia"/>
          <w:color w:val="auto"/>
          <w:lang w:eastAsia="zh-CN"/>
        </w:rPr>
        <w:t>完工</w:t>
      </w:r>
      <w:r>
        <w:rPr>
          <w:color w:val="auto"/>
        </w:rPr>
        <w:t>结算书及结算资料后，按合同的有关约定，在监理工程师的协助下，进行审查、核实，经与承包人协商达成一致意见后确认工程结算价款。</w:t>
      </w:r>
      <w:bookmarkEnd w:id="834"/>
    </w:p>
    <w:p w14:paraId="41A932B1">
      <w:pPr>
        <w:pStyle w:val="51"/>
        <w:tabs>
          <w:tab w:val="left" w:pos="1440"/>
        </w:tabs>
        <w:spacing w:after="0"/>
        <w:ind w:left="1079" w:leftChars="114" w:hanging="840" w:hangingChars="350"/>
        <w:rPr>
          <w:color w:val="auto"/>
        </w:rPr>
      </w:pPr>
      <w:r>
        <w:rPr>
          <w:color w:val="auto"/>
          <w:lang w:val="en-US" w:eastAsia="zh-CN"/>
        </w:rPr>
        <mc:AlternateContent>
          <mc:Choice Requires="wps">
            <w:drawing>
              <wp:anchor distT="0" distB="0" distL="114300" distR="114300" simplePos="0" relativeHeight="251801600" behindDoc="0" locked="0" layoutInCell="1" allowOverlap="1">
                <wp:simplePos x="0" y="0"/>
                <wp:positionH relativeFrom="column">
                  <wp:posOffset>-720090</wp:posOffset>
                </wp:positionH>
                <wp:positionV relativeFrom="paragraph">
                  <wp:posOffset>71755</wp:posOffset>
                </wp:positionV>
                <wp:extent cx="685800" cy="731520"/>
                <wp:effectExtent l="0" t="0" r="7620" b="3175"/>
                <wp:wrapNone/>
                <wp:docPr id="35" name="文本框 35"/>
                <wp:cNvGraphicFramePr/>
                <a:graphic xmlns:a="http://schemas.openxmlformats.org/drawingml/2006/main">
                  <a:graphicData uri="http://schemas.microsoft.com/office/word/2010/wordprocessingShape">
                    <wps:wsp>
                      <wps:cNvSpPr txBox="1">
                        <a:spLocks noChangeArrowheads="1"/>
                      </wps:cNvSpPr>
                      <wps:spPr bwMode="auto">
                        <a:xfrm>
                          <a:off x="0" y="0"/>
                          <a:ext cx="685800" cy="731520"/>
                        </a:xfrm>
                        <a:prstGeom prst="rect">
                          <a:avLst/>
                        </a:prstGeom>
                        <a:solidFill>
                          <a:srgbClr val="FFFFFF"/>
                        </a:solidFill>
                        <a:ln>
                          <a:noFill/>
                        </a:ln>
                        <a:effectLst/>
                      </wps:spPr>
                      <wps:txbx>
                        <w:txbxContent>
                          <w:p w14:paraId="007B5BFF">
                            <w:pPr>
                              <w:rPr>
                                <w:rFonts w:ascii="楷体_GB2312" w:eastAsia="楷体_GB2312"/>
                                <w:szCs w:val="21"/>
                              </w:rPr>
                            </w:pPr>
                            <w:r>
                              <w:rPr>
                                <w:rFonts w:hint="eastAsia" w:ascii="楷体_GB2312" w:eastAsia="楷体_GB2312"/>
                                <w:szCs w:val="21"/>
                              </w:rPr>
                              <w:t>结算价款的组成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7.6pt;width:54pt;z-index:251801600;mso-width-relative:page;mso-height-relative:page;" fillcolor="#FFFFFF" filled="t" stroked="f" coordsize="21600,21600" o:gfxdata="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XxTALXAAAACgEAAA8AAAAAAAAAAQAgAAAAIgAAAGRycy9kb3ducmV2LnhtbFBLAQIUABQAAAAI&#10;AIdO4kB4wvNVJwIAAD0EAAAOAAAAAAAAAAEAIAAAACYBAABkcnMvZTJvRG9jLnhtbFBLBQYAAAAA&#10;BgAGAFkBAAC/BQAAAAA=&#10;">
                <v:fill on="t" focussize="0,0"/>
                <v:stroke on="f"/>
                <v:imagedata o:title=""/>
                <o:lock v:ext="edit" aspectratio="f"/>
                <v:textbox inset="0mm,0mm,0mm,0mm">
                  <w:txbxContent>
                    <w:p w14:paraId="007B5BFF">
                      <w:pPr>
                        <w:rPr>
                          <w:rFonts w:ascii="楷体_GB2312" w:eastAsia="楷体_GB2312"/>
                          <w:szCs w:val="21"/>
                        </w:rPr>
                      </w:pPr>
                      <w:r>
                        <w:rPr>
                          <w:rFonts w:hint="eastAsia" w:ascii="楷体_GB2312" w:eastAsia="楷体_GB2312"/>
                          <w:szCs w:val="21"/>
                        </w:rPr>
                        <w:t>结算价款的组成</w:t>
                      </w:r>
                    </w:p>
                  </w:txbxContent>
                </v:textbox>
              </v:shape>
            </w:pict>
          </mc:Fallback>
        </mc:AlternateContent>
      </w:r>
      <w:r>
        <w:rPr>
          <w:color w:val="auto"/>
        </w:rPr>
        <w:t>16.2.3 按本合同约定，本工程的结算价款应包括：</w:t>
      </w:r>
    </w:p>
    <w:p w14:paraId="130A771C">
      <w:pPr>
        <w:spacing w:line="360" w:lineRule="auto"/>
        <w:ind w:left="1514" w:leftChars="485" w:hanging="496" w:hangingChars="207"/>
        <w:rPr>
          <w:color w:val="auto"/>
          <w:sz w:val="24"/>
        </w:rPr>
      </w:pPr>
      <w:r>
        <w:rPr>
          <w:color w:val="auto"/>
          <w:sz w:val="24"/>
        </w:rPr>
        <w:t>(1) 所有发包人要求或确认的变更价款；</w:t>
      </w:r>
    </w:p>
    <w:p w14:paraId="1388399A">
      <w:pPr>
        <w:spacing w:line="360" w:lineRule="auto"/>
        <w:ind w:left="1514" w:leftChars="485" w:hanging="496" w:hangingChars="207"/>
        <w:rPr>
          <w:color w:val="auto"/>
          <w:sz w:val="24"/>
        </w:rPr>
      </w:pPr>
      <w:r>
        <w:rPr>
          <w:color w:val="auto"/>
          <w:sz w:val="24"/>
        </w:rPr>
        <w:t>(2) 按合同约定，暂定单价、暂定金额、暂定数量调整后导致合同价款的增减金额；</w:t>
      </w:r>
    </w:p>
    <w:p w14:paraId="6C1686E9">
      <w:pPr>
        <w:spacing w:line="360" w:lineRule="auto"/>
        <w:ind w:left="1514" w:leftChars="485" w:hanging="496" w:hangingChars="207"/>
        <w:rPr>
          <w:color w:val="auto"/>
          <w:sz w:val="24"/>
        </w:rPr>
      </w:pPr>
      <w:r>
        <w:rPr>
          <w:color w:val="auto"/>
          <w:sz w:val="24"/>
        </w:rPr>
        <w:t>(3) 按合同约定，发包人供应材料设备结算以及超供部分材料设备价款的扣除（如有）；</w:t>
      </w:r>
    </w:p>
    <w:p w14:paraId="37427ACD">
      <w:pPr>
        <w:spacing w:line="360" w:lineRule="auto"/>
        <w:ind w:left="1514" w:leftChars="485" w:hanging="496" w:hangingChars="207"/>
        <w:rPr>
          <w:color w:val="auto"/>
          <w:sz w:val="24"/>
        </w:rPr>
      </w:pPr>
      <w:r>
        <w:rPr>
          <w:color w:val="auto"/>
          <w:sz w:val="24"/>
        </w:rPr>
        <w:t>(4) 按合同约定，由承包人承担的，而发包人代付或代缴的所有款项（如有）；</w:t>
      </w:r>
    </w:p>
    <w:p w14:paraId="0C6DE284">
      <w:pPr>
        <w:spacing w:line="360" w:lineRule="auto"/>
        <w:ind w:left="1514" w:leftChars="485" w:hanging="496" w:hangingChars="207"/>
        <w:rPr>
          <w:color w:val="auto"/>
          <w:sz w:val="24"/>
        </w:rPr>
      </w:pPr>
      <w:r>
        <w:rPr>
          <w:color w:val="auto"/>
          <w:sz w:val="24"/>
        </w:rPr>
        <w:t>(5) 所有罚款和扣款（如有）。</w:t>
      </w:r>
    </w:p>
    <w:p w14:paraId="6E97A5D6">
      <w:pPr>
        <w:pStyle w:val="51"/>
        <w:tabs>
          <w:tab w:val="left" w:pos="1440"/>
        </w:tabs>
        <w:ind w:left="1079" w:leftChars="114" w:hanging="840" w:hangingChars="350"/>
        <w:rPr>
          <w:color w:val="auto"/>
          <w:lang w:eastAsia="zh-CN"/>
        </w:rPr>
      </w:pPr>
      <w:r>
        <w:rPr>
          <w:color w:val="auto"/>
          <w:lang w:val="en-US" w:eastAsia="zh-CN"/>
        </w:rPr>
        <mc:AlternateContent>
          <mc:Choice Requires="wps">
            <w:drawing>
              <wp:anchor distT="0" distB="0" distL="114300" distR="114300" simplePos="0" relativeHeight="251803648" behindDoc="0" locked="0" layoutInCell="1" allowOverlap="1">
                <wp:simplePos x="0" y="0"/>
                <wp:positionH relativeFrom="column">
                  <wp:posOffset>-720090</wp:posOffset>
                </wp:positionH>
                <wp:positionV relativeFrom="paragraph">
                  <wp:posOffset>25400</wp:posOffset>
                </wp:positionV>
                <wp:extent cx="685800" cy="638175"/>
                <wp:effectExtent l="0" t="0" r="7620" b="5715"/>
                <wp:wrapNone/>
                <wp:docPr id="34" name="文本框 34"/>
                <wp:cNvGraphicFramePr/>
                <a:graphic xmlns:a="http://schemas.openxmlformats.org/drawingml/2006/main">
                  <a:graphicData uri="http://schemas.microsoft.com/office/word/2010/wordprocessingShape">
                    <wps:wsp>
                      <wps:cNvSpPr txBox="1">
                        <a:spLocks noChangeArrowheads="1"/>
                      </wps:cNvSpPr>
                      <wps:spPr bwMode="auto">
                        <a:xfrm>
                          <a:off x="0" y="0"/>
                          <a:ext cx="685800" cy="638175"/>
                        </a:xfrm>
                        <a:prstGeom prst="rect">
                          <a:avLst/>
                        </a:prstGeom>
                        <a:solidFill>
                          <a:srgbClr val="FFFFFF"/>
                        </a:solidFill>
                        <a:ln>
                          <a:noFill/>
                        </a:ln>
                        <a:effectLst/>
                      </wps:spPr>
                      <wps:txbx>
                        <w:txbxContent>
                          <w:p w14:paraId="62B4A673">
                            <w:pPr>
                              <w:jc w:val="left"/>
                              <w:rPr>
                                <w:rFonts w:ascii="楷体_GB2312" w:eastAsia="楷体_GB2312"/>
                                <w:szCs w:val="21"/>
                              </w:rPr>
                            </w:pPr>
                            <w:r>
                              <w:rPr>
                                <w:rFonts w:hint="eastAsia" w:ascii="楷体_GB2312" w:eastAsia="楷体_GB2312"/>
                                <w:szCs w:val="21"/>
                              </w:rPr>
                              <w:t>暂定单价材料设备的结算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pt;height:50.25pt;width:54pt;z-index:251803648;mso-width-relative:page;mso-height-relative:page;" fillcolor="#FFFFFF" filled="t" stroked="f" coordsize="21600,21600" o:gfxdata="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F9RfjXAAAACQEAAA8AAAAAAAAAAQAgAAAAIgAAAGRycy9kb3ducmV2LnhtbFBLAQIUABQAAAAI&#10;AIdO4kB3j1B+JwIAAD0EAAAOAAAAAAAAAAEAIAAAACYBAABkcnMvZTJvRG9jLnhtbFBLBQYAAAAA&#10;BgAGAFkBAAC/BQAAAAA=&#10;">
                <v:fill on="t" focussize="0,0"/>
                <v:stroke on="f"/>
                <v:imagedata o:title=""/>
                <o:lock v:ext="edit" aspectratio="f"/>
                <v:textbox inset="0mm,0mm,0mm,0mm">
                  <w:txbxContent>
                    <w:p w14:paraId="62B4A673">
                      <w:pPr>
                        <w:jc w:val="left"/>
                        <w:rPr>
                          <w:rFonts w:ascii="楷体_GB2312" w:eastAsia="楷体_GB2312"/>
                          <w:szCs w:val="21"/>
                        </w:rPr>
                      </w:pPr>
                      <w:r>
                        <w:rPr>
                          <w:rFonts w:hint="eastAsia" w:ascii="楷体_GB2312" w:eastAsia="楷体_GB2312"/>
                          <w:szCs w:val="21"/>
                        </w:rPr>
                        <w:t>暂定单价材料设备的结算</w:t>
                      </w:r>
                    </w:p>
                  </w:txbxContent>
                </v:textbox>
              </v:shape>
            </w:pict>
          </mc:Fallback>
        </mc:AlternateContent>
      </w:r>
      <w:r>
        <w:rPr>
          <w:color w:val="auto"/>
        </w:rPr>
        <w:t>16.2.4</w:t>
      </w:r>
      <w:r>
        <w:rPr>
          <w:color w:val="auto"/>
        </w:rPr>
        <w:tab/>
      </w:r>
      <w:r>
        <w:rPr>
          <w:color w:val="auto"/>
        </w:rPr>
        <w:t>合同清单中材料设备 “暂定供应单价”的最后确定，由发包人通过后期招标或询价方式确定，结算时仅对该项材料或设备的供应价差部分和相应规费及税金进行调整，由承包人填报的安装单价及其他费用包干，不予调整。</w:t>
      </w:r>
    </w:p>
    <w:p w14:paraId="4AC1F24F">
      <w:pPr>
        <w:pStyle w:val="51"/>
        <w:tabs>
          <w:tab w:val="left" w:pos="1440"/>
        </w:tabs>
        <w:ind w:left="1079" w:leftChars="114" w:hanging="840" w:hangingChars="350"/>
        <w:rPr>
          <w:color w:val="auto"/>
          <w:lang w:eastAsia="zh-CN"/>
        </w:rPr>
      </w:pPr>
      <w:r>
        <w:rPr>
          <w:color w:val="auto"/>
          <w:lang w:val="en-US" w:eastAsia="zh-CN"/>
        </w:rPr>
        <mc:AlternateContent>
          <mc:Choice Requires="wps">
            <w:drawing>
              <wp:anchor distT="0" distB="0" distL="114300" distR="114300" simplePos="0" relativeHeight="251858944" behindDoc="0" locked="0" layoutInCell="1" allowOverlap="1">
                <wp:simplePos x="0" y="0"/>
                <wp:positionH relativeFrom="column">
                  <wp:posOffset>-714375</wp:posOffset>
                </wp:positionH>
                <wp:positionV relativeFrom="paragraph">
                  <wp:posOffset>36195</wp:posOffset>
                </wp:positionV>
                <wp:extent cx="685800" cy="474345"/>
                <wp:effectExtent l="0" t="0" r="7620" b="4445"/>
                <wp:wrapNone/>
                <wp:docPr id="159" name="文本框 33"/>
                <wp:cNvGraphicFramePr/>
                <a:graphic xmlns:a="http://schemas.openxmlformats.org/drawingml/2006/main">
                  <a:graphicData uri="http://schemas.microsoft.com/office/word/2010/wordprocessingShape">
                    <wps:wsp>
                      <wps:cNvSpPr txBox="1">
                        <a:spLocks noChangeArrowheads="1"/>
                      </wps:cNvSpPr>
                      <wps:spPr bwMode="auto">
                        <a:xfrm>
                          <a:off x="0" y="0"/>
                          <a:ext cx="685800" cy="474345"/>
                        </a:xfrm>
                        <a:prstGeom prst="rect">
                          <a:avLst/>
                        </a:prstGeom>
                        <a:solidFill>
                          <a:srgbClr val="FFFFFF"/>
                        </a:solidFill>
                        <a:ln>
                          <a:noFill/>
                        </a:ln>
                        <a:effectLst/>
                      </wps:spPr>
                      <wps:txbx>
                        <w:txbxContent>
                          <w:p w14:paraId="26537200">
                            <w:pPr>
                              <w:jc w:val="left"/>
                              <w:rPr>
                                <w:rFonts w:ascii="楷体_GB2312" w:eastAsia="楷体_GB2312"/>
                                <w:szCs w:val="21"/>
                              </w:rPr>
                            </w:pPr>
                            <w:r>
                              <w:rPr>
                                <w:rFonts w:hint="eastAsia" w:ascii="楷体_GB2312" w:eastAsia="楷体_GB2312"/>
                                <w:szCs w:val="21"/>
                              </w:rPr>
                              <w:t>暂定金额项目的结算</w:t>
                            </w:r>
                          </w:p>
                        </w:txbxContent>
                      </wps:txbx>
                      <wps:bodyPr rot="0" vert="horz" wrap="square" lIns="0" tIns="0" rIns="0" bIns="0" anchor="t" anchorCtr="0" upright="1">
                        <a:noAutofit/>
                      </wps:bodyPr>
                    </wps:wsp>
                  </a:graphicData>
                </a:graphic>
              </wp:anchor>
            </w:drawing>
          </mc:Choice>
          <mc:Fallback>
            <w:pict>
              <v:shape id="文本框 33" o:spid="_x0000_s1026" o:spt="202" type="#_x0000_t202" style="position:absolute;left:0pt;margin-left:-56.25pt;margin-top:2.85pt;height:37.35pt;width:54pt;z-index:251858944;mso-width-relative:page;mso-height-relative:page;" fillcolor="#FFFFFF" filled="t" stroked="f" coordsize="21600,21600" o:gfxdata="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huejtgAAAAIAQAADwAAAAAAAAABACAAAAAiAAAAZHJzL2Rvd25yZXYueG1sUEsBAhQAFAAA&#10;AAgAh07iQBuglgsoAgAAPgQAAA4AAAAAAAAAAQAgAAAAJwEAAGRycy9lMm9Eb2MueG1sUEsFBgAA&#10;AAAGAAYAWQEAAMEFAAAAAA==&#10;">
                <v:fill on="t" focussize="0,0"/>
                <v:stroke on="f"/>
                <v:imagedata o:title=""/>
                <o:lock v:ext="edit" aspectratio="f"/>
                <v:textbox inset="0mm,0mm,0mm,0mm">
                  <w:txbxContent>
                    <w:p w14:paraId="26537200">
                      <w:pPr>
                        <w:jc w:val="left"/>
                        <w:rPr>
                          <w:rFonts w:ascii="楷体_GB2312" w:eastAsia="楷体_GB2312"/>
                          <w:szCs w:val="21"/>
                        </w:rPr>
                      </w:pPr>
                      <w:r>
                        <w:rPr>
                          <w:rFonts w:hint="eastAsia" w:ascii="楷体_GB2312" w:eastAsia="楷体_GB2312"/>
                          <w:szCs w:val="21"/>
                        </w:rPr>
                        <w:t>暂定金额项目的结算</w:t>
                      </w:r>
                    </w:p>
                  </w:txbxContent>
                </v:textbox>
              </v:shape>
            </w:pict>
          </mc:Fallback>
        </mc:AlternateContent>
      </w:r>
      <w:r>
        <w:rPr>
          <w:color w:val="auto"/>
        </w:rPr>
        <w:t>16.2.</w:t>
      </w:r>
      <w:r>
        <w:rPr>
          <w:rFonts w:hint="eastAsia"/>
          <w:color w:val="auto"/>
          <w:lang w:eastAsia="zh-CN"/>
        </w:rPr>
        <w:t>5</w:t>
      </w:r>
      <w:r>
        <w:rPr>
          <w:color w:val="auto"/>
        </w:rPr>
        <w:tab/>
      </w:r>
      <w:r>
        <w:rPr>
          <w:color w:val="auto"/>
        </w:rPr>
        <w:t>“暂定金额”项目价款的确定应当在相关工程施工前确定。承包人应编制预算书报发包人审核，双方协商并经发包人批准最后确定。有关法律、法规等规定应当进行招标的，通过招标形式确定价款。结算时对该项目的确定价款与暂定金额的差价部分和相应的规费及税金进行调整。</w:t>
      </w:r>
    </w:p>
    <w:p w14:paraId="0D79AC60">
      <w:pPr>
        <w:pStyle w:val="51"/>
        <w:tabs>
          <w:tab w:val="left" w:pos="1440"/>
        </w:tabs>
        <w:ind w:left="1079" w:leftChars="114" w:hanging="840" w:hangingChars="350"/>
        <w:rPr>
          <w:color w:val="auto"/>
        </w:rPr>
      </w:pPr>
      <w:r>
        <w:rPr>
          <w:color w:val="auto"/>
          <w:lang w:val="en-US" w:eastAsia="zh-CN"/>
        </w:rPr>
        <mc:AlternateContent>
          <mc:Choice Requires="wps">
            <w:drawing>
              <wp:anchor distT="0" distB="0" distL="114300" distR="114300" simplePos="0" relativeHeight="251824128" behindDoc="0" locked="0" layoutInCell="1" allowOverlap="1">
                <wp:simplePos x="0" y="0"/>
                <wp:positionH relativeFrom="column">
                  <wp:posOffset>-748030</wp:posOffset>
                </wp:positionH>
                <wp:positionV relativeFrom="paragraph">
                  <wp:posOffset>135255</wp:posOffset>
                </wp:positionV>
                <wp:extent cx="685800" cy="474345"/>
                <wp:effectExtent l="0" t="0" r="7620" b="4445"/>
                <wp:wrapNone/>
                <wp:docPr id="32" name="文本框 32"/>
                <wp:cNvGraphicFramePr/>
                <a:graphic xmlns:a="http://schemas.openxmlformats.org/drawingml/2006/main">
                  <a:graphicData uri="http://schemas.microsoft.com/office/word/2010/wordprocessingShape">
                    <wps:wsp>
                      <wps:cNvSpPr txBox="1">
                        <a:spLocks noChangeArrowheads="1"/>
                      </wps:cNvSpPr>
                      <wps:spPr bwMode="auto">
                        <a:xfrm>
                          <a:off x="0" y="0"/>
                          <a:ext cx="685800" cy="474345"/>
                        </a:xfrm>
                        <a:prstGeom prst="rect">
                          <a:avLst/>
                        </a:prstGeom>
                        <a:solidFill>
                          <a:srgbClr val="FFFFFF"/>
                        </a:solidFill>
                        <a:ln>
                          <a:noFill/>
                        </a:ln>
                        <a:effectLst/>
                      </wps:spPr>
                      <wps:txbx>
                        <w:txbxContent>
                          <w:p w14:paraId="14248A2A">
                            <w:pPr>
                              <w:jc w:val="left"/>
                              <w:rPr>
                                <w:rFonts w:ascii="楷体_GB2312" w:eastAsia="楷体_GB2312"/>
                                <w:szCs w:val="21"/>
                              </w:rPr>
                            </w:pPr>
                            <w:r>
                              <w:rPr>
                                <w:rFonts w:hint="eastAsia" w:ascii="楷体_GB2312" w:eastAsia="楷体_GB2312"/>
                                <w:szCs w:val="21"/>
                              </w:rPr>
                              <w:t>预留暂定款项目的结算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9pt;margin-top:10.65pt;height:37.35pt;width:54pt;z-index:251824128;mso-width-relative:page;mso-height-relative:page;" fillcolor="#FFFFFF" filled="t" stroked="f" coordsize="21600,21600" o:gfxdata="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q2mE9gAAAAJAQAADwAAAAAAAAABACAAAAAiAAAAZHJzL2Rvd25yZXYueG1sUEsBAhQAFAAA&#10;AAgAh07iQOGnvW8oAgAAPQQAAA4AAAAAAAAAAQAgAAAAJwEAAGRycy9lMm9Eb2MueG1sUEsFBgAA&#10;AAAGAAYAWQEAAMEFAAAAAA==&#10;">
                <v:fill on="t" focussize="0,0"/>
                <v:stroke on="f"/>
                <v:imagedata o:title=""/>
                <o:lock v:ext="edit" aspectratio="f"/>
                <v:textbox inset="0mm,0mm,0mm,0mm">
                  <w:txbxContent>
                    <w:p w14:paraId="14248A2A">
                      <w:pPr>
                        <w:jc w:val="left"/>
                        <w:rPr>
                          <w:rFonts w:ascii="楷体_GB2312" w:eastAsia="楷体_GB2312"/>
                          <w:szCs w:val="21"/>
                        </w:rPr>
                      </w:pPr>
                      <w:r>
                        <w:rPr>
                          <w:rFonts w:hint="eastAsia" w:ascii="楷体_GB2312" w:eastAsia="楷体_GB2312"/>
                          <w:szCs w:val="21"/>
                        </w:rPr>
                        <w:t>预留暂定款项目的结算</w:t>
                      </w:r>
                    </w:p>
                  </w:txbxContent>
                </v:textbox>
              </v:shape>
            </w:pict>
          </mc:Fallback>
        </mc:AlternateContent>
      </w:r>
      <w:r>
        <w:rPr>
          <w:color w:val="auto"/>
        </w:rPr>
        <w:t>16.2.6 “预留暂定款”项目若有费用发生，其价款确定及结算原则按“暂定金额”项目价款的确定及结算原则；若没有费用发生，则此项金额从合同价款内全额扣除。</w:t>
      </w:r>
    </w:p>
    <w:p w14:paraId="0FD69307">
      <w:pPr>
        <w:pStyle w:val="51"/>
        <w:tabs>
          <w:tab w:val="left" w:pos="1440"/>
        </w:tabs>
        <w:ind w:left="1079" w:leftChars="114" w:hanging="840" w:hangingChars="350"/>
        <w:rPr>
          <w:color w:val="auto"/>
        </w:rPr>
      </w:pPr>
      <w:r>
        <w:rPr>
          <w:color w:val="auto"/>
          <w:lang w:val="en-US" w:eastAsia="zh-CN"/>
        </w:rPr>
        <mc:AlternateContent>
          <mc:Choice Requires="wps">
            <w:drawing>
              <wp:anchor distT="0" distB="0" distL="114300" distR="114300" simplePos="0" relativeHeight="251825152" behindDoc="0" locked="0" layoutInCell="1" allowOverlap="1">
                <wp:simplePos x="0" y="0"/>
                <wp:positionH relativeFrom="column">
                  <wp:posOffset>-739140</wp:posOffset>
                </wp:positionH>
                <wp:positionV relativeFrom="paragraph">
                  <wp:posOffset>50165</wp:posOffset>
                </wp:positionV>
                <wp:extent cx="685800" cy="432435"/>
                <wp:effectExtent l="0" t="0" r="7620" b="5080"/>
                <wp:wrapNone/>
                <wp:docPr id="31" name="文本框 31"/>
                <wp:cNvGraphicFramePr/>
                <a:graphic xmlns:a="http://schemas.openxmlformats.org/drawingml/2006/main">
                  <a:graphicData uri="http://schemas.microsoft.com/office/word/2010/wordprocessingShape">
                    <wps:wsp>
                      <wps:cNvSpPr txBox="1">
                        <a:spLocks noChangeArrowheads="1"/>
                      </wps:cNvSpPr>
                      <wps:spPr bwMode="auto">
                        <a:xfrm>
                          <a:off x="0" y="0"/>
                          <a:ext cx="685800" cy="432435"/>
                        </a:xfrm>
                        <a:prstGeom prst="rect">
                          <a:avLst/>
                        </a:prstGeom>
                        <a:solidFill>
                          <a:srgbClr val="FFFFFF"/>
                        </a:solidFill>
                        <a:ln>
                          <a:noFill/>
                        </a:ln>
                        <a:effectLst/>
                      </wps:spPr>
                      <wps:txbx>
                        <w:txbxContent>
                          <w:p w14:paraId="056C45EB">
                            <w:pPr>
                              <w:jc w:val="left"/>
                              <w:rPr>
                                <w:rFonts w:ascii="楷体_GB2312" w:eastAsia="楷体_GB2312"/>
                                <w:szCs w:val="21"/>
                              </w:rPr>
                            </w:pPr>
                            <w:r>
                              <w:rPr>
                                <w:rFonts w:hint="eastAsia" w:ascii="楷体_GB2312" w:eastAsia="楷体_GB2312"/>
                                <w:szCs w:val="21"/>
                              </w:rPr>
                              <w:t>暂定数量项目的结算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2pt;margin-top:3.95pt;height:34.05pt;width:54pt;z-index:251825152;mso-width-relative:page;mso-height-relative:page;" fillcolor="#FFFFFF" filled="t" stroked="f" coordsize="21600,21600" o:gfxdata="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4xW9cAAAAIAQAADwAAAAAAAAABACAAAAAiAAAAZHJzL2Rvd25yZXYueG1sUEsBAhQAFAAAAAgA&#10;h07iQD/KsQkmAgAAPQQAAA4AAAAAAAAAAQAgAAAAJgEAAGRycy9lMm9Eb2MueG1sUEsFBgAAAAAG&#10;AAYAWQEAAL4FAAAAAA==&#10;">
                <v:fill on="t" focussize="0,0"/>
                <v:stroke on="f"/>
                <v:imagedata o:title=""/>
                <o:lock v:ext="edit" aspectratio="f"/>
                <v:textbox inset="0mm,0mm,0mm,0mm">
                  <w:txbxContent>
                    <w:p w14:paraId="056C45EB">
                      <w:pPr>
                        <w:jc w:val="left"/>
                        <w:rPr>
                          <w:rFonts w:ascii="楷体_GB2312" w:eastAsia="楷体_GB2312"/>
                          <w:szCs w:val="21"/>
                        </w:rPr>
                      </w:pPr>
                      <w:r>
                        <w:rPr>
                          <w:rFonts w:hint="eastAsia" w:ascii="楷体_GB2312" w:eastAsia="楷体_GB2312"/>
                          <w:szCs w:val="21"/>
                        </w:rPr>
                        <w:t>暂定数量项目的结算</w:t>
                      </w:r>
                    </w:p>
                  </w:txbxContent>
                </v:textbox>
              </v:shape>
            </w:pict>
          </mc:Fallback>
        </mc:AlternateContent>
      </w:r>
      <w:r>
        <w:rPr>
          <w:color w:val="auto"/>
        </w:rPr>
        <w:t>16.2.7 “暂定数量”的项目，结算时合同单价不会做任何调整，</w:t>
      </w:r>
      <w:r>
        <w:rPr>
          <w:rFonts w:hint="eastAsia"/>
          <w:color w:val="auto"/>
        </w:rPr>
        <w:t>仅根据发包人确认的工程量调整价款。</w:t>
      </w:r>
    </w:p>
    <w:p w14:paraId="35D33734">
      <w:pPr>
        <w:pStyle w:val="51"/>
        <w:tabs>
          <w:tab w:val="left" w:pos="1440"/>
        </w:tabs>
        <w:ind w:left="1079" w:leftChars="114" w:hanging="840" w:hangingChars="350"/>
        <w:rPr>
          <w:color w:val="auto"/>
        </w:rPr>
      </w:pPr>
      <w:r>
        <w:rPr>
          <w:color w:val="auto"/>
          <w:lang w:val="en-US" w:eastAsia="zh-CN"/>
        </w:rPr>
        <mc:AlternateContent>
          <mc:Choice Requires="wps">
            <w:drawing>
              <wp:anchor distT="0" distB="0" distL="114300" distR="114300" simplePos="0" relativeHeight="251804672" behindDoc="0" locked="0" layoutInCell="1" allowOverlap="1">
                <wp:simplePos x="0" y="0"/>
                <wp:positionH relativeFrom="column">
                  <wp:posOffset>-720090</wp:posOffset>
                </wp:positionH>
                <wp:positionV relativeFrom="paragraph">
                  <wp:posOffset>86360</wp:posOffset>
                </wp:positionV>
                <wp:extent cx="685800" cy="641350"/>
                <wp:effectExtent l="0" t="0" r="7620" b="2540"/>
                <wp:wrapNone/>
                <wp:docPr id="30" name="文本框 30"/>
                <wp:cNvGraphicFramePr/>
                <a:graphic xmlns:a="http://schemas.openxmlformats.org/drawingml/2006/main">
                  <a:graphicData uri="http://schemas.microsoft.com/office/word/2010/wordprocessingShape">
                    <wps:wsp>
                      <wps:cNvSpPr txBox="1">
                        <a:spLocks noChangeArrowheads="1"/>
                      </wps:cNvSpPr>
                      <wps:spPr bwMode="auto">
                        <a:xfrm>
                          <a:off x="0" y="0"/>
                          <a:ext cx="685800" cy="641350"/>
                        </a:xfrm>
                        <a:prstGeom prst="rect">
                          <a:avLst/>
                        </a:prstGeom>
                        <a:solidFill>
                          <a:srgbClr val="FFFFFF"/>
                        </a:solidFill>
                        <a:ln>
                          <a:noFill/>
                        </a:ln>
                        <a:effectLst/>
                      </wps:spPr>
                      <wps:txbx>
                        <w:txbxContent>
                          <w:p w14:paraId="445004FD">
                            <w:pPr>
                              <w:jc w:val="left"/>
                              <w:rPr>
                                <w:rFonts w:ascii="楷体_GB2312" w:eastAsia="楷体_GB2312"/>
                                <w:szCs w:val="21"/>
                              </w:rPr>
                            </w:pPr>
                            <w:r>
                              <w:rPr>
                                <w:rFonts w:hint="eastAsia" w:ascii="楷体_GB2312" w:eastAsia="楷体_GB2312"/>
                                <w:szCs w:val="21"/>
                              </w:rPr>
                              <w:t>材料损耗、材料设备的结算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6.8pt;height:50.5pt;width:54pt;z-index:251804672;mso-width-relative:page;mso-height-relative:page;" fillcolor="#FFFFFF" filled="t" stroked="f" coordsize="21600,21600" o:gfxdata="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4ne2fYAAAACgEAAA8AAAAAAAAAAQAgAAAAIgAAAGRycy9kb3ducmV2LnhtbFBLAQIUABQAAAAI&#10;AIdO4kCl0s0BJgIAAD0EAAAOAAAAAAAAAAEAIAAAACcBAABkcnMvZTJvRG9jLnhtbFBLBQYAAAAA&#10;BgAGAFkBAAC/BQAAAAA=&#10;">
                <v:fill on="t" focussize="0,0"/>
                <v:stroke on="f"/>
                <v:imagedata o:title=""/>
                <o:lock v:ext="edit" aspectratio="f"/>
                <v:textbox inset="0mm,0mm,0mm,0mm">
                  <w:txbxContent>
                    <w:p w14:paraId="445004FD">
                      <w:pPr>
                        <w:jc w:val="left"/>
                        <w:rPr>
                          <w:rFonts w:ascii="楷体_GB2312" w:eastAsia="楷体_GB2312"/>
                          <w:szCs w:val="21"/>
                        </w:rPr>
                      </w:pPr>
                      <w:r>
                        <w:rPr>
                          <w:rFonts w:hint="eastAsia" w:ascii="楷体_GB2312" w:eastAsia="楷体_GB2312"/>
                          <w:szCs w:val="21"/>
                        </w:rPr>
                        <w:t>材料损耗、材料设备的结算</w:t>
                      </w:r>
                    </w:p>
                  </w:txbxContent>
                </v:textbox>
              </v:shape>
            </w:pict>
          </mc:Fallback>
        </mc:AlternateContent>
      </w:r>
      <w:r>
        <w:rPr>
          <w:color w:val="auto"/>
        </w:rPr>
        <w:t>16.2.8</w:t>
      </w:r>
      <w:r>
        <w:rPr>
          <w:color w:val="auto"/>
        </w:rPr>
        <w:tab/>
      </w:r>
      <w:r>
        <w:rPr>
          <w:color w:val="auto"/>
        </w:rPr>
        <w:t>发包人供应材料、设备结算办法：</w:t>
      </w:r>
    </w:p>
    <w:p w14:paraId="02F9A08F">
      <w:pPr>
        <w:spacing w:line="360" w:lineRule="auto"/>
        <w:ind w:left="1514" w:leftChars="485" w:hanging="496" w:hangingChars="207"/>
        <w:rPr>
          <w:color w:val="auto"/>
          <w:sz w:val="24"/>
        </w:rPr>
      </w:pPr>
      <w:r>
        <w:rPr>
          <w:color w:val="auto"/>
          <w:sz w:val="24"/>
        </w:rPr>
        <w:t>(1)</w:t>
      </w:r>
      <w:r>
        <w:rPr>
          <w:color w:val="auto"/>
          <w:sz w:val="24"/>
        </w:rPr>
        <w:tab/>
      </w:r>
      <w:r>
        <w:rPr>
          <w:rFonts w:hint="eastAsia"/>
          <w:color w:val="auto"/>
          <w:sz w:val="24"/>
        </w:rPr>
        <w:t>因发包人已支付甲供材料费用予有关单位，所以本工程结算时结算金额不计入甲供材料价格。但发包人将根据合同约定的甲供材料损耗率（若无具体约定按定额损耗率考虑），结合工程量清单所述数量及变更、签证有关数量，与甲供材料实际供应量作比较，计算承包人是否存在甲供材料超供情况，如存在超供情况，则发包人将根据合同约定扣减有关款项。</w:t>
      </w:r>
    </w:p>
    <w:p w14:paraId="3D91392F">
      <w:pPr>
        <w:spacing w:line="360" w:lineRule="auto"/>
        <w:ind w:left="1514" w:leftChars="485" w:hanging="496" w:hangingChars="207"/>
        <w:rPr>
          <w:color w:val="auto"/>
          <w:sz w:val="24"/>
        </w:rPr>
      </w:pPr>
      <w:r>
        <w:rPr>
          <w:color w:val="auto"/>
          <w:sz w:val="24"/>
        </w:rPr>
        <w:t>(2)</w:t>
      </w:r>
      <w:r>
        <w:rPr>
          <w:color w:val="auto"/>
          <w:sz w:val="24"/>
        </w:rPr>
        <w:tab/>
      </w:r>
      <w:r>
        <w:rPr>
          <w:rFonts w:hint="eastAsia"/>
          <w:color w:val="auto"/>
          <w:sz w:val="24"/>
        </w:rPr>
        <w:t>发包人供应材料设备超供部分的扣除价款的确定原则为：</w:t>
      </w:r>
      <w:r>
        <w:rPr>
          <w:rFonts w:hint="eastAsia" w:ascii="Arial" w:hAnsi="宋体" w:cs="Arial"/>
          <w:color w:val="auto"/>
          <w:sz w:val="22"/>
        </w:rPr>
        <w:t>甲供材超量扣款额</w:t>
      </w:r>
      <w:r>
        <w:rPr>
          <w:rFonts w:ascii="Arial" w:hAnsi="宋体" w:cs="Arial"/>
          <w:color w:val="auto"/>
          <w:sz w:val="22"/>
        </w:rPr>
        <w:t>=</w:t>
      </w:r>
      <w:r>
        <w:rPr>
          <w:rFonts w:hint="eastAsia" w:ascii="Arial" w:hAnsi="宋体" w:cs="Arial"/>
          <w:color w:val="auto"/>
          <w:sz w:val="22"/>
        </w:rPr>
        <w:t>甲供材超领量</w:t>
      </w:r>
      <w:r>
        <w:rPr>
          <w:rFonts w:ascii="Arial" w:hAnsi="宋体" w:cs="Arial"/>
          <w:color w:val="auto"/>
          <w:sz w:val="22"/>
        </w:rPr>
        <w:t>*</w:t>
      </w:r>
      <w:r>
        <w:rPr>
          <w:rFonts w:hint="eastAsia" w:ascii="Arial" w:hAnsi="宋体" w:cs="Arial"/>
          <w:color w:val="auto"/>
          <w:sz w:val="22"/>
        </w:rPr>
        <w:t>甲供单价</w:t>
      </w:r>
      <w:r>
        <w:rPr>
          <w:rFonts w:ascii="Arial" w:hAnsi="宋体" w:cs="Arial"/>
          <w:color w:val="auto"/>
          <w:sz w:val="22"/>
        </w:rPr>
        <w:t>*</w:t>
      </w:r>
      <w:r>
        <w:rPr>
          <w:rFonts w:hint="eastAsia" w:ascii="Arial" w:hAnsi="宋体" w:cs="Arial"/>
          <w:color w:val="auto"/>
          <w:sz w:val="22"/>
        </w:rPr>
        <w:t>（</w:t>
      </w:r>
      <w:r>
        <w:rPr>
          <w:rFonts w:ascii="Arial" w:hAnsi="宋体" w:cs="Arial"/>
          <w:color w:val="auto"/>
          <w:sz w:val="22"/>
        </w:rPr>
        <w:t>1+20%</w:t>
      </w:r>
      <w:r>
        <w:rPr>
          <w:rFonts w:hint="eastAsia" w:ascii="Arial" w:hAnsi="宋体" w:cs="Arial"/>
          <w:color w:val="auto"/>
          <w:sz w:val="22"/>
        </w:rPr>
        <w:t>）。</w:t>
      </w:r>
    </w:p>
    <w:p w14:paraId="074B9280">
      <w:pPr>
        <w:spacing w:line="360" w:lineRule="auto"/>
        <w:ind w:left="1515" w:leftChars="406" w:hanging="662" w:hangingChars="276"/>
        <w:rPr>
          <w:color w:val="auto"/>
          <w:sz w:val="24"/>
        </w:rPr>
      </w:pPr>
      <w:r>
        <w:rPr>
          <w:color w:val="auto"/>
          <w:sz w:val="24"/>
        </w:rPr>
        <w:t xml:space="preserve"> (3)</w:t>
      </w:r>
      <w:r>
        <w:rPr>
          <w:color w:val="auto"/>
          <w:sz w:val="24"/>
        </w:rPr>
        <w:tab/>
      </w:r>
      <w:r>
        <w:rPr>
          <w:rFonts w:hint="eastAsia"/>
          <w:color w:val="auto"/>
          <w:sz w:val="24"/>
        </w:rPr>
        <w:t>关于发包人供应材料设备的补货：承包人自行承担补货造成的运费、装卸费及运输损坏等相关费用。</w:t>
      </w:r>
    </w:p>
    <w:p w14:paraId="793FFB7C">
      <w:pPr>
        <w:pStyle w:val="51"/>
        <w:tabs>
          <w:tab w:val="left" w:pos="1440"/>
        </w:tabs>
        <w:ind w:left="1079" w:leftChars="114" w:hanging="840" w:hangingChars="350"/>
        <w:rPr>
          <w:color w:val="auto"/>
        </w:rPr>
      </w:pPr>
      <w:bookmarkStart w:id="835" w:name="_Toc34909131"/>
      <w:r>
        <w:rPr>
          <w:color w:val="auto"/>
          <w:lang w:val="en-US" w:eastAsia="zh-CN"/>
        </w:rPr>
        <mc:AlternateContent>
          <mc:Choice Requires="wps">
            <w:drawing>
              <wp:anchor distT="0" distB="0" distL="114300" distR="114300" simplePos="0" relativeHeight="251826176" behindDoc="0" locked="0" layoutInCell="1" allowOverlap="1">
                <wp:simplePos x="0" y="0"/>
                <wp:positionH relativeFrom="column">
                  <wp:posOffset>-703580</wp:posOffset>
                </wp:positionH>
                <wp:positionV relativeFrom="paragraph">
                  <wp:posOffset>78740</wp:posOffset>
                </wp:positionV>
                <wp:extent cx="685800" cy="297180"/>
                <wp:effectExtent l="0" t="0" r="7620" b="0"/>
                <wp:wrapNone/>
                <wp:docPr id="29" name="文本框 29"/>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34C9EFA7">
                            <w:pPr>
                              <w:rPr>
                                <w:rFonts w:ascii="楷体_GB2312" w:eastAsia="楷体_GB2312"/>
                                <w:szCs w:val="21"/>
                              </w:rPr>
                            </w:pPr>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4pt;margin-top:6.2pt;height:23.4pt;width:54pt;z-index:251826176;mso-width-relative:page;mso-height-relative:page;" fillcolor="#FFFFFF" filled="t" stroked="f" coordsize="21600,21600" o:gfxdata="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7nnyNcAAAAJAQAADwAAAAAAAAABACAAAAAiAAAAZHJzL2Rvd25yZXYueG1sUEsBAhQAFAAAAAgA&#10;h07iQJ/yo1MmAgAAPQQAAA4AAAAAAAAAAQAgAAAAJgEAAGRycy9lMm9Eb2MueG1sUEsFBgAAAAAG&#10;AAYAWQEAAL4FAAAAAA==&#10;">
                <v:fill on="t" focussize="0,0"/>
                <v:stroke on="f"/>
                <v:imagedata o:title=""/>
                <o:lock v:ext="edit" aspectratio="f"/>
                <v:textbox inset="0mm,0mm,0mm,0mm">
                  <w:txbxContent>
                    <w:p w14:paraId="34C9EFA7">
                      <w:pPr>
                        <w:rPr>
                          <w:rFonts w:ascii="楷体_GB2312" w:eastAsia="楷体_GB2312"/>
                          <w:szCs w:val="21"/>
                        </w:rPr>
                      </w:pPr>
                      <w:r>
                        <w:rPr>
                          <w:rFonts w:hint="eastAsia" w:ascii="楷体_GB2312" w:eastAsia="楷体_GB2312"/>
                          <w:szCs w:val="21"/>
                        </w:rPr>
                        <w:t>其他约定</w:t>
                      </w:r>
                    </w:p>
                  </w:txbxContent>
                </v:textbox>
              </v:shape>
            </w:pict>
          </mc:Fallback>
        </mc:AlternateContent>
      </w:r>
      <w:r>
        <w:rPr>
          <w:color w:val="auto"/>
        </w:rPr>
        <w:t>16.2.9</w:t>
      </w:r>
      <w:r>
        <w:rPr>
          <w:color w:val="auto"/>
        </w:rPr>
        <w:tab/>
      </w:r>
      <w:r>
        <w:rPr>
          <w:color w:val="auto"/>
        </w:rPr>
        <w:t>发包人认为如有需要委托第三方对承包人所报结算进行审核。承包人在此过程中需积极配合，并对最终审核结果予以确认。若承包人对最终审核结果不予签字确认的，则以发包人确认审核结果为最终结算结果。</w:t>
      </w:r>
    </w:p>
    <w:bookmarkEnd w:id="835"/>
    <w:p w14:paraId="269FACB9">
      <w:pPr>
        <w:pStyle w:val="4"/>
        <w:spacing w:before="120" w:after="120" w:line="360" w:lineRule="auto"/>
        <w:rPr>
          <w:color w:val="auto"/>
          <w:sz w:val="28"/>
          <w:szCs w:val="28"/>
        </w:rPr>
      </w:pPr>
      <w:bookmarkStart w:id="836" w:name="_Toc122080321"/>
      <w:bookmarkStart w:id="837" w:name="_Toc357434490"/>
      <w:bookmarkStart w:id="838" w:name="_Toc455134587"/>
      <w:bookmarkStart w:id="839" w:name="_Toc454555635"/>
      <w:bookmarkStart w:id="840" w:name="_Toc144869942"/>
      <w:bookmarkStart w:id="841" w:name="_Toc455151715"/>
      <w:bookmarkStart w:id="842" w:name="_Toc8833217"/>
      <w:r>
        <w:rPr>
          <w:color w:val="auto"/>
          <w:sz w:val="28"/>
          <w:szCs w:val="28"/>
        </w:rPr>
        <w:t>17、违约、索赔和争议</w:t>
      </w:r>
      <w:bookmarkEnd w:id="836"/>
      <w:bookmarkEnd w:id="837"/>
      <w:bookmarkEnd w:id="838"/>
      <w:bookmarkEnd w:id="839"/>
      <w:bookmarkEnd w:id="840"/>
      <w:bookmarkEnd w:id="841"/>
      <w:bookmarkEnd w:id="842"/>
      <w:r>
        <w:rPr>
          <w:color w:val="auto"/>
          <w:sz w:val="28"/>
          <w:szCs w:val="28"/>
        </w:rPr>
        <w:t>　</w:t>
      </w:r>
    </w:p>
    <w:p w14:paraId="56B2059B">
      <w:pPr>
        <w:pStyle w:val="50"/>
        <w:numPr>
          <w:ilvl w:val="0"/>
          <w:numId w:val="0"/>
        </w:numPr>
        <w:spacing w:before="120" w:after="120" w:line="360" w:lineRule="auto"/>
        <w:rPr>
          <w:color w:val="auto"/>
          <w:szCs w:val="24"/>
        </w:rPr>
      </w:pPr>
      <w:bookmarkStart w:id="843" w:name="_Toc455151716"/>
      <w:bookmarkStart w:id="844" w:name="_Toc144869943"/>
      <w:bookmarkStart w:id="845" w:name="_Toc122080322"/>
      <w:bookmarkStart w:id="846" w:name="_Toc357434491"/>
      <w:bookmarkStart w:id="847" w:name="_Toc454555636"/>
      <w:bookmarkStart w:id="848" w:name="_Toc455134588"/>
      <w:bookmarkStart w:id="849" w:name="_Toc8833218"/>
      <w:r>
        <w:rPr>
          <w:color w:val="auto"/>
          <w:szCs w:val="24"/>
        </w:rPr>
        <w:t>17.1 违约</w:t>
      </w:r>
      <w:bookmarkEnd w:id="843"/>
      <w:bookmarkEnd w:id="844"/>
      <w:bookmarkEnd w:id="845"/>
      <w:bookmarkEnd w:id="846"/>
      <w:bookmarkEnd w:id="847"/>
      <w:bookmarkEnd w:id="848"/>
      <w:bookmarkEnd w:id="849"/>
    </w:p>
    <w:p w14:paraId="068DE155">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2384" behindDoc="0" locked="0" layoutInCell="1" allowOverlap="1">
                <wp:simplePos x="0" y="0"/>
                <wp:positionH relativeFrom="column">
                  <wp:posOffset>-754380</wp:posOffset>
                </wp:positionH>
                <wp:positionV relativeFrom="paragraph">
                  <wp:posOffset>53340</wp:posOffset>
                </wp:positionV>
                <wp:extent cx="685800" cy="528955"/>
                <wp:effectExtent l="0" t="0" r="7620" b="7620"/>
                <wp:wrapNone/>
                <wp:docPr id="28" name="文本框 28"/>
                <wp:cNvGraphicFramePr/>
                <a:graphic xmlns:a="http://schemas.openxmlformats.org/drawingml/2006/main">
                  <a:graphicData uri="http://schemas.microsoft.com/office/word/2010/wordprocessingShape">
                    <wps:wsp>
                      <wps:cNvSpPr txBox="1">
                        <a:spLocks noChangeArrowheads="1"/>
                      </wps:cNvSpPr>
                      <wps:spPr bwMode="auto">
                        <a:xfrm>
                          <a:off x="0" y="0"/>
                          <a:ext cx="685800" cy="528955"/>
                        </a:xfrm>
                        <a:prstGeom prst="rect">
                          <a:avLst/>
                        </a:prstGeom>
                        <a:solidFill>
                          <a:srgbClr val="FFFFFF"/>
                        </a:solidFill>
                        <a:ln>
                          <a:noFill/>
                        </a:ln>
                        <a:effectLst/>
                      </wps:spPr>
                      <wps:txbx>
                        <w:txbxContent>
                          <w:p w14:paraId="6BE98486">
                            <w:pPr>
                              <w:jc w:val="left"/>
                              <w:rPr>
                                <w:rFonts w:ascii="楷体_GB2312" w:eastAsia="楷体_GB2312"/>
                                <w:szCs w:val="21"/>
                              </w:rPr>
                            </w:pPr>
                            <w:r>
                              <w:rPr>
                                <w:rFonts w:hint="eastAsia" w:ascii="楷体_GB2312" w:eastAsia="楷体_GB2312"/>
                                <w:szCs w:val="21"/>
                              </w:rPr>
                              <w:t>承包人违约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4pt;margin-top:4.2pt;height:41.65pt;width:54pt;z-index:251792384;mso-width-relative:page;mso-height-relative:page;" fillcolor="#FFFFFF" filled="t" stroked="f" coordsize="21600,21600" o:gfxdata="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dwhYLYAAAACQEAAA8AAAAAAAAAAQAgAAAAIgAAAGRycy9kb3ducmV2LnhtbFBLAQIUABQAAAAI&#10;AIdO4kCgxFxAJgIAAD0EAAAOAAAAAAAAAAEAIAAAACcBAABkcnMvZTJvRG9jLnhtbFBLBQYAAAAA&#10;BgAGAFkBAAC/BQAAAAA=&#10;">
                <v:fill on="t" focussize="0,0"/>
                <v:stroke on="f"/>
                <v:imagedata o:title=""/>
                <o:lock v:ext="edit" aspectratio="f"/>
                <v:textbox inset="0mm,0mm,0mm,0mm">
                  <w:txbxContent>
                    <w:p w14:paraId="6BE98486">
                      <w:pPr>
                        <w:jc w:val="left"/>
                        <w:rPr>
                          <w:rFonts w:ascii="楷体_GB2312" w:eastAsia="楷体_GB2312"/>
                          <w:szCs w:val="21"/>
                        </w:rPr>
                      </w:pPr>
                      <w:r>
                        <w:rPr>
                          <w:rFonts w:hint="eastAsia" w:ascii="楷体_GB2312" w:eastAsia="楷体_GB2312"/>
                          <w:szCs w:val="21"/>
                        </w:rPr>
                        <w:t>承包人违约</w:t>
                      </w:r>
                    </w:p>
                  </w:txbxContent>
                </v:textbox>
              </v:shape>
            </w:pict>
          </mc:Fallback>
        </mc:AlternateContent>
      </w:r>
      <w:r>
        <w:rPr>
          <w:color w:val="auto"/>
        </w:rPr>
        <w:t>17.1.1 承包人不履行合同义务或不按合同约定履行义务，应当承担违约责任，支付违约金，并且赔偿因其违约给发包人造成的一切损失。</w:t>
      </w:r>
    </w:p>
    <w:p w14:paraId="0C0A1B13">
      <w:pPr>
        <w:spacing w:line="360" w:lineRule="auto"/>
        <w:ind w:left="1514" w:leftChars="485" w:hanging="496" w:hangingChars="207"/>
        <w:rPr>
          <w:color w:val="auto"/>
          <w:sz w:val="24"/>
        </w:rPr>
      </w:pPr>
      <w:r>
        <w:rPr>
          <w:color w:val="auto"/>
          <w:sz w:val="24"/>
        </w:rPr>
        <w:t>(1) 在证据充分的情况下，违约金（或罚款）经发包人代表或监理工程师签字即可生效，发包人仅负责知会承包人；</w:t>
      </w:r>
    </w:p>
    <w:p w14:paraId="7ABD6D48">
      <w:pPr>
        <w:spacing w:line="360" w:lineRule="auto"/>
        <w:ind w:left="1514" w:leftChars="485" w:hanging="496" w:hangingChars="207"/>
        <w:rPr>
          <w:color w:val="auto"/>
          <w:sz w:val="24"/>
        </w:rPr>
      </w:pPr>
      <w:r>
        <w:rPr>
          <w:color w:val="auto"/>
          <w:sz w:val="24"/>
        </w:rPr>
        <w:t>(2) 当发生下列情况时，承包人还应根据</w:t>
      </w:r>
      <w:r>
        <w:rPr>
          <w:rFonts w:hint="eastAsia" w:ascii="宋体"/>
          <w:color w:val="auto"/>
          <w:sz w:val="24"/>
        </w:rPr>
        <w:t>本合同相关条款及制度</w:t>
      </w:r>
      <w:r>
        <w:rPr>
          <w:color w:val="auto"/>
          <w:sz w:val="24"/>
        </w:rPr>
        <w:t>的具体约定赔偿发包人</w:t>
      </w:r>
      <w:r>
        <w:rPr>
          <w:rFonts w:hint="eastAsia"/>
          <w:color w:val="auto"/>
          <w:sz w:val="24"/>
        </w:rPr>
        <w:t>的直接、间接</w:t>
      </w:r>
      <w:r>
        <w:rPr>
          <w:color w:val="auto"/>
          <w:sz w:val="24"/>
        </w:rPr>
        <w:t>经济损失：</w:t>
      </w:r>
    </w:p>
    <w:p w14:paraId="50166B00">
      <w:pPr>
        <w:pStyle w:val="51"/>
        <w:tabs>
          <w:tab w:val="left" w:pos="1440"/>
        </w:tabs>
        <w:spacing w:after="0"/>
        <w:ind w:left="1438" w:leftChars="685" w:firstLine="120" w:firstLineChars="50"/>
        <w:rPr>
          <w:color w:val="auto"/>
        </w:rPr>
      </w:pPr>
      <w:r>
        <w:rPr>
          <w:color w:val="auto"/>
        </w:rPr>
        <w:t>a. 未按时竣工；</w:t>
      </w:r>
    </w:p>
    <w:p w14:paraId="0713C4FB">
      <w:pPr>
        <w:pStyle w:val="51"/>
        <w:tabs>
          <w:tab w:val="left" w:pos="1440"/>
        </w:tabs>
        <w:spacing w:after="0"/>
        <w:ind w:left="1438" w:leftChars="685" w:firstLine="120" w:firstLineChars="50"/>
        <w:rPr>
          <w:color w:val="auto"/>
        </w:rPr>
      </w:pPr>
      <w:r>
        <w:rPr>
          <w:color w:val="auto"/>
        </w:rPr>
        <w:t>b. 工程质量达不到合同约定的质量标准。</w:t>
      </w:r>
    </w:p>
    <w:p w14:paraId="1C788CD4">
      <w:pPr>
        <w:pStyle w:val="51"/>
        <w:tabs>
          <w:tab w:val="left" w:pos="1440"/>
        </w:tabs>
        <w:spacing w:after="0"/>
        <w:ind w:left="1438" w:leftChars="685" w:firstLine="120" w:firstLineChars="50"/>
        <w:rPr>
          <w:color w:val="auto"/>
        </w:rPr>
      </w:pPr>
      <w:r>
        <w:rPr>
          <w:color w:val="auto"/>
        </w:rPr>
        <w:t>c. 其它约定</w:t>
      </w:r>
      <w:r>
        <w:rPr>
          <w:rFonts w:hint="eastAsia"/>
          <w:color w:val="auto"/>
          <w:lang w:eastAsia="zh-CN"/>
        </w:rPr>
        <w:t>的</w:t>
      </w:r>
      <w:r>
        <w:rPr>
          <w:color w:val="auto"/>
        </w:rPr>
        <w:t>违约事件。</w:t>
      </w:r>
    </w:p>
    <w:p w14:paraId="57BF6AF8">
      <w:pPr>
        <w:spacing w:line="360" w:lineRule="auto"/>
        <w:ind w:left="1012" w:leftChars="482"/>
        <w:rPr>
          <w:color w:val="auto"/>
          <w:sz w:val="24"/>
        </w:rPr>
      </w:pPr>
      <w:r>
        <w:rPr>
          <w:color w:val="auto"/>
          <w:sz w:val="24"/>
        </w:rPr>
        <w:t>所有违约金（或罚款）及赔偿金发包人可以直接从应付给承包人的任何款项中扣除，承包人向发包人支付上述违约金（或罚款）及赔偿金并不会改变承包人按照本合同提交的履约保函的有效性及额度。</w:t>
      </w:r>
    </w:p>
    <w:p w14:paraId="657790A5">
      <w:pPr>
        <w:spacing w:line="360" w:lineRule="auto"/>
        <w:ind w:left="1012" w:leftChars="482"/>
        <w:rPr>
          <w:color w:val="auto"/>
          <w:sz w:val="24"/>
        </w:rPr>
      </w:pPr>
      <w:r>
        <w:rPr>
          <w:color w:val="auto"/>
          <w:sz w:val="24"/>
        </w:rPr>
        <w:t>因承包人原因导致发包人解除合同的或承包人擅自解除合同或中途退场的，承包人须</w:t>
      </w:r>
      <w:r>
        <w:rPr>
          <w:rFonts w:hint="eastAsia"/>
          <w:color w:val="auto"/>
          <w:sz w:val="24"/>
        </w:rPr>
        <w:t>赔偿</w:t>
      </w:r>
      <w:r>
        <w:rPr>
          <w:color w:val="auto"/>
          <w:sz w:val="24"/>
        </w:rPr>
        <w:t>发包人合同总价或暂定总价的30%向发包人支付作为违约金。</w:t>
      </w:r>
    </w:p>
    <w:p w14:paraId="36F50101">
      <w:pPr>
        <w:spacing w:line="360" w:lineRule="auto"/>
        <w:ind w:left="1012" w:leftChars="482"/>
        <w:rPr>
          <w:color w:val="auto"/>
          <w:sz w:val="24"/>
        </w:rPr>
      </w:pPr>
      <w:r>
        <w:rPr>
          <w:color w:val="auto"/>
          <w:sz w:val="24"/>
        </w:rPr>
        <w:t>如各类违约金不足以弥补发包人的损失，则发包人有权对不足部分予以追偿。</w:t>
      </w:r>
    </w:p>
    <w:p w14:paraId="70344EE3">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802624" behindDoc="0" locked="0" layoutInCell="1" allowOverlap="1">
                <wp:simplePos x="0" y="0"/>
                <wp:positionH relativeFrom="column">
                  <wp:posOffset>-754380</wp:posOffset>
                </wp:positionH>
                <wp:positionV relativeFrom="paragraph">
                  <wp:posOffset>3175</wp:posOffset>
                </wp:positionV>
                <wp:extent cx="702310" cy="644525"/>
                <wp:effectExtent l="0" t="0" r="7620" b="7620"/>
                <wp:wrapNone/>
                <wp:docPr id="27"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702310" cy="644525"/>
                        </a:xfrm>
                        <a:prstGeom prst="rect">
                          <a:avLst/>
                        </a:prstGeom>
                        <a:solidFill>
                          <a:srgbClr val="FFFFFF"/>
                        </a:solidFill>
                        <a:ln>
                          <a:noFill/>
                        </a:ln>
                        <a:effectLst/>
                      </wps:spPr>
                      <wps:txbx>
                        <w:txbxContent>
                          <w:p w14:paraId="786580F9">
                            <w:pPr>
                              <w:jc w:val="left"/>
                              <w:rPr>
                                <w:rFonts w:ascii="楷体_GB2312" w:eastAsia="楷体_GB2312"/>
                                <w:szCs w:val="21"/>
                              </w:rPr>
                            </w:pPr>
                            <w:r>
                              <w:rPr>
                                <w:rFonts w:hint="eastAsia" w:ascii="楷体_GB2312" w:eastAsia="楷体_GB2312"/>
                                <w:szCs w:val="21"/>
                              </w:rPr>
                              <w:t>承包人拖欠工人工资</w:t>
                            </w:r>
                          </w:p>
                          <w:p w14:paraId="6911B708">
                            <w:pPr>
                              <w:rPr>
                                <w:rFonts w:ascii="楷体_GB2312" w:eastAsia="楷体_GB2312"/>
                                <w:szCs w:val="21"/>
                              </w:rPr>
                            </w:pPr>
                          </w:p>
                          <w:p w14:paraId="67A7A15E"/>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4pt;margin-top:0.25pt;height:50.75pt;width:55.3pt;z-index:251802624;mso-width-relative:page;mso-height-relative:page;" fillcolor="#FFFFFF" filled="t" stroked="f" coordsize="21600,21600" o:gfxdata="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36IfNcAAAAIAQAADwAAAAAAAAABACAAAAAiAAAAZHJzL2Rvd25yZXYueG1sUEsBAhQAFAAAAAgA&#10;h07iQDh439kmAgAAPQQAAA4AAAAAAAAAAQAgAAAAJgEAAGRycy9lMm9Eb2MueG1sUEsFBgAAAAAG&#10;AAYAWQEAAL4FAAAAAA==&#10;">
                <v:fill on="t" focussize="0,0"/>
                <v:stroke on="f"/>
                <v:imagedata o:title=""/>
                <o:lock v:ext="edit" aspectratio="f"/>
                <v:textbox inset="0mm,0mm,0mm,0mm">
                  <w:txbxContent>
                    <w:p w14:paraId="786580F9">
                      <w:pPr>
                        <w:jc w:val="left"/>
                        <w:rPr>
                          <w:rFonts w:ascii="楷体_GB2312" w:eastAsia="楷体_GB2312"/>
                          <w:szCs w:val="21"/>
                        </w:rPr>
                      </w:pPr>
                      <w:r>
                        <w:rPr>
                          <w:rFonts w:hint="eastAsia" w:ascii="楷体_GB2312" w:eastAsia="楷体_GB2312"/>
                          <w:szCs w:val="21"/>
                        </w:rPr>
                        <w:t>承包人拖欠工人工资</w:t>
                      </w:r>
                    </w:p>
                    <w:p w14:paraId="6911B708">
                      <w:pPr>
                        <w:rPr>
                          <w:rFonts w:ascii="楷体_GB2312" w:eastAsia="楷体_GB2312"/>
                          <w:szCs w:val="21"/>
                        </w:rPr>
                      </w:pPr>
                    </w:p>
                    <w:p w14:paraId="67A7A15E"/>
                  </w:txbxContent>
                </v:textbox>
              </v:shape>
            </w:pict>
          </mc:Fallback>
        </mc:AlternateContent>
      </w:r>
      <w:r>
        <w:rPr>
          <w:color w:val="auto"/>
        </w:rPr>
        <w:t xml:space="preserve">17.1.2 </w:t>
      </w:r>
      <w:r>
        <w:rPr>
          <w:rFonts w:hint="eastAsia"/>
          <w:color w:val="auto"/>
        </w:rPr>
        <w:t>承包人应保证工人与其、或劳务公司、或分包公司签订劳动合同、缴纳社保，并将劳动合同报发包方备案。</w:t>
      </w:r>
      <w:r>
        <w:rPr>
          <w:color w:val="auto"/>
        </w:rPr>
        <w:t>若承包人有拖欠、克扣工人劳动报酬行为的，发包人有权收取承包人欠薪款项30%的违约金，同时发包人有权解除合同。</w:t>
      </w:r>
      <w:r>
        <w:rPr>
          <w:rFonts w:hint="eastAsia"/>
          <w:color w:val="auto"/>
        </w:rPr>
        <w:t>若承包人、劳务公司和分包公司均未与工人签订劳动合同、或签订了劳动合同未报发包人备案的，发包人有权收取工程款5%的违约金。</w:t>
      </w:r>
    </w:p>
    <w:p w14:paraId="21C35E44">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3408" behindDoc="0" locked="0" layoutInCell="1" allowOverlap="1">
                <wp:simplePos x="0" y="0"/>
                <wp:positionH relativeFrom="column">
                  <wp:posOffset>-754380</wp:posOffset>
                </wp:positionH>
                <wp:positionV relativeFrom="paragraph">
                  <wp:posOffset>53340</wp:posOffset>
                </wp:positionV>
                <wp:extent cx="685800" cy="757555"/>
                <wp:effectExtent l="0" t="0" r="7620" b="1905"/>
                <wp:wrapNone/>
                <wp:docPr id="26"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685800" cy="757555"/>
                        </a:xfrm>
                        <a:prstGeom prst="rect">
                          <a:avLst/>
                        </a:prstGeom>
                        <a:solidFill>
                          <a:srgbClr val="FFFFFF"/>
                        </a:solidFill>
                        <a:ln>
                          <a:noFill/>
                        </a:ln>
                        <a:effectLst/>
                      </wps:spPr>
                      <wps:txbx>
                        <w:txbxContent>
                          <w:p w14:paraId="3C289B72">
                            <w:pPr>
                              <w:rPr>
                                <w:rFonts w:ascii="楷体_GB2312" w:eastAsia="楷体_GB2312"/>
                                <w:szCs w:val="21"/>
                              </w:rPr>
                            </w:pPr>
                            <w:r>
                              <w:rPr>
                                <w:rFonts w:hint="eastAsia" w:ascii="楷体_GB2312" w:eastAsia="楷体_GB2312"/>
                                <w:szCs w:val="21"/>
                              </w:rPr>
                              <w:t>继续履行合同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4pt;margin-top:4.2pt;height:59.65pt;width:54pt;z-index:251793408;mso-width-relative:page;mso-height-relative:page;" fillcolor="#FFFFFF" filled="t" stroked="f" coordsize="21600,21600" o:gfxdata="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Ev0K7YAAAACgEAAA8AAAAAAAAAAQAgAAAAIgAAAGRycy9kb3ducmV2LnhtbFBLAQIUABQAAAAI&#10;AIdO4kDuomTnJgIAAD0EAAAOAAAAAAAAAAEAIAAAACcBAABkcnMvZTJvRG9jLnhtbFBLBQYAAAAA&#10;BgAGAFkBAAC/BQAAAAA=&#10;">
                <v:fill on="t" focussize="0,0"/>
                <v:stroke on="f"/>
                <v:imagedata o:title=""/>
                <o:lock v:ext="edit" aspectratio="f"/>
                <v:textbox inset="0mm,0mm,0mm,0mm">
                  <w:txbxContent>
                    <w:p w14:paraId="3C289B72">
                      <w:pPr>
                        <w:rPr>
                          <w:rFonts w:ascii="楷体_GB2312" w:eastAsia="楷体_GB2312"/>
                          <w:szCs w:val="21"/>
                        </w:rPr>
                      </w:pPr>
                      <w:r>
                        <w:rPr>
                          <w:rFonts w:hint="eastAsia" w:ascii="楷体_GB2312" w:eastAsia="楷体_GB2312"/>
                          <w:szCs w:val="21"/>
                        </w:rPr>
                        <w:t>继续履行合同</w:t>
                      </w:r>
                    </w:p>
                  </w:txbxContent>
                </v:textbox>
              </v:shape>
            </w:pict>
          </mc:Fallback>
        </mc:AlternateContent>
      </w:r>
      <w:r>
        <w:rPr>
          <w:color w:val="auto"/>
        </w:rPr>
        <w:t>17.1.3 除非另有约定，发包人和承包人一方违约后，另一方要求违约方继续履行本合同时，违约方承担上述违约责任后仍应继续履行合同。</w:t>
      </w:r>
    </w:p>
    <w:p w14:paraId="5F041DA9">
      <w:pPr>
        <w:pStyle w:val="51"/>
        <w:tabs>
          <w:tab w:val="left" w:pos="1440"/>
          <w:tab w:val="left" w:pos="1620"/>
        </w:tabs>
        <w:spacing w:after="0"/>
        <w:ind w:left="1016" w:leftChars="84" w:hanging="840" w:hangingChars="350"/>
        <w:rPr>
          <w:color w:val="auto"/>
        </w:rPr>
      </w:pPr>
      <w:r>
        <w:rPr>
          <w:color w:val="auto"/>
        </w:rPr>
        <w:t>17.1.4 对于承包人工作范围内的甩项工程、返工工程及零星工程等，承包人应在发包人要求的时间内施工完成，否则发包人有权按市场价委托其他单位进行施工，</w:t>
      </w:r>
      <w:r>
        <w:rPr>
          <w:rFonts w:hint="eastAsia"/>
          <w:color w:val="auto"/>
        </w:rPr>
        <w:t>同时收取委托合同价款</w:t>
      </w:r>
      <w:r>
        <w:rPr>
          <w:color w:val="auto"/>
        </w:rPr>
        <w:t>30%</w:t>
      </w:r>
      <w:r>
        <w:rPr>
          <w:rFonts w:hint="eastAsia"/>
          <w:color w:val="auto"/>
        </w:rPr>
        <w:t>的工程管理费，</w:t>
      </w:r>
      <w:r>
        <w:rPr>
          <w:color w:val="auto"/>
        </w:rPr>
        <w:t>委托合同价款和工程管理费由承包人负担，在承包人的工程款中扣除。</w:t>
      </w:r>
    </w:p>
    <w:p w14:paraId="3BF2B6C2">
      <w:pPr>
        <w:pStyle w:val="51"/>
        <w:tabs>
          <w:tab w:val="left" w:pos="1440"/>
          <w:tab w:val="left" w:pos="1620"/>
        </w:tabs>
        <w:ind w:left="1016" w:leftChars="84" w:hanging="840" w:hangingChars="350"/>
        <w:rPr>
          <w:color w:val="auto"/>
        </w:rPr>
      </w:pPr>
      <w:r>
        <w:rPr>
          <w:rFonts w:hint="eastAsia"/>
          <w:color w:val="auto"/>
        </w:rPr>
        <w:t>17.1.5承包人依法根据本合同将工程分包的，对分包人向其包括农民工在内的所有工人支付工资等劳动报酬的行为承担连带责任，凡分包人拖欠、克扣工人劳动报酬的，由承包人负责对分包人所属工人直接支付。承包人未及时履行该连带责任的，发包人有权从应付给承包人的工程款中扣除相应款项，由发包人直接支付给分包人所属工人。</w:t>
      </w:r>
    </w:p>
    <w:p w14:paraId="695A0C90">
      <w:pPr>
        <w:pStyle w:val="51"/>
        <w:tabs>
          <w:tab w:val="left" w:pos="1440"/>
          <w:tab w:val="left" w:pos="1620"/>
        </w:tabs>
        <w:ind w:left="1016" w:leftChars="84" w:hanging="840" w:hangingChars="350"/>
        <w:rPr>
          <w:color w:val="auto"/>
        </w:rPr>
      </w:pPr>
      <w:r>
        <w:rPr>
          <w:rFonts w:hint="eastAsia"/>
          <w:color w:val="auto"/>
        </w:rPr>
        <w:t>17.1.6发包人付予承包人的工程款，承包人须优先支付工人及所雇人员工资或报酬；若承包人拖欠工资或报酬，不论承包人或其分包人，发包人有权将各期进度款分两步支付，先支付上月（期）民工工资，待发包人</w:t>
      </w:r>
      <w:r>
        <w:rPr>
          <w:rFonts w:hint="eastAsia"/>
          <w:color w:val="auto"/>
          <w:lang w:eastAsia="zh-CN"/>
        </w:rPr>
        <w:t>代承包人</w:t>
      </w:r>
      <w:r>
        <w:rPr>
          <w:rFonts w:hint="eastAsia"/>
          <w:color w:val="auto"/>
        </w:rPr>
        <w:t>发放民工工资完毕并提供相关凭证，再支付进度款的余额；同时发包人有权收取承包人欠薪款项30%的违约金。</w:t>
      </w:r>
    </w:p>
    <w:p w14:paraId="3EA0D338">
      <w:pPr>
        <w:pStyle w:val="51"/>
        <w:tabs>
          <w:tab w:val="left" w:pos="1440"/>
          <w:tab w:val="left" w:pos="1620"/>
        </w:tabs>
        <w:spacing w:after="0"/>
        <w:ind w:left="1016" w:leftChars="84" w:hanging="840" w:hangingChars="350"/>
        <w:rPr>
          <w:color w:val="auto"/>
        </w:rPr>
      </w:pPr>
      <w:r>
        <w:rPr>
          <w:rFonts w:hint="eastAsia"/>
          <w:color w:val="auto"/>
        </w:rPr>
        <w:t>17.1.7承包人拖欠其工人或所雇人员工资或报酬，不论承包人或其分包人，导致其工人或所雇人员向有关部门投诉、控告、检举或以聚集的方式讨要工资、报酬或事件的，每发生一次，承包人须向发包人支付违约金20万元；本款情形与上款所述发包人直接支付工资或报酬的情形同时存在的，不免除承包人</w:t>
      </w:r>
      <w:r>
        <w:rPr>
          <w:rFonts w:hint="eastAsia"/>
          <w:color w:val="auto"/>
          <w:lang w:eastAsia="zh-CN"/>
        </w:rPr>
        <w:t>根据</w:t>
      </w:r>
      <w:r>
        <w:rPr>
          <w:rFonts w:hint="eastAsia"/>
          <w:color w:val="auto"/>
        </w:rPr>
        <w:t>上述条款向发包人支付违约金的责任，承包人须按上款和本款分别向发包人支付违约金。</w:t>
      </w:r>
    </w:p>
    <w:p w14:paraId="3AD3DC31">
      <w:pPr>
        <w:pStyle w:val="50"/>
        <w:numPr>
          <w:ilvl w:val="0"/>
          <w:numId w:val="0"/>
        </w:numPr>
        <w:spacing w:before="120" w:after="120" w:line="360" w:lineRule="auto"/>
        <w:rPr>
          <w:color w:val="auto"/>
          <w:szCs w:val="24"/>
        </w:rPr>
      </w:pPr>
      <w:bookmarkStart w:id="850" w:name="_Toc454555637"/>
      <w:bookmarkStart w:id="851" w:name="_Toc455151717"/>
      <w:bookmarkStart w:id="852" w:name="_Toc8833219"/>
      <w:bookmarkStart w:id="853" w:name="_Toc357434492"/>
      <w:bookmarkStart w:id="854" w:name="_Toc455134589"/>
      <w:bookmarkStart w:id="855" w:name="_Toc144869944"/>
      <w:bookmarkStart w:id="856" w:name="_Toc122080323"/>
      <w:r>
        <w:rPr>
          <w:color w:val="auto"/>
          <w:szCs w:val="24"/>
        </w:rPr>
        <w:t>17.2 索赔</w:t>
      </w:r>
      <w:bookmarkEnd w:id="850"/>
      <w:bookmarkEnd w:id="851"/>
      <w:bookmarkEnd w:id="852"/>
      <w:bookmarkEnd w:id="853"/>
      <w:bookmarkEnd w:id="854"/>
      <w:bookmarkEnd w:id="855"/>
      <w:bookmarkEnd w:id="856"/>
    </w:p>
    <w:p w14:paraId="6CB31D43">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4432"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41F7B2D4">
                            <w:pPr>
                              <w:rPr>
                                <w:rFonts w:ascii="楷体_GB2312" w:eastAsia="楷体_GB2312"/>
                                <w:szCs w:val="21"/>
                              </w:rPr>
                            </w:pPr>
                            <w:r>
                              <w:rPr>
                                <w:rFonts w:hint="eastAsia" w:ascii="楷体_GB2312" w:eastAsia="楷体_GB2312"/>
                                <w:szCs w:val="21"/>
                              </w:rPr>
                              <w:t>索赔原则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794432;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vllWnYAAAACQEAAA8AAAAAAAAAAQAgAAAAIgAAAGRycy9kb3ducmV2LnhtbFBLAQIUABQAAAAI&#10;AIdO4kCtK65xJgIAAD0EAAAOAAAAAAAAAAEAIAAAACcBAABkcnMvZTJvRG9jLnhtbFBLBQYAAAAA&#10;BgAGAFkBAAC/BQAAAAA=&#10;">
                <v:fill on="t" focussize="0,0"/>
                <v:stroke on="f"/>
                <v:imagedata o:title=""/>
                <o:lock v:ext="edit" aspectratio="f"/>
                <v:textbox inset="0mm,0mm,0mm,0mm">
                  <w:txbxContent>
                    <w:p w14:paraId="41F7B2D4">
                      <w:pPr>
                        <w:rPr>
                          <w:rFonts w:ascii="楷体_GB2312" w:eastAsia="楷体_GB2312"/>
                          <w:szCs w:val="21"/>
                        </w:rPr>
                      </w:pPr>
                      <w:r>
                        <w:rPr>
                          <w:rFonts w:hint="eastAsia" w:ascii="楷体_GB2312" w:eastAsia="楷体_GB2312"/>
                          <w:szCs w:val="21"/>
                        </w:rPr>
                        <w:t>索赔原则</w:t>
                      </w:r>
                    </w:p>
                  </w:txbxContent>
                </v:textbox>
              </v:shape>
            </w:pict>
          </mc:Fallback>
        </mc:AlternateContent>
      </w:r>
      <w:r>
        <w:rPr>
          <w:color w:val="auto"/>
        </w:rPr>
        <w:t>17.2.1 承包人索赔成立的前提必须是由于发包人的原因导致承包人工期延误和（或）经济损失，且承包人须在合同规定的时限内提出索赔和提供有效证据等详细资料。</w:t>
      </w:r>
    </w:p>
    <w:p w14:paraId="2E768EE6">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5456"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11710E99">
                            <w:pPr>
                              <w:rPr>
                                <w:rFonts w:ascii="楷体_GB2312" w:eastAsia="楷体_GB2312"/>
                                <w:szCs w:val="21"/>
                              </w:rPr>
                            </w:pPr>
                            <w:r>
                              <w:rPr>
                                <w:rFonts w:hint="eastAsia" w:ascii="楷体_GB2312" w:eastAsia="楷体_GB2312"/>
                                <w:szCs w:val="21"/>
                              </w:rPr>
                              <w:t>当时记录</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795456;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vllWnYAAAACQEAAA8AAAAAAAAAAQAgAAAAIgAAAGRycy9kb3ducmV2LnhtbFBLAQIUABQAAAAI&#10;AIdO4kCJTLeZJgIAAD0EAAAOAAAAAAAAAAEAIAAAACcBAABkcnMvZTJvRG9jLnhtbFBLBQYAAAAA&#10;BgAGAFkBAAC/BQAAAAA=&#10;">
                <v:fill on="t" focussize="0,0"/>
                <v:stroke on="f"/>
                <v:imagedata o:title=""/>
                <o:lock v:ext="edit" aspectratio="f"/>
                <v:textbox inset="0mm,0mm,0mm,0mm">
                  <w:txbxContent>
                    <w:p w14:paraId="11710E99">
                      <w:pPr>
                        <w:rPr>
                          <w:rFonts w:ascii="楷体_GB2312" w:eastAsia="楷体_GB2312"/>
                          <w:szCs w:val="21"/>
                        </w:rPr>
                      </w:pPr>
                      <w:r>
                        <w:rPr>
                          <w:rFonts w:hint="eastAsia" w:ascii="楷体_GB2312" w:eastAsia="楷体_GB2312"/>
                          <w:szCs w:val="21"/>
                        </w:rPr>
                        <w:t>当时记录</w:t>
                      </w:r>
                    </w:p>
                  </w:txbxContent>
                </v:textbox>
              </v:shape>
            </w:pict>
          </mc:Fallback>
        </mc:AlternateContent>
      </w:r>
      <w:r>
        <w:rPr>
          <w:color w:val="auto"/>
        </w:rPr>
        <w:t>17.2.2 承包人应按本合同要求保存好索赔事件发生时的全部资料及现场原始记录（包括但不限于：合同文件、政府文件、发包人指令、变更签证、相关机构鉴定文件、工程现场资料、收发文记录等）以供发包人查阅。当发包人要求时，承包人应向发包人提供资料及记录的正本及副本，发包人核查正副本一致后由发包人签收副本，将正本返还承包人。当承包人无法按发包人要求提供原始资料时，将视为不满足合同索赔要求，放弃索赔。</w:t>
      </w:r>
    </w:p>
    <w:p w14:paraId="1554D544">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805696" behindDoc="0" locked="0" layoutInCell="1" allowOverlap="1">
                <wp:simplePos x="0" y="0"/>
                <wp:positionH relativeFrom="column">
                  <wp:posOffset>-720090</wp:posOffset>
                </wp:positionH>
                <wp:positionV relativeFrom="paragraph">
                  <wp:posOffset>72390</wp:posOffset>
                </wp:positionV>
                <wp:extent cx="685800" cy="666750"/>
                <wp:effectExtent l="0" t="0" r="7620" b="1905"/>
                <wp:wrapNone/>
                <wp:docPr id="23" name="文本框 23"/>
                <wp:cNvGraphicFramePr/>
                <a:graphic xmlns:a="http://schemas.openxmlformats.org/drawingml/2006/main">
                  <a:graphicData uri="http://schemas.microsoft.com/office/word/2010/wordprocessingShape">
                    <wps:wsp>
                      <wps:cNvSpPr txBox="1">
                        <a:spLocks noChangeArrowheads="1"/>
                      </wps:cNvSpPr>
                      <wps:spPr bwMode="auto">
                        <a:xfrm>
                          <a:off x="0" y="0"/>
                          <a:ext cx="685800" cy="666750"/>
                        </a:xfrm>
                        <a:prstGeom prst="rect">
                          <a:avLst/>
                        </a:prstGeom>
                        <a:solidFill>
                          <a:srgbClr val="FFFFFF"/>
                        </a:solidFill>
                        <a:ln>
                          <a:noFill/>
                        </a:ln>
                        <a:effectLst/>
                      </wps:spPr>
                      <wps:txbx>
                        <w:txbxContent>
                          <w:p w14:paraId="5ABE9A9B">
                            <w:pPr>
                              <w:rPr>
                                <w:rFonts w:ascii="楷体_GB2312" w:eastAsia="楷体_GB2312"/>
                                <w:szCs w:val="21"/>
                              </w:rPr>
                            </w:pPr>
                            <w:r>
                              <w:rPr>
                                <w:rFonts w:hint="eastAsia" w:ascii="楷体_GB2312" w:eastAsia="楷体_GB2312"/>
                                <w:szCs w:val="21"/>
                              </w:rPr>
                              <w:t>承包人索赔程序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7pt;height:52.5pt;width:54pt;z-index:251805696;mso-width-relative:page;mso-height-relative:page;" fillcolor="#FFFFFF" filled="t" stroked="f" coordsize="21600,21600" o:gfxdata="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9AA8tcAAAAKAQAADwAAAAAAAAABACAAAAAiAAAAZHJzL2Rvd25yZXYueG1sUEsBAhQAFAAAAAgA&#10;h07iQPC0CGgmAgAAPQQAAA4AAAAAAAAAAQAgAAAAJgEAAGRycy9lMm9Eb2MueG1sUEsFBgAAAAAG&#10;AAYAWQEAAL4FAAAAAA==&#10;">
                <v:fill on="t" focussize="0,0"/>
                <v:stroke on="f"/>
                <v:imagedata o:title=""/>
                <o:lock v:ext="edit" aspectratio="f"/>
                <v:textbox inset="0mm,0mm,0mm,0mm">
                  <w:txbxContent>
                    <w:p w14:paraId="5ABE9A9B">
                      <w:pPr>
                        <w:rPr>
                          <w:rFonts w:ascii="楷体_GB2312" w:eastAsia="楷体_GB2312"/>
                          <w:szCs w:val="21"/>
                        </w:rPr>
                      </w:pPr>
                      <w:r>
                        <w:rPr>
                          <w:rFonts w:hint="eastAsia" w:ascii="楷体_GB2312" w:eastAsia="楷体_GB2312"/>
                          <w:szCs w:val="21"/>
                        </w:rPr>
                        <w:t>承包人索赔程序</w:t>
                      </w:r>
                    </w:p>
                  </w:txbxContent>
                </v:textbox>
              </v:shape>
            </w:pict>
          </mc:Fallback>
        </mc:AlternateContent>
      </w:r>
      <w:r>
        <w:rPr>
          <w:color w:val="auto"/>
        </w:rPr>
        <w:t>17.2.3 发包人未能按本合同约定履行义务以及应由发包人承担责任的其他情况，给承包人造成损失和（或）导致工期延误的，承包人向发包人提出索赔的程序如下：</w:t>
      </w:r>
    </w:p>
    <w:p w14:paraId="72863EA8">
      <w:pPr>
        <w:spacing w:line="360" w:lineRule="auto"/>
        <w:ind w:left="1478" w:leftChars="475" w:hanging="480" w:hangingChars="200"/>
        <w:rPr>
          <w:color w:val="auto"/>
          <w:sz w:val="24"/>
        </w:rPr>
      </w:pPr>
      <w:r>
        <w:rPr>
          <w:color w:val="auto"/>
          <w:sz w:val="24"/>
        </w:rPr>
        <w:t>(1) 索赔事件发生后14天内，向发包人提出索赔意向通知，逾期不未提出视为放弃索赔；</w:t>
      </w:r>
    </w:p>
    <w:p w14:paraId="231EB2A3">
      <w:pPr>
        <w:spacing w:line="360" w:lineRule="auto"/>
        <w:ind w:left="1478" w:leftChars="475" w:hanging="480" w:hangingChars="200"/>
        <w:rPr>
          <w:color w:val="auto"/>
          <w:sz w:val="24"/>
        </w:rPr>
      </w:pPr>
      <w:r>
        <w:rPr>
          <w:color w:val="auto"/>
          <w:sz w:val="24"/>
        </w:rPr>
        <w:t>(2) 在提出索赔意向通知后14天内，向发包人提交赔偿损失和（或）延长工期的索赔通知及有关资料；</w:t>
      </w:r>
    </w:p>
    <w:p w14:paraId="6BB7D793">
      <w:pPr>
        <w:spacing w:line="360" w:lineRule="auto"/>
        <w:ind w:left="1478" w:leftChars="475" w:hanging="480" w:hangingChars="200"/>
        <w:rPr>
          <w:color w:val="auto"/>
          <w:sz w:val="24"/>
        </w:rPr>
      </w:pPr>
      <w:r>
        <w:rPr>
          <w:color w:val="auto"/>
          <w:sz w:val="24"/>
        </w:rPr>
        <w:t>(3) 发包人在收到承包人提交的索赔通知和有关资料后，于14天内给予答复，或要求承包人进一步补充索赔理由和证据；</w:t>
      </w:r>
    </w:p>
    <w:p w14:paraId="06D623BB">
      <w:pPr>
        <w:spacing w:line="360" w:lineRule="auto"/>
        <w:ind w:left="1478" w:leftChars="475" w:hanging="480" w:hangingChars="200"/>
        <w:rPr>
          <w:color w:val="auto"/>
          <w:sz w:val="24"/>
        </w:rPr>
      </w:pPr>
      <w:r>
        <w:rPr>
          <w:color w:val="auto"/>
          <w:sz w:val="24"/>
        </w:rPr>
        <w:t>(4) 当索赔事件持续进行时，承包人应当阶段性向发包人提出索赔意向通知，在该事件终了后14天内，提交索赔的有关资料和最终索赔通知。</w:t>
      </w:r>
    </w:p>
    <w:p w14:paraId="60258430">
      <w:pPr>
        <w:pStyle w:val="50"/>
        <w:numPr>
          <w:ilvl w:val="0"/>
          <w:numId w:val="0"/>
        </w:numPr>
        <w:spacing w:before="120" w:after="120" w:line="360" w:lineRule="auto"/>
        <w:rPr>
          <w:color w:val="auto"/>
          <w:szCs w:val="24"/>
        </w:rPr>
      </w:pPr>
      <w:bookmarkStart w:id="857" w:name="_Toc8833220"/>
      <w:bookmarkStart w:id="858" w:name="_Toc122080324"/>
      <w:bookmarkStart w:id="859" w:name="_Toc357434493"/>
      <w:bookmarkStart w:id="860" w:name="_Toc455151718"/>
      <w:bookmarkStart w:id="861" w:name="_Toc455134590"/>
      <w:bookmarkStart w:id="862" w:name="_Toc454555638"/>
      <w:bookmarkStart w:id="863" w:name="_Toc144869945"/>
      <w:r>
        <w:rPr>
          <w:color w:val="auto"/>
          <w:szCs w:val="24"/>
        </w:rPr>
        <w:t>17.3争议</w:t>
      </w:r>
      <w:bookmarkEnd w:id="857"/>
      <w:bookmarkEnd w:id="858"/>
      <w:bookmarkEnd w:id="859"/>
      <w:bookmarkEnd w:id="860"/>
      <w:bookmarkEnd w:id="861"/>
      <w:bookmarkEnd w:id="862"/>
      <w:bookmarkEnd w:id="863"/>
    </w:p>
    <w:p w14:paraId="1A4D1BAD">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6480" behindDoc="0" locked="0" layoutInCell="1" allowOverlap="1">
                <wp:simplePos x="0" y="0"/>
                <wp:positionH relativeFrom="column">
                  <wp:posOffset>-720090</wp:posOffset>
                </wp:positionH>
                <wp:positionV relativeFrom="paragraph">
                  <wp:posOffset>71755</wp:posOffset>
                </wp:positionV>
                <wp:extent cx="685800" cy="312420"/>
                <wp:effectExtent l="0" t="0" r="7620" b="1270"/>
                <wp:wrapNone/>
                <wp:docPr id="22"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685800" cy="312420"/>
                        </a:xfrm>
                        <a:prstGeom prst="rect">
                          <a:avLst/>
                        </a:prstGeom>
                        <a:solidFill>
                          <a:srgbClr val="FFFFFF"/>
                        </a:solidFill>
                        <a:ln>
                          <a:noFill/>
                        </a:ln>
                        <a:effectLst/>
                      </wps:spPr>
                      <wps:txbx>
                        <w:txbxContent>
                          <w:p w14:paraId="2F9B702F">
                            <w:pPr>
                              <w:jc w:val="left"/>
                              <w:rPr>
                                <w:rFonts w:ascii="楷体_GB2312" w:eastAsia="楷体_GB2312"/>
                                <w:szCs w:val="21"/>
                              </w:rPr>
                            </w:pPr>
                            <w:r>
                              <w:rPr>
                                <w:rFonts w:hint="eastAsia" w:ascii="楷体_GB2312" w:eastAsia="楷体_GB2312"/>
                                <w:szCs w:val="21"/>
                              </w:rPr>
                              <w:t>解决争议</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4.6pt;width:54pt;z-index:251796480;mso-width-relative:page;mso-height-relative:page;" fillcolor="#FFFFFF" filled="t" stroked="f" coordsize="21600,21600" o:gfxdata="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i1SLdcAAAAJAQAADwAAAAAAAAABACAAAAAiAAAAZHJzL2Rvd25yZXYueG1sUEsBAhQAFAAAAAgA&#10;h07iQBbLuWYmAgAAPQQAAA4AAAAAAAAAAQAgAAAAJgEAAGRycy9lMm9Eb2MueG1sUEsFBgAAAAAG&#10;AAYAWQEAAL4FAAAAAA==&#10;">
                <v:fill on="t" focussize="0,0"/>
                <v:stroke on="f"/>
                <v:imagedata o:title=""/>
                <o:lock v:ext="edit" aspectratio="f"/>
                <v:textbox inset="0mm,0mm,0mm,0mm">
                  <w:txbxContent>
                    <w:p w14:paraId="2F9B702F">
                      <w:pPr>
                        <w:jc w:val="left"/>
                        <w:rPr>
                          <w:rFonts w:ascii="楷体_GB2312" w:eastAsia="楷体_GB2312"/>
                          <w:szCs w:val="21"/>
                        </w:rPr>
                      </w:pPr>
                      <w:r>
                        <w:rPr>
                          <w:rFonts w:hint="eastAsia" w:ascii="楷体_GB2312" w:eastAsia="楷体_GB2312"/>
                          <w:szCs w:val="21"/>
                        </w:rPr>
                        <w:t>解决争议</w:t>
                      </w:r>
                    </w:p>
                  </w:txbxContent>
                </v:textbox>
              </v:shape>
            </w:pict>
          </mc:Fallback>
        </mc:AlternateContent>
      </w:r>
      <w:r>
        <w:rPr>
          <w:color w:val="auto"/>
        </w:rPr>
        <w:t>17.3.1 无论在本工程施工期间或竣工之后，无论在本合同终止之前或之后，如发包人和承包人之间关于本合同、或起因于本合同、或因本工程施工发生任何争议，包括对监理工程师及发包人代表的任何决定、指令或审定价款</w:t>
      </w:r>
      <w:bookmarkStart w:id="953" w:name="_GoBack"/>
      <w:bookmarkEnd w:id="953"/>
      <w:r>
        <w:rPr>
          <w:color w:val="auto"/>
        </w:rPr>
        <w:t>发生争议，可按以下方式解决争议：</w:t>
      </w:r>
    </w:p>
    <w:p w14:paraId="1B2B8774">
      <w:pPr>
        <w:spacing w:line="360" w:lineRule="auto"/>
        <w:ind w:left="1478" w:leftChars="475" w:hanging="480" w:hangingChars="200"/>
        <w:rPr>
          <w:color w:val="auto"/>
          <w:sz w:val="24"/>
        </w:rPr>
      </w:pPr>
      <w:r>
        <w:rPr>
          <w:color w:val="auto"/>
          <w:sz w:val="24"/>
        </w:rPr>
        <w:t>(1) 双方应友好协商解决</w:t>
      </w:r>
      <w:r>
        <w:rPr>
          <w:rFonts w:hint="eastAsia"/>
          <w:color w:val="auto"/>
          <w:sz w:val="24"/>
        </w:rPr>
        <w:t>；</w:t>
      </w:r>
    </w:p>
    <w:p w14:paraId="6FF82B2E">
      <w:pPr>
        <w:spacing w:line="360" w:lineRule="auto"/>
        <w:ind w:left="1478" w:leftChars="475" w:hanging="480" w:hangingChars="200"/>
        <w:rPr>
          <w:rFonts w:hint="default" w:eastAsia="宋体"/>
          <w:color w:val="auto"/>
          <w:sz w:val="24"/>
          <w:lang w:val="en-US" w:eastAsia="zh-CN"/>
        </w:rPr>
      </w:pPr>
      <w:r>
        <w:rPr>
          <w:color w:val="auto"/>
          <w:sz w:val="24"/>
        </w:rPr>
        <w:t xml:space="preserve">(2) </w:t>
      </w:r>
      <w:r>
        <w:rPr>
          <w:color w:val="auto"/>
          <w:sz w:val="24"/>
          <w:lang w:bidi="ar"/>
        </w:rPr>
        <w:t>如果达不成一致，可以要求有关主管部门调解。当事人不愿和解、调解或者和解、调解不成的，任何一方可向</w:t>
      </w:r>
      <w:del w:id="329" w:author="ISSTECH" w:date="2025-04-03T18:14:19Z">
        <w:r>
          <w:rPr>
            <w:rFonts w:hint="default"/>
            <w:color w:val="auto"/>
            <w:sz w:val="24"/>
            <w:lang w:val="en-US" w:bidi="ar"/>
          </w:rPr>
          <w:delText>合同履行地即工程所在地人民法院起诉解决</w:delText>
        </w:r>
      </w:del>
      <w:del w:id="330" w:author="ISSTECH" w:date="2025-04-03T18:14:19Z">
        <w:r>
          <w:rPr>
            <w:rFonts w:hint="default" w:ascii="宋体" w:hAnsi="宋体"/>
            <w:color w:val="auto"/>
            <w:sz w:val="24"/>
            <w:lang w:val="en-US"/>
          </w:rPr>
          <w:delText>。</w:delText>
        </w:r>
      </w:del>
      <w:ins w:id="331" w:author="ISSTECH" w:date="2025-04-03T18:14:24Z">
        <w:r>
          <w:rPr>
            <w:rFonts w:hint="eastAsia" w:ascii="宋体" w:hAnsi="宋体"/>
            <w:color w:val="auto"/>
            <w:sz w:val="24"/>
            <w:lang w:val="en-US" w:eastAsia="zh-CN"/>
          </w:rPr>
          <w:t>本合同</w:t>
        </w:r>
      </w:ins>
      <w:ins w:id="332" w:author="ISSTECH" w:date="2025-04-03T18:14:25Z">
        <w:r>
          <w:rPr>
            <w:rFonts w:hint="eastAsia" w:ascii="宋体" w:hAnsi="宋体"/>
            <w:color w:val="auto"/>
            <w:sz w:val="24"/>
            <w:lang w:val="en-US" w:eastAsia="zh-CN"/>
          </w:rPr>
          <w:t>签订</w:t>
        </w:r>
      </w:ins>
      <w:ins w:id="333" w:author="ISSTECH" w:date="2025-04-03T18:14:29Z">
        <w:r>
          <w:rPr>
            <w:rFonts w:hint="eastAsia" w:ascii="宋体" w:hAnsi="宋体"/>
            <w:color w:val="auto"/>
            <w:sz w:val="24"/>
            <w:lang w:val="en-US" w:eastAsia="zh-CN"/>
          </w:rPr>
          <w:t>地</w:t>
        </w:r>
      </w:ins>
      <w:ins w:id="334" w:author="ISSTECH" w:date="2025-04-03T18:14:37Z">
        <w:r>
          <w:rPr>
            <w:rFonts w:hint="eastAsia" w:ascii="宋体" w:hAnsi="宋体"/>
            <w:color w:val="auto"/>
            <w:sz w:val="24"/>
            <w:lang w:val="en-US" w:eastAsia="zh-CN"/>
          </w:rPr>
          <w:t>北京市</w:t>
        </w:r>
      </w:ins>
      <w:ins w:id="335" w:author="ISSTECH" w:date="2025-04-03T18:14:38Z">
        <w:r>
          <w:rPr>
            <w:rFonts w:hint="eastAsia" w:ascii="宋体" w:hAnsi="宋体"/>
            <w:color w:val="auto"/>
            <w:sz w:val="24"/>
            <w:lang w:val="en-US" w:eastAsia="zh-CN"/>
          </w:rPr>
          <w:t>海淀区</w:t>
        </w:r>
      </w:ins>
      <w:ins w:id="336" w:author="ISSTECH" w:date="2025-04-03T18:14:42Z">
        <w:r>
          <w:rPr>
            <w:rFonts w:hint="eastAsia" w:ascii="宋体" w:hAnsi="宋体"/>
            <w:color w:val="auto"/>
            <w:sz w:val="24"/>
            <w:lang w:val="en-US" w:eastAsia="zh-CN"/>
          </w:rPr>
          <w:t>人民法院</w:t>
        </w:r>
      </w:ins>
      <w:ins w:id="337" w:author="ISSTECH" w:date="2025-04-03T18:14:49Z">
        <w:r>
          <w:rPr>
            <w:rFonts w:hint="eastAsia" w:ascii="宋体" w:hAnsi="宋体"/>
            <w:color w:val="auto"/>
            <w:sz w:val="24"/>
            <w:lang w:val="en-US" w:eastAsia="zh-CN"/>
          </w:rPr>
          <w:t>起诉</w:t>
        </w:r>
      </w:ins>
      <w:ins w:id="338" w:author="ISSTECH" w:date="2025-04-03T18:14:50Z">
        <w:r>
          <w:rPr>
            <w:rFonts w:hint="eastAsia" w:ascii="宋体" w:hAnsi="宋体"/>
            <w:color w:val="auto"/>
            <w:sz w:val="24"/>
            <w:lang w:val="en-US" w:eastAsia="zh-CN"/>
          </w:rPr>
          <w:t>解决</w:t>
        </w:r>
      </w:ins>
      <w:ins w:id="339" w:author="ISSTECH" w:date="2025-04-03T18:14:51Z">
        <w:r>
          <w:rPr>
            <w:rFonts w:hint="eastAsia" w:ascii="宋体" w:hAnsi="宋体"/>
            <w:color w:val="auto"/>
            <w:sz w:val="24"/>
            <w:lang w:val="en-US" w:eastAsia="zh-CN"/>
          </w:rPr>
          <w:t>。</w:t>
        </w:r>
      </w:ins>
    </w:p>
    <w:p w14:paraId="1E9D6CD6">
      <w:pPr>
        <w:pStyle w:val="51"/>
        <w:tabs>
          <w:tab w:val="left" w:pos="1440"/>
          <w:tab w:val="left" w:pos="1620"/>
        </w:tabs>
        <w:spacing w:after="0"/>
        <w:ind w:left="1016" w:leftChars="84" w:hanging="840" w:hangingChars="350"/>
        <w:rPr>
          <w:color w:val="auto"/>
        </w:rPr>
      </w:pPr>
      <w:bookmarkStart w:id="864" w:name="_Toc34909148"/>
      <w:r>
        <w:rPr>
          <w:color w:val="auto"/>
          <w:lang w:val="en-US" w:eastAsia="zh-CN"/>
        </w:rPr>
        <mc:AlternateContent>
          <mc:Choice Requires="wps">
            <w:drawing>
              <wp:anchor distT="0" distB="0" distL="114300" distR="114300" simplePos="0" relativeHeight="251827200" behindDoc="0" locked="0" layoutInCell="1" allowOverlap="1">
                <wp:simplePos x="0" y="0"/>
                <wp:positionH relativeFrom="column">
                  <wp:posOffset>-720090</wp:posOffset>
                </wp:positionH>
                <wp:positionV relativeFrom="paragraph">
                  <wp:posOffset>71755</wp:posOffset>
                </wp:positionV>
                <wp:extent cx="685800" cy="815340"/>
                <wp:effectExtent l="0" t="0" r="7620" b="1905"/>
                <wp:wrapNone/>
                <wp:docPr id="33" name="文本框 21"/>
                <wp:cNvGraphicFramePr/>
                <a:graphic xmlns:a="http://schemas.openxmlformats.org/drawingml/2006/main">
                  <a:graphicData uri="http://schemas.microsoft.com/office/word/2010/wordprocessingShape">
                    <wps:wsp>
                      <wps:cNvSpPr txBox="1">
                        <a:spLocks noChangeArrowheads="1"/>
                      </wps:cNvSpPr>
                      <wps:spPr bwMode="auto">
                        <a:xfrm>
                          <a:off x="0" y="0"/>
                          <a:ext cx="685800" cy="815340"/>
                        </a:xfrm>
                        <a:prstGeom prst="rect">
                          <a:avLst/>
                        </a:prstGeom>
                        <a:solidFill>
                          <a:srgbClr val="FFFFFF"/>
                        </a:solidFill>
                        <a:ln>
                          <a:noFill/>
                        </a:ln>
                        <a:effectLst/>
                      </wps:spPr>
                      <wps:txbx>
                        <w:txbxContent>
                          <w:p w14:paraId="177E2C5F">
                            <w:pPr>
                              <w:jc w:val="left"/>
                              <w:rPr>
                                <w:rFonts w:ascii="楷体_GB2312" w:eastAsia="楷体_GB2312"/>
                                <w:szCs w:val="21"/>
                              </w:rPr>
                            </w:pPr>
                            <w:r>
                              <w:rPr>
                                <w:rFonts w:hint="eastAsia" w:ascii="楷体_GB2312" w:eastAsia="楷体_GB2312"/>
                                <w:szCs w:val="21"/>
                              </w:rPr>
                              <w:t>继续履行合同</w:t>
                            </w:r>
                          </w:p>
                        </w:txbxContent>
                      </wps:txbx>
                      <wps:bodyPr rot="0" vert="horz" wrap="square" lIns="0" tIns="0" rIns="0" bIns="0" anchor="t" anchorCtr="0" upright="1">
                        <a:noAutofit/>
                      </wps:bodyPr>
                    </wps:wsp>
                  </a:graphicData>
                </a:graphic>
              </wp:anchor>
            </w:drawing>
          </mc:Choice>
          <mc:Fallback>
            <w:pict>
              <v:shape id="文本框 21" o:spid="_x0000_s1026" o:spt="202" type="#_x0000_t202" style="position:absolute;left:0pt;margin-left:-56.7pt;margin-top:5.65pt;height:64.2pt;width:54pt;z-index:251827200;mso-width-relative:page;mso-height-relative:page;" fillcolor="#FFFFFF" filled="t" stroked="f" coordsize="21600,21600" o:gfxdata="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sEvZXYAAAACgEAAA8AAAAAAAAAAQAgAAAAIgAAAGRycy9kb3ducmV2LnhtbFBLAQIUABQA&#10;AAAIAIdO4kBSIJIrKQIAAD0EAAAOAAAAAAAAAAEAIAAAACcBAABkcnMvZTJvRG9jLnhtbFBLBQYA&#10;AAAABgAGAFkBAADCBQAAAAA=&#10;">
                <v:fill on="t" focussize="0,0"/>
                <v:stroke on="f"/>
                <v:imagedata o:title=""/>
                <o:lock v:ext="edit" aspectratio="f"/>
                <v:textbox inset="0mm,0mm,0mm,0mm">
                  <w:txbxContent>
                    <w:p w14:paraId="177E2C5F">
                      <w:pPr>
                        <w:jc w:val="left"/>
                        <w:rPr>
                          <w:rFonts w:ascii="楷体_GB2312" w:eastAsia="楷体_GB2312"/>
                          <w:szCs w:val="21"/>
                        </w:rPr>
                      </w:pPr>
                      <w:r>
                        <w:rPr>
                          <w:rFonts w:hint="eastAsia" w:ascii="楷体_GB2312" w:eastAsia="楷体_GB2312"/>
                          <w:szCs w:val="21"/>
                        </w:rPr>
                        <w:t>继续履行合同</w:t>
                      </w:r>
                    </w:p>
                  </w:txbxContent>
                </v:textbox>
              </v:shape>
            </w:pict>
          </mc:Fallback>
        </mc:AlternateContent>
      </w:r>
      <w:r>
        <w:rPr>
          <w:color w:val="auto"/>
        </w:rPr>
        <w:t>17.3.2 发生争议后，除非出现下列情况，双方都应继续履行合同，保持施工连续，保护好已完工程：</w:t>
      </w:r>
      <w:bookmarkEnd w:id="864"/>
    </w:p>
    <w:p w14:paraId="18652197">
      <w:pPr>
        <w:spacing w:line="360" w:lineRule="auto"/>
        <w:ind w:left="1478" w:leftChars="475" w:hanging="480" w:hangingChars="200"/>
        <w:rPr>
          <w:color w:val="auto"/>
          <w:sz w:val="24"/>
        </w:rPr>
      </w:pPr>
      <w:r>
        <w:rPr>
          <w:color w:val="auto"/>
          <w:sz w:val="24"/>
        </w:rPr>
        <w:t>(1) 单方违约导致合同确已无法履行，双方协商停止施工；</w:t>
      </w:r>
    </w:p>
    <w:p w14:paraId="7AC65B25">
      <w:pPr>
        <w:spacing w:line="360" w:lineRule="auto"/>
        <w:ind w:left="1478" w:leftChars="475" w:hanging="480" w:hangingChars="200"/>
        <w:rPr>
          <w:color w:val="auto"/>
          <w:sz w:val="24"/>
        </w:rPr>
      </w:pPr>
      <w:r>
        <w:rPr>
          <w:color w:val="auto"/>
          <w:sz w:val="24"/>
        </w:rPr>
        <w:t>(2) 调解要求停止施工，且为双方接受；</w:t>
      </w:r>
    </w:p>
    <w:p w14:paraId="26A38A9C">
      <w:pPr>
        <w:spacing w:line="360" w:lineRule="auto"/>
        <w:ind w:left="1478" w:leftChars="475" w:hanging="480" w:hangingChars="200"/>
        <w:rPr>
          <w:color w:val="auto"/>
          <w:sz w:val="24"/>
        </w:rPr>
      </w:pPr>
      <w:r>
        <w:rPr>
          <w:color w:val="auto"/>
          <w:sz w:val="24"/>
        </w:rPr>
        <w:t>(3) 法院要求停止施工。</w:t>
      </w:r>
    </w:p>
    <w:p w14:paraId="6B09595D">
      <w:pPr>
        <w:pStyle w:val="4"/>
        <w:spacing w:before="120" w:after="120" w:line="360" w:lineRule="auto"/>
        <w:rPr>
          <w:color w:val="auto"/>
          <w:sz w:val="28"/>
          <w:szCs w:val="28"/>
        </w:rPr>
      </w:pPr>
      <w:bookmarkStart w:id="865" w:name="_Toc8833221"/>
      <w:bookmarkStart w:id="866" w:name="_Toc357434494"/>
      <w:bookmarkStart w:id="867" w:name="_Toc454555639"/>
      <w:bookmarkStart w:id="868" w:name="_Toc455151719"/>
      <w:bookmarkStart w:id="869" w:name="_Toc455134591"/>
      <w:r>
        <w:rPr>
          <w:color w:val="auto"/>
          <w:sz w:val="28"/>
          <w:szCs w:val="28"/>
        </w:rPr>
        <w:t>18、不可抗力</w:t>
      </w:r>
      <w:bookmarkEnd w:id="865"/>
      <w:bookmarkEnd w:id="866"/>
      <w:bookmarkEnd w:id="867"/>
      <w:bookmarkEnd w:id="868"/>
      <w:bookmarkEnd w:id="869"/>
    </w:p>
    <w:p w14:paraId="60B624B1">
      <w:pPr>
        <w:pStyle w:val="50"/>
        <w:numPr>
          <w:ilvl w:val="0"/>
          <w:numId w:val="0"/>
        </w:numPr>
        <w:spacing w:line="360" w:lineRule="auto"/>
        <w:rPr>
          <w:color w:val="auto"/>
          <w:szCs w:val="24"/>
        </w:rPr>
      </w:pPr>
      <w:bookmarkStart w:id="870" w:name="_Toc8833222"/>
      <w:bookmarkStart w:id="871" w:name="_Toc454555640"/>
      <w:bookmarkStart w:id="872" w:name="_Toc144869947"/>
      <w:bookmarkStart w:id="873" w:name="_Toc455151720"/>
      <w:bookmarkStart w:id="874" w:name="_Toc455134592"/>
      <w:bookmarkStart w:id="875" w:name="_Toc357434495"/>
      <w:bookmarkStart w:id="876" w:name="_Toc122080326"/>
      <w:r>
        <w:rPr>
          <w:color w:val="auto"/>
          <w:szCs w:val="24"/>
        </w:rPr>
        <w:t>18.1 不可抗力</w:t>
      </w:r>
      <w:bookmarkEnd w:id="870"/>
      <w:bookmarkEnd w:id="871"/>
      <w:bookmarkEnd w:id="872"/>
      <w:bookmarkEnd w:id="873"/>
      <w:bookmarkEnd w:id="874"/>
      <w:bookmarkEnd w:id="875"/>
      <w:bookmarkEnd w:id="876"/>
    </w:p>
    <w:p w14:paraId="46AA8752">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7504" behindDoc="0" locked="0" layoutInCell="1" allowOverlap="1">
                <wp:simplePos x="0" y="0"/>
                <wp:positionH relativeFrom="column">
                  <wp:posOffset>-720090</wp:posOffset>
                </wp:positionH>
                <wp:positionV relativeFrom="paragraph">
                  <wp:posOffset>71755</wp:posOffset>
                </wp:positionV>
                <wp:extent cx="685800" cy="254000"/>
                <wp:effectExtent l="0" t="0" r="7620" b="1905"/>
                <wp:wrapNone/>
                <wp:docPr id="20" name="文本框 20"/>
                <wp:cNvGraphicFramePr/>
                <a:graphic xmlns:a="http://schemas.openxmlformats.org/drawingml/2006/main">
                  <a:graphicData uri="http://schemas.microsoft.com/office/word/2010/wordprocessingShape">
                    <wps:wsp>
                      <wps:cNvSpPr txBox="1">
                        <a:spLocks noChangeArrowheads="1"/>
                      </wps:cNvSpPr>
                      <wps:spPr bwMode="auto">
                        <a:xfrm>
                          <a:off x="0" y="0"/>
                          <a:ext cx="685800" cy="254000"/>
                        </a:xfrm>
                        <a:prstGeom prst="rect">
                          <a:avLst/>
                        </a:prstGeom>
                        <a:solidFill>
                          <a:srgbClr val="FFFFFF"/>
                        </a:solidFill>
                        <a:ln>
                          <a:noFill/>
                        </a:ln>
                        <a:effectLst/>
                      </wps:spPr>
                      <wps:txbx>
                        <w:txbxContent>
                          <w:p w14:paraId="6423EAFD">
                            <w:pPr>
                              <w:rPr>
                                <w:rFonts w:ascii="楷体_GB2312" w:eastAsia="楷体_GB2312"/>
                                <w:szCs w:val="21"/>
                              </w:rPr>
                            </w:pPr>
                            <w:r>
                              <w:rPr>
                                <w:rFonts w:hint="eastAsia" w:ascii="楷体_GB2312" w:eastAsia="楷体_GB2312"/>
                                <w:szCs w:val="21"/>
                              </w:rPr>
                              <w:t>不可抗力</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0pt;width:54pt;z-index:251797504;mso-width-relative:page;mso-height-relative:page;" fillcolor="#FFFFFF" filled="t" stroked="f" coordsize="21600,21600" o:gfxdata="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4n/eu&#10;1gAAAAkBAAAPAAAAAAAAAAEAIAAAACIAAABkcnMvZG93bnJldi54bWxQSwECFAAUAAAACACHTuJA&#10;zisF9yMCAAA9BAAADgAAAAAAAAABACAAAAAlAQAAZHJzL2Uyb0RvYy54bWxQSwUGAAAAAAYABgBZ&#10;AQAAugUAAAAA&#10;">
                <v:fill on="t" focussize="0,0"/>
                <v:stroke on="f"/>
                <v:imagedata o:title=""/>
                <o:lock v:ext="edit" aspectratio="f"/>
                <v:textbox inset="0mm,0mm,0mm,0mm">
                  <w:txbxContent>
                    <w:p w14:paraId="6423EAFD">
                      <w:pPr>
                        <w:rPr>
                          <w:rFonts w:ascii="楷体_GB2312" w:eastAsia="楷体_GB2312"/>
                          <w:szCs w:val="21"/>
                        </w:rPr>
                      </w:pPr>
                      <w:r>
                        <w:rPr>
                          <w:rFonts w:hint="eastAsia" w:ascii="楷体_GB2312" w:eastAsia="楷体_GB2312"/>
                          <w:szCs w:val="21"/>
                        </w:rPr>
                        <w:t>不可抗力</w:t>
                      </w:r>
                    </w:p>
                  </w:txbxContent>
                </v:textbox>
              </v:shape>
            </w:pict>
          </mc:Fallback>
        </mc:AlternateContent>
      </w:r>
      <w:r>
        <w:rPr>
          <w:color w:val="auto"/>
        </w:rPr>
        <w:t>18.1.1 若本合同履行过程中发生不可抗力事件，阻止本合同中义务的履行，在该不可抗力影响的范围内，发包人和承包人均不应被认为违约或毁约。</w:t>
      </w:r>
    </w:p>
    <w:p w14:paraId="171639A5">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8528" behindDoc="0" locked="0" layoutInCell="1" allowOverlap="1">
                <wp:simplePos x="0" y="0"/>
                <wp:positionH relativeFrom="column">
                  <wp:posOffset>-720090</wp:posOffset>
                </wp:positionH>
                <wp:positionV relativeFrom="paragraph">
                  <wp:posOffset>71755</wp:posOffset>
                </wp:positionV>
                <wp:extent cx="685800" cy="709930"/>
                <wp:effectExtent l="0" t="0" r="7620" b="0"/>
                <wp:wrapNone/>
                <wp:docPr id="19"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685800" cy="709930"/>
                        </a:xfrm>
                        <a:prstGeom prst="rect">
                          <a:avLst/>
                        </a:prstGeom>
                        <a:solidFill>
                          <a:srgbClr val="FFFFFF"/>
                        </a:solidFill>
                        <a:ln>
                          <a:noFill/>
                        </a:ln>
                        <a:effectLst/>
                      </wps:spPr>
                      <wps:txbx>
                        <w:txbxContent>
                          <w:p w14:paraId="4221CA29">
                            <w:pPr>
                              <w:jc w:val="left"/>
                              <w:rPr>
                                <w:rFonts w:ascii="楷体_GB2312" w:eastAsia="楷体_GB2312"/>
                                <w:szCs w:val="21"/>
                              </w:rPr>
                            </w:pPr>
                            <w:r>
                              <w:rPr>
                                <w:rFonts w:hint="eastAsia" w:ascii="楷体_GB2312" w:eastAsia="楷体_GB2312"/>
                                <w:szCs w:val="21"/>
                              </w:rPr>
                              <w:t>不可抗力约定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5.9pt;width:54pt;z-index:251798528;mso-width-relative:page;mso-height-relative:page;" fillcolor="#FFFFFF" filled="t" stroked="f" coordsize="21600,21600" o:gfxdata="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CyuwNcAAAAKAQAADwAAAAAAAAABACAAAAAiAAAAZHJzL2Rvd25yZXYueG1sUEsBAhQAFAAAAAgA&#10;h07iQB6mq38mAgAAPQQAAA4AAAAAAAAAAQAgAAAAJgEAAGRycy9lMm9Eb2MueG1sUEsFBgAAAAAG&#10;AAYAWQEAAL4FAAAAAA==&#10;">
                <v:fill on="t" focussize="0,0"/>
                <v:stroke on="f"/>
                <v:imagedata o:title=""/>
                <o:lock v:ext="edit" aspectratio="f"/>
                <v:textbox inset="0mm,0mm,0mm,0mm">
                  <w:txbxContent>
                    <w:p w14:paraId="4221CA29">
                      <w:pPr>
                        <w:jc w:val="left"/>
                        <w:rPr>
                          <w:rFonts w:ascii="楷体_GB2312" w:eastAsia="楷体_GB2312"/>
                          <w:szCs w:val="21"/>
                        </w:rPr>
                      </w:pPr>
                      <w:r>
                        <w:rPr>
                          <w:rFonts w:hint="eastAsia" w:ascii="楷体_GB2312" w:eastAsia="楷体_GB2312"/>
                          <w:szCs w:val="21"/>
                        </w:rPr>
                        <w:t>不可抗力约定</w:t>
                      </w:r>
                    </w:p>
                  </w:txbxContent>
                </v:textbox>
              </v:shape>
            </w:pict>
          </mc:Fallback>
        </mc:AlternateContent>
      </w:r>
      <w:r>
        <w:rPr>
          <w:color w:val="auto"/>
        </w:rPr>
        <w:t>18.1.2 除非本合同中另有约定，不可抗力系指发包人和承包人都不可预见、不可避免、不能克服的超出认识控制和防范能力的事件。这类事件使合同一方的履约已变得不可能或非法。不可抗力包括（但不限于）下列情况：</w:t>
      </w:r>
    </w:p>
    <w:p w14:paraId="4AAE3526">
      <w:pPr>
        <w:spacing w:line="360" w:lineRule="auto"/>
        <w:ind w:left="1478" w:leftChars="475" w:hanging="480" w:hangingChars="200"/>
        <w:rPr>
          <w:color w:val="auto"/>
          <w:sz w:val="24"/>
        </w:rPr>
      </w:pPr>
      <w:r>
        <w:rPr>
          <w:color w:val="auto"/>
          <w:sz w:val="24"/>
        </w:rPr>
        <w:t>(1) 天灾（7级以上地震、洪水、海啸、11级以上的大风、飓风、超强台风、雷击、瘟疫等）；</w:t>
      </w:r>
    </w:p>
    <w:p w14:paraId="1839D437">
      <w:pPr>
        <w:spacing w:line="360" w:lineRule="auto"/>
        <w:ind w:left="1478" w:leftChars="475" w:hanging="480" w:hangingChars="200"/>
        <w:rPr>
          <w:color w:val="auto"/>
          <w:sz w:val="24"/>
        </w:rPr>
      </w:pPr>
      <w:r>
        <w:rPr>
          <w:color w:val="auto"/>
          <w:sz w:val="24"/>
        </w:rPr>
        <w:t>(2) 战争、敌对行动（不论宣战与否）、入侵、外敌行动、叛乱、革命、暴动、军事政变或内战；</w:t>
      </w:r>
    </w:p>
    <w:p w14:paraId="7D8EFA8C">
      <w:pPr>
        <w:spacing w:line="360" w:lineRule="auto"/>
        <w:ind w:left="1478" w:leftChars="475" w:hanging="480" w:hangingChars="200"/>
        <w:rPr>
          <w:color w:val="auto"/>
          <w:sz w:val="24"/>
        </w:rPr>
      </w:pPr>
      <w:r>
        <w:rPr>
          <w:color w:val="auto"/>
          <w:sz w:val="24"/>
        </w:rPr>
        <w:t>(3) 离子辐射或放射性污染；</w:t>
      </w:r>
    </w:p>
    <w:p w14:paraId="712ED261">
      <w:pPr>
        <w:spacing w:line="360" w:lineRule="auto"/>
        <w:ind w:left="1478" w:leftChars="475" w:hanging="480" w:hangingChars="200"/>
        <w:rPr>
          <w:color w:val="auto"/>
          <w:sz w:val="24"/>
        </w:rPr>
      </w:pPr>
      <w:r>
        <w:rPr>
          <w:color w:val="auto"/>
          <w:sz w:val="24"/>
        </w:rPr>
        <w:t>(4) 以音速或超音速飞行的飞机或其他飞行装置产生的压力波，飞行物坠落；</w:t>
      </w:r>
    </w:p>
    <w:p w14:paraId="2C49C774">
      <w:pPr>
        <w:spacing w:line="360" w:lineRule="auto"/>
        <w:ind w:left="1478" w:leftChars="475" w:hanging="480" w:hangingChars="200"/>
        <w:rPr>
          <w:color w:val="auto"/>
          <w:sz w:val="24"/>
        </w:rPr>
      </w:pPr>
      <w:r>
        <w:rPr>
          <w:color w:val="auto"/>
          <w:sz w:val="24"/>
        </w:rPr>
        <w:t>(5) 暴乱、骚乱或混乱，但对于完全局限在承包人或其分包人雇用人员内部并且是由于从事本工程而发生的事件除外；</w:t>
      </w:r>
    </w:p>
    <w:p w14:paraId="25757C7E">
      <w:pPr>
        <w:spacing w:line="360" w:lineRule="auto"/>
        <w:ind w:left="1478" w:leftChars="475" w:hanging="480" w:hangingChars="200"/>
        <w:rPr>
          <w:color w:val="auto"/>
          <w:sz w:val="24"/>
        </w:rPr>
      </w:pPr>
      <w:r>
        <w:rPr>
          <w:color w:val="auto"/>
          <w:sz w:val="24"/>
        </w:rPr>
        <w:t>(6) 持续降水24小时且降雨量为100mm以上；</w:t>
      </w:r>
    </w:p>
    <w:p w14:paraId="2735AEF7">
      <w:pPr>
        <w:spacing w:line="360" w:lineRule="auto"/>
        <w:ind w:left="1478" w:leftChars="475" w:hanging="480" w:hangingChars="200"/>
        <w:rPr>
          <w:color w:val="auto"/>
          <w:sz w:val="24"/>
        </w:rPr>
      </w:pPr>
      <w:r>
        <w:rPr>
          <w:color w:val="auto"/>
          <w:sz w:val="24"/>
        </w:rPr>
        <w:t>(7) 40摄氏度以上并持续2天的高温天气；</w:t>
      </w:r>
    </w:p>
    <w:p w14:paraId="5185EE41">
      <w:pPr>
        <w:spacing w:line="360" w:lineRule="auto"/>
        <w:ind w:left="1478" w:leftChars="475" w:hanging="480" w:hangingChars="200"/>
        <w:rPr>
          <w:color w:val="auto"/>
          <w:sz w:val="24"/>
        </w:rPr>
      </w:pPr>
      <w:r>
        <w:rPr>
          <w:color w:val="auto"/>
          <w:sz w:val="24"/>
        </w:rPr>
        <w:t>(8) 其他非发包人、承包人责任造成的爆炸、火灾，以及专用条款约定的风、雨、雪、洪、震、高温等自然灾害。</w:t>
      </w:r>
    </w:p>
    <w:p w14:paraId="1A121A1E">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799552" behindDoc="0" locked="0" layoutInCell="1" allowOverlap="1">
                <wp:simplePos x="0" y="0"/>
                <wp:positionH relativeFrom="column">
                  <wp:posOffset>-720090</wp:posOffset>
                </wp:positionH>
                <wp:positionV relativeFrom="paragraph">
                  <wp:posOffset>71755</wp:posOffset>
                </wp:positionV>
                <wp:extent cx="685800" cy="324485"/>
                <wp:effectExtent l="0" t="0" r="7620" b="5715"/>
                <wp:wrapNone/>
                <wp:docPr id="18"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685800" cy="324485"/>
                        </a:xfrm>
                        <a:prstGeom prst="rect">
                          <a:avLst/>
                        </a:prstGeom>
                        <a:solidFill>
                          <a:srgbClr val="FFFFFF"/>
                        </a:solidFill>
                        <a:ln>
                          <a:noFill/>
                        </a:ln>
                        <a:effectLst/>
                      </wps:spPr>
                      <wps:txbx>
                        <w:txbxContent>
                          <w:p w14:paraId="569267CC">
                            <w:pPr>
                              <w:rPr>
                                <w:rFonts w:ascii="楷体_GB2312" w:eastAsia="楷体_GB2312"/>
                                <w:szCs w:val="21"/>
                              </w:rPr>
                            </w:pPr>
                            <w:r>
                              <w:rPr>
                                <w:rFonts w:hint="eastAsia" w:ascii="楷体_GB2312" w:eastAsia="楷体_GB2312"/>
                                <w:szCs w:val="21"/>
                              </w:rPr>
                              <w:t>费用承担</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5.55pt;width:54pt;z-index:251799552;mso-width-relative:page;mso-height-relative:page;" fillcolor="#FFFFFF" filled="t" stroked="f" coordsize="21600,21600" o:gfxdata="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tt+MNcAAAAJAQAADwAAAAAAAAABACAAAAAiAAAAZHJzL2Rvd25yZXYueG1sUEsBAhQAFAAAAAgA&#10;h07iQLPCRwMmAgAAPQQAAA4AAAAAAAAAAQAgAAAAJgEAAGRycy9lMm9Eb2MueG1sUEsFBgAAAAAG&#10;AAYAWQEAAL4FAAAAAA==&#10;">
                <v:fill on="t" focussize="0,0"/>
                <v:stroke on="f"/>
                <v:imagedata o:title=""/>
                <o:lock v:ext="edit" aspectratio="f"/>
                <v:textbox inset="0mm,0mm,0mm,0mm">
                  <w:txbxContent>
                    <w:p w14:paraId="569267CC">
                      <w:pPr>
                        <w:rPr>
                          <w:rFonts w:ascii="楷体_GB2312" w:eastAsia="楷体_GB2312"/>
                          <w:szCs w:val="21"/>
                        </w:rPr>
                      </w:pPr>
                      <w:r>
                        <w:rPr>
                          <w:rFonts w:hint="eastAsia" w:ascii="楷体_GB2312" w:eastAsia="楷体_GB2312"/>
                          <w:szCs w:val="21"/>
                        </w:rPr>
                        <w:t>费用承担</w:t>
                      </w:r>
                    </w:p>
                  </w:txbxContent>
                </v:textbox>
              </v:shape>
            </w:pict>
          </mc:Fallback>
        </mc:AlternateContent>
      </w:r>
      <w:r>
        <w:rPr>
          <w:color w:val="auto"/>
        </w:rPr>
        <w:t>18.1.3 因不可抗力事件导致的费用及延误的工期由发包人和承包人按以下约定分别承担：</w:t>
      </w:r>
    </w:p>
    <w:p w14:paraId="4380B6F5">
      <w:pPr>
        <w:spacing w:line="360" w:lineRule="auto"/>
        <w:ind w:left="1478" w:leftChars="475" w:hanging="480" w:hangingChars="200"/>
        <w:rPr>
          <w:color w:val="auto"/>
          <w:sz w:val="24"/>
        </w:rPr>
      </w:pPr>
      <w:r>
        <w:rPr>
          <w:color w:val="auto"/>
          <w:sz w:val="24"/>
        </w:rPr>
        <w:t>(1) 工程本身的损害、因工程损害导致第三者人员伤亡和财产损失以及运至施工场地用于施工的材料和待安装的设备（包括发包人供应的材料设备）的损害，由承包人承担；</w:t>
      </w:r>
    </w:p>
    <w:p w14:paraId="3BF7A879">
      <w:pPr>
        <w:spacing w:line="360" w:lineRule="auto"/>
        <w:ind w:left="1478" w:leftChars="475" w:hanging="480" w:hangingChars="200"/>
        <w:rPr>
          <w:color w:val="auto"/>
          <w:sz w:val="24"/>
        </w:rPr>
      </w:pPr>
      <w:r>
        <w:rPr>
          <w:color w:val="auto"/>
          <w:sz w:val="24"/>
        </w:rPr>
        <w:t>(2) 发包人、承包人双方负责各自的人员伤亡，并承担相应费用；</w:t>
      </w:r>
    </w:p>
    <w:p w14:paraId="27071123">
      <w:pPr>
        <w:spacing w:line="360" w:lineRule="auto"/>
        <w:ind w:left="1478" w:leftChars="475" w:hanging="480" w:hangingChars="200"/>
        <w:rPr>
          <w:color w:val="auto"/>
          <w:sz w:val="24"/>
        </w:rPr>
      </w:pPr>
      <w:r>
        <w:rPr>
          <w:color w:val="auto"/>
          <w:sz w:val="24"/>
        </w:rPr>
        <w:t>(3) 承包人装备损坏、用于本工程的周转材料损坏及停工损失，由承包人承担；发包人提供的装备发生损坏，由发包人承担；</w:t>
      </w:r>
    </w:p>
    <w:p w14:paraId="552923C3">
      <w:pPr>
        <w:spacing w:line="360" w:lineRule="auto"/>
        <w:ind w:left="1478" w:leftChars="475" w:hanging="480" w:hangingChars="200"/>
        <w:rPr>
          <w:color w:val="auto"/>
          <w:sz w:val="24"/>
        </w:rPr>
      </w:pPr>
      <w:r>
        <w:rPr>
          <w:color w:val="auto"/>
          <w:sz w:val="24"/>
        </w:rPr>
        <w:t>(4) 停工期间根据发包人及监理工程师要求，承包人留在施工场地的必要的管理人员及保卫人员的费用由承包人承担；</w:t>
      </w:r>
    </w:p>
    <w:p w14:paraId="264DC496">
      <w:pPr>
        <w:spacing w:line="360" w:lineRule="auto"/>
        <w:ind w:left="1478" w:leftChars="475" w:hanging="480" w:hangingChars="200"/>
        <w:rPr>
          <w:color w:val="auto"/>
          <w:sz w:val="24"/>
        </w:rPr>
      </w:pPr>
      <w:r>
        <w:rPr>
          <w:color w:val="auto"/>
          <w:sz w:val="24"/>
        </w:rPr>
        <w:t>(5) 工程所需清理、修复费用，由承包人承担；</w:t>
      </w:r>
    </w:p>
    <w:p w14:paraId="107B72AE">
      <w:pPr>
        <w:spacing w:line="360" w:lineRule="auto"/>
        <w:ind w:left="1418" w:leftChars="475" w:hanging="420" w:hangingChars="200"/>
        <w:rPr>
          <w:color w:val="auto"/>
          <w:sz w:val="24"/>
        </w:rPr>
      </w:pPr>
      <w:r>
        <w:rPr>
          <w:color w:val="auto"/>
        </w:rPr>
        <mc:AlternateContent>
          <mc:Choice Requires="wps">
            <w:drawing>
              <wp:anchor distT="0" distB="0" distL="114300" distR="114300" simplePos="0" relativeHeight="251800576" behindDoc="0" locked="0" layoutInCell="1" allowOverlap="1">
                <wp:simplePos x="0" y="0"/>
                <wp:positionH relativeFrom="column">
                  <wp:posOffset>-720090</wp:posOffset>
                </wp:positionH>
                <wp:positionV relativeFrom="paragraph">
                  <wp:posOffset>254635</wp:posOffset>
                </wp:positionV>
                <wp:extent cx="685800" cy="748665"/>
                <wp:effectExtent l="0" t="0" r="7620" b="2540"/>
                <wp:wrapNone/>
                <wp:docPr id="17"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685800" cy="748665"/>
                        </a:xfrm>
                        <a:prstGeom prst="rect">
                          <a:avLst/>
                        </a:prstGeom>
                        <a:solidFill>
                          <a:srgbClr val="FFFFFF"/>
                        </a:solidFill>
                        <a:ln>
                          <a:noFill/>
                        </a:ln>
                        <a:effectLst/>
                      </wps:spPr>
                      <wps:txbx>
                        <w:txbxContent>
                          <w:p w14:paraId="54B72FDC">
                            <w:pPr>
                              <w:rPr>
                                <w:rFonts w:ascii="楷体_GB2312" w:eastAsia="楷体_GB2312"/>
                                <w:szCs w:val="21"/>
                              </w:rPr>
                            </w:pPr>
                            <w:r>
                              <w:rPr>
                                <w:rFonts w:hint="eastAsia" w:ascii="楷体_GB2312" w:eastAsia="楷体_GB2312"/>
                                <w:szCs w:val="21"/>
                              </w:rPr>
                              <w:t>不能免除的责任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0.05pt;height:58.95pt;width:54pt;z-index:251800576;mso-width-relative:page;mso-height-relative:page;" fillcolor="#FFFFFF" filled="t" stroked="f" coordsize="21600,21600" o:gfxdata="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0JgevYAAAACgEAAA8AAAAAAAAAAQAgAAAAIgAAAGRycy9kb3ducmV2LnhtbFBLAQIUABQAAAAI&#10;AIdO4kAzhnoOJgIAAD0EAAAOAAAAAAAAAAEAIAAAACcBAABkcnMvZTJvRG9jLnhtbFBLBQYAAAAA&#10;BgAGAFkBAAC/BQAAAAA=&#10;">
                <v:fill on="t" focussize="0,0"/>
                <v:stroke on="f"/>
                <v:imagedata o:title=""/>
                <o:lock v:ext="edit" aspectratio="f"/>
                <v:textbox inset="0mm,0mm,0mm,0mm">
                  <w:txbxContent>
                    <w:p w14:paraId="54B72FDC">
                      <w:pPr>
                        <w:rPr>
                          <w:rFonts w:ascii="楷体_GB2312" w:eastAsia="楷体_GB2312"/>
                          <w:szCs w:val="21"/>
                        </w:rPr>
                      </w:pPr>
                      <w:r>
                        <w:rPr>
                          <w:rFonts w:hint="eastAsia" w:ascii="楷体_GB2312" w:eastAsia="楷体_GB2312"/>
                          <w:szCs w:val="21"/>
                        </w:rPr>
                        <w:t>不能免除的责任</w:t>
                      </w:r>
                    </w:p>
                  </w:txbxContent>
                </v:textbox>
              </v:shape>
            </w:pict>
          </mc:Fallback>
        </mc:AlternateContent>
      </w:r>
      <w:r>
        <w:rPr>
          <w:color w:val="auto"/>
          <w:sz w:val="24"/>
        </w:rPr>
        <w:t>(6) 延误的工期相应顺延。</w:t>
      </w:r>
    </w:p>
    <w:p w14:paraId="6AEB3BEC">
      <w:pPr>
        <w:pStyle w:val="51"/>
        <w:tabs>
          <w:tab w:val="left" w:pos="1440"/>
          <w:tab w:val="left" w:pos="1620"/>
        </w:tabs>
        <w:spacing w:after="0"/>
        <w:ind w:left="1016" w:leftChars="84" w:hanging="840" w:hangingChars="350"/>
        <w:rPr>
          <w:color w:val="auto"/>
        </w:rPr>
      </w:pPr>
      <w:bookmarkStart w:id="877" w:name="_Toc34909165"/>
      <w:r>
        <w:rPr>
          <w:color w:val="auto"/>
        </w:rPr>
        <w:t>18.1.4 因发包人或承包人一方延迟履行合同后发生不可抗力的，不能免除该方因不可抗力造成的损失责任</w:t>
      </w:r>
      <w:r>
        <w:rPr>
          <w:rFonts w:hint="eastAsia" w:ascii="宋体" w:hAnsi="宋体"/>
          <w:color w:val="auto"/>
        </w:rPr>
        <w:t>，所有损失由造成延迟方承担。</w:t>
      </w:r>
      <w:bookmarkEnd w:id="877"/>
    </w:p>
    <w:bookmarkEnd w:id="819"/>
    <w:p w14:paraId="5D66CE36">
      <w:pPr>
        <w:pStyle w:val="4"/>
        <w:spacing w:before="120" w:after="120" w:line="360" w:lineRule="auto"/>
        <w:rPr>
          <w:color w:val="auto"/>
          <w:sz w:val="28"/>
          <w:szCs w:val="28"/>
        </w:rPr>
      </w:pPr>
      <w:bookmarkStart w:id="878" w:name="_Toc357434496"/>
      <w:bookmarkStart w:id="879" w:name="_Toc454555641"/>
      <w:bookmarkStart w:id="880" w:name="_Toc118634660"/>
      <w:bookmarkStart w:id="881" w:name="_Toc455134593"/>
      <w:bookmarkStart w:id="882" w:name="_Toc455151721"/>
      <w:bookmarkStart w:id="883" w:name="_Toc78940667"/>
      <w:bookmarkStart w:id="884" w:name="_Toc78944646"/>
      <w:bookmarkStart w:id="885" w:name="_Toc8833223"/>
      <w:r>
        <w:rPr>
          <w:color w:val="auto"/>
          <w:sz w:val="28"/>
          <w:szCs w:val="28"/>
        </w:rPr>
        <w:t>19、工程保险</w:t>
      </w:r>
      <w:bookmarkEnd w:id="878"/>
      <w:bookmarkEnd w:id="879"/>
      <w:bookmarkEnd w:id="880"/>
      <w:bookmarkEnd w:id="881"/>
      <w:bookmarkEnd w:id="882"/>
      <w:bookmarkEnd w:id="883"/>
      <w:bookmarkEnd w:id="884"/>
      <w:bookmarkEnd w:id="885"/>
    </w:p>
    <w:p w14:paraId="4C01C2A9">
      <w:pPr>
        <w:pStyle w:val="50"/>
        <w:numPr>
          <w:ilvl w:val="0"/>
          <w:numId w:val="0"/>
        </w:numPr>
        <w:spacing w:before="120" w:after="120" w:line="360" w:lineRule="auto"/>
        <w:rPr>
          <w:color w:val="auto"/>
          <w:szCs w:val="24"/>
        </w:rPr>
      </w:pPr>
      <w:bookmarkStart w:id="886" w:name="_Toc357434497"/>
      <w:bookmarkStart w:id="887" w:name="_Toc8833224"/>
      <w:r>
        <w:rPr>
          <w:color w:val="auto"/>
        </w:rPr>
        <mc:AlternateContent>
          <mc:Choice Requires="wps">
            <w:drawing>
              <wp:anchor distT="0" distB="0" distL="114300" distR="114300" simplePos="0" relativeHeight="251807744" behindDoc="0" locked="0" layoutInCell="1" allowOverlap="1">
                <wp:simplePos x="0" y="0"/>
                <wp:positionH relativeFrom="column">
                  <wp:posOffset>-685800</wp:posOffset>
                </wp:positionH>
                <wp:positionV relativeFrom="paragraph">
                  <wp:posOffset>243840</wp:posOffset>
                </wp:positionV>
                <wp:extent cx="685800" cy="693420"/>
                <wp:effectExtent l="0" t="0" r="7620" b="0"/>
                <wp:wrapNone/>
                <wp:docPr id="16" name="文本框 16"/>
                <wp:cNvGraphicFramePr/>
                <a:graphic xmlns:a="http://schemas.openxmlformats.org/drawingml/2006/main">
                  <a:graphicData uri="http://schemas.microsoft.com/office/word/2010/wordprocessingShape">
                    <wps:wsp>
                      <wps:cNvSpPr txBox="1">
                        <a:spLocks noChangeArrowheads="1"/>
                      </wps:cNvSpPr>
                      <wps:spPr bwMode="auto">
                        <a:xfrm>
                          <a:off x="0" y="0"/>
                          <a:ext cx="685800" cy="693420"/>
                        </a:xfrm>
                        <a:prstGeom prst="rect">
                          <a:avLst/>
                        </a:prstGeom>
                        <a:solidFill>
                          <a:srgbClr val="FFFFFF"/>
                        </a:solidFill>
                        <a:ln>
                          <a:noFill/>
                        </a:ln>
                        <a:effectLst/>
                      </wps:spPr>
                      <wps:txbx>
                        <w:txbxContent>
                          <w:p w14:paraId="1DDCB62A">
                            <w:pPr>
                              <w:jc w:val="left"/>
                              <w:rPr>
                                <w:rFonts w:ascii="楷体_GB2312" w:eastAsia="楷体_GB2312"/>
                                <w:szCs w:val="21"/>
                              </w:rPr>
                            </w:pPr>
                            <w:r>
                              <w:rPr>
                                <w:rFonts w:hint="eastAsia" w:ascii="楷体_GB2312" w:eastAsia="楷体_GB2312"/>
                                <w:szCs w:val="21"/>
                              </w:rPr>
                              <w:t>承包人负责办理的保险</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19.2pt;height:54.6pt;width:54pt;z-index:251807744;mso-width-relative:page;mso-height-relative:page;" fillcolor="#FFFFFF" filled="t" stroked="f" coordsize="21600,21600" o:gfxdata="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Qb7TtcAAAAIAQAADwAAAAAAAAABACAAAAAiAAAAZHJzL2Rvd25yZXYueG1sUEsBAhQAFAAAAAgA&#10;h07iQNtQmYomAgAAPQQAAA4AAAAAAAAAAQAgAAAAJgEAAGRycy9lMm9Eb2MueG1sUEsFBgAAAAAG&#10;AAYAWQEAAL4FAAAAAA==&#10;">
                <v:fill on="t" focussize="0,0"/>
                <v:stroke on="f"/>
                <v:imagedata o:title=""/>
                <o:lock v:ext="edit" aspectratio="f"/>
                <v:textbox inset="0mm,0mm,0mm,0mm">
                  <w:txbxContent>
                    <w:p w14:paraId="1DDCB62A">
                      <w:pPr>
                        <w:jc w:val="left"/>
                        <w:rPr>
                          <w:rFonts w:ascii="楷体_GB2312" w:eastAsia="楷体_GB2312"/>
                          <w:szCs w:val="21"/>
                        </w:rPr>
                      </w:pPr>
                      <w:r>
                        <w:rPr>
                          <w:rFonts w:hint="eastAsia" w:ascii="楷体_GB2312" w:eastAsia="楷体_GB2312"/>
                          <w:szCs w:val="21"/>
                        </w:rPr>
                        <w:t>承包人负责办理的保险</w:t>
                      </w:r>
                    </w:p>
                  </w:txbxContent>
                </v:textbox>
              </v:shape>
            </w:pict>
          </mc:Fallback>
        </mc:AlternateContent>
      </w:r>
      <w:bookmarkStart w:id="888" w:name="_Toc454555642"/>
      <w:bookmarkStart w:id="889" w:name="_Toc455151722"/>
      <w:bookmarkStart w:id="890" w:name="_Toc455134594"/>
      <w:r>
        <w:rPr>
          <w:color w:val="auto"/>
          <w:szCs w:val="24"/>
        </w:rPr>
        <w:t xml:space="preserve">19.1 </w:t>
      </w:r>
      <w:bookmarkEnd w:id="886"/>
      <w:bookmarkEnd w:id="888"/>
      <w:r>
        <w:rPr>
          <w:rFonts w:hint="eastAsia"/>
          <w:color w:val="auto"/>
          <w:szCs w:val="24"/>
        </w:rPr>
        <w:t>工程一切险及第三者责任险购买</w:t>
      </w:r>
      <w:bookmarkEnd w:id="887"/>
      <w:bookmarkEnd w:id="889"/>
      <w:bookmarkEnd w:id="890"/>
    </w:p>
    <w:p w14:paraId="7A95AD73">
      <w:pPr>
        <w:pStyle w:val="51"/>
        <w:tabs>
          <w:tab w:val="left" w:pos="1440"/>
          <w:tab w:val="left" w:pos="1620"/>
        </w:tabs>
        <w:spacing w:after="0"/>
        <w:ind w:left="896" w:leftChars="83" w:hanging="722" w:hangingChars="301"/>
        <w:rPr>
          <w:color w:val="auto"/>
          <w:lang w:eastAsia="zh-CN"/>
        </w:rPr>
      </w:pPr>
      <w:r>
        <w:rPr>
          <w:color w:val="auto"/>
        </w:rPr>
        <w:t>19.1.1</w:t>
      </w:r>
      <w:r>
        <w:rPr>
          <w:rFonts w:hint="eastAsia"/>
          <w:color w:val="auto"/>
          <w:lang w:eastAsia="zh-CN"/>
        </w:rPr>
        <w:t>发包人（或总承包人）已购买整体的工程一切险及对应的第三者责任险，承包人可至发包人或总承包人处查询</w:t>
      </w:r>
      <w:r>
        <w:rPr>
          <w:color w:val="auto"/>
        </w:rPr>
        <w:t>。</w:t>
      </w:r>
      <w:r>
        <w:rPr>
          <w:rFonts w:hint="eastAsia"/>
          <w:color w:val="auto"/>
          <w:lang w:eastAsia="zh-CN"/>
        </w:rPr>
        <w:t>但是为保障各方权益，承包人尚需购买的保险有：</w:t>
      </w:r>
    </w:p>
    <w:p w14:paraId="5B2C0FBC">
      <w:pPr>
        <w:spacing w:line="360" w:lineRule="auto"/>
        <w:ind w:left="1478" w:leftChars="475" w:hanging="480" w:hangingChars="200"/>
        <w:rPr>
          <w:color w:val="auto"/>
          <w:sz w:val="24"/>
        </w:rPr>
      </w:pPr>
      <w:r>
        <w:rPr>
          <w:color w:val="auto"/>
          <w:sz w:val="24"/>
        </w:rPr>
        <w:t xml:space="preserve">(1) </w:t>
      </w:r>
      <w:r>
        <w:rPr>
          <w:rFonts w:hint="eastAsia"/>
          <w:color w:val="auto"/>
          <w:sz w:val="24"/>
        </w:rPr>
        <w:t>承包人管理人员、工人及间接雇佣人员的</w:t>
      </w:r>
      <w:r>
        <w:rPr>
          <w:color w:val="auto"/>
          <w:sz w:val="24"/>
          <w:lang w:val="zh-CN"/>
        </w:rPr>
        <w:t>人身保险、医疗保险、失业保险和工伤保险。</w:t>
      </w:r>
    </w:p>
    <w:p w14:paraId="44647BFC">
      <w:pPr>
        <w:spacing w:line="360" w:lineRule="auto"/>
        <w:ind w:left="1478" w:leftChars="475" w:hanging="480" w:hangingChars="200"/>
        <w:rPr>
          <w:color w:val="auto"/>
          <w:sz w:val="24"/>
        </w:rPr>
      </w:pPr>
      <w:r>
        <w:rPr>
          <w:color w:val="auto"/>
          <w:sz w:val="24"/>
        </w:rPr>
        <w:t xml:space="preserve">(2) </w:t>
      </w:r>
      <w:r>
        <w:rPr>
          <w:rFonts w:hint="eastAsia"/>
          <w:color w:val="auto"/>
          <w:sz w:val="24"/>
        </w:rPr>
        <w:t>所有施工机械设备、设施及车辆等的保险</w:t>
      </w:r>
      <w:r>
        <w:rPr>
          <w:color w:val="auto"/>
          <w:sz w:val="24"/>
        </w:rPr>
        <w:t>；</w:t>
      </w:r>
    </w:p>
    <w:p w14:paraId="5DF54079">
      <w:pPr>
        <w:spacing w:line="360" w:lineRule="auto"/>
        <w:ind w:left="1478" w:leftChars="475" w:hanging="480" w:hangingChars="200"/>
        <w:rPr>
          <w:color w:val="auto"/>
          <w:sz w:val="24"/>
        </w:rPr>
      </w:pPr>
      <w:r>
        <w:rPr>
          <w:color w:val="auto"/>
          <w:sz w:val="24"/>
        </w:rPr>
        <w:t xml:space="preserve">(3) </w:t>
      </w:r>
      <w:r>
        <w:rPr>
          <w:rFonts w:hint="eastAsia"/>
          <w:color w:val="auto"/>
          <w:sz w:val="24"/>
        </w:rPr>
        <w:t>因本工程施工所致的人身及财产损害相关的保险</w:t>
      </w:r>
      <w:r>
        <w:rPr>
          <w:color w:val="auto"/>
          <w:sz w:val="24"/>
        </w:rPr>
        <w:t>；</w:t>
      </w:r>
    </w:p>
    <w:p w14:paraId="24B73834">
      <w:pPr>
        <w:spacing w:line="360" w:lineRule="auto"/>
        <w:ind w:left="1415" w:leftChars="474" w:hanging="420" w:hangingChars="175"/>
        <w:rPr>
          <w:color w:val="auto"/>
          <w:sz w:val="24"/>
        </w:rPr>
      </w:pPr>
      <w:r>
        <w:rPr>
          <w:color w:val="auto"/>
          <w:sz w:val="24"/>
        </w:rPr>
        <w:t>(</w:t>
      </w:r>
      <w:r>
        <w:rPr>
          <w:rFonts w:hint="eastAsia"/>
          <w:color w:val="auto"/>
          <w:sz w:val="24"/>
        </w:rPr>
        <w:t>4</w:t>
      </w:r>
      <w:r>
        <w:rPr>
          <w:color w:val="auto"/>
          <w:sz w:val="24"/>
        </w:rPr>
        <w:t xml:space="preserve">) </w:t>
      </w:r>
      <w:r>
        <w:rPr>
          <w:rFonts w:hint="eastAsia"/>
          <w:color w:val="auto"/>
          <w:sz w:val="24"/>
        </w:rPr>
        <w:t>为弥补发包人（或总承包人）购买的整体工程一切险及第三者责任保险不足而需要购买的其他保险。</w:t>
      </w:r>
    </w:p>
    <w:p w14:paraId="23F3D8FE">
      <w:pPr>
        <w:spacing w:line="360" w:lineRule="auto"/>
        <w:ind w:left="991" w:leftChars="472" w:firstLine="2"/>
        <w:rPr>
          <w:color w:val="auto"/>
          <w:sz w:val="24"/>
        </w:rPr>
      </w:pPr>
      <w:r>
        <w:rPr>
          <w:color w:val="auto"/>
          <w:sz w:val="24"/>
        </w:rPr>
        <w:t>承包人须保证发包人不会负责任何与上述有关的索赔、赔偿、诉讼、费用等。</w:t>
      </w:r>
    </w:p>
    <w:p w14:paraId="5CD8414B">
      <w:pPr>
        <w:pStyle w:val="51"/>
        <w:tabs>
          <w:tab w:val="left" w:pos="1440"/>
          <w:tab w:val="left" w:pos="1620"/>
        </w:tabs>
        <w:spacing w:after="0"/>
        <w:ind w:left="1016" w:leftChars="84" w:hanging="840" w:hangingChars="350"/>
        <w:rPr>
          <w:color w:val="auto"/>
          <w:lang w:eastAsia="zh-CN"/>
        </w:rPr>
      </w:pPr>
      <w:r>
        <w:rPr>
          <w:color w:val="auto"/>
          <w:lang w:val="en-US" w:eastAsia="zh-CN"/>
        </w:rPr>
        <mc:AlternateContent>
          <mc:Choice Requires="wps">
            <w:drawing>
              <wp:anchor distT="0" distB="0" distL="114300" distR="114300" simplePos="0" relativeHeight="251806720" behindDoc="0" locked="0" layoutInCell="1" allowOverlap="1">
                <wp:simplePos x="0" y="0"/>
                <wp:positionH relativeFrom="column">
                  <wp:posOffset>-720090</wp:posOffset>
                </wp:positionH>
                <wp:positionV relativeFrom="paragraph">
                  <wp:posOffset>266700</wp:posOffset>
                </wp:positionV>
                <wp:extent cx="685800" cy="271145"/>
                <wp:effectExtent l="0" t="0" r="7620" b="1270"/>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685800" cy="271145"/>
                        </a:xfrm>
                        <a:prstGeom prst="rect">
                          <a:avLst/>
                        </a:prstGeom>
                        <a:solidFill>
                          <a:srgbClr val="FFFFFF"/>
                        </a:solidFill>
                        <a:ln>
                          <a:noFill/>
                        </a:ln>
                        <a:effectLst/>
                      </wps:spPr>
                      <wps:txbx>
                        <w:txbxContent>
                          <w:p w14:paraId="7423CAAB">
                            <w:pPr>
                              <w:jc w:val="left"/>
                              <w:rPr>
                                <w:rFonts w:ascii="楷体_GB2312" w:eastAsia="楷体_GB2312"/>
                                <w:szCs w:val="21"/>
                              </w:rPr>
                            </w:pPr>
                            <w:r>
                              <w:rPr>
                                <w:rFonts w:hint="eastAsia" w:ascii="楷体_GB2312" w:eastAsia="楷体_GB2312"/>
                                <w:szCs w:val="21"/>
                              </w:rPr>
                              <w:t>保险期限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1pt;height:21.35pt;width:54pt;z-index:251806720;mso-width-relative:page;mso-height-relative:page;" fillcolor="#FFFFFF" filled="t" stroked="f" coordsize="21600,21600" o:gfxdata="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0chUxdgAAAAJAQAADwAAAAAAAAABACAAAAAiAAAAZHJzL2Rvd25yZXYueG1sUEsBAhQAFAAAAAgA&#10;h07iQEFTqdIlAgAAPQQAAA4AAAAAAAAAAQAgAAAAJwEAAGRycy9lMm9Eb2MueG1sUEsFBgAAAAAG&#10;AAYAWQEAAL4FAAAAAA==&#10;">
                <v:fill on="t" focussize="0,0"/>
                <v:stroke on="f"/>
                <v:imagedata o:title=""/>
                <o:lock v:ext="edit" aspectratio="f"/>
                <v:textbox inset="0mm,0mm,0mm,0mm">
                  <w:txbxContent>
                    <w:p w14:paraId="7423CAAB">
                      <w:pPr>
                        <w:jc w:val="left"/>
                        <w:rPr>
                          <w:rFonts w:ascii="楷体_GB2312" w:eastAsia="楷体_GB2312"/>
                          <w:szCs w:val="21"/>
                        </w:rPr>
                      </w:pPr>
                      <w:r>
                        <w:rPr>
                          <w:rFonts w:hint="eastAsia" w:ascii="楷体_GB2312" w:eastAsia="楷体_GB2312"/>
                          <w:szCs w:val="21"/>
                        </w:rPr>
                        <w:t>保险期限</w:t>
                      </w:r>
                    </w:p>
                  </w:txbxContent>
                </v:textbox>
              </v:shape>
            </w:pict>
          </mc:Fallback>
        </mc:AlternateContent>
      </w:r>
      <w:r>
        <w:rPr>
          <w:color w:val="auto"/>
        </w:rPr>
        <w:t xml:space="preserve">19.1.2 </w:t>
      </w:r>
      <w:r>
        <w:rPr>
          <w:rFonts w:hint="eastAsia"/>
          <w:color w:val="auto"/>
          <w:lang w:eastAsia="zh-CN"/>
        </w:rPr>
        <w:t>对应19.1.1中要求承包人购买</w:t>
      </w:r>
      <w:r>
        <w:rPr>
          <w:color w:val="auto"/>
        </w:rPr>
        <w:t>的保险</w:t>
      </w:r>
      <w:r>
        <w:rPr>
          <w:rFonts w:hint="eastAsia"/>
          <w:color w:val="auto"/>
          <w:lang w:eastAsia="zh-CN"/>
        </w:rPr>
        <w:t>，保险</w:t>
      </w:r>
      <w:r>
        <w:rPr>
          <w:color w:val="auto"/>
        </w:rPr>
        <w:t>期应从开工至工程实际竣工后一个月止，如果出现工期延长或拖延，则投保的保险期亦应延长。</w:t>
      </w:r>
    </w:p>
    <w:p w14:paraId="6F4DBCD9">
      <w:pPr>
        <w:pStyle w:val="50"/>
        <w:numPr>
          <w:ilvl w:val="0"/>
          <w:numId w:val="0"/>
        </w:numPr>
        <w:spacing w:before="120" w:after="120" w:line="360" w:lineRule="auto"/>
        <w:rPr>
          <w:color w:val="auto"/>
          <w:szCs w:val="24"/>
        </w:rPr>
      </w:pPr>
      <w:bookmarkStart w:id="891" w:name="_Toc8833225"/>
      <w:r>
        <w:rPr>
          <w:color w:val="auto"/>
        </w:rPr>
        <mc:AlternateContent>
          <mc:Choice Requires="wps">
            <w:drawing>
              <wp:anchor distT="0" distB="0" distL="114300" distR="114300" simplePos="0" relativeHeight="251857920" behindDoc="0" locked="0" layoutInCell="1" allowOverlap="1">
                <wp:simplePos x="0" y="0"/>
                <wp:positionH relativeFrom="column">
                  <wp:posOffset>-685800</wp:posOffset>
                </wp:positionH>
                <wp:positionV relativeFrom="paragraph">
                  <wp:posOffset>426720</wp:posOffset>
                </wp:positionV>
                <wp:extent cx="685800" cy="510540"/>
                <wp:effectExtent l="0" t="0" r="7620" b="1270"/>
                <wp:wrapNone/>
                <wp:docPr id="158" name="文本框 14"/>
                <wp:cNvGraphicFramePr/>
                <a:graphic xmlns:a="http://schemas.openxmlformats.org/drawingml/2006/main">
                  <a:graphicData uri="http://schemas.microsoft.com/office/word/2010/wordprocessingShape">
                    <wps:wsp>
                      <wps:cNvSpPr txBox="1">
                        <a:spLocks noChangeArrowheads="1"/>
                      </wps:cNvSpPr>
                      <wps:spPr bwMode="auto">
                        <a:xfrm>
                          <a:off x="0" y="0"/>
                          <a:ext cx="685800" cy="510540"/>
                        </a:xfrm>
                        <a:prstGeom prst="rect">
                          <a:avLst/>
                        </a:prstGeom>
                        <a:solidFill>
                          <a:srgbClr val="FFFFFF"/>
                        </a:solidFill>
                        <a:ln>
                          <a:noFill/>
                        </a:ln>
                        <a:effectLst/>
                      </wps:spPr>
                      <wps:txbx>
                        <w:txbxContent>
                          <w:p w14:paraId="06117C6C">
                            <w:pPr>
                              <w:jc w:val="left"/>
                              <w:rPr>
                                <w:rFonts w:ascii="楷体_GB2312" w:eastAsia="楷体_GB2312"/>
                                <w:szCs w:val="21"/>
                              </w:rPr>
                            </w:pPr>
                            <w:r>
                              <w:rPr>
                                <w:rFonts w:hint="eastAsia" w:ascii="楷体_GB2312" w:eastAsia="楷体_GB2312"/>
                                <w:szCs w:val="21"/>
                              </w:rPr>
                              <w:t>承包人负责办理的保险</w:t>
                            </w:r>
                          </w:p>
                        </w:txbxContent>
                      </wps:txbx>
                      <wps:bodyPr rot="0" vert="horz" wrap="square" lIns="0" tIns="0" rIns="0" bIns="0" anchor="t" anchorCtr="0" upright="1">
                        <a:noAutofit/>
                      </wps:bodyPr>
                    </wps:wsp>
                  </a:graphicData>
                </a:graphic>
              </wp:anchor>
            </w:drawing>
          </mc:Choice>
          <mc:Fallback>
            <w:pict>
              <v:shape id="文本框 14" o:spid="_x0000_s1026" o:spt="202" type="#_x0000_t202" style="position:absolute;left:0pt;margin-left:-54pt;margin-top:33.6pt;height:40.2pt;width:54pt;z-index:251857920;mso-width-relative:page;mso-height-relative:page;" fillcolor="#FFFFFF" filled="t" stroked="f" coordsize="21600,21600" o:gfxdata="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Wg2vHXAAAACAEAAA8AAAAAAAAAAQAgAAAAIgAAAGRycy9kb3ducmV2LnhtbFBLAQIUABQAAAAI&#10;AIdO4kAhZsGfJwIAAD4EAAAOAAAAAAAAAAEAIAAAACYBAABkcnMvZTJvRG9jLnhtbFBLBQYAAAAA&#10;BgAGAFkBAAC/BQAAAAA=&#10;">
                <v:fill on="t" focussize="0,0"/>
                <v:stroke on="f"/>
                <v:imagedata o:title=""/>
                <o:lock v:ext="edit" aspectratio="f"/>
                <v:textbox inset="0mm,0mm,0mm,0mm">
                  <w:txbxContent>
                    <w:p w14:paraId="06117C6C">
                      <w:pPr>
                        <w:jc w:val="left"/>
                        <w:rPr>
                          <w:rFonts w:ascii="楷体_GB2312" w:eastAsia="楷体_GB2312"/>
                          <w:szCs w:val="21"/>
                        </w:rPr>
                      </w:pPr>
                      <w:r>
                        <w:rPr>
                          <w:rFonts w:hint="eastAsia" w:ascii="楷体_GB2312" w:eastAsia="楷体_GB2312"/>
                          <w:szCs w:val="21"/>
                        </w:rPr>
                        <w:t>承包人负责办理的保险</w:t>
                      </w:r>
                    </w:p>
                  </w:txbxContent>
                </v:textbox>
              </v:shape>
            </w:pict>
          </mc:Fallback>
        </mc:AlternateContent>
      </w:r>
      <w:bookmarkStart w:id="892" w:name="_Toc455134595"/>
      <w:bookmarkStart w:id="893" w:name="_Toc455151723"/>
      <w:r>
        <w:rPr>
          <w:color w:val="auto"/>
          <w:szCs w:val="24"/>
        </w:rPr>
        <w:t>19.</w:t>
      </w:r>
      <w:r>
        <w:rPr>
          <w:rFonts w:hint="eastAsia"/>
          <w:color w:val="auto"/>
          <w:szCs w:val="24"/>
        </w:rPr>
        <w:t>2</w:t>
      </w:r>
      <w:r>
        <w:rPr>
          <w:color w:val="auto"/>
          <w:szCs w:val="24"/>
        </w:rPr>
        <w:t xml:space="preserve"> </w:t>
      </w:r>
      <w:r>
        <w:rPr>
          <w:rFonts w:hint="eastAsia"/>
          <w:color w:val="auto"/>
          <w:szCs w:val="24"/>
        </w:rPr>
        <w:t>保险配合责任</w:t>
      </w:r>
      <w:bookmarkEnd w:id="891"/>
      <w:bookmarkEnd w:id="892"/>
      <w:bookmarkEnd w:id="893"/>
    </w:p>
    <w:p w14:paraId="1452D289">
      <w:pPr>
        <w:pStyle w:val="51"/>
        <w:tabs>
          <w:tab w:val="left" w:pos="1440"/>
          <w:tab w:val="left" w:pos="1620"/>
        </w:tabs>
        <w:spacing w:after="0"/>
        <w:ind w:left="896" w:leftChars="83" w:hanging="722" w:hangingChars="301"/>
        <w:rPr>
          <w:color w:val="auto"/>
          <w:lang w:eastAsia="zh-CN"/>
        </w:rPr>
      </w:pPr>
      <w:r>
        <w:rPr>
          <w:color w:val="auto"/>
        </w:rPr>
        <w:t>19.1.1</w:t>
      </w:r>
      <w:r>
        <w:rPr>
          <w:rFonts w:hint="eastAsia"/>
          <w:color w:val="auto"/>
          <w:lang w:eastAsia="zh-CN"/>
        </w:rPr>
        <w:t>在承包人施工期间，当发生对应保险范围内的财产损失及人员伤害时，承包人应积极配合发包人做好保险理赔工作。即使是财产的损失及人员的伤害与承包人无关，承包人亦应该做好对应现场的保护及证据的提供工作</w:t>
      </w:r>
      <w:r>
        <w:rPr>
          <w:color w:val="auto"/>
        </w:rPr>
        <w:t>。</w:t>
      </w:r>
      <w:r>
        <w:rPr>
          <w:rFonts w:hint="eastAsia"/>
          <w:color w:val="auto"/>
          <w:lang w:eastAsia="zh-CN"/>
        </w:rPr>
        <w:t>对于不在承保范围内的财产损失及人员伤害，承包人应自行承担对应损失及赔偿责任。</w:t>
      </w:r>
    </w:p>
    <w:p w14:paraId="4863956E">
      <w:pPr>
        <w:pStyle w:val="4"/>
        <w:spacing w:before="120" w:after="120" w:line="360" w:lineRule="auto"/>
        <w:rPr>
          <w:color w:val="auto"/>
          <w:sz w:val="28"/>
          <w:szCs w:val="28"/>
        </w:rPr>
      </w:pPr>
      <w:bookmarkStart w:id="894" w:name="_Toc455151724"/>
      <w:bookmarkStart w:id="895" w:name="_Toc8833226"/>
      <w:bookmarkStart w:id="896" w:name="_Toc118634666"/>
      <w:bookmarkStart w:id="897" w:name="_Toc357434499"/>
      <w:bookmarkStart w:id="898" w:name="_Toc454555644"/>
      <w:bookmarkStart w:id="899" w:name="_Toc455134596"/>
      <w:r>
        <w:rPr>
          <w:color w:val="auto"/>
          <w:sz w:val="28"/>
          <w:szCs w:val="28"/>
        </w:rPr>
        <w:t>20、工程担保</w:t>
      </w:r>
      <w:bookmarkEnd w:id="894"/>
      <w:bookmarkEnd w:id="895"/>
      <w:bookmarkEnd w:id="896"/>
      <w:bookmarkEnd w:id="897"/>
      <w:bookmarkEnd w:id="898"/>
      <w:bookmarkEnd w:id="899"/>
    </w:p>
    <w:p w14:paraId="2F6877A0">
      <w:pPr>
        <w:pStyle w:val="50"/>
        <w:numPr>
          <w:ilvl w:val="0"/>
          <w:numId w:val="0"/>
        </w:numPr>
        <w:spacing w:before="120" w:after="120" w:line="360" w:lineRule="auto"/>
        <w:rPr>
          <w:color w:val="auto"/>
        </w:rPr>
      </w:pPr>
      <w:bookmarkStart w:id="900" w:name="_Toc454555645"/>
      <w:bookmarkStart w:id="901" w:name="_Toc118634667"/>
      <w:bookmarkStart w:id="902" w:name="_Toc357434500"/>
      <w:bookmarkStart w:id="903" w:name="_Toc455151725"/>
      <w:bookmarkStart w:id="904" w:name="_Toc455134597"/>
      <w:bookmarkStart w:id="905" w:name="_Toc8833227"/>
      <w:r>
        <w:rPr>
          <w:color w:val="auto"/>
        </w:rPr>
        <w:t>20.1、履约担保</w:t>
      </w:r>
      <w:bookmarkEnd w:id="900"/>
      <w:bookmarkEnd w:id="901"/>
      <w:bookmarkEnd w:id="902"/>
      <w:bookmarkEnd w:id="903"/>
      <w:bookmarkEnd w:id="904"/>
      <w:bookmarkEnd w:id="905"/>
    </w:p>
    <w:p w14:paraId="55C206B9">
      <w:pPr>
        <w:pStyle w:val="51"/>
        <w:tabs>
          <w:tab w:val="left" w:pos="1440"/>
          <w:tab w:val="left" w:pos="1620"/>
        </w:tabs>
        <w:spacing w:after="0"/>
        <w:ind w:left="896" w:leftChars="83" w:hanging="722" w:hangingChars="301"/>
        <w:rPr>
          <w:color w:val="auto"/>
        </w:rPr>
      </w:pPr>
      <w:bookmarkStart w:id="906" w:name="_Toc34909181"/>
      <w:r>
        <w:rPr>
          <w:color w:val="auto"/>
          <w:lang w:val="en-US" w:eastAsia="zh-CN"/>
        </w:rPr>
        <mc:AlternateContent>
          <mc:Choice Requires="wps">
            <w:drawing>
              <wp:anchor distT="0" distB="0" distL="114300" distR="114300" simplePos="0" relativeHeight="251808768" behindDoc="0" locked="0" layoutInCell="1" allowOverlap="1">
                <wp:simplePos x="0" y="0"/>
                <wp:positionH relativeFrom="column">
                  <wp:posOffset>-720090</wp:posOffset>
                </wp:positionH>
                <wp:positionV relativeFrom="paragraph">
                  <wp:posOffset>36195</wp:posOffset>
                </wp:positionV>
                <wp:extent cx="685800" cy="329565"/>
                <wp:effectExtent l="0" t="0" r="7620" b="635"/>
                <wp:wrapNone/>
                <wp:docPr id="1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685800" cy="329565"/>
                        </a:xfrm>
                        <a:prstGeom prst="rect">
                          <a:avLst/>
                        </a:prstGeom>
                        <a:solidFill>
                          <a:srgbClr val="FFFFFF"/>
                        </a:solidFill>
                        <a:ln>
                          <a:noFill/>
                        </a:ln>
                        <a:effectLst/>
                      </wps:spPr>
                      <wps:txbx>
                        <w:txbxContent>
                          <w:p w14:paraId="6C2B484C">
                            <w:pPr>
                              <w:rPr>
                                <w:rFonts w:ascii="楷体_GB2312" w:eastAsia="楷体_GB2312"/>
                                <w:szCs w:val="21"/>
                              </w:rPr>
                            </w:pPr>
                            <w:r>
                              <w:rPr>
                                <w:rFonts w:hint="eastAsia" w:ascii="楷体_GB2312" w:eastAsia="楷体_GB2312"/>
                                <w:szCs w:val="21"/>
                              </w:rPr>
                              <w:t>履约担保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25.95pt;width:54pt;z-index:251808768;mso-width-relative:page;mso-height-relative:page;" fillcolor="#FFFFFF" filled="t" stroked="f" coordsize="21600,21600" o:gfxdata="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a&#10;oaw61gAAAAgBAAAPAAAAAAAAAAEAIAAAACIAAABkcnMvZG93bnJldi54bWxQSwECFAAUAAAACACH&#10;TuJAvCqN1yYCAAA9BAAADgAAAAAAAAABACAAAAAlAQAAZHJzL2Uyb0RvYy54bWxQSwUGAAAAAAYA&#10;BgBZAQAAvQUAAAAA&#10;">
                <v:fill on="t" focussize="0,0"/>
                <v:stroke on="f"/>
                <v:imagedata o:title=""/>
                <o:lock v:ext="edit" aspectratio="f"/>
                <v:textbox inset="0mm,0mm,0mm,0mm">
                  <w:txbxContent>
                    <w:p w14:paraId="6C2B484C">
                      <w:pPr>
                        <w:rPr>
                          <w:rFonts w:ascii="楷体_GB2312" w:eastAsia="楷体_GB2312"/>
                          <w:szCs w:val="21"/>
                        </w:rPr>
                      </w:pPr>
                      <w:r>
                        <w:rPr>
                          <w:rFonts w:hint="eastAsia" w:ascii="楷体_GB2312" w:eastAsia="楷体_GB2312"/>
                          <w:szCs w:val="21"/>
                        </w:rPr>
                        <w:t>履约担保</w:t>
                      </w:r>
                    </w:p>
                  </w:txbxContent>
                </v:textbox>
              </v:shape>
            </w:pict>
          </mc:Fallback>
        </mc:AlternateContent>
      </w:r>
      <w:r>
        <w:rPr>
          <w:color w:val="auto"/>
        </w:rPr>
        <w:t>20.1.1在本工程合同签署后，承包人应向发包人提交履约保函或履约保证金</w:t>
      </w:r>
      <w:bookmarkEnd w:id="906"/>
      <w:r>
        <w:rPr>
          <w:color w:val="auto"/>
        </w:rPr>
        <w:t>。</w:t>
      </w:r>
    </w:p>
    <w:p w14:paraId="0F88B9A2">
      <w:pPr>
        <w:pStyle w:val="51"/>
        <w:tabs>
          <w:tab w:val="left" w:pos="1440"/>
          <w:tab w:val="left" w:pos="1620"/>
        </w:tabs>
        <w:spacing w:after="0"/>
        <w:ind w:left="896" w:leftChars="83" w:hanging="722" w:hangingChars="301"/>
        <w:rPr>
          <w:color w:val="auto"/>
        </w:rPr>
      </w:pPr>
      <w:r>
        <w:rPr>
          <w:color w:val="auto"/>
          <w:lang w:val="en-US" w:eastAsia="zh-CN"/>
        </w:rPr>
        <mc:AlternateContent>
          <mc:Choice Requires="wps">
            <w:drawing>
              <wp:anchor distT="0" distB="0" distL="114300" distR="114300" simplePos="0" relativeHeight="251809792" behindDoc="0" locked="0" layoutInCell="1" allowOverlap="1">
                <wp:simplePos x="0" y="0"/>
                <wp:positionH relativeFrom="column">
                  <wp:posOffset>-720090</wp:posOffset>
                </wp:positionH>
                <wp:positionV relativeFrom="paragraph">
                  <wp:posOffset>36195</wp:posOffset>
                </wp:positionV>
                <wp:extent cx="685800" cy="297180"/>
                <wp:effectExtent l="0" t="0" r="7620" b="0"/>
                <wp:wrapNone/>
                <wp:docPr id="12"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2BEBDB97">
                            <w:pPr>
                              <w:rPr>
                                <w:rFonts w:ascii="楷体_GB2312" w:eastAsia="楷体_GB2312"/>
                                <w:szCs w:val="21"/>
                              </w:rPr>
                            </w:pPr>
                            <w:r>
                              <w:rPr>
                                <w:rFonts w:hint="eastAsia" w:ascii="楷体_GB2312" w:eastAsia="楷体_GB2312"/>
                                <w:szCs w:val="21"/>
                              </w:rPr>
                              <w:t>担保期限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23.4pt;width:54pt;z-index:251809792;mso-width-relative:page;mso-height-relative:page;" fillcolor="#FFFFFF" filled="t" stroked="f" coordsize="21600,21600" o:gfxdata="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z3&#10;cLLWAAAACAEAAA8AAAAAAAAAAQAgAAAAIgAAAGRycy9kb3ducmV2LnhtbFBLAQIUABQAAAAIAIdO&#10;4kBMe8rYJQIAAD0EAAAOAAAAAAAAAAEAIAAAACUBAABkcnMvZTJvRG9jLnhtbFBLBQYAAAAABgAG&#10;AFkBAAC8BQAAAAA=&#10;">
                <v:fill on="t" focussize="0,0"/>
                <v:stroke on="f"/>
                <v:imagedata o:title=""/>
                <o:lock v:ext="edit" aspectratio="f"/>
                <v:textbox inset="0mm,0mm,0mm,0mm">
                  <w:txbxContent>
                    <w:p w14:paraId="2BEBDB97">
                      <w:pPr>
                        <w:rPr>
                          <w:rFonts w:ascii="楷体_GB2312" w:eastAsia="楷体_GB2312"/>
                          <w:szCs w:val="21"/>
                        </w:rPr>
                      </w:pPr>
                      <w:r>
                        <w:rPr>
                          <w:rFonts w:hint="eastAsia" w:ascii="楷体_GB2312" w:eastAsia="楷体_GB2312"/>
                          <w:szCs w:val="21"/>
                        </w:rPr>
                        <w:t>担保期限</w:t>
                      </w:r>
                    </w:p>
                  </w:txbxContent>
                </v:textbox>
              </v:shape>
            </w:pict>
          </mc:Fallback>
        </mc:AlternateContent>
      </w:r>
      <w:r>
        <w:rPr>
          <w:color w:val="auto"/>
        </w:rPr>
        <w:t>20.1.2 当按本工程合同条款规定已发出“实际竣工证书”时，则该保证人应获解除担保规定的义务，发包人将履约保函或履约保证金退还给承包人。</w:t>
      </w:r>
    </w:p>
    <w:p w14:paraId="0B4627D7">
      <w:pPr>
        <w:pStyle w:val="4"/>
        <w:spacing w:before="120" w:after="120" w:line="360" w:lineRule="auto"/>
        <w:rPr>
          <w:color w:val="auto"/>
          <w:sz w:val="28"/>
          <w:szCs w:val="28"/>
        </w:rPr>
      </w:pPr>
      <w:bookmarkStart w:id="907" w:name="_Toc455134598"/>
      <w:bookmarkStart w:id="908" w:name="_Toc454555646"/>
      <w:bookmarkStart w:id="909" w:name="_Toc357434501"/>
      <w:bookmarkStart w:id="910" w:name="_Toc78940670"/>
      <w:bookmarkStart w:id="911" w:name="_Toc8833228"/>
      <w:bookmarkStart w:id="912" w:name="_Toc455151726"/>
      <w:bookmarkStart w:id="913" w:name="_Toc78944649"/>
      <w:bookmarkStart w:id="914" w:name="_Toc118634668"/>
      <w:r>
        <w:rPr>
          <w:color w:val="auto"/>
          <w:sz w:val="28"/>
          <w:szCs w:val="28"/>
        </w:rPr>
        <w:t>21、合同的生效、终止和解除</w:t>
      </w:r>
      <w:bookmarkEnd w:id="907"/>
      <w:bookmarkEnd w:id="908"/>
      <w:bookmarkEnd w:id="909"/>
      <w:bookmarkEnd w:id="910"/>
      <w:bookmarkEnd w:id="911"/>
      <w:bookmarkEnd w:id="912"/>
      <w:bookmarkEnd w:id="913"/>
      <w:bookmarkEnd w:id="914"/>
    </w:p>
    <w:p w14:paraId="1D73081F">
      <w:pPr>
        <w:pStyle w:val="50"/>
        <w:numPr>
          <w:ilvl w:val="0"/>
          <w:numId w:val="0"/>
        </w:numPr>
        <w:spacing w:before="120" w:after="120" w:line="360" w:lineRule="auto"/>
        <w:rPr>
          <w:color w:val="auto"/>
          <w:szCs w:val="24"/>
        </w:rPr>
      </w:pPr>
      <w:bookmarkStart w:id="915" w:name="_Toc78940671"/>
      <w:bookmarkStart w:id="916" w:name="_Toc118634669"/>
      <w:bookmarkStart w:id="917" w:name="_Toc455134599"/>
      <w:bookmarkStart w:id="918" w:name="_Toc8833229"/>
      <w:bookmarkStart w:id="919" w:name="_Toc455151727"/>
      <w:bookmarkStart w:id="920" w:name="_Toc454555647"/>
      <w:bookmarkStart w:id="921" w:name="_Toc78944650"/>
      <w:bookmarkStart w:id="922" w:name="_Toc357434502"/>
      <w:r>
        <w:rPr>
          <w:color w:val="auto"/>
          <w:szCs w:val="24"/>
        </w:rPr>
        <w:t>21.1 合同生效、终止</w:t>
      </w:r>
      <w:bookmarkEnd w:id="915"/>
      <w:bookmarkEnd w:id="916"/>
      <w:bookmarkEnd w:id="917"/>
      <w:bookmarkEnd w:id="918"/>
      <w:bookmarkEnd w:id="919"/>
      <w:bookmarkEnd w:id="920"/>
      <w:bookmarkEnd w:id="921"/>
      <w:bookmarkEnd w:id="922"/>
    </w:p>
    <w:p w14:paraId="610B5CC2">
      <w:pPr>
        <w:pStyle w:val="51"/>
        <w:tabs>
          <w:tab w:val="left" w:pos="1440"/>
          <w:tab w:val="left" w:pos="1620"/>
        </w:tabs>
        <w:spacing w:after="0"/>
        <w:ind w:left="896" w:leftChars="83" w:hanging="722" w:hangingChars="301"/>
        <w:rPr>
          <w:color w:val="auto"/>
        </w:rPr>
      </w:pPr>
      <w:bookmarkStart w:id="923" w:name="_Toc34909189"/>
      <w:r>
        <w:rPr>
          <w:color w:val="auto"/>
          <w:lang w:val="en-US" w:eastAsia="zh-CN"/>
        </w:rPr>
        <mc:AlternateContent>
          <mc:Choice Requires="wps">
            <w:drawing>
              <wp:anchor distT="0" distB="0" distL="114300" distR="114300" simplePos="0" relativeHeight="251810816" behindDoc="0" locked="0" layoutInCell="1" allowOverlap="1">
                <wp:simplePos x="0" y="0"/>
                <wp:positionH relativeFrom="column">
                  <wp:posOffset>-720090</wp:posOffset>
                </wp:positionH>
                <wp:positionV relativeFrom="paragraph">
                  <wp:posOffset>62865</wp:posOffset>
                </wp:positionV>
                <wp:extent cx="685800" cy="337185"/>
                <wp:effectExtent l="0" t="0" r="7620" b="127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85800" cy="337185"/>
                        </a:xfrm>
                        <a:prstGeom prst="rect">
                          <a:avLst/>
                        </a:prstGeom>
                        <a:solidFill>
                          <a:srgbClr val="FFFFFF"/>
                        </a:solidFill>
                        <a:ln>
                          <a:noFill/>
                        </a:ln>
                        <a:effectLst/>
                      </wps:spPr>
                      <wps:txbx>
                        <w:txbxContent>
                          <w:p w14:paraId="39DD07AD">
                            <w:pPr>
                              <w:rPr>
                                <w:rFonts w:ascii="楷体_GB2312" w:eastAsia="楷体_GB2312"/>
                                <w:szCs w:val="21"/>
                              </w:rPr>
                            </w:pPr>
                            <w:r>
                              <w:rPr>
                                <w:rFonts w:hint="eastAsia" w:ascii="楷体_GB2312" w:eastAsia="楷体_GB2312"/>
                                <w:szCs w:val="21"/>
                              </w:rPr>
                              <w:t>合同生效</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95pt;height:26.55pt;width:54pt;z-index:251810816;mso-width-relative:page;mso-height-relative:page;" fillcolor="#FFFFFF" filled="t" stroked="f" coordsize="21600,21600" o:gfxdata="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PHh3NcAAAAIAQAADwAAAAAAAAABACAAAAAiAAAAZHJzL2Rvd25yZXYueG1sUEsBAhQAFAAAAAgA&#10;h07iQP9klZYmAgAAPQQAAA4AAAAAAAAAAQAgAAAAJgEAAGRycy9lMm9Eb2MueG1sUEsFBgAAAAAG&#10;AAYAWQEAAL4FAAAAAA==&#10;">
                <v:fill on="t" focussize="0,0"/>
                <v:stroke on="f"/>
                <v:imagedata o:title=""/>
                <o:lock v:ext="edit" aspectratio="f"/>
                <v:textbox inset="0mm,0mm,0mm,0mm">
                  <w:txbxContent>
                    <w:p w14:paraId="39DD07AD">
                      <w:pPr>
                        <w:rPr>
                          <w:rFonts w:ascii="楷体_GB2312" w:eastAsia="楷体_GB2312"/>
                          <w:szCs w:val="21"/>
                        </w:rPr>
                      </w:pPr>
                      <w:r>
                        <w:rPr>
                          <w:rFonts w:hint="eastAsia" w:ascii="楷体_GB2312" w:eastAsia="楷体_GB2312"/>
                          <w:szCs w:val="21"/>
                        </w:rPr>
                        <w:t>合同生效</w:t>
                      </w:r>
                    </w:p>
                  </w:txbxContent>
                </v:textbox>
              </v:shape>
            </w:pict>
          </mc:Fallback>
        </mc:AlternateContent>
      </w:r>
      <w:r>
        <w:rPr>
          <w:color w:val="auto"/>
        </w:rPr>
        <w:t>21.1.1本工程合同自承包人与发包人双方法定代表人或其委托代理人签字及盖章后生效。</w:t>
      </w:r>
      <w:bookmarkEnd w:id="923"/>
    </w:p>
    <w:p w14:paraId="0BF273F8">
      <w:pPr>
        <w:pStyle w:val="51"/>
        <w:tabs>
          <w:tab w:val="left" w:pos="1440"/>
          <w:tab w:val="left" w:pos="1620"/>
        </w:tabs>
        <w:spacing w:after="0"/>
        <w:ind w:left="896" w:leftChars="83" w:hanging="722" w:hangingChars="301"/>
        <w:rPr>
          <w:color w:val="auto"/>
          <w:lang w:eastAsia="zh-CN"/>
        </w:rPr>
      </w:pPr>
      <w:bookmarkStart w:id="924" w:name="_Toc34909190"/>
      <w:r>
        <w:rPr>
          <w:color w:val="auto"/>
          <w:lang w:val="en-US" w:eastAsia="zh-CN"/>
        </w:rPr>
        <mc:AlternateContent>
          <mc:Choice Requires="wps">
            <w:drawing>
              <wp:anchor distT="0" distB="0" distL="114300" distR="114300" simplePos="0" relativeHeight="251662336" behindDoc="0" locked="0" layoutInCell="1" allowOverlap="1">
                <wp:simplePos x="0" y="0"/>
                <wp:positionH relativeFrom="column">
                  <wp:posOffset>-720090</wp:posOffset>
                </wp:positionH>
                <wp:positionV relativeFrom="paragraph">
                  <wp:posOffset>68580</wp:posOffset>
                </wp:positionV>
                <wp:extent cx="685800" cy="398145"/>
                <wp:effectExtent l="0" t="0" r="7620" b="6350"/>
                <wp:wrapNone/>
                <wp:docPr id="9"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685800" cy="398145"/>
                        </a:xfrm>
                        <a:prstGeom prst="rect">
                          <a:avLst/>
                        </a:prstGeom>
                        <a:solidFill>
                          <a:srgbClr val="FFFFFF"/>
                        </a:solidFill>
                        <a:ln>
                          <a:noFill/>
                        </a:ln>
                        <a:effectLst/>
                      </wps:spPr>
                      <wps:txbx>
                        <w:txbxContent>
                          <w:p w14:paraId="1056731A">
                            <w:pPr>
                              <w:rPr>
                                <w:rFonts w:ascii="楷体_GB2312" w:eastAsia="楷体_GB2312"/>
                                <w:szCs w:val="21"/>
                              </w:rPr>
                            </w:pPr>
                            <w:r>
                              <w:rPr>
                                <w:rFonts w:hint="eastAsia" w:ascii="楷体_GB2312" w:eastAsia="楷体_GB2312"/>
                                <w:szCs w:val="21"/>
                              </w:rPr>
                              <w:t>合同终止</w:t>
                            </w:r>
                          </w:p>
                        </w:txbxContent>
                      </wps:txbx>
                      <wps:bodyPr rot="0" vert="horz" wrap="square" lIns="0" tIns="0" rIns="0" bIns="0" anchor="t" anchorCtr="0" upright="1">
                        <a:noAutofit/>
                      </wps:bodyPr>
                    </wps:wsp>
                  </a:graphicData>
                </a:graphic>
              </wp:anchor>
            </w:drawing>
          </mc:Choice>
          <mc:Fallback>
            <w:pict>
              <v:shape id="文本框 10" o:spid="_x0000_s1026" o:spt="202" type="#_x0000_t202" style="position:absolute;left:0pt;margin-left:-56.7pt;margin-top:5.4pt;height:31.35pt;width:54pt;z-index:251662336;mso-width-relative:page;mso-height-relative:page;" fillcolor="#FFFFFF" filled="t" stroked="f" coordsize="21600,21600" o:gfxdata="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6jHydcAAAAJAQAADwAAAAAAAAABACAAAAAiAAAAZHJzL2Rvd25yZXYueG1sUEsBAhQAFAAAAAgA&#10;h07iQB0+W/UmAgAAPAQAAA4AAAAAAAAAAQAgAAAAJgEAAGRycy9lMm9Eb2MueG1sUEsFBgAAAAAG&#10;AAYAWQEAAL4FAAAAAA==&#10;">
                <v:fill on="t" focussize="0,0"/>
                <v:stroke on="f"/>
                <v:imagedata o:title=""/>
                <o:lock v:ext="edit" aspectratio="f"/>
                <v:textbox inset="0mm,0mm,0mm,0mm">
                  <w:txbxContent>
                    <w:p w14:paraId="1056731A">
                      <w:pPr>
                        <w:rPr>
                          <w:rFonts w:ascii="楷体_GB2312" w:eastAsia="楷体_GB2312"/>
                          <w:szCs w:val="21"/>
                        </w:rPr>
                      </w:pPr>
                      <w:r>
                        <w:rPr>
                          <w:rFonts w:hint="eastAsia" w:ascii="楷体_GB2312" w:eastAsia="楷体_GB2312"/>
                          <w:szCs w:val="21"/>
                        </w:rPr>
                        <w:t>合同终止</w:t>
                      </w:r>
                    </w:p>
                  </w:txbxContent>
                </v:textbox>
              </v:shape>
            </w:pict>
          </mc:Fallback>
        </mc:AlternateContent>
      </w:r>
      <w:r>
        <w:rPr>
          <w:color w:val="auto"/>
        </w:rPr>
        <w:t>21.1.2 所有本工程合同约定的双方各自的全部义务履行完毕，本工程合同即告终止。</w:t>
      </w:r>
      <w:bookmarkEnd w:id="924"/>
    </w:p>
    <w:p w14:paraId="6F579D60">
      <w:pPr>
        <w:pStyle w:val="51"/>
        <w:tabs>
          <w:tab w:val="left" w:pos="1440"/>
          <w:tab w:val="left" w:pos="1620"/>
        </w:tabs>
        <w:spacing w:after="0"/>
        <w:ind w:left="1016" w:leftChars="84" w:hanging="840" w:hangingChars="350"/>
        <w:rPr>
          <w:color w:val="auto"/>
          <w:lang w:eastAsia="zh-CN"/>
        </w:rPr>
      </w:pPr>
      <w:r>
        <w:rPr>
          <w:rFonts w:hint="eastAsia" w:ascii="宋体" w:hAnsi="宋体"/>
          <w:color w:val="auto"/>
          <w:lang w:val="en-US" w:eastAsia="zh-CN"/>
        </w:rPr>
        <mc:AlternateContent>
          <mc:Choice Requires="wps">
            <w:drawing>
              <wp:anchor distT="0" distB="0" distL="114300" distR="114300" simplePos="0" relativeHeight="251852800" behindDoc="0" locked="0" layoutInCell="1" allowOverlap="1">
                <wp:simplePos x="0" y="0"/>
                <wp:positionH relativeFrom="column">
                  <wp:posOffset>-720090</wp:posOffset>
                </wp:positionH>
                <wp:positionV relativeFrom="paragraph">
                  <wp:posOffset>71755</wp:posOffset>
                </wp:positionV>
                <wp:extent cx="685800" cy="461010"/>
                <wp:effectExtent l="0" t="0" r="7620" b="1270"/>
                <wp:wrapNone/>
                <wp:docPr id="98" name="文本框 9"/>
                <wp:cNvGraphicFramePr/>
                <a:graphic xmlns:a="http://schemas.openxmlformats.org/drawingml/2006/main">
                  <a:graphicData uri="http://schemas.microsoft.com/office/word/2010/wordprocessingShape">
                    <wps:wsp>
                      <wps:cNvSpPr txBox="1">
                        <a:spLocks noChangeArrowheads="1"/>
                      </wps:cNvSpPr>
                      <wps:spPr bwMode="auto">
                        <a:xfrm>
                          <a:off x="0" y="0"/>
                          <a:ext cx="685800" cy="461010"/>
                        </a:xfrm>
                        <a:prstGeom prst="rect">
                          <a:avLst/>
                        </a:prstGeom>
                        <a:solidFill>
                          <a:srgbClr val="FFFFFF"/>
                        </a:solidFill>
                        <a:ln>
                          <a:noFill/>
                        </a:ln>
                        <a:effectLst/>
                      </wps:spPr>
                      <wps:txbx>
                        <w:txbxContent>
                          <w:p w14:paraId="5D0715F4">
                            <w:pPr>
                              <w:rPr>
                                <w:rFonts w:ascii="楷体_GB2312" w:eastAsia="楷体_GB2312"/>
                                <w:szCs w:val="21"/>
                              </w:rPr>
                            </w:pPr>
                            <w:r>
                              <w:rPr>
                                <w:rFonts w:hint="eastAsia" w:ascii="楷体_GB2312" w:eastAsia="楷体_GB2312"/>
                                <w:szCs w:val="21"/>
                              </w:rPr>
                              <w:t>诚实信用</w:t>
                            </w:r>
                          </w:p>
                        </w:txbxContent>
                      </wps:txbx>
                      <wps:bodyPr rot="0" vert="horz" wrap="square" lIns="0" tIns="0" rIns="0" bIns="0" anchor="t" anchorCtr="0" upright="1">
                        <a:noAutofit/>
                      </wps:bodyPr>
                    </wps:wsp>
                  </a:graphicData>
                </a:graphic>
              </wp:anchor>
            </w:drawing>
          </mc:Choice>
          <mc:Fallback>
            <w:pict>
              <v:shape id="文本框 9" o:spid="_x0000_s1026" o:spt="202" type="#_x0000_t202" style="position:absolute;left:0pt;margin-left:-56.7pt;margin-top:5.65pt;height:36.3pt;width:54pt;z-index:251852800;mso-width-relative:page;mso-height-relative:page;" fillcolor="#FFFFFF" filled="t" stroked="f" coordsize="21600,21600" o:gfxdata="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3z9sdgAAAAJAQAADwAAAAAAAAABACAAAAAiAAAAZHJzL2Rvd25yZXYueG1sUEsBAhQAFAAAAAgA&#10;h07iQJXDSQglAgAAPAQAAA4AAAAAAAAAAQAgAAAAJwEAAGRycy9lMm9Eb2MueG1sUEsFBgAAAAAG&#10;AAYAWQEAAL4FAAAAAA==&#10;">
                <v:fill on="t" focussize="0,0"/>
                <v:stroke on="f"/>
                <v:imagedata o:title=""/>
                <o:lock v:ext="edit" aspectratio="f"/>
                <v:textbox inset="0mm,0mm,0mm,0mm">
                  <w:txbxContent>
                    <w:p w14:paraId="5D0715F4">
                      <w:pPr>
                        <w:rPr>
                          <w:rFonts w:ascii="楷体_GB2312" w:eastAsia="楷体_GB2312"/>
                          <w:szCs w:val="21"/>
                        </w:rPr>
                      </w:pPr>
                      <w:r>
                        <w:rPr>
                          <w:rFonts w:hint="eastAsia" w:ascii="楷体_GB2312" w:eastAsia="楷体_GB2312"/>
                          <w:szCs w:val="21"/>
                        </w:rPr>
                        <w:t>诚实信用</w:t>
                      </w:r>
                    </w:p>
                  </w:txbxContent>
                </v:textbox>
              </v:shape>
            </w:pict>
          </mc:Fallback>
        </mc:AlternateContent>
      </w:r>
      <w:r>
        <w:rPr>
          <w:rFonts w:hint="eastAsia" w:ascii="宋体" w:hAnsi="宋体"/>
          <w:color w:val="auto"/>
        </w:rPr>
        <w:t>21.1.3 本合同的权利义务终止后，双方应当遵循诚实信用原则，履行通知、协助、</w:t>
      </w:r>
      <w:r>
        <w:rPr>
          <w:rFonts w:hint="eastAsia"/>
          <w:color w:val="auto"/>
        </w:rPr>
        <w:t>保密等义务。</w:t>
      </w:r>
    </w:p>
    <w:p w14:paraId="0F3D5321">
      <w:pPr>
        <w:pStyle w:val="50"/>
        <w:numPr>
          <w:ilvl w:val="0"/>
          <w:numId w:val="0"/>
        </w:numPr>
        <w:spacing w:before="120" w:after="120" w:line="360" w:lineRule="auto"/>
        <w:rPr>
          <w:color w:val="auto"/>
          <w:szCs w:val="24"/>
        </w:rPr>
      </w:pPr>
      <w:bookmarkStart w:id="925" w:name="_Toc118634670"/>
      <w:bookmarkStart w:id="926" w:name="_Toc8833230"/>
      <w:bookmarkStart w:id="927" w:name="_Toc357434503"/>
      <w:bookmarkStart w:id="928" w:name="_Toc78944651"/>
      <w:bookmarkStart w:id="929" w:name="_Toc455134600"/>
      <w:bookmarkStart w:id="930" w:name="_Toc78940672"/>
      <w:bookmarkStart w:id="931" w:name="_Toc454555648"/>
      <w:bookmarkStart w:id="932" w:name="_Toc455151728"/>
      <w:r>
        <w:rPr>
          <w:color w:val="auto"/>
          <w:szCs w:val="24"/>
        </w:rPr>
        <w:t>21.2 合同的解除</w:t>
      </w:r>
      <w:bookmarkEnd w:id="925"/>
      <w:bookmarkEnd w:id="926"/>
      <w:bookmarkEnd w:id="927"/>
      <w:bookmarkEnd w:id="928"/>
      <w:bookmarkEnd w:id="929"/>
      <w:bookmarkEnd w:id="930"/>
      <w:bookmarkEnd w:id="931"/>
      <w:bookmarkEnd w:id="932"/>
    </w:p>
    <w:p w14:paraId="3EAAD827">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811840" behindDoc="0" locked="0" layoutInCell="1" allowOverlap="1">
                <wp:simplePos x="0" y="0"/>
                <wp:positionH relativeFrom="column">
                  <wp:posOffset>-720090</wp:posOffset>
                </wp:positionH>
                <wp:positionV relativeFrom="paragraph">
                  <wp:posOffset>36195</wp:posOffset>
                </wp:positionV>
                <wp:extent cx="685800" cy="220980"/>
                <wp:effectExtent l="0" t="0" r="7620" b="1905"/>
                <wp:wrapNone/>
                <wp:docPr id="14" name="文本框 8"/>
                <wp:cNvGraphicFramePr/>
                <a:graphic xmlns:a="http://schemas.openxmlformats.org/drawingml/2006/main">
                  <a:graphicData uri="http://schemas.microsoft.com/office/word/2010/wordprocessingShape">
                    <wps:wsp>
                      <wps:cNvSpPr txBox="1">
                        <a:spLocks noChangeArrowheads="1"/>
                      </wps:cNvSpPr>
                      <wps:spPr bwMode="auto">
                        <a:xfrm>
                          <a:off x="0" y="0"/>
                          <a:ext cx="685800" cy="220980"/>
                        </a:xfrm>
                        <a:prstGeom prst="rect">
                          <a:avLst/>
                        </a:prstGeom>
                        <a:solidFill>
                          <a:srgbClr val="FFFFFF"/>
                        </a:solidFill>
                        <a:ln>
                          <a:noFill/>
                        </a:ln>
                        <a:effectLst/>
                      </wps:spPr>
                      <wps:txbx>
                        <w:txbxContent>
                          <w:p w14:paraId="43EA67D1">
                            <w:pPr>
                              <w:jc w:val="left"/>
                              <w:rPr>
                                <w:rFonts w:ascii="楷体_GB2312" w:eastAsia="楷体_GB2312"/>
                                <w:szCs w:val="21"/>
                              </w:rPr>
                            </w:pPr>
                            <w:r>
                              <w:rPr>
                                <w:rFonts w:hint="eastAsia" w:ascii="楷体_GB2312" w:eastAsia="楷体_GB2312"/>
                                <w:szCs w:val="21"/>
                              </w:rPr>
                              <w:t>协商解除</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56.7pt;margin-top:2.85pt;height:17.4pt;width:54pt;z-index:251811840;mso-width-relative:page;mso-height-relative:page;" fillcolor="#FFFFFF" filled="t" stroked="f" coordsize="21600,21600" o:gfxdata="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AmTn2AAAAAgBAAAPAAAAAAAAAAEAIAAAACIAAABkcnMvZG93bnJldi54bWxQSwECFAAUAAAACACH&#10;TuJARrC7AiQCAAA8BAAADgAAAAAAAAABACAAAAAnAQAAZHJzL2Uyb0RvYy54bWxQSwUGAAAAAAYA&#10;BgBZAQAAvQUAAAAA&#10;">
                <v:fill on="t" focussize="0,0"/>
                <v:stroke on="f"/>
                <v:imagedata o:title=""/>
                <o:lock v:ext="edit" aspectratio="f"/>
                <v:textbox inset="0mm,0mm,0mm,0mm">
                  <w:txbxContent>
                    <w:p w14:paraId="43EA67D1">
                      <w:pPr>
                        <w:jc w:val="left"/>
                        <w:rPr>
                          <w:rFonts w:ascii="楷体_GB2312" w:eastAsia="楷体_GB2312"/>
                          <w:szCs w:val="21"/>
                        </w:rPr>
                      </w:pPr>
                      <w:r>
                        <w:rPr>
                          <w:rFonts w:hint="eastAsia" w:ascii="楷体_GB2312" w:eastAsia="楷体_GB2312"/>
                          <w:szCs w:val="21"/>
                        </w:rPr>
                        <w:t>协商解除</w:t>
                      </w:r>
                    </w:p>
                  </w:txbxContent>
                </v:textbox>
              </v:shape>
            </w:pict>
          </mc:Fallback>
        </mc:AlternateContent>
      </w:r>
      <w:r>
        <w:rPr>
          <w:color w:val="auto"/>
        </w:rPr>
        <w:t>21.2.1 经承包人和发包人双方协商一致同意，可解除本工程合同。</w:t>
      </w:r>
    </w:p>
    <w:p w14:paraId="3B332EBA">
      <w:pPr>
        <w:pStyle w:val="51"/>
        <w:tabs>
          <w:tab w:val="left" w:pos="1440"/>
          <w:tab w:val="left" w:pos="1620"/>
        </w:tabs>
        <w:spacing w:after="0"/>
        <w:ind w:left="1016" w:leftChars="84" w:hanging="840" w:hangingChars="350"/>
        <w:rPr>
          <w:color w:val="auto"/>
        </w:rPr>
      </w:pPr>
      <w:bookmarkStart w:id="933" w:name="_Toc34909192"/>
      <w:r>
        <w:rPr>
          <w:color w:val="auto"/>
          <w:lang w:val="en-US" w:eastAsia="zh-CN"/>
        </w:rPr>
        <mc:AlternateContent>
          <mc:Choice Requires="wps">
            <w:drawing>
              <wp:anchor distT="0" distB="0" distL="114300" distR="114300" simplePos="0" relativeHeight="251812864" behindDoc="0" locked="0" layoutInCell="1" allowOverlap="1">
                <wp:simplePos x="0" y="0"/>
                <wp:positionH relativeFrom="column">
                  <wp:posOffset>-720090</wp:posOffset>
                </wp:positionH>
                <wp:positionV relativeFrom="paragraph">
                  <wp:posOffset>36195</wp:posOffset>
                </wp:positionV>
                <wp:extent cx="685800" cy="741045"/>
                <wp:effectExtent l="0" t="0" r="7620" b="190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685800" cy="741045"/>
                        </a:xfrm>
                        <a:prstGeom prst="rect">
                          <a:avLst/>
                        </a:prstGeom>
                        <a:solidFill>
                          <a:srgbClr val="FFFFFF"/>
                        </a:solidFill>
                        <a:ln>
                          <a:noFill/>
                        </a:ln>
                        <a:effectLst/>
                      </wps:spPr>
                      <wps:txbx>
                        <w:txbxContent>
                          <w:p w14:paraId="453191E8">
                            <w:pPr>
                              <w:jc w:val="left"/>
                              <w:rPr>
                                <w:rFonts w:ascii="楷体_GB2312" w:eastAsia="楷体_GB2312"/>
                                <w:szCs w:val="21"/>
                              </w:rPr>
                            </w:pPr>
                            <w:r>
                              <w:rPr>
                                <w:rFonts w:hint="eastAsia" w:ascii="楷体_GB2312" w:eastAsia="楷体_GB2312"/>
                                <w:szCs w:val="21"/>
                              </w:rPr>
                              <w:t>承包人违约终止合同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58.35pt;width:54pt;z-index:251812864;mso-width-relative:page;mso-height-relative:page;" fillcolor="#FFFFFF" filled="t" stroked="f" coordsize="21600,21600" o:gfxdata="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1UAk9gAAAAJAQAADwAAAAAAAAABACAAAAAiAAAAZHJzL2Rvd25yZXYueG1sUEsBAhQAFAAAAAgA&#10;h07iQG7GXmglAgAAOwQAAA4AAAAAAAAAAQAgAAAAJwEAAGRycy9lMm9Eb2MueG1sUEsFBgAAAAAG&#10;AAYAWQEAAL4FAAAAAA==&#10;">
                <v:fill on="t" focussize="0,0"/>
                <v:stroke on="f"/>
                <v:imagedata o:title=""/>
                <o:lock v:ext="edit" aspectratio="f"/>
                <v:textbox inset="0mm,0mm,0mm,0mm">
                  <w:txbxContent>
                    <w:p w14:paraId="453191E8">
                      <w:pPr>
                        <w:jc w:val="left"/>
                        <w:rPr>
                          <w:rFonts w:ascii="楷体_GB2312" w:eastAsia="楷体_GB2312"/>
                          <w:szCs w:val="21"/>
                        </w:rPr>
                      </w:pPr>
                      <w:r>
                        <w:rPr>
                          <w:rFonts w:hint="eastAsia" w:ascii="楷体_GB2312" w:eastAsia="楷体_GB2312"/>
                          <w:szCs w:val="21"/>
                        </w:rPr>
                        <w:t>承包人违约终止合同</w:t>
                      </w:r>
                    </w:p>
                  </w:txbxContent>
                </v:textbox>
              </v:shape>
            </w:pict>
          </mc:Fallback>
        </mc:AlternateContent>
      </w:r>
      <w:r>
        <w:rPr>
          <w:color w:val="auto"/>
        </w:rPr>
        <w:t>21.2.2 若承包人违反以下任何一项或多项，</w:t>
      </w:r>
      <w:bookmarkEnd w:id="933"/>
      <w:r>
        <w:rPr>
          <w:color w:val="auto"/>
        </w:rPr>
        <w:t>发包人有权解除合同</w:t>
      </w:r>
      <w:r>
        <w:rPr>
          <w:rFonts w:hint="eastAsia"/>
          <w:color w:val="auto"/>
        </w:rPr>
        <w:t>，承包人不会因此获得任何赔偿，并须承担发包人由此所造成的一切损失</w:t>
      </w:r>
      <w:r>
        <w:rPr>
          <w:color w:val="auto"/>
        </w:rPr>
        <w:t>:-</w:t>
      </w:r>
    </w:p>
    <w:p w14:paraId="35947840">
      <w:pPr>
        <w:spacing w:line="360" w:lineRule="auto"/>
        <w:ind w:left="1417" w:leftChars="446" w:hanging="480" w:hangingChars="200"/>
        <w:rPr>
          <w:color w:val="auto"/>
          <w:sz w:val="24"/>
        </w:rPr>
      </w:pPr>
      <w:r>
        <w:rPr>
          <w:color w:val="auto"/>
          <w:sz w:val="24"/>
        </w:rPr>
        <w:t xml:space="preserve">(a) </w:t>
      </w:r>
      <w:r>
        <w:rPr>
          <w:rFonts w:hint="eastAsia" w:ascii="宋体" w:hAnsi="宋体"/>
          <w:color w:val="auto"/>
          <w:sz w:val="24"/>
        </w:rPr>
        <w:t>在合同履行过程中，承包人存在无法继续履行合同、明确表示不履行或实质上已停止履行合同、拒在发包人指定的合理期限内（一般不超过28日）纠正其违约行为、工程验收不合格并在发包人指定的期限内虽经乙方修复仍不能达到合格等情况；</w:t>
      </w:r>
    </w:p>
    <w:p w14:paraId="1BD6118F">
      <w:pPr>
        <w:spacing w:line="360" w:lineRule="auto"/>
        <w:ind w:left="989" w:leftChars="471"/>
        <w:rPr>
          <w:color w:val="auto"/>
          <w:sz w:val="24"/>
        </w:rPr>
      </w:pPr>
      <w:r>
        <w:rPr>
          <w:rFonts w:hint="eastAsia"/>
          <w:color w:val="auto"/>
          <w:sz w:val="24"/>
        </w:rPr>
        <w:t>(b)如</w:t>
      </w:r>
      <w:r>
        <w:rPr>
          <w:color w:val="auto"/>
          <w:sz w:val="24"/>
        </w:rPr>
        <w:t>承包人</w:t>
      </w:r>
      <w:r>
        <w:rPr>
          <w:rFonts w:hint="eastAsia"/>
          <w:color w:val="auto"/>
          <w:sz w:val="24"/>
        </w:rPr>
        <w:t>未能</w:t>
      </w:r>
      <w:r>
        <w:rPr>
          <w:color w:val="auto"/>
          <w:sz w:val="24"/>
        </w:rPr>
        <w:t xml:space="preserve">正常和勤奋地进行工程施工； </w:t>
      </w:r>
    </w:p>
    <w:p w14:paraId="7E6C5A69">
      <w:pPr>
        <w:spacing w:line="360" w:lineRule="auto"/>
        <w:ind w:left="1477" w:leftChars="473" w:hanging="484" w:hangingChars="202"/>
        <w:rPr>
          <w:color w:val="auto"/>
          <w:sz w:val="24"/>
        </w:rPr>
      </w:pPr>
      <w:r>
        <w:rPr>
          <w:color w:val="auto"/>
          <w:sz w:val="24"/>
        </w:rPr>
        <w:t>(</w:t>
      </w:r>
      <w:r>
        <w:rPr>
          <w:rFonts w:hint="eastAsia"/>
          <w:color w:val="auto"/>
          <w:sz w:val="24"/>
        </w:rPr>
        <w:t>c</w:t>
      </w:r>
      <w:r>
        <w:rPr>
          <w:color w:val="auto"/>
          <w:sz w:val="24"/>
        </w:rPr>
        <w:t>) 承包人拒绝或持续不执行发包人发出的指示要求并对该工程</w:t>
      </w:r>
      <w:r>
        <w:rPr>
          <w:rFonts w:hint="eastAsia"/>
          <w:color w:val="auto"/>
          <w:sz w:val="24"/>
        </w:rPr>
        <w:t>造成了</w:t>
      </w:r>
      <w:r>
        <w:rPr>
          <w:color w:val="auto"/>
          <w:sz w:val="24"/>
        </w:rPr>
        <w:t>实质影响；</w:t>
      </w:r>
    </w:p>
    <w:p w14:paraId="1DD56894">
      <w:pPr>
        <w:spacing w:line="360" w:lineRule="auto"/>
        <w:ind w:left="1478" w:leftChars="475" w:hanging="480" w:hangingChars="200"/>
        <w:rPr>
          <w:color w:val="auto"/>
          <w:sz w:val="24"/>
        </w:rPr>
      </w:pPr>
      <w:r>
        <w:rPr>
          <w:color w:val="auto"/>
          <w:sz w:val="24"/>
        </w:rPr>
        <w:t>(</w:t>
      </w:r>
      <w:r>
        <w:rPr>
          <w:rFonts w:hint="eastAsia"/>
          <w:color w:val="auto"/>
          <w:sz w:val="24"/>
        </w:rPr>
        <w:t>d</w:t>
      </w:r>
      <w:r>
        <w:rPr>
          <w:color w:val="auto"/>
          <w:sz w:val="24"/>
        </w:rPr>
        <w:t xml:space="preserve">) 如承包人没有遵守本工程合同条款第6款的规定； </w:t>
      </w:r>
    </w:p>
    <w:p w14:paraId="1F19C81D">
      <w:pPr>
        <w:spacing w:line="360" w:lineRule="auto"/>
        <w:ind w:left="1478" w:leftChars="475" w:hanging="480" w:hangingChars="200"/>
        <w:rPr>
          <w:color w:val="auto"/>
          <w:sz w:val="24"/>
        </w:rPr>
      </w:pPr>
      <w:r>
        <w:rPr>
          <w:color w:val="auto"/>
          <w:sz w:val="24"/>
        </w:rPr>
        <w:t>(</w:t>
      </w:r>
      <w:r>
        <w:rPr>
          <w:rFonts w:hint="eastAsia"/>
          <w:color w:val="auto"/>
          <w:sz w:val="24"/>
        </w:rPr>
        <w:t>e</w:t>
      </w:r>
      <w:r>
        <w:rPr>
          <w:color w:val="auto"/>
          <w:sz w:val="24"/>
        </w:rPr>
        <w:t>) 因承包人原因导致该工程出现不可弥补的质量缺陷或对发包人造成媒体曝光等不良社会影响的；</w:t>
      </w:r>
    </w:p>
    <w:p w14:paraId="3B1ECBEA">
      <w:pPr>
        <w:spacing w:line="360" w:lineRule="auto"/>
        <w:ind w:left="1478" w:leftChars="475" w:hanging="480" w:hangingChars="200"/>
        <w:rPr>
          <w:color w:val="auto"/>
          <w:sz w:val="24"/>
        </w:rPr>
      </w:pPr>
      <w:r>
        <w:rPr>
          <w:color w:val="auto"/>
          <w:sz w:val="24"/>
        </w:rPr>
        <w:t>(</w:t>
      </w:r>
      <w:r>
        <w:rPr>
          <w:rFonts w:hint="eastAsia"/>
          <w:color w:val="auto"/>
          <w:sz w:val="24"/>
        </w:rPr>
        <w:t>f</w:t>
      </w:r>
      <w:r>
        <w:rPr>
          <w:color w:val="auto"/>
          <w:sz w:val="24"/>
        </w:rPr>
        <w:t>)</w:t>
      </w:r>
      <w:r>
        <w:rPr>
          <w:color w:val="auto"/>
          <w:sz w:val="24"/>
        </w:rPr>
        <w:tab/>
      </w:r>
      <w:r>
        <w:rPr>
          <w:color w:val="auto"/>
          <w:sz w:val="24"/>
        </w:rPr>
        <w:t>如承包人有拖欠、克扣工人劳动报酬行为的；</w:t>
      </w:r>
    </w:p>
    <w:p w14:paraId="27819F82">
      <w:pPr>
        <w:spacing w:after="120" w:line="360" w:lineRule="auto"/>
        <w:ind w:left="1478" w:leftChars="475" w:hanging="480" w:hangingChars="200"/>
        <w:rPr>
          <w:color w:val="auto"/>
          <w:sz w:val="24"/>
        </w:rPr>
      </w:pPr>
      <w:r>
        <w:rPr>
          <w:color w:val="auto"/>
          <w:sz w:val="24"/>
        </w:rPr>
        <w:t>(</w:t>
      </w:r>
      <w:r>
        <w:rPr>
          <w:rFonts w:hint="eastAsia"/>
          <w:color w:val="auto"/>
          <w:sz w:val="24"/>
        </w:rPr>
        <w:t>g</w:t>
      </w:r>
      <w:r>
        <w:rPr>
          <w:color w:val="auto"/>
          <w:sz w:val="24"/>
        </w:rPr>
        <w:t>)</w:t>
      </w:r>
      <w:r>
        <w:rPr>
          <w:color w:val="auto"/>
          <w:sz w:val="24"/>
        </w:rPr>
        <w:tab/>
      </w:r>
      <w:r>
        <w:rPr>
          <w:color w:val="auto"/>
          <w:sz w:val="24"/>
        </w:rPr>
        <w:t>其它合同约定可解除合同的情形。</w:t>
      </w:r>
    </w:p>
    <w:p w14:paraId="32D10D5A">
      <w:pPr>
        <w:spacing w:line="360" w:lineRule="auto"/>
        <w:ind w:left="995" w:leftChars="474"/>
        <w:rPr>
          <w:color w:val="auto"/>
          <w:sz w:val="24"/>
        </w:rPr>
      </w:pPr>
      <w:r>
        <w:rPr>
          <w:color w:val="auto"/>
          <w:sz w:val="24"/>
        </w:rPr>
        <w:t>发包人可在不损及任何权利或索赔的情况下，以书面形式向承包人发出解除本工程合同的通知，并在发出通知前告知对方，通知到达对方时合同解除。合同解除后，不影响该工程合同中约定的结算和清理条款的效力。</w:t>
      </w:r>
      <w:bookmarkStart w:id="934" w:name="_Toc34909196"/>
    </w:p>
    <w:p w14:paraId="18FA0858">
      <w:pPr>
        <w:spacing w:line="360" w:lineRule="auto"/>
        <w:ind w:left="840" w:leftChars="57" w:hanging="720" w:hangingChars="300"/>
        <w:rPr>
          <w:color w:val="auto"/>
          <w:sz w:val="24"/>
        </w:rPr>
      </w:pPr>
      <w:r>
        <w:rPr>
          <w:color w:val="auto"/>
          <w:sz w:val="24"/>
        </w:rPr>
        <mc:AlternateContent>
          <mc:Choice Requires="wps">
            <w:drawing>
              <wp:anchor distT="0" distB="0" distL="114300" distR="114300" simplePos="0" relativeHeight="251829248" behindDoc="0" locked="0" layoutInCell="1" allowOverlap="1">
                <wp:simplePos x="0" y="0"/>
                <wp:positionH relativeFrom="column">
                  <wp:posOffset>-720090</wp:posOffset>
                </wp:positionH>
                <wp:positionV relativeFrom="paragraph">
                  <wp:posOffset>71755</wp:posOffset>
                </wp:positionV>
                <wp:extent cx="685800" cy="415925"/>
                <wp:effectExtent l="0" t="0" r="7620" b="5080"/>
                <wp:wrapNone/>
                <wp:docPr id="40" name="文本框 6"/>
                <wp:cNvGraphicFramePr/>
                <a:graphic xmlns:a="http://schemas.openxmlformats.org/drawingml/2006/main">
                  <a:graphicData uri="http://schemas.microsoft.com/office/word/2010/wordprocessingShape">
                    <wps:wsp>
                      <wps:cNvSpPr txBox="1">
                        <a:spLocks noChangeArrowheads="1"/>
                      </wps:cNvSpPr>
                      <wps:spPr bwMode="auto">
                        <a:xfrm>
                          <a:off x="0" y="0"/>
                          <a:ext cx="685800" cy="415925"/>
                        </a:xfrm>
                        <a:prstGeom prst="rect">
                          <a:avLst/>
                        </a:prstGeom>
                        <a:solidFill>
                          <a:srgbClr val="FFFFFF"/>
                        </a:solidFill>
                        <a:ln>
                          <a:noFill/>
                        </a:ln>
                        <a:effectLst/>
                      </wps:spPr>
                      <wps:txbx>
                        <w:txbxContent>
                          <w:p w14:paraId="275C7ADA">
                            <w:pPr>
                              <w:jc w:val="left"/>
                              <w:rPr>
                                <w:rFonts w:ascii="楷体_GB2312" w:eastAsia="楷体_GB2312"/>
                                <w:szCs w:val="21"/>
                              </w:rPr>
                            </w:pPr>
                            <w:r>
                              <w:rPr>
                                <w:rFonts w:hint="eastAsia" w:ascii="楷体_GB2312" w:eastAsia="楷体_GB2312"/>
                                <w:szCs w:val="21"/>
                              </w:rPr>
                              <w:t>承包人破产终止合同</w:t>
                            </w:r>
                          </w:p>
                        </w:txbxContent>
                      </wps:txbx>
                      <wps:bodyPr rot="0" vert="horz" wrap="square" lIns="0" tIns="0" rIns="0" bIns="0" anchor="t" anchorCtr="0" upright="1">
                        <a:noAutofit/>
                      </wps:bodyPr>
                    </wps:wsp>
                  </a:graphicData>
                </a:graphic>
              </wp:anchor>
            </w:drawing>
          </mc:Choice>
          <mc:Fallback>
            <w:pict>
              <v:shape id="文本框 6" o:spid="_x0000_s1026" o:spt="202" type="#_x0000_t202" style="position:absolute;left:0pt;margin-left:-56.7pt;margin-top:5.65pt;height:32.75pt;width:54pt;z-index:251829248;mso-width-relative:page;mso-height-relative:page;" fillcolor="#FFFFFF" filled="t" stroked="f" coordsize="21600,21600" o:gfxdata="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qjgAHYAAAACQEAAA8AAAAAAAAAAQAgAAAAIgAAAGRycy9kb3ducmV2LnhtbFBLAQIUABQAAAAI&#10;AIdO4kCuShyBJgIAADwEAAAOAAAAAAAAAAEAIAAAACcBAABkcnMvZTJvRG9jLnhtbFBLBQYAAAAA&#10;BgAGAFkBAAC/BQAAAAA=&#10;">
                <v:fill on="t" focussize="0,0"/>
                <v:stroke on="f"/>
                <v:imagedata o:title=""/>
                <o:lock v:ext="edit" aspectratio="f"/>
                <v:textbox inset="0mm,0mm,0mm,0mm">
                  <w:txbxContent>
                    <w:p w14:paraId="275C7ADA">
                      <w:pPr>
                        <w:jc w:val="left"/>
                        <w:rPr>
                          <w:rFonts w:ascii="楷体_GB2312" w:eastAsia="楷体_GB2312"/>
                          <w:szCs w:val="21"/>
                        </w:rPr>
                      </w:pPr>
                      <w:r>
                        <w:rPr>
                          <w:rFonts w:hint="eastAsia" w:ascii="楷体_GB2312" w:eastAsia="楷体_GB2312"/>
                          <w:szCs w:val="21"/>
                        </w:rPr>
                        <w:t>承包人破产终止合同</w:t>
                      </w:r>
                    </w:p>
                  </w:txbxContent>
                </v:textbox>
              </v:shape>
            </w:pict>
          </mc:Fallback>
        </mc:AlternateContent>
      </w:r>
      <w:r>
        <w:rPr>
          <w:color w:val="auto"/>
          <w:sz w:val="24"/>
        </w:rPr>
        <w:t>21.2.3 若承包人破产、或与其债权人达成协议、或收到清盘令、或通过自动清盘决定(为重组而清盘则除外)、或委派了接管单位或管理单位、或浮动抵押财产已由接受抵押单位或其代表接管，则承包人按本合同的雇用将自动停止，但是若发包人与承包人或其破产托管人、清盘人、接管人或管理人达成协议，则承包人的雇用可以恢复和继续。</w:t>
      </w:r>
    </w:p>
    <w:p w14:paraId="4B1ED8DB">
      <w:pPr>
        <w:pStyle w:val="51"/>
        <w:tabs>
          <w:tab w:val="left" w:pos="1440"/>
          <w:tab w:val="left" w:pos="1620"/>
        </w:tabs>
        <w:spacing w:after="0"/>
        <w:ind w:left="1016" w:leftChars="84" w:hanging="840" w:hangingChars="350"/>
        <w:rPr>
          <w:color w:val="auto"/>
        </w:rPr>
      </w:pPr>
      <w:r>
        <w:rPr>
          <w:color w:val="auto"/>
          <w:lang w:val="en-US" w:eastAsia="zh-CN"/>
        </w:rPr>
        <mc:AlternateContent>
          <mc:Choice Requires="wps">
            <w:drawing>
              <wp:anchor distT="0" distB="0" distL="114300" distR="114300" simplePos="0" relativeHeight="251828224" behindDoc="0" locked="0" layoutInCell="1" allowOverlap="1">
                <wp:simplePos x="0" y="0"/>
                <wp:positionH relativeFrom="column">
                  <wp:posOffset>-720090</wp:posOffset>
                </wp:positionH>
                <wp:positionV relativeFrom="paragraph">
                  <wp:posOffset>71755</wp:posOffset>
                </wp:positionV>
                <wp:extent cx="685800" cy="710565"/>
                <wp:effectExtent l="0" t="0" r="7620" b="7620"/>
                <wp:wrapNone/>
                <wp:docPr id="38" name="文本框 5"/>
                <wp:cNvGraphicFramePr/>
                <a:graphic xmlns:a="http://schemas.openxmlformats.org/drawingml/2006/main">
                  <a:graphicData uri="http://schemas.microsoft.com/office/word/2010/wordprocessingShape">
                    <wps:wsp>
                      <wps:cNvSpPr txBox="1">
                        <a:spLocks noChangeArrowheads="1"/>
                      </wps:cNvSpPr>
                      <wps:spPr bwMode="auto">
                        <a:xfrm>
                          <a:off x="0" y="0"/>
                          <a:ext cx="685800" cy="710565"/>
                        </a:xfrm>
                        <a:prstGeom prst="rect">
                          <a:avLst/>
                        </a:prstGeom>
                        <a:solidFill>
                          <a:srgbClr val="FFFFFF"/>
                        </a:solidFill>
                        <a:ln>
                          <a:noFill/>
                        </a:ln>
                        <a:effectLst/>
                      </wps:spPr>
                      <wps:txbx>
                        <w:txbxContent>
                          <w:p w14:paraId="6AAB0380">
                            <w:pPr>
                              <w:jc w:val="left"/>
                              <w:rPr>
                                <w:rFonts w:ascii="楷体_GB2312" w:eastAsia="楷体_GB2312"/>
                                <w:szCs w:val="21"/>
                              </w:rPr>
                            </w:pPr>
                            <w:r>
                              <w:rPr>
                                <w:rFonts w:hint="eastAsia" w:ascii="楷体_GB2312" w:eastAsia="楷体_GB2312"/>
                                <w:szCs w:val="21"/>
                              </w:rPr>
                              <w:t>合同解除后的约定</w:t>
                            </w:r>
                          </w:p>
                        </w:txbxContent>
                      </wps:txbx>
                      <wps:bodyPr rot="0" vert="horz" wrap="square" lIns="0" tIns="0" rIns="0" bIns="0" anchor="t" anchorCtr="0" upright="1">
                        <a:noAutofit/>
                      </wps:bodyPr>
                    </wps:wsp>
                  </a:graphicData>
                </a:graphic>
              </wp:anchor>
            </w:drawing>
          </mc:Choice>
          <mc:Fallback>
            <w:pict>
              <v:shape id="文本框 5" o:spid="_x0000_s1026" o:spt="202" type="#_x0000_t202" style="position:absolute;left:0pt;margin-left:-56.7pt;margin-top:5.65pt;height:55.95pt;width:54pt;z-index:251828224;mso-width-relative:page;mso-height-relative:page;" fillcolor="#FFFFFF" filled="t" stroked="f" coordsize="21600,21600" o:gfxdata="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ar4Y9cAAAAKAQAADwAAAAAAAAABACAAAAAiAAAAZHJzL2Rvd25yZXYueG1sUEsBAhQAFAAAAAgA&#10;h07iQLfv800mAgAAPAQAAA4AAAAAAAAAAQAgAAAAJgEAAGRycy9lMm9Eb2MueG1sUEsFBgAAAAAG&#10;AAYAWQEAAL4FAAAAAA==&#10;">
                <v:fill on="t" focussize="0,0"/>
                <v:stroke on="f"/>
                <v:imagedata o:title=""/>
                <o:lock v:ext="edit" aspectratio="f"/>
                <v:textbox inset="0mm,0mm,0mm,0mm">
                  <w:txbxContent>
                    <w:p w14:paraId="6AAB0380">
                      <w:pPr>
                        <w:jc w:val="left"/>
                        <w:rPr>
                          <w:rFonts w:ascii="楷体_GB2312" w:eastAsia="楷体_GB2312"/>
                          <w:szCs w:val="21"/>
                        </w:rPr>
                      </w:pPr>
                      <w:r>
                        <w:rPr>
                          <w:rFonts w:hint="eastAsia" w:ascii="楷体_GB2312" w:eastAsia="楷体_GB2312"/>
                          <w:szCs w:val="21"/>
                        </w:rPr>
                        <w:t>合同解除后的约定</w:t>
                      </w:r>
                    </w:p>
                  </w:txbxContent>
                </v:textbox>
              </v:shape>
            </w:pict>
          </mc:Fallback>
        </mc:AlternateContent>
      </w:r>
      <w:r>
        <w:rPr>
          <w:color w:val="auto"/>
        </w:rPr>
        <w:t>21.2.4 若承包人的雇用如前所述终止时，在合同未被恢复和继续期间，发包人和承包人各自的权利和义务如下:</w:t>
      </w:r>
    </w:p>
    <w:p w14:paraId="79722EEF">
      <w:pPr>
        <w:spacing w:line="360" w:lineRule="auto"/>
        <w:ind w:left="1478" w:leftChars="475" w:hanging="480" w:hangingChars="200"/>
        <w:rPr>
          <w:color w:val="auto"/>
          <w:sz w:val="24"/>
        </w:rPr>
      </w:pPr>
      <w:r>
        <w:rPr>
          <w:color w:val="auto"/>
          <w:sz w:val="24"/>
        </w:rPr>
        <w:t>(a) 发包人可雇用其他人并支付其费用去执行和完成本工程，该等人士可出入工地，并可使用一切临时工程、施工机械、工具、器材，以及送抵和放在工地上或邻近的所有材料设备进行施工，亦可购买执行和完成本工程所需的一切材料设备。</w:t>
      </w:r>
    </w:p>
    <w:p w14:paraId="2C7F7DD0">
      <w:pPr>
        <w:spacing w:line="360" w:lineRule="auto"/>
        <w:ind w:left="1478" w:leftChars="475" w:hanging="480" w:hangingChars="200"/>
        <w:rPr>
          <w:color w:val="auto"/>
          <w:sz w:val="24"/>
        </w:rPr>
      </w:pPr>
      <w:r>
        <w:rPr>
          <w:color w:val="auto"/>
          <w:sz w:val="24"/>
        </w:rPr>
        <w:t>(b) 除因承包人破产或收到清盘令或通过自动清盘决定(重组而清盘则除外)引起的合同解除外，当发包人要求时，承包人必须在解除合同后14天内，将任何为本工程供货或施工的合同的利益免费转让给发包人，但有关供应商或分包人有权对承包人的任何再转让提出合理的反对。在任何情况下，为本工程而送到工地的设备材料或已完工程的费用，如果承包人未支付，发包人可从应付给承包人的工程款中扣除直接支付给供应商或分包人。</w:t>
      </w:r>
    </w:p>
    <w:p w14:paraId="320A5920">
      <w:pPr>
        <w:spacing w:line="360" w:lineRule="auto"/>
        <w:ind w:left="1478" w:leftChars="475" w:hanging="480" w:hangingChars="200"/>
        <w:rPr>
          <w:color w:val="auto"/>
          <w:sz w:val="24"/>
        </w:rPr>
      </w:pPr>
      <w:r>
        <w:rPr>
          <w:color w:val="auto"/>
          <w:sz w:val="24"/>
        </w:rPr>
        <w:t>(c) 承包人须在发包人正式指令后(但不能在指令之前)，按要求将他拥有或租赁的临时工程、施工机械、工具、材料设备迁离工地。若在发包人提出要求后的合理时间内，承包人仍未执行，发包人可 (但不必对任何损失或破坏负责)迁离和出售承包人任何前述的财产，并将出售所得收入减除费用后转归承包人。</w:t>
      </w:r>
    </w:p>
    <w:p w14:paraId="5209DBD1">
      <w:pPr>
        <w:spacing w:line="360" w:lineRule="auto"/>
        <w:ind w:left="1478" w:leftChars="475" w:hanging="480" w:hangingChars="200"/>
        <w:rPr>
          <w:color w:val="auto"/>
          <w:sz w:val="24"/>
        </w:rPr>
      </w:pPr>
      <w:r>
        <w:rPr>
          <w:color w:val="auto"/>
          <w:sz w:val="24"/>
        </w:rPr>
        <w:t>(d) 合同解除后，承包人应妥善做好已完工程和已购材料设备、器具的保护及移交工作，发包人为承包人撤离提供必要条件。</w:t>
      </w:r>
    </w:p>
    <w:p w14:paraId="5F42CDCC">
      <w:pPr>
        <w:spacing w:line="360" w:lineRule="auto"/>
        <w:ind w:left="839" w:leftChars="114" w:hanging="600" w:hangingChars="250"/>
        <w:rPr>
          <w:color w:val="auto"/>
          <w:sz w:val="24"/>
        </w:rPr>
      </w:pPr>
      <w:r>
        <w:rPr>
          <w:color w:val="auto"/>
          <w:sz w:val="24"/>
        </w:rPr>
        <mc:AlternateContent>
          <mc:Choice Requires="wps">
            <w:drawing>
              <wp:anchor distT="0" distB="0" distL="114300" distR="114300" simplePos="0" relativeHeight="251813888" behindDoc="0" locked="0" layoutInCell="1" allowOverlap="1">
                <wp:simplePos x="0" y="0"/>
                <wp:positionH relativeFrom="column">
                  <wp:posOffset>-720090</wp:posOffset>
                </wp:positionH>
                <wp:positionV relativeFrom="paragraph">
                  <wp:posOffset>36195</wp:posOffset>
                </wp:positionV>
                <wp:extent cx="685800" cy="1053465"/>
                <wp:effectExtent l="0" t="0" r="7620" b="3175"/>
                <wp:wrapNone/>
                <wp:docPr id="21" name="文本框 4"/>
                <wp:cNvGraphicFramePr/>
                <a:graphic xmlns:a="http://schemas.openxmlformats.org/drawingml/2006/main">
                  <a:graphicData uri="http://schemas.microsoft.com/office/word/2010/wordprocessingShape">
                    <wps:wsp>
                      <wps:cNvSpPr txBox="1">
                        <a:spLocks noChangeArrowheads="1"/>
                      </wps:cNvSpPr>
                      <wps:spPr bwMode="auto">
                        <a:xfrm>
                          <a:off x="0" y="0"/>
                          <a:ext cx="685800" cy="1053465"/>
                        </a:xfrm>
                        <a:prstGeom prst="rect">
                          <a:avLst/>
                        </a:prstGeom>
                        <a:solidFill>
                          <a:srgbClr val="FFFFFF"/>
                        </a:solidFill>
                        <a:ln>
                          <a:noFill/>
                        </a:ln>
                        <a:effectLst/>
                      </wps:spPr>
                      <wps:txbx>
                        <w:txbxContent>
                          <w:p w14:paraId="761B5642">
                            <w:pPr>
                              <w:jc w:val="left"/>
                              <w:rPr>
                                <w:rFonts w:ascii="楷体_GB2312" w:eastAsia="楷体_GB2312"/>
                                <w:szCs w:val="21"/>
                              </w:rPr>
                            </w:pPr>
                            <w:r>
                              <w:rPr>
                                <w:rFonts w:hint="eastAsia" w:ascii="楷体_GB2312" w:eastAsia="楷体_GB2312"/>
                                <w:szCs w:val="21"/>
                              </w:rPr>
                              <w:t>工程合同解除的损失和费用</w:t>
                            </w:r>
                          </w:p>
                        </w:txbxContent>
                      </wps:txbx>
                      <wps:bodyPr rot="0" vert="horz" wrap="square" lIns="0" tIns="0" rIns="0" bIns="0" anchor="t" anchorCtr="0" upright="1">
                        <a:noAutofit/>
                      </wps:bodyPr>
                    </wps:wsp>
                  </a:graphicData>
                </a:graphic>
              </wp:anchor>
            </w:drawing>
          </mc:Choice>
          <mc:Fallback>
            <w:pict>
              <v:shape id="文本框 4" o:spid="_x0000_s1026" o:spt="202" type="#_x0000_t202" style="position:absolute;left:0pt;margin-left:-56.7pt;margin-top:2.85pt;height:82.95pt;width:54pt;z-index:251813888;mso-width-relative:page;mso-height-relative:page;" fillcolor="#FFFFFF" filled="t" stroked="f" coordsize="21600,21600" o:gfxdata="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ZmT7F2AAAAAkBAAAPAAAAAAAAAAEAIAAAACIAAABkcnMvZG93bnJldi54bWxQSwECFAAUAAAA&#10;CACHTuJAa37M5ycCAAA9BAAADgAAAAAAAAABACAAAAAnAQAAZHJzL2Uyb0RvYy54bWxQSwUGAAAA&#10;AAYABgBZAQAAwAUAAAAA&#10;">
                <v:fill on="t" focussize="0,0"/>
                <v:stroke on="f"/>
                <v:imagedata o:title=""/>
                <o:lock v:ext="edit" aspectratio="f"/>
                <v:textbox inset="0mm,0mm,0mm,0mm">
                  <w:txbxContent>
                    <w:p w14:paraId="761B5642">
                      <w:pPr>
                        <w:jc w:val="left"/>
                        <w:rPr>
                          <w:rFonts w:ascii="楷体_GB2312" w:eastAsia="楷体_GB2312"/>
                          <w:szCs w:val="21"/>
                        </w:rPr>
                      </w:pPr>
                      <w:r>
                        <w:rPr>
                          <w:rFonts w:hint="eastAsia" w:ascii="楷体_GB2312" w:eastAsia="楷体_GB2312"/>
                          <w:szCs w:val="21"/>
                        </w:rPr>
                        <w:t>工程合同解除的损失和费用</w:t>
                      </w:r>
                    </w:p>
                  </w:txbxContent>
                </v:textbox>
              </v:shape>
            </w:pict>
          </mc:Fallback>
        </mc:AlternateContent>
      </w:r>
      <w:r>
        <w:rPr>
          <w:color w:val="auto"/>
          <w:sz w:val="24"/>
        </w:rPr>
        <w:t>21.2.5</w:t>
      </w:r>
      <w:r>
        <w:rPr>
          <w:rFonts w:hint="eastAsia"/>
          <w:color w:val="auto"/>
          <w:sz w:val="24"/>
        </w:rPr>
        <w:t>承包人</w:t>
      </w:r>
      <w:r>
        <w:rPr>
          <w:color w:val="auto"/>
          <w:sz w:val="24"/>
        </w:rPr>
        <w:t>须补偿发包人因解除合同所引致的任何损失和／或费用。在本合同条款第21.2.3款所述的工作完成及有关费用确定前，发包人</w:t>
      </w:r>
      <w:r>
        <w:rPr>
          <w:rFonts w:hint="eastAsia"/>
          <w:color w:val="auto"/>
          <w:sz w:val="24"/>
        </w:rPr>
        <w:t>无需支</w:t>
      </w:r>
      <w:r>
        <w:rPr>
          <w:color w:val="auto"/>
          <w:sz w:val="24"/>
        </w:rPr>
        <w:t>付承包人任何款项，但在该工作完成及其账目在合理时间内结算完毕后，发包人须确定其合理所花的费用金额和因解除合同所蒙受的直接损失和／或费用的金额</w:t>
      </w:r>
      <w:r>
        <w:rPr>
          <w:rFonts w:hint="eastAsia"/>
          <w:color w:val="auto"/>
          <w:sz w:val="24"/>
        </w:rPr>
        <w:t>。</w:t>
      </w:r>
      <w:r>
        <w:rPr>
          <w:color w:val="auto"/>
          <w:sz w:val="24"/>
        </w:rPr>
        <w:t>若该等金额加上合同解除前已支付给承包人的金额超过按本合同应支付给承包人的已完工程款总额时，两者差额</w:t>
      </w:r>
      <w:r>
        <w:rPr>
          <w:rFonts w:hint="eastAsia"/>
          <w:color w:val="auto"/>
          <w:sz w:val="24"/>
        </w:rPr>
        <w:t>作</w:t>
      </w:r>
      <w:r>
        <w:rPr>
          <w:color w:val="auto"/>
          <w:sz w:val="24"/>
        </w:rPr>
        <w:t>为承包人应付给发包人的债务；若是情况相反，则两者差额应为发包人应付给承包人的款项。</w:t>
      </w:r>
      <w:bookmarkEnd w:id="934"/>
    </w:p>
    <w:p w14:paraId="20DDE207">
      <w:pPr>
        <w:pStyle w:val="51"/>
        <w:tabs>
          <w:tab w:val="left" w:pos="1440"/>
          <w:tab w:val="left" w:pos="1620"/>
        </w:tabs>
        <w:spacing w:after="0"/>
        <w:ind w:left="1016" w:leftChars="84" w:hanging="840" w:hangingChars="350"/>
        <w:rPr>
          <w:color w:val="auto"/>
        </w:rPr>
      </w:pPr>
      <w:r>
        <w:rPr>
          <w:rFonts w:hint="eastAsia" w:ascii="宋体"/>
          <w:color w:val="auto"/>
        </w:rPr>
        <w:t>21</w:t>
      </w:r>
      <w:r>
        <w:rPr>
          <w:rFonts w:ascii="宋体"/>
          <w:color w:val="auto"/>
        </w:rPr>
        <w:t>.2.6</w:t>
      </w:r>
      <w:r>
        <w:rPr>
          <w:rFonts w:hint="eastAsia" w:ascii="宋体"/>
          <w:color w:val="auto"/>
          <w:lang w:eastAsia="zh-CN"/>
        </w:rPr>
        <w:t>承包人</w:t>
      </w:r>
      <w:r>
        <w:rPr>
          <w:rFonts w:hint="eastAsia" w:ascii="宋体"/>
          <w:color w:val="auto"/>
        </w:rPr>
        <w:t>在合同终止后5日内退场完毕。合同解除后，发包人可派员进驻施工场地，并另行组织人员或委托其他承包人施工，承包人须配合交接</w:t>
      </w:r>
      <w:r>
        <w:rPr>
          <w:rFonts w:hint="eastAsia" w:ascii="宋体"/>
          <w:color w:val="auto"/>
          <w:lang w:eastAsia="zh-CN"/>
        </w:rPr>
        <w:t>及</w:t>
      </w:r>
      <w:r>
        <w:rPr>
          <w:rFonts w:hint="eastAsia" w:ascii="宋体"/>
          <w:color w:val="auto"/>
        </w:rPr>
        <w:t>撤场之工作。若发包人因继续完成该工程的需要，有权扣留使用承包人在现场的材料、设备和临时设施。其他节点的迟延参照上述违约标准执行。由此发生的所有费用或损失由</w:t>
      </w:r>
      <w:r>
        <w:rPr>
          <w:rFonts w:hint="eastAsia" w:ascii="宋体"/>
          <w:color w:val="auto"/>
          <w:lang w:eastAsia="zh-CN"/>
        </w:rPr>
        <w:t>承包人</w:t>
      </w:r>
      <w:r>
        <w:rPr>
          <w:rFonts w:hint="eastAsia" w:ascii="宋体"/>
          <w:color w:val="auto"/>
        </w:rPr>
        <w:t>承担。</w:t>
      </w:r>
    </w:p>
    <w:p w14:paraId="7B34F4FD">
      <w:pPr>
        <w:pStyle w:val="4"/>
        <w:spacing w:before="120" w:after="120" w:line="360" w:lineRule="auto"/>
        <w:rPr>
          <w:color w:val="auto"/>
          <w:sz w:val="28"/>
          <w:szCs w:val="28"/>
        </w:rPr>
      </w:pPr>
      <w:bookmarkStart w:id="935" w:name="_Toc454555649"/>
      <w:bookmarkStart w:id="936" w:name="_Toc78944652"/>
      <w:bookmarkStart w:id="937" w:name="_Toc455134601"/>
      <w:bookmarkStart w:id="938" w:name="_Toc78940673"/>
      <w:bookmarkStart w:id="939" w:name="_Toc8833231"/>
      <w:bookmarkStart w:id="940" w:name="_Toc357434504"/>
      <w:bookmarkStart w:id="941" w:name="_Toc455151729"/>
      <w:bookmarkStart w:id="942" w:name="_Toc118634671"/>
      <w:r>
        <w:rPr>
          <w:color w:val="auto"/>
          <w:sz w:val="28"/>
          <w:szCs w:val="28"/>
        </w:rPr>
        <w:t>2</w:t>
      </w:r>
      <w:r>
        <w:rPr>
          <w:rFonts w:hint="eastAsia"/>
          <w:color w:val="auto"/>
          <w:sz w:val="28"/>
          <w:szCs w:val="28"/>
        </w:rPr>
        <w:t>1.3</w:t>
      </w:r>
      <w:r>
        <w:rPr>
          <w:color w:val="auto"/>
          <w:sz w:val="28"/>
          <w:szCs w:val="28"/>
        </w:rPr>
        <w:t xml:space="preserve"> 合同</w:t>
      </w:r>
      <w:r>
        <w:rPr>
          <w:rFonts w:hint="eastAsia"/>
          <w:color w:val="auto"/>
          <w:sz w:val="28"/>
          <w:szCs w:val="28"/>
        </w:rPr>
        <w:t>效力及</w:t>
      </w:r>
      <w:r>
        <w:rPr>
          <w:color w:val="auto"/>
          <w:sz w:val="28"/>
          <w:szCs w:val="28"/>
        </w:rPr>
        <w:t>份数</w:t>
      </w:r>
      <w:bookmarkEnd w:id="935"/>
      <w:bookmarkEnd w:id="936"/>
      <w:bookmarkEnd w:id="937"/>
      <w:bookmarkEnd w:id="938"/>
      <w:bookmarkEnd w:id="939"/>
      <w:bookmarkEnd w:id="940"/>
      <w:bookmarkEnd w:id="941"/>
      <w:bookmarkEnd w:id="942"/>
    </w:p>
    <w:p w14:paraId="39A794EF">
      <w:pPr>
        <w:spacing w:line="360" w:lineRule="auto"/>
        <w:ind w:left="840" w:leftChars="57" w:hanging="720" w:hangingChars="300"/>
        <w:rPr>
          <w:color w:val="auto"/>
          <w:sz w:val="24"/>
        </w:rPr>
      </w:pPr>
      <w:r>
        <w:rPr>
          <w:color w:val="auto"/>
          <w:sz w:val="24"/>
        </w:rPr>
        <mc:AlternateContent>
          <mc:Choice Requires="wps">
            <w:drawing>
              <wp:anchor distT="0" distB="0" distL="114300" distR="114300" simplePos="0" relativeHeight="251853824" behindDoc="0" locked="0" layoutInCell="1" allowOverlap="1">
                <wp:simplePos x="0" y="0"/>
                <wp:positionH relativeFrom="column">
                  <wp:posOffset>-720090</wp:posOffset>
                </wp:positionH>
                <wp:positionV relativeFrom="paragraph">
                  <wp:posOffset>36195</wp:posOffset>
                </wp:positionV>
                <wp:extent cx="685800" cy="405765"/>
                <wp:effectExtent l="0" t="0" r="7620" b="6985"/>
                <wp:wrapNone/>
                <wp:docPr id="155" name="文本框 3"/>
                <wp:cNvGraphicFramePr/>
                <a:graphic xmlns:a="http://schemas.openxmlformats.org/drawingml/2006/main">
                  <a:graphicData uri="http://schemas.microsoft.com/office/word/2010/wordprocessingShape">
                    <wps:wsp>
                      <wps:cNvSpPr txBox="1">
                        <a:spLocks noChangeArrowheads="1"/>
                      </wps:cNvSpPr>
                      <wps:spPr bwMode="auto">
                        <a:xfrm>
                          <a:off x="0" y="0"/>
                          <a:ext cx="685800" cy="405765"/>
                        </a:xfrm>
                        <a:prstGeom prst="rect">
                          <a:avLst/>
                        </a:prstGeom>
                        <a:solidFill>
                          <a:srgbClr val="FFFFFF"/>
                        </a:solidFill>
                        <a:ln>
                          <a:noFill/>
                        </a:ln>
                        <a:effectLst/>
                      </wps:spPr>
                      <wps:txbx>
                        <w:txbxContent>
                          <w:p w14:paraId="68543CF2">
                            <w:pPr>
                              <w:rPr>
                                <w:rFonts w:ascii="楷体_GB2312" w:eastAsia="楷体_GB2312"/>
                                <w:szCs w:val="21"/>
                              </w:rPr>
                            </w:pPr>
                            <w:r>
                              <w:rPr>
                                <w:rFonts w:hint="eastAsia" w:ascii="楷体_GB2312" w:eastAsia="楷体_GB2312"/>
                                <w:szCs w:val="21"/>
                              </w:rPr>
                              <w:t>合同份数</w:t>
                            </w:r>
                          </w:p>
                        </w:txbxContent>
                      </wps:txbx>
                      <wps:bodyPr rot="0" vert="horz" wrap="square" lIns="0" tIns="0" rIns="0" bIns="0" anchor="t" anchorCtr="0" upright="1">
                        <a:noAutofit/>
                      </wps:bodyPr>
                    </wps:wsp>
                  </a:graphicData>
                </a:graphic>
              </wp:anchor>
            </w:drawing>
          </mc:Choice>
          <mc:Fallback>
            <w:pict>
              <v:shape id="文本框 3" o:spid="_x0000_s1026" o:spt="202" type="#_x0000_t202" style="position:absolute;left:0pt;margin-left:-56.7pt;margin-top:2.85pt;height:31.95pt;width:54pt;z-index:251853824;mso-width-relative:page;mso-height-relative:page;" fillcolor="#FFFFFF" filled="t" stroked="f" coordsize="21600,21600" o:gfxdata="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mhKWNcAAAAIAQAADwAAAAAAAAABACAAAAAiAAAAZHJzL2Rvd25yZXYueG1sUEsBAhQAFAAAAAgA&#10;h07iQEkBkCsmAgAAPQQAAA4AAAAAAAAAAQAgAAAAJgEAAGRycy9lMm9Eb2MueG1sUEsFBgAAAAAG&#10;AAYAWQEAAL4FAAAAAA==&#10;">
                <v:fill on="t" focussize="0,0"/>
                <v:stroke on="f"/>
                <v:imagedata o:title=""/>
                <o:lock v:ext="edit" aspectratio="f"/>
                <v:textbox inset="0mm,0mm,0mm,0mm">
                  <w:txbxContent>
                    <w:p w14:paraId="68543CF2">
                      <w:pPr>
                        <w:rPr>
                          <w:rFonts w:ascii="楷体_GB2312" w:eastAsia="楷体_GB2312"/>
                          <w:szCs w:val="21"/>
                        </w:rPr>
                      </w:pPr>
                      <w:r>
                        <w:rPr>
                          <w:rFonts w:hint="eastAsia" w:ascii="楷体_GB2312" w:eastAsia="楷体_GB2312"/>
                          <w:szCs w:val="21"/>
                        </w:rPr>
                        <w:t>合同份数</w:t>
                      </w:r>
                    </w:p>
                  </w:txbxContent>
                </v:textbox>
              </v:shape>
            </w:pict>
          </mc:Fallback>
        </mc:AlternateContent>
      </w:r>
      <w:r>
        <w:rPr>
          <w:rFonts w:hint="eastAsia"/>
          <w:color w:val="auto"/>
          <w:sz w:val="24"/>
        </w:rPr>
        <mc:AlternateContent>
          <mc:Choice Requires="wps">
            <w:drawing>
              <wp:anchor distT="0" distB="0" distL="114300" distR="114300" simplePos="0" relativeHeight="251854848" behindDoc="0" locked="0" layoutInCell="1" allowOverlap="1">
                <wp:simplePos x="0" y="0"/>
                <wp:positionH relativeFrom="column">
                  <wp:posOffset>-720090</wp:posOffset>
                </wp:positionH>
                <wp:positionV relativeFrom="paragraph">
                  <wp:posOffset>71755</wp:posOffset>
                </wp:positionV>
                <wp:extent cx="685800" cy="365760"/>
                <wp:effectExtent l="0" t="0" r="7620" b="5715"/>
                <wp:wrapNone/>
                <wp:docPr id="15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5800" cy="365760"/>
                        </a:xfrm>
                        <a:prstGeom prst="rect">
                          <a:avLst/>
                        </a:prstGeom>
                        <a:solidFill>
                          <a:srgbClr val="FFFFFF"/>
                        </a:solidFill>
                        <a:ln>
                          <a:noFill/>
                        </a:ln>
                        <a:effectLst/>
                      </wps:spPr>
                      <wps:txbx>
                        <w:txbxContent>
                          <w:p w14:paraId="25737AA4">
                            <w:pPr>
                              <w:rPr>
                                <w:rFonts w:ascii="楷体_GB2312" w:eastAsia="楷体_GB2312"/>
                                <w:szCs w:val="21"/>
                              </w:rPr>
                            </w:pPr>
                            <w:r>
                              <w:rPr>
                                <w:rFonts w:hint="eastAsia" w:ascii="楷体_GB2312" w:eastAsia="楷体_GB2312"/>
                                <w:szCs w:val="21"/>
                              </w:rPr>
                              <w:t>合同正本</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56.7pt;margin-top:5.65pt;height:28.8pt;width:54pt;z-index:251854848;mso-width-relative:page;mso-height-relative:page;" fillcolor="#FFFFFF" filled="t" stroked="f" coordsize="21600,21600" o:gfxdata="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tAUNcAAAAJAQAADwAAAAAAAAABACAAAAAiAAAAZHJzL2Rvd25yZXYueG1sUEsBAhQAFAAAAAgA&#10;h07iQOcvgtkmAgAAPQQAAA4AAAAAAAAAAQAgAAAAJgEAAGRycy9lMm9Eb2MueG1sUEsFBgAAAAAG&#10;AAYAWQEAAL4FAAAAAA==&#10;">
                <v:fill on="t" focussize="0,0"/>
                <v:stroke on="f"/>
                <v:imagedata o:title=""/>
                <o:lock v:ext="edit" aspectratio="f"/>
                <v:textbox inset="0mm,0mm,0mm,0mm">
                  <w:txbxContent>
                    <w:p w14:paraId="25737AA4">
                      <w:pPr>
                        <w:rPr>
                          <w:rFonts w:ascii="楷体_GB2312" w:eastAsia="楷体_GB2312"/>
                          <w:szCs w:val="21"/>
                        </w:rPr>
                      </w:pPr>
                      <w:r>
                        <w:rPr>
                          <w:rFonts w:hint="eastAsia" w:ascii="楷体_GB2312" w:eastAsia="楷体_GB2312"/>
                          <w:szCs w:val="21"/>
                        </w:rPr>
                        <w:t>合同正本</w:t>
                      </w:r>
                    </w:p>
                  </w:txbxContent>
                </v:textbox>
              </v:shape>
            </w:pict>
          </mc:Fallback>
        </mc:AlternateContent>
      </w:r>
      <w:r>
        <w:rPr>
          <w:rFonts w:hint="eastAsia"/>
          <w:color w:val="auto"/>
          <w:sz w:val="24"/>
        </w:rPr>
        <w:t>21.3.1如发包人与承包人已签署就本项目有关</w:t>
      </w:r>
      <w:r>
        <w:rPr>
          <w:color w:val="auto"/>
          <w:sz w:val="24"/>
        </w:rPr>
        <w:t>的</w:t>
      </w:r>
      <w:r>
        <w:rPr>
          <w:rFonts w:hint="eastAsia"/>
          <w:color w:val="auto"/>
          <w:sz w:val="24"/>
        </w:rPr>
        <w:t>任何相关合同，则本合同效力优先于此前签署的其他合同。本合同未进行约定或约定不够详尽的，双方可另行签署书面协议进行补充。</w:t>
      </w:r>
    </w:p>
    <w:p w14:paraId="6D095496">
      <w:pPr>
        <w:spacing w:line="360" w:lineRule="auto"/>
        <w:ind w:left="840" w:leftChars="57" w:hanging="720" w:hangingChars="300"/>
        <w:rPr>
          <w:color w:val="auto"/>
          <w:sz w:val="24"/>
        </w:rPr>
      </w:pPr>
      <w:r>
        <w:rPr>
          <w:rFonts w:hint="eastAsia"/>
          <w:color w:val="auto"/>
          <w:sz w:val="24"/>
        </w:rPr>
        <w:t>21.3..2若专用条款无其他约定，本合同正本两份，具有同等效力，由发包人和承包人各执一份。</w:t>
      </w:r>
    </w:p>
    <w:p w14:paraId="19FEEE70">
      <w:pPr>
        <w:spacing w:line="360" w:lineRule="auto"/>
        <w:ind w:left="840" w:leftChars="57" w:hanging="720" w:hangingChars="300"/>
        <w:rPr>
          <w:color w:val="auto"/>
        </w:rPr>
      </w:pPr>
      <w:bookmarkStart w:id="943" w:name="_Toc34909200"/>
      <w:r>
        <w:rPr>
          <w:rFonts w:hint="eastAsia"/>
          <w:color w:val="auto"/>
          <w:sz w:val="24"/>
        </w:rPr>
        <mc:AlternateContent>
          <mc:Choice Requires="wps">
            <w:drawing>
              <wp:anchor distT="0" distB="0" distL="114300" distR="114300" simplePos="0" relativeHeight="251855872" behindDoc="0" locked="0" layoutInCell="1" allowOverlap="1">
                <wp:simplePos x="0" y="0"/>
                <wp:positionH relativeFrom="column">
                  <wp:posOffset>-720090</wp:posOffset>
                </wp:positionH>
                <wp:positionV relativeFrom="paragraph">
                  <wp:posOffset>71755</wp:posOffset>
                </wp:positionV>
                <wp:extent cx="685800" cy="266700"/>
                <wp:effectExtent l="0" t="0" r="7620" b="5715"/>
                <wp:wrapNone/>
                <wp:docPr id="157" name="文本框 1"/>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a:noFill/>
                        </a:ln>
                        <a:effectLst/>
                      </wps:spPr>
                      <wps:txbx>
                        <w:txbxContent>
                          <w:p w14:paraId="30256826">
                            <w:pPr>
                              <w:rPr>
                                <w:rFonts w:ascii="楷体_GB2312" w:eastAsia="楷体_GB2312"/>
                                <w:szCs w:val="21"/>
                              </w:rPr>
                            </w:pPr>
                            <w:r>
                              <w:rPr>
                                <w:rFonts w:hint="eastAsia" w:ascii="楷体_GB2312" w:eastAsia="楷体_GB2312"/>
                                <w:szCs w:val="21"/>
                              </w:rPr>
                              <w:t>合同副本</w:t>
                            </w:r>
                          </w:p>
                        </w:txbxContent>
                      </wps:txbx>
                      <wps:bodyPr rot="0" vert="horz" wrap="square" lIns="0" tIns="0" rIns="0" bIns="0" anchor="t" anchorCtr="0" upright="1">
                        <a:noAutofit/>
                      </wps:bodyPr>
                    </wps:wsp>
                  </a:graphicData>
                </a:graphic>
              </wp:anchor>
            </w:drawing>
          </mc:Choice>
          <mc:Fallback>
            <w:pict>
              <v:shape id="文本框 1" o:spid="_x0000_s1026" o:spt="202" type="#_x0000_t202" style="position:absolute;left:0pt;margin-left:-56.7pt;margin-top:5.65pt;height:21pt;width:54pt;z-index:251855872;mso-width-relative:page;mso-height-relative:page;" fillcolor="#FFFFFF" filled="t" stroked="f" coordsize="21600,21600" o:gfxdata="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Ok5ZNgAAAAJAQAADwAAAAAAAAABACAAAAAiAAAAZHJzL2Rvd25yZXYueG1sUEsBAhQAFAAAAAgA&#10;h07iQKVnv+IlAgAAPQQAAA4AAAAAAAAAAQAgAAAAJwEAAGRycy9lMm9Eb2MueG1sUEsFBgAAAAAG&#10;AAYAWQEAAL4FAAAAAA==&#10;">
                <v:fill on="t" focussize="0,0"/>
                <v:stroke on="f"/>
                <v:imagedata o:title=""/>
                <o:lock v:ext="edit" aspectratio="f"/>
                <v:textbox inset="0mm,0mm,0mm,0mm">
                  <w:txbxContent>
                    <w:p w14:paraId="30256826">
                      <w:pPr>
                        <w:rPr>
                          <w:rFonts w:ascii="楷体_GB2312" w:eastAsia="楷体_GB2312"/>
                          <w:szCs w:val="21"/>
                        </w:rPr>
                      </w:pPr>
                      <w:r>
                        <w:rPr>
                          <w:rFonts w:hint="eastAsia" w:ascii="楷体_GB2312" w:eastAsia="楷体_GB2312"/>
                          <w:szCs w:val="21"/>
                        </w:rPr>
                        <w:t>合同副本</w:t>
                      </w:r>
                    </w:p>
                  </w:txbxContent>
                </v:textbox>
              </v:shape>
            </w:pict>
          </mc:Fallback>
        </mc:AlternateContent>
      </w:r>
      <w:r>
        <w:rPr>
          <w:rFonts w:hint="eastAsia"/>
          <w:color w:val="auto"/>
          <w:sz w:val="24"/>
        </w:rPr>
        <w:t>21.3.3 本合同副本的份数及保存单位按专用条款的约定，本合同副本均具有同等效力。</w:t>
      </w:r>
      <w:bookmarkEnd w:id="943"/>
    </w:p>
    <w:p w14:paraId="640E008C">
      <w:pPr>
        <w:rPr>
          <w:color w:val="auto"/>
        </w:rPr>
      </w:pPr>
    </w:p>
    <w:p w14:paraId="7E341CA5">
      <w:pPr>
        <w:rPr>
          <w:rFonts w:ascii="Arial" w:cs="Arial"/>
          <w:color w:val="auto"/>
          <w:spacing w:val="10"/>
          <w:sz w:val="22"/>
          <w:szCs w:val="22"/>
        </w:rPr>
      </w:pPr>
      <w:r>
        <w:rPr>
          <w:rFonts w:ascii="Arial" w:cs="Arial"/>
          <w:color w:val="auto"/>
          <w:spacing w:val="10"/>
          <w:sz w:val="22"/>
          <w:szCs w:val="22"/>
        </w:rPr>
        <w:br w:type="page"/>
      </w:r>
    </w:p>
    <w:p w14:paraId="2BA70708">
      <w:pPr>
        <w:pStyle w:val="80"/>
        <w:tabs>
          <w:tab w:val="left" w:pos="432"/>
        </w:tabs>
        <w:spacing w:before="120" w:line="360" w:lineRule="auto"/>
        <w:ind w:firstLine="640"/>
        <w:jc w:val="center"/>
        <w:rPr>
          <w:rFonts w:ascii="黑体" w:hAnsi="黑体" w:eastAsia="黑体" w:cs="Arial"/>
          <w:color w:val="auto"/>
          <w:sz w:val="32"/>
          <w:szCs w:val="32"/>
        </w:rPr>
      </w:pPr>
      <w:r>
        <w:rPr>
          <w:rFonts w:hint="eastAsia" w:ascii="黑体" w:hAnsi="黑体" w:eastAsia="黑体" w:cs="Arial"/>
          <w:color w:val="auto"/>
          <w:sz w:val="32"/>
          <w:szCs w:val="32"/>
        </w:rPr>
        <w:t>济南转山项目A</w:t>
      </w:r>
      <w:r>
        <w:rPr>
          <w:rFonts w:ascii="黑体" w:hAnsi="黑体" w:eastAsia="黑体" w:cs="Arial"/>
          <w:color w:val="auto"/>
          <w:sz w:val="32"/>
          <w:szCs w:val="32"/>
        </w:rPr>
        <w:t>2地块附属商业</w:t>
      </w:r>
      <w:r>
        <w:rPr>
          <w:rFonts w:hint="eastAsia" w:ascii="黑体" w:hAnsi="黑体" w:eastAsia="黑体" w:cs="Arial"/>
          <w:color w:val="auto"/>
          <w:sz w:val="32"/>
          <w:szCs w:val="32"/>
        </w:rPr>
        <w:t>智能化工程</w:t>
      </w:r>
    </w:p>
    <w:p w14:paraId="475B06CB">
      <w:pPr>
        <w:pStyle w:val="80"/>
        <w:tabs>
          <w:tab w:val="left" w:pos="432"/>
        </w:tabs>
        <w:spacing w:before="120" w:line="360" w:lineRule="auto"/>
        <w:ind w:firstLine="723"/>
        <w:jc w:val="center"/>
        <w:rPr>
          <w:rFonts w:ascii="黑体" w:hAnsi="黑体" w:eastAsia="黑体" w:cs="Arial"/>
          <w:b/>
          <w:color w:val="auto"/>
          <w:sz w:val="36"/>
          <w:szCs w:val="36"/>
        </w:rPr>
      </w:pPr>
      <w:r>
        <w:rPr>
          <w:rFonts w:hint="eastAsia" w:ascii="黑体" w:hAnsi="黑体" w:eastAsia="黑体" w:cs="Arial"/>
          <w:b/>
          <w:color w:val="auto"/>
          <w:sz w:val="36"/>
          <w:szCs w:val="36"/>
        </w:rPr>
        <w:t>招标范围</w:t>
      </w:r>
    </w:p>
    <w:p w14:paraId="32414E8D">
      <w:pPr>
        <w:pStyle w:val="80"/>
        <w:tabs>
          <w:tab w:val="left" w:pos="432"/>
        </w:tabs>
        <w:spacing w:before="120" w:line="360" w:lineRule="auto"/>
        <w:ind w:firstLine="0" w:firstLineChars="0"/>
        <w:rPr>
          <w:rFonts w:ascii="Arial" w:hAnsi="Arial" w:cs="Arial" w:eastAsiaTheme="minorEastAsia"/>
          <w:b/>
          <w:color w:val="auto"/>
          <w:sz w:val="22"/>
          <w:szCs w:val="22"/>
        </w:rPr>
      </w:pPr>
      <w:r>
        <w:rPr>
          <w:rFonts w:hint="eastAsia" w:ascii="Arial" w:cs="Arial" w:hAnsiTheme="minorEastAsia" w:eastAsiaTheme="minorEastAsia"/>
          <w:b/>
          <w:color w:val="auto"/>
          <w:sz w:val="22"/>
          <w:szCs w:val="22"/>
        </w:rPr>
        <w:t>一、</w:t>
      </w:r>
      <w:r>
        <w:rPr>
          <w:rFonts w:ascii="Arial" w:cs="Arial" w:hAnsiTheme="minorEastAsia" w:eastAsiaTheme="minorEastAsia"/>
          <w:b/>
          <w:color w:val="auto"/>
          <w:sz w:val="22"/>
          <w:szCs w:val="22"/>
        </w:rPr>
        <w:t>工程概述</w:t>
      </w:r>
    </w:p>
    <w:p w14:paraId="0D81B3ED">
      <w:pPr>
        <w:spacing w:line="360" w:lineRule="auto"/>
        <w:ind w:firstLine="210" w:firstLineChars="100"/>
        <w:rPr>
          <w:color w:val="auto"/>
        </w:rPr>
      </w:pPr>
      <w:r>
        <w:rPr>
          <w:color w:val="auto"/>
        </w:rPr>
        <w:t>1</w:t>
      </w:r>
      <w:r>
        <w:rPr>
          <w:rFonts w:hint="eastAsia"/>
          <w:color w:val="auto"/>
        </w:rPr>
        <w:t>、工程名称：</w:t>
      </w:r>
      <w:r>
        <w:rPr>
          <w:rFonts w:hint="eastAsia"/>
          <w:color w:val="auto"/>
          <w:u w:val="single"/>
        </w:rPr>
        <w:t>济南转山项目A</w:t>
      </w:r>
      <w:r>
        <w:rPr>
          <w:color w:val="auto"/>
          <w:u w:val="single"/>
        </w:rPr>
        <w:t>2地块附属商业</w:t>
      </w:r>
      <w:r>
        <w:rPr>
          <w:rFonts w:hint="eastAsia"/>
          <w:color w:val="auto"/>
          <w:u w:val="single"/>
        </w:rPr>
        <w:t>智能化工程</w:t>
      </w:r>
    </w:p>
    <w:p w14:paraId="453190C3">
      <w:pPr>
        <w:spacing w:before="120" w:after="120" w:line="440" w:lineRule="exact"/>
        <w:ind w:firstLine="210" w:firstLineChars="100"/>
        <w:rPr>
          <w:rFonts w:ascii="Arial" w:hAnsi="Arial" w:cs="Arial"/>
          <w:color w:val="auto"/>
        </w:rPr>
      </w:pPr>
      <w:r>
        <w:rPr>
          <w:color w:val="auto"/>
        </w:rPr>
        <w:t>2</w:t>
      </w:r>
      <w:r>
        <w:rPr>
          <w:rFonts w:hint="eastAsia"/>
          <w:color w:val="auto"/>
        </w:rPr>
        <w:t>、地点：</w:t>
      </w:r>
      <w:r>
        <w:rPr>
          <w:rFonts w:hint="eastAsia" w:ascii="Arial" w:hAnsi="宋体" w:cs="Arial"/>
          <w:color w:val="auto"/>
        </w:rPr>
        <w:t>济南市历下区经十路南侧、转山西路东侧</w:t>
      </w:r>
    </w:p>
    <w:p w14:paraId="6E3433CA">
      <w:pPr>
        <w:pStyle w:val="80"/>
        <w:numPr>
          <w:ilvl w:val="0"/>
          <w:numId w:val="12"/>
        </w:numPr>
        <w:tabs>
          <w:tab w:val="left" w:pos="432"/>
          <w:tab w:val="left" w:pos="709"/>
        </w:tabs>
        <w:spacing w:before="120" w:line="360" w:lineRule="auto"/>
        <w:ind w:firstLineChars="0"/>
        <w:rPr>
          <w:rFonts w:ascii="Arial" w:hAnsi="Arial" w:cs="Arial" w:eastAsiaTheme="minorEastAsia"/>
          <w:b/>
          <w:color w:val="auto"/>
          <w:sz w:val="22"/>
          <w:szCs w:val="22"/>
        </w:rPr>
      </w:pPr>
      <w:r>
        <w:rPr>
          <w:rFonts w:hint="eastAsia" w:ascii="Arial" w:cs="Arial" w:hAnsiTheme="minorEastAsia" w:eastAsiaTheme="minorEastAsia"/>
          <w:b/>
          <w:color w:val="auto"/>
          <w:sz w:val="22"/>
          <w:szCs w:val="22"/>
        </w:rPr>
        <w:t>招标</w:t>
      </w:r>
      <w:r>
        <w:rPr>
          <w:rFonts w:ascii="Arial" w:cs="Arial" w:hAnsiTheme="minorEastAsia" w:eastAsiaTheme="minorEastAsia"/>
          <w:b/>
          <w:color w:val="auto"/>
          <w:sz w:val="22"/>
          <w:szCs w:val="22"/>
        </w:rPr>
        <w:t>范围及工程内容</w:t>
      </w:r>
    </w:p>
    <w:p w14:paraId="78320ABC">
      <w:pPr>
        <w:tabs>
          <w:tab w:val="left" w:pos="432"/>
          <w:tab w:val="left" w:pos="851"/>
        </w:tabs>
        <w:spacing w:before="156" w:beforeLines="50" w:line="360" w:lineRule="auto"/>
        <w:rPr>
          <w:rFonts w:ascii="Arial" w:hAnsi="Arial" w:cs="Arial" w:eastAsiaTheme="minorEastAsia"/>
          <w:color w:val="auto"/>
          <w:sz w:val="22"/>
          <w:szCs w:val="22"/>
        </w:rPr>
      </w:pPr>
      <w:r>
        <w:rPr>
          <w:rFonts w:hint="eastAsia" w:ascii="Arial" w:hAnsi="Arial" w:cs="Arial" w:eastAsiaTheme="minorEastAsia"/>
          <w:color w:val="auto"/>
          <w:sz w:val="22"/>
          <w:szCs w:val="22"/>
        </w:rPr>
        <w:t>2.1智能化工程招标范围：包括但不限于图纸及国家或当地技术规范要求范围内的信息设施系统（语音、数据接入系统、计算机网络系统、综合布线系统、信息发布系统、无线保安对讲系统、会议投影系统、触摸式一体机系统、程控电话交换系统）、公共安全防范系统（视频监控系统、门禁管理系统、智能派梯系统、车辆及人员出入管理系统、背景音乐及应急广播系统）、室外智能化图纸设计范围内全部内容弱电管网开挖及铺设（含路面破除恢复）、建筑设备管理系统（电梯五方通话系统）、基础配套系统（弱电间、UPS不间断电源系统、防雷接地系统、综合管路系统）及相关弱电桥架施工、明配管线敷设等的设备材料采购、安装施工、设备电源接驳、调试、保修等全部工程内容。由于售楼处主体完成后，方案调整现在所有智能化点位均需重新在吊顶内明配管，含</w:t>
      </w:r>
      <w:r>
        <w:rPr>
          <w:rFonts w:hint="eastAsia" w:ascii="宋体" w:hAnsi="宋体"/>
          <w:color w:val="auto"/>
        </w:rPr>
        <w:t>智能化图纸设计范围内</w:t>
      </w:r>
      <w:r>
        <w:rPr>
          <w:rFonts w:hint="eastAsia" w:ascii="Arial" w:hAnsi="Arial" w:cs="Arial" w:eastAsiaTheme="minorEastAsia"/>
          <w:color w:val="auto"/>
          <w:sz w:val="22"/>
          <w:szCs w:val="22"/>
        </w:rPr>
        <w:t>售楼处弱电桥架、后砌墙内的智能化二次配管。</w:t>
      </w:r>
    </w:p>
    <w:p w14:paraId="0A2D4F2E">
      <w:pPr>
        <w:tabs>
          <w:tab w:val="left" w:pos="432"/>
          <w:tab w:val="left" w:pos="851"/>
        </w:tabs>
        <w:spacing w:before="156" w:beforeLines="50" w:line="360" w:lineRule="auto"/>
        <w:rPr>
          <w:rFonts w:ascii="Arial" w:hAnsi="Arial" w:cs="Arial" w:eastAsiaTheme="minorEastAsia"/>
          <w:color w:val="auto"/>
          <w:sz w:val="22"/>
          <w:szCs w:val="22"/>
        </w:rPr>
      </w:pPr>
      <w:r>
        <w:rPr>
          <w:rFonts w:eastAsiaTheme="minorEastAsia"/>
          <w:color w:val="auto"/>
        </w:rPr>
        <w:t>2.2</w:t>
      </w:r>
      <w:r>
        <w:rPr>
          <w:rFonts w:hint="eastAsia" w:ascii="Arial" w:hAnsi="Arial" w:cs="Arial" w:eastAsiaTheme="minorEastAsia"/>
          <w:color w:val="auto"/>
          <w:sz w:val="22"/>
          <w:szCs w:val="22"/>
        </w:rPr>
        <w:t>发包人有权视工程需要调整承包范围和工程量，独立分包人不得提出任何费用索赔。以上范围包括甲限乙供材料设备，甲控品牌材料详见《甲控品牌材料设备列表》。</w:t>
      </w:r>
    </w:p>
    <w:p w14:paraId="73C6D0B8">
      <w:pPr>
        <w:pStyle w:val="80"/>
        <w:tabs>
          <w:tab w:val="left" w:pos="851"/>
        </w:tabs>
        <w:spacing w:before="120" w:line="360" w:lineRule="auto"/>
        <w:ind w:firstLine="0" w:firstLineChars="0"/>
        <w:rPr>
          <w:rFonts w:ascii="Arial" w:hAnsi="Arial" w:cs="Arial" w:eastAsiaTheme="minorEastAsia"/>
          <w:color w:val="auto"/>
          <w:szCs w:val="21"/>
        </w:rPr>
      </w:pPr>
      <w:r>
        <w:rPr>
          <w:rFonts w:ascii="Arial" w:hAnsi="Arial" w:cs="Arial" w:eastAsiaTheme="minorEastAsia"/>
          <w:color w:val="auto"/>
          <w:szCs w:val="21"/>
        </w:rPr>
        <w:t>2.3</w:t>
      </w:r>
      <w:r>
        <w:rPr>
          <w:rFonts w:hint="eastAsia" w:ascii="Arial" w:hAnsi="Arial" w:cs="Arial" w:eastAsiaTheme="minorEastAsia"/>
          <w:color w:val="auto"/>
          <w:szCs w:val="21"/>
        </w:rPr>
        <w:t>部分系统工程界面划分补充说明。</w:t>
      </w:r>
    </w:p>
    <w:p w14:paraId="0C1BCD90">
      <w:pPr>
        <w:pStyle w:val="80"/>
        <w:tabs>
          <w:tab w:val="left" w:pos="425"/>
          <w:tab w:val="left" w:pos="1260"/>
        </w:tabs>
        <w:spacing w:before="120" w:line="360" w:lineRule="auto"/>
        <w:ind w:firstLineChars="0"/>
        <w:rPr>
          <w:color w:val="auto"/>
          <w:szCs w:val="21"/>
        </w:rPr>
      </w:pPr>
      <w:r>
        <w:rPr>
          <w:color w:val="auto"/>
          <w:szCs w:val="21"/>
        </w:rPr>
        <w:t>2.3.1</w:t>
      </w:r>
      <w:r>
        <w:rPr>
          <w:rFonts w:hint="eastAsia"/>
          <w:color w:val="auto"/>
          <w:szCs w:val="21"/>
        </w:rPr>
        <w:t xml:space="preserve"> 包含承包人范围内（详见甲控品牌设备清单）前端至末端的所需材料设备的采购、明装管线敷设、安装及调试验收。施工图纸的全部内容及与智能化系统有关的预留预埋等的现场配合；</w:t>
      </w:r>
    </w:p>
    <w:p w14:paraId="60496F8F">
      <w:pPr>
        <w:pStyle w:val="80"/>
        <w:tabs>
          <w:tab w:val="left" w:pos="425"/>
          <w:tab w:val="left" w:pos="1260"/>
        </w:tabs>
        <w:spacing w:before="120" w:line="360" w:lineRule="auto"/>
        <w:ind w:firstLineChars="0"/>
        <w:rPr>
          <w:color w:val="auto"/>
          <w:szCs w:val="21"/>
        </w:rPr>
      </w:pPr>
      <w:r>
        <w:rPr>
          <w:color w:val="auto"/>
          <w:szCs w:val="21"/>
        </w:rPr>
        <w:t>2.3.</w:t>
      </w:r>
      <w:r>
        <w:rPr>
          <w:rFonts w:hint="eastAsia"/>
          <w:color w:val="auto"/>
          <w:szCs w:val="21"/>
        </w:rPr>
        <w:t>2监控系统：楼内线路施工及设备安装，收口工作由智能化单位施工；园区内线路施工及设备安装，立杆的供货及安装、立杆基础的施工；</w:t>
      </w:r>
    </w:p>
    <w:p w14:paraId="25EDEDEC">
      <w:pPr>
        <w:pStyle w:val="80"/>
        <w:tabs>
          <w:tab w:val="left" w:pos="425"/>
          <w:tab w:val="left" w:pos="1260"/>
        </w:tabs>
        <w:spacing w:before="120" w:line="360" w:lineRule="auto"/>
        <w:ind w:firstLineChars="0"/>
        <w:rPr>
          <w:color w:val="auto"/>
          <w:szCs w:val="21"/>
        </w:rPr>
      </w:pPr>
      <w:r>
        <w:rPr>
          <w:rFonts w:hint="eastAsia"/>
          <w:color w:val="auto"/>
          <w:szCs w:val="21"/>
        </w:rPr>
        <w:t>2.3.3 停车场管理系统：坡道进出口的道闸系统及安全岛施工，包括穿线和设备调试等。</w:t>
      </w:r>
    </w:p>
    <w:p w14:paraId="567B6659">
      <w:pPr>
        <w:pStyle w:val="80"/>
        <w:tabs>
          <w:tab w:val="left" w:pos="425"/>
          <w:tab w:val="left" w:pos="1260"/>
        </w:tabs>
        <w:spacing w:before="120" w:line="360" w:lineRule="auto"/>
        <w:ind w:firstLineChars="0"/>
        <w:rPr>
          <w:color w:val="auto"/>
          <w:szCs w:val="21"/>
        </w:rPr>
      </w:pPr>
      <w:r>
        <w:rPr>
          <w:color w:val="auto"/>
          <w:szCs w:val="21"/>
        </w:rPr>
        <w:t>2.3.</w:t>
      </w:r>
      <w:r>
        <w:rPr>
          <w:rFonts w:hint="eastAsia"/>
          <w:color w:val="auto"/>
          <w:szCs w:val="21"/>
        </w:rPr>
        <w:t>4五方对讲系统：以电梯机房（电梯控制柜）的五方对讲接线端子为施工界面，至图纸设计位置对讲主机（</w:t>
      </w:r>
      <w:r>
        <w:rPr>
          <w:color w:val="auto"/>
          <w:szCs w:val="21"/>
        </w:rPr>
        <w:t>包括系统调试）</w:t>
      </w:r>
      <w:r>
        <w:rPr>
          <w:rFonts w:hint="eastAsia"/>
          <w:color w:val="auto"/>
          <w:szCs w:val="21"/>
        </w:rPr>
        <w:t>；</w:t>
      </w:r>
    </w:p>
    <w:p w14:paraId="46CEB6C6">
      <w:pPr>
        <w:pStyle w:val="80"/>
        <w:tabs>
          <w:tab w:val="left" w:pos="425"/>
          <w:tab w:val="left" w:pos="1260"/>
        </w:tabs>
        <w:spacing w:before="120" w:line="360" w:lineRule="auto"/>
        <w:ind w:firstLineChars="0"/>
        <w:rPr>
          <w:color w:val="auto"/>
          <w:szCs w:val="21"/>
        </w:rPr>
      </w:pPr>
      <w:r>
        <w:rPr>
          <w:color w:val="auto"/>
          <w:szCs w:val="21"/>
        </w:rPr>
        <w:t>2.3.</w:t>
      </w:r>
      <w:r>
        <w:rPr>
          <w:rFonts w:hint="eastAsia"/>
          <w:color w:val="auto"/>
          <w:szCs w:val="21"/>
        </w:rPr>
        <w:t>5门禁系统：包括管线剔凿及恢复，管线安装，门框开孔等；</w:t>
      </w:r>
      <w:r>
        <w:rPr>
          <w:color w:val="auto"/>
          <w:szCs w:val="21"/>
        </w:rPr>
        <w:t xml:space="preserve"> </w:t>
      </w:r>
    </w:p>
    <w:p w14:paraId="1146D467">
      <w:pPr>
        <w:pStyle w:val="80"/>
        <w:tabs>
          <w:tab w:val="left" w:pos="425"/>
          <w:tab w:val="left" w:pos="1260"/>
        </w:tabs>
        <w:spacing w:before="120" w:line="360" w:lineRule="auto"/>
        <w:ind w:firstLineChars="0"/>
        <w:rPr>
          <w:color w:val="auto"/>
          <w:szCs w:val="21"/>
        </w:rPr>
      </w:pPr>
      <w:r>
        <w:rPr>
          <w:color w:val="auto"/>
          <w:szCs w:val="21"/>
        </w:rPr>
        <w:t>2.3.</w:t>
      </w:r>
      <w:r>
        <w:rPr>
          <w:rFonts w:hint="eastAsia"/>
          <w:color w:val="auto"/>
          <w:szCs w:val="21"/>
        </w:rPr>
        <w:t>6弱电间：其他系统相应设备的采购及安装（含基础）均含在本次招标范围内。</w:t>
      </w:r>
    </w:p>
    <w:p w14:paraId="4098130C">
      <w:pPr>
        <w:pStyle w:val="80"/>
        <w:tabs>
          <w:tab w:val="left" w:pos="425"/>
          <w:tab w:val="left" w:pos="1260"/>
        </w:tabs>
        <w:spacing w:before="120" w:line="360" w:lineRule="auto"/>
        <w:ind w:firstLineChars="0"/>
        <w:rPr>
          <w:color w:val="auto"/>
          <w:szCs w:val="21"/>
        </w:rPr>
      </w:pPr>
      <w:r>
        <w:rPr>
          <w:color w:val="auto"/>
          <w:szCs w:val="21"/>
        </w:rPr>
        <w:t>2.3.</w:t>
      </w:r>
      <w:r>
        <w:rPr>
          <w:rFonts w:hint="eastAsia"/>
          <w:color w:val="auto"/>
          <w:szCs w:val="21"/>
        </w:rPr>
        <w:t>7室外（含背景音乐系统）：智能化室外图纸设计范围内全部内容。出户第一个弱电井砌筑，第一个井到户内的套管由总包预埋到位。园区室外弱电井及配管穿线</w:t>
      </w:r>
      <w:r>
        <w:rPr>
          <w:color w:val="auto"/>
          <w:szCs w:val="21"/>
        </w:rPr>
        <w:t>由</w:t>
      </w:r>
      <w:r>
        <w:rPr>
          <w:rFonts w:hint="eastAsia"/>
          <w:color w:val="auto"/>
          <w:szCs w:val="21"/>
        </w:rPr>
        <w:t>承包人施工（包含不限于监控灯杆基础、监控灯杆及设备安装调试），小市政管路由承包人配合深化，考虑上后期与其他市政管线交叉施工。</w:t>
      </w:r>
    </w:p>
    <w:p w14:paraId="0B4FBE53">
      <w:pPr>
        <w:pStyle w:val="46"/>
        <w:tabs>
          <w:tab w:val="left" w:pos="851"/>
        </w:tabs>
        <w:spacing w:before="156" w:beforeLines="50"/>
        <w:rPr>
          <w:rFonts w:ascii="宋体" w:hAnsi="宋体"/>
          <w:color w:val="auto"/>
        </w:rPr>
      </w:pPr>
      <w:r>
        <w:rPr>
          <w:rFonts w:hint="eastAsia"/>
          <w:color w:val="auto"/>
        </w:rPr>
        <w:t>2.3.8</w:t>
      </w:r>
      <w:r>
        <w:rPr>
          <w:rFonts w:hint="eastAsia" w:ascii="宋体" w:hAnsi="宋体"/>
          <w:color w:val="auto"/>
        </w:rPr>
        <w:t>综合布线系统：网络、电话面板（不含面板采购）的安装及穿线；智能化图纸设计范围内的弱电桥架均施工到位。</w:t>
      </w:r>
    </w:p>
    <w:p w14:paraId="3D8DE355">
      <w:pPr>
        <w:pStyle w:val="80"/>
        <w:tabs>
          <w:tab w:val="left" w:pos="709"/>
        </w:tabs>
        <w:spacing w:before="156" w:beforeLines="50"/>
        <w:ind w:firstLine="0" w:firstLineChars="0"/>
        <w:rPr>
          <w:rFonts w:hint="eastAsia" w:ascii="宋体" w:hAnsi="宋体" w:cs="Arial"/>
          <w:b/>
          <w:bCs/>
          <w:color w:val="auto"/>
          <w:szCs w:val="21"/>
        </w:rPr>
      </w:pPr>
      <w:r>
        <w:rPr>
          <w:rFonts w:hint="eastAsia" w:ascii="宋体" w:hAnsi="宋体" w:cs="Arial"/>
          <w:b/>
          <w:bCs/>
          <w:color w:val="auto"/>
          <w:szCs w:val="21"/>
        </w:rPr>
        <w:t>注：</w:t>
      </w:r>
      <w:r>
        <w:rPr>
          <w:rFonts w:ascii="宋体" w:hAnsi="宋体" w:cs="Arial"/>
          <w:b/>
          <w:bCs/>
          <w:color w:val="auto"/>
          <w:szCs w:val="21"/>
        </w:rPr>
        <w:t>本文中所描述的工程范围仅是概括性的，不能视为是完整无缺的。承包人应参阅招标文件中的其他部分，包括但不限于合同条件、</w:t>
      </w:r>
      <w:r>
        <w:rPr>
          <w:rFonts w:hint="eastAsia" w:ascii="宋体" w:hAnsi="宋体" w:cs="Arial"/>
          <w:b/>
          <w:bCs/>
          <w:color w:val="auto"/>
          <w:szCs w:val="21"/>
        </w:rPr>
        <w:t>设计需求、</w:t>
      </w:r>
      <w:r>
        <w:rPr>
          <w:rFonts w:ascii="宋体" w:hAnsi="宋体" w:cs="Arial"/>
          <w:b/>
          <w:bCs/>
          <w:color w:val="auto"/>
          <w:szCs w:val="21"/>
        </w:rPr>
        <w:t>工程规范、工程量清单、图纸等去完全了解工程的实际范围与内容。</w:t>
      </w:r>
    </w:p>
    <w:p w14:paraId="11759E54">
      <w:pPr>
        <w:pStyle w:val="80"/>
        <w:tabs>
          <w:tab w:val="left" w:pos="851"/>
          <w:tab w:val="left" w:pos="1260"/>
        </w:tabs>
        <w:spacing w:before="120" w:line="360" w:lineRule="auto"/>
        <w:ind w:firstLineChars="0"/>
        <w:rPr>
          <w:rFonts w:ascii="Arial" w:hAnsi="Arial" w:cs="Arial" w:eastAsiaTheme="minorEastAsia"/>
          <w:color w:val="auto"/>
          <w:sz w:val="22"/>
          <w:szCs w:val="22"/>
        </w:rPr>
      </w:pPr>
      <w:r>
        <w:rPr>
          <w:rFonts w:hint="eastAsia" w:ascii="Arial" w:hAnsi="Arial" w:cs="Arial" w:eastAsiaTheme="minorEastAsia"/>
          <w:color w:val="auto"/>
          <w:sz w:val="22"/>
          <w:szCs w:val="22"/>
        </w:rPr>
        <w:t>2.4甲控品牌材料设备列表。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435"/>
        <w:gridCol w:w="1279"/>
        <w:gridCol w:w="2131"/>
        <w:gridCol w:w="1990"/>
      </w:tblGrid>
      <w:tr w14:paraId="7B0D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67CCF0">
            <w:pPr>
              <w:jc w:val="center"/>
              <w:rPr>
                <w:color w:val="auto"/>
              </w:rPr>
            </w:pPr>
            <w:r>
              <w:rPr>
                <w:rFonts w:hint="eastAsia"/>
                <w:color w:val="auto"/>
              </w:rPr>
              <w:t>序号</w:t>
            </w:r>
          </w:p>
        </w:tc>
        <w:tc>
          <w:tcPr>
            <w:tcW w:w="2435" w:type="dxa"/>
            <w:vAlign w:val="center"/>
          </w:tcPr>
          <w:p w14:paraId="58B6E707">
            <w:pPr>
              <w:jc w:val="center"/>
              <w:rPr>
                <w:color w:val="auto"/>
              </w:rPr>
            </w:pPr>
            <w:r>
              <w:rPr>
                <w:rFonts w:hint="eastAsia"/>
                <w:color w:val="auto"/>
              </w:rPr>
              <w:t>材料设备名称</w:t>
            </w:r>
          </w:p>
        </w:tc>
        <w:tc>
          <w:tcPr>
            <w:tcW w:w="1279" w:type="dxa"/>
            <w:vAlign w:val="center"/>
          </w:tcPr>
          <w:p w14:paraId="122D6EE3">
            <w:pPr>
              <w:jc w:val="center"/>
              <w:rPr>
                <w:color w:val="auto"/>
              </w:rPr>
            </w:pPr>
            <w:r>
              <w:rPr>
                <w:rFonts w:hint="eastAsia"/>
                <w:color w:val="auto"/>
              </w:rPr>
              <w:t>规格/型号</w:t>
            </w:r>
          </w:p>
        </w:tc>
        <w:tc>
          <w:tcPr>
            <w:tcW w:w="2131" w:type="dxa"/>
            <w:vAlign w:val="center"/>
          </w:tcPr>
          <w:p w14:paraId="08E0B155">
            <w:pPr>
              <w:jc w:val="center"/>
              <w:rPr>
                <w:color w:val="auto"/>
              </w:rPr>
            </w:pPr>
            <w:r>
              <w:rPr>
                <w:rFonts w:hint="eastAsia"/>
                <w:color w:val="auto"/>
              </w:rPr>
              <w:t>厂家厂家/品牌范围要求</w:t>
            </w:r>
          </w:p>
        </w:tc>
        <w:tc>
          <w:tcPr>
            <w:tcW w:w="1990" w:type="dxa"/>
            <w:vAlign w:val="center"/>
          </w:tcPr>
          <w:p w14:paraId="00DC32F2">
            <w:pPr>
              <w:jc w:val="center"/>
              <w:rPr>
                <w:color w:val="auto"/>
              </w:rPr>
            </w:pPr>
            <w:r>
              <w:rPr>
                <w:rFonts w:hint="eastAsia"/>
                <w:color w:val="auto"/>
              </w:rPr>
              <w:t>投标送样要求</w:t>
            </w:r>
          </w:p>
        </w:tc>
      </w:tr>
      <w:tr w14:paraId="17A7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1" w:type="dxa"/>
            <w:gridSpan w:val="5"/>
            <w:vAlign w:val="center"/>
          </w:tcPr>
          <w:p w14:paraId="66C07896">
            <w:pPr>
              <w:jc w:val="left"/>
              <w:rPr>
                <w:b/>
                <w:color w:val="auto"/>
              </w:rPr>
            </w:pPr>
            <w:r>
              <w:rPr>
                <w:rFonts w:hint="eastAsia"/>
                <w:b/>
                <w:color w:val="auto"/>
              </w:rPr>
              <w:t>一、甲限乙供</w:t>
            </w:r>
          </w:p>
        </w:tc>
      </w:tr>
      <w:tr w14:paraId="6C9E5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1793B6">
            <w:pPr>
              <w:jc w:val="center"/>
              <w:rPr>
                <w:color w:val="auto"/>
              </w:rPr>
            </w:pPr>
            <w:r>
              <w:rPr>
                <w:color w:val="auto"/>
              </w:rPr>
              <w:t>1</w:t>
            </w:r>
          </w:p>
        </w:tc>
        <w:tc>
          <w:tcPr>
            <w:tcW w:w="2435" w:type="dxa"/>
            <w:vAlign w:val="center"/>
          </w:tcPr>
          <w:p w14:paraId="29E99EAB">
            <w:pPr>
              <w:jc w:val="center"/>
              <w:rPr>
                <w:color w:val="auto"/>
              </w:rPr>
            </w:pPr>
            <w:r>
              <w:rPr>
                <w:rFonts w:hint="eastAsia"/>
                <w:color w:val="auto"/>
              </w:rPr>
              <w:t>摄像机、监视器、存储设备等</w:t>
            </w:r>
          </w:p>
        </w:tc>
        <w:tc>
          <w:tcPr>
            <w:tcW w:w="1279" w:type="dxa"/>
            <w:vAlign w:val="center"/>
          </w:tcPr>
          <w:p w14:paraId="4B46D9FC">
            <w:pPr>
              <w:jc w:val="center"/>
              <w:rPr>
                <w:color w:val="auto"/>
              </w:rPr>
            </w:pPr>
          </w:p>
        </w:tc>
        <w:tc>
          <w:tcPr>
            <w:tcW w:w="2131" w:type="dxa"/>
            <w:vAlign w:val="center"/>
          </w:tcPr>
          <w:p w14:paraId="433C7AC9">
            <w:pPr>
              <w:jc w:val="center"/>
              <w:rPr>
                <w:color w:val="auto"/>
              </w:rPr>
            </w:pPr>
            <w:r>
              <w:rPr>
                <w:rFonts w:hint="eastAsia"/>
                <w:color w:val="auto"/>
              </w:rPr>
              <w:t>海康、大华或同档次品牌</w:t>
            </w:r>
          </w:p>
        </w:tc>
        <w:tc>
          <w:tcPr>
            <w:tcW w:w="1990" w:type="dxa"/>
            <w:vAlign w:val="center"/>
          </w:tcPr>
          <w:p w14:paraId="6343EA31">
            <w:pPr>
              <w:jc w:val="center"/>
              <w:rPr>
                <w:color w:val="auto"/>
              </w:rPr>
            </w:pPr>
          </w:p>
        </w:tc>
      </w:tr>
      <w:tr w14:paraId="7973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FDEDD5">
            <w:pPr>
              <w:jc w:val="center"/>
              <w:rPr>
                <w:color w:val="auto"/>
              </w:rPr>
            </w:pPr>
            <w:r>
              <w:rPr>
                <w:color w:val="auto"/>
              </w:rPr>
              <w:t>2</w:t>
            </w:r>
          </w:p>
        </w:tc>
        <w:tc>
          <w:tcPr>
            <w:tcW w:w="2435" w:type="dxa"/>
            <w:vAlign w:val="center"/>
          </w:tcPr>
          <w:p w14:paraId="76FBE3AA">
            <w:pPr>
              <w:jc w:val="center"/>
              <w:rPr>
                <w:color w:val="auto"/>
              </w:rPr>
            </w:pPr>
            <w:r>
              <w:rPr>
                <w:rFonts w:hint="eastAsia"/>
                <w:color w:val="auto"/>
              </w:rPr>
              <w:t>车辆管理设备</w:t>
            </w:r>
          </w:p>
        </w:tc>
        <w:tc>
          <w:tcPr>
            <w:tcW w:w="1279" w:type="dxa"/>
            <w:vAlign w:val="center"/>
          </w:tcPr>
          <w:p w14:paraId="6CFBE830">
            <w:pPr>
              <w:jc w:val="center"/>
              <w:rPr>
                <w:color w:val="auto"/>
              </w:rPr>
            </w:pPr>
          </w:p>
        </w:tc>
        <w:tc>
          <w:tcPr>
            <w:tcW w:w="2131" w:type="dxa"/>
            <w:vAlign w:val="center"/>
          </w:tcPr>
          <w:p w14:paraId="509E4832">
            <w:pPr>
              <w:jc w:val="center"/>
              <w:rPr>
                <w:color w:val="auto"/>
              </w:rPr>
            </w:pPr>
            <w:r>
              <w:rPr>
                <w:rFonts w:hint="eastAsia"/>
                <w:color w:val="auto"/>
              </w:rPr>
              <w:t>捷顺、立方或同档次品牌</w:t>
            </w:r>
          </w:p>
        </w:tc>
        <w:tc>
          <w:tcPr>
            <w:tcW w:w="1990" w:type="dxa"/>
            <w:vAlign w:val="center"/>
          </w:tcPr>
          <w:p w14:paraId="1911EB60">
            <w:pPr>
              <w:jc w:val="center"/>
              <w:rPr>
                <w:color w:val="auto"/>
              </w:rPr>
            </w:pPr>
          </w:p>
        </w:tc>
      </w:tr>
      <w:tr w14:paraId="78E7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25B0E0">
            <w:pPr>
              <w:jc w:val="center"/>
              <w:rPr>
                <w:color w:val="auto"/>
              </w:rPr>
            </w:pPr>
            <w:r>
              <w:rPr>
                <w:color w:val="auto"/>
              </w:rPr>
              <w:t>3</w:t>
            </w:r>
          </w:p>
        </w:tc>
        <w:tc>
          <w:tcPr>
            <w:tcW w:w="2435" w:type="dxa"/>
            <w:vAlign w:val="center"/>
          </w:tcPr>
          <w:p w14:paraId="42BA9760">
            <w:pPr>
              <w:jc w:val="center"/>
              <w:rPr>
                <w:color w:val="auto"/>
              </w:rPr>
            </w:pPr>
            <w:r>
              <w:rPr>
                <w:rFonts w:hint="eastAsia"/>
                <w:color w:val="auto"/>
              </w:rPr>
              <w:t>门禁设备</w:t>
            </w:r>
          </w:p>
        </w:tc>
        <w:tc>
          <w:tcPr>
            <w:tcW w:w="1279" w:type="dxa"/>
            <w:vAlign w:val="center"/>
          </w:tcPr>
          <w:p w14:paraId="4D702914">
            <w:pPr>
              <w:jc w:val="center"/>
              <w:rPr>
                <w:color w:val="auto"/>
              </w:rPr>
            </w:pPr>
          </w:p>
        </w:tc>
        <w:tc>
          <w:tcPr>
            <w:tcW w:w="2131" w:type="dxa"/>
            <w:vAlign w:val="center"/>
          </w:tcPr>
          <w:p w14:paraId="7647F819">
            <w:pPr>
              <w:jc w:val="center"/>
              <w:rPr>
                <w:color w:val="auto"/>
              </w:rPr>
            </w:pPr>
            <w:r>
              <w:rPr>
                <w:rFonts w:hint="eastAsia"/>
                <w:color w:val="auto"/>
              </w:rPr>
              <w:t>捷顺或立方或同档次品牌</w:t>
            </w:r>
          </w:p>
        </w:tc>
        <w:tc>
          <w:tcPr>
            <w:tcW w:w="1990" w:type="dxa"/>
            <w:vAlign w:val="center"/>
          </w:tcPr>
          <w:p w14:paraId="7923F90C">
            <w:pPr>
              <w:jc w:val="center"/>
              <w:rPr>
                <w:color w:val="auto"/>
              </w:rPr>
            </w:pPr>
          </w:p>
        </w:tc>
      </w:tr>
      <w:tr w14:paraId="1EA6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96BB6A">
            <w:pPr>
              <w:jc w:val="center"/>
              <w:rPr>
                <w:color w:val="auto"/>
              </w:rPr>
            </w:pPr>
            <w:r>
              <w:rPr>
                <w:color w:val="auto"/>
              </w:rPr>
              <w:t>4</w:t>
            </w:r>
          </w:p>
        </w:tc>
        <w:tc>
          <w:tcPr>
            <w:tcW w:w="2435" w:type="dxa"/>
            <w:vAlign w:val="center"/>
          </w:tcPr>
          <w:p w14:paraId="03909C17">
            <w:pPr>
              <w:jc w:val="center"/>
              <w:rPr>
                <w:color w:val="auto"/>
              </w:rPr>
            </w:pPr>
            <w:r>
              <w:rPr>
                <w:rFonts w:hint="eastAsia"/>
                <w:color w:val="auto"/>
              </w:rPr>
              <w:t>电脑</w:t>
            </w:r>
          </w:p>
        </w:tc>
        <w:tc>
          <w:tcPr>
            <w:tcW w:w="1279" w:type="dxa"/>
            <w:vAlign w:val="center"/>
          </w:tcPr>
          <w:p w14:paraId="38061219">
            <w:pPr>
              <w:jc w:val="center"/>
              <w:rPr>
                <w:color w:val="auto"/>
              </w:rPr>
            </w:pPr>
          </w:p>
        </w:tc>
        <w:tc>
          <w:tcPr>
            <w:tcW w:w="2131" w:type="dxa"/>
            <w:vAlign w:val="center"/>
          </w:tcPr>
          <w:p w14:paraId="6D105AC9">
            <w:pPr>
              <w:jc w:val="center"/>
              <w:rPr>
                <w:color w:val="auto"/>
              </w:rPr>
            </w:pPr>
            <w:r>
              <w:rPr>
                <w:rFonts w:hint="eastAsia"/>
                <w:color w:val="auto"/>
              </w:rPr>
              <w:t>联想、DELL、惠普或同档次品牌</w:t>
            </w:r>
          </w:p>
        </w:tc>
        <w:tc>
          <w:tcPr>
            <w:tcW w:w="1990" w:type="dxa"/>
            <w:vAlign w:val="center"/>
          </w:tcPr>
          <w:p w14:paraId="0BF94692">
            <w:pPr>
              <w:jc w:val="center"/>
              <w:rPr>
                <w:color w:val="auto"/>
              </w:rPr>
            </w:pPr>
          </w:p>
        </w:tc>
      </w:tr>
      <w:tr w14:paraId="420C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6D0436">
            <w:pPr>
              <w:jc w:val="center"/>
              <w:rPr>
                <w:color w:val="auto"/>
              </w:rPr>
            </w:pPr>
            <w:r>
              <w:rPr>
                <w:color w:val="auto"/>
              </w:rPr>
              <w:t>5</w:t>
            </w:r>
          </w:p>
        </w:tc>
        <w:tc>
          <w:tcPr>
            <w:tcW w:w="2435" w:type="dxa"/>
            <w:vAlign w:val="center"/>
          </w:tcPr>
          <w:p w14:paraId="6CF662D3">
            <w:pPr>
              <w:jc w:val="center"/>
              <w:rPr>
                <w:color w:val="auto"/>
              </w:rPr>
            </w:pPr>
            <w:r>
              <w:rPr>
                <w:rFonts w:hint="eastAsia"/>
                <w:color w:val="auto"/>
              </w:rPr>
              <w:t>移动硬盘</w:t>
            </w:r>
          </w:p>
        </w:tc>
        <w:tc>
          <w:tcPr>
            <w:tcW w:w="1279" w:type="dxa"/>
            <w:vAlign w:val="center"/>
          </w:tcPr>
          <w:p w14:paraId="30DFA86A">
            <w:pPr>
              <w:jc w:val="center"/>
              <w:rPr>
                <w:color w:val="auto"/>
              </w:rPr>
            </w:pPr>
          </w:p>
        </w:tc>
        <w:tc>
          <w:tcPr>
            <w:tcW w:w="2131" w:type="dxa"/>
            <w:vAlign w:val="center"/>
          </w:tcPr>
          <w:p w14:paraId="27784C9A">
            <w:pPr>
              <w:jc w:val="center"/>
              <w:rPr>
                <w:color w:val="auto"/>
              </w:rPr>
            </w:pPr>
            <w:r>
              <w:rPr>
                <w:rFonts w:hint="eastAsia"/>
                <w:color w:val="auto"/>
              </w:rPr>
              <w:t>希捷、西部数据或同档次品牌</w:t>
            </w:r>
          </w:p>
        </w:tc>
        <w:tc>
          <w:tcPr>
            <w:tcW w:w="1990" w:type="dxa"/>
            <w:vAlign w:val="center"/>
          </w:tcPr>
          <w:p w14:paraId="664A64D8">
            <w:pPr>
              <w:jc w:val="center"/>
              <w:rPr>
                <w:color w:val="auto"/>
              </w:rPr>
            </w:pPr>
          </w:p>
        </w:tc>
      </w:tr>
      <w:tr w14:paraId="656E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30CFE7">
            <w:pPr>
              <w:jc w:val="center"/>
              <w:rPr>
                <w:color w:val="auto"/>
              </w:rPr>
            </w:pPr>
            <w:r>
              <w:rPr>
                <w:rFonts w:hint="eastAsia"/>
                <w:color w:val="auto"/>
              </w:rPr>
              <w:t>6</w:t>
            </w:r>
          </w:p>
        </w:tc>
        <w:tc>
          <w:tcPr>
            <w:tcW w:w="2435" w:type="dxa"/>
            <w:vAlign w:val="center"/>
          </w:tcPr>
          <w:p w14:paraId="365CD976">
            <w:pPr>
              <w:jc w:val="center"/>
              <w:rPr>
                <w:color w:val="auto"/>
              </w:rPr>
            </w:pPr>
            <w:r>
              <w:rPr>
                <w:rFonts w:hint="eastAsia"/>
                <w:color w:val="auto"/>
              </w:rPr>
              <w:t>背景音乐系统设备</w:t>
            </w:r>
          </w:p>
        </w:tc>
        <w:tc>
          <w:tcPr>
            <w:tcW w:w="1279" w:type="dxa"/>
            <w:vAlign w:val="center"/>
          </w:tcPr>
          <w:p w14:paraId="3F50A752">
            <w:pPr>
              <w:jc w:val="center"/>
              <w:rPr>
                <w:color w:val="auto"/>
              </w:rPr>
            </w:pPr>
          </w:p>
        </w:tc>
        <w:tc>
          <w:tcPr>
            <w:tcW w:w="2131" w:type="dxa"/>
            <w:vAlign w:val="center"/>
          </w:tcPr>
          <w:p w14:paraId="63E6250B">
            <w:pPr>
              <w:jc w:val="center"/>
              <w:rPr>
                <w:color w:val="auto"/>
              </w:rPr>
            </w:pPr>
            <w:r>
              <w:rPr>
                <w:rFonts w:hint="eastAsia"/>
                <w:color w:val="auto"/>
              </w:rPr>
              <w:t>DSPPA、ITC、ABK或同档次品牌</w:t>
            </w:r>
          </w:p>
        </w:tc>
        <w:tc>
          <w:tcPr>
            <w:tcW w:w="1990" w:type="dxa"/>
            <w:vAlign w:val="center"/>
          </w:tcPr>
          <w:p w14:paraId="26F8E124">
            <w:pPr>
              <w:jc w:val="center"/>
              <w:rPr>
                <w:color w:val="auto"/>
              </w:rPr>
            </w:pPr>
          </w:p>
        </w:tc>
      </w:tr>
      <w:tr w14:paraId="7EF4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D2B842">
            <w:pPr>
              <w:jc w:val="center"/>
              <w:rPr>
                <w:color w:val="auto"/>
              </w:rPr>
            </w:pPr>
            <w:r>
              <w:rPr>
                <w:rFonts w:hint="eastAsia"/>
                <w:color w:val="auto"/>
              </w:rPr>
              <w:t>7</w:t>
            </w:r>
          </w:p>
        </w:tc>
        <w:tc>
          <w:tcPr>
            <w:tcW w:w="2435" w:type="dxa"/>
            <w:vAlign w:val="center"/>
          </w:tcPr>
          <w:p w14:paraId="593F1B21">
            <w:pPr>
              <w:jc w:val="center"/>
              <w:rPr>
                <w:color w:val="auto"/>
              </w:rPr>
            </w:pPr>
            <w:r>
              <w:rPr>
                <w:rFonts w:hint="eastAsia"/>
                <w:color w:val="auto"/>
              </w:rPr>
              <w:t>UPS不间断电源设备</w:t>
            </w:r>
          </w:p>
        </w:tc>
        <w:tc>
          <w:tcPr>
            <w:tcW w:w="1279" w:type="dxa"/>
            <w:vAlign w:val="center"/>
          </w:tcPr>
          <w:p w14:paraId="07DA85B6">
            <w:pPr>
              <w:jc w:val="center"/>
              <w:rPr>
                <w:color w:val="auto"/>
              </w:rPr>
            </w:pPr>
          </w:p>
        </w:tc>
        <w:tc>
          <w:tcPr>
            <w:tcW w:w="2131" w:type="dxa"/>
            <w:vAlign w:val="center"/>
          </w:tcPr>
          <w:p w14:paraId="07C950B1">
            <w:pPr>
              <w:jc w:val="center"/>
              <w:rPr>
                <w:color w:val="auto"/>
              </w:rPr>
            </w:pPr>
            <w:r>
              <w:rPr>
                <w:rFonts w:hint="eastAsia"/>
                <w:color w:val="auto"/>
              </w:rPr>
              <w:t>艾默生、山特、科华或同档次品牌</w:t>
            </w:r>
          </w:p>
        </w:tc>
        <w:tc>
          <w:tcPr>
            <w:tcW w:w="1990" w:type="dxa"/>
            <w:vAlign w:val="center"/>
          </w:tcPr>
          <w:p w14:paraId="3034EA07">
            <w:pPr>
              <w:jc w:val="center"/>
              <w:rPr>
                <w:color w:val="auto"/>
              </w:rPr>
            </w:pPr>
          </w:p>
        </w:tc>
      </w:tr>
      <w:tr w14:paraId="4151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8B9B06">
            <w:pPr>
              <w:jc w:val="center"/>
              <w:rPr>
                <w:color w:val="auto"/>
              </w:rPr>
            </w:pPr>
            <w:r>
              <w:rPr>
                <w:rFonts w:hint="eastAsia"/>
                <w:color w:val="auto"/>
              </w:rPr>
              <w:t>8</w:t>
            </w:r>
          </w:p>
        </w:tc>
        <w:tc>
          <w:tcPr>
            <w:tcW w:w="2435" w:type="dxa"/>
            <w:vAlign w:val="center"/>
          </w:tcPr>
          <w:p w14:paraId="2D8D9AA7">
            <w:pPr>
              <w:jc w:val="center"/>
              <w:rPr>
                <w:color w:val="auto"/>
              </w:rPr>
            </w:pPr>
            <w:r>
              <w:rPr>
                <w:rFonts w:hint="eastAsia"/>
                <w:color w:val="auto"/>
              </w:rPr>
              <w:t>电池</w:t>
            </w:r>
          </w:p>
        </w:tc>
        <w:tc>
          <w:tcPr>
            <w:tcW w:w="1279" w:type="dxa"/>
            <w:vAlign w:val="center"/>
          </w:tcPr>
          <w:p w14:paraId="4274AB6B">
            <w:pPr>
              <w:jc w:val="center"/>
              <w:rPr>
                <w:color w:val="auto"/>
              </w:rPr>
            </w:pPr>
          </w:p>
        </w:tc>
        <w:tc>
          <w:tcPr>
            <w:tcW w:w="2131" w:type="dxa"/>
            <w:vAlign w:val="center"/>
          </w:tcPr>
          <w:p w14:paraId="01F91F70">
            <w:pPr>
              <w:jc w:val="center"/>
              <w:rPr>
                <w:color w:val="auto"/>
              </w:rPr>
            </w:pPr>
            <w:r>
              <w:rPr>
                <w:rFonts w:hint="eastAsia"/>
                <w:color w:val="auto"/>
              </w:rPr>
              <w:t>伊顿或同档次品牌</w:t>
            </w:r>
          </w:p>
        </w:tc>
        <w:tc>
          <w:tcPr>
            <w:tcW w:w="1990" w:type="dxa"/>
            <w:vAlign w:val="center"/>
          </w:tcPr>
          <w:p w14:paraId="19592939">
            <w:pPr>
              <w:jc w:val="center"/>
              <w:rPr>
                <w:color w:val="auto"/>
              </w:rPr>
            </w:pPr>
          </w:p>
        </w:tc>
      </w:tr>
      <w:tr w14:paraId="0952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8B1899">
            <w:pPr>
              <w:jc w:val="center"/>
              <w:rPr>
                <w:color w:val="auto"/>
              </w:rPr>
            </w:pPr>
            <w:r>
              <w:rPr>
                <w:rFonts w:hint="eastAsia"/>
                <w:color w:val="auto"/>
              </w:rPr>
              <w:t>9</w:t>
            </w:r>
          </w:p>
        </w:tc>
        <w:tc>
          <w:tcPr>
            <w:tcW w:w="2435" w:type="dxa"/>
            <w:vAlign w:val="center"/>
          </w:tcPr>
          <w:p w14:paraId="5DA12744">
            <w:pPr>
              <w:jc w:val="center"/>
              <w:rPr>
                <w:color w:val="auto"/>
              </w:rPr>
            </w:pPr>
            <w:r>
              <w:rPr>
                <w:rFonts w:hint="eastAsia"/>
                <w:color w:val="auto"/>
              </w:rPr>
              <w:t>园区WiFi覆盖系统</w:t>
            </w:r>
          </w:p>
        </w:tc>
        <w:tc>
          <w:tcPr>
            <w:tcW w:w="1279" w:type="dxa"/>
            <w:vAlign w:val="center"/>
          </w:tcPr>
          <w:p w14:paraId="0DD70E17">
            <w:pPr>
              <w:jc w:val="center"/>
              <w:rPr>
                <w:color w:val="auto"/>
              </w:rPr>
            </w:pPr>
          </w:p>
        </w:tc>
        <w:tc>
          <w:tcPr>
            <w:tcW w:w="2131" w:type="dxa"/>
            <w:vAlign w:val="center"/>
          </w:tcPr>
          <w:p w14:paraId="190758F6">
            <w:pPr>
              <w:jc w:val="center"/>
              <w:rPr>
                <w:color w:val="auto"/>
              </w:rPr>
            </w:pPr>
            <w:r>
              <w:rPr>
                <w:rFonts w:hint="eastAsia"/>
                <w:color w:val="auto"/>
              </w:rPr>
              <w:t>华为或同档次品牌</w:t>
            </w:r>
          </w:p>
        </w:tc>
        <w:tc>
          <w:tcPr>
            <w:tcW w:w="1990" w:type="dxa"/>
            <w:vAlign w:val="center"/>
          </w:tcPr>
          <w:p w14:paraId="1EC44705">
            <w:pPr>
              <w:jc w:val="center"/>
              <w:rPr>
                <w:color w:val="auto"/>
              </w:rPr>
            </w:pPr>
          </w:p>
        </w:tc>
      </w:tr>
      <w:tr w14:paraId="5D1F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3D83F51">
            <w:pPr>
              <w:jc w:val="center"/>
              <w:rPr>
                <w:color w:val="auto"/>
              </w:rPr>
            </w:pPr>
            <w:r>
              <w:rPr>
                <w:rFonts w:hint="eastAsia"/>
                <w:color w:val="auto"/>
              </w:rPr>
              <w:t>10</w:t>
            </w:r>
          </w:p>
        </w:tc>
        <w:tc>
          <w:tcPr>
            <w:tcW w:w="2435" w:type="dxa"/>
            <w:vAlign w:val="center"/>
          </w:tcPr>
          <w:p w14:paraId="1BD7438F">
            <w:pPr>
              <w:jc w:val="center"/>
              <w:rPr>
                <w:color w:val="auto"/>
              </w:rPr>
            </w:pPr>
            <w:r>
              <w:rPr>
                <w:rFonts w:hint="eastAsia"/>
                <w:color w:val="auto"/>
              </w:rPr>
              <w:t>交换机</w:t>
            </w:r>
          </w:p>
        </w:tc>
        <w:tc>
          <w:tcPr>
            <w:tcW w:w="1279" w:type="dxa"/>
            <w:vAlign w:val="center"/>
          </w:tcPr>
          <w:p w14:paraId="2A06427E">
            <w:pPr>
              <w:jc w:val="center"/>
              <w:rPr>
                <w:color w:val="auto"/>
              </w:rPr>
            </w:pPr>
          </w:p>
        </w:tc>
        <w:tc>
          <w:tcPr>
            <w:tcW w:w="2131" w:type="dxa"/>
            <w:vAlign w:val="center"/>
          </w:tcPr>
          <w:p w14:paraId="331AD440">
            <w:pPr>
              <w:jc w:val="center"/>
              <w:rPr>
                <w:color w:val="auto"/>
              </w:rPr>
            </w:pPr>
            <w:r>
              <w:rPr>
                <w:rFonts w:hint="eastAsia"/>
                <w:color w:val="auto"/>
              </w:rPr>
              <w:t>H3C、D-LINK、华为或同档次品牌</w:t>
            </w:r>
          </w:p>
        </w:tc>
        <w:tc>
          <w:tcPr>
            <w:tcW w:w="1990" w:type="dxa"/>
            <w:vAlign w:val="center"/>
          </w:tcPr>
          <w:p w14:paraId="05D93167">
            <w:pPr>
              <w:jc w:val="center"/>
              <w:rPr>
                <w:color w:val="auto"/>
              </w:rPr>
            </w:pPr>
          </w:p>
        </w:tc>
      </w:tr>
      <w:tr w14:paraId="4F3F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FDAF87">
            <w:pPr>
              <w:jc w:val="center"/>
              <w:rPr>
                <w:color w:val="auto"/>
              </w:rPr>
            </w:pPr>
            <w:r>
              <w:rPr>
                <w:rFonts w:hint="eastAsia"/>
                <w:color w:val="auto"/>
              </w:rPr>
              <w:t>11</w:t>
            </w:r>
          </w:p>
        </w:tc>
        <w:tc>
          <w:tcPr>
            <w:tcW w:w="2435" w:type="dxa"/>
            <w:vAlign w:val="center"/>
          </w:tcPr>
          <w:p w14:paraId="740EFCBD">
            <w:pPr>
              <w:jc w:val="center"/>
              <w:rPr>
                <w:color w:val="auto"/>
              </w:rPr>
            </w:pPr>
            <w:r>
              <w:rPr>
                <w:rFonts w:hint="eastAsia"/>
                <w:color w:val="auto"/>
              </w:rPr>
              <w:t>线缆</w:t>
            </w:r>
          </w:p>
        </w:tc>
        <w:tc>
          <w:tcPr>
            <w:tcW w:w="1279" w:type="dxa"/>
            <w:vAlign w:val="center"/>
          </w:tcPr>
          <w:p w14:paraId="5953B345">
            <w:pPr>
              <w:jc w:val="center"/>
              <w:rPr>
                <w:color w:val="auto"/>
              </w:rPr>
            </w:pPr>
          </w:p>
        </w:tc>
        <w:tc>
          <w:tcPr>
            <w:tcW w:w="2131" w:type="dxa"/>
            <w:vAlign w:val="center"/>
          </w:tcPr>
          <w:p w14:paraId="4E33942A">
            <w:pPr>
              <w:jc w:val="center"/>
              <w:rPr>
                <w:color w:val="auto"/>
              </w:rPr>
            </w:pPr>
            <w:r>
              <w:rPr>
                <w:rFonts w:hint="eastAsia"/>
                <w:color w:val="auto"/>
              </w:rPr>
              <w:t>江苏天城、 爱谱华顿、一舟、安普或同档次品牌</w:t>
            </w:r>
          </w:p>
        </w:tc>
        <w:tc>
          <w:tcPr>
            <w:tcW w:w="1990" w:type="dxa"/>
            <w:vAlign w:val="center"/>
          </w:tcPr>
          <w:p w14:paraId="1B683FD1">
            <w:pPr>
              <w:jc w:val="center"/>
              <w:rPr>
                <w:color w:val="auto"/>
              </w:rPr>
            </w:pPr>
          </w:p>
        </w:tc>
      </w:tr>
      <w:tr w14:paraId="485D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74735F">
            <w:pPr>
              <w:jc w:val="center"/>
              <w:rPr>
                <w:color w:val="auto"/>
              </w:rPr>
            </w:pPr>
            <w:r>
              <w:rPr>
                <w:rFonts w:hint="eastAsia"/>
                <w:color w:val="auto"/>
              </w:rPr>
              <w:t>12</w:t>
            </w:r>
          </w:p>
        </w:tc>
        <w:tc>
          <w:tcPr>
            <w:tcW w:w="2435" w:type="dxa"/>
            <w:vAlign w:val="center"/>
          </w:tcPr>
          <w:p w14:paraId="43AD85AD">
            <w:pPr>
              <w:jc w:val="center"/>
              <w:rPr>
                <w:color w:val="auto"/>
              </w:rPr>
            </w:pPr>
            <w:r>
              <w:rPr>
                <w:rFonts w:hint="eastAsia"/>
                <w:color w:val="auto"/>
              </w:rPr>
              <w:t>光纤</w:t>
            </w:r>
          </w:p>
        </w:tc>
        <w:tc>
          <w:tcPr>
            <w:tcW w:w="1279" w:type="dxa"/>
            <w:vAlign w:val="center"/>
          </w:tcPr>
          <w:p w14:paraId="1A231FE0">
            <w:pPr>
              <w:jc w:val="center"/>
              <w:rPr>
                <w:color w:val="auto"/>
              </w:rPr>
            </w:pPr>
          </w:p>
        </w:tc>
        <w:tc>
          <w:tcPr>
            <w:tcW w:w="2131" w:type="dxa"/>
            <w:vAlign w:val="center"/>
          </w:tcPr>
          <w:p w14:paraId="03DE101A">
            <w:pPr>
              <w:jc w:val="center"/>
              <w:rPr>
                <w:color w:val="auto"/>
              </w:rPr>
            </w:pPr>
            <w:r>
              <w:rPr>
                <w:rFonts w:hint="eastAsia"/>
                <w:color w:val="auto"/>
              </w:rPr>
              <w:t>江苏天城、 爱谱华顿、一舟、安普或同档次品牌</w:t>
            </w:r>
          </w:p>
        </w:tc>
        <w:tc>
          <w:tcPr>
            <w:tcW w:w="1990" w:type="dxa"/>
            <w:vAlign w:val="center"/>
          </w:tcPr>
          <w:p w14:paraId="70C0B5CF">
            <w:pPr>
              <w:jc w:val="center"/>
              <w:rPr>
                <w:color w:val="auto"/>
              </w:rPr>
            </w:pPr>
          </w:p>
        </w:tc>
      </w:tr>
      <w:tr w14:paraId="432E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078929">
            <w:pPr>
              <w:jc w:val="center"/>
              <w:rPr>
                <w:color w:val="auto"/>
              </w:rPr>
            </w:pPr>
            <w:r>
              <w:rPr>
                <w:rFonts w:hint="eastAsia"/>
                <w:color w:val="auto"/>
              </w:rPr>
              <w:t>13</w:t>
            </w:r>
          </w:p>
        </w:tc>
        <w:tc>
          <w:tcPr>
            <w:tcW w:w="2435" w:type="dxa"/>
            <w:vAlign w:val="center"/>
          </w:tcPr>
          <w:p w14:paraId="67D4D560">
            <w:pPr>
              <w:jc w:val="center"/>
              <w:rPr>
                <w:color w:val="auto"/>
              </w:rPr>
            </w:pPr>
            <w:r>
              <w:rPr>
                <w:rFonts w:hint="eastAsia"/>
                <w:color w:val="auto"/>
              </w:rPr>
              <w:t>打印机</w:t>
            </w:r>
          </w:p>
        </w:tc>
        <w:tc>
          <w:tcPr>
            <w:tcW w:w="1279" w:type="dxa"/>
            <w:vAlign w:val="center"/>
          </w:tcPr>
          <w:p w14:paraId="7BA262CB">
            <w:pPr>
              <w:jc w:val="center"/>
              <w:rPr>
                <w:color w:val="auto"/>
              </w:rPr>
            </w:pPr>
          </w:p>
        </w:tc>
        <w:tc>
          <w:tcPr>
            <w:tcW w:w="2131" w:type="dxa"/>
            <w:vAlign w:val="center"/>
          </w:tcPr>
          <w:p w14:paraId="36E9CEE2">
            <w:pPr>
              <w:jc w:val="center"/>
              <w:rPr>
                <w:color w:val="auto"/>
              </w:rPr>
            </w:pPr>
            <w:r>
              <w:rPr>
                <w:rFonts w:hint="eastAsia"/>
                <w:color w:val="auto"/>
              </w:rPr>
              <w:t>佳能、惠普、爱普生或同档次品牌</w:t>
            </w:r>
          </w:p>
        </w:tc>
        <w:tc>
          <w:tcPr>
            <w:tcW w:w="1990" w:type="dxa"/>
            <w:vAlign w:val="center"/>
          </w:tcPr>
          <w:p w14:paraId="2844E3DD">
            <w:pPr>
              <w:jc w:val="center"/>
              <w:rPr>
                <w:color w:val="auto"/>
              </w:rPr>
            </w:pPr>
          </w:p>
        </w:tc>
      </w:tr>
      <w:tr w14:paraId="5E2F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34FFED">
            <w:pPr>
              <w:jc w:val="center"/>
              <w:rPr>
                <w:color w:val="auto"/>
              </w:rPr>
            </w:pPr>
            <w:r>
              <w:rPr>
                <w:rFonts w:hint="eastAsia"/>
                <w:color w:val="auto"/>
              </w:rPr>
              <w:t>14</w:t>
            </w:r>
          </w:p>
        </w:tc>
        <w:tc>
          <w:tcPr>
            <w:tcW w:w="2435" w:type="dxa"/>
            <w:vAlign w:val="center"/>
          </w:tcPr>
          <w:p w14:paraId="19B87ED1">
            <w:pPr>
              <w:jc w:val="center"/>
              <w:rPr>
                <w:color w:val="auto"/>
              </w:rPr>
            </w:pPr>
            <w:r>
              <w:rPr>
                <w:rFonts w:hint="eastAsia"/>
                <w:color w:val="auto"/>
              </w:rPr>
              <w:t>防雷器</w:t>
            </w:r>
          </w:p>
        </w:tc>
        <w:tc>
          <w:tcPr>
            <w:tcW w:w="1279" w:type="dxa"/>
            <w:vAlign w:val="center"/>
          </w:tcPr>
          <w:p w14:paraId="204793DC">
            <w:pPr>
              <w:jc w:val="center"/>
              <w:rPr>
                <w:color w:val="auto"/>
              </w:rPr>
            </w:pPr>
          </w:p>
        </w:tc>
        <w:tc>
          <w:tcPr>
            <w:tcW w:w="2131" w:type="dxa"/>
            <w:vAlign w:val="center"/>
          </w:tcPr>
          <w:p w14:paraId="1802A377">
            <w:pPr>
              <w:jc w:val="center"/>
              <w:rPr>
                <w:color w:val="auto"/>
              </w:rPr>
            </w:pPr>
            <w:r>
              <w:rPr>
                <w:rFonts w:hint="eastAsia"/>
                <w:color w:val="auto"/>
              </w:rPr>
              <w:t>ASP及同档品牌</w:t>
            </w:r>
          </w:p>
        </w:tc>
        <w:tc>
          <w:tcPr>
            <w:tcW w:w="1990" w:type="dxa"/>
            <w:vAlign w:val="center"/>
          </w:tcPr>
          <w:p w14:paraId="6FE0437A">
            <w:pPr>
              <w:jc w:val="center"/>
              <w:rPr>
                <w:color w:val="auto"/>
              </w:rPr>
            </w:pPr>
          </w:p>
        </w:tc>
      </w:tr>
      <w:tr w14:paraId="4559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804F51">
            <w:pPr>
              <w:jc w:val="center"/>
              <w:rPr>
                <w:color w:val="auto"/>
              </w:rPr>
            </w:pPr>
            <w:r>
              <w:rPr>
                <w:rFonts w:hint="eastAsia"/>
                <w:color w:val="auto"/>
              </w:rPr>
              <w:t>15</w:t>
            </w:r>
          </w:p>
        </w:tc>
        <w:tc>
          <w:tcPr>
            <w:tcW w:w="2435" w:type="dxa"/>
            <w:vAlign w:val="center"/>
          </w:tcPr>
          <w:p w14:paraId="67FEAD03">
            <w:pPr>
              <w:jc w:val="center"/>
              <w:rPr>
                <w:color w:val="auto"/>
              </w:rPr>
            </w:pPr>
            <w:r>
              <w:rPr>
                <w:rFonts w:hint="eastAsia"/>
                <w:color w:val="auto"/>
              </w:rPr>
              <w:t>光纤收发器</w:t>
            </w:r>
          </w:p>
        </w:tc>
        <w:tc>
          <w:tcPr>
            <w:tcW w:w="1279" w:type="dxa"/>
            <w:vAlign w:val="center"/>
          </w:tcPr>
          <w:p w14:paraId="6B645554">
            <w:pPr>
              <w:jc w:val="center"/>
              <w:rPr>
                <w:color w:val="auto"/>
              </w:rPr>
            </w:pPr>
          </w:p>
        </w:tc>
        <w:tc>
          <w:tcPr>
            <w:tcW w:w="2131" w:type="dxa"/>
            <w:vAlign w:val="center"/>
          </w:tcPr>
          <w:p w14:paraId="0CFAA93F">
            <w:pPr>
              <w:jc w:val="center"/>
              <w:rPr>
                <w:color w:val="auto"/>
              </w:rPr>
            </w:pPr>
            <w:r>
              <w:rPr>
                <w:rFonts w:hint="eastAsia"/>
                <w:color w:val="auto"/>
              </w:rPr>
              <w:t>海硕、TP-LINK或同档</w:t>
            </w:r>
          </w:p>
        </w:tc>
        <w:tc>
          <w:tcPr>
            <w:tcW w:w="1990" w:type="dxa"/>
            <w:vAlign w:val="center"/>
          </w:tcPr>
          <w:p w14:paraId="12A97CDF">
            <w:pPr>
              <w:jc w:val="center"/>
              <w:rPr>
                <w:color w:val="auto"/>
              </w:rPr>
            </w:pPr>
          </w:p>
        </w:tc>
      </w:tr>
      <w:tr w14:paraId="4234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CB2B3C">
            <w:pPr>
              <w:jc w:val="center"/>
              <w:rPr>
                <w:color w:val="auto"/>
              </w:rPr>
            </w:pPr>
            <w:r>
              <w:rPr>
                <w:rFonts w:hint="eastAsia"/>
                <w:color w:val="auto"/>
              </w:rPr>
              <w:t>16</w:t>
            </w:r>
          </w:p>
        </w:tc>
        <w:tc>
          <w:tcPr>
            <w:tcW w:w="2435" w:type="dxa"/>
            <w:vAlign w:val="center"/>
          </w:tcPr>
          <w:p w14:paraId="2232EBB4">
            <w:pPr>
              <w:jc w:val="center"/>
              <w:rPr>
                <w:color w:val="auto"/>
              </w:rPr>
            </w:pPr>
            <w:r>
              <w:rPr>
                <w:rFonts w:hint="eastAsia"/>
                <w:color w:val="auto"/>
              </w:rPr>
              <w:t>信息插座</w:t>
            </w:r>
          </w:p>
        </w:tc>
        <w:tc>
          <w:tcPr>
            <w:tcW w:w="1279" w:type="dxa"/>
            <w:vAlign w:val="center"/>
          </w:tcPr>
          <w:p w14:paraId="07CB4965">
            <w:pPr>
              <w:jc w:val="center"/>
              <w:rPr>
                <w:color w:val="auto"/>
              </w:rPr>
            </w:pPr>
          </w:p>
        </w:tc>
        <w:tc>
          <w:tcPr>
            <w:tcW w:w="2131" w:type="dxa"/>
            <w:vAlign w:val="center"/>
          </w:tcPr>
          <w:p w14:paraId="681066E4">
            <w:pPr>
              <w:jc w:val="center"/>
              <w:rPr>
                <w:color w:val="auto"/>
              </w:rPr>
            </w:pPr>
            <w:r>
              <w:rPr>
                <w:rFonts w:hint="eastAsia"/>
                <w:color w:val="auto"/>
              </w:rPr>
              <w:t>江苏天城、 爱谱华顿、一舟、安普或同档次品牌</w:t>
            </w:r>
          </w:p>
        </w:tc>
        <w:tc>
          <w:tcPr>
            <w:tcW w:w="1990" w:type="dxa"/>
            <w:vAlign w:val="center"/>
          </w:tcPr>
          <w:p w14:paraId="5A68C825">
            <w:pPr>
              <w:jc w:val="center"/>
              <w:rPr>
                <w:color w:val="auto"/>
              </w:rPr>
            </w:pPr>
          </w:p>
        </w:tc>
      </w:tr>
      <w:tr w14:paraId="707A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9A402A">
            <w:pPr>
              <w:jc w:val="center"/>
              <w:rPr>
                <w:color w:val="auto"/>
              </w:rPr>
            </w:pPr>
            <w:r>
              <w:rPr>
                <w:rFonts w:hint="eastAsia"/>
                <w:color w:val="auto"/>
              </w:rPr>
              <w:t>1</w:t>
            </w:r>
            <w:r>
              <w:rPr>
                <w:color w:val="auto"/>
              </w:rPr>
              <w:t>7</w:t>
            </w:r>
          </w:p>
        </w:tc>
        <w:tc>
          <w:tcPr>
            <w:tcW w:w="2435" w:type="dxa"/>
            <w:vAlign w:val="center"/>
          </w:tcPr>
          <w:p w14:paraId="669A396E">
            <w:pPr>
              <w:jc w:val="center"/>
              <w:rPr>
                <w:color w:val="auto"/>
              </w:rPr>
            </w:pPr>
            <w:r>
              <w:rPr>
                <w:rFonts w:hint="eastAsia"/>
                <w:color w:val="auto"/>
              </w:rPr>
              <w:t>无线对讲</w:t>
            </w:r>
          </w:p>
        </w:tc>
        <w:tc>
          <w:tcPr>
            <w:tcW w:w="1279" w:type="dxa"/>
            <w:vAlign w:val="center"/>
          </w:tcPr>
          <w:p w14:paraId="20FF87CD">
            <w:pPr>
              <w:jc w:val="center"/>
              <w:rPr>
                <w:color w:val="auto"/>
              </w:rPr>
            </w:pPr>
          </w:p>
        </w:tc>
        <w:tc>
          <w:tcPr>
            <w:tcW w:w="2131" w:type="dxa"/>
            <w:vAlign w:val="center"/>
          </w:tcPr>
          <w:p w14:paraId="3A51218F">
            <w:pPr>
              <w:jc w:val="center"/>
              <w:rPr>
                <w:color w:val="auto"/>
              </w:rPr>
            </w:pPr>
            <w:r>
              <w:rPr>
                <w:rFonts w:hint="eastAsia"/>
                <w:color w:val="auto"/>
              </w:rPr>
              <w:t>摩托罗拉、海能达、建伍或同档次品牌</w:t>
            </w:r>
          </w:p>
        </w:tc>
        <w:tc>
          <w:tcPr>
            <w:tcW w:w="1990" w:type="dxa"/>
            <w:vAlign w:val="center"/>
          </w:tcPr>
          <w:p w14:paraId="33451DD8">
            <w:pPr>
              <w:jc w:val="center"/>
              <w:rPr>
                <w:color w:val="auto"/>
              </w:rPr>
            </w:pPr>
          </w:p>
        </w:tc>
      </w:tr>
    </w:tbl>
    <w:p w14:paraId="791428F6">
      <w:pPr>
        <w:autoSpaceDE w:val="0"/>
        <w:rPr>
          <w:rFonts w:ascii="宋体" w:hAnsi="宋体"/>
          <w:b/>
          <w:color w:val="auto"/>
        </w:rPr>
      </w:pPr>
    </w:p>
    <w:p w14:paraId="208D1635">
      <w:pPr>
        <w:pStyle w:val="46"/>
        <w:numPr>
          <w:ilvl w:val="0"/>
          <w:numId w:val="13"/>
        </w:numPr>
        <w:spacing w:before="156" w:beforeLines="50"/>
        <w:ind w:firstLineChars="0"/>
        <w:rPr>
          <w:rFonts w:ascii="Arial" w:cs="Arial" w:hAnsiTheme="minorEastAsia" w:eastAsiaTheme="minorEastAsia"/>
          <w:color w:val="auto"/>
          <w:sz w:val="22"/>
          <w:szCs w:val="22"/>
        </w:rPr>
      </w:pPr>
      <w:r>
        <w:rPr>
          <w:rFonts w:ascii="Arial" w:cs="Arial" w:hAnsiTheme="minorEastAsia" w:eastAsiaTheme="minorEastAsia"/>
          <w:color w:val="auto"/>
          <w:sz w:val="22"/>
          <w:szCs w:val="22"/>
        </w:rPr>
        <w:t>发包人有权根据现场实际情况，对材料供应方式、施工承包范围的划分做出相应调整；对此承包人不得以任何理由向发包人提出相关费用、工期的索赔。</w:t>
      </w:r>
    </w:p>
    <w:p w14:paraId="301F4CC2">
      <w:pPr>
        <w:pStyle w:val="46"/>
        <w:numPr>
          <w:ilvl w:val="0"/>
          <w:numId w:val="13"/>
        </w:numPr>
        <w:spacing w:before="156" w:beforeLines="50"/>
        <w:ind w:firstLineChars="0"/>
        <w:rPr>
          <w:rFonts w:ascii="Arial" w:cs="Arial" w:hAnsiTheme="minorEastAsia" w:eastAsiaTheme="minorEastAsia"/>
          <w:color w:val="auto"/>
          <w:sz w:val="22"/>
          <w:szCs w:val="22"/>
        </w:rPr>
      </w:pPr>
      <w:r>
        <w:rPr>
          <w:rFonts w:hint="eastAsia" w:ascii="Arial" w:cs="Arial" w:hAnsiTheme="minorEastAsia" w:eastAsiaTheme="minorEastAsia"/>
          <w:color w:val="auto"/>
          <w:sz w:val="22"/>
          <w:szCs w:val="22"/>
        </w:rPr>
        <w:t>发包人指定了品牌、款式、规格、型号及材质等的材料，承包人不得随意变更材料的品牌、款式、规格、型号及材质等，如擅自更换，发包人有权要求立即撤换，由此造成的工期延误及经济损失概由承包人承担。</w:t>
      </w:r>
    </w:p>
    <w:p w14:paraId="17CCD7C0">
      <w:pPr>
        <w:pStyle w:val="46"/>
        <w:numPr>
          <w:ilvl w:val="0"/>
          <w:numId w:val="13"/>
        </w:numPr>
        <w:spacing w:before="156" w:beforeLines="50"/>
        <w:ind w:firstLineChars="0"/>
        <w:rPr>
          <w:rFonts w:ascii="Arial" w:cs="Arial" w:hAnsiTheme="minorEastAsia" w:eastAsiaTheme="minorEastAsia"/>
          <w:color w:val="auto"/>
          <w:sz w:val="22"/>
          <w:szCs w:val="22"/>
        </w:rPr>
      </w:pPr>
      <w:r>
        <w:rPr>
          <w:rFonts w:hint="eastAsia" w:ascii="Arial" w:cs="Arial" w:hAnsiTheme="minorEastAsia" w:eastAsiaTheme="minorEastAsia"/>
          <w:color w:val="auto"/>
          <w:sz w:val="22"/>
          <w:szCs w:val="22"/>
        </w:rPr>
        <w:t>发包人有权对承包人已自检合格后的发包人限定的材料设备、承包人自购的材料设备随时进行抽查或送相关权威部门复检，若复检合格，复检费用由发包人承担；若抽查或复检出不合格的，每检查到一次对承包人处以</w:t>
      </w:r>
      <w:r>
        <w:rPr>
          <w:rFonts w:ascii="Arial" w:cs="Arial" w:hAnsiTheme="minorEastAsia" w:eastAsiaTheme="minorEastAsia"/>
          <w:color w:val="auto"/>
          <w:sz w:val="22"/>
          <w:szCs w:val="22"/>
        </w:rPr>
        <w:t>5000</w:t>
      </w:r>
      <w:r>
        <w:rPr>
          <w:rFonts w:hint="eastAsia" w:ascii="Arial" w:cs="Arial" w:hAnsiTheme="minorEastAsia" w:eastAsiaTheme="minorEastAsia"/>
          <w:color w:val="auto"/>
          <w:sz w:val="22"/>
          <w:szCs w:val="22"/>
        </w:rPr>
        <w:t>元/次的罚款,若复检不合格，复检费用由承包人承担, 承包人须立即重新采购该批材料设备,若因材料设备质量问题造成的工程质量和工期损失由承包人全部负责。</w:t>
      </w:r>
    </w:p>
    <w:p w14:paraId="6EA2B5D6">
      <w:pPr>
        <w:pStyle w:val="80"/>
        <w:tabs>
          <w:tab w:val="left" w:pos="709"/>
        </w:tabs>
        <w:spacing w:before="120" w:line="360" w:lineRule="auto"/>
        <w:ind w:left="2100" w:firstLine="0" w:firstLineChars="0"/>
        <w:rPr>
          <w:rFonts w:ascii="Arial" w:hAnsi="Arial" w:cs="Arial" w:eastAsiaTheme="minorEastAsia"/>
          <w:color w:val="auto"/>
          <w:sz w:val="22"/>
          <w:szCs w:val="22"/>
        </w:rPr>
      </w:pPr>
    </w:p>
    <w:p w14:paraId="1D392A63">
      <w:pPr>
        <w:spacing w:line="360" w:lineRule="auto"/>
        <w:rPr>
          <w:rFonts w:asciiTheme="minorEastAsia" w:hAnsiTheme="minorEastAsia" w:eastAsiaTheme="minorEastAsia"/>
          <w:color w:val="auto"/>
        </w:rPr>
      </w:pPr>
    </w:p>
    <w:p w14:paraId="386CF5E4">
      <w:pPr>
        <w:spacing w:line="360" w:lineRule="auto"/>
        <w:rPr>
          <w:rFonts w:asciiTheme="minorEastAsia" w:hAnsiTheme="minorEastAsia" w:eastAsiaTheme="minorEastAsia"/>
          <w:color w:val="auto"/>
        </w:rPr>
      </w:pPr>
    </w:p>
    <w:p w14:paraId="2F1E6629">
      <w:pPr>
        <w:spacing w:line="360" w:lineRule="auto"/>
        <w:rPr>
          <w:rFonts w:asciiTheme="minorEastAsia" w:hAnsiTheme="minorEastAsia" w:eastAsiaTheme="minorEastAsia"/>
          <w:color w:val="auto"/>
        </w:rPr>
      </w:pPr>
    </w:p>
    <w:p w14:paraId="1FAB3AB1">
      <w:pPr>
        <w:spacing w:line="360" w:lineRule="auto"/>
        <w:rPr>
          <w:rFonts w:asciiTheme="minorEastAsia" w:hAnsiTheme="minorEastAsia" w:eastAsiaTheme="minorEastAsia"/>
          <w:color w:val="auto"/>
        </w:rPr>
      </w:pPr>
    </w:p>
    <w:p w14:paraId="3E863B3E">
      <w:pPr>
        <w:spacing w:line="360" w:lineRule="auto"/>
        <w:rPr>
          <w:rFonts w:asciiTheme="minorEastAsia" w:hAnsiTheme="minorEastAsia" w:eastAsiaTheme="minorEastAsia"/>
          <w:color w:val="auto"/>
        </w:rPr>
      </w:pPr>
    </w:p>
    <w:p w14:paraId="5277E2CA">
      <w:pPr>
        <w:spacing w:line="360" w:lineRule="auto"/>
        <w:rPr>
          <w:rFonts w:asciiTheme="minorEastAsia" w:hAnsiTheme="minorEastAsia" w:eastAsiaTheme="minorEastAsia"/>
          <w:color w:val="auto"/>
        </w:rPr>
      </w:pPr>
    </w:p>
    <w:p w14:paraId="58DD04DE">
      <w:pPr>
        <w:spacing w:line="360" w:lineRule="auto"/>
        <w:rPr>
          <w:rFonts w:asciiTheme="minorEastAsia" w:hAnsiTheme="minorEastAsia" w:eastAsiaTheme="minorEastAsia"/>
          <w:color w:val="auto"/>
        </w:rPr>
      </w:pPr>
    </w:p>
    <w:p w14:paraId="216FB371">
      <w:pPr>
        <w:spacing w:line="360" w:lineRule="auto"/>
        <w:rPr>
          <w:rFonts w:asciiTheme="minorEastAsia" w:hAnsiTheme="minorEastAsia" w:eastAsiaTheme="minorEastAsia"/>
          <w:color w:val="auto"/>
        </w:rPr>
      </w:pPr>
    </w:p>
    <w:p w14:paraId="6B3C6981">
      <w:pPr>
        <w:spacing w:line="360" w:lineRule="auto"/>
        <w:rPr>
          <w:rFonts w:asciiTheme="minorEastAsia" w:hAnsiTheme="minorEastAsia" w:eastAsiaTheme="minorEastAsia"/>
          <w:color w:val="auto"/>
        </w:rPr>
      </w:pPr>
    </w:p>
    <w:p w14:paraId="3F5305FE">
      <w:pPr>
        <w:spacing w:line="360" w:lineRule="auto"/>
        <w:rPr>
          <w:rFonts w:asciiTheme="minorEastAsia" w:hAnsiTheme="minorEastAsia" w:eastAsiaTheme="minorEastAsia"/>
          <w:color w:val="auto"/>
        </w:rPr>
      </w:pPr>
    </w:p>
    <w:p w14:paraId="7D6A3E09">
      <w:pPr>
        <w:spacing w:line="360" w:lineRule="auto"/>
        <w:rPr>
          <w:rFonts w:asciiTheme="minorEastAsia" w:hAnsiTheme="minorEastAsia" w:eastAsiaTheme="minorEastAsia"/>
          <w:color w:val="auto"/>
        </w:rPr>
      </w:pPr>
    </w:p>
    <w:p w14:paraId="0AE3585B">
      <w:pPr>
        <w:pStyle w:val="19"/>
        <w:spacing w:before="163" w:beforeLines="50" w:line="480" w:lineRule="auto"/>
        <w:ind w:left="0" w:firstLine="0"/>
        <w:jc w:val="center"/>
        <w:rPr>
          <w:rFonts w:hint="eastAsia" w:ascii="华文细黑" w:hAnsi="华文细黑" w:eastAsia="华文细黑" w:cs="宋体"/>
          <w:b/>
          <w:bCs/>
          <w:color w:val="auto"/>
          <w:kern w:val="0"/>
          <w:sz w:val="28"/>
          <w:szCs w:val="28"/>
          <w:lang w:val="zh-CN"/>
        </w:rPr>
      </w:pPr>
      <w:r>
        <w:rPr>
          <w:rFonts w:hint="eastAsia" w:ascii="华文细黑" w:hAnsi="华文细黑" w:eastAsia="华文细黑" w:cs="宋体"/>
          <w:b/>
          <w:bCs/>
          <w:color w:val="auto"/>
          <w:kern w:val="0"/>
          <w:sz w:val="28"/>
          <w:szCs w:val="28"/>
          <w:lang w:val="zh-CN"/>
        </w:rPr>
        <w:t>工程建设标准、工程规范</w:t>
      </w:r>
    </w:p>
    <w:p w14:paraId="3A76ABF9">
      <w:pPr>
        <w:pStyle w:val="3"/>
        <w:keepLines w:val="0"/>
        <w:spacing w:before="163" w:beforeLines="50" w:after="163" w:afterLines="50" w:line="500" w:lineRule="exact"/>
        <w:rPr>
          <w:rFonts w:ascii="华文细黑" w:hAnsi="华文细黑" w:eastAsia="华文细黑" w:cs="Arial"/>
          <w:b w:val="0"/>
          <w:color w:val="auto"/>
          <w:spacing w:val="10"/>
          <w:sz w:val="28"/>
          <w:szCs w:val="28"/>
        </w:rPr>
      </w:pPr>
      <w:r>
        <w:rPr>
          <w:rFonts w:hint="eastAsia" w:ascii="华文细黑" w:hAnsi="华文细黑" w:eastAsia="华文细黑" w:cs="宋体"/>
          <w:b w:val="0"/>
          <w:bCs w:val="0"/>
          <w:color w:val="auto"/>
          <w:kern w:val="0"/>
          <w:sz w:val="28"/>
          <w:szCs w:val="28"/>
          <w:lang w:val="zh-CN"/>
        </w:rPr>
        <w:t xml:space="preserve">第二章 </w:t>
      </w:r>
      <w:r>
        <w:rPr>
          <w:rFonts w:ascii="华文细黑" w:hAnsi="华文细黑" w:eastAsia="华文细黑" w:cs="Arial"/>
          <w:b w:val="0"/>
          <w:color w:val="auto"/>
          <w:spacing w:val="10"/>
          <w:sz w:val="28"/>
          <w:szCs w:val="28"/>
        </w:rPr>
        <w:t>工程规范</w:t>
      </w:r>
    </w:p>
    <w:p w14:paraId="5E6C9276">
      <w:pPr>
        <w:pStyle w:val="19"/>
        <w:spacing w:before="163" w:beforeLines="50" w:line="276" w:lineRule="auto"/>
        <w:ind w:left="0" w:firstLine="440" w:firstLineChars="200"/>
        <w:rPr>
          <w:rFonts w:hint="eastAsia" w:ascii="Arial" w:hAnsi="Arial" w:cs="Arial"/>
          <w:b/>
          <w:color w:val="auto"/>
          <w:spacing w:val="10"/>
          <w:sz w:val="22"/>
          <w:szCs w:val="22"/>
          <w:u w:val="single"/>
        </w:rPr>
      </w:pPr>
      <w:r>
        <w:rPr>
          <w:rFonts w:ascii="Arial" w:hAnsi="Arial" w:cs="Arial"/>
          <w:color w:val="auto"/>
          <w:sz w:val="22"/>
          <w:szCs w:val="22"/>
        </w:rPr>
        <w:t>以下所有工作内容均需在报价中综合考虑，无论其是否包含在工程量清单范围之内。本工程所说明的</w:t>
      </w:r>
      <w:r>
        <w:rPr>
          <w:rFonts w:hint="eastAsia" w:ascii="Arial" w:hAnsi="Arial" w:cs="Arial"/>
          <w:color w:val="auto"/>
          <w:sz w:val="22"/>
          <w:szCs w:val="22"/>
        </w:rPr>
        <w:t>工程</w:t>
      </w:r>
      <w:r>
        <w:rPr>
          <w:rFonts w:ascii="Arial" w:hAnsi="Arial" w:cs="Arial"/>
          <w:color w:val="auto"/>
          <w:sz w:val="22"/>
          <w:szCs w:val="22"/>
        </w:rPr>
        <w:t>规范是以国家公布的所有现行规范及地方政府有关的现行规定</w:t>
      </w:r>
      <w:r>
        <w:rPr>
          <w:rFonts w:hint="eastAsia" w:ascii="Arial" w:hAnsi="Arial" w:cs="Arial"/>
          <w:color w:val="auto"/>
          <w:sz w:val="22"/>
          <w:szCs w:val="22"/>
        </w:rPr>
        <w:t>和发包人制定的企业级工程规范</w:t>
      </w:r>
      <w:r>
        <w:rPr>
          <w:rFonts w:ascii="Arial" w:hAnsi="Arial" w:cs="Arial"/>
          <w:color w:val="auto"/>
          <w:sz w:val="22"/>
          <w:szCs w:val="22"/>
        </w:rPr>
        <w:t>。</w:t>
      </w:r>
    </w:p>
    <w:p w14:paraId="391AE915">
      <w:pPr>
        <w:pStyle w:val="19"/>
        <w:spacing w:before="163" w:beforeLines="50" w:line="276" w:lineRule="auto"/>
        <w:ind w:left="0" w:firstLine="480" w:firstLineChars="200"/>
        <w:rPr>
          <w:rFonts w:hint="eastAsia" w:ascii="Arial" w:hAnsi="Arial" w:cs="Arial"/>
          <w:color w:val="auto"/>
          <w:spacing w:val="10"/>
          <w:sz w:val="22"/>
          <w:szCs w:val="22"/>
        </w:rPr>
      </w:pPr>
      <w:r>
        <w:rPr>
          <w:rFonts w:hint="eastAsia" w:ascii="Arial" w:hAnsi="Arial" w:cs="Arial"/>
          <w:color w:val="auto"/>
          <w:spacing w:val="10"/>
          <w:sz w:val="22"/>
          <w:szCs w:val="22"/>
        </w:rPr>
        <w:t>工程</w:t>
      </w:r>
      <w:r>
        <w:rPr>
          <w:rFonts w:ascii="Arial" w:hAnsi="Arial" w:cs="Arial"/>
          <w:color w:val="auto"/>
          <w:spacing w:val="10"/>
          <w:sz w:val="22"/>
          <w:szCs w:val="22"/>
        </w:rPr>
        <w:t>规范包括</w:t>
      </w:r>
      <w:r>
        <w:rPr>
          <w:rFonts w:hint="eastAsia" w:ascii="Arial" w:hAnsi="Arial" w:cs="Arial"/>
          <w:color w:val="auto"/>
          <w:spacing w:val="10"/>
          <w:sz w:val="22"/>
          <w:szCs w:val="22"/>
        </w:rPr>
        <w:t>但不限于</w:t>
      </w:r>
      <w:r>
        <w:rPr>
          <w:rFonts w:ascii="Arial" w:hAnsi="Arial" w:cs="Arial"/>
          <w:color w:val="auto"/>
          <w:spacing w:val="10"/>
          <w:sz w:val="22"/>
          <w:szCs w:val="22"/>
        </w:rPr>
        <w:t>设计说明、施工说明及做法说明和要求等。承包人亦须按此等说明及要求执行，若此等说明及要求与国家规范及地方政府有关的现行规定之间有差异，承包人须按较高之标准执行。</w:t>
      </w:r>
    </w:p>
    <w:p w14:paraId="234D856F">
      <w:pPr>
        <w:pStyle w:val="19"/>
        <w:spacing w:before="163" w:beforeLines="50" w:line="276" w:lineRule="auto"/>
        <w:ind w:left="0" w:firstLine="480" w:firstLineChars="200"/>
        <w:rPr>
          <w:rFonts w:ascii="Arial" w:hAnsi="Arial" w:cs="Arial"/>
          <w:b/>
          <w:color w:val="auto"/>
          <w:spacing w:val="10"/>
          <w:sz w:val="22"/>
          <w:szCs w:val="22"/>
          <w:u w:val="single"/>
        </w:rPr>
      </w:pPr>
      <w:r>
        <w:rPr>
          <w:rFonts w:hint="eastAsia" w:ascii="Arial" w:hAnsi="Arial" w:cs="Arial"/>
          <w:color w:val="auto"/>
          <w:spacing w:val="10"/>
          <w:sz w:val="22"/>
          <w:szCs w:val="22"/>
          <w:highlight w:val="yellow"/>
        </w:rPr>
        <w:t>需符合相关国家现行规范及地方政府有关规定（承包人根据需要自行购买），</w:t>
      </w:r>
      <w:r>
        <w:rPr>
          <w:rFonts w:ascii="Arial" w:hAnsi="Arial" w:cs="Arial"/>
          <w:color w:val="auto"/>
          <w:spacing w:val="10"/>
          <w:sz w:val="22"/>
          <w:szCs w:val="22"/>
          <w:highlight w:val="yellow"/>
        </w:rPr>
        <w:t>包括但不限于</w:t>
      </w:r>
      <w:r>
        <w:rPr>
          <w:rFonts w:hint="eastAsia" w:ascii="Arial" w:hAnsi="Arial" w:cs="Arial"/>
          <w:color w:val="auto"/>
          <w:spacing w:val="10"/>
          <w:sz w:val="22"/>
          <w:szCs w:val="22"/>
          <w:highlight w:val="yellow"/>
        </w:rPr>
        <w:t>（以国家、地方现行最新规范为准）</w:t>
      </w:r>
      <w:r>
        <w:rPr>
          <w:rFonts w:ascii="Arial" w:hAnsi="Arial" w:cs="Arial"/>
          <w:color w:val="auto"/>
          <w:spacing w:val="10"/>
          <w:sz w:val="22"/>
          <w:szCs w:val="22"/>
        </w:rPr>
        <w:t>：</w:t>
      </w:r>
    </w:p>
    <w:tbl>
      <w:tblPr>
        <w:tblStyle w:val="3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2361"/>
        <w:gridCol w:w="5464"/>
      </w:tblGrid>
      <w:tr w14:paraId="01E3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35AD4076">
            <w:pPr>
              <w:pStyle w:val="19"/>
              <w:spacing w:before="163" w:beforeLines="50" w:line="240" w:lineRule="auto"/>
              <w:ind w:left="0" w:firstLine="0"/>
              <w:jc w:val="center"/>
              <w:rPr>
                <w:rFonts w:ascii="Arial" w:hAnsi="Arial" w:cs="Arial"/>
                <w:b/>
                <w:color w:val="auto"/>
                <w:spacing w:val="10"/>
                <w:sz w:val="22"/>
                <w:szCs w:val="22"/>
              </w:rPr>
            </w:pPr>
            <w:r>
              <w:rPr>
                <w:rFonts w:ascii="Arial" w:hAnsi="Arial" w:cs="Arial"/>
                <w:b/>
                <w:color w:val="auto"/>
                <w:spacing w:val="10"/>
                <w:sz w:val="22"/>
                <w:szCs w:val="22"/>
              </w:rPr>
              <w:t>序号</w:t>
            </w:r>
          </w:p>
        </w:tc>
        <w:tc>
          <w:tcPr>
            <w:tcW w:w="2361" w:type="dxa"/>
            <w:noWrap w:val="0"/>
            <w:vAlign w:val="top"/>
          </w:tcPr>
          <w:p w14:paraId="6A145AB2">
            <w:pPr>
              <w:pStyle w:val="19"/>
              <w:spacing w:before="163" w:beforeLines="50" w:line="240" w:lineRule="auto"/>
              <w:ind w:left="0" w:firstLine="0"/>
              <w:jc w:val="center"/>
              <w:rPr>
                <w:rFonts w:ascii="Arial" w:hAnsi="Arial" w:cs="Arial"/>
                <w:b/>
                <w:color w:val="auto"/>
                <w:spacing w:val="10"/>
                <w:sz w:val="22"/>
                <w:szCs w:val="22"/>
              </w:rPr>
            </w:pPr>
            <w:r>
              <w:rPr>
                <w:rFonts w:ascii="Arial" w:hAnsi="Arial" w:cs="Arial"/>
                <w:b/>
                <w:color w:val="auto"/>
                <w:spacing w:val="10"/>
                <w:sz w:val="22"/>
                <w:szCs w:val="22"/>
              </w:rPr>
              <w:t>标准编号</w:t>
            </w:r>
          </w:p>
        </w:tc>
        <w:tc>
          <w:tcPr>
            <w:tcW w:w="5464" w:type="dxa"/>
            <w:noWrap w:val="0"/>
            <w:vAlign w:val="top"/>
          </w:tcPr>
          <w:p w14:paraId="24FAFAFA">
            <w:pPr>
              <w:pStyle w:val="19"/>
              <w:spacing w:before="163" w:beforeLines="50" w:line="240" w:lineRule="auto"/>
              <w:ind w:left="0" w:firstLine="0"/>
              <w:jc w:val="center"/>
              <w:rPr>
                <w:rFonts w:ascii="Arial" w:hAnsi="Arial" w:cs="Arial"/>
                <w:b/>
                <w:color w:val="auto"/>
                <w:spacing w:val="10"/>
                <w:sz w:val="22"/>
                <w:szCs w:val="22"/>
              </w:rPr>
            </w:pPr>
            <w:r>
              <w:rPr>
                <w:rFonts w:ascii="Arial" w:hAnsi="Arial" w:cs="Arial"/>
                <w:b/>
                <w:color w:val="auto"/>
                <w:spacing w:val="10"/>
                <w:sz w:val="22"/>
                <w:szCs w:val="22"/>
              </w:rPr>
              <w:t>标准名称</w:t>
            </w:r>
          </w:p>
        </w:tc>
      </w:tr>
      <w:tr w14:paraId="438A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4EE21BE8">
            <w:pPr>
              <w:pStyle w:val="19"/>
              <w:spacing w:before="163" w:beforeLines="50" w:line="240" w:lineRule="auto"/>
              <w:ind w:left="0" w:firstLine="0"/>
              <w:jc w:val="center"/>
              <w:rPr>
                <w:rFonts w:ascii="Arial" w:hAnsi="Arial" w:cs="Arial"/>
                <w:color w:val="auto"/>
                <w:spacing w:val="10"/>
                <w:sz w:val="22"/>
                <w:szCs w:val="22"/>
              </w:rPr>
            </w:pPr>
            <w:r>
              <w:rPr>
                <w:rFonts w:ascii="Arial" w:hAnsi="Arial" w:cs="Arial"/>
                <w:color w:val="auto"/>
                <w:spacing w:val="10"/>
                <w:sz w:val="22"/>
                <w:szCs w:val="22"/>
              </w:rPr>
              <w:t>1</w:t>
            </w:r>
          </w:p>
        </w:tc>
        <w:tc>
          <w:tcPr>
            <w:tcW w:w="2361" w:type="dxa"/>
            <w:noWrap w:val="0"/>
            <w:vAlign w:val="top"/>
          </w:tcPr>
          <w:p w14:paraId="0EEF10BF">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GB50116-2017</w:t>
            </w:r>
          </w:p>
        </w:tc>
        <w:tc>
          <w:tcPr>
            <w:tcW w:w="5464" w:type="dxa"/>
            <w:noWrap w:val="0"/>
            <w:vAlign w:val="top"/>
          </w:tcPr>
          <w:p w14:paraId="060DF501">
            <w:pPr>
              <w:rPr>
                <w:rFonts w:hint="eastAsia"/>
                <w:color w:val="auto"/>
              </w:rPr>
            </w:pPr>
            <w:r>
              <w:rPr>
                <w:rFonts w:hint="eastAsia"/>
                <w:color w:val="auto"/>
              </w:rPr>
              <w:t xml:space="preserve">火灾自动报警系统设计规范 </w:t>
            </w:r>
          </w:p>
        </w:tc>
      </w:tr>
      <w:tr w14:paraId="2A61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3C9CFBB0">
            <w:pPr>
              <w:pStyle w:val="19"/>
              <w:spacing w:before="163" w:beforeLines="50" w:line="240" w:lineRule="auto"/>
              <w:ind w:left="0" w:firstLine="0"/>
              <w:jc w:val="center"/>
              <w:rPr>
                <w:rFonts w:ascii="Arial" w:hAnsi="Arial" w:cs="Arial"/>
                <w:color w:val="auto"/>
                <w:spacing w:val="10"/>
                <w:sz w:val="22"/>
                <w:szCs w:val="22"/>
              </w:rPr>
            </w:pPr>
            <w:r>
              <w:rPr>
                <w:rFonts w:hint="eastAsia" w:ascii="Arial" w:hAnsi="Arial" w:cs="Arial"/>
                <w:color w:val="auto"/>
                <w:spacing w:val="10"/>
                <w:sz w:val="22"/>
                <w:szCs w:val="22"/>
              </w:rPr>
              <w:t>2</w:t>
            </w:r>
          </w:p>
        </w:tc>
        <w:tc>
          <w:tcPr>
            <w:tcW w:w="2361" w:type="dxa"/>
            <w:noWrap w:val="0"/>
            <w:vAlign w:val="top"/>
          </w:tcPr>
          <w:p w14:paraId="675863E3">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GB50311-2016</w:t>
            </w:r>
          </w:p>
        </w:tc>
        <w:tc>
          <w:tcPr>
            <w:tcW w:w="5464" w:type="dxa"/>
            <w:noWrap w:val="0"/>
            <w:vAlign w:val="top"/>
          </w:tcPr>
          <w:p w14:paraId="304B9268">
            <w:pPr>
              <w:rPr>
                <w:rFonts w:hint="eastAsia"/>
                <w:color w:val="auto"/>
              </w:rPr>
            </w:pPr>
            <w:r>
              <w:rPr>
                <w:rFonts w:hint="eastAsia"/>
                <w:color w:val="auto"/>
              </w:rPr>
              <w:t xml:space="preserve">综合布线系统工程设计规范 </w:t>
            </w:r>
          </w:p>
        </w:tc>
      </w:tr>
      <w:tr w14:paraId="4A46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69B1F393">
            <w:pPr>
              <w:pStyle w:val="19"/>
              <w:spacing w:before="163" w:beforeLines="50" w:line="240" w:lineRule="auto"/>
              <w:ind w:left="0" w:firstLine="0"/>
              <w:jc w:val="center"/>
              <w:rPr>
                <w:rFonts w:ascii="Arial" w:hAnsi="Arial" w:cs="Arial"/>
                <w:color w:val="auto"/>
                <w:spacing w:val="10"/>
                <w:sz w:val="22"/>
                <w:szCs w:val="22"/>
              </w:rPr>
            </w:pPr>
            <w:r>
              <w:rPr>
                <w:rFonts w:hint="eastAsia" w:ascii="Arial" w:hAnsi="Arial" w:cs="Arial"/>
                <w:color w:val="auto"/>
                <w:spacing w:val="10"/>
                <w:sz w:val="22"/>
                <w:szCs w:val="22"/>
              </w:rPr>
              <w:t>3</w:t>
            </w:r>
          </w:p>
        </w:tc>
        <w:tc>
          <w:tcPr>
            <w:tcW w:w="2361" w:type="dxa"/>
            <w:noWrap w:val="0"/>
            <w:vAlign w:val="top"/>
          </w:tcPr>
          <w:p w14:paraId="54A880AD">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JGJ16-2008</w:t>
            </w:r>
          </w:p>
        </w:tc>
        <w:tc>
          <w:tcPr>
            <w:tcW w:w="5464" w:type="dxa"/>
            <w:noWrap w:val="0"/>
            <w:vAlign w:val="top"/>
          </w:tcPr>
          <w:p w14:paraId="5C4CCA75">
            <w:pPr>
              <w:rPr>
                <w:rFonts w:hint="eastAsia"/>
                <w:color w:val="auto"/>
              </w:rPr>
            </w:pPr>
            <w:r>
              <w:rPr>
                <w:rFonts w:hint="eastAsia"/>
                <w:color w:val="auto"/>
              </w:rPr>
              <w:t xml:space="preserve">民用建筑电气设计规范 </w:t>
            </w:r>
          </w:p>
        </w:tc>
      </w:tr>
      <w:tr w14:paraId="7707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6077863B">
            <w:pPr>
              <w:pStyle w:val="19"/>
              <w:spacing w:before="163" w:beforeLines="50" w:line="240" w:lineRule="auto"/>
              <w:ind w:left="0" w:firstLine="0"/>
              <w:jc w:val="center"/>
              <w:rPr>
                <w:rFonts w:ascii="Arial" w:hAnsi="Arial" w:cs="Arial"/>
                <w:color w:val="auto"/>
                <w:spacing w:val="10"/>
                <w:sz w:val="22"/>
                <w:szCs w:val="22"/>
              </w:rPr>
            </w:pPr>
            <w:r>
              <w:rPr>
                <w:rFonts w:hint="eastAsia" w:ascii="Arial" w:hAnsi="Arial" w:cs="Arial"/>
                <w:color w:val="auto"/>
                <w:spacing w:val="10"/>
                <w:sz w:val="22"/>
                <w:szCs w:val="22"/>
              </w:rPr>
              <w:t>4</w:t>
            </w:r>
          </w:p>
        </w:tc>
        <w:tc>
          <w:tcPr>
            <w:tcW w:w="2361" w:type="dxa"/>
            <w:noWrap w:val="0"/>
            <w:vAlign w:val="top"/>
          </w:tcPr>
          <w:p w14:paraId="61ECBE10">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GB50016-2018</w:t>
            </w:r>
          </w:p>
        </w:tc>
        <w:tc>
          <w:tcPr>
            <w:tcW w:w="5464" w:type="dxa"/>
            <w:noWrap w:val="0"/>
            <w:vAlign w:val="top"/>
          </w:tcPr>
          <w:p w14:paraId="5937A324">
            <w:pPr>
              <w:rPr>
                <w:rFonts w:hint="eastAsia"/>
                <w:color w:val="auto"/>
              </w:rPr>
            </w:pPr>
            <w:r>
              <w:rPr>
                <w:rFonts w:hint="eastAsia"/>
                <w:color w:val="auto"/>
              </w:rPr>
              <w:t>建筑设计防火规范</w:t>
            </w:r>
          </w:p>
        </w:tc>
      </w:tr>
      <w:tr w14:paraId="702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4542A2F5">
            <w:pPr>
              <w:pStyle w:val="19"/>
              <w:spacing w:before="163" w:beforeLines="50" w:line="240" w:lineRule="auto"/>
              <w:ind w:left="0" w:firstLine="0"/>
              <w:jc w:val="center"/>
              <w:rPr>
                <w:rFonts w:ascii="Arial" w:hAnsi="Arial" w:cs="Arial"/>
                <w:color w:val="auto"/>
                <w:spacing w:val="10"/>
                <w:sz w:val="22"/>
                <w:szCs w:val="22"/>
              </w:rPr>
            </w:pPr>
            <w:r>
              <w:rPr>
                <w:rFonts w:hint="eastAsia" w:ascii="Arial" w:hAnsi="Arial" w:cs="Arial"/>
                <w:color w:val="auto"/>
                <w:spacing w:val="10"/>
                <w:sz w:val="22"/>
                <w:szCs w:val="22"/>
              </w:rPr>
              <w:t>5</w:t>
            </w:r>
          </w:p>
        </w:tc>
        <w:tc>
          <w:tcPr>
            <w:tcW w:w="2361" w:type="dxa"/>
            <w:noWrap w:val="0"/>
            <w:vAlign w:val="top"/>
          </w:tcPr>
          <w:p w14:paraId="1FE96DF4">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GB50200-2016</w:t>
            </w:r>
          </w:p>
        </w:tc>
        <w:tc>
          <w:tcPr>
            <w:tcW w:w="5464" w:type="dxa"/>
            <w:noWrap w:val="0"/>
            <w:vAlign w:val="top"/>
          </w:tcPr>
          <w:p w14:paraId="6540E379">
            <w:pPr>
              <w:rPr>
                <w:rFonts w:hint="eastAsia"/>
                <w:color w:val="auto"/>
              </w:rPr>
            </w:pPr>
            <w:r>
              <w:rPr>
                <w:rFonts w:hint="eastAsia"/>
                <w:color w:val="auto"/>
              </w:rPr>
              <w:t>有线电视系统工程技术规范</w:t>
            </w:r>
          </w:p>
        </w:tc>
      </w:tr>
      <w:tr w14:paraId="64EA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489E6FAD">
            <w:pPr>
              <w:pStyle w:val="19"/>
              <w:spacing w:before="163" w:beforeLines="50" w:line="240" w:lineRule="auto"/>
              <w:ind w:left="0" w:firstLine="0"/>
              <w:jc w:val="center"/>
              <w:rPr>
                <w:rFonts w:ascii="Arial" w:hAnsi="Arial" w:cs="Arial"/>
                <w:color w:val="auto"/>
                <w:spacing w:val="10"/>
                <w:sz w:val="22"/>
                <w:szCs w:val="22"/>
              </w:rPr>
            </w:pPr>
            <w:r>
              <w:rPr>
                <w:rFonts w:hint="eastAsia" w:ascii="Arial" w:hAnsi="Arial" w:cs="Arial"/>
                <w:color w:val="auto"/>
                <w:spacing w:val="10"/>
                <w:sz w:val="22"/>
                <w:szCs w:val="22"/>
              </w:rPr>
              <w:t>6</w:t>
            </w:r>
          </w:p>
        </w:tc>
        <w:tc>
          <w:tcPr>
            <w:tcW w:w="2361" w:type="dxa"/>
            <w:noWrap w:val="0"/>
            <w:vAlign w:val="top"/>
          </w:tcPr>
          <w:p w14:paraId="7EC3E281">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GB50846-2012</w:t>
            </w:r>
          </w:p>
        </w:tc>
        <w:tc>
          <w:tcPr>
            <w:tcW w:w="5464" w:type="dxa"/>
            <w:noWrap w:val="0"/>
            <w:vAlign w:val="top"/>
          </w:tcPr>
          <w:p w14:paraId="51A37E9C">
            <w:pPr>
              <w:rPr>
                <w:rFonts w:hint="eastAsia"/>
                <w:color w:val="auto"/>
              </w:rPr>
            </w:pPr>
            <w:r>
              <w:rPr>
                <w:rFonts w:hint="eastAsia"/>
                <w:color w:val="auto"/>
              </w:rPr>
              <w:t>住宅区和住宅建筑内光纤到户通信设施工程设计规范</w:t>
            </w:r>
          </w:p>
        </w:tc>
      </w:tr>
      <w:tr w14:paraId="7B58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29AB0819">
            <w:pPr>
              <w:pStyle w:val="19"/>
              <w:spacing w:before="163" w:beforeLines="50" w:line="240" w:lineRule="auto"/>
              <w:ind w:left="0" w:firstLine="0"/>
              <w:jc w:val="center"/>
              <w:rPr>
                <w:rFonts w:ascii="Arial" w:hAnsi="Arial" w:cs="Arial"/>
                <w:color w:val="auto"/>
                <w:spacing w:val="10"/>
                <w:sz w:val="22"/>
                <w:szCs w:val="22"/>
              </w:rPr>
            </w:pPr>
            <w:r>
              <w:rPr>
                <w:rFonts w:hint="eastAsia" w:ascii="Arial" w:hAnsi="Arial" w:cs="Arial"/>
                <w:color w:val="auto"/>
                <w:spacing w:val="10"/>
                <w:sz w:val="22"/>
                <w:szCs w:val="22"/>
              </w:rPr>
              <w:t>7</w:t>
            </w:r>
          </w:p>
        </w:tc>
        <w:tc>
          <w:tcPr>
            <w:tcW w:w="2361" w:type="dxa"/>
            <w:noWrap w:val="0"/>
            <w:vAlign w:val="top"/>
          </w:tcPr>
          <w:p w14:paraId="46644306">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GB50314-2016</w:t>
            </w:r>
          </w:p>
        </w:tc>
        <w:tc>
          <w:tcPr>
            <w:tcW w:w="5464" w:type="dxa"/>
            <w:noWrap w:val="0"/>
            <w:vAlign w:val="top"/>
          </w:tcPr>
          <w:p w14:paraId="5E1D11A6">
            <w:pPr>
              <w:rPr>
                <w:rFonts w:hint="eastAsia"/>
                <w:color w:val="auto"/>
              </w:rPr>
            </w:pPr>
            <w:r>
              <w:rPr>
                <w:rFonts w:hint="eastAsia"/>
                <w:color w:val="auto"/>
              </w:rPr>
              <w:t>智能建筑设计标准</w:t>
            </w:r>
          </w:p>
        </w:tc>
      </w:tr>
      <w:tr w14:paraId="2520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1274E332">
            <w:pPr>
              <w:pStyle w:val="19"/>
              <w:spacing w:before="163" w:beforeLines="50" w:line="240" w:lineRule="auto"/>
              <w:ind w:left="0" w:firstLine="0"/>
              <w:jc w:val="center"/>
              <w:rPr>
                <w:rFonts w:hint="eastAsia" w:ascii="Arial" w:hAnsi="Arial" w:cs="Arial"/>
                <w:color w:val="auto"/>
                <w:spacing w:val="10"/>
                <w:sz w:val="22"/>
                <w:szCs w:val="22"/>
              </w:rPr>
            </w:pPr>
            <w:r>
              <w:rPr>
                <w:rFonts w:hint="eastAsia" w:ascii="Arial" w:hAnsi="Arial" w:cs="Arial"/>
                <w:color w:val="auto"/>
                <w:spacing w:val="10"/>
                <w:sz w:val="22"/>
                <w:szCs w:val="22"/>
              </w:rPr>
              <w:t>8</w:t>
            </w:r>
          </w:p>
        </w:tc>
        <w:tc>
          <w:tcPr>
            <w:tcW w:w="2361" w:type="dxa"/>
            <w:noWrap w:val="0"/>
            <w:vAlign w:val="top"/>
          </w:tcPr>
          <w:p w14:paraId="79AA84BB">
            <w:pPr>
              <w:pStyle w:val="19"/>
              <w:spacing w:before="163" w:beforeLines="50" w:line="240" w:lineRule="auto"/>
              <w:ind w:left="0" w:firstLine="0"/>
              <w:rPr>
                <w:rFonts w:ascii="Arial" w:hAnsi="Arial" w:cs="Arial"/>
                <w:color w:val="auto"/>
                <w:spacing w:val="10"/>
                <w:sz w:val="22"/>
                <w:szCs w:val="22"/>
                <w:highlight w:val="yellow"/>
              </w:rPr>
            </w:pPr>
            <w:r>
              <w:rPr>
                <w:rFonts w:hint="eastAsia"/>
                <w:color w:val="auto"/>
              </w:rPr>
              <w:t>GB50339-2018</w:t>
            </w:r>
          </w:p>
        </w:tc>
        <w:tc>
          <w:tcPr>
            <w:tcW w:w="5464" w:type="dxa"/>
            <w:noWrap w:val="0"/>
            <w:vAlign w:val="top"/>
          </w:tcPr>
          <w:p w14:paraId="3097BAAA">
            <w:pPr>
              <w:rPr>
                <w:color w:val="auto"/>
              </w:rPr>
            </w:pPr>
            <w:r>
              <w:rPr>
                <w:rFonts w:hint="eastAsia"/>
                <w:color w:val="auto"/>
              </w:rPr>
              <w:t>智能建筑工程质量验收规范</w:t>
            </w:r>
          </w:p>
        </w:tc>
      </w:tr>
      <w:tr w14:paraId="1A9D2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3F387709">
            <w:pPr>
              <w:pStyle w:val="19"/>
              <w:spacing w:before="163" w:beforeLines="50" w:line="240" w:lineRule="auto"/>
              <w:ind w:left="0" w:firstLine="0"/>
              <w:jc w:val="center"/>
              <w:rPr>
                <w:rFonts w:hint="eastAsia" w:ascii="Arial" w:hAnsi="Arial" w:cs="Arial"/>
                <w:color w:val="auto"/>
                <w:spacing w:val="10"/>
                <w:sz w:val="22"/>
                <w:szCs w:val="22"/>
              </w:rPr>
            </w:pPr>
          </w:p>
        </w:tc>
        <w:tc>
          <w:tcPr>
            <w:tcW w:w="2361" w:type="dxa"/>
            <w:noWrap w:val="0"/>
            <w:vAlign w:val="top"/>
          </w:tcPr>
          <w:p w14:paraId="3D57D2BD">
            <w:pPr>
              <w:pStyle w:val="19"/>
              <w:spacing w:before="163" w:beforeLines="50" w:line="240" w:lineRule="auto"/>
              <w:ind w:left="0" w:firstLine="0"/>
              <w:rPr>
                <w:rFonts w:hint="eastAsia"/>
                <w:color w:val="auto"/>
              </w:rPr>
            </w:pPr>
            <w:r>
              <w:rPr>
                <w:rFonts w:hint="eastAsia" w:ascii="Arial" w:hAnsi="Arial" w:cs="Arial"/>
                <w:color w:val="auto"/>
                <w:spacing w:val="10"/>
                <w:sz w:val="22"/>
                <w:szCs w:val="22"/>
                <w:highlight w:val="yellow"/>
              </w:rPr>
              <w:t>自行添加</w:t>
            </w:r>
          </w:p>
        </w:tc>
        <w:tc>
          <w:tcPr>
            <w:tcW w:w="5464" w:type="dxa"/>
            <w:noWrap w:val="0"/>
            <w:vAlign w:val="top"/>
          </w:tcPr>
          <w:p w14:paraId="23036037">
            <w:pPr>
              <w:rPr>
                <w:rFonts w:hint="eastAsia"/>
                <w:color w:val="auto"/>
              </w:rPr>
            </w:pPr>
          </w:p>
        </w:tc>
      </w:tr>
    </w:tbl>
    <w:p w14:paraId="469FE5B6">
      <w:pPr>
        <w:pStyle w:val="19"/>
        <w:spacing w:before="163" w:beforeLines="50" w:line="240" w:lineRule="auto"/>
        <w:ind w:left="0" w:firstLine="440" w:firstLineChars="200"/>
        <w:rPr>
          <w:rFonts w:hint="eastAsia" w:ascii="Arial" w:hAnsi="Arial" w:cs="Arial"/>
          <w:color w:val="auto"/>
          <w:sz w:val="22"/>
          <w:szCs w:val="22"/>
        </w:rPr>
      </w:pPr>
      <w:r>
        <w:rPr>
          <w:rFonts w:ascii="Arial" w:hAnsi="Arial" w:cs="Arial"/>
          <w:color w:val="auto"/>
          <w:sz w:val="22"/>
          <w:szCs w:val="22"/>
        </w:rPr>
        <w:t>除国家规范、图集以及地方政府主管部门相关要求外，本项目</w:t>
      </w:r>
      <w:r>
        <w:rPr>
          <w:rFonts w:hint="eastAsia" w:ascii="Arial" w:hAnsi="Arial" w:cs="Arial"/>
          <w:color w:val="auto"/>
          <w:sz w:val="22"/>
          <w:szCs w:val="22"/>
        </w:rPr>
        <w:t>还需满足以下目录中对应技术文件要求。如以下技术文件中部分要求有差异，则须按照较高之标准执行。</w:t>
      </w:r>
    </w:p>
    <w:p w14:paraId="61794602">
      <w:pPr>
        <w:spacing w:line="360" w:lineRule="auto"/>
        <w:rPr>
          <w:rFonts w:asciiTheme="minorEastAsia" w:hAnsiTheme="minorEastAsia" w:eastAsiaTheme="minorEastAsia"/>
          <w:color w:val="auto"/>
        </w:rPr>
      </w:pPr>
    </w:p>
    <w:p w14:paraId="03D45BBF">
      <w:pPr>
        <w:spacing w:line="360" w:lineRule="auto"/>
        <w:rPr>
          <w:rFonts w:asciiTheme="minorEastAsia" w:hAnsiTheme="minorEastAsia" w:eastAsiaTheme="minorEastAsia"/>
          <w:color w:val="auto"/>
        </w:rPr>
      </w:pPr>
    </w:p>
    <w:p w14:paraId="1C7DEF7F">
      <w:pPr>
        <w:spacing w:line="360" w:lineRule="auto"/>
        <w:rPr>
          <w:rFonts w:asciiTheme="minorEastAsia" w:hAnsiTheme="minorEastAsia" w:eastAsiaTheme="minorEastAsia"/>
          <w:color w:val="auto"/>
        </w:rPr>
      </w:pPr>
    </w:p>
    <w:p w14:paraId="47D0249F">
      <w:pPr>
        <w:rPr>
          <w:rFonts w:asciiTheme="minorEastAsia" w:hAnsiTheme="minorEastAsia" w:eastAsiaTheme="minorEastAsia"/>
          <w:color w:val="auto"/>
        </w:rPr>
      </w:pPr>
      <w:r>
        <w:rPr>
          <w:rFonts w:asciiTheme="minorEastAsia" w:hAnsiTheme="minorEastAsia" w:eastAsiaTheme="minorEastAsia"/>
          <w:color w:val="auto"/>
        </w:rPr>
        <w:br w:type="page"/>
      </w:r>
    </w:p>
    <w:p w14:paraId="433B1AE9">
      <w:pPr>
        <w:spacing w:line="360" w:lineRule="auto"/>
        <w:rPr>
          <w:rFonts w:asciiTheme="minorEastAsia" w:hAnsiTheme="minorEastAsia" w:eastAsiaTheme="minorEastAsia"/>
          <w:color w:val="auto"/>
        </w:rPr>
      </w:pPr>
      <w:r>
        <w:rPr>
          <w:color w:val="auto"/>
        </w:rPr>
        <w:drawing>
          <wp:inline distT="0" distB="0" distL="114300" distR="114300">
            <wp:extent cx="5272405" cy="5041900"/>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2405" cy="5041900"/>
                    </a:xfrm>
                    <a:prstGeom prst="rect">
                      <a:avLst/>
                    </a:prstGeom>
                    <a:noFill/>
                    <a:ln>
                      <a:noFill/>
                    </a:ln>
                  </pic:spPr>
                </pic:pic>
              </a:graphicData>
            </a:graphic>
          </wp:inline>
        </w:drawing>
      </w:r>
    </w:p>
    <w:p w14:paraId="31519581">
      <w:pPr>
        <w:spacing w:line="360" w:lineRule="auto"/>
        <w:rPr>
          <w:rFonts w:asciiTheme="minorEastAsia" w:hAnsiTheme="minorEastAsia" w:eastAsiaTheme="minorEastAsia"/>
          <w:color w:val="auto"/>
        </w:rPr>
      </w:pPr>
    </w:p>
    <w:p w14:paraId="603F214B">
      <w:pPr>
        <w:rPr>
          <w:color w:val="auto"/>
        </w:rPr>
      </w:pPr>
    </w:p>
    <w:p w14:paraId="71ADC558">
      <w:pPr>
        <w:tabs>
          <w:tab w:val="left" w:leader="middleDot" w:pos="6840"/>
        </w:tabs>
        <w:spacing w:line="360" w:lineRule="auto"/>
        <w:ind w:firstLine="566" w:firstLineChars="236"/>
        <w:rPr>
          <w:rFonts w:ascii="Arial" w:cs="Arial"/>
          <w:color w:val="auto"/>
          <w:spacing w:val="10"/>
          <w:sz w:val="22"/>
          <w:szCs w:val="22"/>
        </w:rPr>
      </w:pPr>
    </w:p>
    <w:p w14:paraId="4BA7F4E9">
      <w:pPr>
        <w:rPr>
          <w:rFonts w:ascii="Arial" w:cs="Arial"/>
          <w:color w:val="auto"/>
          <w:spacing w:val="10"/>
          <w:sz w:val="22"/>
          <w:szCs w:val="22"/>
        </w:rPr>
      </w:pPr>
      <w:r>
        <w:rPr>
          <w:rFonts w:ascii="Arial" w:cs="Arial"/>
          <w:color w:val="auto"/>
          <w:spacing w:val="10"/>
          <w:sz w:val="22"/>
          <w:szCs w:val="22"/>
        </w:rPr>
        <w:br w:type="page"/>
      </w:r>
    </w:p>
    <w:p w14:paraId="5EFE8F62">
      <w:pPr>
        <w:pStyle w:val="2"/>
        <w:spacing w:before="200" w:after="200" w:line="360" w:lineRule="auto"/>
        <w:jc w:val="center"/>
        <w:rPr>
          <w:rFonts w:ascii="黑体" w:hAnsi="黑体" w:eastAsia="黑体"/>
          <w:color w:val="auto"/>
          <w:sz w:val="32"/>
          <w:szCs w:val="32"/>
        </w:rPr>
      </w:pPr>
      <w:r>
        <w:rPr>
          <w:rFonts w:hint="eastAsia" w:ascii="黑体" w:hAnsi="黑体" w:eastAsia="黑体"/>
          <w:color w:val="auto"/>
          <w:sz w:val="32"/>
          <w:szCs w:val="32"/>
        </w:rPr>
        <w:t>工程量计算规则及单价说明</w:t>
      </w:r>
    </w:p>
    <w:p w14:paraId="0257F2FC">
      <w:pPr>
        <w:pStyle w:val="46"/>
        <w:spacing w:line="360" w:lineRule="auto"/>
        <w:ind w:left="420" w:firstLine="0" w:firstLineChars="0"/>
        <w:rPr>
          <w:rFonts w:asciiTheme="minorEastAsia" w:hAnsiTheme="minorEastAsia"/>
          <w:b/>
          <w:color w:val="auto"/>
          <w:sz w:val="24"/>
          <w:szCs w:val="24"/>
        </w:rPr>
      </w:pPr>
      <w:r>
        <w:rPr>
          <w:rFonts w:hint="eastAsia" w:asciiTheme="minorEastAsia" w:hAnsiTheme="minorEastAsia"/>
          <w:b/>
          <w:color w:val="auto"/>
          <w:sz w:val="24"/>
          <w:szCs w:val="24"/>
        </w:rPr>
        <w:t>通用部分</w:t>
      </w:r>
    </w:p>
    <w:p w14:paraId="3C8A8284">
      <w:pPr>
        <w:pStyle w:val="46"/>
        <w:numPr>
          <w:ilvl w:val="0"/>
          <w:numId w:val="14"/>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综合单价均是包工包料、包质量、包验收（通过甲方及有关部门验收）、包括但不限于合同项下本工程施工生活用水电费及全部产品的材料费、包装、运输、装卸、安装、调试、试验、措施、风险、税金、技术指导、售后服务培训、以及因乙方履行本合同而产生的其它一切费用的综合单价。</w:t>
      </w:r>
    </w:p>
    <w:p w14:paraId="13829D3B">
      <w:pPr>
        <w:pStyle w:val="46"/>
        <w:numPr>
          <w:ilvl w:val="0"/>
          <w:numId w:val="14"/>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措施费项目不单独列项，均包含在综合单价中，投标人自行考虑施工条件。</w:t>
      </w:r>
    </w:p>
    <w:p w14:paraId="3D1A89A9">
      <w:pPr>
        <w:pStyle w:val="46"/>
        <w:numPr>
          <w:ilvl w:val="0"/>
          <w:numId w:val="14"/>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本清单工程量计算与报价除特殊说明外均依据《建设工程工程量清单计价规范》（GB50500-2013）、《建设工程工程量清单计量规范》（2013版）中的计价规则，单价为施工企业依据自身实际情况自主报价产生。</w:t>
      </w:r>
    </w:p>
    <w:p w14:paraId="5EC137E2">
      <w:pPr>
        <w:pStyle w:val="46"/>
        <w:numPr>
          <w:ilvl w:val="0"/>
          <w:numId w:val="14"/>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智能化各系统施工及验收规范内规定的性能测试、功能检测、系统调试、系统试运行等费用需承包人在投标总价中综合考虑，因前述原因产生的任何费用均不予以调整。</w:t>
      </w:r>
    </w:p>
    <w:p w14:paraId="324AC80D">
      <w:pPr>
        <w:pStyle w:val="46"/>
        <w:numPr>
          <w:ilvl w:val="0"/>
          <w:numId w:val="14"/>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除清单项中列项的管理软件、加密狗外，智能化各系统所需的软件相关增加的费用，需承包人在清单项中综合考虑，因前述原因产生的任何费用均不予以调整。</w:t>
      </w:r>
    </w:p>
    <w:p w14:paraId="319C2B21">
      <w:pPr>
        <w:pStyle w:val="46"/>
        <w:numPr>
          <w:ilvl w:val="0"/>
          <w:numId w:val="14"/>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本工程范围内各机电系统间及与其它分包工程在内的所有机电系统管线的交叉、迂回及绕弯所增加的工程量或所增加的费用，需承包人在综合单价或投标总价中自行考虑，因前述原因产生的任何工程量或费用的增加均不予以调整。</w:t>
      </w:r>
    </w:p>
    <w:p w14:paraId="5075E70E">
      <w:pPr>
        <w:pStyle w:val="46"/>
        <w:numPr>
          <w:ilvl w:val="0"/>
          <w:numId w:val="14"/>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清单项的工作内容除包括项目特征描述及计量规范要求外，还需包括为满足设计、验收规范要求施工所需的一切工序，产生费用需承包人在综合单价或投标总价中自行考虑。</w:t>
      </w:r>
    </w:p>
    <w:p w14:paraId="6A95183C">
      <w:pPr>
        <w:spacing w:before="62" w:beforeLines="20" w:after="62" w:afterLines="20" w:line="360" w:lineRule="auto"/>
        <w:ind w:firstLine="419" w:firstLineChars="174"/>
        <w:rPr>
          <w:b/>
          <w:color w:val="auto"/>
          <w:sz w:val="24"/>
          <w:szCs w:val="24"/>
        </w:rPr>
      </w:pPr>
      <w:r>
        <w:rPr>
          <w:rFonts w:hint="eastAsia"/>
          <w:b/>
          <w:color w:val="auto"/>
          <w:sz w:val="24"/>
          <w:szCs w:val="24"/>
        </w:rPr>
        <w:t>计量规则特殊说明</w:t>
      </w:r>
    </w:p>
    <w:p w14:paraId="5A5F5FB4">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电力电缆清单项中，10m2（含）以下电缆终端头费用包含在电缆综合单价中，此部分工作内容不再单独列项。</w:t>
      </w:r>
    </w:p>
    <w:p w14:paraId="6CE22FB4">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配管明配清单项含支架的制作安装，此部分工作内容不再单独列项。</w:t>
      </w:r>
    </w:p>
    <w:p w14:paraId="329B4640">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桥架清单项含3</w:t>
      </w:r>
      <w:r>
        <w:rPr>
          <w:rFonts w:asciiTheme="minorEastAsia" w:hAnsiTheme="minorEastAsia"/>
          <w:color w:val="auto"/>
          <w:sz w:val="24"/>
          <w:szCs w:val="24"/>
        </w:rPr>
        <w:t>00mm</w:t>
      </w:r>
      <w:r>
        <w:rPr>
          <w:rFonts w:hint="eastAsia" w:asciiTheme="minorEastAsia" w:hAnsiTheme="minorEastAsia"/>
          <w:color w:val="auto"/>
          <w:sz w:val="24"/>
          <w:szCs w:val="24"/>
        </w:rPr>
        <w:t>长吊支架制作及安装，此部分工作内容不再单独列项，超过此长度仅计取支架制作费。</w:t>
      </w:r>
    </w:p>
    <w:p w14:paraId="79EDAB4B">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电力电缆工程量计算规则：</w:t>
      </w:r>
    </w:p>
    <w:p w14:paraId="3FEE41E5">
      <w:pPr>
        <w:pStyle w:val="46"/>
        <w:numPr>
          <w:ilvl w:val="1"/>
          <w:numId w:val="16"/>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电缆长度计算公式=（电缆长度按照图示长度+配电柜、箱预留半周长）*1.025，不在额外计算中间电缆头、电缆终端头等附加（预留）长度，其它增加的工程量需承包人在综合单价中自行考虑。</w:t>
      </w:r>
    </w:p>
    <w:p w14:paraId="09CFF8C5">
      <w:pPr>
        <w:pStyle w:val="46"/>
        <w:numPr>
          <w:ilvl w:val="1"/>
          <w:numId w:val="16"/>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配电箱/柜上口进线、出线方式线缆图示长度计算至配电箱/柜体上边缘，配电箱/柜下口进线、出线方式线缆图示长度计算至配电箱/柜体下边缘。</w:t>
      </w:r>
    </w:p>
    <w:p w14:paraId="63AC7324">
      <w:pPr>
        <w:pStyle w:val="46"/>
        <w:numPr>
          <w:ilvl w:val="1"/>
          <w:numId w:val="16"/>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电缆敷设不再区分水平和垂直敷设方式。</w:t>
      </w:r>
    </w:p>
    <w:p w14:paraId="129F1371">
      <w:pPr>
        <w:pStyle w:val="46"/>
        <w:numPr>
          <w:ilvl w:val="1"/>
          <w:numId w:val="16"/>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电缆接电动机预留电缆长度按0.5m计算。</w:t>
      </w:r>
    </w:p>
    <w:p w14:paraId="366B743A">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户内配管工程计算规则：暗配管按图示两点之间最短距离计算（穿越电梯井、通风井等部位合理避让），户内施工中管线之间相互避让以及为满足规范要求避开剪力墙敷设增加的长度，按户内暗配管工程量的3%计入清单工程量，其它部位不计取。</w:t>
      </w:r>
    </w:p>
    <w:p w14:paraId="1971D9B2">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配线工程量计算规则：按设计图示尺寸以单线长度计算；电线长度计算公式=[图示长度+配电柜、箱预留半周长]*根数，其它增加的工程量需承包人在综合单价中自行考虑。穿管配线长度计算规则同配管工程。</w:t>
      </w:r>
    </w:p>
    <w:p w14:paraId="711EAAA1">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弱电线缆（五类线、六类线）、电话线在办公区或售楼处因招标人要求预留一定的长度，计算按招标人规定的预留长度计算外，其它均按上述计算规则执行。</w:t>
      </w:r>
    </w:p>
    <w:p w14:paraId="274DD5B8">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室内线缆按总包重计量弱电管道长度加箱体规定的预留量，接线盒处按规定预留20mm 预留量，如项目有要求增加预留量，可计量相应的长度；</w:t>
      </w:r>
    </w:p>
    <w:p w14:paraId="22F3DB49">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机房内的跳线单独计算工程量，其它地方跳线已包含；机房内显示屏及电脑用插排单独计算；</w:t>
      </w:r>
    </w:p>
    <w:p w14:paraId="774193F7">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弱电箱内已包含PDU插排、空开及必要的防火封堵，不单独计算；</w:t>
      </w:r>
    </w:p>
    <w:p w14:paraId="5D171F8D">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弱电柜内标配有两个PDU插排不单独计算；</w:t>
      </w:r>
    </w:p>
    <w:p w14:paraId="3508BCAC">
      <w:pPr>
        <w:pStyle w:val="46"/>
        <w:numPr>
          <w:ilvl w:val="0"/>
          <w:numId w:val="15"/>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弱电线缆价格不调整</w:t>
      </w:r>
    </w:p>
    <w:p w14:paraId="4131EC01">
      <w:pPr>
        <w:spacing w:before="62" w:beforeLines="20" w:after="62" w:afterLines="20" w:line="360" w:lineRule="auto"/>
        <w:ind w:firstLine="419" w:firstLineChars="174"/>
        <w:rPr>
          <w:b/>
          <w:color w:val="auto"/>
          <w:sz w:val="24"/>
          <w:szCs w:val="24"/>
        </w:rPr>
      </w:pPr>
      <w:r>
        <w:rPr>
          <w:rFonts w:hint="eastAsia"/>
          <w:b/>
          <w:color w:val="auto"/>
          <w:sz w:val="24"/>
          <w:szCs w:val="24"/>
        </w:rPr>
        <w:t>其他</w:t>
      </w:r>
    </w:p>
    <w:p w14:paraId="16D1E0B7">
      <w:pPr>
        <w:pStyle w:val="46"/>
        <w:numPr>
          <w:ilvl w:val="0"/>
          <w:numId w:val="17"/>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甲指乙供的材料/设备详见甲指乙供材料表。</w:t>
      </w:r>
    </w:p>
    <w:p w14:paraId="7037739D">
      <w:pPr>
        <w:pStyle w:val="46"/>
        <w:numPr>
          <w:ilvl w:val="0"/>
          <w:numId w:val="17"/>
        </w:numPr>
        <w:spacing w:line="360" w:lineRule="auto"/>
        <w:ind w:firstLineChars="0"/>
        <w:rPr>
          <w:rFonts w:asciiTheme="minorEastAsia" w:hAnsiTheme="minorEastAsia"/>
          <w:color w:val="auto"/>
          <w:sz w:val="24"/>
          <w:szCs w:val="24"/>
        </w:rPr>
      </w:pPr>
      <w:r>
        <w:rPr>
          <w:rFonts w:hint="eastAsia" w:asciiTheme="minorEastAsia" w:hAnsiTheme="minorEastAsia"/>
          <w:color w:val="auto"/>
          <w:sz w:val="24"/>
          <w:szCs w:val="24"/>
        </w:rPr>
        <w:t>造价中已包括项目要求警示牌、警示线、标签、标识等费用。</w:t>
      </w:r>
    </w:p>
    <w:p w14:paraId="3B41DBA8">
      <w:pPr>
        <w:rPr>
          <w:rFonts w:asciiTheme="minorEastAsia" w:hAnsiTheme="minorEastAsia"/>
          <w:color w:val="auto"/>
          <w:sz w:val="24"/>
          <w:szCs w:val="24"/>
        </w:rPr>
      </w:pPr>
      <w:r>
        <w:rPr>
          <w:rFonts w:hint="eastAsia" w:asciiTheme="minorEastAsia" w:hAnsiTheme="minorEastAsia"/>
          <w:color w:val="auto"/>
          <w:sz w:val="24"/>
          <w:szCs w:val="24"/>
        </w:rPr>
        <w:br w:type="page"/>
      </w:r>
    </w:p>
    <w:p w14:paraId="5370C839">
      <w:pPr>
        <w:pStyle w:val="46"/>
        <w:numPr>
          <w:ilvl w:val="0"/>
          <w:numId w:val="0"/>
        </w:numPr>
        <w:spacing w:line="360" w:lineRule="auto"/>
        <w:ind w:leftChars="0"/>
        <w:rPr>
          <w:rFonts w:hint="eastAsia" w:ascii="Arial" w:eastAsia="宋体" w:cs="Arial"/>
          <w:color w:val="auto"/>
          <w:spacing w:val="10"/>
          <w:sz w:val="22"/>
          <w:szCs w:val="22"/>
          <w:lang w:eastAsia="zh-CN"/>
        </w:rPr>
      </w:pPr>
    </w:p>
    <w:p w14:paraId="5FF203A5">
      <w:pPr>
        <w:bidi w:val="0"/>
        <w:rPr>
          <w:rFonts w:hint="eastAsia"/>
          <w:color w:val="auto"/>
          <w:lang w:eastAsia="zh-CN"/>
        </w:rPr>
      </w:pPr>
      <w:r>
        <w:rPr>
          <w:rFonts w:hint="eastAsia"/>
          <w:color w:val="auto"/>
          <w:lang w:eastAsia="zh-CN"/>
        </w:rPr>
        <w:drawing>
          <wp:inline distT="0" distB="0" distL="114300" distR="114300">
            <wp:extent cx="3803650" cy="5380355"/>
            <wp:effectExtent l="0" t="0" r="4445" b="6350"/>
            <wp:docPr id="188" name="图片 188" descr="20250401111108_页面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20250401111108_页面_1"/>
                    <pic:cNvPicPr>
                      <a:picLocks noChangeAspect="1"/>
                    </pic:cNvPicPr>
                  </pic:nvPicPr>
                  <pic:blipFill>
                    <a:blip r:embed="rId11"/>
                    <a:stretch>
                      <a:fillRect/>
                    </a:stretch>
                  </pic:blipFill>
                  <pic:spPr>
                    <a:xfrm rot="5400000">
                      <a:off x="0" y="0"/>
                      <a:ext cx="3803650" cy="5380355"/>
                    </a:xfrm>
                    <a:prstGeom prst="rect">
                      <a:avLst/>
                    </a:prstGeom>
                  </pic:spPr>
                </pic:pic>
              </a:graphicData>
            </a:graphic>
          </wp:inline>
        </w:drawing>
      </w:r>
    </w:p>
    <w:p w14:paraId="207B5858">
      <w:pPr>
        <w:bidi w:val="0"/>
        <w:rPr>
          <w:rFonts w:hint="eastAsia"/>
          <w:color w:val="auto"/>
          <w:lang w:eastAsia="zh-CN"/>
        </w:rPr>
      </w:pPr>
    </w:p>
    <w:p w14:paraId="5F45B030">
      <w:pPr>
        <w:bidi w:val="0"/>
        <w:rPr>
          <w:rFonts w:hint="eastAsia"/>
          <w:color w:val="auto"/>
          <w:lang w:eastAsia="zh-CN"/>
        </w:rPr>
      </w:pPr>
    </w:p>
    <w:p w14:paraId="376E98A7">
      <w:pPr>
        <w:bidi w:val="0"/>
        <w:rPr>
          <w:rFonts w:hint="eastAsia"/>
          <w:color w:val="auto"/>
          <w:lang w:eastAsia="zh-CN"/>
        </w:rPr>
      </w:pPr>
    </w:p>
    <w:p w14:paraId="3C7E83FD">
      <w:pPr>
        <w:bidi w:val="0"/>
        <w:rPr>
          <w:rFonts w:hint="eastAsia"/>
          <w:color w:val="auto"/>
          <w:lang w:eastAsia="zh-CN"/>
        </w:rPr>
      </w:pPr>
      <w:r>
        <w:rPr>
          <w:rFonts w:hint="eastAsia"/>
          <w:color w:val="auto"/>
          <w:lang w:eastAsia="zh-CN"/>
        </w:rPr>
        <w:drawing>
          <wp:inline distT="0" distB="0" distL="114300" distR="114300">
            <wp:extent cx="3653155" cy="5168265"/>
            <wp:effectExtent l="0" t="0" r="13335" b="4445"/>
            <wp:docPr id="189" name="图片 189" descr="20250401111108_页面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20250401111108_页面_2"/>
                    <pic:cNvPicPr>
                      <a:picLocks noChangeAspect="1"/>
                    </pic:cNvPicPr>
                  </pic:nvPicPr>
                  <pic:blipFill>
                    <a:blip r:embed="rId12"/>
                    <a:stretch>
                      <a:fillRect/>
                    </a:stretch>
                  </pic:blipFill>
                  <pic:spPr>
                    <a:xfrm rot="5400000">
                      <a:off x="0" y="0"/>
                      <a:ext cx="3653155" cy="5168265"/>
                    </a:xfrm>
                    <a:prstGeom prst="rect">
                      <a:avLst/>
                    </a:prstGeom>
                  </pic:spPr>
                </pic:pic>
              </a:graphicData>
            </a:graphic>
          </wp:inline>
        </w:drawing>
      </w:r>
    </w:p>
    <w:p w14:paraId="78AA7C9D">
      <w:pPr>
        <w:bidi w:val="0"/>
        <w:rPr>
          <w:rFonts w:hint="eastAsia"/>
          <w:color w:val="auto"/>
          <w:lang w:eastAsia="zh-CN"/>
        </w:rPr>
      </w:pPr>
    </w:p>
    <w:p w14:paraId="4C6ABADF">
      <w:pPr>
        <w:bidi w:val="0"/>
        <w:rPr>
          <w:rFonts w:hint="eastAsia"/>
          <w:color w:val="auto"/>
          <w:lang w:eastAsia="zh-CN"/>
        </w:rPr>
      </w:pPr>
    </w:p>
    <w:p w14:paraId="45726ACC">
      <w:pPr>
        <w:bidi w:val="0"/>
        <w:rPr>
          <w:rFonts w:hint="eastAsia"/>
          <w:color w:val="auto"/>
          <w:lang w:eastAsia="zh-CN"/>
        </w:rPr>
      </w:pPr>
    </w:p>
    <w:p w14:paraId="20E3A74F">
      <w:pPr>
        <w:tabs>
          <w:tab w:val="left" w:pos="859"/>
        </w:tabs>
        <w:bidi w:val="0"/>
        <w:jc w:val="left"/>
        <w:rPr>
          <w:rFonts w:hint="eastAsia"/>
          <w:color w:val="auto"/>
          <w:lang w:eastAsia="zh-CN"/>
        </w:rPr>
      </w:pPr>
      <w:r>
        <w:rPr>
          <w:rFonts w:hint="eastAsia"/>
          <w:color w:val="auto"/>
          <w:lang w:eastAsia="zh-CN"/>
        </w:rPr>
        <w:tab/>
      </w:r>
    </w:p>
    <w:p w14:paraId="7B826941">
      <w:pPr>
        <w:widowControl/>
        <w:jc w:val="left"/>
        <w:rPr>
          <w:rFonts w:hint="eastAsia" w:ascii="Arial" w:eastAsia="宋体" w:cs="Arial"/>
          <w:color w:val="auto"/>
          <w:spacing w:val="10"/>
          <w:sz w:val="22"/>
          <w:szCs w:val="22"/>
          <w:lang w:eastAsia="zh-CN"/>
        </w:rPr>
      </w:pPr>
    </w:p>
    <w:p w14:paraId="287D2676">
      <w:pPr>
        <w:bidi w:val="0"/>
        <w:rPr>
          <w:rFonts w:hint="eastAsia" w:ascii="Times New Roman" w:hAnsi="Times New Roman" w:eastAsia="宋体" w:cs="Times New Roman"/>
          <w:color w:val="auto"/>
          <w:kern w:val="2"/>
          <w:sz w:val="21"/>
          <w:szCs w:val="24"/>
          <w:lang w:val="en-US" w:eastAsia="zh-CN" w:bidi="ar-SA"/>
        </w:rPr>
      </w:pPr>
      <w:r>
        <w:rPr>
          <w:rFonts w:hint="eastAsia" w:ascii="Times New Roman" w:hAnsi="Times New Roman" w:eastAsia="宋体" w:cs="Times New Roman"/>
          <w:color w:val="auto"/>
          <w:kern w:val="2"/>
          <w:sz w:val="21"/>
          <w:szCs w:val="24"/>
          <w:lang w:val="en-US" w:eastAsia="zh-CN" w:bidi="ar-SA"/>
        </w:rPr>
        <w:drawing>
          <wp:inline distT="0" distB="0" distL="114300" distR="114300">
            <wp:extent cx="4079240" cy="5772150"/>
            <wp:effectExtent l="0" t="0" r="19050" b="10160"/>
            <wp:docPr id="262" name="图片 262" descr="20250401111108_页面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20250401111108_页面_3"/>
                    <pic:cNvPicPr>
                      <a:picLocks noChangeAspect="1"/>
                    </pic:cNvPicPr>
                  </pic:nvPicPr>
                  <pic:blipFill>
                    <a:blip r:embed="rId13"/>
                    <a:stretch>
                      <a:fillRect/>
                    </a:stretch>
                  </pic:blipFill>
                  <pic:spPr>
                    <a:xfrm rot="5400000">
                      <a:off x="0" y="0"/>
                      <a:ext cx="4079240" cy="5772150"/>
                    </a:xfrm>
                    <a:prstGeom prst="rect">
                      <a:avLst/>
                    </a:prstGeom>
                  </pic:spPr>
                </pic:pic>
              </a:graphicData>
            </a:graphic>
          </wp:inline>
        </w:drawing>
      </w:r>
    </w:p>
    <w:p w14:paraId="5A5FD40B">
      <w:pPr>
        <w:bidi w:val="0"/>
        <w:rPr>
          <w:rFonts w:hint="eastAsia" w:ascii="Times New Roman" w:hAnsi="Times New Roman" w:eastAsia="宋体" w:cs="Times New Roman"/>
          <w:color w:val="auto"/>
          <w:kern w:val="2"/>
          <w:sz w:val="21"/>
          <w:szCs w:val="24"/>
          <w:lang w:val="en-US" w:eastAsia="zh-CN" w:bidi="ar-SA"/>
        </w:rPr>
      </w:pPr>
    </w:p>
    <w:p w14:paraId="015AA1F6">
      <w:pPr>
        <w:bidi w:val="0"/>
        <w:rPr>
          <w:rFonts w:hint="eastAsia" w:ascii="Times New Roman" w:hAnsi="Times New Roman" w:eastAsia="宋体" w:cs="Times New Roman"/>
          <w:color w:val="auto"/>
          <w:kern w:val="2"/>
          <w:sz w:val="21"/>
          <w:szCs w:val="24"/>
          <w:lang w:val="en-US" w:eastAsia="zh-CN" w:bidi="ar-SA"/>
        </w:rPr>
      </w:pPr>
    </w:p>
    <w:p w14:paraId="1BD286B2">
      <w:pPr>
        <w:bidi w:val="0"/>
        <w:rPr>
          <w:rFonts w:hint="eastAsia"/>
          <w:color w:val="auto"/>
          <w:lang w:val="en-US" w:eastAsia="zh-CN"/>
        </w:rPr>
      </w:pPr>
    </w:p>
    <w:p w14:paraId="38C469B6">
      <w:pPr>
        <w:bidi w:val="0"/>
        <w:rPr>
          <w:rFonts w:hint="eastAsia"/>
          <w:color w:val="auto"/>
          <w:lang w:val="en-US" w:eastAsia="zh-CN"/>
        </w:rPr>
      </w:pPr>
      <w:r>
        <w:rPr>
          <w:rFonts w:hint="eastAsia"/>
          <w:color w:val="auto"/>
          <w:lang w:val="en-US" w:eastAsia="zh-CN"/>
        </w:rPr>
        <w:drawing>
          <wp:inline distT="0" distB="0" distL="114300" distR="114300">
            <wp:extent cx="3862705" cy="5464810"/>
            <wp:effectExtent l="0" t="0" r="21590" b="23495"/>
            <wp:docPr id="263" name="图片 263" descr="20250401111108_页面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20250401111108_页面_4"/>
                    <pic:cNvPicPr>
                      <a:picLocks noChangeAspect="1"/>
                    </pic:cNvPicPr>
                  </pic:nvPicPr>
                  <pic:blipFill>
                    <a:blip r:embed="rId14"/>
                    <a:stretch>
                      <a:fillRect/>
                    </a:stretch>
                  </pic:blipFill>
                  <pic:spPr>
                    <a:xfrm rot="5400000">
                      <a:off x="0" y="0"/>
                      <a:ext cx="3862705" cy="5464810"/>
                    </a:xfrm>
                    <a:prstGeom prst="rect">
                      <a:avLst/>
                    </a:prstGeom>
                  </pic:spPr>
                </pic:pic>
              </a:graphicData>
            </a:graphic>
          </wp:inline>
        </w:drawing>
      </w:r>
    </w:p>
    <w:p w14:paraId="5F090B6D">
      <w:pPr>
        <w:bidi w:val="0"/>
        <w:rPr>
          <w:rFonts w:hint="eastAsia"/>
          <w:color w:val="auto"/>
          <w:lang w:val="en-US" w:eastAsia="zh-CN"/>
        </w:rPr>
      </w:pPr>
    </w:p>
    <w:p w14:paraId="79E1E356">
      <w:pPr>
        <w:bidi w:val="0"/>
        <w:rPr>
          <w:rFonts w:hint="eastAsia"/>
          <w:color w:val="auto"/>
          <w:lang w:val="en-US" w:eastAsia="zh-CN"/>
        </w:rPr>
      </w:pPr>
    </w:p>
    <w:p w14:paraId="2CB33614">
      <w:pPr>
        <w:bidi w:val="0"/>
        <w:rPr>
          <w:rFonts w:hint="eastAsia"/>
          <w:color w:val="auto"/>
          <w:lang w:val="en-US" w:eastAsia="zh-CN"/>
        </w:rPr>
      </w:pPr>
      <w:r>
        <w:rPr>
          <w:rFonts w:hint="eastAsia"/>
          <w:color w:val="auto"/>
          <w:lang w:val="en-US" w:eastAsia="zh-CN"/>
        </w:rPr>
        <w:drawing>
          <wp:inline distT="0" distB="0" distL="114300" distR="114300">
            <wp:extent cx="3805555" cy="5384165"/>
            <wp:effectExtent l="0" t="0" r="635" b="4445"/>
            <wp:docPr id="264" name="图片 264" descr="20250401111108_页面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20250401111108_页面_5"/>
                    <pic:cNvPicPr>
                      <a:picLocks noChangeAspect="1"/>
                    </pic:cNvPicPr>
                  </pic:nvPicPr>
                  <pic:blipFill>
                    <a:blip r:embed="rId15"/>
                    <a:stretch>
                      <a:fillRect/>
                    </a:stretch>
                  </pic:blipFill>
                  <pic:spPr>
                    <a:xfrm rot="5400000">
                      <a:off x="0" y="0"/>
                      <a:ext cx="3805555" cy="5384165"/>
                    </a:xfrm>
                    <a:prstGeom prst="rect">
                      <a:avLst/>
                    </a:prstGeom>
                  </pic:spPr>
                </pic:pic>
              </a:graphicData>
            </a:graphic>
          </wp:inline>
        </w:drawing>
      </w:r>
    </w:p>
    <w:p w14:paraId="28661E2A">
      <w:pPr>
        <w:bidi w:val="0"/>
        <w:rPr>
          <w:rFonts w:hint="eastAsia"/>
          <w:color w:val="auto"/>
          <w:lang w:val="en-US" w:eastAsia="zh-CN"/>
        </w:rPr>
      </w:pPr>
    </w:p>
    <w:p w14:paraId="499AB575">
      <w:pPr>
        <w:bidi w:val="0"/>
        <w:rPr>
          <w:rFonts w:hint="eastAsia"/>
          <w:color w:val="auto"/>
          <w:lang w:val="en-US" w:eastAsia="zh-CN"/>
        </w:rPr>
      </w:pPr>
      <w:r>
        <w:rPr>
          <w:rFonts w:hint="eastAsia"/>
          <w:color w:val="auto"/>
          <w:lang w:val="en-US" w:eastAsia="zh-CN"/>
        </w:rPr>
        <w:drawing>
          <wp:inline distT="0" distB="0" distL="114300" distR="114300">
            <wp:extent cx="3910965" cy="5533390"/>
            <wp:effectExtent l="0" t="0" r="3810" b="635"/>
            <wp:docPr id="265" name="图片 265" descr="20250401111108_页面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20250401111108_页面_6"/>
                    <pic:cNvPicPr>
                      <a:picLocks noChangeAspect="1"/>
                    </pic:cNvPicPr>
                  </pic:nvPicPr>
                  <pic:blipFill>
                    <a:blip r:embed="rId16"/>
                    <a:stretch>
                      <a:fillRect/>
                    </a:stretch>
                  </pic:blipFill>
                  <pic:spPr>
                    <a:xfrm rot="5400000">
                      <a:off x="0" y="0"/>
                      <a:ext cx="3910965" cy="5533390"/>
                    </a:xfrm>
                    <a:prstGeom prst="rect">
                      <a:avLst/>
                    </a:prstGeom>
                  </pic:spPr>
                </pic:pic>
              </a:graphicData>
            </a:graphic>
          </wp:inline>
        </w:drawing>
      </w:r>
    </w:p>
    <w:p w14:paraId="2E2752D6">
      <w:pPr>
        <w:bidi w:val="0"/>
        <w:rPr>
          <w:rFonts w:hint="eastAsia"/>
          <w:color w:val="auto"/>
          <w:lang w:val="en-US" w:eastAsia="zh-CN"/>
        </w:rPr>
      </w:pPr>
    </w:p>
    <w:p w14:paraId="3D84BFAA">
      <w:pPr>
        <w:bidi w:val="0"/>
        <w:rPr>
          <w:rFonts w:hint="eastAsia"/>
          <w:color w:val="auto"/>
          <w:lang w:val="en-US" w:eastAsia="zh-CN"/>
        </w:rPr>
      </w:pPr>
    </w:p>
    <w:p w14:paraId="48046097">
      <w:pPr>
        <w:bidi w:val="0"/>
        <w:rPr>
          <w:rFonts w:hint="eastAsia"/>
          <w:color w:val="auto"/>
          <w:lang w:val="en-US" w:eastAsia="zh-CN"/>
        </w:rPr>
      </w:pPr>
      <w:r>
        <w:rPr>
          <w:rFonts w:hint="eastAsia"/>
          <w:color w:val="auto"/>
          <w:lang w:val="en-US" w:eastAsia="zh-CN"/>
        </w:rPr>
        <w:drawing>
          <wp:inline distT="0" distB="0" distL="114300" distR="114300">
            <wp:extent cx="3650615" cy="5165090"/>
            <wp:effectExtent l="0" t="0" r="16510" b="6985"/>
            <wp:docPr id="266" name="图片 266" descr="20250401111108_页面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20250401111108_页面_7"/>
                    <pic:cNvPicPr>
                      <a:picLocks noChangeAspect="1"/>
                    </pic:cNvPicPr>
                  </pic:nvPicPr>
                  <pic:blipFill>
                    <a:blip r:embed="rId17"/>
                    <a:stretch>
                      <a:fillRect/>
                    </a:stretch>
                  </pic:blipFill>
                  <pic:spPr>
                    <a:xfrm rot="5400000">
                      <a:off x="0" y="0"/>
                      <a:ext cx="3650615" cy="5165090"/>
                    </a:xfrm>
                    <a:prstGeom prst="rect">
                      <a:avLst/>
                    </a:prstGeom>
                  </pic:spPr>
                </pic:pic>
              </a:graphicData>
            </a:graphic>
          </wp:inline>
        </w:drawing>
      </w:r>
    </w:p>
    <w:p w14:paraId="7CAD1B16">
      <w:pPr>
        <w:rPr>
          <w:rFonts w:hint="eastAsia"/>
          <w:color w:val="auto"/>
          <w:lang w:val="en-US" w:eastAsia="zh-CN"/>
        </w:rPr>
      </w:pPr>
      <w:r>
        <w:rPr>
          <w:rFonts w:hint="eastAsia"/>
          <w:color w:val="auto"/>
          <w:lang w:val="en-US" w:eastAsia="zh-CN"/>
        </w:rPr>
        <w:br w:type="page"/>
      </w:r>
    </w:p>
    <w:p w14:paraId="11D10333">
      <w:pPr>
        <w:widowControl/>
        <w:spacing w:line="360" w:lineRule="auto"/>
        <w:rPr>
          <w:rFonts w:asciiTheme="minorEastAsia" w:hAnsiTheme="minorEastAsia" w:eastAsiaTheme="minorEastAsia" w:cstheme="minorEastAsia"/>
          <w:b/>
          <w:color w:val="auto"/>
          <w:sz w:val="24"/>
        </w:rPr>
      </w:pPr>
      <w:r>
        <w:rPr>
          <w:rFonts w:hint="eastAsia" w:asciiTheme="minorEastAsia" w:hAnsiTheme="minorEastAsia" w:eastAsiaTheme="minorEastAsia" w:cstheme="minorEastAsia"/>
          <w:color w:val="auto"/>
          <w:kern w:val="0"/>
          <w:sz w:val="24"/>
        </w:rPr>
        <w:t>合同编号：</w:t>
      </w:r>
      <w:r>
        <w:rPr>
          <w:rFonts w:hint="eastAsia" w:asciiTheme="minorEastAsia" w:hAnsiTheme="minorEastAsia" w:eastAsiaTheme="minorEastAsia" w:cstheme="minorEastAsia"/>
          <w:b/>
          <w:color w:val="auto"/>
          <w:sz w:val="24"/>
        </w:rPr>
        <w:t xml:space="preserve"> 【          】</w:t>
      </w:r>
    </w:p>
    <w:p w14:paraId="33D54DBB">
      <w:pPr>
        <w:pStyle w:val="53"/>
        <w:spacing w:before="0" w:after="0" w:line="360" w:lineRule="auto"/>
        <w:ind w:left="0" w:right="-57"/>
        <w:jc w:val="center"/>
        <w:rPr>
          <w:rFonts w:asciiTheme="minorEastAsia" w:hAnsiTheme="minorEastAsia" w:eastAsiaTheme="minorEastAsia" w:cstheme="minorEastAsia"/>
          <w:b/>
          <w:color w:val="auto"/>
          <w:sz w:val="36"/>
          <w:szCs w:val="36"/>
        </w:rPr>
      </w:pPr>
      <w:r>
        <w:rPr>
          <w:rFonts w:hint="eastAsia" w:asciiTheme="minorEastAsia" w:hAnsiTheme="minorEastAsia" w:eastAsiaTheme="minorEastAsia" w:cstheme="minorEastAsia"/>
          <w:b/>
          <w:color w:val="auto"/>
          <w:sz w:val="36"/>
          <w:szCs w:val="36"/>
        </w:rPr>
        <w:t>工程质量保修协议书</w:t>
      </w:r>
    </w:p>
    <w:p w14:paraId="06A87538">
      <w:pPr>
        <w:pStyle w:val="53"/>
        <w:spacing w:before="0" w:after="0" w:line="360" w:lineRule="auto"/>
        <w:ind w:left="0" w:right="-57"/>
        <w:jc w:val="both"/>
        <w:rPr>
          <w:rFonts w:asciiTheme="minorEastAsia" w:hAnsiTheme="minorEastAsia" w:eastAsiaTheme="minorEastAsia" w:cstheme="minorEastAsia"/>
          <w:b/>
          <w:color w:val="auto"/>
          <w:szCs w:val="24"/>
        </w:rPr>
      </w:pPr>
    </w:p>
    <w:p w14:paraId="5F2ACD95">
      <w:pPr>
        <w:spacing w:line="360" w:lineRule="auto"/>
        <w:rPr>
          <w:rFonts w:asciiTheme="minorEastAsia" w:hAnsiTheme="minorEastAsia" w:eastAsiaTheme="minorEastAsia" w:cstheme="minorEastAsia"/>
          <w:b/>
          <w:color w:val="auto"/>
          <w:sz w:val="24"/>
        </w:rPr>
      </w:pPr>
      <w:r>
        <w:rPr>
          <w:rFonts w:hint="eastAsia" w:asciiTheme="minorEastAsia" w:hAnsiTheme="minorEastAsia" w:eastAsiaTheme="minorEastAsia" w:cstheme="minorEastAsia"/>
          <w:b/>
          <w:color w:val="auto"/>
          <w:sz w:val="24"/>
        </w:rPr>
        <w:t>甲方（发包人）：</w:t>
      </w:r>
      <w:r>
        <w:rPr>
          <w:rFonts w:hint="eastAsia" w:asciiTheme="minorEastAsia" w:hAnsiTheme="minorEastAsia" w:eastAsiaTheme="minorEastAsia" w:cstheme="minorEastAsia"/>
          <w:b/>
          <w:color w:val="auto"/>
          <w:sz w:val="24"/>
          <w:u w:val="single"/>
        </w:rPr>
        <w:t>软通智慧信息技术有限公司</w:t>
      </w:r>
    </w:p>
    <w:p w14:paraId="296B9CB9">
      <w:pPr>
        <w:snapToGrid w:val="0"/>
        <w:spacing w:before="312" w:beforeLines="100"/>
        <w:jc w:val="left"/>
        <w:rPr>
          <w:rFonts w:ascii="Arial" w:hAnsi="Arial" w:cs="Arial"/>
          <w:color w:val="auto"/>
          <w:spacing w:val="10"/>
          <w:sz w:val="28"/>
          <w:szCs w:val="28"/>
        </w:rPr>
      </w:pPr>
      <w:r>
        <w:rPr>
          <w:rFonts w:hint="eastAsia" w:asciiTheme="minorEastAsia" w:hAnsiTheme="minorEastAsia" w:eastAsiaTheme="minorEastAsia" w:cstheme="minorEastAsia"/>
          <w:b/>
          <w:color w:val="auto"/>
          <w:sz w:val="24"/>
        </w:rPr>
        <w:t>乙方（承包人）：</w:t>
      </w:r>
      <w:r>
        <w:rPr>
          <w:rFonts w:hint="eastAsia" w:asciiTheme="minorEastAsia" w:hAnsiTheme="minorEastAsia" w:eastAsiaTheme="minorEastAsia" w:cstheme="minorEastAsia"/>
          <w:b/>
          <w:color w:val="auto"/>
          <w:spacing w:val="0"/>
          <w:sz w:val="24"/>
          <w:szCs w:val="24"/>
          <w:u w:val="single"/>
        </w:rPr>
        <w:t>山东泽元汇志信息科技有限责任公司</w:t>
      </w:r>
    </w:p>
    <w:p w14:paraId="7232B692">
      <w:pPr>
        <w:spacing w:before="78" w:beforeLines="25" w:after="78" w:afterLines="25" w:line="360" w:lineRule="auto"/>
        <w:ind w:firstLine="420"/>
        <w:rPr>
          <w:rFonts w:asciiTheme="minorEastAsia" w:hAnsiTheme="minorEastAsia" w:eastAsiaTheme="minorEastAsia" w:cstheme="minorEastAsia"/>
          <w:bCs/>
          <w:color w:val="auto"/>
          <w:sz w:val="24"/>
        </w:rPr>
      </w:pPr>
      <w:r>
        <w:rPr>
          <w:rFonts w:hint="eastAsia" w:asciiTheme="minorEastAsia" w:hAnsiTheme="minorEastAsia" w:eastAsiaTheme="minorEastAsia" w:cstheme="minorEastAsia"/>
          <w:bCs/>
          <w:color w:val="auto"/>
          <w:sz w:val="24"/>
        </w:rPr>
        <w:t>通过提高购房者（以下简称业主）的客户满意度，能够有效的保障甲、乙双方的共同利益和市场口碑，基于国家法规的规定及甲乙双方于【</w:t>
      </w:r>
      <w:r>
        <w:rPr>
          <w:rFonts w:hint="eastAsia" w:asciiTheme="minorEastAsia" w:hAnsiTheme="minorEastAsia" w:eastAsiaTheme="minorEastAsia" w:cstheme="minorEastAsia"/>
          <w:bCs/>
          <w:color w:val="auto"/>
          <w:sz w:val="24"/>
          <w:u w:val="single"/>
        </w:rPr>
        <w:t xml:space="preserve">  </w:t>
      </w:r>
      <w:r>
        <w:rPr>
          <w:rFonts w:hint="eastAsia" w:asciiTheme="minorEastAsia" w:hAnsiTheme="minorEastAsia" w:eastAsiaTheme="minorEastAsia" w:cstheme="minorEastAsia"/>
          <w:bCs/>
          <w:color w:val="auto"/>
          <w:sz w:val="24"/>
          <w:u w:val="single"/>
          <w:lang w:val="en-US" w:eastAsia="zh-CN"/>
        </w:rPr>
        <w:t>2025</w:t>
      </w:r>
      <w:r>
        <w:rPr>
          <w:rFonts w:hint="eastAsia" w:asciiTheme="minorEastAsia" w:hAnsiTheme="minorEastAsia" w:eastAsiaTheme="minorEastAsia" w:cstheme="minorEastAsia"/>
          <w:bCs/>
          <w:color w:val="auto"/>
          <w:sz w:val="24"/>
          <w:u w:val="single"/>
        </w:rPr>
        <w:t xml:space="preserve">   </w:t>
      </w:r>
      <w:r>
        <w:rPr>
          <w:rFonts w:hint="eastAsia" w:asciiTheme="minorEastAsia" w:hAnsiTheme="minorEastAsia" w:eastAsiaTheme="minorEastAsia" w:cstheme="minorEastAsia"/>
          <w:bCs/>
          <w:color w:val="auto"/>
          <w:sz w:val="24"/>
        </w:rPr>
        <w:t>】年【</w:t>
      </w:r>
      <w:r>
        <w:rPr>
          <w:rFonts w:hint="eastAsia" w:asciiTheme="minorEastAsia" w:hAnsiTheme="minorEastAsia" w:eastAsiaTheme="minorEastAsia" w:cstheme="minorEastAsia"/>
          <w:bCs/>
          <w:color w:val="auto"/>
          <w:sz w:val="24"/>
          <w:u w:val="single"/>
        </w:rPr>
        <w:t xml:space="preserve"> </w:t>
      </w:r>
      <w:r>
        <w:rPr>
          <w:rFonts w:hint="eastAsia" w:asciiTheme="minorEastAsia" w:hAnsiTheme="minorEastAsia" w:eastAsiaTheme="minorEastAsia" w:cstheme="minorEastAsia"/>
          <w:bCs/>
          <w:color w:val="auto"/>
          <w:sz w:val="24"/>
          <w:u w:val="single"/>
          <w:lang w:val="en-US" w:eastAsia="zh-CN"/>
        </w:rPr>
        <w:t>3</w:t>
      </w:r>
      <w:r>
        <w:rPr>
          <w:rFonts w:hint="eastAsia" w:asciiTheme="minorEastAsia" w:hAnsiTheme="minorEastAsia" w:eastAsiaTheme="minorEastAsia" w:cstheme="minorEastAsia"/>
          <w:bCs/>
          <w:color w:val="auto"/>
          <w:sz w:val="24"/>
          <w:u w:val="single"/>
        </w:rPr>
        <w:t xml:space="preserve"> </w:t>
      </w:r>
      <w:r>
        <w:rPr>
          <w:rFonts w:hint="eastAsia" w:asciiTheme="minorEastAsia" w:hAnsiTheme="minorEastAsia" w:eastAsiaTheme="minorEastAsia" w:cstheme="minorEastAsia"/>
          <w:bCs/>
          <w:color w:val="auto"/>
          <w:sz w:val="24"/>
        </w:rPr>
        <w:t>】月【</w:t>
      </w:r>
      <w:r>
        <w:rPr>
          <w:rFonts w:hint="eastAsia" w:asciiTheme="minorEastAsia" w:hAnsiTheme="minorEastAsia" w:eastAsiaTheme="minorEastAsia" w:cstheme="minorEastAsia"/>
          <w:bCs/>
          <w:color w:val="auto"/>
          <w:sz w:val="24"/>
          <w:u w:val="single"/>
        </w:rPr>
        <w:t xml:space="preserve">  </w:t>
      </w:r>
      <w:r>
        <w:rPr>
          <w:rFonts w:hint="eastAsia" w:asciiTheme="minorEastAsia" w:hAnsiTheme="minorEastAsia" w:eastAsiaTheme="minorEastAsia" w:cstheme="minorEastAsia"/>
          <w:bCs/>
          <w:color w:val="auto"/>
          <w:sz w:val="24"/>
        </w:rPr>
        <w:t>】日签订的</w:t>
      </w:r>
      <w:r>
        <w:rPr>
          <w:rFonts w:hint="eastAsia" w:asciiTheme="minorEastAsia" w:hAnsiTheme="minorEastAsia" w:eastAsiaTheme="minorEastAsia" w:cstheme="minorEastAsia"/>
          <w:bCs/>
          <w:color w:val="auto"/>
          <w:sz w:val="24"/>
          <w:u w:val="single"/>
        </w:rPr>
        <w:t>【 济南转山项目A</w:t>
      </w:r>
      <w:r>
        <w:rPr>
          <w:rFonts w:asciiTheme="minorEastAsia" w:hAnsiTheme="minorEastAsia" w:eastAsiaTheme="minorEastAsia" w:cstheme="minorEastAsia"/>
          <w:bCs/>
          <w:color w:val="auto"/>
          <w:sz w:val="24"/>
          <w:u w:val="single"/>
        </w:rPr>
        <w:t>2地块附属商业智能化工程合同</w:t>
      </w:r>
      <w:r>
        <w:rPr>
          <w:rFonts w:hint="eastAsia" w:asciiTheme="minorEastAsia" w:hAnsiTheme="minorEastAsia" w:eastAsiaTheme="minorEastAsia" w:cstheme="minorEastAsia"/>
          <w:bCs/>
          <w:color w:val="auto"/>
          <w:sz w:val="24"/>
          <w:u w:val="single"/>
        </w:rPr>
        <w:t>】</w:t>
      </w:r>
      <w:r>
        <w:rPr>
          <w:rFonts w:hint="eastAsia" w:asciiTheme="minorEastAsia" w:hAnsiTheme="minorEastAsia" w:eastAsiaTheme="minorEastAsia" w:cstheme="minorEastAsia"/>
          <w:bCs/>
          <w:color w:val="auto"/>
          <w:sz w:val="24"/>
        </w:rPr>
        <w:t>（以下简称承包合同），经甲乙双方友好协商，</w:t>
      </w:r>
      <w:r>
        <w:rPr>
          <w:rFonts w:hint="eastAsia" w:asciiTheme="minorEastAsia" w:hAnsiTheme="minorEastAsia" w:eastAsiaTheme="minorEastAsia" w:cstheme="minorEastAsia"/>
          <w:color w:val="auto"/>
          <w:sz w:val="24"/>
        </w:rPr>
        <w:t>根据《建设工程质量管理条例》、《房屋建筑工程质量保修办法》</w:t>
      </w:r>
      <w:r>
        <w:rPr>
          <w:rFonts w:hint="eastAsia" w:asciiTheme="minorEastAsia" w:hAnsiTheme="minorEastAsia" w:eastAsiaTheme="minorEastAsia" w:cstheme="minorEastAsia"/>
          <w:bCs/>
          <w:color w:val="auto"/>
          <w:sz w:val="24"/>
        </w:rPr>
        <w:t>、《建设工程质量保证金管理办法》</w:t>
      </w:r>
      <w:r>
        <w:rPr>
          <w:rFonts w:hint="eastAsia" w:asciiTheme="minorEastAsia" w:hAnsiTheme="minorEastAsia" w:eastAsiaTheme="minorEastAsia" w:cstheme="minorEastAsia"/>
          <w:color w:val="auto"/>
          <w:sz w:val="24"/>
        </w:rPr>
        <w:t>及有关规定，</w:t>
      </w:r>
      <w:r>
        <w:rPr>
          <w:rFonts w:hint="eastAsia" w:asciiTheme="minorEastAsia" w:hAnsiTheme="minorEastAsia" w:eastAsiaTheme="minorEastAsia" w:cstheme="minorEastAsia"/>
          <w:bCs/>
          <w:color w:val="auto"/>
          <w:sz w:val="24"/>
        </w:rPr>
        <w:t>对工程质量保修、乙方服务标准等具体工作要求做出进一步的补充和完善的约定，共同签署本工程质量保修书。</w:t>
      </w:r>
    </w:p>
    <w:p w14:paraId="3E325AC0">
      <w:pPr>
        <w:spacing w:before="78" w:beforeLines="25" w:after="78" w:afterLines="25" w:line="360" w:lineRule="auto"/>
        <w:ind w:firstLine="420"/>
        <w:rPr>
          <w:rFonts w:asciiTheme="minorEastAsia" w:hAnsiTheme="minorEastAsia" w:eastAsiaTheme="minorEastAsia" w:cstheme="minorEastAsia"/>
          <w:bCs/>
          <w:color w:val="auto"/>
          <w:sz w:val="24"/>
        </w:rPr>
      </w:pPr>
      <w:r>
        <w:rPr>
          <w:rFonts w:hint="eastAsia" w:asciiTheme="minorEastAsia" w:hAnsiTheme="minorEastAsia" w:eastAsiaTheme="minorEastAsia" w:cstheme="minorEastAsia"/>
          <w:bCs/>
          <w:color w:val="auto"/>
          <w:sz w:val="24"/>
        </w:rPr>
        <w:t>本协议书中除对事务类工作进行了明确要求外，为更准确、公正的评价乙方的工作效率及保修服务能力，通过甲方400客服管理系统，选取“报事关闭率”、“业主维修满意度”等量化数据，以乙方的具体成绩客观的对乙方进行评价。同时乙方的保修服务成绩也将作为甲方对乙方履约评价重要权重之一，影响后续甲方、乙方的新项目合作。如在保修期内乙方未按本要求履行保修责任，甲方或甲方委托的物业管理公司有权委托第三方代乙方履行，由此产生的一切费用由乙方承担。</w:t>
      </w:r>
    </w:p>
    <w:p w14:paraId="435F9810">
      <w:pPr>
        <w:widowControl/>
        <w:spacing w:before="78" w:beforeLines="25" w:after="78" w:afterLines="25" w:line="360" w:lineRule="auto"/>
        <w:ind w:firstLine="472" w:firstLineChars="196"/>
        <w:jc w:val="left"/>
        <w:rPr>
          <w:rFonts w:asciiTheme="minorEastAsia" w:hAnsiTheme="minorEastAsia" w:eastAsiaTheme="minorEastAsia" w:cstheme="minorEastAsia"/>
          <w:b/>
          <w:color w:val="auto"/>
          <w:kern w:val="0"/>
          <w:sz w:val="24"/>
        </w:rPr>
      </w:pPr>
      <w:r>
        <w:rPr>
          <w:rFonts w:hint="eastAsia" w:asciiTheme="minorEastAsia" w:hAnsiTheme="minorEastAsia" w:eastAsiaTheme="minorEastAsia" w:cstheme="minorEastAsia"/>
          <w:b/>
          <w:color w:val="auto"/>
          <w:kern w:val="0"/>
          <w:sz w:val="24"/>
        </w:rPr>
        <w:t>第一条  工程质量保修范围和责任</w:t>
      </w:r>
    </w:p>
    <w:p w14:paraId="41E192C5">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1.1 乙方在质量保修期内，按照甲乙双方签订的承包合同的约定范围，和有关法律、法规、规章的管理规定以及双方的其它书面约定，</w:t>
      </w:r>
      <w:r>
        <w:rPr>
          <w:rFonts w:hint="eastAsia" w:asciiTheme="minorEastAsia" w:hAnsiTheme="minorEastAsia" w:eastAsiaTheme="minorEastAsia" w:cstheme="minorEastAsia"/>
          <w:b/>
          <w:color w:val="auto"/>
          <w:szCs w:val="24"/>
        </w:rPr>
        <w:t>乙方对承包合同约定的所有施工承包范围内的工程质量承担保修责任</w:t>
      </w:r>
      <w:r>
        <w:rPr>
          <w:rFonts w:hint="eastAsia" w:asciiTheme="minorEastAsia" w:hAnsiTheme="minorEastAsia" w:eastAsiaTheme="minorEastAsia" w:cstheme="minorEastAsia"/>
          <w:color w:val="auto"/>
          <w:szCs w:val="24"/>
        </w:rPr>
        <w:t>。</w:t>
      </w:r>
    </w:p>
    <w:p w14:paraId="7E9527B8">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1.2 凡属于乙方原因造成的质量问题或其他缺陷、包括给甲方和业主（乙方承包范围内房屋的实际拥有者）造成的实际损失，以及由于乙方维修工作造成业主和甲方的相关损失，均属于乙方免费保修范围。</w:t>
      </w:r>
    </w:p>
    <w:p w14:paraId="108D08D7">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1.3 由于乙方未按合同、国家、地方、行业规定的标准、规范和设计等要求施工，或因其采购设备、材料和构件、配件质量不合格引起的质量问题，均由乙方负责保修并承担由质量问题引发的损失赔偿责任及与保修工作的进行有关的其他损失赔偿责任。</w:t>
      </w:r>
    </w:p>
    <w:p w14:paraId="75B70541">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1.4 在国家规定的工程合理使用期限内，乙方应确保所承包工程的质量。因乙方原因致使工程在合理使用期限内造成人身、财产、甲方经济损失以及甲方权益和名誉受损的，乙方应承担赔偿责任。由于乙方的施工质量原因（包括乙方的保修工作），导致业主退房和对业主进行经济补偿等所有责任、影响和费用均应由乙方承担。乙方无条件授权甲方全权代表乙方与相关业主进行谈判。</w:t>
      </w:r>
    </w:p>
    <w:p w14:paraId="605FA46E">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color w:val="auto"/>
          <w:szCs w:val="24"/>
          <w:highlight w:val="yellow"/>
        </w:rPr>
      </w:pPr>
      <w:r>
        <w:rPr>
          <w:rFonts w:hint="eastAsia" w:asciiTheme="minorEastAsia" w:hAnsiTheme="minorEastAsia" w:eastAsiaTheme="minorEastAsia" w:cstheme="minorEastAsia"/>
          <w:color w:val="auto"/>
          <w:szCs w:val="24"/>
        </w:rPr>
        <w:t>1.5 对</w:t>
      </w:r>
      <w:r>
        <w:rPr>
          <w:rFonts w:hint="eastAsia" w:asciiTheme="minorEastAsia" w:hAnsiTheme="minorEastAsia" w:eastAsiaTheme="minorEastAsia" w:cstheme="minorEastAsia"/>
          <w:color w:val="auto"/>
          <w:szCs w:val="24"/>
          <w:highlight w:val="yellow"/>
        </w:rPr>
        <w:t>于涉及结构安全的质量问题，应当按照《房屋建筑工程质量保修办法》的规定，立即向甲方和当地建设行政主管部门报告，采取安全防范措施；由原设计单位或者具有相应资质等级的设计单位提出保修方案，乙方实施保修。由此而发生的责任和费用由责任方承担。</w:t>
      </w:r>
    </w:p>
    <w:p w14:paraId="31106DA2">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1.6 乙方在履行保修责任中，涉及到对原本不在合同承包范围内的工程的破坏和恢复，也属于乙方的保修责任范围。可采用两种方式处理，如甲方明确指定乙方负责履行保修责任时，乙方应无条件服从甲方的安排，并在保修期内承担对保修工作的保修责任；如果乙方确实没有能力承担，甲方可以明确另行委派第三方单位负责协助解决，但所发生的费用由乙方承担。</w:t>
      </w:r>
    </w:p>
    <w:p w14:paraId="721415AC">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1.7 对于非乙方原因，但需要乙方承担的维修工作，自甲方明确指定乙方配合维修后，乙方无条件服从甲方的工作安排。乙方应于接到任务指派后，24小时内与甲方取得联系，书面上报维修服务所涉及的费用，甲方3个工作日回复初步审核意见，甲乙双方核对完成后，甲方按照最终确认金额承担相关费用。相关费用的支付，由甲、乙双方另行签订补充协议或其他方式，由甲方支付给乙方。</w:t>
      </w:r>
    </w:p>
    <w:p w14:paraId="5FA2DCB7">
      <w:pPr>
        <w:widowControl/>
        <w:numPr>
          <w:ilvl w:val="255"/>
          <w:numId w:val="0"/>
        </w:numPr>
        <w:spacing w:before="78" w:beforeLines="25" w:after="78" w:afterLines="25" w:line="360" w:lineRule="auto"/>
        <w:ind w:firstLine="482" w:firstLineChars="200"/>
        <w:jc w:val="left"/>
        <w:rPr>
          <w:rFonts w:asciiTheme="minorEastAsia" w:hAnsiTheme="minorEastAsia" w:eastAsiaTheme="minorEastAsia" w:cstheme="minorEastAsia"/>
          <w:b/>
          <w:color w:val="auto"/>
          <w:kern w:val="0"/>
          <w:sz w:val="24"/>
        </w:rPr>
      </w:pPr>
      <w:r>
        <w:rPr>
          <w:rFonts w:hint="eastAsia" w:asciiTheme="minorEastAsia" w:hAnsiTheme="minorEastAsia" w:eastAsiaTheme="minorEastAsia" w:cstheme="minorEastAsia"/>
          <w:b/>
          <w:color w:val="auto"/>
          <w:kern w:val="0"/>
          <w:sz w:val="24"/>
        </w:rPr>
        <w:t>第二条  质量保修期</w:t>
      </w:r>
    </w:p>
    <w:p w14:paraId="5D7583C4">
      <w:pPr>
        <w:pStyle w:val="53"/>
        <w:numPr>
          <w:ilvl w:val="255"/>
          <w:numId w:val="0"/>
        </w:numPr>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 xml:space="preserve">2.1 </w:t>
      </w:r>
      <w:r>
        <w:rPr>
          <w:rFonts w:hint="eastAsia" w:asciiTheme="minorEastAsia" w:hAnsiTheme="minorEastAsia" w:eastAsiaTheme="minorEastAsia" w:cstheme="minorEastAsia"/>
          <w:color w:val="auto"/>
          <w:sz w:val="21"/>
          <w:szCs w:val="21"/>
        </w:rPr>
        <w:t>保修期的约定双方根据《建设工程质量管理条例》、《房屋建筑工程质量保修办法》及有关规定，约定本工程的质量保修期。</w:t>
      </w:r>
      <w:r>
        <w:rPr>
          <w:rFonts w:hint="eastAsia"/>
          <w:color w:val="auto"/>
          <w:sz w:val="21"/>
          <w:szCs w:val="21"/>
        </w:rPr>
        <w:t>工程质量保修自工程全部完成，经甲方验收合格并书面移交政府主管部门后开始计算，如移交政府完成时间晚于甲方验收完成时间6个月以上，则自甲方验收合格后第6个月末开始计算保修期，保修期2年。</w:t>
      </w:r>
      <w:r>
        <w:rPr>
          <w:rFonts w:hint="eastAsia" w:asciiTheme="minorEastAsia" w:hAnsiTheme="minorEastAsia" w:eastAsiaTheme="minorEastAsia" w:cstheme="minorEastAsia"/>
          <w:color w:val="auto"/>
          <w:sz w:val="21"/>
          <w:szCs w:val="21"/>
        </w:rPr>
        <w:t>本协议书签订日期前，项目属地政府的法规、制度要求的保修期限，与本协议书要求的保修期限有差异时，按照保修期限长的标准执行。乙</w:t>
      </w:r>
      <w:r>
        <w:rPr>
          <w:rFonts w:hint="eastAsia" w:asciiTheme="minorEastAsia" w:hAnsiTheme="minorEastAsia" w:eastAsiaTheme="minorEastAsia" w:cstheme="minorEastAsia"/>
          <w:color w:val="auto"/>
          <w:szCs w:val="24"/>
        </w:rPr>
        <w:t>方有义务自行获取项目属地的最新政府管理规定信息。</w:t>
      </w:r>
    </w:p>
    <w:p w14:paraId="2CC3B43E">
      <w:pPr>
        <w:pStyle w:val="53"/>
        <w:numPr>
          <w:ilvl w:val="255"/>
          <w:numId w:val="0"/>
        </w:numPr>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2.2 甲方有权利，将本工程拆分为多个分期，不同的批次分别设定不同的保修期起算日和结束日。</w:t>
      </w:r>
    </w:p>
    <w:p w14:paraId="6EAFD1C3">
      <w:pPr>
        <w:widowControl/>
        <w:numPr>
          <w:ilvl w:val="255"/>
          <w:numId w:val="0"/>
        </w:numPr>
        <w:spacing w:before="78" w:beforeLines="25" w:after="78" w:afterLines="25" w:line="360" w:lineRule="auto"/>
        <w:ind w:firstLine="480" w:firstLineChars="2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sz w:val="24"/>
        </w:rPr>
        <w:t>2.3 分期工程取得法定的交付手续且乙方按甲方的验收意见整改完善后，按照甲方明确指定的分期工程集中交付期的起始日，即甲方向业主发出的入住通知书上明确约定的办理集中交付时间的最后一日，开始计算保修期。乙方负责的</w:t>
      </w:r>
      <w:r>
        <w:rPr>
          <w:rFonts w:hint="eastAsia" w:asciiTheme="minorEastAsia" w:hAnsiTheme="minorEastAsia" w:eastAsiaTheme="minorEastAsia" w:cstheme="minorEastAsia"/>
          <w:color w:val="auto"/>
          <w:kern w:val="0"/>
          <w:sz w:val="24"/>
        </w:rPr>
        <w:t>不同专业工作内容，保修期限约定如下：</w:t>
      </w:r>
    </w:p>
    <w:p w14:paraId="59673848">
      <w:pPr>
        <w:widowControl/>
        <w:numPr>
          <w:ilvl w:val="255"/>
          <w:numId w:val="0"/>
        </w:numPr>
        <w:spacing w:before="78" w:beforeLines="25" w:after="78" w:afterLines="25" w:line="360" w:lineRule="auto"/>
        <w:ind w:firstLine="720" w:firstLineChars="300"/>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2.3.1 地基与基础工程质量保修期限应为设计文件确定的建筑设计使用年限。</w:t>
      </w:r>
    </w:p>
    <w:p w14:paraId="77528ACD">
      <w:pPr>
        <w:widowControl/>
        <w:numPr>
          <w:ilvl w:val="255"/>
          <w:numId w:val="0"/>
        </w:numPr>
        <w:spacing w:before="78" w:beforeLines="25" w:after="78" w:afterLines="25" w:line="360" w:lineRule="auto"/>
        <w:ind w:firstLine="720" w:firstLineChars="300"/>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2.3.2 主体结构工程质量保修期限应为设计文件确定的建筑设计使用年限。</w:t>
      </w:r>
    </w:p>
    <w:p w14:paraId="42D63AC7">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2.3.3 保温工程质量保修期限为５年。</w:t>
      </w:r>
    </w:p>
    <w:p w14:paraId="1E9DD69F">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2.3.4 防水工程质量保修期限为５年。</w:t>
      </w:r>
    </w:p>
    <w:p w14:paraId="7D78C8E7">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2.3.5 装饰装修工程中，除有专门规定质量保修期限的分项工程应遵从其规定外，室内装修工程质量保修期限为２年；室外涂料装修质量保修期限为２年；室外其他材料装修质量保修期限为５年；除五金件质量保修期限为２年外，外窗与入户门质量保修期限为５年。</w:t>
      </w:r>
    </w:p>
    <w:p w14:paraId="1EFD7767">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2.3.6 除采取隐蔽方式安装的给排水管道和共用部位的给排水管道质量保修期限为10年外，建筑给水及排水工程质量保修期限为２年；若管线设置在主体结构内，其质量保修期限应与主体结构设计使用年限相同。</w:t>
      </w:r>
    </w:p>
    <w:p w14:paraId="50246E63">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2.3.7 除采取隐蔽方式安装的管线质量保修期限为10年外，采暖及制冷系统质量保修期限为２个采暖期及制冷期；若管线设置在主体结构内，其质量保修期限应与主体结构设计使用年限相同。</w:t>
      </w:r>
    </w:p>
    <w:p w14:paraId="2438C1A4">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2.3.8 除线缆质量保修期限为５年外，电气工程质量保修期限为２年。</w:t>
      </w:r>
    </w:p>
    <w:p w14:paraId="6F13B489">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2.3.9 智能建筑工程质量保修期限为２年。</w:t>
      </w:r>
    </w:p>
    <w:p w14:paraId="5896BF3E">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2.3.10 通风与空调工程质量保修期限为２年。</w:t>
      </w:r>
    </w:p>
    <w:p w14:paraId="46E979B3">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2.3.11 电梯工程质量保修期限为3年。</w:t>
      </w:r>
    </w:p>
    <w:p w14:paraId="40A03D3A">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2.3.12 室外工程质量保修期限为２年。</w:t>
      </w:r>
    </w:p>
    <w:p w14:paraId="374AA37C">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2.3.13 其他未明确的专业工程质量保修期限不低于2年。</w:t>
      </w:r>
    </w:p>
    <w:p w14:paraId="7502CFFA">
      <w:pPr>
        <w:pStyle w:val="53"/>
        <w:numPr>
          <w:ilvl w:val="255"/>
          <w:numId w:val="0"/>
        </w:numPr>
        <w:spacing w:before="78" w:beforeLines="25" w:after="78" w:afterLines="25" w:line="360" w:lineRule="auto"/>
        <w:ind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2.4 由乙方自制或采购的所有材料和设备（包括甲方限价的材料和设备等）的保修期，应按国家、行业、地方、生产企业、以往惯例的要求和产品说明等执行，如上述这些保修期的规定相互之间有差异，则乙方应无条件按本合同约定的保修责任执行。</w:t>
      </w:r>
    </w:p>
    <w:p w14:paraId="412BF364">
      <w:pPr>
        <w:pStyle w:val="19"/>
        <w:spacing w:before="78" w:beforeLines="25" w:after="78" w:afterLines="25" w:line="360" w:lineRule="auto"/>
        <w:rPr>
          <w:rFonts w:asciiTheme="minorEastAsia" w:hAnsiTheme="minorEastAsia" w:eastAsiaTheme="minorEastAsia" w:cstheme="minorEastAsia"/>
          <w:color w:val="auto"/>
          <w:kern w:val="0"/>
        </w:rPr>
      </w:pPr>
      <w:r>
        <w:rPr>
          <w:rFonts w:hint="eastAsia" w:asciiTheme="minorEastAsia" w:hAnsiTheme="minorEastAsia" w:eastAsiaTheme="minorEastAsia" w:cstheme="minorEastAsia"/>
          <w:color w:val="auto"/>
          <w:kern w:val="0"/>
        </w:rPr>
        <w:t>2.5 由于施工质量和材料质量原因引起的房屋保修，保修期内乙方承担免费保修、保养责任；若因施工单位采用不合格材料引起的质量问题，则不论是否已过保修期，乙方都应承担保修责任及由此造成的一切责任及损失。</w:t>
      </w:r>
    </w:p>
    <w:p w14:paraId="6BC1224B">
      <w:pPr>
        <w:pStyle w:val="19"/>
        <w:spacing w:before="78" w:beforeLines="25" w:after="78" w:afterLines="25" w:line="360" w:lineRule="auto"/>
        <w:rPr>
          <w:rFonts w:asciiTheme="minorEastAsia" w:hAnsiTheme="minorEastAsia" w:eastAsiaTheme="minorEastAsia" w:cstheme="minorEastAsia"/>
          <w:color w:val="auto"/>
          <w:kern w:val="0"/>
        </w:rPr>
      </w:pPr>
      <w:r>
        <w:rPr>
          <w:rFonts w:hint="eastAsia" w:asciiTheme="minorEastAsia" w:hAnsiTheme="minorEastAsia" w:eastAsiaTheme="minorEastAsia" w:cstheme="minorEastAsia"/>
          <w:color w:val="auto"/>
          <w:kern w:val="0"/>
        </w:rPr>
        <w:t>2.6 因乙方质量原因造成无法向业主进行交付的，除按照本协议相关要求维修处理外，还要承担因维修造成业主延期交付的相关损失，质保期根据业主交付时间进行顺延</w:t>
      </w:r>
      <w:r>
        <w:rPr>
          <w:rFonts w:hint="eastAsia" w:asciiTheme="minorEastAsia" w:hAnsiTheme="minorEastAsia" w:eastAsiaTheme="minorEastAsia" w:cstheme="minorEastAsia"/>
          <w:color w:val="auto"/>
        </w:rPr>
        <w:t>。</w:t>
      </w:r>
    </w:p>
    <w:p w14:paraId="6CAD073E">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b/>
          <w:color w:val="auto"/>
          <w:szCs w:val="24"/>
        </w:rPr>
      </w:pPr>
      <w:r>
        <w:rPr>
          <w:rFonts w:hint="eastAsia" w:asciiTheme="minorEastAsia" w:hAnsiTheme="minorEastAsia" w:eastAsiaTheme="minorEastAsia" w:cstheme="minorEastAsia"/>
          <w:b/>
          <w:color w:val="auto"/>
          <w:szCs w:val="24"/>
        </w:rPr>
        <w:t>第三条  甲方对乙方履行质量保修责任的管理要求</w:t>
      </w:r>
    </w:p>
    <w:p w14:paraId="3B5C896D">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 保修期内，甲方负责质量保修工作的管理部门为客服部或指定的物业</w:t>
      </w:r>
      <w:r>
        <w:rPr>
          <w:rFonts w:hint="eastAsia" w:asciiTheme="minorEastAsia" w:hAnsiTheme="minorEastAsia" w:eastAsiaTheme="minorEastAsia" w:cstheme="minorEastAsia"/>
          <w:bCs/>
          <w:color w:val="auto"/>
          <w:szCs w:val="24"/>
        </w:rPr>
        <w:t>公司</w:t>
      </w:r>
      <w:r>
        <w:rPr>
          <w:rFonts w:hint="eastAsia" w:asciiTheme="minorEastAsia" w:hAnsiTheme="minorEastAsia" w:eastAsiaTheme="minorEastAsia" w:cstheme="minorEastAsia"/>
          <w:color w:val="auto"/>
          <w:szCs w:val="24"/>
        </w:rPr>
        <w:t>。甲方在该管理部门设置专人负责对保修工作的管理，建立保修档案，并视情况委托监理公司或自行对保修质量进行监督验收。甲方保修负责人和保修联系人的联系方式由甲方维修启动会上公示给乙方，并在交付项目进行上墙公示，如有调整，另行通知。</w:t>
      </w:r>
    </w:p>
    <w:p w14:paraId="2977D66F">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 xml:space="preserve">3.2 乙方的项目经理担任本工程保修工作的总负责人（以下简称乙方维修经理），如因乙方的原因，乙方项目经理不能专职负责本工程的保修工作，乙方应向甲方书面明确一名乙方维修经理。乙方维修经理的人选必须经过甲方的书面批准和认可，否则无效。乙方维修经理应有权代表乙方全权处理与保修工作有关的全部事宜，包括但不限于责任的区分、费用的确认、违约金的认可、权利的行使、保修工作的实施等所有方面。乙方维修经理所签署的所有文件和资料等均视为乙方的最终意见，乙方不得再提出任何异议。乙方应按甲方要求的时间确定维修经理，并以书面形式报予甲方。 </w:t>
      </w:r>
    </w:p>
    <w:p w14:paraId="749DAB23">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3.3 乙方应于工程交竣前45天内向甲方申报负责交付后的维修工作的管理人员架构、相关职责及各工种拟派维修人员明细表，报甲方、监理审核批准；并在保修期内按照甲方要求随时增添人员、调整相关业务不达标人员，满足现场维修要求。</w:t>
      </w:r>
    </w:p>
    <w:p w14:paraId="13F38DFB">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3.4 乙方的维修办公室应设置在甲方指定的维修中心或事先约定并经甲方书面同意的地点集中办公。乙方在保修期间的所有工作，除合同另有约定外，所有费用均由乙方承担，包括但不限于办公室的租赁、水电、办公费用以及合同其它部分已明确的所有费用。乙方应按甲方要求的时间确定维修办公地点,并在入住前10天正式进入办公地点。</w:t>
      </w:r>
    </w:p>
    <w:p w14:paraId="387C471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3.5 乙方应自觉遵守甲方制定的管理制度，保证与甲方及时有效的沟通。由于乙方不配合、不自觉遵守甲方管理要求造成的维修工作延误、停滞或其它问题，进而产生业主投诉，其一切后果及损失均由乙方负责，甲方有权采取必要措施给予补救，由此产生的费用由乙方承担。</w:t>
      </w:r>
    </w:p>
    <w:p w14:paraId="4E9587E2">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3.6 原则上，在分期工程进入保修期后的6个月内，乙方常驻现场负责维修工作管理人员（不包括维修经理）的数量不得少于5人。进入保修期6个月后，乙方常驻现场负责维修工作管理人员（不包括维修经理）的数量不得少于1人。甲方有权利根据乙方维修工作情况要求乙方调整维修人员数量。</w:t>
      </w:r>
    </w:p>
    <w:p w14:paraId="2E940BBD">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3.7 根据维修工作的需要，乙方应准备足够的维修劳务人员负责维修服务，确保服务质量、随叫随到，</w:t>
      </w:r>
      <w:r>
        <w:rPr>
          <w:rFonts w:hint="eastAsia" w:asciiTheme="minorEastAsia" w:hAnsiTheme="minorEastAsia" w:eastAsiaTheme="minorEastAsia" w:cstheme="minorEastAsia"/>
          <w:b/>
          <w:color w:val="auto"/>
          <w:szCs w:val="24"/>
          <w:u w:val="single"/>
        </w:rPr>
        <w:t>在保修期间乙方应保证在得到甲方通知【15分钟】内，维修管理人员能够赶到现场组织维修、跟业主当面沟通维修后续工作安排，【30分钟】内维修劳务工人到场开展维修</w:t>
      </w:r>
      <w:r>
        <w:rPr>
          <w:rFonts w:hint="eastAsia" w:asciiTheme="minorEastAsia" w:hAnsiTheme="minorEastAsia" w:eastAsiaTheme="minorEastAsia" w:cstheme="minorEastAsia"/>
          <w:color w:val="auto"/>
          <w:szCs w:val="24"/>
        </w:rPr>
        <w:t>。乙方所备人力、物力应完全能够满足入住期间的维修工作量，以保证业主（或甲方）的顺利验收。由于乙方维修人力、物力不到位造成维修不及时，维修不合格，进而产生业主投诉，甚至索赔，其一切后果及损失均由乙方负责。乙方应按甲方时间要求提供维修施工人员住宿、人力、物力投入等信息情况，当甲方提出整改要求时，乙方应给予积极配合，认真执行。</w:t>
      </w:r>
    </w:p>
    <w:p w14:paraId="1CED080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3.8 乙方必须按甲方要求组织维修队伍负责工程质量问题的保修，维修人员的工种应齐全，具体的人数和施工机械及工器具必须足以满足维修工作的需要，同时乙方必须准备一定的维修材料或可靠的货源，确保维修工作得以及时、准确的进行实施。</w:t>
      </w:r>
    </w:p>
    <w:p w14:paraId="5ACA3EF4">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3.9 春节等法定节假日期间，乙方应正常履行保修责任，并保证安排足够的人力、物力进行节日期间的维修保养工作。</w:t>
      </w:r>
    </w:p>
    <w:p w14:paraId="4174235D">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3.10 若发生因乙方工程质量原因导致的紧急抢修事故，乙方在接到事故通知后，应当立即到达事故现场抢修。乙方需指定专人在现场负责维修工作。在乙方人员到达之前，甲方有权利采取适当的应急措施，由此产生的费用由乙方承担。</w:t>
      </w:r>
    </w:p>
    <w:p w14:paraId="774AA03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3.11 针对工程维修所需的技术方案，乙方应严格遵照国家规范、地区、行业标准执行；针对某些特殊的质量问题以及现场维修安全文明施工的需要，乙方同意完全按照甲方提供的维修方案执行，并承担全部费用。</w:t>
      </w:r>
    </w:p>
    <w:p w14:paraId="258C2574">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3.12 在乙方承担保修责任期间，如出现下列情况，甲方有权自行委托第三方代为维修而不须事先征得乙方同意，所有因此而产生的维修费用、赔偿费用及甲方代为管理的费用（维修及赔偿费用的15%），甲方有权自任何一笔应付而未付予乙方的款项中扣除，且乙方的保修责任不因此而被免除；如质量保修金不足以支付上述费用时，甲方有权向乙方继续追索：</w:t>
      </w:r>
    </w:p>
    <w:p w14:paraId="5A6F5CAA">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3.12.1 不响应甲方的联系，时间超过6小时；</w:t>
      </w:r>
    </w:p>
    <w:p w14:paraId="3A3F8846">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3.12.2 未能按本文件要求、甲方额外要求，按时进场维修；</w:t>
      </w:r>
    </w:p>
    <w:p w14:paraId="62D2CDCD">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3.12.3 维修无正当理由拖延或未能在甲方指定的合理期限内维修完好；</w:t>
      </w:r>
    </w:p>
    <w:p w14:paraId="5D3083A1">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3.12.4 无正当理由，拒不执行甲方明确的维修方案；</w:t>
      </w:r>
    </w:p>
    <w:p w14:paraId="4973D28B">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3.12.5 同一部位、同一问题，保修期内经过两次维修都未能修好的；</w:t>
      </w:r>
    </w:p>
    <w:p w14:paraId="4AE897FE">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3.12.6 安全文明施工不符合甲方要求或工作态度较差，造成与甲方或业主的投诉。</w:t>
      </w:r>
    </w:p>
    <w:p w14:paraId="6714489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3.13 由于乙方的施工质量原因，导致业主提出退房、提出额外经济补偿要求，前述责任及相关损失（包括甲方的其他损失）均由乙方承担。乙方授权甲方全权代表乙方与相关业主进行谈判，乙方应无条件接受甲方最终与业主达成的意见和赔偿额度，并按照乙方应当承担的责任比重（由甲方负责判定）承担相应的赔偿责任。相关费用一经甲方确认，甲方有权从应支付而尚未支付给乙方的任意一笔款项中扣除。</w:t>
      </w:r>
      <w:r>
        <w:rPr>
          <w:rFonts w:hint="eastAsia" w:asciiTheme="minorEastAsia" w:hAnsiTheme="minorEastAsia" w:eastAsiaTheme="minorEastAsia" w:cstheme="minorEastAsia"/>
          <w:color w:val="auto"/>
          <w:szCs w:val="24"/>
          <w:u w:val="single"/>
        </w:rPr>
        <w:t>乙方如对相关费用表示异议，应于接到甲方的文件后【30天】内，聘请有资质的损失认定、估价机构完成评估</w:t>
      </w:r>
      <w:r>
        <w:rPr>
          <w:rFonts w:hint="eastAsia" w:asciiTheme="minorEastAsia" w:hAnsiTheme="minorEastAsia" w:eastAsiaTheme="minorEastAsia" w:cstheme="minorEastAsia"/>
          <w:color w:val="auto"/>
          <w:szCs w:val="24"/>
        </w:rPr>
        <w:t>（相关费用由乙方自行承担），否则视为乙方完全接受甲方的处置意见。</w:t>
      </w:r>
    </w:p>
    <w:p w14:paraId="22EF6550">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3.14 未经甲方同意，乙方不得擅自调整、更换所有与保修工作有关的人员。如有调整和更换乙方必须提前三天将调整和更换的理由和新的联系方式及工作安排报甲方批准认可后执行。如因乙方联系中断，甲方有权雇请第三方完成，所发生的全部费用由乙方承担。</w:t>
      </w:r>
    </w:p>
    <w:p w14:paraId="788E15F0">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 xml:space="preserve">3.15 如果甲方提出要求，乙方应对某一项或某一阶段的维修工作提出一份书面维修报告，以向甲方说明目前维修的情况、维修进度、维修结果、善后处理、以往工作的总结、拟采取的措施、甲方需提供的配合等事宜。 </w:t>
      </w:r>
    </w:p>
    <w:p w14:paraId="727132A8">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3.16 乙方在开展保修工作前，应认真检查作业面。对于非维修原因造成、维修后很难界定责任的类似问题，提前留存影像资料、同时通知甲方、物业公司人员到场见证，如有必要可以准备书面文件，要求业主签字确认。如因乙方准备工作没有到位，保修前未进行责任明确的事件，后期如业主索赔，由乙方承担责任。</w:t>
      </w:r>
    </w:p>
    <w:p w14:paraId="71B8C80C">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3.17 工程的质量保修期届满之前，由甲方组织乙方、物业管理单位等有关单位进行一次全面综合检查，对仍然存在的问题进行一次排查，由乙方负责对查出的问题进行保修。保修完成后，由甲方组织人员进行验收，验收合格后，甲方为乙方办理质保金的支付工作。如保修期已届满，但仍存在尚未解决的工程质量问题，乙方除应继续履行保修义务外，甲方有权延迟向乙方支付质量保修金直至工程质量问题已完全修复。</w:t>
      </w:r>
    </w:p>
    <w:p w14:paraId="7B784D3F">
      <w:pPr>
        <w:spacing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3.18 保修期届满前，发生</w:t>
      </w:r>
      <w:r>
        <w:rPr>
          <w:rFonts w:hint="eastAsia" w:asciiTheme="minorEastAsia" w:hAnsiTheme="minorEastAsia" w:eastAsiaTheme="minorEastAsia" w:cstheme="minorEastAsia"/>
          <w:color w:val="auto"/>
          <w:kern w:val="0"/>
          <w:sz w:val="24"/>
        </w:rPr>
        <w:t>工程质量保修</w:t>
      </w:r>
      <w:r>
        <w:rPr>
          <w:rFonts w:hint="eastAsia" w:asciiTheme="minorEastAsia" w:hAnsiTheme="minorEastAsia" w:eastAsiaTheme="minorEastAsia" w:cstheme="minorEastAsia"/>
          <w:color w:val="auto"/>
          <w:sz w:val="24"/>
        </w:rPr>
        <w:t>事项且在保修期届满时未查明该事项发生原因的，乙方同意配合甲方就该工程质量缺陷的发生原因进行排查分析。在确定该工程质量缺陷发生原因前，乙方同意甲方暂缓支付质保金，但暂缓期限不应超过90日。</w:t>
      </w:r>
    </w:p>
    <w:p w14:paraId="12F47E02">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3.19 乙方履行保修义务后，保修期重新起算。</w:t>
      </w:r>
    </w:p>
    <w:p w14:paraId="1A9582DB">
      <w:pPr>
        <w:pStyle w:val="53"/>
        <w:tabs>
          <w:tab w:val="left" w:pos="360"/>
          <w:tab w:val="left" w:pos="425"/>
          <w:tab w:val="left" w:pos="992"/>
        </w:tabs>
        <w:spacing w:before="78" w:beforeLines="25" w:after="78" w:afterLines="25" w:line="360" w:lineRule="auto"/>
        <w:ind w:left="0" w:right="0" w:firstLine="482" w:firstLineChars="200"/>
        <w:rPr>
          <w:rFonts w:asciiTheme="minorEastAsia" w:hAnsiTheme="minorEastAsia" w:eastAsiaTheme="minorEastAsia" w:cstheme="minorEastAsia"/>
          <w:b/>
          <w:color w:val="auto"/>
          <w:szCs w:val="24"/>
          <w:u w:val="single"/>
        </w:rPr>
      </w:pPr>
      <w:r>
        <w:rPr>
          <w:rFonts w:hint="eastAsia" w:asciiTheme="minorEastAsia" w:hAnsiTheme="minorEastAsia" w:eastAsiaTheme="minorEastAsia" w:cstheme="minorEastAsia"/>
          <w:b/>
          <w:color w:val="auto"/>
          <w:szCs w:val="24"/>
        </w:rPr>
        <w:t xml:space="preserve">3.20 </w:t>
      </w:r>
      <w:r>
        <w:rPr>
          <w:rFonts w:hint="eastAsia" w:asciiTheme="minorEastAsia" w:hAnsiTheme="minorEastAsia" w:eastAsiaTheme="minorEastAsia" w:cstheme="minorEastAsia"/>
          <w:b/>
          <w:color w:val="auto"/>
          <w:szCs w:val="24"/>
          <w:u w:val="single"/>
        </w:rPr>
        <w:t>乙方依据本合同所应向业主或甲方支付的违约金、补偿金、罚款等，由甲方或物业出具相关费用支出的凭证或有业主签字的书面材料，乙方皆应无条件予以认可。</w:t>
      </w:r>
    </w:p>
    <w:p w14:paraId="31DFEE85">
      <w:pPr>
        <w:pStyle w:val="53"/>
        <w:spacing w:before="78" w:beforeLines="25" w:after="78" w:afterLines="25" w:line="360" w:lineRule="auto"/>
        <w:ind w:left="0" w:right="0"/>
        <w:rPr>
          <w:rFonts w:asciiTheme="minorEastAsia" w:hAnsiTheme="minorEastAsia" w:eastAsiaTheme="minorEastAsia" w:cstheme="minorEastAsia"/>
          <w:color w:val="auto"/>
          <w:szCs w:val="24"/>
        </w:rPr>
      </w:pPr>
    </w:p>
    <w:p w14:paraId="7A324A5C">
      <w:pPr>
        <w:pStyle w:val="53"/>
        <w:numPr>
          <w:ilvl w:val="255"/>
          <w:numId w:val="0"/>
        </w:numPr>
        <w:spacing w:before="78" w:beforeLines="25" w:after="78" w:afterLines="25" w:line="360" w:lineRule="auto"/>
        <w:ind w:right="0" w:firstLine="482" w:firstLineChars="200"/>
        <w:rPr>
          <w:rFonts w:asciiTheme="minorEastAsia" w:hAnsiTheme="minorEastAsia" w:eastAsiaTheme="minorEastAsia" w:cstheme="minorEastAsia"/>
          <w:b/>
          <w:bCs/>
          <w:color w:val="auto"/>
          <w:szCs w:val="24"/>
        </w:rPr>
      </w:pPr>
      <w:r>
        <w:rPr>
          <w:rFonts w:hint="eastAsia" w:asciiTheme="minorEastAsia" w:hAnsiTheme="minorEastAsia" w:eastAsiaTheme="minorEastAsia" w:cstheme="minorEastAsia"/>
          <w:b/>
          <w:bCs/>
          <w:color w:val="auto"/>
          <w:szCs w:val="24"/>
        </w:rPr>
        <w:t>第四条  质量保修金的支付</w:t>
      </w:r>
    </w:p>
    <w:p w14:paraId="3E05CEA6">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4.1 乙方按本保修协议书第3.17款、第3.18款约定完成保修工作并验收合格后、递交工作报告经甲方、物业管理单位批准后，乙方应按承包合同、本保修协议书和甲方的有关规定办理质量保修金的结算和支付事宜。乙方在此期间内的正常履行保修义务且维保完工率、维保及时率应达到95%及以上（按月为计算周期）。</w:t>
      </w:r>
    </w:p>
    <w:p w14:paraId="7FBCF40B">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4.2 甲乙双方按本保修书第4.1款约定完成质量保修金的结算并扣除本保修协议书项下所有乙方应付款项后，如有剩余，甲方将一次性将余款无息支付给乙方，乙方仍应继续履行本保修协议书约定的保修工作。</w:t>
      </w:r>
    </w:p>
    <w:p w14:paraId="7EDB1098">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p>
    <w:p w14:paraId="0D426B1D">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b/>
          <w:bCs/>
          <w:color w:val="auto"/>
          <w:szCs w:val="24"/>
        </w:rPr>
      </w:pPr>
      <w:r>
        <w:rPr>
          <w:rFonts w:hint="eastAsia" w:asciiTheme="minorEastAsia" w:hAnsiTheme="minorEastAsia" w:eastAsiaTheme="minorEastAsia" w:cstheme="minorEastAsia"/>
          <w:b/>
          <w:bCs/>
          <w:color w:val="auto"/>
          <w:szCs w:val="24"/>
        </w:rPr>
        <w:t>第五条  甲方对乙方履行保修责任的工作标准要求和相关罚则要求</w:t>
      </w:r>
    </w:p>
    <w:p w14:paraId="7A1CA3C2">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5.1 甲方每个月会对乙方的保修服务水平进行量化评价，评价依据为甲方400客服体系所提供数据，评价指标为报事关闭率、业主维修满意度。</w:t>
      </w:r>
      <w:r>
        <w:rPr>
          <w:rFonts w:hint="eastAsia" w:asciiTheme="minorEastAsia" w:hAnsiTheme="minorEastAsia" w:eastAsiaTheme="minorEastAsia" w:cstheme="minorEastAsia"/>
          <w:b/>
          <w:bCs/>
          <w:color w:val="auto"/>
          <w:szCs w:val="24"/>
        </w:rPr>
        <w:t>甲方要求乙方月度报事关闭率不得低于【</w:t>
      </w:r>
      <w:r>
        <w:rPr>
          <w:rFonts w:hint="eastAsia" w:asciiTheme="minorEastAsia" w:hAnsiTheme="minorEastAsia" w:eastAsiaTheme="minorEastAsia" w:cstheme="minorEastAsia"/>
          <w:b/>
          <w:bCs/>
          <w:color w:val="auto"/>
          <w:szCs w:val="24"/>
          <w:u w:val="single"/>
        </w:rPr>
        <w:t>95%</w:t>
      </w:r>
      <w:r>
        <w:rPr>
          <w:rFonts w:hint="eastAsia" w:asciiTheme="minorEastAsia" w:hAnsiTheme="minorEastAsia" w:eastAsiaTheme="minorEastAsia" w:cstheme="minorEastAsia"/>
          <w:b/>
          <w:bCs/>
          <w:color w:val="auto"/>
          <w:szCs w:val="24"/>
        </w:rPr>
        <w:t>】，月度业主维修满意度不得低于【</w:t>
      </w:r>
      <w:r>
        <w:rPr>
          <w:rFonts w:hint="eastAsia" w:asciiTheme="minorEastAsia" w:hAnsiTheme="minorEastAsia" w:eastAsiaTheme="minorEastAsia" w:cstheme="minorEastAsia"/>
          <w:b/>
          <w:bCs/>
          <w:color w:val="auto"/>
          <w:szCs w:val="24"/>
          <w:u w:val="single"/>
        </w:rPr>
        <w:t>85%</w:t>
      </w:r>
      <w:r>
        <w:rPr>
          <w:rFonts w:hint="eastAsia" w:asciiTheme="minorEastAsia" w:hAnsiTheme="minorEastAsia" w:eastAsiaTheme="minorEastAsia" w:cstheme="minorEastAsia"/>
          <w:b/>
          <w:bCs/>
          <w:color w:val="auto"/>
          <w:szCs w:val="24"/>
        </w:rPr>
        <w:t>】</w:t>
      </w:r>
      <w:r>
        <w:rPr>
          <w:rFonts w:hint="eastAsia" w:asciiTheme="minorEastAsia" w:hAnsiTheme="minorEastAsia" w:eastAsiaTheme="minorEastAsia" w:cstheme="minorEastAsia"/>
          <w:bCs/>
          <w:color w:val="auto"/>
          <w:szCs w:val="24"/>
        </w:rPr>
        <w:t>。(月度统计时间为【上月25日至本月25日】)</w:t>
      </w:r>
    </w:p>
    <w:p w14:paraId="5C06AF32">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5.2 如果乙方的月度报事关闭率低于【</w:t>
      </w:r>
      <w:r>
        <w:rPr>
          <w:rFonts w:hint="eastAsia" w:asciiTheme="minorEastAsia" w:hAnsiTheme="minorEastAsia" w:eastAsiaTheme="minorEastAsia" w:cstheme="minorEastAsia"/>
          <w:bCs/>
          <w:color w:val="auto"/>
          <w:szCs w:val="24"/>
          <w:u w:val="single"/>
        </w:rPr>
        <w:t>95%</w:t>
      </w:r>
      <w:r>
        <w:rPr>
          <w:rFonts w:hint="eastAsia" w:asciiTheme="minorEastAsia" w:hAnsiTheme="minorEastAsia" w:eastAsiaTheme="minorEastAsia" w:cstheme="minorEastAsia"/>
          <w:bCs/>
          <w:color w:val="auto"/>
          <w:szCs w:val="24"/>
        </w:rPr>
        <w:t>】、但高于（含）【</w:t>
      </w:r>
      <w:r>
        <w:rPr>
          <w:rFonts w:hint="eastAsia" w:asciiTheme="minorEastAsia" w:hAnsiTheme="minorEastAsia" w:eastAsiaTheme="minorEastAsia" w:cstheme="minorEastAsia"/>
          <w:bCs/>
          <w:color w:val="auto"/>
          <w:szCs w:val="24"/>
          <w:u w:val="single"/>
        </w:rPr>
        <w:t>80%</w:t>
      </w:r>
      <w:r>
        <w:rPr>
          <w:rFonts w:hint="eastAsia" w:asciiTheme="minorEastAsia" w:hAnsiTheme="minorEastAsia" w:eastAsiaTheme="minorEastAsia" w:cstheme="minorEastAsia"/>
          <w:bCs/>
          <w:color w:val="auto"/>
          <w:szCs w:val="24"/>
        </w:rPr>
        <w:t>】，甲方按照每月【</w:t>
      </w:r>
      <w:r>
        <w:rPr>
          <w:rFonts w:hint="eastAsia" w:asciiTheme="minorEastAsia" w:hAnsiTheme="minorEastAsia" w:eastAsiaTheme="minorEastAsia" w:cstheme="minorEastAsia"/>
          <w:bCs/>
          <w:color w:val="auto"/>
          <w:szCs w:val="24"/>
          <w:u w:val="single"/>
        </w:rPr>
        <w:t>2万元</w:t>
      </w:r>
      <w:r>
        <w:rPr>
          <w:rFonts w:hint="eastAsia" w:asciiTheme="minorEastAsia" w:hAnsiTheme="minorEastAsia" w:eastAsiaTheme="minorEastAsia" w:cstheme="minorEastAsia"/>
          <w:bCs/>
          <w:color w:val="auto"/>
          <w:szCs w:val="24"/>
        </w:rPr>
        <w:t>】对乙方进行处罚；如果低于【</w:t>
      </w:r>
      <w:r>
        <w:rPr>
          <w:rFonts w:hint="eastAsia" w:asciiTheme="minorEastAsia" w:hAnsiTheme="minorEastAsia" w:eastAsiaTheme="minorEastAsia" w:cstheme="minorEastAsia"/>
          <w:bCs/>
          <w:color w:val="auto"/>
          <w:szCs w:val="24"/>
          <w:u w:val="single"/>
        </w:rPr>
        <w:t>80%</w:t>
      </w:r>
      <w:r>
        <w:rPr>
          <w:rFonts w:hint="eastAsia" w:asciiTheme="minorEastAsia" w:hAnsiTheme="minorEastAsia" w:eastAsiaTheme="minorEastAsia" w:cstheme="minorEastAsia"/>
          <w:bCs/>
          <w:color w:val="auto"/>
          <w:szCs w:val="24"/>
        </w:rPr>
        <w:t>】、但高于（含）【</w:t>
      </w:r>
      <w:r>
        <w:rPr>
          <w:rFonts w:hint="eastAsia" w:asciiTheme="minorEastAsia" w:hAnsiTheme="minorEastAsia" w:eastAsiaTheme="minorEastAsia" w:cstheme="minorEastAsia"/>
          <w:bCs/>
          <w:color w:val="auto"/>
          <w:szCs w:val="24"/>
          <w:u w:val="single"/>
        </w:rPr>
        <w:t>70%</w:t>
      </w:r>
      <w:r>
        <w:rPr>
          <w:rFonts w:hint="eastAsia" w:asciiTheme="minorEastAsia" w:hAnsiTheme="minorEastAsia" w:eastAsiaTheme="minorEastAsia" w:cstheme="minorEastAsia"/>
          <w:bCs/>
          <w:color w:val="auto"/>
          <w:szCs w:val="24"/>
        </w:rPr>
        <w:t>】，甲方按照每月【</w:t>
      </w:r>
      <w:r>
        <w:rPr>
          <w:rFonts w:hint="eastAsia" w:asciiTheme="minorEastAsia" w:hAnsiTheme="minorEastAsia" w:eastAsiaTheme="minorEastAsia" w:cstheme="minorEastAsia"/>
          <w:bCs/>
          <w:color w:val="auto"/>
          <w:szCs w:val="24"/>
          <w:u w:val="single"/>
        </w:rPr>
        <w:t>10万元</w:t>
      </w:r>
      <w:r>
        <w:rPr>
          <w:rFonts w:hint="eastAsia" w:asciiTheme="minorEastAsia" w:hAnsiTheme="minorEastAsia" w:eastAsiaTheme="minorEastAsia" w:cstheme="minorEastAsia"/>
          <w:bCs/>
          <w:color w:val="auto"/>
          <w:szCs w:val="24"/>
        </w:rPr>
        <w:t>】对乙方进行处罚；如果低于【</w:t>
      </w:r>
      <w:r>
        <w:rPr>
          <w:rFonts w:hint="eastAsia" w:asciiTheme="minorEastAsia" w:hAnsiTheme="minorEastAsia" w:eastAsiaTheme="minorEastAsia" w:cstheme="minorEastAsia"/>
          <w:bCs/>
          <w:color w:val="auto"/>
          <w:szCs w:val="24"/>
          <w:u w:val="single"/>
        </w:rPr>
        <w:t>70%</w:t>
      </w:r>
      <w:r>
        <w:rPr>
          <w:rFonts w:hint="eastAsia" w:asciiTheme="minorEastAsia" w:hAnsiTheme="minorEastAsia" w:eastAsiaTheme="minorEastAsia" w:cstheme="minorEastAsia"/>
          <w:bCs/>
          <w:color w:val="auto"/>
          <w:szCs w:val="24"/>
        </w:rPr>
        <w:t>】，甲方按照每月【</w:t>
      </w:r>
      <w:r>
        <w:rPr>
          <w:rFonts w:hint="eastAsia" w:asciiTheme="minorEastAsia" w:hAnsiTheme="minorEastAsia" w:eastAsiaTheme="minorEastAsia" w:cstheme="minorEastAsia"/>
          <w:bCs/>
          <w:color w:val="auto"/>
          <w:szCs w:val="24"/>
          <w:u w:val="single"/>
        </w:rPr>
        <w:t>50万元</w:t>
      </w:r>
      <w:r>
        <w:rPr>
          <w:rFonts w:hint="eastAsia" w:asciiTheme="minorEastAsia" w:hAnsiTheme="minorEastAsia" w:eastAsiaTheme="minorEastAsia" w:cstheme="minorEastAsia"/>
          <w:bCs/>
          <w:color w:val="auto"/>
          <w:szCs w:val="24"/>
        </w:rPr>
        <w:t>】对乙方进行处罚。</w:t>
      </w:r>
    </w:p>
    <w:p w14:paraId="78F82BF2">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5.3 如果乙方的月度业主维修满意度低于【</w:t>
      </w:r>
      <w:r>
        <w:rPr>
          <w:rFonts w:hint="eastAsia" w:asciiTheme="minorEastAsia" w:hAnsiTheme="minorEastAsia" w:eastAsiaTheme="minorEastAsia" w:cstheme="minorEastAsia"/>
          <w:bCs/>
          <w:color w:val="auto"/>
          <w:szCs w:val="24"/>
          <w:u w:val="single"/>
        </w:rPr>
        <w:t>85%</w:t>
      </w:r>
      <w:r>
        <w:rPr>
          <w:rFonts w:hint="eastAsia" w:asciiTheme="minorEastAsia" w:hAnsiTheme="minorEastAsia" w:eastAsiaTheme="minorEastAsia" w:cstheme="minorEastAsia"/>
          <w:bCs/>
          <w:color w:val="auto"/>
          <w:szCs w:val="24"/>
        </w:rPr>
        <w:t>】、但高于（含）【</w:t>
      </w:r>
      <w:r>
        <w:rPr>
          <w:rFonts w:hint="eastAsia" w:asciiTheme="minorEastAsia" w:hAnsiTheme="minorEastAsia" w:eastAsiaTheme="minorEastAsia" w:cstheme="minorEastAsia"/>
          <w:bCs/>
          <w:color w:val="auto"/>
          <w:szCs w:val="24"/>
          <w:u w:val="single"/>
        </w:rPr>
        <w:t>70%</w:t>
      </w:r>
      <w:r>
        <w:rPr>
          <w:rFonts w:hint="eastAsia" w:asciiTheme="minorEastAsia" w:hAnsiTheme="minorEastAsia" w:eastAsiaTheme="minorEastAsia" w:cstheme="minorEastAsia"/>
          <w:bCs/>
          <w:color w:val="auto"/>
          <w:szCs w:val="24"/>
        </w:rPr>
        <w:t>】，甲方按照每月【</w:t>
      </w:r>
      <w:r>
        <w:rPr>
          <w:rFonts w:hint="eastAsia" w:asciiTheme="minorEastAsia" w:hAnsiTheme="minorEastAsia" w:eastAsiaTheme="minorEastAsia" w:cstheme="minorEastAsia"/>
          <w:bCs/>
          <w:color w:val="auto"/>
          <w:szCs w:val="24"/>
          <w:u w:val="single"/>
        </w:rPr>
        <w:t>2万元</w:t>
      </w:r>
      <w:r>
        <w:rPr>
          <w:rFonts w:hint="eastAsia" w:asciiTheme="minorEastAsia" w:hAnsiTheme="minorEastAsia" w:eastAsiaTheme="minorEastAsia" w:cstheme="minorEastAsia"/>
          <w:bCs/>
          <w:color w:val="auto"/>
          <w:szCs w:val="24"/>
        </w:rPr>
        <w:t>】对乙方进行处罚；如果低于【</w:t>
      </w:r>
      <w:r>
        <w:rPr>
          <w:rFonts w:hint="eastAsia" w:asciiTheme="minorEastAsia" w:hAnsiTheme="minorEastAsia" w:eastAsiaTheme="minorEastAsia" w:cstheme="minorEastAsia"/>
          <w:bCs/>
          <w:color w:val="auto"/>
          <w:szCs w:val="24"/>
          <w:u w:val="single"/>
        </w:rPr>
        <w:t>70%</w:t>
      </w:r>
      <w:r>
        <w:rPr>
          <w:rFonts w:hint="eastAsia" w:asciiTheme="minorEastAsia" w:hAnsiTheme="minorEastAsia" w:eastAsiaTheme="minorEastAsia" w:cstheme="minorEastAsia"/>
          <w:bCs/>
          <w:color w:val="auto"/>
          <w:szCs w:val="24"/>
        </w:rPr>
        <w:t>】、但高于（含）【</w:t>
      </w:r>
      <w:r>
        <w:rPr>
          <w:rFonts w:hint="eastAsia" w:asciiTheme="minorEastAsia" w:hAnsiTheme="minorEastAsia" w:eastAsiaTheme="minorEastAsia" w:cstheme="minorEastAsia"/>
          <w:bCs/>
          <w:color w:val="auto"/>
          <w:szCs w:val="24"/>
          <w:u w:val="single"/>
        </w:rPr>
        <w:t>60%</w:t>
      </w:r>
      <w:r>
        <w:rPr>
          <w:rFonts w:hint="eastAsia" w:asciiTheme="minorEastAsia" w:hAnsiTheme="minorEastAsia" w:eastAsiaTheme="minorEastAsia" w:cstheme="minorEastAsia"/>
          <w:bCs/>
          <w:color w:val="auto"/>
          <w:szCs w:val="24"/>
        </w:rPr>
        <w:t>】，甲方按照每月【</w:t>
      </w:r>
      <w:r>
        <w:rPr>
          <w:rFonts w:hint="eastAsia" w:asciiTheme="minorEastAsia" w:hAnsiTheme="minorEastAsia" w:eastAsiaTheme="minorEastAsia" w:cstheme="minorEastAsia"/>
          <w:bCs/>
          <w:color w:val="auto"/>
          <w:szCs w:val="24"/>
          <w:u w:val="single"/>
        </w:rPr>
        <w:t>5万元</w:t>
      </w:r>
      <w:r>
        <w:rPr>
          <w:rFonts w:hint="eastAsia" w:asciiTheme="minorEastAsia" w:hAnsiTheme="minorEastAsia" w:eastAsiaTheme="minorEastAsia" w:cstheme="minorEastAsia"/>
          <w:bCs/>
          <w:color w:val="auto"/>
          <w:szCs w:val="24"/>
        </w:rPr>
        <w:t>】对乙方进行处罚；如果低于【</w:t>
      </w:r>
      <w:r>
        <w:rPr>
          <w:rFonts w:hint="eastAsia" w:asciiTheme="minorEastAsia" w:hAnsiTheme="minorEastAsia" w:eastAsiaTheme="minorEastAsia" w:cstheme="minorEastAsia"/>
          <w:bCs/>
          <w:color w:val="auto"/>
          <w:szCs w:val="24"/>
          <w:u w:val="single"/>
        </w:rPr>
        <w:t>60%</w:t>
      </w:r>
      <w:r>
        <w:rPr>
          <w:rFonts w:hint="eastAsia" w:asciiTheme="minorEastAsia" w:hAnsiTheme="minorEastAsia" w:eastAsiaTheme="minorEastAsia" w:cstheme="minorEastAsia"/>
          <w:bCs/>
          <w:color w:val="auto"/>
          <w:szCs w:val="24"/>
        </w:rPr>
        <w:t>】，甲方按照每月【</w:t>
      </w:r>
      <w:r>
        <w:rPr>
          <w:rFonts w:hint="eastAsia" w:asciiTheme="minorEastAsia" w:hAnsiTheme="minorEastAsia" w:eastAsiaTheme="minorEastAsia" w:cstheme="minorEastAsia"/>
          <w:bCs/>
          <w:color w:val="auto"/>
          <w:szCs w:val="24"/>
          <w:u w:val="single"/>
        </w:rPr>
        <w:t>10万元</w:t>
      </w:r>
      <w:r>
        <w:rPr>
          <w:rFonts w:hint="eastAsia" w:asciiTheme="minorEastAsia" w:hAnsiTheme="minorEastAsia" w:eastAsiaTheme="minorEastAsia" w:cstheme="minorEastAsia"/>
          <w:bCs/>
          <w:color w:val="auto"/>
          <w:szCs w:val="24"/>
        </w:rPr>
        <w:t>】对乙方进行处罚。</w:t>
      </w:r>
    </w:p>
    <w:p w14:paraId="402619F1">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5.4 乙方的保修服务，均应按照甲方的规定领取派工单，并按规定在维修完毕后取得业主或甲方（或物业公司）指定人员的签字确认后，将派工单返还给甲方，否则保修服务工作被视为未完成关闭。</w:t>
      </w:r>
    </w:p>
    <w:p w14:paraId="08A2772D">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5.5 甲方对乙方的各项保修服务工作的时间要求，不允许超过下述的约定时限。遇到特殊情况，在取得甲方许可的情况下，时限可以适当延长。</w:t>
      </w:r>
    </w:p>
    <w:p w14:paraId="5C1076F5">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5.5.1 水、电、燃气、电梯等业主重要使用功能类：报修后不超过24小时（电梯为重要垂直运输工具，应要求电梯维保单位在交楼现场安排专人负责，备好电梯易损配件，遇电梯故障后应半小时内专人需到场解救被困人员，检测电梯故障，确定故障原因）；</w:t>
      </w:r>
    </w:p>
    <w:p w14:paraId="551EBE90">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5.5.2 空鼓、裂缝类（墙体、地面）：最长维修工期7天；</w:t>
      </w:r>
    </w:p>
    <w:p w14:paraId="5F5339FF">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5.5.3 渗漏类（室内、地上外墙、外门窗）：最长维修工期14天；</w:t>
      </w:r>
    </w:p>
    <w:p w14:paraId="61F5E29C">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5.5.4 地下室渗漏：最长维修工期30天；</w:t>
      </w:r>
    </w:p>
    <w:p w14:paraId="35872F61">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5.5.5 强电、弱电工程类：最长维修工期3天；</w:t>
      </w:r>
    </w:p>
    <w:p w14:paraId="44E3CB1D">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5.5.6 给排水工程类：最长维修工期3天；</w:t>
      </w:r>
    </w:p>
    <w:p w14:paraId="55378083">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5.5.7 通风、空调工程类：最长维修工期5天；</w:t>
      </w:r>
    </w:p>
    <w:p w14:paraId="6ED4A1CF">
      <w:pPr>
        <w:pStyle w:val="80"/>
        <w:numPr>
          <w:ilvl w:val="255"/>
          <w:numId w:val="0"/>
        </w:numPr>
        <w:spacing w:before="78" w:beforeLines="25" w:after="78" w:afterLines="25" w:line="360" w:lineRule="auto"/>
        <w:ind w:firstLine="720" w:firstLineChars="300"/>
        <w:rPr>
          <w:rFonts w:asciiTheme="minorEastAsia" w:hAnsiTheme="minorEastAsia" w:cstheme="minorEastAsia"/>
          <w:color w:val="auto"/>
          <w:sz w:val="24"/>
          <w:szCs w:val="24"/>
        </w:rPr>
      </w:pPr>
      <w:r>
        <w:rPr>
          <w:rFonts w:hint="eastAsia" w:asciiTheme="minorEastAsia" w:hAnsiTheme="minorEastAsia" w:cstheme="minorEastAsia"/>
          <w:color w:val="auto"/>
          <w:sz w:val="24"/>
          <w:szCs w:val="24"/>
        </w:rPr>
        <w:t>5.5.8 户门、室内门、外门窗类：最长维修工期5天，涉及材料重新加工、现场更换门窗情况时，在取得地产工程同意的情况下最长维修工期30天；</w:t>
      </w:r>
    </w:p>
    <w:p w14:paraId="08E743AF">
      <w:pPr>
        <w:pStyle w:val="80"/>
        <w:numPr>
          <w:ilvl w:val="255"/>
          <w:numId w:val="0"/>
        </w:numPr>
        <w:spacing w:before="78" w:beforeLines="25" w:after="78" w:afterLines="25" w:line="360" w:lineRule="auto"/>
        <w:ind w:firstLine="720" w:firstLineChars="300"/>
        <w:rPr>
          <w:rFonts w:asciiTheme="minorEastAsia" w:hAnsiTheme="minorEastAsia" w:cstheme="minorEastAsia"/>
          <w:bCs/>
          <w:color w:val="auto"/>
          <w:sz w:val="24"/>
          <w:szCs w:val="24"/>
        </w:rPr>
      </w:pPr>
      <w:r>
        <w:rPr>
          <w:rFonts w:hint="eastAsia" w:asciiTheme="minorEastAsia" w:hAnsiTheme="minorEastAsia" w:cstheme="minorEastAsia"/>
          <w:color w:val="auto"/>
          <w:sz w:val="24"/>
          <w:szCs w:val="24"/>
        </w:rPr>
        <w:t>5.5.9 装饰工程：最长维修工期7天，涉及重新加工、更换，在取得地产工程同意的情况下可延长至15天；</w:t>
      </w:r>
    </w:p>
    <w:p w14:paraId="1E32D213">
      <w:pPr>
        <w:pStyle w:val="80"/>
        <w:numPr>
          <w:ilvl w:val="255"/>
          <w:numId w:val="0"/>
        </w:numPr>
        <w:spacing w:before="78" w:beforeLines="25" w:after="78" w:afterLines="25" w:line="360" w:lineRule="auto"/>
        <w:ind w:firstLine="720" w:firstLineChars="300"/>
        <w:rPr>
          <w:rFonts w:asciiTheme="minorEastAsia" w:hAnsiTheme="minorEastAsia" w:cstheme="minorEastAsia"/>
          <w:bCs/>
          <w:color w:val="auto"/>
          <w:sz w:val="24"/>
          <w:szCs w:val="24"/>
        </w:rPr>
      </w:pPr>
      <w:r>
        <w:rPr>
          <w:rFonts w:hint="eastAsia" w:asciiTheme="minorEastAsia" w:hAnsiTheme="minorEastAsia" w:cstheme="minorEastAsia"/>
          <w:color w:val="auto"/>
          <w:sz w:val="24"/>
          <w:szCs w:val="24"/>
        </w:rPr>
        <w:t>5.5.10 其他维修工程内容：最长维修工期7天；</w:t>
      </w:r>
    </w:p>
    <w:p w14:paraId="425280BE">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5.6 乙方维修人员接到报修任务后，应在半小时之内应致电业主方，一小时之内上门查看，确定维修范围及周期；若维修责任不易确定，应报建设方物业部及时明确，划分维修范围；</w:t>
      </w:r>
    </w:p>
    <w:p w14:paraId="5A82EFB3">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5.7 若乙方维修人员在施工卫生间等防水要求较高部位的隐蔽工作时，应在该维修工作隐蔽前报物业部验收后，方可隐蔽；</w:t>
      </w:r>
    </w:p>
    <w:p w14:paraId="5FDB0152">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5.8 乙方每次维修完毕，应负责将施工现场清理干净并在完成后取得业主或甲方的验收签字。对于维修超过5日的维修，维修完成后对该户进行一次精保洁服务，费用由乙方支付。</w:t>
      </w:r>
    </w:p>
    <w:p w14:paraId="08B1E609">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Cs/>
          <w:color w:val="auto"/>
          <w:szCs w:val="24"/>
        </w:rPr>
        <w:t>5.9 针对维保工作，当乙方无法满足甲方相关要求时，甲方会以电话（或书面形式、邮件、短信、微信）通知乙方维修经理，以甲方通知之时起算，6小时内仍得不到乙方有效回复的，视同乙方认同甲方处理方式，并承担一切后果。</w:t>
      </w:r>
    </w:p>
    <w:p w14:paraId="53209B8B">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5.10 乙方维修人员入户维修前必须就维修范围内家具等客户私人物品状态与业主进行确认，否则，维修完毕后任何关于业主私人物品损失或损坏的责任由乙方负责，由此产生的相关费用由乙方承担。</w:t>
      </w:r>
    </w:p>
    <w:p w14:paraId="1B55CFEA">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5.11 室内维修，应对需临时拆除物品进行妥善保护，并请业主指定地点存放。由于保管不善造成的物品损坏，恢复所需一切费用由乙方承担。</w:t>
      </w:r>
    </w:p>
    <w:p w14:paraId="19B533D7">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5.12 进行防水维修时，需进行闭水试验的，应提前通知楼下业主并安排专人进行监控，一旦发现问题立即处理，并负责恢复维修给楼下业主带来的破坏或损失。屋面维修，应密切关注天气变化，及时采取措施。由于管理不到位或措施不力造成业主财产损失的，一切后果及费用由乙方承担。</w:t>
      </w:r>
    </w:p>
    <w:p w14:paraId="663AF570">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5.13 乙方在室内外维修过程中，如需搭设脚手架等可能造成人员通行障碍或涉及人身安全的临时设施，必须做出明显标志和安全警示，必要时应设专门人员进行现场监控，提醒过往人员注意。如因措施不力造成业主投诉甚至人身伤害，一切责任及后果由乙方负责。</w:t>
      </w:r>
    </w:p>
    <w:p w14:paraId="5D76E620">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5.14 室外维修过程中，对明挖沟槽、高空作业等容易造成人身伤害的维修项目进行明显的安全警示（警示牌和警示灯），设立临时通道、防砸棚等安全设施，必要时应设立专门人员进行现场监控，完成后应对现场及时进行恢复和清理。如因措施不力造成业主投诉甚至人身伤害，一切责任及后果由乙方负责。</w:t>
      </w:r>
    </w:p>
    <w:p w14:paraId="34663C61">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5.15 维修工作中，如果需要管理水、电、气、控制类开关时，如果是对单户小业主，则应事先征得小业主的同意，由维修人员代小业主操作；如果涉及多户业主，必须先征得物业管理公司的同意，并由物业管理公司的人员进行开关操作。未经物业公司许可，擅自开关公共设施、设备，造成业主投诉的，</w:t>
      </w:r>
      <w:r>
        <w:rPr>
          <w:rFonts w:hint="eastAsia" w:asciiTheme="minorEastAsia" w:hAnsiTheme="minorEastAsia" w:eastAsiaTheme="minorEastAsia" w:cstheme="minorEastAsia"/>
          <w:b/>
          <w:color w:val="auto"/>
          <w:szCs w:val="24"/>
        </w:rPr>
        <w:t>甲方将对乙方处罚【</w:t>
      </w:r>
      <w:r>
        <w:rPr>
          <w:rFonts w:hint="eastAsia" w:asciiTheme="minorEastAsia" w:hAnsiTheme="minorEastAsia" w:eastAsiaTheme="minorEastAsia" w:cstheme="minorEastAsia"/>
          <w:b/>
          <w:color w:val="auto"/>
          <w:szCs w:val="24"/>
          <w:u w:val="single"/>
        </w:rPr>
        <w:t>5万元</w:t>
      </w:r>
      <w:r>
        <w:rPr>
          <w:rFonts w:hint="eastAsia" w:asciiTheme="minorEastAsia" w:hAnsiTheme="minorEastAsia" w:eastAsiaTheme="minorEastAsia" w:cstheme="minorEastAsia"/>
          <w:b/>
          <w:color w:val="auto"/>
          <w:szCs w:val="24"/>
        </w:rPr>
        <w:t>】</w:t>
      </w:r>
      <w:r>
        <w:rPr>
          <w:rFonts w:hint="eastAsia" w:asciiTheme="minorEastAsia" w:hAnsiTheme="minorEastAsia" w:eastAsiaTheme="minorEastAsia" w:cstheme="minorEastAsia"/>
          <w:color w:val="auto"/>
          <w:szCs w:val="24"/>
        </w:rPr>
        <w:t>。</w:t>
      </w:r>
    </w:p>
    <w:p w14:paraId="1DF8C4E1">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5.16 乙方进行窗户、栏杆等维修时，应制定完善的安全措施，设立临时防护设施，在保证质量前提下，以最快的速度进行恢复，确保人身安全。进行外檐门窗维修，应考虑天气等自然环境影响，采取必要措施确保业主财产和人身安全。由于乙方原因造成的人身伤害、财产损坏或其它不良后果，一切责任及损失由乙方承担。</w:t>
      </w:r>
    </w:p>
    <w:p w14:paraId="67D737C0">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5.17 乙方维修所用电器设施或工具必须符合行业标准及安全规范要求，由于电器设施或工具问题造成业主财产损坏，甚至造成人身伤害的，其一切后果及损失由乙方承担。</w:t>
      </w:r>
    </w:p>
    <w:p w14:paraId="69B1C18D">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5.18 乙方必须严格按甲方的要求进行维修，对于超出甲方发出的派工单范围的维修工作，乙方应立即以电话或其它最快的方式与甲方进行联系，以确认是否属于乙方的维修范围。对于超出合同和本保修书范围，且甲方没有确认的工作，其责任由乙方负责，所发生的费用也由乙方承担。</w:t>
      </w:r>
    </w:p>
    <w:p w14:paraId="643C7714">
      <w:pPr>
        <w:pStyle w:val="53"/>
        <w:spacing w:before="78" w:beforeLines="25" w:after="78" w:afterLines="25" w:line="360" w:lineRule="auto"/>
        <w:ind w:left="0" w:right="0" w:firstLine="480"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color w:val="auto"/>
          <w:szCs w:val="24"/>
        </w:rPr>
        <w:t>5.19 对于因保修不到位、不及时给甲方造成的业主索赔、商誉损失，以及因质量问题在保修过程中造成新的连带损失等，乙方同意以损失额的115%对甲方进行赔偿。</w:t>
      </w:r>
    </w:p>
    <w:p w14:paraId="3A77AB3E">
      <w:pPr>
        <w:pStyle w:val="53"/>
        <w:spacing w:before="78" w:beforeLines="25" w:after="78" w:afterLines="25" w:line="360" w:lineRule="auto"/>
        <w:ind w:left="0" w:right="0" w:firstLine="480" w:firstLineChars="200"/>
        <w:rPr>
          <w:rFonts w:asciiTheme="minorEastAsia" w:hAnsiTheme="minorEastAsia" w:eastAsiaTheme="minorEastAsia" w:cstheme="minorEastAsia"/>
          <w:b/>
          <w:bCs/>
          <w:color w:val="auto"/>
          <w:szCs w:val="24"/>
        </w:rPr>
      </w:pPr>
      <w:r>
        <w:rPr>
          <w:rFonts w:hint="eastAsia" w:asciiTheme="minorEastAsia" w:hAnsiTheme="minorEastAsia" w:eastAsiaTheme="minorEastAsia" w:cstheme="minorEastAsia"/>
          <w:bCs/>
          <w:color w:val="auto"/>
          <w:szCs w:val="24"/>
        </w:rPr>
        <w:t>5.20 对于乙方不接受甲方质量保修管理部门人员的监督，不能及时对甲方质量保修管理部门人员指出的错误行为进行整改。</w:t>
      </w:r>
      <w:r>
        <w:rPr>
          <w:rFonts w:hint="eastAsia" w:asciiTheme="minorEastAsia" w:hAnsiTheme="minorEastAsia" w:eastAsiaTheme="minorEastAsia" w:cstheme="minorEastAsia"/>
          <w:b/>
          <w:bCs/>
          <w:color w:val="auto"/>
          <w:szCs w:val="24"/>
        </w:rPr>
        <w:t>甲方有权利按次对乙方进行【</w:t>
      </w:r>
      <w:r>
        <w:rPr>
          <w:rFonts w:hint="eastAsia" w:asciiTheme="minorEastAsia" w:hAnsiTheme="minorEastAsia" w:eastAsiaTheme="minorEastAsia" w:cstheme="minorEastAsia"/>
          <w:b/>
          <w:bCs/>
          <w:color w:val="auto"/>
          <w:szCs w:val="24"/>
          <w:u w:val="single"/>
        </w:rPr>
        <w:t>5000元~10000元</w:t>
      </w:r>
      <w:r>
        <w:rPr>
          <w:rFonts w:hint="eastAsia" w:asciiTheme="minorEastAsia" w:hAnsiTheme="minorEastAsia" w:eastAsiaTheme="minorEastAsia" w:cstheme="minorEastAsia"/>
          <w:b/>
          <w:bCs/>
          <w:color w:val="auto"/>
          <w:szCs w:val="24"/>
        </w:rPr>
        <w:t>】的处罚。</w:t>
      </w:r>
    </w:p>
    <w:p w14:paraId="299A4FBA">
      <w:pPr>
        <w:pStyle w:val="53"/>
        <w:spacing w:before="78" w:beforeLines="25" w:after="78" w:afterLines="25" w:line="360" w:lineRule="auto"/>
        <w:ind w:left="0" w:right="0" w:firstLine="482" w:firstLineChars="200"/>
        <w:rPr>
          <w:rFonts w:asciiTheme="minorEastAsia" w:hAnsiTheme="minorEastAsia" w:eastAsiaTheme="minorEastAsia" w:cstheme="minorEastAsia"/>
          <w:bCs/>
          <w:color w:val="auto"/>
          <w:szCs w:val="24"/>
        </w:rPr>
      </w:pPr>
      <w:r>
        <w:rPr>
          <w:rFonts w:hint="eastAsia" w:asciiTheme="minorEastAsia" w:hAnsiTheme="minorEastAsia" w:eastAsiaTheme="minorEastAsia" w:cstheme="minorEastAsia"/>
          <w:b/>
          <w:bCs/>
          <w:color w:val="auto"/>
          <w:szCs w:val="24"/>
        </w:rPr>
        <w:t xml:space="preserve">5.21 </w:t>
      </w:r>
      <w:r>
        <w:rPr>
          <w:rFonts w:hint="eastAsia" w:asciiTheme="minorEastAsia" w:hAnsiTheme="minorEastAsia" w:eastAsiaTheme="minorEastAsia" w:cstheme="minorEastAsia"/>
          <w:b/>
          <w:color w:val="auto"/>
          <w:szCs w:val="24"/>
          <w:u w:val="single"/>
        </w:rPr>
        <w:t>乙方在保修服务中、在业主家维修服务时出现下列情况之一的，责任由乙方承担，甲方有权对乙方进行【RMB500元~RMB10000元】的处罚，并保留向乙方进一步追偿的权利</w:t>
      </w:r>
      <w:r>
        <w:rPr>
          <w:rFonts w:hint="eastAsia" w:asciiTheme="minorEastAsia" w:hAnsiTheme="minorEastAsia" w:eastAsiaTheme="minorEastAsia" w:cstheme="minorEastAsia"/>
          <w:color w:val="auto"/>
          <w:szCs w:val="24"/>
        </w:rPr>
        <w:t>。罚款的具体金额由甲方根据问题严重程度自行确定，对此乙方不得提出任何异议。罚款的金额由甲方知会乙方（文件或邮件或手机短信均可）后即刻生效，无需征得乙方书面签收意见，即可直接从甲方支付给乙方的任何费用中扣除。</w:t>
      </w:r>
    </w:p>
    <w:p w14:paraId="140D0178">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 在业主家中吸烟、喝酒、吃饭，言语不负责任，对甲方的信誉造成或有可能造成不良影响和损害的各种行为或表达方式。</w:t>
      </w:r>
    </w:p>
    <w:p w14:paraId="1FB09804">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5.21.2 偷盗、私拿、私用业主东西的，使用业主卫生器具。</w:t>
      </w:r>
    </w:p>
    <w:p w14:paraId="6816265F">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5.21.3 违反甲方关于维修过程中的成品保护和清洁标准，清理现场工作不及时，不能做到工完清场。 </w:t>
      </w:r>
    </w:p>
    <w:p w14:paraId="6522651E">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5.21.4 违反甲方的关于维修过程中的成品保护和清洁标准，在已（正）装修的业主家维修时，不采取保护措施，损坏装修成品。</w:t>
      </w:r>
    </w:p>
    <w:p w14:paraId="50D4F712">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5.21.5 进入业主家中，不穿鞋套、不携带成品保护措施工具。维修时，乙方必须对地面采取满铺防潮垫的保护措施，人员行走通道及材料、工具堆放地点应加铺地毯。由于保护不到位产生地面等装饰面层损坏，由乙方承担责任及相关费用。</w:t>
      </w:r>
    </w:p>
    <w:p w14:paraId="3C927472">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5.21.6 维修时出现意外情况，不及时知会甲方或物业公司。</w:t>
      </w:r>
    </w:p>
    <w:p w14:paraId="60A386EB">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5.21.7 维修劳务人员不能做到统一着装，出入小区、业主户内不挂牌。</w:t>
      </w:r>
    </w:p>
    <w:p w14:paraId="09A007E1">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5.21.8 进入社区内维修，乱丢东西、践踏草坪、损毁花木、破坏社区内的设施。</w:t>
      </w:r>
    </w:p>
    <w:p w14:paraId="67C45A64">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5.21.9 </w:t>
      </w:r>
      <w:r>
        <w:rPr>
          <w:rFonts w:hint="eastAsia" w:asciiTheme="minorEastAsia" w:hAnsiTheme="minorEastAsia" w:eastAsiaTheme="minorEastAsia" w:cstheme="minorEastAsia"/>
          <w:bCs/>
          <w:color w:val="auto"/>
          <w:sz w:val="24"/>
          <w:szCs w:val="24"/>
        </w:rPr>
        <w:t>乙方维修人员从物业管理处领用钥匙，不按规定时间归还。</w:t>
      </w:r>
    </w:p>
    <w:p w14:paraId="17F90A71">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5.21.10 </w:t>
      </w:r>
      <w:r>
        <w:rPr>
          <w:rFonts w:hint="eastAsia" w:asciiTheme="minorEastAsia" w:hAnsiTheme="minorEastAsia" w:eastAsiaTheme="minorEastAsia" w:cstheme="minorEastAsia"/>
          <w:bCs/>
          <w:color w:val="auto"/>
          <w:sz w:val="24"/>
          <w:szCs w:val="24"/>
        </w:rPr>
        <w:t>进入托管钥匙的房间内维修，离开维修现场，未将门窗、水电关好。</w:t>
      </w:r>
    </w:p>
    <w:p w14:paraId="7F4A2947">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5.21.11 </w:t>
      </w:r>
      <w:r>
        <w:rPr>
          <w:rFonts w:hint="eastAsia" w:asciiTheme="minorEastAsia" w:hAnsiTheme="minorEastAsia" w:eastAsiaTheme="minorEastAsia" w:cstheme="minorEastAsia"/>
          <w:bCs/>
          <w:color w:val="auto"/>
          <w:sz w:val="24"/>
          <w:szCs w:val="24"/>
        </w:rPr>
        <w:t>业主家中已经摆放家具、电器后，在没有业主或物业公司工作人员在场的情况下，乙方擅自入户开展维修。</w:t>
      </w:r>
    </w:p>
    <w:p w14:paraId="279091EF">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5.21.12 需进行地面、墙壁剔凿等容易引起噪声、扬尘、异常气味等污染的作业项目，必须提前知会业主，如对邻里居民正常生活有所干扰的还要提前通知，获取谅解。对污染范围内家具电器等物品用塑料薄膜、塑料布进行苫盖保护。并且在施工完毕后对室内卫生进行清扫，达到业主满意。</w:t>
      </w:r>
    </w:p>
    <w:p w14:paraId="76DF1D3C">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5.21.13 未经甲方允许，乙方维修人员以任何名义承担为业主装修、改造或提供建筑材料、搬运垃圾等一切有偿服务行为。</w:t>
      </w:r>
    </w:p>
    <w:p w14:paraId="3DC6B75F">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5.21.14 乙方维修人员未在规定或预约的时间内到现场进行相关维修工作。</w:t>
      </w:r>
    </w:p>
    <w:p w14:paraId="517A94CF">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5.21.15 乙方维修人员在业主未留钥匙的情况下非法入户（按上限处罚）。</w:t>
      </w:r>
    </w:p>
    <w:p w14:paraId="0AF3B7B6">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5.21.16 乙方维修人员在与业主沟通交流时，使用不文明、不礼貌的语言，与业主争执或在维修现场与其他人员（包括甲方人员、乙方同事及其他施工单位维修人员）争执，擅自向业主讲有损甲方的利益及形象的任何言语。</w:t>
      </w:r>
    </w:p>
    <w:p w14:paraId="7297355D">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5.21.17  乙方维修人员擅自将业主房间当作材料仓库、工人宿舍等功能性房间。</w:t>
      </w:r>
    </w:p>
    <w:p w14:paraId="059625CF">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5.21.18维修工作中，如果需要管理水、电、气、控制类开关时，如果是对单户业主，则应事先征得业主的同意，由维修人员代业主操作；如果涉及多户业主，必须先征得物业管理公司的同意，并由物业管理公司的人员进行开关操作。未经物业公司许可，擅自开关公共设施、设备的，造成业主投诉的。</w:t>
      </w:r>
    </w:p>
    <w:p w14:paraId="3B262000">
      <w:pPr>
        <w:pStyle w:val="53"/>
        <w:spacing w:before="78" w:beforeLines="25" w:after="78" w:afterLines="25" w:line="360" w:lineRule="auto"/>
        <w:ind w:left="0" w:right="-57" w:rightChars="-27" w:firstLine="480" w:firstLineChars="200"/>
        <w:rPr>
          <w:rFonts w:asciiTheme="minorEastAsia" w:hAnsiTheme="minorEastAsia" w:eastAsiaTheme="minorEastAsia" w:cstheme="minorEastAsia"/>
          <w:bCs/>
          <w:color w:val="auto"/>
          <w:szCs w:val="24"/>
          <w:u w:val="single"/>
        </w:rPr>
      </w:pPr>
      <w:r>
        <w:rPr>
          <w:rFonts w:hint="eastAsia" w:asciiTheme="minorEastAsia" w:hAnsiTheme="minorEastAsia" w:eastAsiaTheme="minorEastAsia" w:cstheme="minorEastAsia"/>
          <w:bCs/>
          <w:color w:val="auto"/>
          <w:szCs w:val="24"/>
        </w:rPr>
        <w:t xml:space="preserve">5.22 </w:t>
      </w:r>
      <w:r>
        <w:rPr>
          <w:rFonts w:hint="eastAsia" w:asciiTheme="minorEastAsia" w:hAnsiTheme="minorEastAsia" w:eastAsiaTheme="minorEastAsia" w:cstheme="minorEastAsia"/>
          <w:color w:val="auto"/>
          <w:szCs w:val="24"/>
          <w:u w:val="single"/>
        </w:rPr>
        <w:t>上述条款所涉及的违约处罚，其具体金额由甲方根据问题严重程度自行确定，乙方再次确认放弃提出异议的权利。此外，乙方确认：对于违约处罚的金额由甲方知会乙方（文件或邮件或手机短信均可）后即刻生效，无需征得乙方书面签收意见，即可直接从甲方应付给乙方的任何费用中扣除。</w:t>
      </w:r>
    </w:p>
    <w:p w14:paraId="46DB39BA">
      <w:pPr>
        <w:pStyle w:val="53"/>
        <w:numPr>
          <w:ilvl w:val="255"/>
          <w:numId w:val="0"/>
        </w:numPr>
        <w:tabs>
          <w:tab w:val="left" w:pos="960"/>
        </w:tabs>
        <w:spacing w:before="78" w:beforeLines="25" w:after="78" w:afterLines="25" w:line="360" w:lineRule="auto"/>
        <w:ind w:right="720" w:firstLine="482" w:firstLineChars="200"/>
        <w:rPr>
          <w:rFonts w:asciiTheme="minorEastAsia" w:hAnsiTheme="minorEastAsia" w:eastAsiaTheme="minorEastAsia" w:cstheme="minorEastAsia"/>
          <w:b/>
          <w:bCs/>
          <w:color w:val="auto"/>
          <w:szCs w:val="24"/>
        </w:rPr>
      </w:pPr>
      <w:r>
        <w:rPr>
          <w:rFonts w:hint="eastAsia" w:asciiTheme="minorEastAsia" w:hAnsiTheme="minorEastAsia" w:eastAsiaTheme="minorEastAsia" w:cstheme="minorEastAsia"/>
          <w:b/>
          <w:bCs/>
          <w:color w:val="auto"/>
          <w:szCs w:val="24"/>
        </w:rPr>
        <w:t>第六条  双方针对渗漏问题的补充约定：</w:t>
      </w:r>
    </w:p>
    <w:p w14:paraId="70A68103">
      <w:pPr>
        <w:pStyle w:val="12"/>
        <w:spacing w:before="78" w:beforeLines="25" w:after="78" w:afterLines="25"/>
        <w:ind w:firstLine="480" w:firstLineChars="200"/>
        <w:rPr>
          <w:rFonts w:asciiTheme="minorEastAsia" w:hAnsiTheme="minorEastAsia" w:eastAsiaTheme="minorEastAsia" w:cstheme="minorEastAsia"/>
          <w:color w:val="auto"/>
          <w:sz w:val="24"/>
          <w:szCs w:val="24"/>
          <w:u w:val="single"/>
        </w:rPr>
      </w:pPr>
      <w:r>
        <w:rPr>
          <w:rFonts w:hint="eastAsia" w:asciiTheme="minorEastAsia" w:hAnsiTheme="minorEastAsia" w:eastAsiaTheme="minorEastAsia" w:cstheme="minorEastAsia"/>
          <w:color w:val="auto"/>
          <w:sz w:val="24"/>
          <w:szCs w:val="24"/>
        </w:rPr>
        <w:t xml:space="preserve">6.1 </w:t>
      </w:r>
      <w:r>
        <w:rPr>
          <w:rFonts w:hint="eastAsia" w:asciiTheme="minorEastAsia" w:hAnsiTheme="minorEastAsia" w:eastAsiaTheme="minorEastAsia" w:cstheme="minorEastAsia"/>
          <w:color w:val="auto"/>
          <w:sz w:val="24"/>
          <w:szCs w:val="24"/>
          <w:u w:val="single"/>
        </w:rPr>
        <w:t>凡属于乙方原因造成的渗漏质量问题或其他缺陷，均属于乙方免费保修的责任范围，乙方应负责维修，并应对业主和甲方承担由质量问题引发的损失赔偿责任及保修工作实施中引发的其他损失赔偿责任。</w:t>
      </w:r>
    </w:p>
    <w:p w14:paraId="259ACB5B">
      <w:pPr>
        <w:pStyle w:val="12"/>
        <w:spacing w:before="78" w:beforeLines="25" w:after="78" w:afterLines="25"/>
        <w:ind w:firstLine="480" w:firstLineChars="200"/>
        <w:rPr>
          <w:rFonts w:asciiTheme="minorEastAsia" w:hAnsiTheme="minorEastAsia" w:eastAsiaTheme="minorEastAsia" w:cstheme="minorEastAsia"/>
          <w:color w:val="auto"/>
          <w:sz w:val="24"/>
          <w:szCs w:val="24"/>
          <w:u w:val="single"/>
        </w:rPr>
      </w:pPr>
      <w:r>
        <w:rPr>
          <w:rFonts w:hint="eastAsia" w:asciiTheme="minorEastAsia" w:hAnsiTheme="minorEastAsia" w:eastAsiaTheme="minorEastAsia" w:cstheme="minorEastAsia"/>
          <w:color w:val="auto"/>
          <w:sz w:val="24"/>
          <w:szCs w:val="24"/>
        </w:rPr>
        <w:t xml:space="preserve">6.2 </w:t>
      </w:r>
      <w:r>
        <w:rPr>
          <w:rFonts w:hint="eastAsia" w:asciiTheme="minorEastAsia" w:hAnsiTheme="minorEastAsia" w:eastAsiaTheme="minorEastAsia" w:cstheme="minorEastAsia"/>
          <w:color w:val="auto"/>
          <w:sz w:val="24"/>
          <w:szCs w:val="24"/>
          <w:u w:val="single"/>
        </w:rPr>
        <w:t>渗漏投诉特别保证金：乙方将质保金中的【50%】（即合同结算额的【2.5%】）作为渗漏投诉特别保证金，自首批业主入住之日起两年内，以户为单位，凡出现乙方承包范围内业主总户数的【5%】以上（含5%）因乙方施工质量原因造成渗漏水（包括屋面、外墙、窗口、卫生间、阳台、洗衣机位、管道等部位）的投诉，甲方将不退还该部分保证金。</w:t>
      </w:r>
    </w:p>
    <w:p w14:paraId="4E87D0DE">
      <w:pPr>
        <w:pStyle w:val="53"/>
        <w:numPr>
          <w:ilvl w:val="255"/>
          <w:numId w:val="0"/>
        </w:numPr>
        <w:tabs>
          <w:tab w:val="left" w:pos="960"/>
        </w:tabs>
        <w:spacing w:before="78" w:beforeLines="25" w:after="78" w:afterLines="25" w:line="360" w:lineRule="auto"/>
        <w:ind w:right="720" w:firstLine="482" w:firstLineChars="200"/>
        <w:rPr>
          <w:rFonts w:asciiTheme="minorEastAsia" w:hAnsiTheme="minorEastAsia" w:eastAsiaTheme="minorEastAsia" w:cstheme="minorEastAsia"/>
          <w:b/>
          <w:bCs/>
          <w:color w:val="auto"/>
          <w:szCs w:val="24"/>
        </w:rPr>
      </w:pPr>
      <w:r>
        <w:rPr>
          <w:rFonts w:hint="eastAsia" w:asciiTheme="minorEastAsia" w:hAnsiTheme="minorEastAsia" w:eastAsiaTheme="minorEastAsia" w:cstheme="minorEastAsia"/>
          <w:b/>
          <w:bCs/>
          <w:color w:val="auto"/>
          <w:szCs w:val="24"/>
        </w:rPr>
        <w:t xml:space="preserve">第七条  乙方责任承担的补充约定： </w:t>
      </w:r>
    </w:p>
    <w:p w14:paraId="4914C7A3">
      <w:pPr>
        <w:pStyle w:val="53"/>
        <w:tabs>
          <w:tab w:val="left" w:pos="420"/>
        </w:tabs>
        <w:spacing w:before="78" w:beforeLines="25" w:after="78" w:afterLines="25" w:line="360" w:lineRule="auto"/>
        <w:ind w:left="0" w:right="0"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本协议书约定的任何情况下须由乙方承担的任何费用、赔偿金、补偿金、违约金、罚款等，在乙方实际履行支付义务前，甲方均有权从承包合同中约定的质量保修金中扣除；如果承包合同中未约定质量保修金，则甲方有权从任何一笔应付未付乙方的款项中扣除，不足部分甲方有权向乙方追偿。</w:t>
      </w:r>
    </w:p>
    <w:p w14:paraId="5C8F2120">
      <w:pPr>
        <w:pStyle w:val="53"/>
        <w:numPr>
          <w:ilvl w:val="255"/>
          <w:numId w:val="0"/>
        </w:numPr>
        <w:tabs>
          <w:tab w:val="left" w:pos="960"/>
        </w:tabs>
        <w:spacing w:before="78" w:beforeLines="25" w:after="78" w:afterLines="25" w:line="360" w:lineRule="auto"/>
        <w:ind w:right="720" w:firstLine="482" w:firstLineChars="200"/>
        <w:rPr>
          <w:rFonts w:asciiTheme="minorEastAsia" w:hAnsiTheme="minorEastAsia" w:eastAsiaTheme="minorEastAsia" w:cstheme="minorEastAsia"/>
          <w:b/>
          <w:color w:val="auto"/>
          <w:szCs w:val="24"/>
        </w:rPr>
      </w:pPr>
      <w:r>
        <w:rPr>
          <w:rFonts w:hint="eastAsia" w:asciiTheme="minorEastAsia" w:hAnsiTheme="minorEastAsia" w:eastAsiaTheme="minorEastAsia" w:cstheme="minorEastAsia"/>
          <w:b/>
          <w:color w:val="auto"/>
          <w:szCs w:val="24"/>
        </w:rPr>
        <w:t>第八条  乙方保修联系方式</w:t>
      </w:r>
    </w:p>
    <w:p w14:paraId="04D58012">
      <w:pPr>
        <w:pStyle w:val="53"/>
        <w:tabs>
          <w:tab w:val="left" w:pos="420"/>
          <w:tab w:val="left" w:pos="960"/>
        </w:tabs>
        <w:spacing w:before="78" w:beforeLines="25" w:after="78" w:afterLines="25" w:line="360" w:lineRule="auto"/>
        <w:ind w:left="0" w:right="-82" w:firstLine="480" w:firstLineChars="200"/>
        <w:rPr>
          <w:rFonts w:asciiTheme="minorEastAsia" w:hAnsiTheme="minorEastAsia" w:eastAsiaTheme="minorEastAsia" w:cstheme="minorEastAsia"/>
          <w:b/>
          <w:color w:val="auto"/>
          <w:szCs w:val="24"/>
        </w:rPr>
      </w:pPr>
      <w:r>
        <w:rPr>
          <w:rFonts w:hint="eastAsia" w:asciiTheme="minorEastAsia" w:hAnsiTheme="minorEastAsia" w:eastAsiaTheme="minorEastAsia" w:cstheme="minorEastAsia"/>
          <w:color w:val="auto"/>
          <w:szCs w:val="24"/>
        </w:rPr>
        <w:t>甲方根据本协议书约定或拟对乙方作出的任何和全部通知、要求、任务指派或联系，以传真、电话（含手机短信）、E-mail和邮寄等任一种方式为之，均为有效。采取传真、电话（含手机短信）、E-mail方式通知，发出时间视为到达时间；采用信件通知方式的，在寄出三天后（本市）/七天后（外省）视为到达。乙方的联系方式以本协议书所记载的为准，因乙方提供的联系方式不准确或地址变更而导致乙方未能实际收到相关通知的，后果由乙方自行承担。</w:t>
      </w:r>
    </w:p>
    <w:p w14:paraId="09A23667">
      <w:pPr>
        <w:pStyle w:val="53"/>
        <w:spacing w:before="78" w:beforeLines="25" w:after="78" w:afterLines="25" w:line="360" w:lineRule="auto"/>
        <w:ind w:left="420"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乙方公司主管保修工作的负责人（副总或以上级别）</w:t>
      </w:r>
    </w:p>
    <w:p w14:paraId="5CE1431A">
      <w:pPr>
        <w:pStyle w:val="53"/>
        <w:spacing w:before="78" w:beforeLines="25" w:after="78" w:afterLines="25" w:line="360" w:lineRule="auto"/>
        <w:ind w:left="420"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姓名：杨富才            手机：15013736662</w:t>
      </w:r>
      <w:r>
        <w:rPr>
          <w:rFonts w:asciiTheme="minorEastAsia" w:hAnsiTheme="minorEastAsia" w:eastAsiaTheme="minorEastAsia" w:cstheme="minorEastAsia"/>
          <w:b/>
          <w:color w:val="auto"/>
          <w:szCs w:val="24"/>
          <w:highlight w:val="none"/>
        </w:rPr>
        <w:t xml:space="preserve"> </w:t>
      </w:r>
    </w:p>
    <w:p w14:paraId="4431489B">
      <w:pPr>
        <w:pStyle w:val="53"/>
        <w:spacing w:before="78" w:beforeLines="25" w:after="78" w:afterLines="25" w:line="360" w:lineRule="auto"/>
        <w:ind w:left="420"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办公电话：</w:t>
      </w:r>
      <w:r>
        <w:rPr>
          <w:rFonts w:asciiTheme="minorEastAsia" w:hAnsiTheme="minorEastAsia" w:eastAsiaTheme="minorEastAsia" w:cstheme="minorEastAsia"/>
          <w:b/>
          <w:color w:val="auto"/>
          <w:szCs w:val="24"/>
          <w:highlight w:val="none"/>
        </w:rPr>
        <w:t xml:space="preserve"> </w:t>
      </w:r>
      <w:r>
        <w:rPr>
          <w:rFonts w:hint="eastAsia" w:asciiTheme="minorEastAsia" w:hAnsiTheme="minorEastAsia" w:eastAsiaTheme="minorEastAsia" w:cstheme="minorEastAsia"/>
          <w:b/>
          <w:color w:val="auto"/>
          <w:szCs w:val="24"/>
          <w:highlight w:val="none"/>
        </w:rPr>
        <w:t xml:space="preserve"> /   传真：  /      e-mail： / </w:t>
      </w:r>
      <w:r>
        <w:rPr>
          <w:rFonts w:asciiTheme="minorEastAsia" w:hAnsiTheme="minorEastAsia" w:eastAsiaTheme="minorEastAsia" w:cstheme="minorEastAsia"/>
          <w:b/>
          <w:color w:val="auto"/>
          <w:szCs w:val="24"/>
          <w:highlight w:val="none"/>
        </w:rPr>
        <w:t xml:space="preserve"> </w:t>
      </w:r>
    </w:p>
    <w:p w14:paraId="36B18B87">
      <w:pPr>
        <w:pStyle w:val="53"/>
        <w:spacing w:before="78" w:beforeLines="25" w:after="78" w:afterLines="25" w:line="360" w:lineRule="auto"/>
        <w:ind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公司通信地址：天津自贸试验区（空港经济区）东七道2号中兴产业基地7号楼402</w:t>
      </w:r>
    </w:p>
    <w:p w14:paraId="36AA32D4">
      <w:pPr>
        <w:pStyle w:val="53"/>
        <w:spacing w:before="78" w:beforeLines="25" w:after="78" w:afterLines="25" w:line="360" w:lineRule="auto"/>
        <w:ind w:left="420" w:right="720"/>
        <w:rPr>
          <w:rFonts w:asciiTheme="minorEastAsia" w:hAnsiTheme="minorEastAsia" w:eastAsiaTheme="minorEastAsia" w:cstheme="minorEastAsia"/>
          <w:b/>
          <w:color w:val="auto"/>
          <w:szCs w:val="24"/>
          <w:highlight w:val="none"/>
        </w:rPr>
      </w:pPr>
      <w:r>
        <w:rPr>
          <w:rFonts w:asciiTheme="minorEastAsia" w:hAnsiTheme="minorEastAsia" w:eastAsiaTheme="minorEastAsia" w:cstheme="minorEastAsia"/>
          <w:b/>
          <w:color w:val="auto"/>
          <w:szCs w:val="24"/>
          <w:highlight w:val="none"/>
        </w:rPr>
        <w:t xml:space="preserve"> </w:t>
      </w:r>
    </w:p>
    <w:p w14:paraId="34799444">
      <w:pPr>
        <w:pStyle w:val="53"/>
        <w:spacing w:before="78" w:beforeLines="25" w:after="78" w:afterLines="25" w:line="360" w:lineRule="auto"/>
        <w:ind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 xml:space="preserve"> 邮编：</w:t>
      </w:r>
    </w:p>
    <w:p w14:paraId="1690710E">
      <w:pPr>
        <w:pStyle w:val="53"/>
        <w:spacing w:before="78" w:beforeLines="25" w:after="78" w:afterLines="25" w:line="360" w:lineRule="auto"/>
        <w:ind w:left="420"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乙方派驻本项目的维修管理第一负责人（项目经理或维修经理）</w:t>
      </w:r>
    </w:p>
    <w:p w14:paraId="6A24BE47">
      <w:pPr>
        <w:pStyle w:val="53"/>
        <w:spacing w:before="78" w:beforeLines="25" w:after="78" w:afterLines="25" w:line="360" w:lineRule="auto"/>
        <w:ind w:left="420"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姓名：高久海</w:t>
      </w:r>
      <w:r>
        <w:rPr>
          <w:rFonts w:hint="eastAsia" w:asciiTheme="minorEastAsia" w:hAnsiTheme="minorEastAsia" w:eastAsiaTheme="minorEastAsia" w:cstheme="minorEastAsia"/>
          <w:b/>
          <w:color w:val="auto"/>
          <w:szCs w:val="24"/>
          <w:highlight w:val="none"/>
        </w:rPr>
        <w:tab/>
      </w:r>
      <w:r>
        <w:rPr>
          <w:rFonts w:hint="eastAsia" w:asciiTheme="minorEastAsia" w:hAnsiTheme="minorEastAsia" w:eastAsiaTheme="minorEastAsia" w:cstheme="minorEastAsia"/>
          <w:b/>
          <w:color w:val="auto"/>
          <w:szCs w:val="24"/>
          <w:highlight w:val="none"/>
        </w:rPr>
        <w:t xml:space="preserve">         手机：15650583688</w:t>
      </w:r>
    </w:p>
    <w:p w14:paraId="28C5B954">
      <w:pPr>
        <w:pStyle w:val="53"/>
        <w:spacing w:before="78" w:beforeLines="25" w:after="78" w:afterLines="25" w:line="360" w:lineRule="auto"/>
        <w:ind w:left="420" w:right="720"/>
        <w:rPr>
          <w:rFonts w:asciiTheme="minorEastAsia" w:hAnsiTheme="minorEastAsia" w:eastAsiaTheme="minorEastAsia" w:cstheme="minorEastAsia"/>
          <w:b/>
          <w:color w:val="auto"/>
          <w:szCs w:val="24"/>
          <w:highlight w:val="none"/>
        </w:rPr>
      </w:pPr>
      <w:r>
        <w:rPr>
          <w:rFonts w:hint="eastAsia" w:asciiTheme="minorEastAsia" w:hAnsiTheme="minorEastAsia" w:eastAsiaTheme="minorEastAsia" w:cstheme="minorEastAsia"/>
          <w:b/>
          <w:color w:val="auto"/>
          <w:szCs w:val="24"/>
          <w:highlight w:val="none"/>
        </w:rPr>
        <w:t>办公电话：/ 传真：   /   e-mail：32402532@qq.com</w:t>
      </w:r>
      <w:r>
        <w:rPr>
          <w:rFonts w:asciiTheme="minorEastAsia" w:hAnsiTheme="minorEastAsia" w:eastAsiaTheme="minorEastAsia" w:cstheme="minorEastAsia"/>
          <w:b/>
          <w:color w:val="auto"/>
          <w:szCs w:val="24"/>
          <w:highlight w:val="none"/>
        </w:rPr>
        <w:t xml:space="preserve"> </w:t>
      </w:r>
    </w:p>
    <w:p w14:paraId="7D622043">
      <w:pPr>
        <w:pStyle w:val="53"/>
        <w:tabs>
          <w:tab w:val="left" w:pos="420"/>
          <w:tab w:val="left" w:pos="960"/>
        </w:tabs>
        <w:spacing w:before="78" w:beforeLines="25" w:after="78" w:afterLines="25" w:line="360" w:lineRule="auto"/>
        <w:ind w:left="0" w:right="-82" w:firstLine="480"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color w:val="auto"/>
          <w:szCs w:val="24"/>
        </w:rPr>
        <w:t>以上内容为必填项，乙方应确保前述通讯途径的有效性，联络方式如有变更，应立即以书面形式通知甲方。</w:t>
      </w:r>
    </w:p>
    <w:p w14:paraId="0CAEFA1F">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b/>
          <w:bCs/>
          <w:color w:val="auto"/>
          <w:szCs w:val="24"/>
        </w:rPr>
        <w:t>第九条</w:t>
      </w:r>
      <w:r>
        <w:rPr>
          <w:rFonts w:hint="eastAsia" w:asciiTheme="minorEastAsia" w:hAnsiTheme="minorEastAsia" w:eastAsiaTheme="minorEastAsia" w:cstheme="minorEastAsia"/>
          <w:color w:val="auto"/>
          <w:szCs w:val="24"/>
        </w:rPr>
        <w:t xml:space="preserve"> 本保修书是对承包合同其它部分有关保修工作的进一步明确，未尽事宜按合同及国家、地方、行业的有关规定执行。如乙方违反本保修书的有关约定，甲方有权参照本保修协议书的有关约定进行违约处罚，并保留依据本保修协议书、国家、地方、行业的有关规定进行进一步追偿的权利。</w:t>
      </w:r>
    </w:p>
    <w:p w14:paraId="6BC2FAB9">
      <w:pPr>
        <w:pStyle w:val="53"/>
        <w:numPr>
          <w:ilvl w:val="255"/>
          <w:numId w:val="0"/>
        </w:numPr>
        <w:tabs>
          <w:tab w:val="left" w:pos="960"/>
        </w:tabs>
        <w:spacing w:before="78" w:beforeLines="25" w:after="78" w:afterLines="25" w:line="360" w:lineRule="auto"/>
        <w:ind w:right="-82" w:firstLine="482" w:firstLineChars="200"/>
        <w:rPr>
          <w:rFonts w:asciiTheme="minorEastAsia" w:hAnsiTheme="minorEastAsia" w:eastAsiaTheme="minorEastAsia" w:cstheme="minorEastAsia"/>
          <w:b/>
          <w:bCs/>
          <w:color w:val="auto"/>
          <w:szCs w:val="24"/>
        </w:rPr>
      </w:pPr>
    </w:p>
    <w:p w14:paraId="5DCCD2D3">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b/>
          <w:bCs/>
          <w:color w:val="auto"/>
          <w:szCs w:val="24"/>
        </w:rPr>
        <w:t>第十条</w:t>
      </w:r>
      <w:r>
        <w:rPr>
          <w:rFonts w:hint="eastAsia" w:asciiTheme="minorEastAsia" w:hAnsiTheme="minorEastAsia" w:eastAsiaTheme="minorEastAsia" w:cstheme="minorEastAsia"/>
          <w:color w:val="auto"/>
          <w:szCs w:val="24"/>
        </w:rPr>
        <w:t xml:space="preserve"> 甲方内部定期会对乙方的履约情况进行评价，交付后的保修服务也是评价的重要维度之一。报事关闭率、维修客户满意度、报事关闭及时率等量化数据均作为履约评价的具体指标，对于上述成绩未达到甲方管理要求的乙方单位，甲方会取消乙方在甲方公司内的新项目投标资格。对于表现优异的乙方单位，在新项目的投标过程中在技术标评分中按标准给予加分。</w:t>
      </w:r>
    </w:p>
    <w:p w14:paraId="6BD640D1">
      <w:pPr>
        <w:pStyle w:val="53"/>
        <w:numPr>
          <w:ilvl w:val="255"/>
          <w:numId w:val="0"/>
        </w:numPr>
        <w:tabs>
          <w:tab w:val="left" w:pos="960"/>
        </w:tabs>
        <w:spacing w:before="78" w:beforeLines="25" w:after="78" w:afterLines="25" w:line="360" w:lineRule="auto"/>
        <w:ind w:right="-82" w:firstLine="482" w:firstLineChars="200"/>
        <w:rPr>
          <w:rFonts w:asciiTheme="minorEastAsia" w:hAnsiTheme="minorEastAsia" w:eastAsiaTheme="minorEastAsia" w:cstheme="minorEastAsia"/>
          <w:b/>
          <w:bCs/>
          <w:color w:val="auto"/>
          <w:szCs w:val="24"/>
        </w:rPr>
      </w:pPr>
    </w:p>
    <w:p w14:paraId="027405B2">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color w:val="auto"/>
          <w:szCs w:val="24"/>
        </w:rPr>
      </w:pPr>
      <w:r>
        <w:rPr>
          <w:rFonts w:hint="eastAsia" w:asciiTheme="minorEastAsia" w:hAnsiTheme="minorEastAsia" w:eastAsiaTheme="minorEastAsia" w:cstheme="minorEastAsia"/>
          <w:b/>
          <w:bCs/>
          <w:color w:val="auto"/>
          <w:szCs w:val="24"/>
        </w:rPr>
        <w:t>第十一条</w:t>
      </w:r>
      <w:r>
        <w:rPr>
          <w:rFonts w:hint="eastAsia" w:asciiTheme="minorEastAsia" w:hAnsiTheme="minorEastAsia" w:eastAsiaTheme="minorEastAsia" w:cstheme="minorEastAsia"/>
          <w:color w:val="auto"/>
          <w:szCs w:val="24"/>
        </w:rPr>
        <w:t xml:space="preserve"> 本工程质量保修书经双方盖章后与承包合同同时生效，至保修工作全部按承包合同和本保修书的约定履行完乙方的保修责任和义务后为止，其定义与承包合同一致，其份数与承包合同份数相同，由甲乙双方按承包合同约定分别持有。任何未经另一方同意而直接在本合同上进行的修改或补充对另一方不产生法律及合同约束力。</w:t>
      </w:r>
    </w:p>
    <w:p w14:paraId="675222CD">
      <w:pPr>
        <w:pStyle w:val="53"/>
        <w:tabs>
          <w:tab w:val="left" w:pos="420"/>
          <w:tab w:val="left" w:pos="960"/>
        </w:tabs>
        <w:spacing w:before="0" w:after="0" w:line="360" w:lineRule="auto"/>
        <w:ind w:left="0" w:right="-82"/>
        <w:rPr>
          <w:rFonts w:asciiTheme="minorEastAsia" w:hAnsiTheme="minorEastAsia" w:eastAsiaTheme="minorEastAsia" w:cstheme="minorEastAsia"/>
          <w:b/>
          <w:bCs/>
          <w:color w:val="auto"/>
          <w:szCs w:val="24"/>
        </w:rPr>
      </w:pPr>
      <w:r>
        <w:rPr>
          <w:rFonts w:hint="eastAsia" w:asciiTheme="minorEastAsia" w:hAnsiTheme="minorEastAsia" w:eastAsiaTheme="minorEastAsia" w:cstheme="minorEastAsia"/>
          <w:color w:val="auto"/>
          <w:szCs w:val="24"/>
        </w:rPr>
        <w:t xml:space="preserve"> </w:t>
      </w:r>
      <w:r>
        <w:rPr>
          <w:rFonts w:hint="eastAsia" w:asciiTheme="minorEastAsia" w:hAnsiTheme="minorEastAsia" w:eastAsiaTheme="minorEastAsia" w:cstheme="minorEastAsia"/>
          <w:b/>
          <w:bCs/>
          <w:color w:val="auto"/>
          <w:szCs w:val="24"/>
        </w:rPr>
        <w:t>（以下无正文）</w:t>
      </w:r>
    </w:p>
    <w:p w14:paraId="6DA80756">
      <w:pPr>
        <w:pStyle w:val="53"/>
        <w:tabs>
          <w:tab w:val="left" w:pos="960"/>
        </w:tabs>
        <w:spacing w:before="0" w:after="0" w:line="360" w:lineRule="auto"/>
        <w:ind w:left="0" w:right="-79"/>
        <w:rPr>
          <w:rFonts w:asciiTheme="minorEastAsia" w:hAnsiTheme="minorEastAsia" w:eastAsiaTheme="minorEastAsia" w:cstheme="minorEastAsia"/>
          <w:color w:val="auto"/>
          <w:szCs w:val="24"/>
        </w:rPr>
      </w:pPr>
      <w:r>
        <w:rPr>
          <w:rFonts w:hint="eastAsia" w:asciiTheme="minorEastAsia" w:hAnsiTheme="minorEastAsia" w:eastAsiaTheme="minorEastAsia"/>
          <w:color w:val="auto"/>
          <w:kern w:val="2"/>
          <w:szCs w:val="24"/>
        </w:rPr>
        <w:t xml:space="preserve">发包人：（公章） </w:t>
      </w:r>
      <w:r>
        <w:rPr>
          <w:rFonts w:hint="eastAsia" w:asciiTheme="minorEastAsia" w:hAnsiTheme="minorEastAsia" w:eastAsiaTheme="minorEastAsia" w:cstheme="minorEastAsia"/>
          <w:color w:val="auto"/>
          <w:szCs w:val="24"/>
        </w:rPr>
        <w:t xml:space="preserve">                    </w:t>
      </w:r>
      <w:r>
        <w:rPr>
          <w:rFonts w:hint="eastAsia" w:asciiTheme="minorEastAsia" w:hAnsiTheme="minorEastAsia" w:eastAsiaTheme="minorEastAsia"/>
          <w:color w:val="auto"/>
          <w:kern w:val="2"/>
          <w:szCs w:val="24"/>
        </w:rPr>
        <w:t>承包人：（公章）</w:t>
      </w:r>
    </w:p>
    <w:p w14:paraId="6C6D1BDC">
      <w:pPr>
        <w:widowControl/>
        <w:spacing w:before="78" w:beforeLines="25" w:after="78" w:afterLines="25" w:line="360" w:lineRule="auto"/>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地  址：                             地  址：</w:t>
      </w:r>
    </w:p>
    <w:p w14:paraId="30B1A80D">
      <w:pPr>
        <w:widowControl/>
        <w:spacing w:before="78" w:beforeLines="25" w:after="78" w:afterLines="25" w:line="360" w:lineRule="auto"/>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法定代表人或委托代理人：             法定代表人或委托代理人：</w:t>
      </w:r>
    </w:p>
    <w:p w14:paraId="37E90752">
      <w:pPr>
        <w:widowControl/>
        <w:spacing w:before="78" w:beforeLines="25" w:after="78" w:afterLines="25" w:line="360" w:lineRule="auto"/>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联系电话：                           联系电话:</w:t>
      </w:r>
    </w:p>
    <w:p w14:paraId="1FB011D1">
      <w:pPr>
        <w:widowControl/>
        <w:spacing w:before="78" w:beforeLines="25" w:after="78" w:afterLines="25" w:line="360" w:lineRule="auto"/>
        <w:jc w:val="left"/>
        <w:rPr>
          <w:rFonts w:hint="eastAsia"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年    月    日                       年     月    日</w:t>
      </w:r>
      <w:bookmarkStart w:id="944" w:name="_Toc165190707"/>
      <w:bookmarkStart w:id="945" w:name="_Toc142967509"/>
      <w:bookmarkStart w:id="946" w:name="_Toc147315386"/>
    </w:p>
    <w:p w14:paraId="5BD47148">
      <w:pPr>
        <w:widowControl/>
        <w:spacing w:before="78" w:beforeLines="25" w:after="78" w:afterLines="25" w:line="360" w:lineRule="auto"/>
        <w:jc w:val="left"/>
        <w:rPr>
          <w:rFonts w:hint="eastAsia" w:asciiTheme="minorEastAsia" w:hAnsiTheme="minorEastAsia" w:eastAsiaTheme="minorEastAsia" w:cstheme="minorEastAsia"/>
          <w:b/>
          <w:color w:val="auto"/>
          <w:sz w:val="24"/>
        </w:rPr>
      </w:pPr>
      <w:r>
        <w:rPr>
          <w:rFonts w:hint="eastAsia" w:asciiTheme="minorEastAsia" w:hAnsiTheme="minorEastAsia" w:eastAsiaTheme="minorEastAsia" w:cstheme="minorEastAsia"/>
          <w:b/>
          <w:color w:val="auto"/>
          <w:sz w:val="24"/>
        </w:rPr>
        <w:br w:type="textWrapping"/>
      </w:r>
      <w:r>
        <w:rPr>
          <w:rFonts w:hint="eastAsia" w:asciiTheme="minorEastAsia" w:hAnsiTheme="minorEastAsia" w:eastAsiaTheme="minorEastAsia" w:cstheme="minorEastAsia"/>
          <w:b/>
          <w:color w:val="auto"/>
          <w:sz w:val="24"/>
        </w:rPr>
        <w:br w:type="textWrapping"/>
      </w:r>
    </w:p>
    <w:p w14:paraId="526E9FA9">
      <w:pPr>
        <w:rPr>
          <w:rFonts w:hint="eastAsia" w:asciiTheme="minorEastAsia" w:hAnsiTheme="minorEastAsia" w:eastAsiaTheme="minorEastAsia" w:cstheme="minorEastAsia"/>
          <w:b/>
          <w:color w:val="auto"/>
          <w:sz w:val="24"/>
        </w:rPr>
      </w:pPr>
      <w:r>
        <w:rPr>
          <w:rFonts w:hint="eastAsia" w:asciiTheme="minorEastAsia" w:hAnsiTheme="minorEastAsia" w:eastAsiaTheme="minorEastAsia" w:cstheme="minorEastAsia"/>
          <w:b/>
          <w:color w:val="auto"/>
          <w:sz w:val="24"/>
        </w:rPr>
        <w:br w:type="page"/>
      </w:r>
    </w:p>
    <w:p w14:paraId="1A63015B">
      <w:pPr>
        <w:widowControl/>
        <w:spacing w:before="78" w:beforeLines="25" w:after="78" w:afterLines="25" w:line="360" w:lineRule="auto"/>
        <w:jc w:val="left"/>
        <w:rPr>
          <w:rFonts w:asciiTheme="minorEastAsia" w:hAnsiTheme="minorEastAsia" w:eastAsiaTheme="minorEastAsia" w:cstheme="minorEastAsia"/>
          <w:b/>
          <w:color w:val="auto"/>
          <w:sz w:val="24"/>
        </w:rPr>
      </w:pPr>
      <w:r>
        <w:rPr>
          <w:rFonts w:hint="eastAsia" w:asciiTheme="minorEastAsia" w:hAnsiTheme="minorEastAsia" w:eastAsiaTheme="minorEastAsia" w:cstheme="minorEastAsia"/>
          <w:b/>
          <w:color w:val="auto"/>
          <w:sz w:val="24"/>
        </w:rPr>
        <w:t>附件一：</w:t>
      </w:r>
    </w:p>
    <w:p w14:paraId="2E1435E2">
      <w:pPr>
        <w:spacing w:before="156" w:beforeLines="50" w:line="360" w:lineRule="auto"/>
        <w:ind w:left="3614" w:hanging="3614" w:hangingChars="1500"/>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b/>
          <w:bCs/>
          <w:color w:val="auto"/>
          <w:kern w:val="0"/>
          <w:sz w:val="24"/>
        </w:rPr>
        <w:t>关于XXXXXXXXXX的函</w:t>
      </w:r>
      <w:r>
        <w:rPr>
          <w:rFonts w:hint="eastAsia" w:asciiTheme="minorEastAsia" w:hAnsiTheme="minorEastAsia" w:eastAsiaTheme="minorEastAsia" w:cstheme="minorEastAsia"/>
          <w:bCs/>
          <w:color w:val="auto"/>
          <w:kern w:val="0"/>
          <w:sz w:val="24"/>
        </w:rPr>
        <w:t>（函一）</w:t>
      </w:r>
    </w:p>
    <w:p w14:paraId="08E3270B">
      <w:pPr>
        <w:spacing w:before="156" w:beforeLines="50" w:after="312" w:afterLines="100" w:line="360" w:lineRule="auto"/>
        <w:jc w:val="right"/>
        <w:rPr>
          <w:rFonts w:asciiTheme="minorEastAsia" w:hAnsiTheme="minorEastAsia" w:eastAsiaTheme="minorEastAsia" w:cstheme="minorEastAsia"/>
          <w:bCs/>
          <w:color w:val="auto"/>
          <w:kern w:val="0"/>
          <w:sz w:val="24"/>
        </w:rPr>
      </w:pPr>
      <w:r>
        <w:rPr>
          <w:rFonts w:hint="eastAsia" w:asciiTheme="minorEastAsia" w:hAnsiTheme="minorEastAsia" w:eastAsiaTheme="minorEastAsia" w:cstheme="minorEastAsia"/>
          <w:color w:val="auto"/>
          <w:sz w:val="24"/>
        </w:rPr>
        <w:t>201X第XXX号</w:t>
      </w:r>
    </w:p>
    <w:p w14:paraId="614F8724">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bCs/>
          <w:color w:val="auto"/>
          <w:kern w:val="0"/>
          <w:sz w:val="24"/>
        </w:rPr>
        <w:t>有限公司：</w:t>
      </w:r>
    </w:p>
    <w:p w14:paraId="05AA4C8A">
      <w:pPr>
        <w:tabs>
          <w:tab w:val="left" w:pos="610"/>
          <w:tab w:val="center" w:pos="4819"/>
        </w:tabs>
        <w:spacing w:before="156" w:beforeLines="50" w:line="360" w:lineRule="auto"/>
        <w:ind w:left="2" w:firstLine="477" w:firstLineChars="199"/>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项目</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室出现</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等问题需要进行维修，详细情况如下：</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w:t>
      </w:r>
    </w:p>
    <w:p w14:paraId="7D0DDB17">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为了防止业主损失进一步扩大，</w:t>
      </w:r>
      <w:r>
        <w:rPr>
          <w:rFonts w:hint="eastAsia" w:asciiTheme="minorEastAsia" w:hAnsiTheme="minorEastAsia" w:eastAsiaTheme="minorEastAsia" w:cstheme="minorEastAsia"/>
          <w:color w:val="auto"/>
          <w:kern w:val="0"/>
          <w:sz w:val="24"/>
        </w:rPr>
        <w:t>请贵司收到此函起24小时内</w:t>
      </w:r>
      <w:r>
        <w:rPr>
          <w:rFonts w:hint="eastAsia" w:asciiTheme="minorEastAsia" w:hAnsiTheme="minorEastAsia" w:eastAsiaTheme="minorEastAsia" w:cstheme="minorEastAsia"/>
          <w:color w:val="auto"/>
          <w:sz w:val="24"/>
        </w:rPr>
        <w:t>制定维修整改方案并回复我部，并立即组织人员配合维修。如逾期不解决，</w:t>
      </w:r>
      <w:r>
        <w:rPr>
          <w:rFonts w:hint="eastAsia" w:asciiTheme="minorEastAsia" w:hAnsiTheme="minorEastAsia" w:eastAsiaTheme="minorEastAsia" w:cstheme="minorEastAsia"/>
          <w:color w:val="auto"/>
          <w:kern w:val="0"/>
          <w:sz w:val="24"/>
        </w:rPr>
        <w:t>根据国家法律规定及双方签订的</w:t>
      </w:r>
      <w:r>
        <w:rPr>
          <w:rFonts w:hint="eastAsia" w:asciiTheme="minorEastAsia" w:hAnsiTheme="minorEastAsia" w:eastAsiaTheme="minorEastAsia" w:cstheme="minorEastAsia"/>
          <w:color w:val="auto"/>
          <w:sz w:val="24"/>
        </w:rPr>
        <w:t>《工程质量保修协议》规定，我方将自行高价外请维修单位，所花费用将从贵司质保金中直接扣除，不再另行商议。同时我方为防止损失继续扩大所采取的合理措施，并不排除贵方的维修责任，后续保修责任不予转移。</w:t>
      </w:r>
    </w:p>
    <w:p w14:paraId="4E2A8B50">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我司对此事维修要求如下：</w:t>
      </w:r>
    </w:p>
    <w:p w14:paraId="455B7C4D">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1、</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w:t>
      </w:r>
    </w:p>
    <w:p w14:paraId="45AC0916">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2、</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w:t>
      </w:r>
    </w:p>
    <w:p w14:paraId="0F8C43B2">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3、</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w:t>
      </w:r>
    </w:p>
    <w:p w14:paraId="2BFA37D4">
      <w:pPr>
        <w:spacing w:before="156" w:beforeLines="50" w:line="360" w:lineRule="auto"/>
        <w:ind w:firstLine="480" w:firstLineChars="200"/>
        <w:rPr>
          <w:rFonts w:asciiTheme="minorEastAsia" w:hAnsiTheme="minorEastAsia" w:eastAsiaTheme="minorEastAsia" w:cstheme="minorEastAsia"/>
          <w:bCs/>
          <w:color w:val="auto"/>
          <w:sz w:val="24"/>
        </w:rPr>
      </w:pPr>
      <w:r>
        <w:rPr>
          <w:rFonts w:hint="eastAsia" w:asciiTheme="minorEastAsia" w:hAnsiTheme="minorEastAsia" w:eastAsiaTheme="minorEastAsia" w:cstheme="minorEastAsia"/>
          <w:bCs/>
          <w:color w:val="auto"/>
          <w:sz w:val="24"/>
        </w:rPr>
        <w:t>根据《房屋建筑工程质量保修办法》（建设部令[2002]第80号</w:t>
      </w:r>
      <w:r>
        <w:rPr>
          <w:rFonts w:hint="eastAsia" w:asciiTheme="minorEastAsia" w:hAnsiTheme="minorEastAsia" w:eastAsiaTheme="minorEastAsia" w:cstheme="minorEastAsia"/>
          <w:color w:val="auto"/>
          <w:sz w:val="24"/>
        </w:rPr>
        <w:t>），</w:t>
      </w:r>
      <w:r>
        <w:rPr>
          <w:rFonts w:hint="eastAsia" w:asciiTheme="minorEastAsia" w:hAnsiTheme="minorEastAsia" w:eastAsiaTheme="minorEastAsia" w:cstheme="minorEastAsia"/>
          <w:bCs/>
          <w:color w:val="auto"/>
          <w:sz w:val="24"/>
        </w:rPr>
        <w:t>在保修期限内，因房屋建筑工程质量缺陷造成房屋所有人、使用人或者第三方人身、财产损害的，房屋所有人、使用人或者第三方可以向建设单位提出赔偿要求。建设单位向造成房屋建筑工程质量缺陷的责任方追偿。因保修不及时造成新的人身、财产损害，由造成拖延的责任方承担赔偿责任。</w:t>
      </w:r>
    </w:p>
    <w:p w14:paraId="692967DF">
      <w:pPr>
        <w:spacing w:before="156" w:beforeLines="50" w:line="360" w:lineRule="auto"/>
        <w:ind w:firstLine="480" w:firstLineChars="20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kern w:val="0"/>
          <w:sz w:val="24"/>
        </w:rPr>
        <w:t>特发此函。</w:t>
      </w:r>
    </w:p>
    <w:p w14:paraId="16A0290A">
      <w:pPr>
        <w:spacing w:before="156" w:beforeLines="50" w:line="360" w:lineRule="auto"/>
        <w:ind w:firstLine="480" w:firstLineChars="2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联系人：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电话：</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 xml:space="preserve"> </w:t>
      </w:r>
    </w:p>
    <w:p w14:paraId="6CE6DD0B">
      <w:pPr>
        <w:spacing w:before="156" w:beforeLines="50" w:line="360" w:lineRule="auto"/>
        <w:jc w:val="righ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二〇</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年</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月</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日</w:t>
      </w:r>
    </w:p>
    <w:p w14:paraId="5EE04B2E">
      <w:pPr>
        <w:spacing w:before="156" w:beforeLines="50" w:line="360" w:lineRule="auto"/>
        <w:rPr>
          <w:rFonts w:asciiTheme="minorEastAsia" w:hAnsiTheme="minorEastAsia" w:eastAsiaTheme="minorEastAsia" w:cstheme="minorEastAsia"/>
          <w:b/>
          <w:color w:val="auto"/>
          <w:sz w:val="24"/>
        </w:rPr>
      </w:pPr>
      <w:r>
        <w:rPr>
          <w:rFonts w:hint="eastAsia" w:asciiTheme="minorEastAsia" w:hAnsiTheme="minorEastAsia" w:eastAsiaTheme="minorEastAsia" w:cstheme="minorEastAsia"/>
          <w:color w:val="auto"/>
          <w:kern w:val="0"/>
          <w:sz w:val="24"/>
        </w:rPr>
        <w:br w:type="page"/>
      </w:r>
      <w:r>
        <w:rPr>
          <w:rFonts w:hint="eastAsia" w:asciiTheme="minorEastAsia" w:hAnsiTheme="minorEastAsia" w:eastAsiaTheme="minorEastAsia" w:cstheme="minorEastAsia"/>
          <w:b/>
          <w:color w:val="auto"/>
          <w:sz w:val="24"/>
        </w:rPr>
        <w:t>附件二：</w:t>
      </w:r>
    </w:p>
    <w:p w14:paraId="5E1B4C4B">
      <w:pPr>
        <w:spacing w:before="156" w:beforeLines="50" w:line="360" w:lineRule="auto"/>
        <w:ind w:left="3614" w:hanging="3614" w:hangingChars="1500"/>
        <w:jc w:val="center"/>
        <w:rPr>
          <w:rFonts w:asciiTheme="minorEastAsia" w:hAnsiTheme="minorEastAsia" w:eastAsiaTheme="minorEastAsia" w:cstheme="minorEastAsia"/>
          <w:bCs/>
          <w:color w:val="auto"/>
          <w:kern w:val="0"/>
          <w:sz w:val="24"/>
        </w:rPr>
      </w:pPr>
      <w:r>
        <w:rPr>
          <w:rFonts w:hint="eastAsia" w:asciiTheme="minorEastAsia" w:hAnsiTheme="minorEastAsia" w:eastAsiaTheme="minorEastAsia" w:cstheme="minorEastAsia"/>
          <w:b/>
          <w:bCs/>
          <w:color w:val="auto"/>
          <w:kern w:val="0"/>
          <w:sz w:val="24"/>
        </w:rPr>
        <w:t>关于XXXXXXXXXX的函</w:t>
      </w:r>
      <w:r>
        <w:rPr>
          <w:rFonts w:hint="eastAsia" w:asciiTheme="minorEastAsia" w:hAnsiTheme="minorEastAsia" w:eastAsiaTheme="minorEastAsia" w:cstheme="minorEastAsia"/>
          <w:bCs/>
          <w:color w:val="auto"/>
          <w:kern w:val="0"/>
          <w:sz w:val="24"/>
        </w:rPr>
        <w:t>（函二）</w:t>
      </w:r>
    </w:p>
    <w:p w14:paraId="19F1F58E">
      <w:pPr>
        <w:spacing w:before="156" w:beforeLines="50" w:line="360" w:lineRule="auto"/>
        <w:ind w:left="3600" w:hanging="3600" w:hangingChars="1500"/>
        <w:jc w:val="righ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 xml:space="preserve"> 201X第XXX号</w:t>
      </w:r>
    </w:p>
    <w:p w14:paraId="73AE9411">
      <w:pPr>
        <w:spacing w:before="156" w:beforeLines="50" w:line="360" w:lineRule="auto"/>
        <w:ind w:firstLine="120" w:firstLineChars="5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bCs/>
          <w:color w:val="auto"/>
          <w:kern w:val="0"/>
          <w:sz w:val="24"/>
        </w:rPr>
        <w:t xml:space="preserve"> </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bCs/>
          <w:color w:val="auto"/>
          <w:kern w:val="0"/>
          <w:sz w:val="24"/>
        </w:rPr>
        <w:t>有限公司：</w:t>
      </w:r>
    </w:p>
    <w:p w14:paraId="730DE6A2">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项目</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室出现</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等问题需要进行维修，详细情况如下：</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 xml:space="preserve"> 。</w:t>
      </w:r>
    </w:p>
    <w:p w14:paraId="0E1C2301">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我部已于</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年</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月</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日向贵公司致函201  第   号，要求贵公司尽快履行维修责任，但贵公司未按照函件要求履行保修责任，经我司认定如下：</w:t>
      </w:r>
    </w:p>
    <w:p w14:paraId="07A33E74">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1、发包人未在规定的时间内 □回复 □维修，未履行相应的维保责任；</w:t>
      </w:r>
    </w:p>
    <w:p w14:paraId="11D65899">
      <w:pPr>
        <w:tabs>
          <w:tab w:val="left" w:pos="610"/>
          <w:tab w:val="center" w:pos="4819"/>
        </w:tabs>
        <w:spacing w:before="156" w:beforeLines="50" w:line="360" w:lineRule="auto"/>
        <w:ind w:left="1647" w:leftChars="213" w:hanging="1200" w:hangingChars="5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mc:AlternateContent>
          <mc:Choice Requires="wps">
            <w:drawing>
              <wp:anchor distT="0" distB="0" distL="114300" distR="114300" simplePos="0" relativeHeight="251872256" behindDoc="0" locked="0" layoutInCell="1" allowOverlap="1">
                <wp:simplePos x="0" y="0"/>
                <wp:positionH relativeFrom="column">
                  <wp:posOffset>200025</wp:posOffset>
                </wp:positionH>
                <wp:positionV relativeFrom="paragraph">
                  <wp:posOffset>542290</wp:posOffset>
                </wp:positionV>
                <wp:extent cx="781050" cy="0"/>
                <wp:effectExtent l="0" t="4445" r="3175" b="7620"/>
                <wp:wrapNone/>
                <wp:docPr id="221" name="直接箭头连接符 8"/>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ln>
                        <a:effectLst/>
                      </wps:spPr>
                      <wps:bodyPr/>
                    </wps:wsp>
                  </a:graphicData>
                </a:graphic>
              </wp:anchor>
            </w:drawing>
          </mc:Choice>
          <mc:Fallback>
            <w:pict>
              <v:shape id="直接箭头连接符 8" o:spid="_x0000_s1026" o:spt="32" type="#_x0000_t32" style="position:absolute;left:0pt;margin-left:15.75pt;margin-top:42.7pt;height:0pt;width:61.5pt;z-index:251872256;mso-width-relative:page;mso-height-relative:page;" filled="f" stroked="t" coordsize="21600,21600" o:gfxdata="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DSB4NYAAAAIAQAADwAAAAAAAAABACAAAAAiAAAAZHJzL2Rvd25yZXYueG1s&#10;UEsBAhQAFAAAAAgAh07iQEukkCX6AQAAzQMAAA4AAAAAAAAAAQAgAAAAJQEAAGRycy9lMm9Eb2Mu&#10;eG1sUEsFBgAAAAAGAAYAWQEAAJEFAAAAAA==&#10;">
                <v:fill on="f" focussize="0,0"/>
                <v:stroke color="#000000" joinstyle="round"/>
                <v:imagedata o:title=""/>
                <o:lock v:ext="edit" aspectratio="f"/>
              </v:shape>
            </w:pict>
          </mc:Fallback>
        </mc:AlternateContent>
      </w:r>
      <w:r>
        <w:rPr>
          <w:rFonts w:hint="eastAsia" w:asciiTheme="minorEastAsia" w:hAnsiTheme="minorEastAsia" w:eastAsiaTheme="minorEastAsia" w:cstheme="minorEastAsia"/>
          <w:color w:val="auto"/>
          <w:sz w:val="24"/>
        </w:rPr>
        <w:t>2、经我司客户服务技术小组多次现场勘察鉴定，贵司在施工过程中存在</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问题，应承担由此产生的全部责任和一切损失；</w:t>
      </w:r>
    </w:p>
    <w:p w14:paraId="00BE3449">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3、根据法律规定及</w:t>
      </w:r>
      <w:r>
        <w:rPr>
          <w:rFonts w:hint="eastAsia" w:asciiTheme="minorEastAsia" w:hAnsiTheme="minorEastAsia" w:eastAsiaTheme="minorEastAsia" w:cstheme="minorEastAsia"/>
          <w:color w:val="auto"/>
          <w:kern w:val="0"/>
          <w:sz w:val="24"/>
        </w:rPr>
        <w:t>双方签订的</w:t>
      </w:r>
      <w:r>
        <w:rPr>
          <w:rFonts w:hint="eastAsia" w:asciiTheme="minorEastAsia" w:hAnsiTheme="minorEastAsia" w:eastAsiaTheme="minorEastAsia" w:cstheme="minorEastAsia"/>
          <w:color w:val="auto"/>
          <w:sz w:val="24"/>
        </w:rPr>
        <w:t>《工程质量保修协议》规定，我方自行按市场价外请维修单位，所花费用￥</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将于3日内从贵部质保金中直接扣除；</w:t>
      </w:r>
    </w:p>
    <w:p w14:paraId="0C722344">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4、以后所有同类问题由发包人承担全部责任，同时发包人应保证对所出现的同类问题在规定时间内进行持续整改，保修责任不予转移；</w:t>
      </w:r>
    </w:p>
    <w:p w14:paraId="1044248C">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5、</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 xml:space="preserve"> ；</w:t>
      </w:r>
    </w:p>
    <w:p w14:paraId="06B69ECF">
      <w:pPr>
        <w:spacing w:before="156" w:beforeLines="50" w:line="360" w:lineRule="auto"/>
        <w:ind w:firstLine="480" w:firstLineChars="200"/>
        <w:rPr>
          <w:rFonts w:asciiTheme="minorEastAsia" w:hAnsiTheme="minorEastAsia" w:eastAsiaTheme="minorEastAsia" w:cstheme="minorEastAsia"/>
          <w:bCs/>
          <w:color w:val="auto"/>
          <w:sz w:val="24"/>
        </w:rPr>
      </w:pPr>
      <w:r>
        <w:rPr>
          <w:rFonts w:hint="eastAsia" w:asciiTheme="minorEastAsia" w:hAnsiTheme="minorEastAsia" w:eastAsiaTheme="minorEastAsia" w:cstheme="minorEastAsia"/>
          <w:bCs/>
          <w:color w:val="auto"/>
          <w:sz w:val="24"/>
        </w:rPr>
        <w:t>根据《房屋建筑工程质量保修办法》（建设部令[2002]第80号</w:t>
      </w:r>
      <w:r>
        <w:rPr>
          <w:rFonts w:hint="eastAsia" w:asciiTheme="minorEastAsia" w:hAnsiTheme="minorEastAsia" w:eastAsiaTheme="minorEastAsia" w:cstheme="minorEastAsia"/>
          <w:color w:val="auto"/>
          <w:sz w:val="24"/>
        </w:rPr>
        <w:t>），</w:t>
      </w:r>
      <w:r>
        <w:rPr>
          <w:rFonts w:hint="eastAsia" w:asciiTheme="minorEastAsia" w:hAnsiTheme="minorEastAsia" w:eastAsiaTheme="minorEastAsia" w:cstheme="minorEastAsia"/>
          <w:bCs/>
          <w:color w:val="auto"/>
          <w:sz w:val="24"/>
        </w:rPr>
        <w:t>在保修期限内，因房屋建筑工程质量缺陷造成房屋所有人、使用人或者第三方人身、财产损害的，房屋所有人、使用人或者第三方可以向建设单位提出赔偿要求。建设单位向造成房屋建筑工程质量缺陷的责任方追偿。因保修不及时造成新的人身、财产损害，由造成拖延的责任方承担赔偿责任。</w:t>
      </w:r>
    </w:p>
    <w:p w14:paraId="5EFFA29B">
      <w:pPr>
        <w:spacing w:before="156" w:beforeLines="50" w:line="360" w:lineRule="auto"/>
        <w:ind w:firstLine="480" w:firstLineChars="200"/>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kern w:val="0"/>
          <w:sz w:val="24"/>
        </w:rPr>
        <w:t>特发此函。</w:t>
      </w:r>
    </w:p>
    <w:p w14:paraId="22A05A93">
      <w:pPr>
        <w:spacing w:before="156" w:beforeLines="50" w:line="360" w:lineRule="auto"/>
        <w:ind w:firstLine="480" w:firstLineChars="20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kern w:val="0"/>
          <w:sz w:val="24"/>
        </w:rPr>
        <w:t>发包人如有意见，请与24小时内回复我部。</w:t>
      </w:r>
    </w:p>
    <w:p w14:paraId="78B6F9A7">
      <w:pPr>
        <w:spacing w:before="156" w:beforeLines="50" w:line="360" w:lineRule="auto"/>
        <w:ind w:firstLine="480" w:firstLineChars="20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kern w:val="0"/>
          <w:sz w:val="24"/>
        </w:rPr>
        <w:t>联系人：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kern w:val="0"/>
          <w:sz w:val="24"/>
        </w:rPr>
        <w:t>电话：</w:t>
      </w:r>
      <w:r>
        <w:rPr>
          <w:rFonts w:hint="eastAsia" w:asciiTheme="minorEastAsia" w:hAnsiTheme="minorEastAsia" w:eastAsiaTheme="minorEastAsia" w:cstheme="minorEastAsia"/>
          <w:color w:val="auto"/>
          <w:kern w:val="0"/>
          <w:sz w:val="24"/>
          <w:u w:val="single"/>
        </w:rPr>
        <w:t xml:space="preserve">                     </w:t>
      </w:r>
    </w:p>
    <w:p w14:paraId="19319F4C">
      <w:pPr>
        <w:spacing w:before="156" w:beforeLines="50" w:line="360" w:lineRule="auto"/>
        <w:jc w:val="righ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二〇</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年</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月</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日</w:t>
      </w:r>
    </w:p>
    <w:p w14:paraId="5574BFA9">
      <w:pPr>
        <w:spacing w:before="156" w:beforeLines="50" w:line="360" w:lineRule="auto"/>
        <w:rPr>
          <w:rFonts w:asciiTheme="minorEastAsia" w:hAnsiTheme="minorEastAsia" w:eastAsiaTheme="minorEastAsia" w:cstheme="minorEastAsia"/>
          <w:b/>
          <w:color w:val="auto"/>
          <w:sz w:val="24"/>
        </w:rPr>
      </w:pPr>
      <w:r>
        <w:rPr>
          <w:rFonts w:hint="eastAsia" w:asciiTheme="minorEastAsia" w:hAnsiTheme="minorEastAsia" w:eastAsiaTheme="minorEastAsia" w:cstheme="minorEastAsia"/>
          <w:color w:val="auto"/>
          <w:sz w:val="24"/>
        </w:rPr>
        <w:br w:type="page"/>
      </w:r>
      <w:r>
        <w:rPr>
          <w:rFonts w:hint="eastAsia" w:asciiTheme="minorEastAsia" w:hAnsiTheme="minorEastAsia" w:eastAsiaTheme="minorEastAsia" w:cstheme="minorEastAsia"/>
          <w:b/>
          <w:color w:val="auto"/>
          <w:sz w:val="24"/>
        </w:rPr>
        <w:t>附件三：</w:t>
      </w:r>
    </w:p>
    <w:p w14:paraId="4685E2E0">
      <w:pPr>
        <w:spacing w:before="156" w:beforeLines="50" w:after="156" w:afterLines="50" w:line="360" w:lineRule="auto"/>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b/>
          <w:color w:val="auto"/>
          <w:sz w:val="24"/>
        </w:rPr>
        <w:t>保修金结算审批表</w:t>
      </w:r>
      <w:bookmarkEnd w:id="944"/>
      <w:bookmarkEnd w:id="945"/>
      <w:bookmarkEnd w:id="946"/>
    </w:p>
    <w:tbl>
      <w:tblPr>
        <w:tblStyle w:val="33"/>
        <w:tblW w:w="8289"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6849"/>
      </w:tblGrid>
      <w:tr w14:paraId="5D1A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0" w:hRule="atLeast"/>
        </w:trPr>
        <w:tc>
          <w:tcPr>
            <w:tcW w:w="8289" w:type="dxa"/>
            <w:gridSpan w:val="2"/>
          </w:tcPr>
          <w:p w14:paraId="0DAA776A">
            <w:pPr>
              <w:spacing w:before="156" w:beforeLines="50" w:line="360" w:lineRule="auto"/>
              <w:rPr>
                <w:rFonts w:asciiTheme="minorEastAsia" w:hAnsiTheme="minorEastAsia" w:eastAsiaTheme="minorEastAsia" w:cstheme="minorEastAsia"/>
                <w:color w:val="auto"/>
                <w:sz w:val="24"/>
                <w:bdr w:val="single" w:color="auto" w:sz="4" w:space="0"/>
              </w:rPr>
            </w:pPr>
            <w:r>
              <w:rPr>
                <w:rFonts w:hint="eastAsia" w:asciiTheme="minorEastAsia" w:hAnsiTheme="minorEastAsia" w:eastAsiaTheme="minorEastAsia" w:cstheme="minorEastAsia"/>
                <w:b/>
                <w:bCs/>
                <w:color w:val="auto"/>
                <w:sz w:val="24"/>
              </w:rPr>
              <w:t>致：</w:t>
            </w:r>
          </w:p>
          <w:p w14:paraId="0164CA74">
            <w:pPr>
              <w:spacing w:before="156" w:beforeLines="50" w:line="360" w:lineRule="auto"/>
              <w:ind w:firstLine="432" w:firstLineChars="18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根据我公司承接的【</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】项目期《</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》合同的结算协议书约定，至</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年     月</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日第</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期保修期满（共</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期）。申请返还保修金（结算价款的</w:t>
            </w:r>
            <w:r>
              <w:rPr>
                <w:rFonts w:hint="eastAsia" w:asciiTheme="minorEastAsia" w:hAnsiTheme="minorEastAsia" w:eastAsiaTheme="minorEastAsia" w:cstheme="minorEastAsia"/>
                <w:b/>
                <w:color w:val="auto"/>
                <w:sz w:val="24"/>
              </w:rPr>
              <w:t xml:space="preserve">5% </w:t>
            </w:r>
            <w:r>
              <w:rPr>
                <w:rFonts w:hint="eastAsia" w:asciiTheme="minorEastAsia" w:hAnsiTheme="minorEastAsia" w:eastAsiaTheme="minorEastAsia" w:cstheme="minorEastAsia"/>
                <w:color w:val="auto"/>
                <w:sz w:val="24"/>
              </w:rPr>
              <w:t>）。现承包人申请退还该笔保修金￥     ，请予批复。</w:t>
            </w:r>
          </w:p>
          <w:p w14:paraId="6EBC13CD">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（金额大写：人民币</w:t>
            </w:r>
            <w:r>
              <w:rPr>
                <w:rFonts w:hint="eastAsia" w:asciiTheme="minorEastAsia" w:hAnsiTheme="minorEastAsia" w:eastAsiaTheme="minorEastAsia" w:cstheme="minorEastAsia"/>
                <w:color w:val="auto"/>
                <w:kern w:val="0"/>
                <w:sz w:val="24"/>
                <w:u w:val="single"/>
              </w:rPr>
              <w:t xml:space="preserve">   佰   拾   万   千   佰   拾   元   角   分</w:t>
            </w:r>
            <w:r>
              <w:rPr>
                <w:rFonts w:hint="eastAsia" w:asciiTheme="minorEastAsia" w:hAnsiTheme="minorEastAsia" w:eastAsiaTheme="minorEastAsia" w:cstheme="minorEastAsia"/>
                <w:color w:val="auto"/>
                <w:sz w:val="24"/>
              </w:rPr>
              <w:t>）</w:t>
            </w:r>
          </w:p>
          <w:p w14:paraId="5F97EF86">
            <w:pPr>
              <w:spacing w:before="156" w:beforeLines="50" w:line="360" w:lineRule="auto"/>
              <w:ind w:firstLine="480" w:firstLineChars="200"/>
              <w:rPr>
                <w:rFonts w:asciiTheme="minorEastAsia" w:hAnsiTheme="minorEastAsia" w:eastAsiaTheme="minorEastAsia" w:cstheme="minorEastAsia"/>
                <w:color w:val="auto"/>
                <w:sz w:val="24"/>
              </w:rPr>
            </w:pPr>
          </w:p>
          <w:p w14:paraId="71851095">
            <w:pPr>
              <w:spacing w:before="156" w:beforeLines="50" w:line="360" w:lineRule="auto"/>
              <w:jc w:val="righ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申请单位：                      （签章）：</w:t>
            </w:r>
          </w:p>
        </w:tc>
      </w:tr>
      <w:tr w14:paraId="441D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trPr>
        <w:tc>
          <w:tcPr>
            <w:tcW w:w="1440" w:type="dxa"/>
            <w:vAlign w:val="center"/>
          </w:tcPr>
          <w:p w14:paraId="7FEC6C12">
            <w:pPr>
              <w:spacing w:before="156" w:beforeLines="50" w:line="360" w:lineRule="auto"/>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物业公司</w:t>
            </w:r>
          </w:p>
          <w:p w14:paraId="09128999">
            <w:pPr>
              <w:spacing w:before="156" w:beforeLines="50" w:line="360" w:lineRule="auto"/>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意见</w:t>
            </w:r>
          </w:p>
        </w:tc>
        <w:tc>
          <w:tcPr>
            <w:tcW w:w="6849" w:type="dxa"/>
          </w:tcPr>
          <w:p w14:paraId="36AD142C">
            <w:pPr>
              <w:spacing w:before="156" w:beforeLines="50" w:line="360" w:lineRule="auto"/>
              <w:jc w:val="center"/>
              <w:rPr>
                <w:rFonts w:asciiTheme="minorEastAsia" w:hAnsiTheme="minorEastAsia" w:eastAsiaTheme="minorEastAsia" w:cstheme="minorEastAsia"/>
                <w:color w:val="auto"/>
                <w:sz w:val="24"/>
              </w:rPr>
            </w:pPr>
          </w:p>
          <w:p w14:paraId="08C32ACC">
            <w:pPr>
              <w:spacing w:before="156" w:beforeLines="50" w:line="360" w:lineRule="auto"/>
              <w:jc w:val="center"/>
              <w:rPr>
                <w:rFonts w:asciiTheme="minorEastAsia" w:hAnsiTheme="minorEastAsia" w:eastAsiaTheme="minorEastAsia" w:cstheme="minorEastAsia"/>
                <w:color w:val="auto"/>
                <w:sz w:val="24"/>
              </w:rPr>
            </w:pPr>
          </w:p>
          <w:p w14:paraId="3FE93581">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经办人：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负责人：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 xml:space="preserve"> </w:t>
            </w:r>
          </w:p>
        </w:tc>
      </w:tr>
      <w:tr w14:paraId="6DE7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1440" w:type="dxa"/>
            <w:vAlign w:val="center"/>
          </w:tcPr>
          <w:p w14:paraId="4707F60B">
            <w:pPr>
              <w:spacing w:before="156" w:beforeLines="50" w:line="360" w:lineRule="auto"/>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客户服务部意见</w:t>
            </w:r>
          </w:p>
        </w:tc>
        <w:tc>
          <w:tcPr>
            <w:tcW w:w="6849" w:type="dxa"/>
          </w:tcPr>
          <w:p w14:paraId="64AF9C86">
            <w:pPr>
              <w:spacing w:before="156" w:beforeLines="50" w:line="360" w:lineRule="auto"/>
              <w:jc w:val="center"/>
              <w:rPr>
                <w:rFonts w:asciiTheme="minorEastAsia" w:hAnsiTheme="minorEastAsia" w:eastAsiaTheme="minorEastAsia" w:cstheme="minorEastAsia"/>
                <w:color w:val="auto"/>
                <w:sz w:val="24"/>
              </w:rPr>
            </w:pPr>
          </w:p>
          <w:p w14:paraId="4F10A0B9">
            <w:pPr>
              <w:spacing w:before="156" w:beforeLines="50" w:line="360" w:lineRule="auto"/>
              <w:jc w:val="center"/>
              <w:rPr>
                <w:rFonts w:asciiTheme="minorEastAsia" w:hAnsiTheme="minorEastAsia" w:eastAsiaTheme="minorEastAsia" w:cstheme="minorEastAsia"/>
                <w:color w:val="auto"/>
                <w:sz w:val="24"/>
              </w:rPr>
            </w:pPr>
          </w:p>
          <w:p w14:paraId="72674EBC">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经办人：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 xml:space="preserve"> 负责人：</w:t>
            </w:r>
            <w:r>
              <w:rPr>
                <w:rFonts w:hint="eastAsia" w:asciiTheme="minorEastAsia" w:hAnsiTheme="minorEastAsia" w:eastAsiaTheme="minorEastAsia" w:cstheme="minorEastAsia"/>
                <w:color w:val="auto"/>
                <w:kern w:val="0"/>
                <w:sz w:val="24"/>
                <w:u w:val="single"/>
              </w:rPr>
              <w:t xml:space="preserve">            </w:t>
            </w:r>
          </w:p>
        </w:tc>
      </w:tr>
      <w:tr w14:paraId="1DE1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440" w:type="dxa"/>
            <w:vAlign w:val="center"/>
          </w:tcPr>
          <w:p w14:paraId="0BBC41D9">
            <w:pPr>
              <w:spacing w:before="156" w:beforeLines="50" w:line="360" w:lineRule="auto"/>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工程管理部意见</w:t>
            </w:r>
          </w:p>
        </w:tc>
        <w:tc>
          <w:tcPr>
            <w:tcW w:w="6849" w:type="dxa"/>
          </w:tcPr>
          <w:p w14:paraId="4BE2E405">
            <w:pPr>
              <w:spacing w:before="156" w:beforeLines="50" w:line="360" w:lineRule="auto"/>
              <w:jc w:val="center"/>
              <w:rPr>
                <w:rFonts w:asciiTheme="minorEastAsia" w:hAnsiTheme="minorEastAsia" w:eastAsiaTheme="minorEastAsia" w:cstheme="minorEastAsia"/>
                <w:color w:val="auto"/>
                <w:sz w:val="24"/>
              </w:rPr>
            </w:pPr>
          </w:p>
          <w:p w14:paraId="08A69DD3">
            <w:pPr>
              <w:spacing w:before="156" w:beforeLines="50" w:line="360" w:lineRule="auto"/>
              <w:jc w:val="center"/>
              <w:rPr>
                <w:rFonts w:asciiTheme="minorEastAsia" w:hAnsiTheme="minorEastAsia" w:eastAsiaTheme="minorEastAsia" w:cstheme="minorEastAsia"/>
                <w:color w:val="auto"/>
                <w:sz w:val="24"/>
              </w:rPr>
            </w:pPr>
          </w:p>
          <w:p w14:paraId="64DDA236">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经办人：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负责人：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 xml:space="preserve"> </w:t>
            </w:r>
          </w:p>
        </w:tc>
      </w:tr>
      <w:tr w14:paraId="720E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440" w:type="dxa"/>
            <w:vMerge w:val="restart"/>
            <w:vAlign w:val="center"/>
          </w:tcPr>
          <w:p w14:paraId="38076D38">
            <w:pPr>
              <w:spacing w:before="156" w:beforeLines="50" w:line="360" w:lineRule="auto"/>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成本管理部意见</w:t>
            </w:r>
          </w:p>
        </w:tc>
        <w:tc>
          <w:tcPr>
            <w:tcW w:w="6849" w:type="dxa"/>
            <w:tcBorders>
              <w:bottom w:val="dotted" w:color="auto" w:sz="4" w:space="0"/>
            </w:tcBorders>
          </w:tcPr>
          <w:p w14:paraId="47D40900">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pacing w:val="-4"/>
                <w:sz w:val="24"/>
              </w:rPr>
              <w:t>□</w:t>
            </w:r>
            <w:r>
              <w:rPr>
                <w:rFonts w:hint="eastAsia" w:asciiTheme="minorEastAsia" w:hAnsiTheme="minorEastAsia" w:eastAsiaTheme="minorEastAsia" w:cstheme="minorEastAsia"/>
                <w:color w:val="auto"/>
                <w:sz w:val="24"/>
              </w:rPr>
              <w:t>结算协议内约定：本期的保修金为：￥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 xml:space="preserve"> ；</w:t>
            </w:r>
          </w:p>
          <w:p w14:paraId="4F4B1617">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pacing w:val="-4"/>
                <w:sz w:val="24"/>
              </w:rPr>
              <w:t>□</w:t>
            </w:r>
            <w:r>
              <w:rPr>
                <w:rFonts w:hint="eastAsia" w:asciiTheme="minorEastAsia" w:hAnsiTheme="minorEastAsia" w:eastAsiaTheme="minorEastAsia" w:cstheme="minorEastAsia"/>
                <w:color w:val="auto"/>
                <w:sz w:val="24"/>
              </w:rPr>
              <w:t>本期内须扣除的往来抵扣款为：￥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w:t>
            </w:r>
          </w:p>
          <w:p w14:paraId="058D7AB7">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pacing w:val="-4"/>
                <w:sz w:val="24"/>
              </w:rPr>
              <w:t>□</w:t>
            </w:r>
            <w:r>
              <w:rPr>
                <w:rFonts w:hint="eastAsia" w:asciiTheme="minorEastAsia" w:hAnsiTheme="minorEastAsia" w:eastAsiaTheme="minorEastAsia" w:cstheme="minorEastAsia"/>
                <w:color w:val="auto"/>
                <w:sz w:val="24"/>
              </w:rPr>
              <w:t>扣除往来抵扣款后，本期实际返还保修金为：￥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元。</w:t>
            </w:r>
          </w:p>
        </w:tc>
      </w:tr>
      <w:tr w14:paraId="2C8A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1440" w:type="dxa"/>
            <w:vMerge w:val="continue"/>
            <w:tcBorders>
              <w:bottom w:val="single" w:color="auto" w:sz="4" w:space="0"/>
            </w:tcBorders>
            <w:vAlign w:val="center"/>
          </w:tcPr>
          <w:p w14:paraId="63D5FB4C">
            <w:pPr>
              <w:spacing w:before="156" w:beforeLines="50" w:line="360" w:lineRule="auto"/>
              <w:jc w:val="center"/>
              <w:rPr>
                <w:rFonts w:asciiTheme="minorEastAsia" w:hAnsiTheme="minorEastAsia" w:eastAsiaTheme="minorEastAsia" w:cstheme="minorEastAsia"/>
                <w:color w:val="auto"/>
                <w:sz w:val="24"/>
              </w:rPr>
            </w:pPr>
          </w:p>
        </w:tc>
        <w:tc>
          <w:tcPr>
            <w:tcW w:w="6849" w:type="dxa"/>
            <w:tcBorders>
              <w:top w:val="dotted" w:color="auto" w:sz="4" w:space="0"/>
              <w:bottom w:val="single" w:color="auto" w:sz="4" w:space="0"/>
            </w:tcBorders>
          </w:tcPr>
          <w:p w14:paraId="1F4B61B0">
            <w:pPr>
              <w:spacing w:before="156" w:beforeLines="50" w:line="360" w:lineRule="auto"/>
              <w:jc w:val="center"/>
              <w:rPr>
                <w:rFonts w:asciiTheme="minorEastAsia" w:hAnsiTheme="minorEastAsia" w:eastAsiaTheme="minorEastAsia" w:cstheme="minorEastAsia"/>
                <w:color w:val="auto"/>
                <w:sz w:val="24"/>
              </w:rPr>
            </w:pPr>
          </w:p>
          <w:p w14:paraId="36D173A7">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经办人：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 xml:space="preserve"> 负责人：</w:t>
            </w:r>
            <w:r>
              <w:rPr>
                <w:rFonts w:hint="eastAsia" w:asciiTheme="minorEastAsia" w:hAnsiTheme="minorEastAsia" w:eastAsiaTheme="minorEastAsia" w:cstheme="minorEastAsia"/>
                <w:color w:val="auto"/>
                <w:kern w:val="0"/>
                <w:sz w:val="24"/>
                <w:u w:val="single"/>
              </w:rPr>
              <w:t xml:space="preserve">            </w:t>
            </w:r>
          </w:p>
        </w:tc>
      </w:tr>
      <w:tr w14:paraId="6E00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440" w:type="dxa"/>
            <w:vAlign w:val="center"/>
          </w:tcPr>
          <w:p w14:paraId="5E32B5E2">
            <w:pPr>
              <w:spacing w:before="156" w:beforeLines="50" w:line="360" w:lineRule="auto"/>
              <w:jc w:val="center"/>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品质管理部意见</w:t>
            </w:r>
          </w:p>
        </w:tc>
        <w:tc>
          <w:tcPr>
            <w:tcW w:w="6849" w:type="dxa"/>
          </w:tcPr>
          <w:p w14:paraId="4FF1CEB9">
            <w:pPr>
              <w:spacing w:before="156" w:beforeLines="50" w:line="360" w:lineRule="auto"/>
              <w:jc w:val="center"/>
              <w:rPr>
                <w:rFonts w:asciiTheme="minorEastAsia" w:hAnsiTheme="minorEastAsia" w:eastAsiaTheme="minorEastAsia" w:cstheme="minorEastAsia"/>
                <w:color w:val="auto"/>
                <w:sz w:val="24"/>
              </w:rPr>
            </w:pPr>
          </w:p>
          <w:p w14:paraId="5008580A">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经办人：</w:t>
            </w:r>
            <w:r>
              <w:rPr>
                <w:rFonts w:hint="eastAsia" w:asciiTheme="minorEastAsia" w:hAnsiTheme="minorEastAsia" w:eastAsiaTheme="minorEastAsia" w:cstheme="minorEastAsia"/>
                <w:color w:val="auto"/>
                <w:kern w:val="0"/>
                <w:sz w:val="24"/>
                <w:u w:val="single"/>
              </w:rPr>
              <w:t xml:space="preserve">           </w:t>
            </w:r>
            <w:r>
              <w:rPr>
                <w:rFonts w:hint="eastAsia" w:asciiTheme="minorEastAsia" w:hAnsiTheme="minorEastAsia" w:eastAsiaTheme="minorEastAsia" w:cstheme="minorEastAsia"/>
                <w:color w:val="auto"/>
                <w:sz w:val="24"/>
              </w:rPr>
              <w:t xml:space="preserve"> 负责人：</w:t>
            </w:r>
            <w:r>
              <w:rPr>
                <w:rFonts w:hint="eastAsia" w:asciiTheme="minorEastAsia" w:hAnsiTheme="minorEastAsia" w:eastAsiaTheme="minorEastAsia" w:cstheme="minorEastAsia"/>
                <w:color w:val="auto"/>
                <w:kern w:val="0"/>
                <w:sz w:val="24"/>
                <w:u w:val="single"/>
              </w:rPr>
              <w:t xml:space="preserve">            </w:t>
            </w:r>
          </w:p>
        </w:tc>
      </w:tr>
      <w:tr w14:paraId="425F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8289" w:type="dxa"/>
            <w:gridSpan w:val="2"/>
            <w:vAlign w:val="center"/>
          </w:tcPr>
          <w:p w14:paraId="78EB7F66">
            <w:p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b/>
                <w:color w:val="auto"/>
                <w:sz w:val="24"/>
              </w:rPr>
              <w:t>附件资料（已附请打“√”；往来抵扣款等若未发生的则打“×”）</w:t>
            </w:r>
            <w:r>
              <w:rPr>
                <w:rFonts w:hint="eastAsia" w:asciiTheme="minorEastAsia" w:hAnsiTheme="minorEastAsia" w:eastAsiaTheme="minorEastAsia" w:cstheme="minorEastAsia"/>
                <w:color w:val="auto"/>
                <w:sz w:val="24"/>
              </w:rPr>
              <w:t>：</w:t>
            </w:r>
          </w:p>
          <w:p w14:paraId="6B0CA036">
            <w:pPr>
              <w:numPr>
                <w:ilvl w:val="0"/>
                <w:numId w:val="18"/>
              </w:numPr>
              <w:spacing w:before="156" w:beforeLines="50"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pacing w:val="-4"/>
                <w:sz w:val="24"/>
              </w:rPr>
              <w:t>办理保修金返还手续：□保修金收据；□保修金结算审批表；□合同付款条件页复印件；□结算协议书原件；□</w:t>
            </w:r>
            <w:r>
              <w:rPr>
                <w:rFonts w:hint="eastAsia" w:asciiTheme="minorEastAsia" w:hAnsiTheme="minorEastAsia" w:eastAsiaTheme="minorEastAsia" w:cstheme="minorEastAsia"/>
                <w:color w:val="auto"/>
                <w:sz w:val="24"/>
              </w:rPr>
              <w:t>往来抵扣款通知单（附相应资料）</w:t>
            </w:r>
            <w:r>
              <w:rPr>
                <w:rFonts w:hint="eastAsia" w:asciiTheme="minorEastAsia" w:hAnsiTheme="minorEastAsia" w:eastAsiaTheme="minorEastAsia" w:cstheme="minorEastAsia"/>
                <w:color w:val="auto"/>
                <w:spacing w:val="-4"/>
                <w:sz w:val="24"/>
              </w:rPr>
              <w:t>□</w:t>
            </w:r>
            <w:r>
              <w:rPr>
                <w:rFonts w:hint="eastAsia" w:asciiTheme="minorEastAsia" w:hAnsiTheme="minorEastAsia" w:eastAsiaTheme="minorEastAsia" w:cstheme="minorEastAsia"/>
                <w:color w:val="auto"/>
                <w:sz w:val="24"/>
              </w:rPr>
              <w:t>竣工验收单</w:t>
            </w:r>
            <w:r>
              <w:rPr>
                <w:rFonts w:hint="eastAsia" w:asciiTheme="minorEastAsia" w:hAnsiTheme="minorEastAsia" w:eastAsiaTheme="minorEastAsia" w:cstheme="minorEastAsia"/>
                <w:color w:val="auto"/>
                <w:spacing w:val="-4"/>
                <w:sz w:val="24"/>
              </w:rPr>
              <w:t>。</w:t>
            </w:r>
          </w:p>
        </w:tc>
      </w:tr>
    </w:tbl>
    <w:p w14:paraId="2D9425D9">
      <w:pPr>
        <w:spacing w:before="156" w:beforeLines="50" w:line="360" w:lineRule="auto"/>
        <w:rPr>
          <w:rFonts w:asciiTheme="minorEastAsia" w:hAnsiTheme="minorEastAsia" w:eastAsiaTheme="minorEastAsia" w:cstheme="minorEastAsia"/>
          <w:b/>
          <w:bCs/>
          <w:color w:val="auto"/>
          <w:kern w:val="0"/>
          <w:sz w:val="24"/>
        </w:rPr>
      </w:pPr>
      <w:r>
        <w:rPr>
          <w:rFonts w:hint="eastAsia" w:asciiTheme="minorEastAsia" w:hAnsiTheme="minorEastAsia" w:eastAsiaTheme="minorEastAsia" w:cstheme="minorEastAsia"/>
          <w:color w:val="auto"/>
          <w:sz w:val="24"/>
        </w:rPr>
        <w:br w:type="page"/>
      </w:r>
      <w:r>
        <w:rPr>
          <w:rFonts w:hint="eastAsia" w:asciiTheme="minorEastAsia" w:hAnsiTheme="minorEastAsia" w:eastAsiaTheme="minorEastAsia" w:cstheme="minorEastAsia"/>
          <w:b/>
          <w:bCs/>
          <w:color w:val="auto"/>
          <w:kern w:val="0"/>
          <w:sz w:val="24"/>
        </w:rPr>
        <w:t>附件四：</w:t>
      </w:r>
    </w:p>
    <w:p w14:paraId="49D71D11">
      <w:pPr>
        <w:spacing w:before="156" w:beforeLines="50" w:line="360" w:lineRule="auto"/>
        <w:jc w:val="center"/>
        <w:rPr>
          <w:rFonts w:asciiTheme="minorEastAsia" w:hAnsiTheme="minorEastAsia" w:eastAsiaTheme="minorEastAsia" w:cstheme="minorEastAsia"/>
          <w:b/>
          <w:bCs/>
          <w:color w:val="auto"/>
          <w:kern w:val="0"/>
          <w:sz w:val="24"/>
        </w:rPr>
      </w:pPr>
      <w:r>
        <w:rPr>
          <w:rFonts w:hint="eastAsia" w:asciiTheme="minorEastAsia" w:hAnsiTheme="minorEastAsia" w:eastAsiaTheme="minorEastAsia" w:cstheme="minorEastAsia"/>
          <w:b/>
          <w:bCs/>
          <w:color w:val="auto"/>
          <w:kern w:val="0"/>
          <w:sz w:val="24"/>
        </w:rPr>
        <w:t>保修金担保书(格式)</w:t>
      </w:r>
    </w:p>
    <w:p w14:paraId="4DDF1A66">
      <w:pPr>
        <w:spacing w:before="100" w:beforeAutospacing="1" w:after="100" w:afterAutospacing="1" w:line="360" w:lineRule="auto"/>
        <w:ind w:right="-1361"/>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开证日期：</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年</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月</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日</w:t>
      </w:r>
    </w:p>
    <w:p w14:paraId="08A72711">
      <w:pPr>
        <w:snapToGrid w:val="0"/>
        <w:spacing w:before="100" w:beforeAutospacing="1" w:after="100" w:afterAutospacing="1"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致：*******有限公司</w:t>
      </w:r>
    </w:p>
    <w:p w14:paraId="7CE37179">
      <w:pPr>
        <w:pStyle w:val="11"/>
        <w:snapToGrid w:val="0"/>
        <w:spacing w:before="100" w:beforeAutospacing="1" w:after="100" w:afterAutospacing="1" w:line="360" w:lineRule="auto"/>
        <w:ind w:right="-73" w:rightChars="-35" w:firstLine="499"/>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 xml:space="preserve">本担保函为贵公司与 </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（以下简称“承包人”）于</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年</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月</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日就</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bCs/>
          <w:color w:val="auto"/>
          <w:sz w:val="24"/>
          <w:u w:val="single"/>
        </w:rPr>
        <w:t>项目   期</w:t>
      </w:r>
      <w:r>
        <w:rPr>
          <w:rFonts w:hint="eastAsia" w:asciiTheme="minorEastAsia" w:hAnsiTheme="minorEastAsia" w:eastAsiaTheme="minorEastAsia" w:cstheme="minorEastAsia"/>
          <w:bCs/>
          <w:color w:val="auto"/>
          <w:sz w:val="24"/>
        </w:rPr>
        <w:t>施工总承包工程</w:t>
      </w:r>
      <w:r>
        <w:rPr>
          <w:rFonts w:hint="eastAsia" w:asciiTheme="minorEastAsia" w:hAnsiTheme="minorEastAsia" w:eastAsiaTheme="minorEastAsia" w:cstheme="minorEastAsia"/>
          <w:color w:val="auto"/>
          <w:sz w:val="24"/>
        </w:rPr>
        <w:t>（以下简称“总承包工程”）而签订的</w:t>
      </w:r>
      <w:r>
        <w:rPr>
          <w:rFonts w:hint="eastAsia" w:asciiTheme="minorEastAsia" w:hAnsiTheme="minorEastAsia" w:eastAsiaTheme="minorEastAsia" w:cstheme="minorEastAsia"/>
          <w:bCs/>
          <w:color w:val="auto"/>
          <w:sz w:val="24"/>
          <w:u w:val="single"/>
        </w:rPr>
        <w:t xml:space="preserve">        </w:t>
      </w:r>
      <w:r>
        <w:rPr>
          <w:rFonts w:hint="eastAsia" w:asciiTheme="minorEastAsia" w:hAnsiTheme="minorEastAsia" w:eastAsiaTheme="minorEastAsia" w:cstheme="minorEastAsia"/>
          <w:color w:val="auto"/>
          <w:sz w:val="24"/>
        </w:rPr>
        <w:t>号合同提供保修保证金。</w:t>
      </w:r>
    </w:p>
    <w:p w14:paraId="67C083DB">
      <w:pPr>
        <w:autoSpaceDE w:val="0"/>
        <w:autoSpaceDN w:val="0"/>
        <w:adjustRightInd w:val="0"/>
        <w:spacing w:line="360" w:lineRule="auto"/>
        <w:ind w:firstLine="360" w:firstLineChars="150"/>
        <w:jc w:val="left"/>
        <w:rPr>
          <w:rFonts w:asciiTheme="minorEastAsia" w:hAnsiTheme="minorEastAsia" w:eastAsiaTheme="minorEastAsia" w:cstheme="minorEastAsia"/>
          <w:color w:val="auto"/>
          <w:kern w:val="0"/>
          <w:sz w:val="24"/>
        </w:rPr>
      </w:pPr>
      <w:r>
        <w:rPr>
          <w:rFonts w:hint="eastAsia" w:asciiTheme="minorEastAsia" w:hAnsiTheme="minorEastAsia" w:eastAsiaTheme="minorEastAsia" w:cstheme="minorEastAsia"/>
          <w:color w:val="auto"/>
          <w:sz w:val="24"/>
        </w:rPr>
        <w:t>本行——</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银行（以下简称“担保银行”）无条件地、不可撤销地保证本行、本行的继承人及受让人无追索地向贵方承担支付总额不超过人民币(大写)</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元整的责任。担保银行保证卖方将严格执行合同及其附件（以下简称“合同”）有关条款，并按合同规定履行其质量保证期内应尽的义务。</w:t>
      </w:r>
    </w:p>
    <w:p w14:paraId="5BB9C24C">
      <w:pPr>
        <w:tabs>
          <w:tab w:val="left" w:pos="400"/>
          <w:tab w:val="left" w:pos="1120"/>
          <w:tab w:val="left" w:pos="4600"/>
        </w:tabs>
        <w:snapToGrid w:val="0"/>
        <w:spacing w:before="100" w:beforeAutospacing="1" w:after="100" w:afterAutospacing="1" w:line="360" w:lineRule="auto"/>
        <w:ind w:right="-73" w:rightChars="-35" w:firstLine="499"/>
        <w:rPr>
          <w:rFonts w:asciiTheme="minorEastAsia" w:hAnsiTheme="minorEastAsia" w:eastAsiaTheme="minorEastAsia" w:cstheme="minorEastAsia"/>
          <w:color w:val="auto"/>
          <w:sz w:val="24"/>
        </w:rPr>
      </w:pPr>
    </w:p>
    <w:p w14:paraId="37D0B6E2">
      <w:pPr>
        <w:tabs>
          <w:tab w:val="left" w:pos="400"/>
          <w:tab w:val="left" w:pos="1120"/>
          <w:tab w:val="left" w:pos="4600"/>
        </w:tabs>
        <w:snapToGrid w:val="0"/>
        <w:spacing w:before="100" w:beforeAutospacing="1" w:after="100" w:afterAutospacing="1" w:line="360" w:lineRule="auto"/>
        <w:rPr>
          <w:rFonts w:asciiTheme="minorEastAsia" w:hAnsiTheme="minorEastAsia" w:eastAsiaTheme="minorEastAsia" w:cstheme="minorEastAsia"/>
          <w:bCs/>
          <w:color w:val="auto"/>
          <w:sz w:val="24"/>
        </w:rPr>
      </w:pPr>
      <w:r>
        <w:rPr>
          <w:rFonts w:hint="eastAsia" w:asciiTheme="minorEastAsia" w:hAnsiTheme="minorEastAsia" w:eastAsiaTheme="minorEastAsia" w:cstheme="minorEastAsia"/>
          <w:bCs/>
          <w:color w:val="auto"/>
          <w:sz w:val="24"/>
        </w:rPr>
        <w:t>兹本行郑重承诺如下：</w:t>
      </w:r>
    </w:p>
    <w:p w14:paraId="65B306FA">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当承包人未能忠实履行所有合同文件中的任何的约定或双方此后一致同意的修补贵公司认为有缺陷的分部分项工程、货物等（以下简称违约）时，只要贵公司向本行发出承包人违约的书面通知，本行就立即按贵公司在通知中规定的方式和数额，向贵公司支付不超过上述累计总额的金额。</w:t>
      </w:r>
    </w:p>
    <w:p w14:paraId="73310D28">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本保修保证金项下的任何支付均是净值，并且是免税的。无论任何人均不能以任何理由从本保证金中扣减任何现有或未来的税费、关税、费用或其他任何款项。</w:t>
      </w:r>
    </w:p>
    <w:p w14:paraId="4E07C2CE">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本担保函已规定了本行无条件的、不可撤销的直接义务。今后，任何对合同条款的修改、或贵公司对承包人在时间上的宽限、或贵公司对承包人在其他方面的任何宽容和让步均不能解除或免除本行在本担保函项下的责任。</w:t>
      </w:r>
    </w:p>
    <w:p w14:paraId="47FAA55A">
      <w:pPr>
        <w:widowControl/>
        <w:numPr>
          <w:ilvl w:val="0"/>
          <w:numId w:val="19"/>
        </w:numPr>
        <w:tabs>
          <w:tab w:val="left" w:pos="900"/>
          <w:tab w:val="left" w:pos="4600"/>
        </w:tabs>
        <w:spacing w:before="100" w:beforeAutospacing="1" w:after="100" w:afterAutospacing="1"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本担保函在</w:t>
      </w:r>
      <w:r>
        <w:rPr>
          <w:rFonts w:hint="eastAsia" w:asciiTheme="minorEastAsia" w:hAnsiTheme="minorEastAsia" w:eastAsiaTheme="minorEastAsia" w:cstheme="minorEastAsia"/>
          <w:bCs/>
          <w:color w:val="auto"/>
          <w:sz w:val="24"/>
          <w:u w:val="single"/>
        </w:rPr>
        <w:t xml:space="preserve">           </w:t>
      </w:r>
      <w:r>
        <w:rPr>
          <w:rFonts w:hint="eastAsia" w:asciiTheme="minorEastAsia" w:hAnsiTheme="minorEastAsia" w:eastAsiaTheme="minorEastAsia" w:cstheme="minorEastAsia"/>
          <w:color w:val="auto"/>
          <w:sz w:val="24"/>
        </w:rPr>
        <w:t>合同规定的第</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年保修期结束之日起3年内有效。</w:t>
      </w:r>
    </w:p>
    <w:p w14:paraId="42600A8F">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担保银行与承包人的法定代表人在此签字并加盖单位公章，以资证明。</w:t>
      </w:r>
    </w:p>
    <w:p w14:paraId="51339764">
      <w:pPr>
        <w:tabs>
          <w:tab w:val="left" w:pos="400"/>
          <w:tab w:val="left" w:pos="1120"/>
          <w:tab w:val="left" w:pos="4400"/>
        </w:tabs>
        <w:snapToGrid w:val="0"/>
        <w:spacing w:before="100" w:beforeAutospacing="1" w:after="100" w:afterAutospacing="1" w:line="360" w:lineRule="auto"/>
        <w:rPr>
          <w:rFonts w:asciiTheme="minorEastAsia" w:hAnsiTheme="minorEastAsia" w:eastAsiaTheme="minorEastAsia" w:cstheme="minorEastAsia"/>
          <w:color w:val="auto"/>
          <w:sz w:val="24"/>
        </w:rPr>
      </w:pPr>
    </w:p>
    <w:p w14:paraId="06E7A67E">
      <w:pPr>
        <w:tabs>
          <w:tab w:val="left" w:pos="400"/>
          <w:tab w:val="left" w:pos="1120"/>
          <w:tab w:val="left" w:pos="4400"/>
        </w:tabs>
        <w:snapToGrid w:val="0"/>
        <w:spacing w:before="100" w:beforeAutospacing="1" w:after="100" w:afterAutospacing="1"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担保银行：（盖章）</w:t>
      </w:r>
      <w:r>
        <w:rPr>
          <w:rFonts w:hint="eastAsia" w:asciiTheme="minorEastAsia" w:hAnsiTheme="minorEastAsia" w:eastAsiaTheme="minorEastAsia" w:cstheme="minorEastAsia"/>
          <w:color w:val="auto"/>
          <w:sz w:val="24"/>
        </w:rPr>
        <w:tab/>
      </w:r>
      <w:r>
        <w:rPr>
          <w:rFonts w:hint="eastAsia" w:asciiTheme="minorEastAsia" w:hAnsiTheme="minorEastAsia" w:eastAsiaTheme="minorEastAsia" w:cstheme="minorEastAsia"/>
          <w:color w:val="auto"/>
          <w:sz w:val="24"/>
        </w:rPr>
        <w:t xml:space="preserve">   承包人：（盖章）</w:t>
      </w:r>
    </w:p>
    <w:p w14:paraId="2EFD85F4">
      <w:pPr>
        <w:tabs>
          <w:tab w:val="left" w:pos="400"/>
          <w:tab w:val="left" w:pos="1120"/>
          <w:tab w:val="left" w:pos="4600"/>
        </w:tabs>
        <w:snapToGrid w:val="0"/>
        <w:spacing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法定代表人：</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           法定代表人：</w:t>
      </w:r>
      <w:r>
        <w:rPr>
          <w:rFonts w:hint="eastAsia" w:asciiTheme="minorEastAsia" w:hAnsiTheme="minorEastAsia" w:eastAsiaTheme="minorEastAsia" w:cstheme="minorEastAsia"/>
          <w:color w:val="auto"/>
          <w:sz w:val="24"/>
          <w:u w:val="single"/>
        </w:rPr>
        <w:t xml:space="preserve">                   </w:t>
      </w:r>
      <w:r>
        <w:rPr>
          <w:rFonts w:hint="eastAsia" w:asciiTheme="minorEastAsia" w:hAnsiTheme="minorEastAsia" w:eastAsiaTheme="minorEastAsia" w:cstheme="minorEastAsia"/>
          <w:color w:val="auto"/>
          <w:sz w:val="24"/>
        </w:rPr>
        <w:t>.</w:t>
      </w:r>
    </w:p>
    <w:p w14:paraId="662E3B60">
      <w:pPr>
        <w:spacing w:line="360" w:lineRule="auto"/>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 xml:space="preserve">               (签字、盖章)                                 (签字、盖章)</w:t>
      </w:r>
    </w:p>
    <w:p w14:paraId="51F39083">
      <w:pPr>
        <w:spacing w:line="360" w:lineRule="auto"/>
        <w:ind w:firstLine="420"/>
        <w:rPr>
          <w:rFonts w:asciiTheme="minorEastAsia" w:hAnsiTheme="minorEastAsia" w:eastAsiaTheme="minorEastAsia" w:cstheme="minorEastAsia"/>
          <w:b/>
          <w:color w:val="auto"/>
          <w:sz w:val="24"/>
        </w:rPr>
      </w:pPr>
      <w:r>
        <w:rPr>
          <w:rFonts w:hint="eastAsia" w:asciiTheme="minorEastAsia" w:hAnsiTheme="minorEastAsia" w:eastAsiaTheme="minorEastAsia" w:cstheme="minorEastAsia"/>
          <w:color w:val="auto"/>
          <w:sz w:val="24"/>
        </w:rPr>
        <w:br w:type="page"/>
      </w:r>
      <w:bookmarkStart w:id="947" w:name="_Toc428968772"/>
      <w:r>
        <w:rPr>
          <w:rFonts w:hint="eastAsia" w:asciiTheme="minorEastAsia" w:hAnsiTheme="minorEastAsia" w:eastAsiaTheme="minorEastAsia" w:cstheme="minorEastAsia"/>
          <w:b/>
          <w:color w:val="auto"/>
          <w:sz w:val="24"/>
        </w:rPr>
        <w:t>附件五： 维修施工安全注意事项</w:t>
      </w:r>
      <w:bookmarkEnd w:id="947"/>
    </w:p>
    <w:p w14:paraId="0427FF8F">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进入施工现场人员必须戴好安全帽，悬空及高空作业人员必须佩带安全带。高空及屋面维修作业人员严禁在避雷带上挂攀安全带。</w:t>
      </w:r>
    </w:p>
    <w:p w14:paraId="10E2FD3E">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施工作业点应作有效封闭。在规定的施工范围内须做好不低于2米的遮拦围挡及施工告示牌等防护措施。</w:t>
      </w:r>
    </w:p>
    <w:p w14:paraId="452F68C4">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施工过程中，施工人员必须认真做好每天施工完成后的落手清工作，做到工完、料净、场地清。</w:t>
      </w:r>
    </w:p>
    <w:p w14:paraId="2356D77F">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建筑垃圾严禁倒入生活垃圾箱内，并且当天必须清理运走，不准在现场堆放。</w:t>
      </w:r>
    </w:p>
    <w:p w14:paraId="0BBF8406">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高空及屋面作业人员，严禁向下抛洒扬尘，严禁高空抛物，一经发现，每次扣工程款1000元，不再返还。</w:t>
      </w:r>
    </w:p>
    <w:p w14:paraId="2208450D">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因违规操作给他人的财产造成损失的，按全价进行赔偿。</w:t>
      </w:r>
    </w:p>
    <w:p w14:paraId="09F083D9">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脚手架的搭设必须符合规范的要求。脚手架整体承重部位应回填夯实。不准使用轻嫩、枯脆、虫蛀、闷麻和有大裂缝的竹料；不准使用枯脆、破损、散边的竹片底笆；不准使用草绳、麻绳、塑料绳及锈蚀铁丝做拉结或绑扎的缚料。</w:t>
      </w:r>
    </w:p>
    <w:p w14:paraId="1CFC58AA">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应自觉学习并遵守下列规定文件：切实做好安全、文明施工；</w:t>
      </w:r>
    </w:p>
    <w:p w14:paraId="53062946">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《当地省市建设工程安全生产责任条例》</w:t>
      </w:r>
    </w:p>
    <w:p w14:paraId="00D0C496">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《当地省市市消防条例》</w:t>
      </w:r>
    </w:p>
    <w:p w14:paraId="1A67B169">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《关于加强施工现场安全生产管理的若干规定》（试行）</w:t>
      </w:r>
    </w:p>
    <w:p w14:paraId="52488050">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《施工现场防火规定》（试行）</w:t>
      </w:r>
    </w:p>
    <w:p w14:paraId="18B511A0">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应自觉遵守《当地省市治安防范责任条例》，定期向施工人员进行法制教育，严格执行招收外来民工等有关条例，办理劳务证。加强管理力度，严禁打架斗殴、聚众赌博及任何忧民现象发生。</w:t>
      </w:r>
    </w:p>
    <w:p w14:paraId="635EC2D7">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应遵守国家有关环境保护的法规、规定。采取有效措施控制施工现场的各种粉尘、废气、废水、固体废弃物以及噪声、振动对环境的污染和危害。</w:t>
      </w:r>
    </w:p>
    <w:p w14:paraId="78D99903">
      <w:pPr>
        <w:spacing w:line="360" w:lineRule="auto"/>
        <w:ind w:firstLine="42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上述条款，施工单位必须严格执行。违反规定者，按性质严重程度罚款100元～1000元，并责令停工整改。</w:t>
      </w:r>
    </w:p>
    <w:p w14:paraId="6A4E8050">
      <w:pPr>
        <w:spacing w:line="360" w:lineRule="auto"/>
        <w:ind w:firstLine="420"/>
        <w:rPr>
          <w:rFonts w:asciiTheme="minorEastAsia" w:hAnsiTheme="minorEastAsia" w:eastAsiaTheme="minorEastAsia" w:cstheme="minorEastAsia"/>
          <w:color w:val="auto"/>
          <w:sz w:val="24"/>
        </w:rPr>
      </w:pPr>
      <w:r>
        <w:rPr>
          <w:rFonts w:hint="eastAsia" w:asciiTheme="minorEastAsia" w:hAnsiTheme="minorEastAsia" w:eastAsiaTheme="minorEastAsia" w:cstheme="minorEastAsia"/>
          <w:color w:val="auto"/>
          <w:sz w:val="24"/>
        </w:rPr>
        <w:t>本办法未尽事宜，依照工程施工承包合同执行。</w:t>
      </w:r>
    </w:p>
    <w:p w14:paraId="76B9C51E">
      <w:pPr>
        <w:widowControl/>
        <w:spacing w:before="78" w:beforeLines="25" w:after="78" w:afterLines="25" w:line="360" w:lineRule="auto"/>
        <w:jc w:val="left"/>
        <w:rPr>
          <w:rFonts w:asciiTheme="minorEastAsia" w:hAnsiTheme="minorEastAsia" w:eastAsiaTheme="minorEastAsia" w:cstheme="minorEastAsia"/>
          <w:color w:val="auto"/>
          <w:sz w:val="24"/>
        </w:rPr>
      </w:pPr>
    </w:p>
    <w:p w14:paraId="4FE85BB4">
      <w:pPr>
        <w:spacing w:before="143" w:beforeLines="50" w:after="143" w:afterLines="50"/>
        <w:jc w:val="center"/>
        <w:rPr>
          <w:rFonts w:asciiTheme="minorEastAsia" w:hAnsiTheme="minorEastAsia" w:eastAsiaTheme="minorEastAsia"/>
          <w:b/>
          <w:color w:val="auto"/>
          <w:sz w:val="28"/>
          <w:szCs w:val="24"/>
        </w:rPr>
      </w:pPr>
      <w:r>
        <w:rPr>
          <w:rFonts w:asciiTheme="minorEastAsia" w:hAnsiTheme="minorEastAsia" w:eastAsiaTheme="minorEastAsia"/>
          <w:b/>
          <w:color w:val="auto"/>
          <w:sz w:val="28"/>
          <w:szCs w:val="24"/>
        </w:rPr>
        <w:t>供方廉洁协议</w:t>
      </w:r>
    </w:p>
    <w:p w14:paraId="65FE9138">
      <w:pPr>
        <w:spacing w:after="143" w:afterLines="50" w:line="400" w:lineRule="exact"/>
        <w:rPr>
          <w:rFonts w:asciiTheme="minorEastAsia" w:hAnsiTheme="minorEastAsia" w:eastAsiaTheme="minorEastAsia"/>
          <w:b/>
          <w:bCs/>
          <w:color w:val="auto"/>
          <w:sz w:val="24"/>
          <w:szCs w:val="24"/>
        </w:rPr>
      </w:pPr>
      <w:r>
        <w:rPr>
          <w:rFonts w:asciiTheme="minorEastAsia" w:hAnsiTheme="minorEastAsia" w:eastAsiaTheme="minorEastAsia"/>
          <w:b/>
          <w:bCs/>
          <w:color w:val="auto"/>
          <w:sz w:val="24"/>
          <w:szCs w:val="24"/>
        </w:rPr>
        <w:t>甲方</w:t>
      </w:r>
      <w:r>
        <w:rPr>
          <w:rFonts w:hint="eastAsia" w:asciiTheme="minorEastAsia" w:hAnsiTheme="minorEastAsia" w:eastAsiaTheme="minorEastAsia"/>
          <w:b/>
          <w:bCs/>
          <w:color w:val="auto"/>
          <w:sz w:val="24"/>
          <w:szCs w:val="24"/>
        </w:rPr>
        <w:t>（</w:t>
      </w:r>
      <w:r>
        <w:rPr>
          <w:rFonts w:asciiTheme="minorEastAsia" w:hAnsiTheme="minorEastAsia" w:eastAsiaTheme="minorEastAsia"/>
          <w:b/>
          <w:bCs/>
          <w:color w:val="auto"/>
          <w:sz w:val="24"/>
          <w:szCs w:val="24"/>
        </w:rPr>
        <w:t>采购方</w:t>
      </w:r>
      <w:r>
        <w:rPr>
          <w:rFonts w:hint="eastAsia" w:asciiTheme="minorEastAsia" w:hAnsiTheme="minorEastAsia" w:eastAsiaTheme="minorEastAsia"/>
          <w:b/>
          <w:bCs/>
          <w:color w:val="auto"/>
          <w:sz w:val="24"/>
          <w:szCs w:val="24"/>
        </w:rPr>
        <w:t>）</w:t>
      </w:r>
      <w:r>
        <w:rPr>
          <w:rFonts w:asciiTheme="minorEastAsia" w:hAnsiTheme="minorEastAsia" w:eastAsiaTheme="minorEastAsia"/>
          <w:b/>
          <w:bCs/>
          <w:color w:val="auto"/>
          <w:sz w:val="24"/>
          <w:szCs w:val="24"/>
        </w:rPr>
        <w:t>：</w:t>
      </w:r>
      <w:r>
        <w:rPr>
          <w:rFonts w:hint="eastAsia" w:asciiTheme="minorEastAsia" w:hAnsiTheme="minorEastAsia" w:eastAsiaTheme="minorEastAsia"/>
          <w:bCs/>
          <w:color w:val="auto"/>
          <w:sz w:val="24"/>
          <w:szCs w:val="24"/>
          <w:u w:val="single"/>
          <w:lang w:eastAsia="zh-CN"/>
        </w:rPr>
        <w:t>软通智慧信息技术有限公司</w:t>
      </w:r>
      <w:r>
        <w:rPr>
          <w:rFonts w:asciiTheme="minorEastAsia" w:hAnsiTheme="minorEastAsia" w:eastAsiaTheme="minorEastAsia"/>
          <w:bCs/>
          <w:color w:val="auto"/>
          <w:sz w:val="24"/>
          <w:szCs w:val="24"/>
          <w:u w:val="single"/>
        </w:rPr>
        <w:t xml:space="preserve">   </w:t>
      </w:r>
    </w:p>
    <w:p w14:paraId="133C6393">
      <w:pPr>
        <w:spacing w:after="143" w:afterLines="50" w:line="400" w:lineRule="exact"/>
        <w:rPr>
          <w:rFonts w:asciiTheme="minorEastAsia" w:hAnsiTheme="minorEastAsia" w:eastAsiaTheme="minorEastAsia"/>
          <w:b/>
          <w:bCs/>
          <w:color w:val="auto"/>
          <w:sz w:val="24"/>
          <w:szCs w:val="24"/>
        </w:rPr>
      </w:pPr>
      <w:r>
        <w:rPr>
          <w:rFonts w:asciiTheme="minorEastAsia" w:hAnsiTheme="minorEastAsia" w:eastAsiaTheme="minorEastAsia"/>
          <w:b/>
          <w:bCs/>
          <w:color w:val="auto"/>
          <w:sz w:val="24"/>
          <w:szCs w:val="24"/>
        </w:rPr>
        <w:t>乙方</w:t>
      </w:r>
      <w:r>
        <w:rPr>
          <w:rFonts w:hint="eastAsia" w:asciiTheme="minorEastAsia" w:hAnsiTheme="minorEastAsia" w:eastAsiaTheme="minorEastAsia"/>
          <w:b/>
          <w:bCs/>
          <w:color w:val="auto"/>
          <w:sz w:val="24"/>
          <w:szCs w:val="24"/>
        </w:rPr>
        <w:t>（</w:t>
      </w:r>
      <w:r>
        <w:rPr>
          <w:rFonts w:asciiTheme="minorEastAsia" w:hAnsiTheme="minorEastAsia" w:eastAsiaTheme="minorEastAsia"/>
          <w:b/>
          <w:bCs/>
          <w:color w:val="auto"/>
          <w:sz w:val="24"/>
          <w:szCs w:val="24"/>
        </w:rPr>
        <w:t>供应方</w:t>
      </w:r>
      <w:r>
        <w:rPr>
          <w:rFonts w:hint="eastAsia" w:asciiTheme="minorEastAsia" w:hAnsiTheme="minorEastAsia" w:eastAsiaTheme="minorEastAsia"/>
          <w:b/>
          <w:bCs/>
          <w:color w:val="auto"/>
          <w:sz w:val="24"/>
          <w:szCs w:val="24"/>
        </w:rPr>
        <w:t>）</w:t>
      </w:r>
      <w:r>
        <w:rPr>
          <w:rFonts w:asciiTheme="minorEastAsia" w:hAnsiTheme="minorEastAsia" w:eastAsiaTheme="minorEastAsia"/>
          <w:b/>
          <w:bCs/>
          <w:color w:val="auto"/>
          <w:sz w:val="24"/>
          <w:szCs w:val="24"/>
        </w:rPr>
        <w:t>：</w:t>
      </w:r>
      <w:r>
        <w:rPr>
          <w:rFonts w:hint="eastAsia" w:cs="Times New Roman" w:asciiTheme="minorEastAsia" w:hAnsiTheme="minorEastAsia" w:eastAsiaTheme="minorEastAsia"/>
          <w:bCs/>
          <w:color w:val="auto"/>
          <w:spacing w:val="0"/>
          <w:sz w:val="24"/>
          <w:szCs w:val="24"/>
          <w:u w:val="single"/>
        </w:rPr>
        <w:t>山东泽元汇志信息科技有限责任公司</w:t>
      </w:r>
      <w:r>
        <w:rPr>
          <w:rFonts w:asciiTheme="minorEastAsia" w:hAnsiTheme="minorEastAsia" w:eastAsiaTheme="minorEastAsia"/>
          <w:bCs/>
          <w:color w:val="auto"/>
          <w:sz w:val="24"/>
          <w:szCs w:val="24"/>
          <w:u w:val="single"/>
        </w:rPr>
        <w:t xml:space="preserve">    </w:t>
      </w:r>
    </w:p>
    <w:p w14:paraId="51BE8B4A">
      <w:pPr>
        <w:spacing w:line="420" w:lineRule="exact"/>
        <w:ind w:firstLine="480" w:firstLineChars="200"/>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为了保持廉洁自律的工作作风，</w:t>
      </w:r>
      <w:r>
        <w:rPr>
          <w:rFonts w:hint="eastAsia" w:asciiTheme="minorEastAsia" w:hAnsiTheme="minorEastAsia" w:eastAsiaTheme="minorEastAsia"/>
          <w:color w:val="auto"/>
          <w:sz w:val="24"/>
          <w:szCs w:val="24"/>
        </w:rPr>
        <w:t>营造守法诚信、廉洁高效的工作环境，</w:t>
      </w:r>
      <w:r>
        <w:rPr>
          <w:rFonts w:asciiTheme="minorEastAsia" w:hAnsiTheme="minorEastAsia" w:eastAsiaTheme="minorEastAsia"/>
          <w:color w:val="auto"/>
          <w:sz w:val="24"/>
          <w:szCs w:val="24"/>
        </w:rPr>
        <w:t>防止</w:t>
      </w:r>
      <w:r>
        <w:rPr>
          <w:rFonts w:hint="eastAsia" w:asciiTheme="minorEastAsia" w:hAnsiTheme="minorEastAsia" w:eastAsiaTheme="minorEastAsia"/>
          <w:color w:val="auto"/>
          <w:sz w:val="24"/>
          <w:szCs w:val="24"/>
        </w:rPr>
        <w:t>发生违法违纪行为</w:t>
      </w:r>
      <w:r>
        <w:rPr>
          <w:rFonts w:asciiTheme="minorEastAsia" w:hAnsiTheme="minorEastAsia" w:eastAsiaTheme="minorEastAsia"/>
          <w:color w:val="auto"/>
          <w:sz w:val="24"/>
          <w:szCs w:val="24"/>
        </w:rPr>
        <w:t>，</w:t>
      </w:r>
      <w:r>
        <w:rPr>
          <w:rFonts w:hint="eastAsia" w:asciiTheme="minorEastAsia" w:hAnsiTheme="minorEastAsia" w:eastAsiaTheme="minorEastAsia"/>
          <w:color w:val="auto"/>
          <w:sz w:val="24"/>
          <w:szCs w:val="24"/>
        </w:rPr>
        <w:t>根据国家有关法律法规和廉洁自律规定，</w:t>
      </w:r>
      <w:r>
        <w:rPr>
          <w:rFonts w:asciiTheme="minorEastAsia" w:hAnsiTheme="minorEastAsia" w:eastAsiaTheme="minorEastAsia"/>
          <w:color w:val="auto"/>
          <w:sz w:val="24"/>
          <w:szCs w:val="24"/>
        </w:rPr>
        <w:t>甲乙双方订立协议如下：</w:t>
      </w:r>
    </w:p>
    <w:p w14:paraId="53056CA9">
      <w:pPr>
        <w:spacing w:line="420" w:lineRule="exact"/>
        <w:ind w:firstLine="513" w:firstLineChars="213"/>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一、甲、乙双方共同责任</w:t>
      </w:r>
    </w:p>
    <w:p w14:paraId="56DC310E">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1、严格遵守国家有关工程勘察、设计、建设、采购、检测、咨询、监理、招标投标等市场经济活动的法律法规、政策。</w:t>
      </w:r>
    </w:p>
    <w:p w14:paraId="24B9E4D9">
      <w:pPr>
        <w:spacing w:line="420" w:lineRule="exact"/>
        <w:ind w:firstLine="480" w:firstLineChars="200"/>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2</w:t>
      </w:r>
      <w:r>
        <w:rPr>
          <w:rFonts w:hint="eastAsia" w:asciiTheme="minorEastAsia" w:hAnsiTheme="minorEastAsia" w:eastAsiaTheme="minorEastAsia"/>
          <w:color w:val="auto"/>
          <w:sz w:val="24"/>
          <w:szCs w:val="24"/>
        </w:rPr>
        <w:t>、严格遵守我司相关业务活动中的管理制度要求及廉洁建设规定，</w:t>
      </w:r>
      <w:r>
        <w:rPr>
          <w:rFonts w:asciiTheme="minorEastAsia" w:hAnsiTheme="minorEastAsia" w:eastAsiaTheme="minorEastAsia"/>
          <w:color w:val="auto"/>
          <w:sz w:val="24"/>
          <w:szCs w:val="24"/>
        </w:rPr>
        <w:t>在供应商入围</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招标</w:t>
      </w:r>
      <w:r>
        <w:rPr>
          <w:rFonts w:hint="eastAsia" w:asciiTheme="minorEastAsia" w:hAnsiTheme="minorEastAsia" w:eastAsiaTheme="minorEastAsia"/>
          <w:color w:val="auto"/>
          <w:sz w:val="24"/>
          <w:szCs w:val="24"/>
        </w:rPr>
        <w:t>投标、比价直委、</w:t>
      </w:r>
      <w:r>
        <w:rPr>
          <w:rFonts w:asciiTheme="minorEastAsia" w:hAnsiTheme="minorEastAsia" w:eastAsiaTheme="minorEastAsia"/>
          <w:color w:val="auto"/>
          <w:sz w:val="24"/>
          <w:szCs w:val="24"/>
        </w:rPr>
        <w:t>合同订立、</w:t>
      </w:r>
      <w:r>
        <w:rPr>
          <w:rFonts w:hint="eastAsia" w:asciiTheme="minorEastAsia" w:hAnsiTheme="minorEastAsia" w:eastAsiaTheme="minorEastAsia"/>
          <w:color w:val="auto"/>
          <w:sz w:val="24"/>
          <w:szCs w:val="24"/>
        </w:rPr>
        <w:t>合同</w:t>
      </w:r>
      <w:r>
        <w:rPr>
          <w:rFonts w:asciiTheme="minorEastAsia" w:hAnsiTheme="minorEastAsia" w:eastAsiaTheme="minorEastAsia"/>
          <w:color w:val="auto"/>
          <w:sz w:val="24"/>
          <w:szCs w:val="24"/>
        </w:rPr>
        <w:t>履行</w:t>
      </w:r>
      <w:r>
        <w:rPr>
          <w:rFonts w:hint="eastAsia" w:asciiTheme="minorEastAsia" w:hAnsiTheme="minorEastAsia" w:eastAsiaTheme="minorEastAsia"/>
          <w:color w:val="auto"/>
          <w:sz w:val="24"/>
          <w:szCs w:val="24"/>
        </w:rPr>
        <w:t>等业务环节中做到</w:t>
      </w:r>
      <w:r>
        <w:rPr>
          <w:rFonts w:asciiTheme="minorEastAsia" w:hAnsiTheme="minorEastAsia" w:eastAsiaTheme="minorEastAsia"/>
          <w:color w:val="auto"/>
          <w:sz w:val="24"/>
          <w:szCs w:val="24"/>
        </w:rPr>
        <w:t>廉洁自律。</w:t>
      </w:r>
    </w:p>
    <w:p w14:paraId="39211774">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3</w:t>
      </w:r>
      <w:r>
        <w:rPr>
          <w:rFonts w:hint="eastAsia" w:asciiTheme="minorEastAsia" w:hAnsiTheme="minorEastAsia" w:eastAsiaTheme="minorEastAsia"/>
          <w:color w:val="auto"/>
          <w:sz w:val="24"/>
          <w:szCs w:val="24"/>
        </w:rPr>
        <w:t>、建立健全自我制约制度，开展廉洁教育，公布举报途径，监督并认真查处违法、违规、违纪行为，发现对方在合作过程中有违法、违规、违纪行为的，应及时向对方举报。</w:t>
      </w:r>
    </w:p>
    <w:p w14:paraId="55EF22AD">
      <w:pPr>
        <w:spacing w:line="420" w:lineRule="exact"/>
        <w:ind w:firstLine="513" w:firstLineChars="213"/>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二、甲方责任</w:t>
      </w:r>
    </w:p>
    <w:p w14:paraId="62FA4CE6">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1、按照公平、公正、公开和诚实信用的原则开展各项业务，为乙方提供公平的竞争环境与平台。</w:t>
      </w:r>
    </w:p>
    <w:p w14:paraId="046A803E">
      <w:pPr>
        <w:spacing w:line="420" w:lineRule="exact"/>
        <w:ind w:firstLine="511" w:firstLineChars="213"/>
        <w:rPr>
          <w:rFonts w:asciiTheme="minorEastAsia" w:hAnsiTheme="minorEastAsia" w:eastAsiaTheme="minorEastAsia"/>
          <w:b/>
          <w:bCs/>
          <w:color w:val="auto"/>
          <w:sz w:val="24"/>
          <w:szCs w:val="24"/>
        </w:rPr>
      </w:pPr>
      <w:r>
        <w:rPr>
          <w:rFonts w:asciiTheme="minorEastAsia" w:hAnsiTheme="minorEastAsia" w:eastAsiaTheme="minorEastAsia"/>
          <w:color w:val="auto"/>
          <w:sz w:val="24"/>
          <w:szCs w:val="24"/>
        </w:rPr>
        <w:t>2</w:t>
      </w:r>
      <w:r>
        <w:rPr>
          <w:rFonts w:hint="eastAsia" w:asciiTheme="minorEastAsia" w:hAnsiTheme="minorEastAsia" w:eastAsiaTheme="minorEastAsia"/>
          <w:color w:val="auto"/>
          <w:sz w:val="24"/>
          <w:szCs w:val="24"/>
        </w:rPr>
        <w:t>、甲方工作人员不得参与影响相关工作正常和公正开展的其他活动，如宴请、娱乐活动等，</w:t>
      </w:r>
      <w:r>
        <w:rPr>
          <w:rFonts w:asciiTheme="minorEastAsia" w:hAnsiTheme="minorEastAsia" w:eastAsiaTheme="minorEastAsia"/>
          <w:color w:val="auto"/>
          <w:sz w:val="24"/>
          <w:szCs w:val="24"/>
        </w:rPr>
        <w:t>如甲方工作人员确因实际情况须参加宴请、进行娱乐活动的，须事先按行政隶属关系报请</w:t>
      </w:r>
      <w:r>
        <w:rPr>
          <w:rFonts w:hint="eastAsia" w:asciiTheme="minorEastAsia" w:hAnsiTheme="minorEastAsia" w:eastAsiaTheme="minorEastAsia"/>
          <w:color w:val="auto"/>
          <w:sz w:val="24"/>
          <w:szCs w:val="24"/>
        </w:rPr>
        <w:t>部门负责人</w:t>
      </w:r>
      <w:r>
        <w:rPr>
          <w:rFonts w:asciiTheme="minorEastAsia" w:hAnsiTheme="minorEastAsia" w:eastAsiaTheme="minorEastAsia"/>
          <w:color w:val="auto"/>
          <w:sz w:val="24"/>
          <w:szCs w:val="24"/>
        </w:rPr>
        <w:t>批准。</w:t>
      </w:r>
    </w:p>
    <w:p w14:paraId="3FD1CDDD">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3</w:t>
      </w:r>
      <w:r>
        <w:rPr>
          <w:rFonts w:hint="eastAsia" w:asciiTheme="minorEastAsia" w:hAnsiTheme="minorEastAsia" w:eastAsiaTheme="minorEastAsia"/>
          <w:color w:val="auto"/>
          <w:sz w:val="24"/>
          <w:szCs w:val="24"/>
        </w:rPr>
        <w:t>、甲方工作人员不得在乙方及其关联单位报销任何应由甲方或其个人支付的费用。</w:t>
      </w:r>
    </w:p>
    <w:p w14:paraId="3D2FA1C7">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4</w:t>
      </w:r>
      <w:r>
        <w:rPr>
          <w:rFonts w:hint="eastAsia" w:asciiTheme="minorEastAsia" w:hAnsiTheme="minorEastAsia" w:eastAsiaTheme="minorEastAsia"/>
          <w:color w:val="auto"/>
          <w:sz w:val="24"/>
          <w:szCs w:val="24"/>
        </w:rPr>
        <w:t>、甲方工作人员</w:t>
      </w:r>
      <w:r>
        <w:rPr>
          <w:rFonts w:asciiTheme="minorEastAsia" w:hAnsiTheme="minorEastAsia" w:eastAsiaTheme="minorEastAsia"/>
          <w:color w:val="auto"/>
          <w:sz w:val="24"/>
          <w:szCs w:val="24"/>
        </w:rPr>
        <w:t>不得以任何形式向</w:t>
      </w:r>
      <w:r>
        <w:rPr>
          <w:rFonts w:hint="eastAsia" w:asciiTheme="minorEastAsia" w:hAnsiTheme="minorEastAsia" w:eastAsiaTheme="minorEastAsia"/>
          <w:color w:val="auto"/>
          <w:sz w:val="24"/>
          <w:szCs w:val="24"/>
        </w:rPr>
        <w:t>乙方及其关联单位、工作人员</w:t>
      </w:r>
      <w:r>
        <w:rPr>
          <w:rFonts w:asciiTheme="minorEastAsia" w:hAnsiTheme="minorEastAsia" w:eastAsiaTheme="minorEastAsia"/>
          <w:color w:val="auto"/>
          <w:sz w:val="24"/>
          <w:szCs w:val="24"/>
        </w:rPr>
        <w:t>索要</w:t>
      </w:r>
      <w:r>
        <w:rPr>
          <w:rFonts w:hint="eastAsia" w:asciiTheme="minorEastAsia" w:hAnsiTheme="minorEastAsia" w:eastAsiaTheme="minorEastAsia"/>
          <w:color w:val="auto"/>
          <w:sz w:val="24"/>
          <w:szCs w:val="24"/>
        </w:rPr>
        <w:t>或</w:t>
      </w:r>
      <w:r>
        <w:rPr>
          <w:rFonts w:asciiTheme="minorEastAsia" w:hAnsiTheme="minorEastAsia" w:eastAsiaTheme="minorEastAsia"/>
          <w:color w:val="auto"/>
          <w:sz w:val="24"/>
          <w:szCs w:val="24"/>
        </w:rPr>
        <w:t>收受回扣</w:t>
      </w:r>
      <w:r>
        <w:rPr>
          <w:rFonts w:hint="eastAsia" w:asciiTheme="minorEastAsia" w:hAnsiTheme="minorEastAsia" w:eastAsiaTheme="minorEastAsia"/>
          <w:color w:val="auto"/>
          <w:sz w:val="24"/>
          <w:szCs w:val="24"/>
        </w:rPr>
        <w:t>、佣金、红包、</w:t>
      </w:r>
      <w:r>
        <w:rPr>
          <w:rFonts w:asciiTheme="minorEastAsia" w:hAnsiTheme="minorEastAsia" w:eastAsiaTheme="minorEastAsia"/>
          <w:color w:val="auto"/>
          <w:sz w:val="24"/>
          <w:szCs w:val="24"/>
        </w:rPr>
        <w:t>礼金、有价证券</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贵重物品</w:t>
      </w:r>
      <w:r>
        <w:rPr>
          <w:rFonts w:hint="eastAsia" w:asciiTheme="minorEastAsia" w:hAnsiTheme="minorEastAsia" w:eastAsiaTheme="minorEastAsia"/>
          <w:color w:val="auto"/>
          <w:sz w:val="24"/>
          <w:szCs w:val="24"/>
        </w:rPr>
        <w:t>、交易奖励、</w:t>
      </w:r>
      <w:r>
        <w:rPr>
          <w:rFonts w:asciiTheme="minorEastAsia" w:hAnsiTheme="minorEastAsia" w:eastAsiaTheme="minorEastAsia"/>
          <w:color w:val="auto"/>
          <w:sz w:val="24"/>
          <w:szCs w:val="24"/>
        </w:rPr>
        <w:t>好处费</w:t>
      </w:r>
      <w:r>
        <w:rPr>
          <w:rFonts w:hint="eastAsia" w:asciiTheme="minorEastAsia" w:hAnsiTheme="minorEastAsia" w:eastAsiaTheme="minorEastAsia"/>
          <w:color w:val="auto"/>
          <w:sz w:val="24"/>
          <w:szCs w:val="24"/>
        </w:rPr>
        <w:t>及感谢费等非正当利益。</w:t>
      </w:r>
    </w:p>
    <w:p w14:paraId="24EC2022">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5</w:t>
      </w:r>
      <w:r>
        <w:rPr>
          <w:rFonts w:hint="eastAsia" w:asciiTheme="minorEastAsia" w:hAnsiTheme="minorEastAsia" w:eastAsiaTheme="minorEastAsia"/>
          <w:color w:val="auto"/>
          <w:sz w:val="24"/>
          <w:szCs w:val="24"/>
        </w:rPr>
        <w:t>、甲方工作人员不得明示或暗示要求、接受乙方及其关联单位、工作人员为其住房装修、婚丧嫁娶、家属和子女的工作安排以及境内外旅游等提供方便。</w:t>
      </w:r>
    </w:p>
    <w:p w14:paraId="7DAC7432">
      <w:pPr>
        <w:spacing w:line="420" w:lineRule="exact"/>
        <w:ind w:firstLine="513" w:firstLineChars="213"/>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三、乙方责任</w:t>
      </w:r>
    </w:p>
    <w:p w14:paraId="1589098C">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w:t>
      </w:r>
      <w:r>
        <w:rPr>
          <w:rFonts w:asciiTheme="minorEastAsia" w:hAnsiTheme="minorEastAsia" w:eastAsiaTheme="minorEastAsia"/>
          <w:color w:val="auto"/>
          <w:sz w:val="24"/>
          <w:szCs w:val="24"/>
        </w:rPr>
        <w:t>乙方应当通过正常途径开展相关业务，</w:t>
      </w:r>
      <w:r>
        <w:rPr>
          <w:rFonts w:hint="eastAsia" w:asciiTheme="minorEastAsia" w:hAnsiTheme="minorEastAsia" w:eastAsiaTheme="minorEastAsia"/>
          <w:color w:val="auto"/>
          <w:sz w:val="24"/>
          <w:szCs w:val="24"/>
        </w:rPr>
        <w:t>不得通过串标围标、工程虚假测评、虚报工程变签、虚假验收等非正常手段获取项目或获取非正当利益。</w:t>
      </w:r>
    </w:p>
    <w:p w14:paraId="0B76B77F">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2、乙方不得</w:t>
      </w:r>
      <w:r>
        <w:rPr>
          <w:rFonts w:asciiTheme="minorEastAsia" w:hAnsiTheme="minorEastAsia" w:eastAsiaTheme="minorEastAsia"/>
          <w:color w:val="auto"/>
          <w:sz w:val="24"/>
          <w:szCs w:val="24"/>
        </w:rPr>
        <w:t>为谋取私利或某些不正当利益就合同相关的业务内容</w:t>
      </w:r>
      <w:r>
        <w:rPr>
          <w:rFonts w:hint="eastAsia" w:asciiTheme="minorEastAsia" w:hAnsiTheme="minorEastAsia" w:eastAsiaTheme="minorEastAsia"/>
          <w:color w:val="auto"/>
          <w:sz w:val="24"/>
          <w:szCs w:val="24"/>
        </w:rPr>
        <w:t>与甲方（含其工作人员）或利益相关第三方单位（含其工作人员）</w:t>
      </w:r>
      <w:r>
        <w:rPr>
          <w:rFonts w:asciiTheme="minorEastAsia" w:hAnsiTheme="minorEastAsia" w:eastAsiaTheme="minorEastAsia"/>
          <w:color w:val="auto"/>
          <w:sz w:val="24"/>
          <w:szCs w:val="24"/>
        </w:rPr>
        <w:t>私下商谈</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私下达成协议</w:t>
      </w:r>
      <w:r>
        <w:rPr>
          <w:rFonts w:hint="eastAsia" w:asciiTheme="minorEastAsia" w:hAnsiTheme="minorEastAsia" w:eastAsiaTheme="minorEastAsia"/>
          <w:color w:val="auto"/>
          <w:sz w:val="24"/>
          <w:szCs w:val="24"/>
        </w:rPr>
        <w:t>或达成利益默契，</w:t>
      </w:r>
      <w:r>
        <w:rPr>
          <w:rFonts w:asciiTheme="minorEastAsia" w:hAnsiTheme="minorEastAsia" w:eastAsiaTheme="minorEastAsia"/>
          <w:color w:val="auto"/>
          <w:sz w:val="24"/>
          <w:szCs w:val="24"/>
        </w:rPr>
        <w:t>包括但不限于服务提供方选定过程</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设计费用</w:t>
      </w:r>
      <w:r>
        <w:rPr>
          <w:rFonts w:hint="eastAsia" w:asciiTheme="minorEastAsia" w:hAnsiTheme="minorEastAsia" w:eastAsiaTheme="minorEastAsia"/>
          <w:color w:val="auto"/>
          <w:sz w:val="24"/>
          <w:szCs w:val="24"/>
        </w:rPr>
        <w:t>、材料设备选型、材料设备供应及安装、设计变更、招投标过程、工程费用、工程验收、工程质量问题、供方评价、效果评价、费用结算等。</w:t>
      </w:r>
    </w:p>
    <w:p w14:paraId="1EF4E9C3">
      <w:pPr>
        <w:spacing w:line="420" w:lineRule="exact"/>
        <w:ind w:firstLine="480" w:firstLineChars="200"/>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3</w:t>
      </w:r>
      <w:r>
        <w:rPr>
          <w:rFonts w:hint="eastAsia" w:asciiTheme="minorEastAsia" w:hAnsiTheme="minorEastAsia" w:eastAsiaTheme="minorEastAsia"/>
          <w:color w:val="auto"/>
          <w:sz w:val="24"/>
          <w:szCs w:val="24"/>
        </w:rPr>
        <w:t>、乙方不得以任何理由为</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利益相关第三方单位（含其工作人员）的住房装修、婚丧嫁娶、家属和子女工作安排以及境内外旅游等提供方便。</w:t>
      </w:r>
    </w:p>
    <w:p w14:paraId="1131435C">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4</w:t>
      </w:r>
      <w:r>
        <w:rPr>
          <w:rFonts w:hint="eastAsia" w:asciiTheme="minorEastAsia" w:hAnsiTheme="minorEastAsia" w:eastAsiaTheme="minorEastAsia"/>
          <w:color w:val="auto"/>
          <w:sz w:val="24"/>
          <w:szCs w:val="24"/>
        </w:rPr>
        <w:t>、乙方不得以任何理由为</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利益相关第三方单位（含其工作人员）报销应由其支付的任何费用。</w:t>
      </w:r>
    </w:p>
    <w:p w14:paraId="2CF10124">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5、乙方不得接受</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利益相关第三方单位（含其工作人员）介绍的家属或者亲友从事与甲方或合同相关业务，也不得与</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利益相关第三方单位（含其工作人员）通过成立公司、协议等方式参与甲方或合同相关业务。</w:t>
      </w:r>
    </w:p>
    <w:p w14:paraId="1051ADA1">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6</w:t>
      </w:r>
      <w:r>
        <w:rPr>
          <w:rFonts w:hint="eastAsia" w:asciiTheme="minorEastAsia" w:hAnsiTheme="minorEastAsia" w:eastAsiaTheme="minorEastAsia"/>
          <w:color w:val="auto"/>
          <w:sz w:val="24"/>
          <w:szCs w:val="24"/>
        </w:rPr>
        <w:t>、乙方</w:t>
      </w:r>
      <w:r>
        <w:rPr>
          <w:rFonts w:asciiTheme="minorEastAsia" w:hAnsiTheme="minorEastAsia" w:eastAsiaTheme="minorEastAsia"/>
          <w:color w:val="auto"/>
          <w:sz w:val="24"/>
          <w:szCs w:val="24"/>
        </w:rPr>
        <w:t>不得为谋取私利或某些不正当利益向</w:t>
      </w:r>
      <w:bookmarkStart w:id="948" w:name="_Hlk57796648"/>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w:t>
      </w:r>
      <w:r>
        <w:rPr>
          <w:rFonts w:asciiTheme="minorEastAsia" w:hAnsiTheme="minorEastAsia" w:eastAsiaTheme="minorEastAsia"/>
          <w:color w:val="auto"/>
          <w:sz w:val="24"/>
          <w:szCs w:val="24"/>
        </w:rPr>
        <w:t>含</w:t>
      </w:r>
      <w:r>
        <w:rPr>
          <w:rFonts w:hint="eastAsia" w:asciiTheme="minorEastAsia" w:hAnsiTheme="minorEastAsia" w:eastAsiaTheme="minorEastAsia"/>
          <w:color w:val="auto"/>
          <w:sz w:val="24"/>
          <w:szCs w:val="24"/>
        </w:rPr>
        <w:t>工作人员</w:t>
      </w:r>
      <w:bookmarkEnd w:id="948"/>
      <w:r>
        <w:rPr>
          <w:rFonts w:hint="eastAsia" w:asciiTheme="minorEastAsia" w:hAnsiTheme="minorEastAsia" w:eastAsiaTheme="minorEastAsia"/>
          <w:color w:val="auto"/>
          <w:sz w:val="24"/>
          <w:szCs w:val="24"/>
        </w:rPr>
        <w:t>）提供宴请、娱乐活动等，赠送或给予红包、</w:t>
      </w:r>
      <w:r>
        <w:rPr>
          <w:rFonts w:asciiTheme="minorEastAsia" w:hAnsiTheme="minorEastAsia" w:eastAsiaTheme="minorEastAsia"/>
          <w:color w:val="auto"/>
          <w:sz w:val="24"/>
          <w:szCs w:val="24"/>
        </w:rPr>
        <w:t>礼金、有价证券</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贵重物品</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回扣</w:t>
      </w:r>
      <w:r>
        <w:rPr>
          <w:rFonts w:hint="eastAsia" w:asciiTheme="minorEastAsia" w:hAnsiTheme="minorEastAsia" w:eastAsiaTheme="minorEastAsia"/>
          <w:color w:val="auto"/>
          <w:sz w:val="24"/>
          <w:szCs w:val="24"/>
        </w:rPr>
        <w:t>、交易奖励、</w:t>
      </w:r>
      <w:r>
        <w:rPr>
          <w:rFonts w:asciiTheme="minorEastAsia" w:hAnsiTheme="minorEastAsia" w:eastAsiaTheme="minorEastAsia"/>
          <w:color w:val="auto"/>
          <w:sz w:val="24"/>
          <w:szCs w:val="24"/>
        </w:rPr>
        <w:t>好处费</w:t>
      </w:r>
      <w:r>
        <w:rPr>
          <w:rFonts w:hint="eastAsia" w:asciiTheme="minorEastAsia" w:hAnsiTheme="minorEastAsia" w:eastAsiaTheme="minorEastAsia"/>
          <w:color w:val="auto"/>
          <w:sz w:val="24"/>
          <w:szCs w:val="24"/>
        </w:rPr>
        <w:t>、感谢费等非正当利益。</w:t>
      </w:r>
    </w:p>
    <w:p w14:paraId="78E93B47">
      <w:pPr>
        <w:spacing w:line="420" w:lineRule="exact"/>
        <w:ind w:firstLine="511" w:firstLineChars="213"/>
        <w:rPr>
          <w:rFonts w:asciiTheme="minorEastAsia" w:hAnsiTheme="minorEastAsia" w:eastAsiaTheme="minorEastAsia"/>
          <w:color w:val="auto"/>
          <w:sz w:val="24"/>
        </w:rPr>
      </w:pPr>
      <w:r>
        <w:rPr>
          <w:rFonts w:asciiTheme="minorEastAsia" w:hAnsiTheme="minorEastAsia" w:eastAsiaTheme="minorEastAsia"/>
          <w:color w:val="auto"/>
          <w:sz w:val="24"/>
          <w:szCs w:val="24"/>
        </w:rPr>
        <w:t>7</w:t>
      </w:r>
      <w:r>
        <w:rPr>
          <w:rFonts w:hint="eastAsia" w:asciiTheme="minorEastAsia" w:hAnsiTheme="minorEastAsia" w:eastAsiaTheme="minorEastAsia"/>
          <w:color w:val="auto"/>
          <w:sz w:val="24"/>
          <w:szCs w:val="24"/>
        </w:rPr>
        <w:t>、乙方不得</w:t>
      </w:r>
      <w:r>
        <w:rPr>
          <w:rFonts w:asciiTheme="minorEastAsia" w:hAnsiTheme="minorEastAsia" w:eastAsiaTheme="minorEastAsia"/>
          <w:color w:val="auto"/>
          <w:sz w:val="24"/>
          <w:szCs w:val="24"/>
        </w:rPr>
        <w:t>为谋取私利或某些不正当利益</w:t>
      </w:r>
      <w:r>
        <w:rPr>
          <w:rFonts w:hint="eastAsia" w:asciiTheme="minorEastAsia" w:hAnsiTheme="minorEastAsia" w:eastAsiaTheme="minorEastAsia"/>
          <w:color w:val="auto"/>
          <w:sz w:val="24"/>
          <w:szCs w:val="24"/>
        </w:rPr>
        <w:t>接受</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利益相关第三方单位（含其工作人员）宴请、娱乐活动、行贿等，包括但不限于索要或收受</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利益相关第三方单位（含其工作人员）的红包、礼金、有价证券、贵重物品、</w:t>
      </w:r>
      <w:r>
        <w:rPr>
          <w:rFonts w:asciiTheme="minorEastAsia" w:hAnsiTheme="minorEastAsia" w:eastAsiaTheme="minorEastAsia"/>
          <w:color w:val="auto"/>
          <w:sz w:val="24"/>
          <w:szCs w:val="24"/>
        </w:rPr>
        <w:t>回扣</w:t>
      </w:r>
      <w:r>
        <w:rPr>
          <w:rFonts w:hint="eastAsia" w:asciiTheme="minorEastAsia" w:hAnsiTheme="minorEastAsia" w:eastAsiaTheme="minorEastAsia"/>
          <w:color w:val="auto"/>
          <w:sz w:val="24"/>
          <w:szCs w:val="24"/>
        </w:rPr>
        <w:t>、交易奖励、</w:t>
      </w:r>
      <w:r>
        <w:rPr>
          <w:rFonts w:asciiTheme="minorEastAsia" w:hAnsiTheme="minorEastAsia" w:eastAsiaTheme="minorEastAsia"/>
          <w:color w:val="auto"/>
          <w:sz w:val="24"/>
          <w:szCs w:val="24"/>
        </w:rPr>
        <w:t>好处费</w:t>
      </w:r>
      <w:r>
        <w:rPr>
          <w:rFonts w:hint="eastAsia" w:asciiTheme="minorEastAsia" w:hAnsiTheme="minorEastAsia" w:eastAsiaTheme="minorEastAsia"/>
          <w:color w:val="auto"/>
          <w:sz w:val="24"/>
          <w:szCs w:val="24"/>
        </w:rPr>
        <w:t>、感谢费等非正当利益，在</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处报销费用及安排家属或者亲友进行与甲方、利益相关第三方或合同有关的业务，接受甲方或利益相关第三方单位提供的住房装修、婚丧嫁娶、家属和子女的工作安排、出国等便利和服务。</w:t>
      </w:r>
    </w:p>
    <w:p w14:paraId="3325D8D5">
      <w:pPr>
        <w:spacing w:line="420" w:lineRule="exact"/>
        <w:ind w:firstLine="511" w:firstLineChars="213"/>
        <w:rPr>
          <w:rFonts w:asciiTheme="minorEastAsia" w:hAnsiTheme="minorEastAsia" w:eastAsiaTheme="minorEastAsia"/>
          <w:color w:val="auto"/>
          <w:sz w:val="24"/>
        </w:rPr>
      </w:pPr>
      <w:r>
        <w:rPr>
          <w:rFonts w:asciiTheme="minorEastAsia" w:hAnsiTheme="minorEastAsia" w:eastAsiaTheme="minorEastAsia"/>
          <w:color w:val="auto"/>
          <w:sz w:val="24"/>
          <w:szCs w:val="24"/>
        </w:rPr>
        <w:t>8</w:t>
      </w:r>
      <w:r>
        <w:rPr>
          <w:rFonts w:hint="eastAsia" w:asciiTheme="minorEastAsia" w:hAnsiTheme="minorEastAsia" w:eastAsiaTheme="minorEastAsia"/>
          <w:color w:val="auto"/>
          <w:sz w:val="24"/>
          <w:szCs w:val="24"/>
        </w:rPr>
        <w:t>、乙方不得以任何理由与</w:t>
      </w:r>
      <w:r>
        <w:rPr>
          <w:rFonts w:asciiTheme="minorEastAsia" w:hAnsiTheme="minorEastAsia" w:eastAsiaTheme="minorEastAsia"/>
          <w:color w:val="auto"/>
          <w:sz w:val="24"/>
          <w:szCs w:val="24"/>
        </w:rPr>
        <w:t>甲方</w:t>
      </w:r>
      <w:r>
        <w:rPr>
          <w:rFonts w:hint="eastAsia" w:asciiTheme="minorEastAsia" w:hAnsiTheme="minorEastAsia" w:eastAsiaTheme="minorEastAsia"/>
          <w:color w:val="auto"/>
          <w:sz w:val="24"/>
          <w:szCs w:val="24"/>
        </w:rPr>
        <w:t>（含其工作人员）</w:t>
      </w:r>
      <w:r>
        <w:rPr>
          <w:rFonts w:asciiTheme="minorEastAsia" w:hAnsiTheme="minorEastAsia" w:eastAsiaTheme="minorEastAsia"/>
          <w:color w:val="auto"/>
          <w:sz w:val="24"/>
          <w:szCs w:val="24"/>
        </w:rPr>
        <w:t>或</w:t>
      </w:r>
      <w:r>
        <w:rPr>
          <w:rFonts w:hint="eastAsia" w:asciiTheme="minorEastAsia" w:hAnsiTheme="minorEastAsia" w:eastAsiaTheme="minorEastAsia"/>
          <w:color w:val="auto"/>
          <w:sz w:val="24"/>
          <w:szCs w:val="24"/>
        </w:rPr>
        <w:t>利益相关第三方单位（含其工作人员）发生串通舞弊、私下传递抽检信息、造价信息、篡改真实检测结果、相互掩盖真相等影响结果公正、欺瞒甲方的行为。</w:t>
      </w:r>
    </w:p>
    <w:p w14:paraId="1250880D">
      <w:pPr>
        <w:spacing w:line="420" w:lineRule="exact"/>
        <w:ind w:firstLine="480" w:firstLineChars="200"/>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9</w:t>
      </w:r>
      <w:r>
        <w:rPr>
          <w:rFonts w:hint="eastAsia" w:asciiTheme="minorEastAsia" w:hAnsiTheme="minorEastAsia" w:eastAsiaTheme="minorEastAsia"/>
          <w:color w:val="auto"/>
          <w:sz w:val="24"/>
          <w:szCs w:val="24"/>
        </w:rPr>
        <w:t>、乙方签订合同以前及合同履行过程中，就其所知悉的或应该知悉的乙方的法定代表人、实际控制人、董事、监事、高级管理人员、业务负责人的亲属或其他利害关系人在我司体系内的任职情况，应事先主动向甲方成本、采购等主责部门申报自己与在职人员的社会关系、在职人员的职务及其他关联情况。</w:t>
      </w:r>
    </w:p>
    <w:p w14:paraId="03128FAE">
      <w:pPr>
        <w:spacing w:line="420" w:lineRule="exact"/>
        <w:ind w:firstLine="480" w:firstLineChars="200"/>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10</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乙方如发现甲方工作人员</w:t>
      </w:r>
      <w:r>
        <w:rPr>
          <w:rFonts w:hint="eastAsia" w:asciiTheme="minorEastAsia" w:hAnsiTheme="minorEastAsia" w:eastAsiaTheme="minorEastAsia"/>
          <w:color w:val="auto"/>
          <w:sz w:val="24"/>
          <w:szCs w:val="24"/>
        </w:rPr>
        <w:t>或其他甲方合作单位</w:t>
      </w:r>
      <w:r>
        <w:rPr>
          <w:rFonts w:asciiTheme="minorEastAsia" w:hAnsiTheme="minorEastAsia" w:eastAsiaTheme="minorEastAsia"/>
          <w:color w:val="auto"/>
          <w:sz w:val="24"/>
          <w:szCs w:val="24"/>
        </w:rPr>
        <w:t>有违反</w:t>
      </w:r>
      <w:r>
        <w:rPr>
          <w:rFonts w:hint="eastAsia" w:asciiTheme="minorEastAsia" w:hAnsiTheme="minorEastAsia" w:eastAsiaTheme="minorEastAsia"/>
          <w:color w:val="auto"/>
          <w:sz w:val="24"/>
          <w:szCs w:val="24"/>
        </w:rPr>
        <w:t>本</w:t>
      </w:r>
      <w:r>
        <w:rPr>
          <w:rFonts w:asciiTheme="minorEastAsia" w:hAnsiTheme="minorEastAsia" w:eastAsiaTheme="minorEastAsia"/>
          <w:color w:val="auto"/>
          <w:sz w:val="24"/>
          <w:szCs w:val="24"/>
        </w:rPr>
        <w:t>协议者，应向甲方举报。</w:t>
      </w:r>
      <w:r>
        <w:rPr>
          <w:rFonts w:hint="eastAsia" w:asciiTheme="minorEastAsia" w:hAnsiTheme="minorEastAsia" w:eastAsiaTheme="minorEastAsia"/>
          <w:color w:val="auto"/>
          <w:sz w:val="24"/>
          <w:szCs w:val="24"/>
        </w:rPr>
        <w:t>甲方应依法保护举报人员，并给举报有功人员予以奖励。</w:t>
      </w:r>
    </w:p>
    <w:p w14:paraId="53B306A9">
      <w:pPr>
        <w:spacing w:line="420" w:lineRule="exact"/>
        <w:ind w:firstLine="600" w:firstLineChars="25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投诉举报途径：</w:t>
      </w:r>
    </w:p>
    <w:p w14:paraId="25535463">
      <w:pPr>
        <w:spacing w:line="420" w:lineRule="exact"/>
        <w:ind w:firstLine="600" w:firstLineChars="25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drawing>
          <wp:anchor distT="0" distB="0" distL="114300" distR="114300" simplePos="0" relativeHeight="251873280" behindDoc="0" locked="0" layoutInCell="1" allowOverlap="1">
            <wp:simplePos x="0" y="0"/>
            <wp:positionH relativeFrom="column">
              <wp:posOffset>827405</wp:posOffset>
            </wp:positionH>
            <wp:positionV relativeFrom="paragraph">
              <wp:posOffset>86360</wp:posOffset>
            </wp:positionV>
            <wp:extent cx="795020" cy="730885"/>
            <wp:effectExtent l="0" t="0" r="5715" b="3810"/>
            <wp:wrapNone/>
            <wp:docPr id="8" name="图片 8" descr="微信图片_2017121220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17121220520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795020" cy="730885"/>
                    </a:xfrm>
                    <a:prstGeom prst="rect">
                      <a:avLst/>
                    </a:prstGeom>
                    <a:noFill/>
                    <a:ln>
                      <a:noFill/>
                    </a:ln>
                  </pic:spPr>
                </pic:pic>
              </a:graphicData>
            </a:graphic>
          </wp:anchor>
        </w:drawing>
      </w:r>
      <w:r>
        <w:rPr>
          <w:rFonts w:hint="eastAsia" w:asciiTheme="minorEastAsia" w:hAnsiTheme="minorEastAsia" w:eastAsiaTheme="minorEastAsia"/>
          <w:color w:val="auto"/>
          <w:sz w:val="24"/>
          <w:szCs w:val="24"/>
        </w:rPr>
        <w:t>微信：</w:t>
      </w:r>
    </w:p>
    <w:p w14:paraId="238CB8E7">
      <w:pPr>
        <w:spacing w:line="420" w:lineRule="exact"/>
        <w:ind w:firstLine="511" w:firstLineChars="213"/>
        <w:rPr>
          <w:rFonts w:asciiTheme="minorEastAsia" w:hAnsiTheme="minorEastAsia" w:eastAsiaTheme="minorEastAsia"/>
          <w:color w:val="auto"/>
          <w:sz w:val="24"/>
          <w:szCs w:val="24"/>
        </w:rPr>
      </w:pPr>
    </w:p>
    <w:p w14:paraId="4138E1B8">
      <w:pPr>
        <w:spacing w:line="420" w:lineRule="exact"/>
        <w:ind w:firstLine="511" w:firstLineChars="213"/>
        <w:rPr>
          <w:rFonts w:asciiTheme="minorEastAsia" w:hAnsiTheme="minorEastAsia" w:eastAsiaTheme="minorEastAsia"/>
          <w:color w:val="auto"/>
          <w:sz w:val="24"/>
          <w:szCs w:val="24"/>
        </w:rPr>
      </w:pPr>
    </w:p>
    <w:p w14:paraId="399738BB">
      <w:pPr>
        <w:spacing w:line="420" w:lineRule="exact"/>
        <w:ind w:firstLine="513" w:firstLineChars="213"/>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四、违约责任</w:t>
      </w:r>
    </w:p>
    <w:p w14:paraId="1662C5D0">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一经</w:t>
      </w:r>
      <w:r>
        <w:rPr>
          <w:rFonts w:asciiTheme="minorEastAsia" w:hAnsiTheme="minorEastAsia" w:eastAsiaTheme="minorEastAsia"/>
          <w:color w:val="auto"/>
          <w:sz w:val="24"/>
          <w:szCs w:val="24"/>
        </w:rPr>
        <w:t>发现乙方有违反本协议或者采用不正当的手段行贿甲方</w:t>
      </w:r>
      <w:r>
        <w:rPr>
          <w:rFonts w:hint="eastAsia" w:asciiTheme="minorEastAsia" w:hAnsiTheme="minorEastAsia" w:eastAsiaTheme="minorEastAsia"/>
          <w:color w:val="auto"/>
          <w:sz w:val="24"/>
          <w:szCs w:val="24"/>
        </w:rPr>
        <w:t>（含其</w:t>
      </w:r>
      <w:r>
        <w:rPr>
          <w:rFonts w:asciiTheme="minorEastAsia" w:hAnsiTheme="minorEastAsia" w:eastAsiaTheme="minorEastAsia"/>
          <w:color w:val="auto"/>
          <w:sz w:val="24"/>
          <w:szCs w:val="24"/>
        </w:rPr>
        <w:t>工作人员</w:t>
      </w:r>
      <w:r>
        <w:rPr>
          <w:rFonts w:hint="eastAsia" w:asciiTheme="minorEastAsia" w:hAnsiTheme="minorEastAsia" w:eastAsiaTheme="minorEastAsia"/>
          <w:color w:val="auto"/>
          <w:sz w:val="24"/>
          <w:szCs w:val="24"/>
        </w:rPr>
        <w:t>）或甲方委托的利益相关第三方单位（含其工作人员）行为</w:t>
      </w:r>
      <w:r>
        <w:rPr>
          <w:rFonts w:asciiTheme="minorEastAsia" w:hAnsiTheme="minorEastAsia" w:eastAsiaTheme="minorEastAsia"/>
          <w:color w:val="auto"/>
          <w:sz w:val="24"/>
          <w:szCs w:val="24"/>
        </w:rPr>
        <w:t>的，</w:t>
      </w:r>
      <w:r>
        <w:rPr>
          <w:rFonts w:hint="eastAsia" w:asciiTheme="minorEastAsia" w:hAnsiTheme="minorEastAsia" w:eastAsiaTheme="minorEastAsia"/>
          <w:color w:val="auto"/>
          <w:sz w:val="24"/>
          <w:szCs w:val="24"/>
        </w:rPr>
        <w:t>甲方</w:t>
      </w:r>
      <w:r>
        <w:rPr>
          <w:rFonts w:asciiTheme="minorEastAsia" w:hAnsiTheme="minorEastAsia" w:eastAsiaTheme="minorEastAsia"/>
          <w:color w:val="auto"/>
          <w:sz w:val="24"/>
          <w:szCs w:val="24"/>
        </w:rPr>
        <w:t>有权对乙方</w:t>
      </w:r>
      <w:r>
        <w:rPr>
          <w:rFonts w:hint="eastAsia" w:asciiTheme="minorEastAsia" w:hAnsiTheme="minorEastAsia" w:eastAsiaTheme="minorEastAsia"/>
          <w:color w:val="auto"/>
          <w:sz w:val="24"/>
          <w:szCs w:val="24"/>
        </w:rPr>
        <w:t>同时</w:t>
      </w:r>
      <w:r>
        <w:rPr>
          <w:rFonts w:asciiTheme="minorEastAsia" w:hAnsiTheme="minorEastAsia" w:eastAsiaTheme="minorEastAsia"/>
          <w:color w:val="auto"/>
          <w:sz w:val="24"/>
          <w:szCs w:val="24"/>
        </w:rPr>
        <w:t>采取下列任一</w:t>
      </w:r>
      <w:r>
        <w:rPr>
          <w:rFonts w:hint="eastAsia" w:asciiTheme="minorEastAsia" w:hAnsiTheme="minorEastAsia" w:eastAsiaTheme="minorEastAsia"/>
          <w:color w:val="auto"/>
          <w:sz w:val="24"/>
          <w:szCs w:val="24"/>
        </w:rPr>
        <w:t>项或</w:t>
      </w:r>
      <w:r>
        <w:rPr>
          <w:rFonts w:asciiTheme="minorEastAsia" w:hAnsiTheme="minorEastAsia" w:eastAsiaTheme="minorEastAsia"/>
          <w:color w:val="auto"/>
          <w:sz w:val="24"/>
          <w:szCs w:val="24"/>
        </w:rPr>
        <w:t>多项措施：</w:t>
      </w:r>
    </w:p>
    <w:p w14:paraId="3B58DB26">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1</w:t>
      </w:r>
      <w:r>
        <w:rPr>
          <w:rFonts w:hint="eastAsia" w:asciiTheme="minorEastAsia" w:hAnsiTheme="minorEastAsia" w:eastAsiaTheme="minorEastAsia"/>
          <w:color w:val="auto"/>
          <w:sz w:val="24"/>
          <w:szCs w:val="24"/>
        </w:rPr>
        <w:t>、要求</w:t>
      </w:r>
      <w:r>
        <w:rPr>
          <w:rFonts w:asciiTheme="minorEastAsia" w:hAnsiTheme="minorEastAsia" w:eastAsiaTheme="minorEastAsia"/>
          <w:color w:val="auto"/>
          <w:sz w:val="24"/>
          <w:szCs w:val="24"/>
        </w:rPr>
        <w:t>乙方限期纠正；</w:t>
      </w:r>
    </w:p>
    <w:p w14:paraId="0ECAC234">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2</w:t>
      </w:r>
      <w:r>
        <w:rPr>
          <w:rFonts w:hint="eastAsia" w:asciiTheme="minorEastAsia" w:hAnsiTheme="minorEastAsia" w:eastAsiaTheme="minorEastAsia"/>
          <w:color w:val="auto"/>
          <w:sz w:val="24"/>
          <w:szCs w:val="24"/>
        </w:rPr>
        <w:t>、扣留全部履约保证金或扣减与履约保函等值金额的合同费用，不再支付；</w:t>
      </w:r>
    </w:p>
    <w:p w14:paraId="3E675146">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3</w:t>
      </w:r>
      <w:r>
        <w:rPr>
          <w:rFonts w:hint="eastAsia" w:asciiTheme="minorEastAsia" w:hAnsiTheme="minorEastAsia" w:eastAsiaTheme="minorEastAsia"/>
          <w:color w:val="auto"/>
          <w:sz w:val="24"/>
          <w:szCs w:val="24"/>
        </w:rPr>
        <w:t>、根据</w:t>
      </w:r>
      <w:r>
        <w:rPr>
          <w:rFonts w:asciiTheme="minorEastAsia" w:hAnsiTheme="minorEastAsia" w:eastAsiaTheme="minorEastAsia"/>
          <w:color w:val="auto"/>
          <w:sz w:val="24"/>
          <w:szCs w:val="24"/>
        </w:rPr>
        <w:t>情节严重情况</w:t>
      </w:r>
      <w:r>
        <w:rPr>
          <w:rFonts w:hint="eastAsia" w:asciiTheme="minorEastAsia" w:hAnsiTheme="minorEastAsia" w:eastAsiaTheme="minorEastAsia"/>
          <w:color w:val="auto"/>
          <w:sz w:val="24"/>
          <w:szCs w:val="24"/>
        </w:rPr>
        <w:t>、后果</w:t>
      </w:r>
      <w:r>
        <w:rPr>
          <w:rFonts w:asciiTheme="minorEastAsia" w:hAnsiTheme="minorEastAsia" w:eastAsiaTheme="minorEastAsia"/>
          <w:color w:val="auto"/>
          <w:sz w:val="24"/>
          <w:szCs w:val="24"/>
        </w:rPr>
        <w:t>影响程度</w:t>
      </w:r>
      <w:r>
        <w:rPr>
          <w:rFonts w:hint="eastAsia" w:asciiTheme="minorEastAsia" w:hAnsiTheme="minorEastAsia" w:eastAsiaTheme="minorEastAsia"/>
          <w:color w:val="auto"/>
          <w:sz w:val="24"/>
          <w:szCs w:val="24"/>
        </w:rPr>
        <w:t>及</w:t>
      </w:r>
      <w:r>
        <w:rPr>
          <w:rFonts w:asciiTheme="minorEastAsia" w:hAnsiTheme="minorEastAsia" w:eastAsiaTheme="minorEastAsia"/>
          <w:color w:val="auto"/>
          <w:sz w:val="24"/>
          <w:szCs w:val="24"/>
        </w:rPr>
        <w:t>损害范围等</w:t>
      </w:r>
      <w:r>
        <w:rPr>
          <w:rFonts w:hint="eastAsia" w:asciiTheme="minorEastAsia" w:hAnsiTheme="minorEastAsia" w:eastAsiaTheme="minorEastAsia"/>
          <w:color w:val="auto"/>
          <w:sz w:val="24"/>
          <w:szCs w:val="24"/>
        </w:rPr>
        <w:t>，要求</w:t>
      </w:r>
      <w:r>
        <w:rPr>
          <w:rFonts w:asciiTheme="minorEastAsia" w:hAnsiTheme="minorEastAsia" w:eastAsiaTheme="minorEastAsia"/>
          <w:color w:val="auto"/>
          <w:sz w:val="24"/>
          <w:szCs w:val="24"/>
        </w:rPr>
        <w:t>乙方按合同总额</w:t>
      </w:r>
      <w:r>
        <w:rPr>
          <w:rFonts w:hint="eastAsia" w:asciiTheme="minorEastAsia" w:hAnsiTheme="minorEastAsia" w:eastAsiaTheme="minorEastAsia"/>
          <w:color w:val="auto"/>
          <w:sz w:val="24"/>
          <w:szCs w:val="24"/>
        </w:rPr>
        <w:t>（如未签订正式合同则按照乙方投标文件载明的投标总额，</w:t>
      </w:r>
      <w:r>
        <w:rPr>
          <w:rFonts w:asciiTheme="minorEastAsia" w:hAnsiTheme="minorEastAsia" w:eastAsiaTheme="minorEastAsia"/>
          <w:color w:val="auto"/>
          <w:sz w:val="24"/>
          <w:szCs w:val="24"/>
        </w:rPr>
        <w:t>下同</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的1%-10%支付违约金，</w:t>
      </w:r>
      <w:r>
        <w:rPr>
          <w:rFonts w:hint="eastAsia" w:asciiTheme="minorEastAsia" w:hAnsiTheme="minorEastAsia" w:eastAsiaTheme="minorEastAsia"/>
          <w:color w:val="auto"/>
          <w:sz w:val="24"/>
          <w:szCs w:val="24"/>
        </w:rPr>
        <w:t>并要求</w:t>
      </w:r>
      <w:r>
        <w:rPr>
          <w:rFonts w:asciiTheme="minorEastAsia" w:hAnsiTheme="minorEastAsia" w:eastAsiaTheme="minorEastAsia"/>
          <w:color w:val="auto"/>
          <w:sz w:val="24"/>
          <w:szCs w:val="24"/>
        </w:rPr>
        <w:t>乙方</w:t>
      </w:r>
      <w:r>
        <w:rPr>
          <w:rFonts w:hint="eastAsia" w:asciiTheme="minorEastAsia" w:hAnsiTheme="minorEastAsia" w:eastAsiaTheme="minorEastAsia"/>
          <w:color w:val="auto"/>
          <w:sz w:val="24"/>
          <w:szCs w:val="24"/>
        </w:rPr>
        <w:t>赔偿给</w:t>
      </w:r>
      <w:r>
        <w:rPr>
          <w:rFonts w:asciiTheme="minorEastAsia" w:hAnsiTheme="minorEastAsia" w:eastAsiaTheme="minorEastAsia"/>
          <w:color w:val="auto"/>
          <w:sz w:val="24"/>
          <w:szCs w:val="24"/>
        </w:rPr>
        <w:t>甲方造成的全部损失</w:t>
      </w:r>
      <w:r>
        <w:rPr>
          <w:rFonts w:hint="eastAsia" w:asciiTheme="minorEastAsia" w:hAnsiTheme="minorEastAsia" w:eastAsiaTheme="minorEastAsia"/>
          <w:color w:val="auto"/>
          <w:sz w:val="24"/>
          <w:szCs w:val="24"/>
        </w:rPr>
        <w:t>；</w:t>
      </w:r>
    </w:p>
    <w:p w14:paraId="62E74071">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4</w:t>
      </w:r>
      <w:r>
        <w:rPr>
          <w:rFonts w:hint="eastAsia" w:asciiTheme="minorEastAsia" w:hAnsiTheme="minorEastAsia" w:eastAsiaTheme="minorEastAsia"/>
          <w:color w:val="auto"/>
          <w:sz w:val="24"/>
          <w:szCs w:val="24"/>
        </w:rPr>
        <w:t>、单方</w:t>
      </w:r>
      <w:r>
        <w:rPr>
          <w:rFonts w:asciiTheme="minorEastAsia" w:hAnsiTheme="minorEastAsia" w:eastAsiaTheme="minorEastAsia"/>
          <w:color w:val="auto"/>
          <w:sz w:val="24"/>
          <w:szCs w:val="24"/>
        </w:rPr>
        <w:t>解除合同</w:t>
      </w:r>
      <w:r>
        <w:rPr>
          <w:rFonts w:hint="eastAsia" w:asciiTheme="minorEastAsia" w:hAnsiTheme="minorEastAsia" w:eastAsiaTheme="minorEastAsia"/>
          <w:color w:val="auto"/>
          <w:sz w:val="24"/>
          <w:szCs w:val="24"/>
        </w:rPr>
        <w:t>，</w:t>
      </w:r>
      <w:r>
        <w:rPr>
          <w:rFonts w:asciiTheme="minorEastAsia" w:hAnsiTheme="minorEastAsia" w:eastAsiaTheme="minorEastAsia"/>
          <w:color w:val="auto"/>
          <w:sz w:val="24"/>
          <w:szCs w:val="24"/>
        </w:rPr>
        <w:t>而</w:t>
      </w:r>
      <w:r>
        <w:rPr>
          <w:rFonts w:hint="eastAsia" w:asciiTheme="minorEastAsia" w:hAnsiTheme="minorEastAsia" w:eastAsiaTheme="minorEastAsia"/>
          <w:color w:val="auto"/>
          <w:sz w:val="24"/>
          <w:szCs w:val="24"/>
        </w:rPr>
        <w:t>无需</w:t>
      </w:r>
      <w:r>
        <w:rPr>
          <w:rFonts w:asciiTheme="minorEastAsia" w:hAnsiTheme="minorEastAsia" w:eastAsiaTheme="minorEastAsia"/>
          <w:color w:val="auto"/>
          <w:sz w:val="24"/>
          <w:szCs w:val="24"/>
        </w:rPr>
        <w:t>承担任何违约责任</w:t>
      </w:r>
      <w:r>
        <w:rPr>
          <w:rFonts w:hint="eastAsia" w:asciiTheme="minorEastAsia" w:hAnsiTheme="minorEastAsia" w:eastAsiaTheme="minorEastAsia"/>
          <w:color w:val="auto"/>
          <w:sz w:val="24"/>
          <w:szCs w:val="24"/>
        </w:rPr>
        <w:t>；</w:t>
      </w:r>
    </w:p>
    <w:p w14:paraId="0622B50D">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5、将乙方（包括其法定代表人、主要相关涉及人员等）列入我司永久黑名单及行业反腐联盟黑名单，包括但不限于企业反舞弊联盟、阳光诚信联盟等，不允许其通过任何方式与我司及体系内各关联公司有任何业务接触及合作。</w:t>
      </w:r>
    </w:p>
    <w:p w14:paraId="758EA3C0">
      <w:pPr>
        <w:spacing w:line="420" w:lineRule="exact"/>
        <w:ind w:firstLine="513" w:firstLineChars="213"/>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五、审计及检查配合</w:t>
      </w:r>
    </w:p>
    <w:p w14:paraId="381526C0">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1、甲方审计和检查期间，乙方需积极配合审计及检查工作，及时准确提供所需真实资料、配合审计调查/访谈工作，并应对调查/访谈内容进行严格保密；</w:t>
      </w:r>
    </w:p>
    <w:p w14:paraId="30D230E5">
      <w:pPr>
        <w:spacing w:line="420" w:lineRule="exact"/>
        <w:ind w:firstLine="511" w:firstLineChars="213"/>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2</w:t>
      </w:r>
      <w:r>
        <w:rPr>
          <w:rFonts w:hint="eastAsia" w:asciiTheme="minorEastAsia" w:hAnsiTheme="minorEastAsia" w:eastAsiaTheme="minorEastAsia"/>
          <w:color w:val="auto"/>
          <w:sz w:val="24"/>
          <w:szCs w:val="24"/>
        </w:rPr>
        <w:t>、乙方在被审计、检查期间，如甲方审计人员在审计过程中发现乙方存在违规行为或重大嫌疑，甲方可先行暂停乙方相关业务、付款等经济行为，乙方不得以此提出异议；</w:t>
      </w:r>
    </w:p>
    <w:p w14:paraId="68218A81">
      <w:pPr>
        <w:spacing w:line="420" w:lineRule="exact"/>
        <w:ind w:firstLine="511" w:firstLineChars="213"/>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3、甲方审计和检查期间，乙方如出现以下行为，将处以合同总额1%-</w:t>
      </w:r>
      <w:r>
        <w:rPr>
          <w:rFonts w:asciiTheme="minorEastAsia" w:hAnsiTheme="minorEastAsia" w:eastAsiaTheme="minorEastAsia"/>
          <w:color w:val="auto"/>
          <w:sz w:val="24"/>
          <w:szCs w:val="24"/>
        </w:rPr>
        <w:t>5%</w:t>
      </w:r>
      <w:r>
        <w:rPr>
          <w:rFonts w:hint="eastAsia" w:asciiTheme="minorEastAsia" w:hAnsiTheme="minorEastAsia" w:eastAsiaTheme="minorEastAsia"/>
          <w:color w:val="auto"/>
          <w:sz w:val="24"/>
          <w:szCs w:val="24"/>
        </w:rPr>
        <w:t>的违约金，情节严重者将列入我司黑名单处理：</w:t>
      </w:r>
    </w:p>
    <w:p w14:paraId="371D38A0">
      <w:pPr>
        <w:spacing w:line="420" w:lineRule="exact"/>
        <w:ind w:firstLine="480" w:firstLineChars="2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（1）拖延、阻挠、妨碍审计检查工作；</w:t>
      </w:r>
    </w:p>
    <w:p w14:paraId="72CE4640">
      <w:pPr>
        <w:spacing w:line="420" w:lineRule="exact"/>
        <w:ind w:firstLine="480" w:firstLineChars="2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（2）转移、隐匿、篡改、伪造关键资料；</w:t>
      </w:r>
    </w:p>
    <w:p w14:paraId="5EAAD371">
      <w:pPr>
        <w:spacing w:line="420" w:lineRule="exact"/>
        <w:ind w:firstLine="480" w:firstLineChars="2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（3）提供虚假信息或资料误导审计方向；</w:t>
      </w:r>
    </w:p>
    <w:p w14:paraId="64A390FD">
      <w:pPr>
        <w:spacing w:line="420" w:lineRule="exact"/>
        <w:ind w:firstLine="480" w:firstLineChars="2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（4）威胁、打击报复审计人员或举报人。</w:t>
      </w:r>
    </w:p>
    <w:p w14:paraId="6F8203A7">
      <w:pPr>
        <w:spacing w:line="420" w:lineRule="exact"/>
        <w:ind w:firstLine="482" w:firstLineChars="200"/>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六</w:t>
      </w:r>
      <w:r>
        <w:rPr>
          <w:rFonts w:asciiTheme="minorEastAsia" w:hAnsiTheme="minorEastAsia" w:eastAsiaTheme="minorEastAsia"/>
          <w:b/>
          <w:bCs/>
          <w:color w:val="auto"/>
          <w:sz w:val="24"/>
          <w:szCs w:val="24"/>
        </w:rPr>
        <w:t>、本廉洁协议</w:t>
      </w:r>
      <w:r>
        <w:rPr>
          <w:rFonts w:hint="eastAsia" w:asciiTheme="minorEastAsia" w:hAnsiTheme="minorEastAsia" w:eastAsiaTheme="minorEastAsia"/>
          <w:b/>
          <w:bCs/>
          <w:color w:val="auto"/>
          <w:sz w:val="24"/>
          <w:szCs w:val="24"/>
        </w:rPr>
        <w:t>自双方签署（法人加盖物理印章或符合《电子签名法》的可靠电子印章、自然人签字捺印或采取符合《电子签名法》的可靠电子签名）之日起生效。</w:t>
      </w:r>
    </w:p>
    <w:p w14:paraId="52FCE836">
      <w:pPr>
        <w:spacing w:line="420" w:lineRule="exact"/>
        <w:ind w:firstLine="482" w:firstLineChars="200"/>
        <w:rPr>
          <w:rFonts w:asciiTheme="minorEastAsia" w:hAnsiTheme="minorEastAsia" w:eastAsiaTheme="minorEastAsia"/>
          <w:b/>
          <w:bCs/>
          <w:color w:val="auto"/>
          <w:sz w:val="24"/>
          <w:szCs w:val="24"/>
        </w:rPr>
      </w:pPr>
      <w:r>
        <w:rPr>
          <w:rFonts w:asciiTheme="minorEastAsia" w:hAnsiTheme="minorEastAsia" w:eastAsiaTheme="minorEastAsia"/>
          <w:b/>
          <w:bCs/>
          <w:color w:val="auto"/>
          <w:sz w:val="24"/>
          <w:szCs w:val="24"/>
        </w:rPr>
        <w:t>七</w:t>
      </w:r>
      <w:r>
        <w:rPr>
          <w:rFonts w:hint="eastAsia" w:asciiTheme="minorEastAsia" w:hAnsiTheme="minorEastAsia" w:eastAsiaTheme="minorEastAsia"/>
          <w:b/>
          <w:bCs/>
          <w:color w:val="auto"/>
          <w:sz w:val="24"/>
          <w:szCs w:val="24"/>
        </w:rPr>
        <w:t>、</w:t>
      </w:r>
      <w:r>
        <w:rPr>
          <w:rFonts w:asciiTheme="minorEastAsia" w:hAnsiTheme="minorEastAsia" w:eastAsiaTheme="minorEastAsia"/>
          <w:b/>
          <w:bCs/>
          <w:color w:val="auto"/>
          <w:sz w:val="24"/>
          <w:szCs w:val="24"/>
        </w:rPr>
        <w:t>本廉洁协议</w:t>
      </w:r>
      <w:r>
        <w:rPr>
          <w:rFonts w:hint="eastAsia" w:asciiTheme="minorEastAsia" w:hAnsiTheme="minorEastAsia" w:eastAsiaTheme="minorEastAsia"/>
          <w:b/>
          <w:bCs/>
          <w:color w:val="auto"/>
          <w:sz w:val="24"/>
          <w:szCs w:val="24"/>
        </w:rPr>
        <w:t>一式</w:t>
      </w:r>
      <w:r>
        <w:rPr>
          <w:rFonts w:asciiTheme="minorEastAsia" w:hAnsiTheme="minorEastAsia" w:eastAsiaTheme="minorEastAsia"/>
          <w:b/>
          <w:bCs/>
          <w:color w:val="auto"/>
          <w:sz w:val="24"/>
          <w:szCs w:val="24"/>
        </w:rPr>
        <w:t>贰份，双方各执</w:t>
      </w:r>
      <w:r>
        <w:rPr>
          <w:rFonts w:hint="eastAsia" w:asciiTheme="minorEastAsia" w:hAnsiTheme="minorEastAsia" w:eastAsiaTheme="minorEastAsia"/>
          <w:b/>
          <w:bCs/>
          <w:color w:val="auto"/>
          <w:sz w:val="24"/>
          <w:szCs w:val="24"/>
        </w:rPr>
        <w:t>壹</w:t>
      </w:r>
      <w:r>
        <w:rPr>
          <w:rFonts w:asciiTheme="minorEastAsia" w:hAnsiTheme="minorEastAsia" w:eastAsiaTheme="minorEastAsia"/>
          <w:b/>
          <w:bCs/>
          <w:color w:val="auto"/>
          <w:sz w:val="24"/>
          <w:szCs w:val="24"/>
        </w:rPr>
        <w:t>份</w:t>
      </w:r>
      <w:r>
        <w:rPr>
          <w:rFonts w:hint="eastAsia" w:asciiTheme="minorEastAsia" w:hAnsiTheme="minorEastAsia" w:eastAsiaTheme="minorEastAsia"/>
          <w:b/>
          <w:bCs/>
          <w:color w:val="auto"/>
          <w:sz w:val="24"/>
          <w:szCs w:val="24"/>
        </w:rPr>
        <w:t>，</w:t>
      </w:r>
      <w:r>
        <w:rPr>
          <w:rFonts w:asciiTheme="minorEastAsia" w:hAnsiTheme="minorEastAsia" w:eastAsiaTheme="minorEastAsia"/>
          <w:b/>
          <w:bCs/>
          <w:color w:val="auto"/>
          <w:sz w:val="24"/>
          <w:szCs w:val="24"/>
        </w:rPr>
        <w:t>作为</w:t>
      </w:r>
      <w:r>
        <w:rPr>
          <w:rFonts w:hint="eastAsia" w:asciiTheme="minorEastAsia" w:hAnsiTheme="minorEastAsia" w:eastAsiaTheme="minorEastAsia"/>
          <w:b/>
          <w:bCs/>
          <w:color w:val="auto"/>
          <w:sz w:val="24"/>
          <w:szCs w:val="24"/>
          <w:u w:val="single"/>
        </w:rPr>
        <w:t>《济南转山项目A</w:t>
      </w:r>
      <w:r>
        <w:rPr>
          <w:rFonts w:asciiTheme="minorEastAsia" w:hAnsiTheme="minorEastAsia" w:eastAsiaTheme="minorEastAsia"/>
          <w:b/>
          <w:bCs/>
          <w:color w:val="auto"/>
          <w:sz w:val="24"/>
          <w:szCs w:val="24"/>
          <w:u w:val="single"/>
        </w:rPr>
        <w:t>2地块附属商业智能化工程</w:t>
      </w:r>
      <w:r>
        <w:rPr>
          <w:rFonts w:hint="eastAsia" w:asciiTheme="minorEastAsia" w:hAnsiTheme="minorEastAsia" w:eastAsiaTheme="minorEastAsia"/>
          <w:b/>
          <w:bCs/>
          <w:color w:val="auto"/>
          <w:sz w:val="24"/>
          <w:szCs w:val="24"/>
          <w:u w:val="single"/>
        </w:rPr>
        <w:t>合同》</w:t>
      </w:r>
      <w:r>
        <w:rPr>
          <w:rFonts w:asciiTheme="minorEastAsia" w:hAnsiTheme="minorEastAsia" w:eastAsiaTheme="minorEastAsia"/>
          <w:b/>
          <w:bCs/>
          <w:color w:val="auto"/>
          <w:sz w:val="24"/>
          <w:szCs w:val="24"/>
        </w:rPr>
        <w:t>的附件，与合同具有同等法律效力</w:t>
      </w:r>
      <w:r>
        <w:rPr>
          <w:rFonts w:hint="eastAsia" w:asciiTheme="minorEastAsia" w:hAnsiTheme="minorEastAsia" w:eastAsiaTheme="minorEastAsia"/>
          <w:b/>
          <w:bCs/>
          <w:color w:val="auto"/>
          <w:sz w:val="24"/>
          <w:szCs w:val="24"/>
        </w:rPr>
        <w:t>。</w:t>
      </w:r>
    </w:p>
    <w:p w14:paraId="7CCDB3E5">
      <w:pPr>
        <w:spacing w:line="420" w:lineRule="exact"/>
        <w:ind w:firstLine="482" w:firstLineChars="200"/>
        <w:rPr>
          <w:rFonts w:asciiTheme="minorEastAsia" w:hAnsiTheme="minorEastAsia" w:eastAsiaTheme="minorEastAsia"/>
          <w:b/>
          <w:bCs/>
          <w:color w:val="auto"/>
          <w:sz w:val="24"/>
          <w:szCs w:val="24"/>
        </w:rPr>
      </w:pPr>
    </w:p>
    <w:p w14:paraId="748323BF">
      <w:pPr>
        <w:spacing w:line="420" w:lineRule="exact"/>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甲方（公章/合同</w:t>
      </w:r>
      <w:r>
        <w:rPr>
          <w:rFonts w:asciiTheme="minorEastAsia" w:hAnsiTheme="minorEastAsia" w:eastAsiaTheme="minorEastAsia"/>
          <w:color w:val="auto"/>
          <w:sz w:val="24"/>
          <w:szCs w:val="24"/>
        </w:rPr>
        <w:t>专用章</w:t>
      </w:r>
      <w:r>
        <w:rPr>
          <w:rFonts w:hint="eastAsia" w:asciiTheme="minorEastAsia" w:hAnsiTheme="minorEastAsia" w:eastAsiaTheme="minorEastAsia"/>
          <w:color w:val="auto"/>
          <w:sz w:val="24"/>
          <w:szCs w:val="24"/>
        </w:rPr>
        <w:t>）：                  乙方（公章/合同</w:t>
      </w:r>
      <w:r>
        <w:rPr>
          <w:rFonts w:asciiTheme="minorEastAsia" w:hAnsiTheme="minorEastAsia" w:eastAsiaTheme="minorEastAsia"/>
          <w:color w:val="auto"/>
          <w:sz w:val="24"/>
          <w:szCs w:val="24"/>
        </w:rPr>
        <w:t>专用章</w:t>
      </w:r>
      <w:r>
        <w:rPr>
          <w:rFonts w:hint="eastAsia" w:asciiTheme="minorEastAsia" w:hAnsiTheme="minorEastAsia" w:eastAsiaTheme="minorEastAsia"/>
          <w:color w:val="auto"/>
          <w:sz w:val="24"/>
          <w:szCs w:val="24"/>
        </w:rPr>
        <w:t>）：</w:t>
      </w:r>
    </w:p>
    <w:p w14:paraId="32F19B44">
      <w:pPr>
        <w:spacing w:line="420" w:lineRule="exact"/>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地址：                                    地址：</w:t>
      </w:r>
    </w:p>
    <w:p w14:paraId="3ED965DA">
      <w:pPr>
        <w:spacing w:line="420" w:lineRule="exact"/>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日期</w:t>
      </w:r>
      <w:r>
        <w:rPr>
          <w:rFonts w:asciiTheme="minorEastAsia" w:hAnsiTheme="minorEastAsia" w:eastAsiaTheme="minorEastAsia"/>
          <w:color w:val="auto"/>
          <w:sz w:val="24"/>
          <w:szCs w:val="24"/>
        </w:rPr>
        <w:t>：</w:t>
      </w:r>
      <w:r>
        <w:rPr>
          <w:rFonts w:hint="eastAsia" w:asciiTheme="minorEastAsia" w:hAnsiTheme="minorEastAsia" w:eastAsiaTheme="minorEastAsia"/>
          <w:color w:val="auto"/>
          <w:sz w:val="24"/>
          <w:szCs w:val="24"/>
        </w:rPr>
        <w:t xml:space="preserve">                                    </w:t>
      </w:r>
      <w:r>
        <w:rPr>
          <w:rFonts w:asciiTheme="minorEastAsia" w:hAnsiTheme="minorEastAsia" w:eastAsiaTheme="minorEastAsia"/>
          <w:color w:val="auto"/>
          <w:sz w:val="24"/>
          <w:szCs w:val="24"/>
        </w:rPr>
        <w:t>日期：</w:t>
      </w:r>
    </w:p>
    <w:p w14:paraId="28808A4C">
      <w:pPr>
        <w:spacing w:line="420" w:lineRule="exact"/>
        <w:rPr>
          <w:rFonts w:asciiTheme="minorEastAsia" w:hAnsiTheme="minorEastAsia" w:eastAsiaTheme="minorEastAsia"/>
          <w:color w:val="auto"/>
          <w:sz w:val="24"/>
          <w:szCs w:val="24"/>
        </w:rPr>
      </w:pPr>
      <w:r>
        <w:rPr>
          <w:rFonts w:asciiTheme="minorEastAsia" w:hAnsiTheme="minorEastAsia" w:eastAsiaTheme="minorEastAsia"/>
          <w:color w:val="auto"/>
          <w:sz w:val="24"/>
          <w:szCs w:val="24"/>
        </w:rPr>
        <w:t>（如本廉洁协议采用电子签章的，协议签署日期以最后一方电子签章完成之日为准）</w:t>
      </w:r>
    </w:p>
    <w:p w14:paraId="57448BA1">
      <w:pPr>
        <w:rPr>
          <w:rFonts w:hint="eastAsia"/>
          <w:color w:val="auto"/>
          <w:lang w:val="en-US" w:eastAsia="zh-CN"/>
        </w:rPr>
      </w:pPr>
      <w:r>
        <w:rPr>
          <w:rFonts w:hint="eastAsia"/>
          <w:color w:val="auto"/>
          <w:lang w:val="en-US" w:eastAsia="zh-CN"/>
        </w:rPr>
        <w:br w:type="page"/>
      </w:r>
    </w:p>
    <w:p w14:paraId="1B908226">
      <w:pPr>
        <w:jc w:val="center"/>
        <w:rPr>
          <w:rFonts w:ascii="微软雅黑" w:hAnsi="微软雅黑" w:eastAsia="微软雅黑"/>
          <w:color w:val="auto"/>
          <w:sz w:val="44"/>
          <w:szCs w:val="44"/>
          <w:lang w:eastAsia="zh-CN"/>
        </w:rPr>
      </w:pPr>
      <w:r>
        <w:rPr>
          <w:rFonts w:hint="eastAsia" w:ascii="微软雅黑" w:hAnsi="微软雅黑" w:eastAsia="微软雅黑"/>
          <w:color w:val="auto"/>
          <w:sz w:val="44"/>
          <w:szCs w:val="44"/>
          <w:lang w:eastAsia="zh-CN"/>
        </w:rPr>
        <w:t>甲方集团项目承接查验管理制度</w:t>
      </w:r>
    </w:p>
    <w:p w14:paraId="3DE5C00A">
      <w:pPr>
        <w:pStyle w:val="2"/>
        <w:spacing w:line="240" w:lineRule="auto"/>
        <w:rPr>
          <w:rFonts w:ascii="微软雅黑" w:hAnsi="微软雅黑" w:eastAsia="微软雅黑"/>
          <w:color w:val="auto"/>
          <w:sz w:val="24"/>
          <w:szCs w:val="24"/>
          <w:lang w:eastAsia="zh-CN"/>
        </w:rPr>
      </w:pPr>
      <w:bookmarkStart w:id="949" w:name="_Toc461470958"/>
      <w:r>
        <w:rPr>
          <w:rFonts w:hint="eastAsia" w:ascii="微软雅黑" w:hAnsi="微软雅黑" w:eastAsia="微软雅黑"/>
          <w:color w:val="auto"/>
          <w:sz w:val="24"/>
          <w:szCs w:val="24"/>
          <w:lang w:eastAsia="zh-CN"/>
        </w:rPr>
        <w:t>一、</w:t>
      </w:r>
      <w:r>
        <w:rPr>
          <w:rFonts w:ascii="微软雅黑" w:hAnsi="微软雅黑" w:eastAsia="微软雅黑"/>
          <w:color w:val="auto"/>
          <w:sz w:val="24"/>
          <w:szCs w:val="24"/>
          <w:lang w:eastAsia="zh-CN"/>
        </w:rPr>
        <w:t>术语及定义</w:t>
      </w:r>
      <w:bookmarkEnd w:id="949"/>
    </w:p>
    <w:p w14:paraId="0C03F0F2">
      <w:pPr>
        <w:ind w:firstLine="480" w:firstLineChars="200"/>
        <w:rPr>
          <w:rFonts w:ascii="微软雅黑" w:hAnsi="微软雅黑" w:eastAsia="微软雅黑"/>
          <w:color w:val="auto"/>
          <w:sz w:val="24"/>
          <w:szCs w:val="24"/>
          <w:lang w:eastAsia="zh-CN"/>
        </w:rPr>
      </w:pPr>
      <w:r>
        <w:rPr>
          <w:rFonts w:ascii="微软雅黑" w:hAnsi="微软雅黑" w:eastAsia="微软雅黑"/>
          <w:color w:val="auto"/>
          <w:sz w:val="24"/>
          <w:szCs w:val="24"/>
          <w:lang w:eastAsia="zh-CN"/>
        </w:rPr>
        <w:t>承接查验：是指</w:t>
      </w:r>
      <w:r>
        <w:rPr>
          <w:rFonts w:hint="eastAsia" w:ascii="微软雅黑" w:hAnsi="微软雅黑" w:eastAsia="微软雅黑"/>
          <w:color w:val="auto"/>
          <w:sz w:val="24"/>
          <w:szCs w:val="24"/>
          <w:lang w:eastAsia="zh-CN"/>
        </w:rPr>
        <w:t>项目正式交付业主之</w:t>
      </w:r>
      <w:r>
        <w:rPr>
          <w:rFonts w:ascii="微软雅黑" w:hAnsi="微软雅黑" w:eastAsia="微软雅黑"/>
          <w:color w:val="auto"/>
          <w:sz w:val="24"/>
          <w:szCs w:val="24"/>
          <w:lang w:eastAsia="zh-CN"/>
        </w:rPr>
        <w:t>前，物业服务企业</w:t>
      </w:r>
      <w:r>
        <w:rPr>
          <w:rFonts w:hint="eastAsia" w:ascii="微软雅黑" w:hAnsi="微软雅黑" w:eastAsia="微软雅黑"/>
          <w:color w:val="auto"/>
          <w:sz w:val="24"/>
          <w:szCs w:val="24"/>
          <w:lang w:eastAsia="zh-CN"/>
        </w:rPr>
        <w:t>、</w:t>
      </w:r>
      <w:r>
        <w:rPr>
          <w:rFonts w:ascii="微软雅黑" w:hAnsi="微软雅黑" w:eastAsia="微软雅黑"/>
          <w:color w:val="auto"/>
          <w:sz w:val="24"/>
          <w:szCs w:val="24"/>
          <w:lang w:eastAsia="zh-CN"/>
        </w:rPr>
        <w:t>施工单位</w:t>
      </w:r>
      <w:r>
        <w:rPr>
          <w:rFonts w:hint="eastAsia" w:ascii="微软雅黑" w:hAnsi="微软雅黑" w:eastAsia="微软雅黑"/>
          <w:color w:val="auto"/>
          <w:sz w:val="24"/>
          <w:szCs w:val="24"/>
          <w:lang w:eastAsia="zh-CN"/>
        </w:rPr>
        <w:t>（承包人）</w:t>
      </w:r>
      <w:r>
        <w:rPr>
          <w:rFonts w:ascii="微软雅黑" w:hAnsi="微软雅黑" w:eastAsia="微软雅黑"/>
          <w:color w:val="auto"/>
          <w:sz w:val="24"/>
          <w:szCs w:val="24"/>
          <w:lang w:eastAsia="zh-CN"/>
        </w:rPr>
        <w:t>及</w:t>
      </w:r>
      <w:r>
        <w:rPr>
          <w:rFonts w:hint="eastAsia" w:ascii="微软雅黑" w:hAnsi="微软雅黑" w:eastAsia="微软雅黑"/>
          <w:color w:val="auto"/>
          <w:sz w:val="24"/>
          <w:szCs w:val="24"/>
          <w:lang w:eastAsia="zh-CN"/>
        </w:rPr>
        <w:t>发包人</w:t>
      </w:r>
      <w:r>
        <w:rPr>
          <w:rFonts w:ascii="微软雅黑" w:hAnsi="微软雅黑" w:eastAsia="微软雅黑"/>
          <w:color w:val="auto"/>
          <w:sz w:val="24"/>
          <w:szCs w:val="24"/>
          <w:lang w:eastAsia="zh-CN"/>
        </w:rPr>
        <w:t>按照国家有关规范和标准以及前期物业服务合同，共同对物业共用部位、共用设施设备进行检查和验收的活动。</w:t>
      </w:r>
    </w:p>
    <w:p w14:paraId="6295DC95">
      <w:pPr>
        <w:pStyle w:val="2"/>
        <w:tabs>
          <w:tab w:val="left" w:pos="4875"/>
        </w:tabs>
        <w:spacing w:line="240" w:lineRule="auto"/>
        <w:rPr>
          <w:rFonts w:ascii="微软雅黑" w:hAnsi="微软雅黑" w:eastAsia="微软雅黑"/>
          <w:color w:val="auto"/>
          <w:sz w:val="24"/>
          <w:szCs w:val="24"/>
          <w:lang w:eastAsia="zh-CN"/>
        </w:rPr>
      </w:pPr>
      <w:bookmarkStart w:id="950" w:name="_Toc461470961"/>
      <w:r>
        <w:rPr>
          <w:rFonts w:hint="eastAsia" w:ascii="微软雅黑" w:hAnsi="微软雅黑" w:eastAsia="微软雅黑"/>
          <w:color w:val="auto"/>
          <w:sz w:val="24"/>
          <w:szCs w:val="24"/>
          <w:lang w:eastAsia="zh-CN"/>
        </w:rPr>
        <w:t>二、承接查验实施流程</w:t>
      </w:r>
      <w:bookmarkEnd w:id="950"/>
      <w:r>
        <w:rPr>
          <w:rFonts w:ascii="微软雅黑" w:hAnsi="微软雅黑" w:eastAsia="微软雅黑"/>
          <w:color w:val="auto"/>
          <w:sz w:val="24"/>
          <w:szCs w:val="24"/>
          <w:lang w:eastAsia="zh-CN"/>
        </w:rPr>
        <w:tab/>
      </w:r>
    </w:p>
    <w:p w14:paraId="5596DD96">
      <w:pPr>
        <w:ind w:firstLine="480" w:firstLineChars="2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承接查验分为准备期、资料交接与验收、现场查验、整改、复验和实物接管等阶段。</w:t>
      </w:r>
    </w:p>
    <w:p w14:paraId="3B25F886">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2</w:t>
      </w:r>
      <w:r>
        <w:rPr>
          <w:rFonts w:ascii="微软雅黑" w:hAnsi="微软雅黑" w:eastAsia="微软雅黑"/>
          <w:color w:val="auto"/>
          <w:sz w:val="24"/>
          <w:szCs w:val="24"/>
          <w:lang w:eastAsia="zh-CN"/>
        </w:rPr>
        <w:t>.1.准备期是为承接查验做好充足准备</w:t>
      </w:r>
      <w:r>
        <w:rPr>
          <w:rFonts w:hint="eastAsia" w:ascii="微软雅黑" w:hAnsi="微软雅黑" w:eastAsia="微软雅黑"/>
          <w:color w:val="auto"/>
          <w:sz w:val="24"/>
          <w:szCs w:val="24"/>
          <w:lang w:eastAsia="zh-CN"/>
        </w:rPr>
        <w:t>，</w:t>
      </w:r>
      <w:r>
        <w:rPr>
          <w:rFonts w:ascii="微软雅黑" w:hAnsi="微软雅黑" w:eastAsia="微软雅黑"/>
          <w:color w:val="auto"/>
          <w:sz w:val="24"/>
          <w:szCs w:val="24"/>
          <w:lang w:eastAsia="zh-CN"/>
        </w:rPr>
        <w:t>为承接查验打下良好基础</w:t>
      </w:r>
      <w:r>
        <w:rPr>
          <w:rFonts w:hint="eastAsia" w:ascii="微软雅黑" w:hAnsi="微软雅黑" w:eastAsia="微软雅黑"/>
          <w:color w:val="auto"/>
          <w:sz w:val="24"/>
          <w:szCs w:val="24"/>
          <w:lang w:eastAsia="zh-CN"/>
        </w:rPr>
        <w:t>。</w:t>
      </w:r>
    </w:p>
    <w:p w14:paraId="1EF5F591">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2</w:t>
      </w:r>
      <w:r>
        <w:rPr>
          <w:rFonts w:ascii="微软雅黑" w:hAnsi="微软雅黑" w:eastAsia="微软雅黑"/>
          <w:color w:val="auto"/>
          <w:sz w:val="24"/>
          <w:szCs w:val="24"/>
          <w:lang w:eastAsia="zh-CN"/>
        </w:rPr>
        <w:t>.</w:t>
      </w:r>
      <w:r>
        <w:rPr>
          <w:rFonts w:hint="eastAsia" w:ascii="微软雅黑" w:hAnsi="微软雅黑" w:eastAsia="微软雅黑"/>
          <w:color w:val="auto"/>
          <w:sz w:val="24"/>
          <w:szCs w:val="24"/>
          <w:lang w:eastAsia="zh-CN"/>
        </w:rPr>
        <w:t>2.资料交接及验收</w:t>
      </w:r>
    </w:p>
    <w:p w14:paraId="6F00426F">
      <w:pPr>
        <w:ind w:firstLine="480" w:firstLineChars="2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在竣工验收完成后，承包人在接到发包人通知进行实物和使用功能查验工作后10天内完成资料的核查与上交工作。发包人或发包人指定物业公司将对交接资料逐一核查，对有异议部分及时反馈承包人，承包人需在接到异议7日内对交接资料补充完善。</w:t>
      </w:r>
    </w:p>
    <w:p w14:paraId="04751C1D">
      <w:pPr>
        <w:ind w:firstLine="480" w:firstLineChars="2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2.2.1、交接资料清单：包括不限于以下项目，交接资料清晰整洁，目录清详见附件一。</w:t>
      </w:r>
    </w:p>
    <w:p w14:paraId="41EDDE5C">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2</w:t>
      </w:r>
      <w:r>
        <w:rPr>
          <w:rFonts w:ascii="微软雅黑" w:hAnsi="微软雅黑" w:eastAsia="微软雅黑"/>
          <w:color w:val="auto"/>
          <w:sz w:val="24"/>
          <w:szCs w:val="24"/>
          <w:lang w:eastAsia="zh-CN"/>
        </w:rPr>
        <w:t>.</w:t>
      </w:r>
      <w:r>
        <w:rPr>
          <w:rFonts w:hint="eastAsia" w:ascii="微软雅黑" w:hAnsi="微软雅黑" w:eastAsia="微软雅黑"/>
          <w:color w:val="auto"/>
          <w:sz w:val="24"/>
          <w:szCs w:val="24"/>
          <w:lang w:eastAsia="zh-CN"/>
        </w:rPr>
        <w:t>3现场查验内容</w:t>
      </w:r>
    </w:p>
    <w:p w14:paraId="5DDF673D">
      <w:pPr>
        <w:ind w:firstLine="480" w:firstLineChars="2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2.3.1房屋本体及公共设施设备的承接查验。</w:t>
      </w:r>
    </w:p>
    <w:p w14:paraId="0F3E798F">
      <w:pPr>
        <w:ind w:firstLine="480" w:firstLineChars="2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2.3.2公共配套设备设施的承接查验(包括强电系统、电梯系统、安全防范系统、消防系统、楼宇自控系统、综合布线系统、空调各系统、给排水系统、园林绿化工程等)。</w:t>
      </w:r>
    </w:p>
    <w:p w14:paraId="407C2C03">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2.4</w:t>
      </w:r>
      <w:r>
        <w:rPr>
          <w:rFonts w:ascii="微软雅黑" w:hAnsi="微软雅黑" w:eastAsia="微软雅黑"/>
          <w:color w:val="auto"/>
          <w:sz w:val="24"/>
          <w:szCs w:val="24"/>
          <w:lang w:eastAsia="zh-CN"/>
        </w:rPr>
        <w:t xml:space="preserve"> </w:t>
      </w:r>
      <w:r>
        <w:rPr>
          <w:rFonts w:hint="eastAsia" w:ascii="微软雅黑" w:hAnsi="微软雅黑" w:eastAsia="微软雅黑"/>
          <w:color w:val="auto"/>
          <w:sz w:val="24"/>
          <w:szCs w:val="24"/>
          <w:lang w:eastAsia="zh-CN"/>
        </w:rPr>
        <w:t>承接查验流程图</w:t>
      </w:r>
    </w:p>
    <w:p w14:paraId="52CD1423">
      <w:pPr>
        <w:ind w:firstLine="240" w:firstLineChars="100"/>
        <w:rPr>
          <w:rFonts w:ascii="微软雅黑" w:hAnsi="微软雅黑" w:eastAsia="微软雅黑"/>
          <w:color w:val="auto"/>
          <w:sz w:val="24"/>
          <w:szCs w:val="24"/>
          <w:lang w:eastAsia="zh-CN"/>
        </w:rPr>
      </w:pPr>
    </w:p>
    <w:p w14:paraId="6172893D">
      <w:pPr>
        <w:ind w:firstLine="240" w:firstLineChars="100"/>
        <w:rPr>
          <w:rFonts w:ascii="微软雅黑" w:hAnsi="微软雅黑" w:eastAsia="微软雅黑"/>
          <w:color w:val="auto"/>
          <w:sz w:val="24"/>
          <w:szCs w:val="24"/>
          <w:lang w:eastAsia="zh-CN"/>
        </w:rPr>
      </w:pPr>
    </w:p>
    <w:p w14:paraId="24B77244">
      <w:pPr>
        <w:ind w:firstLine="240" w:firstLineChars="100"/>
        <w:rPr>
          <w:rFonts w:ascii="微软雅黑" w:hAnsi="微软雅黑" w:eastAsia="微软雅黑"/>
          <w:color w:val="auto"/>
          <w:sz w:val="24"/>
          <w:szCs w:val="24"/>
          <w:lang w:eastAsia="zh-CN"/>
        </w:rPr>
      </w:pPr>
    </w:p>
    <w:p w14:paraId="30210C59">
      <w:pPr>
        <w:ind w:firstLine="240" w:firstLineChars="100"/>
        <w:rPr>
          <w:rFonts w:ascii="微软雅黑" w:hAnsi="微软雅黑" w:eastAsia="微软雅黑"/>
          <w:color w:val="auto"/>
          <w:sz w:val="24"/>
          <w:szCs w:val="24"/>
          <w:lang w:eastAsia="zh-CN"/>
        </w:rPr>
      </w:pPr>
    </w:p>
    <w:p w14:paraId="38909CE8">
      <w:pPr>
        <w:ind w:firstLine="240" w:firstLineChars="100"/>
        <w:rPr>
          <w:rFonts w:ascii="微软雅黑" w:hAnsi="微软雅黑" w:eastAsia="微软雅黑"/>
          <w:color w:val="auto"/>
          <w:sz w:val="24"/>
          <w:szCs w:val="24"/>
          <w:lang w:eastAsia="zh-CN"/>
        </w:rPr>
      </w:pPr>
    </w:p>
    <w:p w14:paraId="27598417">
      <w:pPr>
        <w:ind w:firstLine="240" w:firstLineChars="100"/>
        <w:rPr>
          <w:rFonts w:ascii="微软雅黑" w:hAnsi="微软雅黑" w:eastAsia="微软雅黑"/>
          <w:color w:val="auto"/>
          <w:sz w:val="24"/>
          <w:szCs w:val="24"/>
          <w:lang w:eastAsia="zh-CN"/>
        </w:rPr>
      </w:pPr>
    </w:p>
    <w:p w14:paraId="2FAA3DF1">
      <w:pPr>
        <w:ind w:firstLine="240" w:firstLineChars="100"/>
        <w:rPr>
          <w:rFonts w:ascii="微软雅黑" w:hAnsi="微软雅黑" w:eastAsia="微软雅黑"/>
          <w:color w:val="auto"/>
          <w:sz w:val="24"/>
          <w:szCs w:val="24"/>
          <w:lang w:eastAsia="zh-CN"/>
        </w:rPr>
      </w:pPr>
    </w:p>
    <w:p w14:paraId="13930BC8">
      <w:pPr>
        <w:ind w:firstLine="240" w:firstLineChars="100"/>
        <w:rPr>
          <w:rFonts w:ascii="微软雅黑" w:hAnsi="微软雅黑" w:eastAsia="微软雅黑"/>
          <w:color w:val="auto"/>
          <w:sz w:val="24"/>
          <w:szCs w:val="24"/>
          <w:lang w:eastAsia="zh-CN"/>
        </w:rPr>
      </w:pPr>
    </w:p>
    <w:p w14:paraId="254B1866">
      <w:pPr>
        <w:ind w:firstLine="240" w:firstLineChars="100"/>
        <w:rPr>
          <w:rFonts w:ascii="微软雅黑" w:hAnsi="微软雅黑" w:eastAsia="微软雅黑"/>
          <w:color w:val="auto"/>
          <w:sz w:val="24"/>
          <w:szCs w:val="24"/>
          <w:lang w:eastAsia="zh-CN"/>
        </w:rPr>
      </w:pPr>
    </w:p>
    <w:p w14:paraId="2737B8F8">
      <w:pPr>
        <w:ind w:firstLine="240" w:firstLineChars="100"/>
        <w:rPr>
          <w:rFonts w:ascii="微软雅黑" w:hAnsi="微软雅黑" w:eastAsia="微软雅黑"/>
          <w:color w:val="auto"/>
          <w:sz w:val="24"/>
          <w:szCs w:val="24"/>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7"/>
        <w:gridCol w:w="3070"/>
      </w:tblGrid>
      <w:tr w14:paraId="26F0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blHeader/>
          <w:jc w:val="center"/>
        </w:trPr>
        <w:tc>
          <w:tcPr>
            <w:tcW w:w="5087" w:type="dxa"/>
            <w:vAlign w:val="center"/>
          </w:tcPr>
          <w:p w14:paraId="308B3D6A">
            <w:pPr>
              <w:ind w:firstLine="2040" w:firstLineChars="850"/>
              <w:rPr>
                <w:rFonts w:ascii="微软雅黑" w:hAnsi="微软雅黑" w:eastAsia="微软雅黑" w:cs="Times New Roman"/>
                <w:color w:val="auto"/>
                <w:kern w:val="2"/>
                <w:sz w:val="24"/>
                <w:szCs w:val="24"/>
                <w:lang w:eastAsia="zh-CN"/>
              </w:rPr>
            </w:pPr>
            <w:r>
              <w:rPr>
                <w:rFonts w:hint="eastAsia" w:ascii="微软雅黑" w:hAnsi="微软雅黑" w:eastAsia="微软雅黑" w:cs="Times New Roman"/>
                <w:color w:val="auto"/>
                <w:kern w:val="2"/>
                <w:sz w:val="24"/>
                <w:szCs w:val="24"/>
                <w:lang w:eastAsia="zh-CN"/>
              </w:rPr>
              <w:t>工作流程图</w:t>
            </w:r>
          </w:p>
        </w:tc>
        <w:tc>
          <w:tcPr>
            <w:tcW w:w="3070" w:type="dxa"/>
            <w:vAlign w:val="center"/>
          </w:tcPr>
          <w:p w14:paraId="05A9E05A">
            <w:pPr>
              <w:ind w:firstLine="360" w:firstLineChars="150"/>
              <w:jc w:val="center"/>
              <w:rPr>
                <w:rFonts w:ascii="微软雅黑" w:hAnsi="微软雅黑" w:eastAsia="微软雅黑" w:cs="Times New Roman"/>
                <w:color w:val="auto"/>
                <w:kern w:val="2"/>
                <w:sz w:val="24"/>
                <w:szCs w:val="24"/>
                <w:lang w:eastAsia="zh-CN"/>
              </w:rPr>
            </w:pPr>
            <w:r>
              <w:rPr>
                <w:rFonts w:hint="eastAsia" w:ascii="微软雅黑" w:hAnsi="微软雅黑" w:eastAsia="微软雅黑" w:cs="Times New Roman"/>
                <w:color w:val="auto"/>
                <w:kern w:val="2"/>
                <w:sz w:val="24"/>
                <w:szCs w:val="24"/>
                <w:lang w:eastAsia="zh-CN"/>
              </w:rPr>
              <w:t>流程管理内容</w:t>
            </w:r>
          </w:p>
        </w:tc>
      </w:tr>
      <w:tr w14:paraId="3467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2" w:hRule="atLeast"/>
          <w:jc w:val="center"/>
        </w:trPr>
        <w:tc>
          <w:tcPr>
            <w:tcW w:w="5087" w:type="dxa"/>
          </w:tcPr>
          <w:p w14:paraId="222CB492">
            <w:pPr>
              <w:ind w:firstLine="480" w:firstLineChars="200"/>
              <w:rPr>
                <w:rFonts w:ascii="微软雅黑" w:hAnsi="微软雅黑" w:eastAsia="微软雅黑" w:cs="Times New Roman"/>
                <w:color w:val="auto"/>
                <w:kern w:val="2"/>
                <w:sz w:val="24"/>
                <w:szCs w:val="24"/>
                <w:lang w:eastAsia="zh-CN"/>
              </w:rPr>
            </w:pPr>
            <w:r>
              <w:rPr>
                <w:rFonts w:ascii="微软雅黑" w:hAnsi="微软雅黑" w:eastAsia="微软雅黑" w:cs="Times New Roman"/>
                <w:color w:val="auto"/>
                <w:kern w:val="2"/>
                <w:sz w:val="24"/>
                <w:szCs w:val="24"/>
                <w:lang w:eastAsia="zh-CN"/>
              </w:rPr>
              <mc:AlternateContent>
                <mc:Choice Requires="wpg">
                  <w:drawing>
                    <wp:anchor distT="0" distB="0" distL="114300" distR="114300" simplePos="0" relativeHeight="251874304" behindDoc="0" locked="0" layoutInCell="1" allowOverlap="1">
                      <wp:simplePos x="0" y="0"/>
                      <wp:positionH relativeFrom="column">
                        <wp:posOffset>-13970</wp:posOffset>
                      </wp:positionH>
                      <wp:positionV relativeFrom="paragraph">
                        <wp:posOffset>160655</wp:posOffset>
                      </wp:positionV>
                      <wp:extent cx="3197225" cy="2794635"/>
                      <wp:effectExtent l="5080" t="4445" r="635" b="7620"/>
                      <wp:wrapNone/>
                      <wp:docPr id="222" name="Group 207"/>
                      <wp:cNvGraphicFramePr/>
                      <a:graphic xmlns:a="http://schemas.openxmlformats.org/drawingml/2006/main">
                        <a:graphicData uri="http://schemas.microsoft.com/office/word/2010/wordprocessingGroup">
                          <wpg:wgp>
                            <wpg:cNvGrpSpPr/>
                            <wpg:grpSpPr>
                              <a:xfrm>
                                <a:off x="0" y="0"/>
                                <a:ext cx="3197225" cy="2794635"/>
                                <a:chOff x="0" y="0"/>
                                <a:chExt cx="3611" cy="3364"/>
                              </a:xfrm>
                              <a:effectLst/>
                            </wpg:grpSpPr>
                            <wps:wsp>
                              <wps:cNvPr id="223" name="Text Box 208"/>
                              <wps:cNvSpPr txBox="1">
                                <a:spLocks noChangeArrowheads="1"/>
                              </wps:cNvSpPr>
                              <wps:spPr bwMode="auto">
                                <a:xfrm>
                                  <a:off x="720" y="624"/>
                                  <a:ext cx="2520" cy="312"/>
                                </a:xfrm>
                                <a:prstGeom prst="rect">
                                  <a:avLst/>
                                </a:prstGeom>
                                <a:solidFill>
                                  <a:srgbClr val="FFFFFF"/>
                                </a:solidFill>
                                <a:ln w="9525">
                                  <a:solidFill>
                                    <a:srgbClr val="000000"/>
                                  </a:solidFill>
                                  <a:miter lim="800000"/>
                                </a:ln>
                                <a:effectLst/>
                              </wps:spPr>
                              <wps:txbx>
                                <w:txbxContent>
                                  <w:p w14:paraId="6F0E055A">
                                    <w:pPr>
                                      <w:jc w:val="center"/>
                                    </w:pPr>
                                    <w:r>
                                      <w:rPr>
                                        <w:rFonts w:hint="eastAsia"/>
                                      </w:rPr>
                                      <w:t>上交资料</w:t>
                                    </w:r>
                                  </w:p>
                                </w:txbxContent>
                              </wps:txbx>
                              <wps:bodyPr rot="0" vert="horz" wrap="square" lIns="18000" tIns="36000" rIns="18000" bIns="0" anchor="t" anchorCtr="0" upright="1">
                                <a:noAutofit/>
                              </wps:bodyPr>
                            </wps:wsp>
                            <wps:wsp>
                              <wps:cNvPr id="224" name="Text Box 209"/>
                              <wps:cNvSpPr txBox="1">
                                <a:spLocks noChangeArrowheads="1"/>
                              </wps:cNvSpPr>
                              <wps:spPr bwMode="auto">
                                <a:xfrm>
                                  <a:off x="720" y="1248"/>
                                  <a:ext cx="2520" cy="312"/>
                                </a:xfrm>
                                <a:prstGeom prst="rect">
                                  <a:avLst/>
                                </a:prstGeom>
                                <a:solidFill>
                                  <a:srgbClr val="FFFFFF"/>
                                </a:solidFill>
                                <a:ln w="9525">
                                  <a:solidFill>
                                    <a:srgbClr val="000000"/>
                                  </a:solidFill>
                                  <a:miter lim="800000"/>
                                </a:ln>
                                <a:effectLst/>
                              </wps:spPr>
                              <wps:txbx>
                                <w:txbxContent>
                                  <w:p w14:paraId="16703D79">
                                    <w:pPr>
                                      <w:jc w:val="center"/>
                                    </w:pPr>
                                    <w:r>
                                      <w:rPr>
                                        <w:rFonts w:hint="eastAsia"/>
                                      </w:rPr>
                                      <w:t>做好承接查验前的准备</w:t>
                                    </w:r>
                                  </w:p>
                                </w:txbxContent>
                              </wps:txbx>
                              <wps:bodyPr rot="0" vert="horz" wrap="square" lIns="18000" tIns="0" rIns="18000" bIns="0" anchor="t" anchorCtr="0" upright="1">
                                <a:noAutofit/>
                              </wps:bodyPr>
                            </wps:wsp>
                            <wpg:grpSp>
                              <wpg:cNvPr id="225" name="Group 210"/>
                              <wpg:cNvGrpSpPr/>
                              <wpg:grpSpPr>
                                <a:xfrm>
                                  <a:off x="1080" y="2584"/>
                                  <a:ext cx="1800" cy="468"/>
                                  <a:chOff x="0" y="0"/>
                                  <a:chExt cx="1980" cy="624"/>
                                </a:xfrm>
                                <a:effectLst/>
                              </wpg:grpSpPr>
                              <wps:wsp>
                                <wps:cNvPr id="226" name="Text Box 211"/>
                                <wps:cNvSpPr txBox="1">
                                  <a:spLocks noChangeArrowheads="1"/>
                                </wps:cNvSpPr>
                                <wps:spPr bwMode="auto">
                                  <a:xfrm>
                                    <a:off x="180" y="156"/>
                                    <a:ext cx="1620" cy="312"/>
                                  </a:xfrm>
                                  <a:prstGeom prst="rect">
                                    <a:avLst/>
                                  </a:prstGeom>
                                  <a:solidFill>
                                    <a:srgbClr val="FFFFFF"/>
                                  </a:solidFill>
                                  <a:ln>
                                    <a:noFill/>
                                  </a:ln>
                                  <a:effectLst/>
                                </wps:spPr>
                                <wps:txbx>
                                  <w:txbxContent>
                                    <w:p w14:paraId="00397F0D">
                                      <w:pPr>
                                        <w:jc w:val="center"/>
                                      </w:pPr>
                                      <w:r>
                                        <w:rPr>
                                          <w:rFonts w:hint="eastAsia"/>
                                        </w:rPr>
                                        <w:t>发包人检查核对</w:t>
                                      </w:r>
                                    </w:p>
                                  </w:txbxContent>
                                </wps:txbx>
                                <wps:bodyPr rot="0" vert="horz" wrap="square" lIns="0" tIns="0" rIns="0" bIns="0" anchor="t" anchorCtr="0" upright="1">
                                  <a:noAutofit/>
                                </wps:bodyPr>
                              </wps:wsp>
                              <wps:wsp>
                                <wps:cNvPr id="227" name="AutoShape 212"/>
                                <wps:cNvSpPr>
                                  <a:spLocks noChangeArrowheads="1"/>
                                </wps:cNvSpPr>
                                <wps:spPr bwMode="auto">
                                  <a:xfrm>
                                    <a:off x="0" y="0"/>
                                    <a:ext cx="1980" cy="624"/>
                                  </a:xfrm>
                                  <a:prstGeom prst="diamond">
                                    <a:avLst/>
                                  </a:prstGeom>
                                  <a:noFill/>
                                  <a:ln w="9525">
                                    <a:solidFill>
                                      <a:srgbClr val="000000"/>
                                    </a:solidFill>
                                    <a:miter lim="800000"/>
                                  </a:ln>
                                  <a:effectLst/>
                                </wps:spPr>
                                <wps:bodyPr rot="0" vert="horz" wrap="square" lIns="0" tIns="0" rIns="0" bIns="0" anchor="t" anchorCtr="0" upright="1">
                                  <a:noAutofit/>
                                </wps:bodyPr>
                              </wps:wsp>
                            </wpg:grpSp>
                            <wps:wsp>
                              <wps:cNvPr id="228" name="Text Box 213"/>
                              <wps:cNvSpPr txBox="1">
                                <a:spLocks noChangeArrowheads="1"/>
                              </wps:cNvSpPr>
                              <wps:spPr bwMode="auto">
                                <a:xfrm>
                                  <a:off x="900" y="1872"/>
                                  <a:ext cx="2520" cy="312"/>
                                </a:xfrm>
                                <a:prstGeom prst="rect">
                                  <a:avLst/>
                                </a:prstGeom>
                                <a:solidFill>
                                  <a:srgbClr val="FFFFFF"/>
                                </a:solidFill>
                                <a:ln w="9525">
                                  <a:solidFill>
                                    <a:srgbClr val="000000"/>
                                  </a:solidFill>
                                  <a:miter lim="800000"/>
                                </a:ln>
                                <a:effectLst/>
                              </wps:spPr>
                              <wps:txbx>
                                <w:txbxContent>
                                  <w:p w14:paraId="059586C0">
                                    <w:pPr>
                                      <w:jc w:val="center"/>
                                    </w:pPr>
                                    <w:r>
                                      <w:rPr>
                                        <w:rFonts w:hint="eastAsia"/>
                                      </w:rPr>
                                      <w:t>进行资料移交</w:t>
                                    </w:r>
                                  </w:p>
                                </w:txbxContent>
                              </wps:txbx>
                              <wps:bodyPr rot="0" vert="horz" wrap="square" lIns="18000" tIns="0" rIns="18000" bIns="0" anchor="t" anchorCtr="0" upright="1">
                                <a:noAutofit/>
                              </wps:bodyPr>
                            </wps:wsp>
                            <wps:wsp>
                              <wps:cNvPr id="229" name="Text Box 214"/>
                              <wps:cNvSpPr txBox="1">
                                <a:spLocks noChangeArrowheads="1"/>
                              </wps:cNvSpPr>
                              <wps:spPr bwMode="auto">
                                <a:xfrm>
                                  <a:off x="0" y="2272"/>
                                  <a:ext cx="540" cy="936"/>
                                </a:xfrm>
                                <a:prstGeom prst="rect">
                                  <a:avLst/>
                                </a:prstGeom>
                                <a:solidFill>
                                  <a:srgbClr val="FFFFFF"/>
                                </a:solidFill>
                                <a:ln w="9525">
                                  <a:solidFill>
                                    <a:srgbClr val="000000"/>
                                  </a:solidFill>
                                  <a:miter lim="800000"/>
                                </a:ln>
                                <a:effectLst/>
                              </wps:spPr>
                              <wps:txbx>
                                <w:txbxContent>
                                  <w:p w14:paraId="19F92F0B">
                                    <w:pPr>
                                      <w:pStyle w:val="11"/>
                                    </w:pPr>
                                    <w:r>
                                      <w:rPr>
                                        <w:rFonts w:hint="eastAsia"/>
                                      </w:rPr>
                                      <w:t>整改补齐资料</w:t>
                                    </w:r>
                                  </w:p>
                                </w:txbxContent>
                              </wps:txbx>
                              <wps:bodyPr rot="0" vert="horz" wrap="square" lIns="18000" tIns="10800" rIns="18000" bIns="10800" anchor="t" anchorCtr="0" upright="1">
                                <a:noAutofit/>
                              </wps:bodyPr>
                            </wps:wsp>
                            <wps:wsp>
                              <wps:cNvPr id="230" name="Line 215"/>
                              <wps:cNvCnPr/>
                              <wps:spPr bwMode="auto">
                                <a:xfrm>
                                  <a:off x="1980" y="312"/>
                                  <a:ext cx="0" cy="312"/>
                                </a:xfrm>
                                <a:prstGeom prst="line">
                                  <a:avLst/>
                                </a:prstGeom>
                                <a:noFill/>
                                <a:ln w="9525">
                                  <a:solidFill>
                                    <a:srgbClr val="000000"/>
                                  </a:solidFill>
                                  <a:round/>
                                  <a:tailEnd type="triangle" w="med" len="med"/>
                                </a:ln>
                                <a:effectLst/>
                              </wps:spPr>
                              <wps:bodyPr/>
                            </wps:wsp>
                            <wps:wsp>
                              <wps:cNvPr id="231" name="Line 216"/>
                              <wps:cNvCnPr/>
                              <wps:spPr bwMode="auto">
                                <a:xfrm>
                                  <a:off x="1980" y="936"/>
                                  <a:ext cx="0" cy="312"/>
                                </a:xfrm>
                                <a:prstGeom prst="line">
                                  <a:avLst/>
                                </a:prstGeom>
                                <a:noFill/>
                                <a:ln w="9525">
                                  <a:solidFill>
                                    <a:srgbClr val="000000"/>
                                  </a:solidFill>
                                  <a:round/>
                                  <a:tailEnd type="triangle" w="med" len="med"/>
                                </a:ln>
                                <a:effectLst/>
                              </wps:spPr>
                              <wps:bodyPr/>
                            </wps:wsp>
                            <wps:wsp>
                              <wps:cNvPr id="232" name="Line 217"/>
                              <wps:cNvCnPr/>
                              <wps:spPr bwMode="auto">
                                <a:xfrm>
                                  <a:off x="1980" y="1549"/>
                                  <a:ext cx="0" cy="283"/>
                                </a:xfrm>
                                <a:prstGeom prst="line">
                                  <a:avLst/>
                                </a:prstGeom>
                                <a:noFill/>
                                <a:ln w="9525">
                                  <a:solidFill>
                                    <a:srgbClr val="000000"/>
                                  </a:solidFill>
                                  <a:round/>
                                  <a:tailEnd type="triangle" w="med" len="med"/>
                                </a:ln>
                                <a:effectLst/>
                              </wps:spPr>
                              <wps:bodyPr/>
                            </wps:wsp>
                            <wps:wsp>
                              <wps:cNvPr id="233" name="Line 218"/>
                              <wps:cNvCnPr/>
                              <wps:spPr bwMode="auto">
                                <a:xfrm>
                                  <a:off x="1980" y="3052"/>
                                  <a:ext cx="0" cy="312"/>
                                </a:xfrm>
                                <a:prstGeom prst="line">
                                  <a:avLst/>
                                </a:prstGeom>
                                <a:noFill/>
                                <a:ln w="9525">
                                  <a:solidFill>
                                    <a:srgbClr val="000000"/>
                                  </a:solidFill>
                                  <a:round/>
                                  <a:tailEnd type="triangle" w="med" len="med"/>
                                </a:ln>
                                <a:effectLst/>
                              </wps:spPr>
                              <wps:bodyPr/>
                            </wps:wsp>
                            <wps:wsp>
                              <wps:cNvPr id="234" name="Text Box 219"/>
                              <wps:cNvSpPr txBox="1">
                                <a:spLocks noChangeArrowheads="1"/>
                              </wps:cNvSpPr>
                              <wps:spPr bwMode="auto">
                                <a:xfrm>
                                  <a:off x="2160" y="3052"/>
                                  <a:ext cx="360" cy="312"/>
                                </a:xfrm>
                                <a:prstGeom prst="rect">
                                  <a:avLst/>
                                </a:prstGeom>
                                <a:noFill/>
                                <a:ln>
                                  <a:noFill/>
                                </a:ln>
                                <a:effectLst/>
                              </wps:spPr>
                              <wps:txbx>
                                <w:txbxContent>
                                  <w:p w14:paraId="5F26DBC8">
                                    <w:pPr>
                                      <w:jc w:val="center"/>
                                    </w:pPr>
                                    <w:r>
                                      <w:t>Y</w:t>
                                    </w:r>
                                  </w:p>
                                </w:txbxContent>
                              </wps:txbx>
                              <wps:bodyPr rot="0" vert="horz" wrap="square" lIns="0" tIns="0" rIns="0" bIns="0" anchor="t" anchorCtr="0" upright="1">
                                <a:noAutofit/>
                              </wps:bodyPr>
                            </wps:wsp>
                            <wps:wsp>
                              <wps:cNvPr id="235" name="Text Box 220"/>
                              <wps:cNvSpPr txBox="1">
                                <a:spLocks noChangeArrowheads="1"/>
                              </wps:cNvSpPr>
                              <wps:spPr bwMode="auto">
                                <a:xfrm>
                                  <a:off x="720" y="2272"/>
                                  <a:ext cx="360" cy="312"/>
                                </a:xfrm>
                                <a:prstGeom prst="rect">
                                  <a:avLst/>
                                </a:prstGeom>
                                <a:noFill/>
                                <a:ln>
                                  <a:noFill/>
                                </a:ln>
                                <a:effectLst/>
                              </wps:spPr>
                              <wps:txbx>
                                <w:txbxContent>
                                  <w:p w14:paraId="701AD2FA">
                                    <w:pPr>
                                      <w:jc w:val="center"/>
                                    </w:pPr>
                                    <w:r>
                                      <w:t>N</w:t>
                                    </w:r>
                                  </w:p>
                                </w:txbxContent>
                              </wps:txbx>
                              <wps:bodyPr rot="0" vert="horz" wrap="square" lIns="0" tIns="0" rIns="0" bIns="0" anchor="t" anchorCtr="0" upright="1">
                                <a:noAutofit/>
                              </wps:bodyPr>
                            </wps:wsp>
                            <wpg:grpSp>
                              <wpg:cNvPr id="236" name="Group 221"/>
                              <wpg:cNvGrpSpPr/>
                              <wpg:grpSpPr>
                                <a:xfrm>
                                  <a:off x="540" y="0"/>
                                  <a:ext cx="3071" cy="312"/>
                                  <a:chOff x="0" y="0"/>
                                  <a:chExt cx="3071" cy="312"/>
                                </a:xfrm>
                                <a:effectLst/>
                              </wpg:grpSpPr>
                              <wps:wsp>
                                <wps:cNvPr id="237" name="Text Box 222"/>
                                <wps:cNvSpPr txBox="1">
                                  <a:spLocks noChangeArrowheads="1"/>
                                </wps:cNvSpPr>
                                <wps:spPr bwMode="auto">
                                  <a:xfrm>
                                    <a:off x="180" y="0"/>
                                    <a:ext cx="2891" cy="312"/>
                                  </a:xfrm>
                                  <a:prstGeom prst="rect">
                                    <a:avLst/>
                                  </a:prstGeom>
                                  <a:solidFill>
                                    <a:srgbClr val="FFFFFF"/>
                                  </a:solidFill>
                                  <a:ln>
                                    <a:noFill/>
                                  </a:ln>
                                  <a:effectLst/>
                                </wps:spPr>
                                <wps:txbx>
                                  <w:txbxContent>
                                    <w:p w14:paraId="30E79010">
                                      <w:pPr>
                                        <w:textAlignment w:val="bottom"/>
                                        <w:rPr>
                                          <w:rFonts w:ascii="宋体"/>
                                          <w:sz w:val="18"/>
                                          <w:szCs w:val="18"/>
                                          <w:lang w:eastAsia="zh-CN"/>
                                        </w:rPr>
                                      </w:pPr>
                                      <w:r>
                                        <w:rPr>
                                          <w:rFonts w:hint="eastAsia" w:ascii="宋体" w:hAnsi="宋体"/>
                                          <w:sz w:val="18"/>
                                          <w:szCs w:val="18"/>
                                          <w:lang w:eastAsia="zh-CN"/>
                                        </w:rPr>
                                        <w:t>接业主</w:t>
                                      </w:r>
                                      <w:r>
                                        <w:rPr>
                                          <w:rFonts w:ascii="宋体" w:hAnsi="宋体"/>
                                          <w:sz w:val="18"/>
                                          <w:szCs w:val="18"/>
                                          <w:lang w:eastAsia="zh-CN"/>
                                        </w:rPr>
                                        <w:t>/</w:t>
                                      </w:r>
                                      <w:r>
                                        <w:rPr>
                                          <w:rFonts w:hint="eastAsia" w:ascii="宋体" w:hAnsi="宋体"/>
                                          <w:sz w:val="18"/>
                                          <w:szCs w:val="18"/>
                                          <w:lang w:eastAsia="zh-CN"/>
                                        </w:rPr>
                                        <w:t>开发建设单位通知准备资料</w:t>
                                      </w:r>
                                    </w:p>
                                  </w:txbxContent>
                                </wps:txbx>
                                <wps:bodyPr rot="0" vert="horz" wrap="square" lIns="18000" tIns="36000" rIns="18000" bIns="0" anchor="ctr" anchorCtr="0" upright="1">
                                  <a:noAutofit/>
                                </wps:bodyPr>
                              </wps:wsp>
                              <wps:wsp>
                                <wps:cNvPr id="238" name="Oval 223"/>
                                <wps:cNvSpPr>
                                  <a:spLocks noChangeArrowheads="1"/>
                                </wps:cNvSpPr>
                                <wps:spPr bwMode="auto">
                                  <a:xfrm>
                                    <a:off x="0" y="0"/>
                                    <a:ext cx="2700" cy="312"/>
                                  </a:xfrm>
                                  <a:prstGeom prst="ellipse">
                                    <a:avLst/>
                                  </a:prstGeom>
                                  <a:noFill/>
                                  <a:ln w="9525">
                                    <a:solidFill>
                                      <a:srgbClr val="000000"/>
                                    </a:solidFill>
                                    <a:round/>
                                  </a:ln>
                                  <a:effectLst/>
                                </wps:spPr>
                                <wps:bodyPr rot="0" vert="horz" wrap="square" lIns="91440" tIns="45720" rIns="91440" bIns="45720" anchor="t" anchorCtr="0" upright="1">
                                  <a:noAutofit/>
                                </wps:bodyPr>
                              </wps:wsp>
                            </wpg:grpSp>
                            <wps:wsp>
                              <wps:cNvPr id="239" name="Line 224"/>
                              <wps:cNvCnPr/>
                              <wps:spPr bwMode="auto">
                                <a:xfrm rot="720000" flipH="1">
                                  <a:off x="542" y="2737"/>
                                  <a:ext cx="540" cy="113"/>
                                </a:xfrm>
                                <a:prstGeom prst="line">
                                  <a:avLst/>
                                </a:prstGeom>
                                <a:noFill/>
                                <a:ln w="9525">
                                  <a:solidFill>
                                    <a:srgbClr val="000000"/>
                                  </a:solidFill>
                                  <a:round/>
                                </a:ln>
                                <a:effectLst/>
                              </wps:spPr>
                              <wps:bodyPr/>
                            </wps:wsp>
                            <wps:wsp>
                              <wps:cNvPr id="240" name="Line 225"/>
                              <wps:cNvCnPr/>
                              <wps:spPr bwMode="auto">
                                <a:xfrm flipV="1">
                                  <a:off x="180" y="1960"/>
                                  <a:ext cx="0" cy="312"/>
                                </a:xfrm>
                                <a:prstGeom prst="line">
                                  <a:avLst/>
                                </a:prstGeom>
                                <a:noFill/>
                                <a:ln w="9525">
                                  <a:solidFill>
                                    <a:srgbClr val="000000"/>
                                  </a:solidFill>
                                  <a:round/>
                                </a:ln>
                                <a:effectLst/>
                              </wps:spPr>
                              <wps:bodyPr/>
                            </wps:wsp>
                            <wps:wsp>
                              <wps:cNvPr id="241" name="Line 226"/>
                              <wps:cNvCnPr/>
                              <wps:spPr bwMode="auto">
                                <a:xfrm>
                                  <a:off x="180" y="1960"/>
                                  <a:ext cx="720" cy="0"/>
                                </a:xfrm>
                                <a:prstGeom prst="line">
                                  <a:avLst/>
                                </a:prstGeom>
                                <a:noFill/>
                                <a:ln w="9525">
                                  <a:solidFill>
                                    <a:srgbClr val="000000"/>
                                  </a:solidFill>
                                  <a:round/>
                                  <a:tailEnd type="triangle" w="med" len="med"/>
                                </a:ln>
                                <a:effectLst/>
                              </wps:spPr>
                              <wps:bodyPr/>
                            </wps:wsp>
                            <wps:wsp>
                              <wps:cNvPr id="242" name="Line 227"/>
                              <wps:cNvCnPr/>
                              <wps:spPr bwMode="auto">
                                <a:xfrm>
                                  <a:off x="1980" y="2272"/>
                                  <a:ext cx="0" cy="283"/>
                                </a:xfrm>
                                <a:prstGeom prst="line">
                                  <a:avLst/>
                                </a:prstGeom>
                                <a:noFill/>
                                <a:ln w="9525">
                                  <a:solidFill>
                                    <a:srgbClr val="000000"/>
                                  </a:solidFill>
                                  <a:round/>
                                  <a:tailEnd type="triangle" w="med" len="med"/>
                                </a:ln>
                                <a:effectLst/>
                              </wps:spPr>
                              <wps:bodyPr/>
                            </wps:wsp>
                          </wpg:wgp>
                        </a:graphicData>
                      </a:graphic>
                    </wp:anchor>
                  </w:drawing>
                </mc:Choice>
                <mc:Fallback>
                  <w:pict>
                    <v:group id="Group 207" o:spid="_x0000_s1026" o:spt="203" style="position:absolute;left:0pt;margin-left:-1.1pt;margin-top:12.65pt;height:220.05pt;width:251.75pt;z-index:251874304;mso-width-relative:page;mso-height-relative:page;" coordsize="3611,3364" o:gfxdata="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">
                      <o:lock v:ext="edit" aspectratio="f"/>
                      <v:shape id="Text Box 208" o:spid="_x0000_s1026" o:spt="202" type="#_x0000_t202" style="position:absolute;left:720;top:624;height:312;width:2520;" fillcolor="#FFFFFF" filled="t" stroked="t" coordsize="21600,21600" o:gfxdata="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TxS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inset="0.5mm,1mm,0.5mm,0mm">
                          <w:txbxContent>
                            <w:p w14:paraId="6F0E055A">
                              <w:pPr>
                                <w:jc w:val="center"/>
                              </w:pPr>
                              <w:r>
                                <w:rPr>
                                  <w:rFonts w:hint="eastAsia"/>
                                </w:rPr>
                                <w:t>上交资料</w:t>
                              </w:r>
                            </w:p>
                          </w:txbxContent>
                        </v:textbox>
                      </v:shape>
                      <v:shape id="Text Box 209" o:spid="_x0000_s1026" o:spt="202" type="#_x0000_t202" style="position:absolute;left:720;top:1248;height:312;width:2520;" fillcolor="#FFFFFF" filled="t" stroked="t" coordsize="21600,21600" o:gfxdata="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oJ97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0.5mm,0mm,0.5mm,0mm">
                          <w:txbxContent>
                            <w:p w14:paraId="16703D79">
                              <w:pPr>
                                <w:jc w:val="center"/>
                              </w:pPr>
                              <w:r>
                                <w:rPr>
                                  <w:rFonts w:hint="eastAsia"/>
                                </w:rPr>
                                <w:t>做好承接查验前的准备</w:t>
                              </w:r>
                            </w:p>
                          </w:txbxContent>
                        </v:textbox>
                      </v:shape>
                      <v:group id="Group 210" o:spid="_x0000_s1026" o:spt="203" style="position:absolute;left:1080;top:2584;height:468;width:1800;" coordsize="1980,624" o:gfxdata="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19A1W+AAAA3AAAAA8AAAAAAAAAAQAgAAAAIgAAAGRycy9kb3ducmV2Lnht&#10;bFBLAQIUABQAAAAIAIdO4kAzLwWeOwAAADkAAAAVAAAAAAAAAAEAIAAAAA0BAABkcnMvZ3JvdXBz&#10;aGFwZXhtbC54bWxQSwUGAAAAAAYABgBgAQAAygMAAAAA&#10;">
                        <o:lock v:ext="edit" aspectratio="f"/>
                        <v:shape id="Text Box 211" o:spid="_x0000_s1026" o:spt="202" type="#_x0000_t202" style="position:absolute;left:180;top:156;height:312;width:1620;" fillcolor="#FFFFFF" filled="t" stroked="f" coordsize="21600,21600" o:gfxdata="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yxdb4A&#10;AADc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00397F0D">
                                <w:pPr>
                                  <w:jc w:val="center"/>
                                </w:pPr>
                                <w:r>
                                  <w:rPr>
                                    <w:rFonts w:hint="eastAsia"/>
                                  </w:rPr>
                                  <w:t>发包人检查核对</w:t>
                                </w:r>
                              </w:p>
                            </w:txbxContent>
                          </v:textbox>
                        </v:shape>
                        <v:shape id="AutoShape 212" o:spid="_x0000_s1026" o:spt="4" type="#_x0000_t4" style="position:absolute;left:0;top:0;height:624;width:1980;" filled="f" stroked="t" coordsize="21600,21600" o:gfxdata="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pz5rvQAA&#10;ANw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inset="0mm,0mm,0mm,0mm"/>
                        </v:shape>
                      </v:group>
                      <v:shape id="Text Box 213" o:spid="_x0000_s1026" o:spt="202" type="#_x0000_t202" style="position:absolute;left:900;top:1872;height:312;width:2520;" fillcolor="#FFFFFF" filled="t" stroked="t" coordsize="21600,21600" o:gfxdata="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cD8r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inset="0.5mm,0mm,0.5mm,0mm">
                          <w:txbxContent>
                            <w:p w14:paraId="059586C0">
                              <w:pPr>
                                <w:jc w:val="center"/>
                              </w:pPr>
                              <w:r>
                                <w:rPr>
                                  <w:rFonts w:hint="eastAsia"/>
                                </w:rPr>
                                <w:t>进行资料移交</w:t>
                              </w:r>
                            </w:p>
                          </w:txbxContent>
                        </v:textbox>
                      </v:shape>
                      <v:shape id="Text Box 214" o:spid="_x0000_s1026" o:spt="202" type="#_x0000_t202" style="position:absolute;left:0;top:2272;height:936;width:540;" fillcolor="#FFFFFF" filled="t" stroked="t" coordsize="21600,21600" o:gfxdata="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vJGy/&#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inset="0.5mm,0.3mm,0.5mm,0.3mm">
                          <w:txbxContent>
                            <w:p w14:paraId="19F92F0B">
                              <w:pPr>
                                <w:pStyle w:val="11"/>
                              </w:pPr>
                              <w:r>
                                <w:rPr>
                                  <w:rFonts w:hint="eastAsia"/>
                                </w:rPr>
                                <w:t>整改补齐资料</w:t>
                              </w:r>
                            </w:p>
                          </w:txbxContent>
                        </v:textbox>
                      </v:shape>
                      <v:line id="Line 215" o:spid="_x0000_s1026" o:spt="20" style="position:absolute;left:1980;top:312;height:312;width:0;" filled="f" stroked="t" coordsize="21600,21600" o:gfxdata="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0VXe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Line 216" o:spid="_x0000_s1026" o:spt="20" style="position:absolute;left:1980;top:936;height:312;width:0;" filled="f" stroked="t" coordsize="21600,21600" o:gfxdata="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48Oy/&#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217" o:spid="_x0000_s1026" o:spt="20" style="position:absolute;left:1980;top:1549;height:283;width:0;" filled="f" stroked="t" coordsize="21600,21600" o:gfxdata="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am6b&#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218" o:spid="_x0000_s1026" o:spt="20" style="position:absolute;left:1980;top:3052;height:312;width:0;" filled="f" stroked="t" coordsize="21600,21600" o:gfxdata="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mywC/&#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219" o:spid="_x0000_s1026" o:spt="202" type="#_x0000_t202" style="position:absolute;left:2160;top:3052;height:312;width:360;" filled="f" stroked="f" coordsize="21600,21600" o:gfxdata="UEsDBAoAAAAAAIdO4kAAAAAAAAAAAAAAAAAEAAAAZHJzL1BLAwQUAAAACACHTuJAzfL7oL8AAADc&#10;AAAADwAAAGRycy9kb3ducmV2LnhtbEWPT2sCMRTE70K/Q3gFb5qoRe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y+6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26DBC8">
                              <w:pPr>
                                <w:jc w:val="center"/>
                              </w:pPr>
                              <w:r>
                                <w:t>Y</w:t>
                              </w:r>
                            </w:p>
                          </w:txbxContent>
                        </v:textbox>
                      </v:shape>
                      <v:shape id="Text Box 220" o:spid="_x0000_s1026" o:spt="202" type="#_x0000_t202" style="position:absolute;left:720;top:2272;height:312;width:360;" filled="f" stroked="f" coordsize="21600,21600" o:gfxdata="UEsDBAoAAAAAAIdO4kAAAAAAAAAAAAAAAAAEAAAAZHJzL1BLAwQUAAAACACHTuJAor5eO78AAADc&#10;AAAADwAAAGRycy9kb3ducmV2LnhtbEWPT2sCMRTE70K/Q3gFb5qoVO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Xj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1AD2FA">
                              <w:pPr>
                                <w:jc w:val="center"/>
                              </w:pPr>
                              <w:r>
                                <w:t>N</w:t>
                              </w:r>
                            </w:p>
                          </w:txbxContent>
                        </v:textbox>
                      </v:shape>
                      <v:group id="Group 221" o:spid="_x0000_s1026" o:spt="203" style="position:absolute;left:540;top:0;height:312;width:3071;" coordsize="3071,312" o:gfxdata="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4dgv/vwAAANwAAAAPAAAAAAAAAAEAIAAAACIAAABkcnMvZG93bnJldi54&#10;bWxQSwECFAAUAAAACACHTuJAMy8FnjsAAAA5AAAAFQAAAAAAAAABACAAAAAOAQAAZHJzL2dyb3Vw&#10;c2hhcGV4bWwueG1sUEsFBgAAAAAGAAYAYAEAAMsDAAAAAA==&#10;">
                        <o:lock v:ext="edit" aspectratio="f"/>
                        <v:shape id="Text Box 222" o:spid="_x0000_s1026" o:spt="202" type="#_x0000_t202" style="position:absolute;left:180;top:0;height:312;width:2891;v-text-anchor:middle;" fillcolor="#FFFFFF" filled="t" stroked="f" coordsize="21600,21600" o:gfxdata="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vX974A&#10;AADcAAAADwAAAAAAAAABACAAAAAiAAAAZHJzL2Rvd25yZXYueG1sUEsBAhQAFAAAAAgAh07iQDMv&#10;BZ47AAAAOQAAABAAAAAAAAAAAQAgAAAADQEAAGRycy9zaGFwZXhtbC54bWxQSwUGAAAAAAYABgBb&#10;AQAAtwMAAAAA&#10;">
                          <v:fill on="t" focussize="0,0"/>
                          <v:stroke on="f"/>
                          <v:imagedata o:title=""/>
                          <o:lock v:ext="edit" aspectratio="f"/>
                          <v:textbox inset="0.5mm,1mm,0.5mm,0mm">
                            <w:txbxContent>
                              <w:p w14:paraId="30E79010">
                                <w:pPr>
                                  <w:textAlignment w:val="bottom"/>
                                  <w:rPr>
                                    <w:rFonts w:ascii="宋体"/>
                                    <w:sz w:val="18"/>
                                    <w:szCs w:val="18"/>
                                    <w:lang w:eastAsia="zh-CN"/>
                                  </w:rPr>
                                </w:pPr>
                                <w:r>
                                  <w:rPr>
                                    <w:rFonts w:hint="eastAsia" w:ascii="宋体" w:hAnsi="宋体"/>
                                    <w:sz w:val="18"/>
                                    <w:szCs w:val="18"/>
                                    <w:lang w:eastAsia="zh-CN"/>
                                  </w:rPr>
                                  <w:t>接业主</w:t>
                                </w:r>
                                <w:r>
                                  <w:rPr>
                                    <w:rFonts w:ascii="宋体" w:hAnsi="宋体"/>
                                    <w:sz w:val="18"/>
                                    <w:szCs w:val="18"/>
                                    <w:lang w:eastAsia="zh-CN"/>
                                  </w:rPr>
                                  <w:t>/</w:t>
                                </w:r>
                                <w:r>
                                  <w:rPr>
                                    <w:rFonts w:hint="eastAsia" w:ascii="宋体" w:hAnsi="宋体"/>
                                    <w:sz w:val="18"/>
                                    <w:szCs w:val="18"/>
                                    <w:lang w:eastAsia="zh-CN"/>
                                  </w:rPr>
                                  <w:t>开发建设单位通知准备资料</w:t>
                                </w:r>
                              </w:p>
                            </w:txbxContent>
                          </v:textbox>
                        </v:shape>
                        <v:shape id="Oval 223" o:spid="_x0000_s1026" o:spt="3" type="#_x0000_t3" style="position:absolute;left:0;top:0;height:312;width:2700;" filled="f" stroked="t" coordsize="21600,21600" o:gfxdata="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FO9l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group>
                      <v:line id="Line 224" o:spid="_x0000_s1026" o:spt="20" style="position:absolute;left:542;top:2737;flip:x;height:113;width:540;rotation:-786432f;" filled="f" stroked="t" coordsize="21600,21600" o:gfxdata="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Cnu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25" o:spid="_x0000_s1026" o:spt="20" style="position:absolute;left:180;top:1960;flip:y;height:312;width:0;" filled="f" stroked="t" coordsize="21600,21600" o:gfxdata="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y1y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Line 226" o:spid="_x0000_s1026" o:spt="20" style="position:absolute;left:180;top:1960;height:0;width:720;" filled="f" stroked="t" coordsize="21600,21600" o:gfxdata="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g5G/&#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227" o:spid="_x0000_s1026" o:spt="20" style="position:absolute;left:1980;top:2272;height:283;width:0;" filled="f" stroked="t" coordsize="21600,21600" o:gfxdata="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bB3m&#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group>
                  </w:pict>
                </mc:Fallback>
              </mc:AlternateContent>
            </w:r>
          </w:p>
          <w:p w14:paraId="3A79DB0C">
            <w:pPr>
              <w:ind w:firstLine="480" w:firstLineChars="200"/>
              <w:rPr>
                <w:rFonts w:ascii="微软雅黑" w:hAnsi="微软雅黑" w:eastAsia="微软雅黑" w:cs="Times New Roman"/>
                <w:color w:val="auto"/>
                <w:kern w:val="2"/>
                <w:sz w:val="24"/>
                <w:szCs w:val="24"/>
                <w:lang w:eastAsia="zh-CN"/>
              </w:rPr>
            </w:pPr>
          </w:p>
          <w:p w14:paraId="4B5B0594">
            <w:pPr>
              <w:ind w:firstLine="480" w:firstLineChars="200"/>
              <w:rPr>
                <w:rFonts w:ascii="微软雅黑" w:hAnsi="微软雅黑" w:eastAsia="微软雅黑" w:cs="Times New Roman"/>
                <w:color w:val="auto"/>
                <w:kern w:val="2"/>
                <w:sz w:val="24"/>
                <w:szCs w:val="24"/>
                <w:lang w:eastAsia="zh-CN"/>
              </w:rPr>
            </w:pPr>
          </w:p>
          <w:p w14:paraId="02797E9F">
            <w:pPr>
              <w:ind w:firstLine="480" w:firstLineChars="200"/>
              <w:rPr>
                <w:rFonts w:ascii="微软雅黑" w:hAnsi="微软雅黑" w:eastAsia="微软雅黑" w:cs="Times New Roman"/>
                <w:color w:val="auto"/>
                <w:kern w:val="2"/>
                <w:sz w:val="24"/>
                <w:szCs w:val="24"/>
                <w:lang w:eastAsia="zh-CN"/>
              </w:rPr>
            </w:pPr>
          </w:p>
          <w:p w14:paraId="7EF6CEAF">
            <w:pPr>
              <w:ind w:firstLine="480" w:firstLineChars="200"/>
              <w:rPr>
                <w:rFonts w:ascii="微软雅黑" w:hAnsi="微软雅黑" w:eastAsia="微软雅黑" w:cs="Times New Roman"/>
                <w:color w:val="auto"/>
                <w:kern w:val="2"/>
                <w:sz w:val="24"/>
                <w:szCs w:val="24"/>
                <w:lang w:eastAsia="zh-CN"/>
              </w:rPr>
            </w:pPr>
          </w:p>
          <w:p w14:paraId="5F605680">
            <w:pPr>
              <w:ind w:firstLine="480" w:firstLineChars="200"/>
              <w:rPr>
                <w:rFonts w:ascii="微软雅黑" w:hAnsi="微软雅黑" w:eastAsia="微软雅黑" w:cs="Times New Roman"/>
                <w:color w:val="auto"/>
                <w:kern w:val="2"/>
                <w:sz w:val="24"/>
                <w:szCs w:val="24"/>
                <w:lang w:eastAsia="zh-CN"/>
              </w:rPr>
            </w:pPr>
          </w:p>
          <w:p w14:paraId="7444A3AC">
            <w:pPr>
              <w:ind w:firstLine="480" w:firstLineChars="200"/>
              <w:rPr>
                <w:rFonts w:ascii="微软雅黑" w:hAnsi="微软雅黑" w:eastAsia="微软雅黑" w:cs="Times New Roman"/>
                <w:color w:val="auto"/>
                <w:kern w:val="2"/>
                <w:sz w:val="24"/>
                <w:szCs w:val="24"/>
                <w:lang w:eastAsia="zh-CN"/>
              </w:rPr>
            </w:pPr>
          </w:p>
          <w:p w14:paraId="074759B4">
            <w:pPr>
              <w:ind w:firstLine="480" w:firstLineChars="200"/>
              <w:rPr>
                <w:rFonts w:ascii="微软雅黑" w:hAnsi="微软雅黑" w:eastAsia="微软雅黑" w:cs="Times New Roman"/>
                <w:color w:val="auto"/>
                <w:kern w:val="2"/>
                <w:sz w:val="24"/>
                <w:szCs w:val="24"/>
                <w:lang w:eastAsia="zh-CN"/>
              </w:rPr>
            </w:pPr>
          </w:p>
          <w:p w14:paraId="191D0439">
            <w:pPr>
              <w:ind w:firstLine="480" w:firstLineChars="200"/>
              <w:rPr>
                <w:rFonts w:ascii="微软雅黑" w:hAnsi="微软雅黑" w:eastAsia="微软雅黑" w:cs="Times New Roman"/>
                <w:color w:val="auto"/>
                <w:kern w:val="2"/>
                <w:sz w:val="24"/>
                <w:szCs w:val="24"/>
                <w:lang w:eastAsia="zh-CN"/>
              </w:rPr>
            </w:pPr>
          </w:p>
          <w:p w14:paraId="275DCF77">
            <w:pPr>
              <w:ind w:firstLine="480" w:firstLineChars="200"/>
              <w:rPr>
                <w:rFonts w:ascii="微软雅黑" w:hAnsi="微软雅黑" w:eastAsia="微软雅黑" w:cs="Times New Roman"/>
                <w:color w:val="auto"/>
                <w:kern w:val="2"/>
                <w:sz w:val="24"/>
                <w:szCs w:val="24"/>
                <w:lang w:eastAsia="zh-CN"/>
              </w:rPr>
            </w:pPr>
          </w:p>
          <w:p w14:paraId="0BDCCD9D">
            <w:pPr>
              <w:ind w:firstLine="480" w:firstLineChars="200"/>
              <w:rPr>
                <w:rFonts w:ascii="微软雅黑" w:hAnsi="微软雅黑" w:eastAsia="微软雅黑" w:cs="Times New Roman"/>
                <w:color w:val="auto"/>
                <w:kern w:val="2"/>
                <w:sz w:val="24"/>
                <w:szCs w:val="24"/>
                <w:lang w:eastAsia="zh-CN"/>
              </w:rPr>
            </w:pPr>
          </w:p>
          <w:p w14:paraId="0EF69EC6">
            <w:pPr>
              <w:ind w:firstLine="480" w:firstLineChars="200"/>
              <w:rPr>
                <w:rFonts w:ascii="微软雅黑" w:hAnsi="微软雅黑" w:eastAsia="微软雅黑" w:cs="Times New Roman"/>
                <w:color w:val="auto"/>
                <w:kern w:val="2"/>
                <w:sz w:val="24"/>
                <w:szCs w:val="24"/>
                <w:lang w:eastAsia="zh-CN"/>
              </w:rPr>
            </w:pPr>
            <w:r>
              <w:rPr>
                <w:rFonts w:ascii="微软雅黑" w:hAnsi="微软雅黑" w:eastAsia="微软雅黑" w:cs="Times New Roman"/>
                <w:color w:val="auto"/>
                <w:kern w:val="2"/>
                <w:sz w:val="24"/>
                <w:szCs w:val="24"/>
                <w:lang w:eastAsia="zh-CN"/>
              </w:rPr>
              <mc:AlternateContent>
                <mc:Choice Requires="wpg">
                  <w:drawing>
                    <wp:anchor distT="0" distB="0" distL="114300" distR="114300" simplePos="0" relativeHeight="251875328" behindDoc="0" locked="0" layoutInCell="1" allowOverlap="1">
                      <wp:simplePos x="0" y="0"/>
                      <wp:positionH relativeFrom="column">
                        <wp:posOffset>-13970</wp:posOffset>
                      </wp:positionH>
                      <wp:positionV relativeFrom="paragraph">
                        <wp:posOffset>187960</wp:posOffset>
                      </wp:positionV>
                      <wp:extent cx="3085465" cy="1615440"/>
                      <wp:effectExtent l="5080" t="5080" r="5080" b="5715"/>
                      <wp:wrapNone/>
                      <wp:docPr id="243" name="Group 228"/>
                      <wp:cNvGraphicFramePr/>
                      <a:graphic xmlns:a="http://schemas.openxmlformats.org/drawingml/2006/main">
                        <a:graphicData uri="http://schemas.microsoft.com/office/word/2010/wordprocessingGroup">
                          <wpg:wgp>
                            <wpg:cNvGrpSpPr/>
                            <wpg:grpSpPr>
                              <a:xfrm>
                                <a:off x="0" y="0"/>
                                <a:ext cx="3085465" cy="1615440"/>
                                <a:chOff x="0" y="0"/>
                                <a:chExt cx="3780" cy="2187"/>
                              </a:xfrm>
                              <a:effectLst/>
                            </wpg:grpSpPr>
                            <wps:wsp>
                              <wps:cNvPr id="244" name="Line 229"/>
                              <wps:cNvCnPr/>
                              <wps:spPr bwMode="auto">
                                <a:xfrm flipH="1">
                                  <a:off x="1976" y="312"/>
                                  <a:ext cx="2" cy="468"/>
                                </a:xfrm>
                                <a:prstGeom prst="line">
                                  <a:avLst/>
                                </a:prstGeom>
                                <a:noFill/>
                                <a:ln w="9525">
                                  <a:solidFill>
                                    <a:srgbClr val="000000"/>
                                  </a:solidFill>
                                  <a:round/>
                                  <a:tailEnd type="triangle" w="med" len="med"/>
                                </a:ln>
                                <a:effectLst/>
                              </wps:spPr>
                              <wps:bodyPr/>
                            </wps:wsp>
                            <wps:wsp>
                              <wps:cNvPr id="245" name="Line 70"/>
                              <wps:cNvCnPr/>
                              <wps:spPr bwMode="auto">
                                <a:xfrm flipH="1">
                                  <a:off x="1980" y="1457"/>
                                  <a:ext cx="0" cy="358"/>
                                </a:xfrm>
                                <a:prstGeom prst="line">
                                  <a:avLst/>
                                </a:prstGeom>
                                <a:noFill/>
                                <a:ln w="9525">
                                  <a:solidFill>
                                    <a:srgbClr val="000000"/>
                                  </a:solidFill>
                                  <a:round/>
                                  <a:tailEnd type="triangle" w="med" len="med"/>
                                </a:ln>
                                <a:effectLst/>
                              </wps:spPr>
                              <wps:bodyPr/>
                            </wps:wsp>
                            <wps:wsp>
                              <wps:cNvPr id="246" name="Text Box 231"/>
                              <wps:cNvSpPr txBox="1">
                                <a:spLocks noChangeArrowheads="1"/>
                              </wps:cNvSpPr>
                              <wps:spPr bwMode="auto">
                                <a:xfrm>
                                  <a:off x="1442" y="1829"/>
                                  <a:ext cx="1078" cy="358"/>
                                </a:xfrm>
                                <a:prstGeom prst="rect">
                                  <a:avLst/>
                                </a:prstGeom>
                                <a:solidFill>
                                  <a:srgbClr val="FFFFFF"/>
                                </a:solidFill>
                                <a:ln w="9525">
                                  <a:solidFill>
                                    <a:srgbClr val="000000"/>
                                  </a:solidFill>
                                  <a:miter lim="800000"/>
                                </a:ln>
                                <a:effectLst/>
                              </wps:spPr>
                              <wps:txbx>
                                <w:txbxContent>
                                  <w:p w14:paraId="55CC62C3">
                                    <w:pPr>
                                      <w:pStyle w:val="11"/>
                                      <w:jc w:val="center"/>
                                    </w:pPr>
                                    <w:r>
                                      <w:rPr>
                                        <w:rFonts w:hint="eastAsia"/>
                                        <w:lang w:eastAsia="zh-CN"/>
                                      </w:rPr>
                                      <w:t>物业</w:t>
                                    </w:r>
                                    <w:r>
                                      <w:rPr>
                                        <w:rFonts w:hint="eastAsia"/>
                                      </w:rPr>
                                      <w:t>接管</w:t>
                                    </w:r>
                                  </w:p>
                                </w:txbxContent>
                              </wps:txbx>
                              <wps:bodyPr rot="0" vert="horz" wrap="square" lIns="18000" tIns="10800" rIns="18000" bIns="10800" anchor="t" anchorCtr="0" upright="1">
                                <a:noAutofit/>
                              </wps:bodyPr>
                            </wps:wsp>
                            <wps:wsp>
                              <wps:cNvPr id="247" name="Text Box 232"/>
                              <wps:cNvSpPr txBox="1">
                                <a:spLocks noChangeArrowheads="1"/>
                              </wps:cNvSpPr>
                              <wps:spPr bwMode="auto">
                                <a:xfrm>
                                  <a:off x="720" y="755"/>
                                  <a:ext cx="360" cy="358"/>
                                </a:xfrm>
                                <a:prstGeom prst="rect">
                                  <a:avLst/>
                                </a:prstGeom>
                                <a:noFill/>
                                <a:ln>
                                  <a:noFill/>
                                </a:ln>
                                <a:effectLst/>
                              </wps:spPr>
                              <wps:txbx>
                                <w:txbxContent>
                                  <w:p w14:paraId="639E7288">
                                    <w:pPr>
                                      <w:jc w:val="center"/>
                                    </w:pPr>
                                    <w:r>
                                      <w:t>N</w:t>
                                    </w:r>
                                  </w:p>
                                </w:txbxContent>
                              </wps:txbx>
                              <wps:bodyPr rot="0" vert="horz" wrap="square" lIns="0" tIns="0" rIns="0" bIns="0" anchor="t" anchorCtr="0" upright="1">
                                <a:noAutofit/>
                              </wps:bodyPr>
                            </wps:wsp>
                            <wps:wsp>
                              <wps:cNvPr id="248" name="Text Box 233"/>
                              <wps:cNvSpPr txBox="1">
                                <a:spLocks noChangeArrowheads="1"/>
                              </wps:cNvSpPr>
                              <wps:spPr bwMode="auto">
                                <a:xfrm>
                                  <a:off x="714" y="0"/>
                                  <a:ext cx="2520" cy="358"/>
                                </a:xfrm>
                                <a:prstGeom prst="rect">
                                  <a:avLst/>
                                </a:prstGeom>
                                <a:solidFill>
                                  <a:srgbClr val="FFFFFF"/>
                                </a:solidFill>
                                <a:ln w="9525">
                                  <a:solidFill>
                                    <a:srgbClr val="000000"/>
                                  </a:solidFill>
                                  <a:miter lim="800000"/>
                                </a:ln>
                                <a:effectLst/>
                              </wps:spPr>
                              <wps:txbx>
                                <w:txbxContent>
                                  <w:p w14:paraId="0F09C962">
                                    <w:pPr>
                                      <w:jc w:val="center"/>
                                      <w:rPr>
                                        <w:lang w:eastAsia="zh-CN"/>
                                      </w:rPr>
                                    </w:pPr>
                                    <w:r>
                                      <w:rPr>
                                        <w:rFonts w:hint="eastAsia"/>
                                        <w:lang w:eastAsia="zh-CN"/>
                                      </w:rPr>
                                      <w:t>进行硬件设施、设备移交</w:t>
                                    </w:r>
                                  </w:p>
                                </w:txbxContent>
                              </wps:txbx>
                              <wps:bodyPr rot="0" vert="horz" wrap="square" lIns="18000" tIns="0" rIns="18000" bIns="0" anchor="t" anchorCtr="0" upright="1">
                                <a:noAutofit/>
                              </wps:bodyPr>
                            </wps:wsp>
                            <wps:wsp>
                              <wps:cNvPr id="249" name="Text Box 234"/>
                              <wps:cNvSpPr txBox="1">
                                <a:spLocks noChangeArrowheads="1"/>
                              </wps:cNvSpPr>
                              <wps:spPr bwMode="auto">
                                <a:xfrm>
                                  <a:off x="0" y="755"/>
                                  <a:ext cx="540" cy="716"/>
                                </a:xfrm>
                                <a:prstGeom prst="rect">
                                  <a:avLst/>
                                </a:prstGeom>
                                <a:solidFill>
                                  <a:srgbClr val="FFFFFF"/>
                                </a:solidFill>
                                <a:ln w="9525">
                                  <a:solidFill>
                                    <a:srgbClr val="000000"/>
                                  </a:solidFill>
                                  <a:miter lim="800000"/>
                                </a:ln>
                                <a:effectLst/>
                              </wps:spPr>
                              <wps:txbx>
                                <w:txbxContent>
                                  <w:p w14:paraId="59D1BDBC">
                                    <w:pPr>
                                      <w:pStyle w:val="11"/>
                                      <w:rPr>
                                        <w:sz w:val="18"/>
                                        <w:szCs w:val="18"/>
                                        <w:lang w:eastAsia="zh-CN"/>
                                      </w:rPr>
                                    </w:pPr>
                                    <w:r>
                                      <w:rPr>
                                        <w:rFonts w:hint="eastAsia"/>
                                        <w:sz w:val="18"/>
                                        <w:szCs w:val="18"/>
                                        <w:lang w:eastAsia="zh-CN"/>
                                      </w:rPr>
                                      <w:t>施工</w:t>
                                    </w:r>
                                    <w:r>
                                      <w:rPr>
                                        <w:rFonts w:hint="eastAsia"/>
                                        <w:sz w:val="18"/>
                                        <w:szCs w:val="18"/>
                                      </w:rPr>
                                      <w:t>整改</w:t>
                                    </w:r>
                                  </w:p>
                                </w:txbxContent>
                              </wps:txbx>
                              <wps:bodyPr rot="0" vert="horz" wrap="square" lIns="18000" tIns="10800" rIns="18000" bIns="10800" anchor="t" anchorCtr="0" upright="1">
                                <a:noAutofit/>
                              </wps:bodyPr>
                            </wps:wsp>
                            <wps:wsp>
                              <wps:cNvPr id="250" name="Text Box 235"/>
                              <wps:cNvSpPr txBox="1">
                                <a:spLocks noChangeArrowheads="1"/>
                              </wps:cNvSpPr>
                              <wps:spPr bwMode="auto">
                                <a:xfrm>
                                  <a:off x="2156" y="1264"/>
                                  <a:ext cx="360" cy="280"/>
                                </a:xfrm>
                                <a:prstGeom prst="rect">
                                  <a:avLst/>
                                </a:prstGeom>
                                <a:solidFill>
                                  <a:srgbClr val="FFFFFF"/>
                                </a:solidFill>
                                <a:ln>
                                  <a:noFill/>
                                </a:ln>
                                <a:effectLst/>
                              </wps:spPr>
                              <wps:txbx>
                                <w:txbxContent>
                                  <w:p w14:paraId="6C5120CE">
                                    <w:pPr>
                                      <w:jc w:val="center"/>
                                    </w:pPr>
                                    <w:r>
                                      <w:t>Y</w:t>
                                    </w:r>
                                  </w:p>
                                </w:txbxContent>
                              </wps:txbx>
                              <wps:bodyPr rot="0" vert="horz" wrap="square" lIns="0" tIns="0" rIns="0" bIns="0" anchor="t" anchorCtr="0" upright="1">
                                <a:noAutofit/>
                              </wps:bodyPr>
                            </wps:wsp>
                            <wps:wsp>
                              <wps:cNvPr id="251" name="Line 236"/>
                              <wps:cNvCnPr/>
                              <wps:spPr bwMode="auto">
                                <a:xfrm flipH="1">
                                  <a:off x="540" y="1095"/>
                                  <a:ext cx="720" cy="0"/>
                                </a:xfrm>
                                <a:prstGeom prst="line">
                                  <a:avLst/>
                                </a:prstGeom>
                                <a:noFill/>
                                <a:ln w="9525">
                                  <a:solidFill>
                                    <a:srgbClr val="000000"/>
                                  </a:solidFill>
                                  <a:round/>
                                </a:ln>
                                <a:effectLst/>
                              </wps:spPr>
                              <wps:bodyPr/>
                            </wps:wsp>
                            <wps:wsp>
                              <wps:cNvPr id="252" name="Line 237"/>
                              <wps:cNvCnPr/>
                              <wps:spPr bwMode="auto">
                                <a:xfrm flipV="1">
                                  <a:off x="176" y="193"/>
                                  <a:ext cx="2" cy="587"/>
                                </a:xfrm>
                                <a:prstGeom prst="line">
                                  <a:avLst/>
                                </a:prstGeom>
                                <a:noFill/>
                                <a:ln w="9525">
                                  <a:solidFill>
                                    <a:srgbClr val="000000"/>
                                  </a:solidFill>
                                  <a:round/>
                                </a:ln>
                                <a:effectLst/>
                              </wps:spPr>
                              <wps:bodyPr/>
                            </wps:wsp>
                            <wps:wsp>
                              <wps:cNvPr id="253" name="Line 238"/>
                              <wps:cNvCnPr/>
                              <wps:spPr bwMode="auto">
                                <a:xfrm>
                                  <a:off x="176" y="190"/>
                                  <a:ext cx="540" cy="0"/>
                                </a:xfrm>
                                <a:prstGeom prst="line">
                                  <a:avLst/>
                                </a:prstGeom>
                                <a:noFill/>
                                <a:ln w="9525">
                                  <a:solidFill>
                                    <a:srgbClr val="000000"/>
                                  </a:solidFill>
                                  <a:round/>
                                  <a:tailEnd type="triangle" w="med" len="med"/>
                                </a:ln>
                                <a:effectLst/>
                              </wps:spPr>
                              <wps:bodyPr/>
                            </wps:wsp>
                            <wps:wsp>
                              <wps:cNvPr id="254" name="Text Box 239"/>
                              <wps:cNvSpPr txBox="1">
                                <a:spLocks noChangeArrowheads="1"/>
                              </wps:cNvSpPr>
                              <wps:spPr bwMode="auto">
                                <a:xfrm>
                                  <a:off x="3420" y="755"/>
                                  <a:ext cx="360" cy="1432"/>
                                </a:xfrm>
                                <a:prstGeom prst="rect">
                                  <a:avLst/>
                                </a:prstGeom>
                                <a:solidFill>
                                  <a:srgbClr val="FFFFFF"/>
                                </a:solidFill>
                                <a:ln w="9525">
                                  <a:solidFill>
                                    <a:srgbClr val="000000"/>
                                  </a:solidFill>
                                  <a:miter lim="800000"/>
                                </a:ln>
                                <a:effectLst/>
                              </wps:spPr>
                              <wps:txbx>
                                <w:txbxContent>
                                  <w:p w14:paraId="051A786A">
                                    <w:pPr>
                                      <w:pStyle w:val="11"/>
                                      <w:ind w:left="0"/>
                                      <w:rPr>
                                        <w:lang w:eastAsia="zh-CN"/>
                                      </w:rPr>
                                    </w:pPr>
                                    <w:r>
                                      <w:rPr>
                                        <w:rFonts w:hint="eastAsia"/>
                                      </w:rPr>
                                      <w:t>资料存档</w:t>
                                    </w:r>
                                  </w:p>
                                </w:txbxContent>
                              </wps:txbx>
                              <wps:bodyPr rot="0" vert="horz" wrap="square" lIns="18000" tIns="0" rIns="18000" bIns="0" anchor="t" anchorCtr="0" upright="1">
                                <a:noAutofit/>
                              </wps:bodyPr>
                            </wps:wsp>
                            <wps:wsp>
                              <wps:cNvPr id="255" name="Line 80"/>
                              <wps:cNvCnPr/>
                              <wps:spPr bwMode="auto">
                                <a:xfrm flipV="1">
                                  <a:off x="2516" y="2007"/>
                                  <a:ext cx="900" cy="0"/>
                                </a:xfrm>
                                <a:prstGeom prst="line">
                                  <a:avLst/>
                                </a:prstGeom>
                                <a:noFill/>
                                <a:ln w="9525">
                                  <a:solidFill>
                                    <a:srgbClr val="000000"/>
                                  </a:solidFill>
                                  <a:round/>
                                  <a:tailEnd type="triangle" w="med" len="med"/>
                                </a:ln>
                                <a:effectLst/>
                              </wps:spPr>
                              <wps:bodyPr/>
                            </wps:wsp>
                            <wpg:grpSp>
                              <wpg:cNvPr id="256" name="Group 241"/>
                              <wpg:cNvGrpSpPr/>
                              <wpg:grpSpPr>
                                <a:xfrm>
                                  <a:off x="1256" y="755"/>
                                  <a:ext cx="1440" cy="715"/>
                                  <a:chOff x="0" y="0"/>
                                  <a:chExt cx="1980" cy="624"/>
                                </a:xfrm>
                                <a:effectLst/>
                              </wpg:grpSpPr>
                              <wps:wsp>
                                <wps:cNvPr id="257" name="Text Box 242"/>
                                <wps:cNvSpPr txBox="1">
                                  <a:spLocks noChangeArrowheads="1"/>
                                </wps:cNvSpPr>
                                <wps:spPr bwMode="auto">
                                  <a:xfrm>
                                    <a:off x="180" y="156"/>
                                    <a:ext cx="1620" cy="312"/>
                                  </a:xfrm>
                                  <a:prstGeom prst="rect">
                                    <a:avLst/>
                                  </a:prstGeom>
                                  <a:solidFill>
                                    <a:srgbClr val="FFFFFF"/>
                                  </a:solidFill>
                                  <a:ln>
                                    <a:noFill/>
                                  </a:ln>
                                  <a:effectLst/>
                                </wps:spPr>
                                <wps:txbx>
                                  <w:txbxContent>
                                    <w:p w14:paraId="726B9699">
                                      <w:pPr>
                                        <w:jc w:val="center"/>
                                      </w:pPr>
                                      <w:r>
                                        <w:rPr>
                                          <w:rFonts w:hint="eastAsia"/>
                                        </w:rPr>
                                        <w:t>检查验收</w:t>
                                      </w:r>
                                    </w:p>
                                  </w:txbxContent>
                                </wps:txbx>
                                <wps:bodyPr rot="0" vert="horz" wrap="square" lIns="18000" tIns="0" rIns="18000" bIns="0" anchor="t" anchorCtr="0" upright="1">
                                  <a:noAutofit/>
                                </wps:bodyPr>
                              </wps:wsp>
                              <wps:wsp>
                                <wps:cNvPr id="258" name="AutoShape 243"/>
                                <wps:cNvSpPr>
                                  <a:spLocks noChangeArrowheads="1"/>
                                </wps:cNvSpPr>
                                <wps:spPr bwMode="auto">
                                  <a:xfrm>
                                    <a:off x="0" y="0"/>
                                    <a:ext cx="1980" cy="624"/>
                                  </a:xfrm>
                                  <a:prstGeom prst="diamond">
                                    <a:avLst/>
                                  </a:prstGeom>
                                  <a:noFill/>
                                  <a:ln w="9525">
                                    <a:solidFill>
                                      <a:srgbClr val="000000"/>
                                    </a:solidFill>
                                    <a:miter lim="800000"/>
                                  </a:ln>
                                  <a:effectLst/>
                                </wps:spPr>
                                <wps:bodyPr rot="0" vert="horz" wrap="square" lIns="91440" tIns="45720" rIns="91440" bIns="45720" anchor="t" anchorCtr="0" upright="1">
                                  <a:noAutofit/>
                                </wps:bodyPr>
                              </wps:wsp>
                            </wpg:grpSp>
                          </wpg:wgp>
                        </a:graphicData>
                      </a:graphic>
                    </wp:anchor>
                  </w:drawing>
                </mc:Choice>
                <mc:Fallback>
                  <w:pict>
                    <v:group id="Group 228" o:spid="_x0000_s1026" o:spt="203" style="position:absolute;left:0pt;margin-left:-1.1pt;margin-top:14.8pt;height:127.2pt;width:242.95pt;z-index:251875328;mso-width-relative:page;mso-height-relative:page;" coordsize="3780,2187" o:gfxdata="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">
                      <o:lock v:ext="edit" aspectratio="f"/>
                      <v:line id="Line 229" o:spid="_x0000_s1026" o:spt="20" style="position:absolute;left:1976;top:312;flip:x;height:468;width:2;" filled="f" stroked="t" coordsize="21600,21600" o:gfxdata="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dyy5&#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70" o:spid="_x0000_s1026" o:spt="20" style="position:absolute;left:1980;top:1457;flip:x;height:358;width:0;" filled="f" stroked="t" coordsize="21600,21600" o:gfxdata="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7iSK/&#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231" o:spid="_x0000_s1026" o:spt="202" type="#_x0000_t202" style="position:absolute;left:1442;top:1829;height:358;width:1078;" fillcolor="#FFFFFF" filled="t" stroked="t" coordsize="21600,21600" o:gfxdata="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W9Vv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0.5mm,0.3mm,0.5mm,0.3mm">
                          <w:txbxContent>
                            <w:p w14:paraId="55CC62C3">
                              <w:pPr>
                                <w:pStyle w:val="11"/>
                                <w:jc w:val="center"/>
                              </w:pPr>
                              <w:r>
                                <w:rPr>
                                  <w:rFonts w:hint="eastAsia"/>
                                  <w:lang w:eastAsia="zh-CN"/>
                                </w:rPr>
                                <w:t>物业</w:t>
                              </w:r>
                              <w:r>
                                <w:rPr>
                                  <w:rFonts w:hint="eastAsia"/>
                                </w:rPr>
                                <w:t>接管</w:t>
                              </w:r>
                            </w:p>
                          </w:txbxContent>
                        </v:textbox>
                      </v:shape>
                      <v:shape id="Text Box 232" o:spid="_x0000_s1026" o:spt="202" type="#_x0000_t202" style="position:absolute;left:720;top:755;height:358;width:360;" filled="f" stroked="f" coordsize="21600,21600" o:gfxdata="UEsDBAoAAAAAAIdO4kAAAAAAAAAAAAAAAAAEAAAAZHJzL1BLAwQUAAAACACHTuJAZSYWqr8AAADc&#10;AAAADwAAAGRycy9kb3ducmV2LnhtbEWPT2sCMRTE7wW/Q3iCt5ooYn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mFq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9E7288">
                              <w:pPr>
                                <w:jc w:val="center"/>
                              </w:pPr>
                              <w:r>
                                <w:t>N</w:t>
                              </w:r>
                            </w:p>
                          </w:txbxContent>
                        </v:textbox>
                      </v:shape>
                      <v:shape id="Text Box 233" o:spid="_x0000_s1026" o:spt="202" type="#_x0000_t202" style="position:absolute;left:714;top:0;height:358;width:2520;" fillcolor="#FFFFFF" filled="t" stroked="t" coordsize="21600,21600" o:gfxdata="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45lK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inset="0.5mm,0mm,0.5mm,0mm">
                          <w:txbxContent>
                            <w:p w14:paraId="0F09C962">
                              <w:pPr>
                                <w:jc w:val="center"/>
                                <w:rPr>
                                  <w:lang w:eastAsia="zh-CN"/>
                                </w:rPr>
                              </w:pPr>
                              <w:r>
                                <w:rPr>
                                  <w:rFonts w:hint="eastAsia"/>
                                  <w:lang w:eastAsia="zh-CN"/>
                                </w:rPr>
                                <w:t>进行硬件设施、设备移交</w:t>
                              </w:r>
                            </w:p>
                          </w:txbxContent>
                        </v:textbox>
                      </v:shape>
                      <v:shape id="Text Box 234" o:spid="_x0000_s1026" o:spt="202" type="#_x0000_t202" style="position:absolute;left:0;top:755;height:716;width:540;" fillcolor="#FFFFFF" filled="t" stroked="t" coordsize="21600,21600" o:gfxdata="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DBz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0.5mm,0.3mm,0.5mm,0.3mm">
                          <w:txbxContent>
                            <w:p w14:paraId="59D1BDBC">
                              <w:pPr>
                                <w:pStyle w:val="11"/>
                                <w:rPr>
                                  <w:sz w:val="18"/>
                                  <w:szCs w:val="18"/>
                                  <w:lang w:eastAsia="zh-CN"/>
                                </w:rPr>
                              </w:pPr>
                              <w:r>
                                <w:rPr>
                                  <w:rFonts w:hint="eastAsia"/>
                                  <w:sz w:val="18"/>
                                  <w:szCs w:val="18"/>
                                  <w:lang w:eastAsia="zh-CN"/>
                                </w:rPr>
                                <w:t>施工</w:t>
                              </w:r>
                              <w:r>
                                <w:rPr>
                                  <w:rFonts w:hint="eastAsia"/>
                                  <w:sz w:val="18"/>
                                  <w:szCs w:val="18"/>
                                </w:rPr>
                                <w:t>整改</w:t>
                              </w:r>
                            </w:p>
                          </w:txbxContent>
                        </v:textbox>
                      </v:shape>
                      <v:shape id="Text Box 235" o:spid="_x0000_s1026" o:spt="202" type="#_x0000_t202" style="position:absolute;left:2156;top:1264;height:280;width:360;" fillcolor="#FFFFFF" filled="t" stroked="f" coordsize="21600,21600" o:gfxdata="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e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6C5120CE">
                              <w:pPr>
                                <w:jc w:val="center"/>
                              </w:pPr>
                              <w:r>
                                <w:t>Y</w:t>
                              </w:r>
                            </w:p>
                          </w:txbxContent>
                        </v:textbox>
                      </v:shape>
                      <v:line id="Line 236" o:spid="_x0000_s1026" o:spt="20" style="position:absolute;left:540;top:1095;flip:x;height:0;width:720;" filled="f" stroked="t" coordsize="21600,21600" o:gfxdata="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mGj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37" o:spid="_x0000_s1026" o:spt="20" style="position:absolute;left:176;top:193;flip:y;height:587;width:2;" filled="f" stroked="t" coordsize="21600,21600" o:gfxdata="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sY+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38" o:spid="_x0000_s1026" o:spt="20" style="position:absolute;left:176;top:190;height:0;width:540;" filled="f" stroked="t" coordsize="21600,21600" o:gfxdata="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S6g&#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239" o:spid="_x0000_s1026" o:spt="202" type="#_x0000_t202" style="position:absolute;left:3420;top:755;height:1432;width:360;" fillcolor="#FFFFFF" filled="t" stroked="t" coordsize="21600,21600" o:gfxdata="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seoq/&#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inset="0.5mm,0mm,0.5mm,0mm">
                          <w:txbxContent>
                            <w:p w14:paraId="051A786A">
                              <w:pPr>
                                <w:pStyle w:val="11"/>
                                <w:ind w:left="0"/>
                                <w:rPr>
                                  <w:lang w:eastAsia="zh-CN"/>
                                </w:rPr>
                              </w:pPr>
                              <w:r>
                                <w:rPr>
                                  <w:rFonts w:hint="eastAsia"/>
                                </w:rPr>
                                <w:t>资料存档</w:t>
                              </w:r>
                            </w:p>
                          </w:txbxContent>
                        </v:textbox>
                      </v:shape>
                      <v:line id="Line 80" o:spid="_x0000_s1026" o:spt="20" style="position:absolute;left:2516;top:2007;flip:y;height:0;width:900;" filled="f" stroked="t" coordsize="21600,21600" o:gfxdata="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4h//&#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group id="Group 241" o:spid="_x0000_s1026" o:spt="203" style="position:absolute;left:1256;top:755;height:715;width:1440;" coordsize="1980,624" o:gfxdata="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lqe5fvwAAANwAAAAPAAAAAAAAAAEAIAAAACIAAABkcnMvZG93bnJldi54&#10;bWxQSwECFAAUAAAACACHTuJAMy8FnjsAAAA5AAAAFQAAAAAAAAABACAAAAAOAQAAZHJzL2dyb3Vw&#10;c2hhcGV4bWwueG1sUEsFBgAAAAAGAAYAYAEAAMsDAAAAAA==&#10;">
                        <o:lock v:ext="edit" aspectratio="f"/>
                        <v:shape id="Text Box 242" o:spid="_x0000_s1026" o:spt="202" type="#_x0000_t202" style="position:absolute;left:180;top:156;height:312;width:1620;" fillcolor="#FFFFFF" filled="t" stroked="f" coordsize="21600,21600" o:gfxdata="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Bl5LugAAANwA&#10;AAAPAAAAAAAAAAEAIAAAACIAAABkcnMvZG93bnJldi54bWxQSwECFAAUAAAACACHTuJAMy8FnjsA&#10;AAA5AAAAEAAAAAAAAAABACAAAAAJAQAAZHJzL3NoYXBleG1sLnhtbFBLBQYAAAAABgAGAFsBAACz&#10;AwAAAAA=&#10;">
                          <v:fill on="t" focussize="0,0"/>
                          <v:stroke on="f"/>
                          <v:imagedata o:title=""/>
                          <o:lock v:ext="edit" aspectratio="f"/>
                          <v:textbox inset="0.5mm,0mm,0.5mm,0mm">
                            <w:txbxContent>
                              <w:p w14:paraId="726B9699">
                                <w:pPr>
                                  <w:jc w:val="center"/>
                                </w:pPr>
                                <w:r>
                                  <w:rPr>
                                    <w:rFonts w:hint="eastAsia"/>
                                  </w:rPr>
                                  <w:t>检查验收</w:t>
                                </w:r>
                              </w:p>
                            </w:txbxContent>
                          </v:textbox>
                        </v:shape>
                        <v:shape id="AutoShape 243" o:spid="_x0000_s1026" o:spt="4" type="#_x0000_t4" style="position:absolute;left:0;top:0;height:624;width:1980;" filled="f" stroked="t" coordsize="21600,21600" o:gfxdata="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yxibsAAADc&#10;AAAADwAAAAAAAAABACAAAAAiAAAAZHJzL2Rvd25yZXYueG1sUEsBAhQAFAAAAAgAh07iQDMvBZ47&#10;AAAAOQAAABAAAAAAAAAAAQAgAAAACgEAAGRycy9zaGFwZXhtbC54bWxQSwUGAAAAAAYABgBbAQAA&#10;tAMAAAAA&#10;">
                          <v:fill on="f" focussize="0,0"/>
                          <v:stroke color="#000000" miterlimit="8" joinstyle="miter"/>
                          <v:imagedata o:title=""/>
                          <o:lock v:ext="edit" aspectratio="f"/>
                        </v:shape>
                      </v:group>
                    </v:group>
                  </w:pict>
                </mc:Fallback>
              </mc:AlternateContent>
            </w:r>
          </w:p>
          <w:p w14:paraId="12F1714C">
            <w:pPr>
              <w:ind w:firstLine="480" w:firstLineChars="200"/>
              <w:rPr>
                <w:rFonts w:ascii="微软雅黑" w:hAnsi="微软雅黑" w:eastAsia="微软雅黑" w:cs="Times New Roman"/>
                <w:color w:val="auto"/>
                <w:kern w:val="2"/>
                <w:sz w:val="24"/>
                <w:szCs w:val="24"/>
                <w:lang w:eastAsia="zh-CN"/>
              </w:rPr>
            </w:pPr>
          </w:p>
          <w:p w14:paraId="0E04AF39">
            <w:pPr>
              <w:rPr>
                <w:rFonts w:ascii="微软雅黑" w:hAnsi="微软雅黑" w:eastAsia="微软雅黑" w:cs="Times New Roman"/>
                <w:color w:val="auto"/>
                <w:sz w:val="24"/>
                <w:szCs w:val="24"/>
                <w:lang w:eastAsia="zh-CN"/>
              </w:rPr>
            </w:pPr>
          </w:p>
          <w:p w14:paraId="4BDF759F">
            <w:pPr>
              <w:rPr>
                <w:rFonts w:ascii="微软雅黑" w:hAnsi="微软雅黑" w:eastAsia="微软雅黑" w:cs="Times New Roman"/>
                <w:color w:val="auto"/>
                <w:sz w:val="24"/>
                <w:szCs w:val="24"/>
                <w:lang w:eastAsia="zh-CN"/>
              </w:rPr>
            </w:pPr>
          </w:p>
          <w:p w14:paraId="084BC086">
            <w:pPr>
              <w:rPr>
                <w:rFonts w:ascii="微软雅黑" w:hAnsi="微软雅黑" w:eastAsia="微软雅黑" w:cs="Times New Roman"/>
                <w:color w:val="auto"/>
                <w:sz w:val="24"/>
                <w:szCs w:val="24"/>
                <w:lang w:eastAsia="zh-CN"/>
              </w:rPr>
            </w:pPr>
          </w:p>
          <w:p w14:paraId="2154E3A5">
            <w:pPr>
              <w:rPr>
                <w:rFonts w:ascii="微软雅黑" w:hAnsi="微软雅黑" w:eastAsia="微软雅黑" w:cs="Times New Roman"/>
                <w:color w:val="auto"/>
                <w:sz w:val="24"/>
                <w:szCs w:val="24"/>
                <w:lang w:eastAsia="zh-CN"/>
              </w:rPr>
            </w:pPr>
          </w:p>
          <w:p w14:paraId="6F501EA0">
            <w:pPr>
              <w:rPr>
                <w:rFonts w:ascii="微软雅黑" w:hAnsi="微软雅黑" w:eastAsia="微软雅黑" w:cs="Times New Roman"/>
                <w:color w:val="auto"/>
                <w:sz w:val="24"/>
                <w:szCs w:val="24"/>
                <w:lang w:eastAsia="zh-CN"/>
              </w:rPr>
            </w:pPr>
          </w:p>
        </w:tc>
        <w:tc>
          <w:tcPr>
            <w:tcW w:w="3070" w:type="dxa"/>
          </w:tcPr>
          <w:p w14:paraId="234CA933">
            <w:pPr>
              <w:pStyle w:val="46"/>
              <w:numPr>
                <w:ilvl w:val="0"/>
                <w:numId w:val="22"/>
              </w:numPr>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确定是否具备承接查验条件；</w:t>
            </w:r>
          </w:p>
          <w:p w14:paraId="40F8CE76">
            <w:pPr>
              <w:pStyle w:val="46"/>
              <w:numPr>
                <w:ilvl w:val="0"/>
                <w:numId w:val="22"/>
              </w:numPr>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组建新项目承接查验小组，任命组长</w:t>
            </w:r>
            <w:r>
              <w:rPr>
                <w:rFonts w:ascii="微软雅黑" w:hAnsi="微软雅黑" w:eastAsia="微软雅黑"/>
                <w:color w:val="auto"/>
                <w:sz w:val="24"/>
                <w:szCs w:val="24"/>
                <w:lang w:eastAsia="zh-CN"/>
              </w:rPr>
              <w:t>/</w:t>
            </w:r>
            <w:r>
              <w:rPr>
                <w:rFonts w:hint="eastAsia" w:ascii="微软雅黑" w:hAnsi="微软雅黑" w:eastAsia="微软雅黑"/>
                <w:color w:val="auto"/>
                <w:sz w:val="24"/>
                <w:szCs w:val="24"/>
                <w:lang w:eastAsia="zh-CN"/>
              </w:rPr>
              <w:t>专业人员；</w:t>
            </w:r>
          </w:p>
          <w:p w14:paraId="41876DF4">
            <w:pPr>
              <w:pStyle w:val="46"/>
              <w:numPr>
                <w:ilvl w:val="0"/>
                <w:numId w:val="22"/>
              </w:numPr>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编制计划，与委托方接洽，现场摸底；</w:t>
            </w:r>
          </w:p>
          <w:p w14:paraId="6E5F3C68">
            <w:pPr>
              <w:pStyle w:val="46"/>
              <w:numPr>
                <w:ilvl w:val="0"/>
                <w:numId w:val="22"/>
              </w:numPr>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物业资料接收；</w:t>
            </w:r>
          </w:p>
          <w:p w14:paraId="54EBC335">
            <w:pPr>
              <w:pStyle w:val="46"/>
              <w:numPr>
                <w:ilvl w:val="0"/>
                <w:numId w:val="22"/>
              </w:numPr>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检查核对是否齐全、完整、符合要求，符合接收</w:t>
            </w:r>
            <w:r>
              <w:rPr>
                <w:rFonts w:ascii="微软雅黑" w:hAnsi="微软雅黑" w:eastAsia="微软雅黑"/>
                <w:color w:val="auto"/>
                <w:sz w:val="24"/>
                <w:szCs w:val="24"/>
                <w:lang w:eastAsia="zh-CN"/>
              </w:rPr>
              <w:t>/</w:t>
            </w:r>
            <w:r>
              <w:rPr>
                <w:rFonts w:hint="eastAsia" w:ascii="微软雅黑" w:hAnsi="微软雅黑" w:eastAsia="微软雅黑"/>
                <w:color w:val="auto"/>
                <w:sz w:val="24"/>
                <w:szCs w:val="24"/>
                <w:lang w:eastAsia="zh-CN"/>
              </w:rPr>
              <w:t>不符合补齐；</w:t>
            </w:r>
          </w:p>
          <w:p w14:paraId="25137248">
            <w:pPr>
              <w:pStyle w:val="46"/>
              <w:numPr>
                <w:ilvl w:val="0"/>
                <w:numId w:val="22"/>
              </w:numPr>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按标准</w:t>
            </w:r>
            <w:r>
              <w:rPr>
                <w:rFonts w:ascii="微软雅黑" w:hAnsi="微软雅黑" w:eastAsia="微软雅黑"/>
                <w:color w:val="auto"/>
                <w:sz w:val="24"/>
                <w:szCs w:val="24"/>
                <w:lang w:eastAsia="zh-CN"/>
              </w:rPr>
              <w:t>/</w:t>
            </w:r>
            <w:r>
              <w:rPr>
                <w:rFonts w:hint="eastAsia" w:ascii="微软雅黑" w:hAnsi="微软雅黑" w:eastAsia="微软雅黑"/>
                <w:color w:val="auto"/>
                <w:sz w:val="24"/>
                <w:szCs w:val="24"/>
                <w:lang w:eastAsia="zh-CN"/>
              </w:rPr>
              <w:t>技术资料分组检查建筑物及附属设施；</w:t>
            </w:r>
          </w:p>
          <w:p w14:paraId="344FA280">
            <w:pPr>
              <w:pStyle w:val="46"/>
              <w:numPr>
                <w:ilvl w:val="0"/>
                <w:numId w:val="22"/>
              </w:numPr>
              <w:rPr>
                <w:rFonts w:ascii="微软雅黑" w:hAnsi="微软雅黑" w:eastAsia="微软雅黑"/>
                <w:color w:val="auto"/>
                <w:kern w:val="2"/>
                <w:sz w:val="24"/>
                <w:szCs w:val="24"/>
                <w:lang w:eastAsia="zh-CN"/>
              </w:rPr>
            </w:pPr>
            <w:r>
              <w:rPr>
                <w:rFonts w:hint="eastAsia" w:ascii="微软雅黑" w:hAnsi="微软雅黑" w:eastAsia="微软雅黑"/>
                <w:color w:val="auto"/>
                <w:sz w:val="24"/>
                <w:szCs w:val="24"/>
                <w:lang w:eastAsia="zh-CN"/>
              </w:rPr>
              <w:t>合格接管</w:t>
            </w:r>
            <w:r>
              <w:rPr>
                <w:rFonts w:ascii="微软雅黑" w:hAnsi="微软雅黑" w:eastAsia="微软雅黑"/>
                <w:color w:val="auto"/>
                <w:sz w:val="24"/>
                <w:szCs w:val="24"/>
                <w:lang w:eastAsia="zh-CN"/>
              </w:rPr>
              <w:t>/</w:t>
            </w:r>
            <w:r>
              <w:rPr>
                <w:rFonts w:hint="eastAsia" w:ascii="微软雅黑" w:hAnsi="微软雅黑" w:eastAsia="微软雅黑"/>
                <w:color w:val="auto"/>
                <w:sz w:val="24"/>
                <w:szCs w:val="24"/>
                <w:lang w:eastAsia="zh-CN"/>
              </w:rPr>
              <w:t>不合格整改，资料建档保存；</w:t>
            </w:r>
          </w:p>
        </w:tc>
      </w:tr>
    </w:tbl>
    <w:p w14:paraId="66800A72">
      <w:pPr>
        <w:pStyle w:val="2"/>
        <w:spacing w:line="240" w:lineRule="auto"/>
        <w:rPr>
          <w:rFonts w:ascii="微软雅黑" w:hAnsi="微软雅黑" w:eastAsia="微软雅黑"/>
          <w:color w:val="auto"/>
          <w:sz w:val="24"/>
          <w:szCs w:val="24"/>
          <w:lang w:eastAsia="zh-CN"/>
        </w:rPr>
      </w:pPr>
      <w:bookmarkStart w:id="951" w:name="_Toc461470965"/>
      <w:r>
        <w:rPr>
          <w:rFonts w:hint="eastAsia" w:ascii="微软雅黑" w:hAnsi="微软雅黑" w:eastAsia="微软雅黑"/>
          <w:color w:val="auto"/>
          <w:sz w:val="24"/>
          <w:szCs w:val="24"/>
          <w:lang w:eastAsia="zh-CN"/>
        </w:rPr>
        <w:t>三、实物查验及施工整改</w:t>
      </w:r>
      <w:bookmarkEnd w:id="951"/>
    </w:p>
    <w:p w14:paraId="4466ED7E">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3.1承接查验内容及标准详见附件二。</w:t>
      </w:r>
    </w:p>
    <w:p w14:paraId="04DB4749">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3.2项目缺陷问题类别：</w:t>
      </w:r>
    </w:p>
    <w:tbl>
      <w:tblPr>
        <w:tblStyle w:val="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7371"/>
      </w:tblGrid>
      <w:tr w14:paraId="77BC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8E39E4F">
            <w:pPr>
              <w:widowControl/>
              <w:jc w:val="center"/>
              <w:rPr>
                <w:rFonts w:ascii="微软雅黑" w:hAnsi="微软雅黑" w:eastAsia="微软雅黑" w:cs="Times New Roman"/>
                <w:b/>
                <w:color w:val="auto"/>
                <w:kern w:val="2"/>
                <w:sz w:val="24"/>
                <w:szCs w:val="24"/>
                <w:lang w:eastAsia="zh-CN"/>
              </w:rPr>
            </w:pPr>
            <w:r>
              <w:rPr>
                <w:rFonts w:ascii="微软雅黑" w:hAnsi="微软雅黑" w:eastAsia="微软雅黑" w:cs="Times New Roman"/>
                <w:b/>
                <w:color w:val="auto"/>
                <w:kern w:val="2"/>
                <w:sz w:val="24"/>
                <w:szCs w:val="24"/>
                <w:lang w:eastAsia="zh-CN"/>
              </w:rPr>
              <w:t>类别</w:t>
            </w:r>
          </w:p>
        </w:tc>
        <w:tc>
          <w:tcPr>
            <w:tcW w:w="7371" w:type="dxa"/>
          </w:tcPr>
          <w:p w14:paraId="1D81092E">
            <w:pPr>
              <w:widowControl/>
              <w:jc w:val="center"/>
              <w:rPr>
                <w:rFonts w:ascii="微软雅黑" w:hAnsi="微软雅黑" w:eastAsia="微软雅黑" w:cs="Times New Roman"/>
                <w:b/>
                <w:color w:val="auto"/>
                <w:kern w:val="2"/>
                <w:sz w:val="24"/>
                <w:szCs w:val="24"/>
                <w:lang w:eastAsia="zh-CN"/>
              </w:rPr>
            </w:pPr>
            <w:r>
              <w:rPr>
                <w:rFonts w:ascii="微软雅黑" w:hAnsi="微软雅黑" w:eastAsia="微软雅黑" w:cs="Times New Roman"/>
                <w:b/>
                <w:color w:val="auto"/>
                <w:kern w:val="2"/>
                <w:sz w:val="24"/>
                <w:szCs w:val="24"/>
                <w:lang w:eastAsia="zh-CN"/>
              </w:rPr>
              <w:t>内容</w:t>
            </w:r>
          </w:p>
        </w:tc>
      </w:tr>
      <w:tr w14:paraId="11AC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0ACB7C06">
            <w:pPr>
              <w:widowControl/>
              <w:rPr>
                <w:rFonts w:ascii="微软雅黑" w:hAnsi="微软雅黑" w:eastAsia="微软雅黑" w:cs="Times New Roman"/>
                <w:b/>
                <w:color w:val="auto"/>
                <w:kern w:val="2"/>
                <w:sz w:val="24"/>
                <w:szCs w:val="24"/>
                <w:lang w:eastAsia="zh-CN"/>
              </w:rPr>
            </w:pPr>
            <w:r>
              <w:rPr>
                <w:rFonts w:hint="eastAsia" w:ascii="微软雅黑" w:hAnsi="微软雅黑" w:eastAsia="微软雅黑" w:cs="Times New Roman"/>
                <w:b/>
                <w:color w:val="auto"/>
                <w:kern w:val="2"/>
                <w:sz w:val="24"/>
                <w:szCs w:val="24"/>
                <w:lang w:eastAsia="zh-CN"/>
              </w:rPr>
              <w:t>一类项</w:t>
            </w:r>
          </w:p>
        </w:tc>
        <w:tc>
          <w:tcPr>
            <w:tcW w:w="7371" w:type="dxa"/>
          </w:tcPr>
          <w:p w14:paraId="7355B25D">
            <w:pPr>
              <w:widowControl/>
              <w:rPr>
                <w:rFonts w:ascii="微软雅黑" w:hAnsi="微软雅黑" w:eastAsia="微软雅黑" w:cs="Times New Roman"/>
                <w:color w:val="auto"/>
                <w:kern w:val="2"/>
                <w:sz w:val="24"/>
                <w:szCs w:val="24"/>
                <w:lang w:eastAsia="zh-CN"/>
              </w:rPr>
            </w:pPr>
            <w:r>
              <w:rPr>
                <w:rFonts w:hint="eastAsia" w:ascii="微软雅黑" w:hAnsi="微软雅黑" w:eastAsia="微软雅黑" w:cs="Times New Roman"/>
                <w:color w:val="auto"/>
                <w:kern w:val="2"/>
                <w:sz w:val="24"/>
                <w:szCs w:val="24"/>
                <w:lang w:eastAsia="zh-CN"/>
              </w:rPr>
              <w:t>影响全体业主的供水/电/气/暖/消防系统/电梯/及配套的市政附属设施。</w:t>
            </w:r>
          </w:p>
        </w:tc>
      </w:tr>
      <w:tr w14:paraId="2559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EDC7750">
            <w:pPr>
              <w:widowControl/>
              <w:rPr>
                <w:rFonts w:ascii="微软雅黑" w:hAnsi="微软雅黑" w:eastAsia="微软雅黑" w:cs="Times New Roman"/>
                <w:b/>
                <w:color w:val="auto"/>
                <w:kern w:val="2"/>
                <w:sz w:val="24"/>
                <w:szCs w:val="24"/>
                <w:lang w:eastAsia="zh-CN"/>
              </w:rPr>
            </w:pPr>
            <w:r>
              <w:rPr>
                <w:rFonts w:hint="eastAsia" w:ascii="微软雅黑" w:hAnsi="微软雅黑" w:eastAsia="微软雅黑" w:cs="Times New Roman"/>
                <w:b/>
                <w:color w:val="auto"/>
                <w:kern w:val="2"/>
                <w:sz w:val="24"/>
                <w:szCs w:val="24"/>
                <w:lang w:eastAsia="zh-CN"/>
              </w:rPr>
              <w:t>二类项</w:t>
            </w:r>
          </w:p>
        </w:tc>
        <w:tc>
          <w:tcPr>
            <w:tcW w:w="7371" w:type="dxa"/>
          </w:tcPr>
          <w:p w14:paraId="06CA659A">
            <w:pPr>
              <w:widowControl/>
              <w:rPr>
                <w:rFonts w:ascii="微软雅黑" w:hAnsi="微软雅黑" w:eastAsia="微软雅黑" w:cs="Times New Roman"/>
                <w:color w:val="auto"/>
                <w:kern w:val="2"/>
                <w:sz w:val="24"/>
                <w:szCs w:val="24"/>
                <w:lang w:eastAsia="zh-CN"/>
              </w:rPr>
            </w:pPr>
            <w:r>
              <w:rPr>
                <w:rFonts w:hint="eastAsia" w:ascii="微软雅黑" w:hAnsi="微软雅黑" w:eastAsia="微软雅黑" w:cs="Times New Roman"/>
                <w:color w:val="auto"/>
                <w:kern w:val="2"/>
                <w:sz w:val="24"/>
                <w:szCs w:val="24"/>
                <w:lang w:eastAsia="zh-CN"/>
              </w:rPr>
              <w:t>公共区域及共用设备通讯/地下停车场/户内渗漏水/给排水/暖通/强弱电等。影响房屋使用功及无法正常使用等问题。</w:t>
            </w:r>
          </w:p>
        </w:tc>
      </w:tr>
      <w:tr w14:paraId="2CB4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280882A6">
            <w:pPr>
              <w:widowControl/>
              <w:rPr>
                <w:rFonts w:ascii="微软雅黑" w:hAnsi="微软雅黑" w:eastAsia="微软雅黑" w:cs="Times New Roman"/>
                <w:b/>
                <w:color w:val="auto"/>
                <w:kern w:val="2"/>
                <w:sz w:val="24"/>
                <w:szCs w:val="24"/>
                <w:lang w:eastAsia="zh-CN"/>
              </w:rPr>
            </w:pPr>
            <w:r>
              <w:rPr>
                <w:rFonts w:hint="eastAsia" w:ascii="微软雅黑" w:hAnsi="微软雅黑" w:eastAsia="微软雅黑" w:cs="Times New Roman"/>
                <w:b/>
                <w:color w:val="auto"/>
                <w:kern w:val="2"/>
                <w:sz w:val="24"/>
                <w:szCs w:val="24"/>
                <w:lang w:eastAsia="zh-CN"/>
              </w:rPr>
              <w:t>三类项</w:t>
            </w:r>
          </w:p>
        </w:tc>
        <w:tc>
          <w:tcPr>
            <w:tcW w:w="7371" w:type="dxa"/>
          </w:tcPr>
          <w:p w14:paraId="6FCFAF89">
            <w:pPr>
              <w:widowControl/>
              <w:rPr>
                <w:rFonts w:ascii="微软雅黑" w:hAnsi="微软雅黑" w:eastAsia="微软雅黑" w:cs="Times New Roman"/>
                <w:color w:val="auto"/>
                <w:kern w:val="2"/>
                <w:sz w:val="24"/>
                <w:szCs w:val="24"/>
                <w:lang w:eastAsia="zh-CN"/>
              </w:rPr>
            </w:pPr>
            <w:r>
              <w:rPr>
                <w:rFonts w:hint="eastAsia" w:ascii="微软雅黑" w:hAnsi="微软雅黑" w:eastAsia="微软雅黑" w:cs="Times New Roman"/>
                <w:color w:val="auto"/>
                <w:kern w:val="2"/>
                <w:sz w:val="24"/>
                <w:szCs w:val="24"/>
                <w:lang w:eastAsia="zh-CN"/>
              </w:rPr>
              <w:t>弱电/门窗/地板、地砖/垃圾转运站；内、外装饰/园林景观/园区道影响观感类的问题，路/夜景照明/导向标识等问题</w:t>
            </w:r>
          </w:p>
        </w:tc>
      </w:tr>
    </w:tbl>
    <w:p w14:paraId="2D462ACB">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3.3 对于承接查验过程中反馈的施工及质量问题，对于承接查验过程中发现的一类项问题，承包人必须确保在问题提出后7日历天内全部完成整改及报验，对于二类项、三类项问题，要求承包人在需在15日历天内完成整改，20日历天内完成报验工作。对于问题验收不合格的，发包人有权委托其他单位完成整改，相关费用在总承包人结算款或保修金中</w:t>
      </w:r>
      <w:r>
        <w:rPr>
          <w:rFonts w:hint="eastAsia" w:ascii="微软雅黑" w:hAnsi="微软雅黑" w:eastAsia="微软雅黑"/>
          <w:color w:val="auto"/>
          <w:sz w:val="24"/>
          <w:szCs w:val="24"/>
          <w:u w:val="single"/>
          <w:lang w:eastAsia="zh-CN"/>
        </w:rPr>
        <w:t>双倍</w:t>
      </w:r>
      <w:r>
        <w:rPr>
          <w:rFonts w:hint="eastAsia" w:ascii="微软雅黑" w:hAnsi="微软雅黑" w:eastAsia="微软雅黑"/>
          <w:color w:val="auto"/>
          <w:sz w:val="24"/>
          <w:szCs w:val="24"/>
          <w:lang w:eastAsia="zh-CN"/>
        </w:rPr>
        <w:t>扣除。</w:t>
      </w:r>
    </w:p>
    <w:p w14:paraId="45BE6E04">
      <w:pPr>
        <w:pStyle w:val="2"/>
        <w:spacing w:line="240" w:lineRule="auto"/>
        <w:rPr>
          <w:rFonts w:ascii="微软雅黑" w:hAnsi="微软雅黑" w:eastAsia="微软雅黑"/>
          <w:color w:val="auto"/>
          <w:sz w:val="24"/>
          <w:szCs w:val="24"/>
          <w:lang w:eastAsia="zh-CN"/>
        </w:rPr>
      </w:pPr>
      <w:bookmarkStart w:id="952" w:name="_Toc461470966"/>
      <w:r>
        <w:rPr>
          <w:rFonts w:hint="eastAsia" w:ascii="微软雅黑" w:hAnsi="微软雅黑" w:eastAsia="微软雅黑"/>
          <w:color w:val="auto"/>
          <w:sz w:val="24"/>
          <w:szCs w:val="24"/>
          <w:lang w:eastAsia="zh-CN"/>
        </w:rPr>
        <w:t>四</w:t>
      </w:r>
      <w:r>
        <w:rPr>
          <w:rFonts w:ascii="微软雅黑" w:hAnsi="微软雅黑" w:eastAsia="微软雅黑"/>
          <w:color w:val="auto"/>
          <w:sz w:val="24"/>
          <w:szCs w:val="24"/>
          <w:lang w:eastAsia="zh-CN"/>
        </w:rPr>
        <w:t>、附件</w:t>
      </w:r>
      <w:bookmarkEnd w:id="952"/>
    </w:p>
    <w:p w14:paraId="2A49B7B5">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附件一：交接资料清单</w:t>
      </w:r>
    </w:p>
    <w:p w14:paraId="6C22F0CD">
      <w:pPr>
        <w:ind w:firstLine="240" w:firstLineChars="100"/>
        <w:rPr>
          <w:rFonts w:ascii="微软雅黑" w:hAnsi="微软雅黑" w:eastAsia="微软雅黑"/>
          <w:color w:val="auto"/>
          <w:sz w:val="24"/>
          <w:szCs w:val="24"/>
          <w:lang w:eastAsia="zh-CN"/>
        </w:rPr>
      </w:pPr>
      <w:r>
        <w:rPr>
          <w:rFonts w:hint="eastAsia" w:ascii="微软雅黑" w:hAnsi="微软雅黑" w:eastAsia="微软雅黑"/>
          <w:color w:val="auto"/>
          <w:sz w:val="24"/>
          <w:szCs w:val="24"/>
          <w:lang w:eastAsia="zh-CN"/>
        </w:rPr>
        <w:t>附件二：</w:t>
      </w:r>
      <w:r>
        <w:rPr>
          <w:rFonts w:ascii="微软雅黑" w:hAnsi="微软雅黑" w:eastAsia="微软雅黑"/>
          <w:color w:val="auto"/>
          <w:sz w:val="24"/>
          <w:szCs w:val="24"/>
          <w:lang w:eastAsia="zh-CN"/>
        </w:rPr>
        <w:t>检查标准</w:t>
      </w:r>
    </w:p>
    <w:p w14:paraId="6E351A0F">
      <w:pPr>
        <w:rPr>
          <w:rFonts w:ascii="微软雅黑" w:hAnsi="微软雅黑" w:eastAsia="微软雅黑"/>
          <w:color w:val="auto"/>
          <w:sz w:val="24"/>
          <w:szCs w:val="24"/>
          <w:lang w:eastAsia="zh-CN"/>
        </w:rPr>
      </w:pPr>
      <w:r>
        <w:rPr>
          <w:rFonts w:ascii="微软雅黑" w:hAnsi="微软雅黑" w:eastAsia="微软雅黑"/>
          <w:color w:val="auto"/>
          <w:sz w:val="24"/>
          <w:szCs w:val="24"/>
          <w:lang w:eastAsia="zh-CN"/>
        </w:rPr>
        <w:br w:type="page"/>
      </w:r>
    </w:p>
    <w:p w14:paraId="741A62E7">
      <w:pPr>
        <w:ind w:firstLine="240" w:firstLineChars="100"/>
        <w:rPr>
          <w:rFonts w:hint="default" w:ascii="微软雅黑" w:hAnsi="微软雅黑" w:eastAsia="微软雅黑"/>
          <w:color w:val="auto"/>
          <w:sz w:val="24"/>
          <w:szCs w:val="24"/>
          <w:lang w:val="en-US" w:eastAsia="zh-CN"/>
        </w:rPr>
      </w:pPr>
      <w:r>
        <w:rPr>
          <w:rFonts w:hint="eastAsia" w:ascii="微软雅黑" w:hAnsi="微软雅黑" w:eastAsia="微软雅黑"/>
          <w:color w:val="auto"/>
          <w:sz w:val="24"/>
          <w:szCs w:val="24"/>
          <w:lang w:eastAsia="zh-CN"/>
        </w:rPr>
        <w:t>附件一：交接资料清单</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785"/>
        <w:gridCol w:w="6541"/>
      </w:tblGrid>
      <w:tr w14:paraId="6967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22" w:type="dxa"/>
            <w:gridSpan w:val="3"/>
            <w:tcBorders>
              <w:top w:val="nil"/>
              <w:left w:val="nil"/>
              <w:bottom w:val="single" w:color="auto" w:sz="4" w:space="0"/>
              <w:right w:val="nil"/>
            </w:tcBorders>
          </w:tcPr>
          <w:p w14:paraId="554AE0ED">
            <w:pPr>
              <w:spacing w:line="360" w:lineRule="auto"/>
              <w:ind w:firstLine="562" w:firstLineChars="200"/>
              <w:jc w:val="center"/>
              <w:rPr>
                <w:rFonts w:ascii="Calibri" w:hAnsi="Calibri" w:eastAsia="宋体" w:cs="Times New Roman"/>
                <w:b/>
                <w:bCs/>
                <w:color w:val="auto"/>
                <w:kern w:val="0"/>
                <w:sz w:val="28"/>
                <w:szCs w:val="28"/>
                <w:lang w:eastAsia="en-US"/>
              </w:rPr>
            </w:pPr>
            <w:r>
              <w:rPr>
                <w:rFonts w:hint="eastAsia" w:ascii="Calibri" w:hAnsi="Calibri" w:eastAsia="宋体" w:cs="Times New Roman"/>
                <w:b/>
                <w:bCs/>
                <w:color w:val="auto"/>
                <w:kern w:val="0"/>
                <w:sz w:val="28"/>
                <w:szCs w:val="28"/>
                <w:lang w:eastAsia="en-US"/>
              </w:rPr>
              <w:t>资料交接清单</w:t>
            </w:r>
          </w:p>
        </w:tc>
      </w:tr>
      <w:tr w14:paraId="5FDD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196" w:type="dxa"/>
            <w:vMerge w:val="restart"/>
            <w:tcBorders>
              <w:top w:val="single" w:color="auto" w:sz="4" w:space="0"/>
            </w:tcBorders>
          </w:tcPr>
          <w:p w14:paraId="2CF5EF5E">
            <w:pPr>
              <w:spacing w:line="360" w:lineRule="auto"/>
              <w:jc w:val="left"/>
              <w:rPr>
                <w:rFonts w:cs="Times New Roman" w:asciiTheme="minorEastAsia" w:hAnsiTheme="minorEastAsia"/>
                <w:color w:val="auto"/>
                <w:kern w:val="0"/>
                <w:sz w:val="24"/>
                <w:szCs w:val="24"/>
                <w:lang w:eastAsia="en-US"/>
              </w:rPr>
            </w:pPr>
          </w:p>
          <w:p w14:paraId="0C1E8A00">
            <w:pPr>
              <w:spacing w:line="360" w:lineRule="auto"/>
              <w:jc w:val="left"/>
              <w:rPr>
                <w:rFonts w:cs="Times New Roman" w:asciiTheme="minorEastAsia" w:hAnsiTheme="minorEastAsia"/>
                <w:color w:val="auto"/>
                <w:kern w:val="0"/>
                <w:sz w:val="24"/>
                <w:szCs w:val="24"/>
                <w:lang w:eastAsia="en-US"/>
              </w:rPr>
            </w:pPr>
          </w:p>
          <w:p w14:paraId="207491F0">
            <w:pPr>
              <w:spacing w:line="360" w:lineRule="auto"/>
              <w:jc w:val="left"/>
              <w:rPr>
                <w:rFonts w:cs="Times New Roman" w:asciiTheme="minorEastAsia" w:hAnsiTheme="minorEastAsia"/>
                <w:color w:val="auto"/>
                <w:kern w:val="0"/>
                <w:sz w:val="24"/>
                <w:szCs w:val="24"/>
                <w:lang w:eastAsia="en-US"/>
              </w:rPr>
            </w:pPr>
          </w:p>
          <w:p w14:paraId="1B168914">
            <w:pPr>
              <w:spacing w:line="360" w:lineRule="auto"/>
              <w:jc w:val="left"/>
              <w:rPr>
                <w:rFonts w:cs="Times New Roman" w:asciiTheme="minorEastAsia" w:hAnsiTheme="minorEastAsia"/>
                <w:color w:val="auto"/>
                <w:kern w:val="0"/>
                <w:sz w:val="24"/>
                <w:szCs w:val="24"/>
                <w:lang w:eastAsia="en-US"/>
              </w:rPr>
            </w:pPr>
          </w:p>
          <w:p w14:paraId="2E38C59B">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A类项目基础资料</w:t>
            </w:r>
          </w:p>
        </w:tc>
        <w:tc>
          <w:tcPr>
            <w:tcW w:w="785" w:type="dxa"/>
            <w:vMerge w:val="restart"/>
            <w:tcBorders>
              <w:top w:val="single" w:color="auto" w:sz="4" w:space="0"/>
            </w:tcBorders>
          </w:tcPr>
          <w:p w14:paraId="67C83C5D">
            <w:pPr>
              <w:spacing w:line="360" w:lineRule="auto"/>
              <w:jc w:val="left"/>
              <w:rPr>
                <w:rFonts w:cs="Times New Roman" w:asciiTheme="minorEastAsia" w:hAnsiTheme="minorEastAsia"/>
                <w:color w:val="auto"/>
                <w:kern w:val="0"/>
                <w:sz w:val="24"/>
                <w:szCs w:val="24"/>
                <w:lang w:eastAsia="en-US"/>
              </w:rPr>
            </w:pPr>
          </w:p>
          <w:p w14:paraId="6AF137D2">
            <w:pPr>
              <w:spacing w:line="360" w:lineRule="auto"/>
              <w:jc w:val="left"/>
              <w:rPr>
                <w:rFonts w:cs="Times New Roman" w:asciiTheme="minorEastAsia" w:hAnsiTheme="minorEastAsia"/>
                <w:color w:val="auto"/>
                <w:kern w:val="0"/>
                <w:sz w:val="24"/>
                <w:szCs w:val="24"/>
                <w:lang w:eastAsia="en-US"/>
              </w:rPr>
            </w:pPr>
          </w:p>
          <w:p w14:paraId="73FAAC9E">
            <w:pPr>
              <w:spacing w:line="360" w:lineRule="auto"/>
              <w:jc w:val="left"/>
              <w:rPr>
                <w:rFonts w:cs="Times New Roman" w:asciiTheme="minorEastAsia" w:hAnsiTheme="minorEastAsia"/>
                <w:color w:val="auto"/>
                <w:kern w:val="0"/>
                <w:sz w:val="24"/>
                <w:szCs w:val="24"/>
                <w:lang w:eastAsia="en-US"/>
              </w:rPr>
            </w:pPr>
          </w:p>
          <w:p w14:paraId="78CF1A4E">
            <w:pPr>
              <w:spacing w:line="360" w:lineRule="auto"/>
              <w:jc w:val="left"/>
              <w:rPr>
                <w:rFonts w:cs="Times New Roman" w:asciiTheme="minorEastAsia" w:hAnsiTheme="minorEastAsia"/>
                <w:color w:val="auto"/>
                <w:kern w:val="0"/>
                <w:sz w:val="24"/>
                <w:szCs w:val="24"/>
                <w:lang w:eastAsia="en-US"/>
              </w:rPr>
            </w:pPr>
          </w:p>
          <w:p w14:paraId="2BCEF0BF">
            <w:pPr>
              <w:spacing w:line="360" w:lineRule="auto"/>
              <w:jc w:val="left"/>
              <w:rPr>
                <w:rFonts w:cs="Times New Roman" w:asciiTheme="minorEastAsia" w:hAnsiTheme="minorEastAsia"/>
                <w:color w:val="auto"/>
                <w:kern w:val="0"/>
                <w:sz w:val="24"/>
                <w:szCs w:val="24"/>
                <w:lang w:eastAsia="en-US"/>
              </w:rPr>
            </w:pPr>
          </w:p>
          <w:p w14:paraId="014C3C95">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项目批文</w:t>
            </w:r>
          </w:p>
        </w:tc>
        <w:tc>
          <w:tcPr>
            <w:tcW w:w="6541" w:type="dxa"/>
            <w:tcBorders>
              <w:top w:val="single" w:color="auto" w:sz="4" w:space="0"/>
            </w:tcBorders>
          </w:tcPr>
          <w:p w14:paraId="4300852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《建设用地规划许可证》、《建设工程规划许可证》、《建筑工程施工许可证》、《国有土地使用证》、《商品房预售许可证》</w:t>
            </w:r>
          </w:p>
        </w:tc>
      </w:tr>
      <w:tr w14:paraId="2952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76737DD">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E86852C">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0F67A42">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《国家建设征用土地通知书》及红线图复印件</w:t>
            </w:r>
          </w:p>
        </w:tc>
      </w:tr>
      <w:tr w14:paraId="1CBB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E09179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D5C4001">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9182CEB">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同意使用土地通知书复印件</w:t>
            </w:r>
          </w:p>
        </w:tc>
      </w:tr>
      <w:tr w14:paraId="0597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FBC860A">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215905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DC3FEEF">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建设用地批准书复印件</w:t>
            </w:r>
          </w:p>
        </w:tc>
      </w:tr>
      <w:tr w14:paraId="3982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1EC7FA1">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6C31AA7C">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7F88D72">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市规划局《建设工程报建审核书》复印件</w:t>
            </w:r>
          </w:p>
        </w:tc>
      </w:tr>
      <w:tr w14:paraId="708B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7FA53A7">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4D6FE4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39D4076">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规划报建图复印件</w:t>
            </w:r>
          </w:p>
        </w:tc>
      </w:tr>
      <w:tr w14:paraId="33B0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F74946D">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1908F5DD">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50AE8B6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建筑设计防火审核意见书复印件</w:t>
            </w:r>
          </w:p>
        </w:tc>
      </w:tr>
      <w:tr w14:paraId="2ED7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1EB0DE4">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E0C8DC1">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326A830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物业各分项工程设计方案复印件</w:t>
            </w:r>
          </w:p>
        </w:tc>
      </w:tr>
      <w:tr w14:paraId="4568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4FBECA3">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6D26C3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208B2A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建设工程规划验收合格证复印件</w:t>
            </w:r>
          </w:p>
        </w:tc>
      </w:tr>
      <w:tr w14:paraId="456F9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39350B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A1B271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5DB60D0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建设工程竣工验收质量认定书复印件</w:t>
            </w:r>
          </w:p>
        </w:tc>
      </w:tr>
      <w:tr w14:paraId="46E8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282BDA1">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3EAF3E9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4F5AE2E6">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建筑工程竣工消防审核意见书复印件</w:t>
            </w:r>
          </w:p>
        </w:tc>
      </w:tr>
      <w:tr w14:paraId="347E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ABCBB6A">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424A2BB">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57E056CD">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单位工程质量综合评定表复印件</w:t>
            </w:r>
          </w:p>
        </w:tc>
      </w:tr>
      <w:tr w14:paraId="4E8D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481B576">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37623A1">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3113BF2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工程建筑埋放线、验线、验收意见书复印件</w:t>
            </w:r>
          </w:p>
        </w:tc>
      </w:tr>
      <w:tr w14:paraId="2097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ECB1CB7">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86F5520">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2AB3029">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同意供电通知复印件</w:t>
            </w:r>
          </w:p>
        </w:tc>
      </w:tr>
      <w:tr w14:paraId="4C47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D719B6F">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6EDA6F30">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71E7C91D">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申请门牌呈批表复印件</w:t>
            </w:r>
          </w:p>
        </w:tc>
      </w:tr>
      <w:tr w14:paraId="1293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2956E8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53B75A7">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3E16E50">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通邮申报表复印件</w:t>
            </w:r>
          </w:p>
        </w:tc>
      </w:tr>
      <w:tr w14:paraId="1298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C22A920">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4235BBC5">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486B4B2D">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其它相关资料</w:t>
            </w:r>
          </w:p>
        </w:tc>
      </w:tr>
      <w:tr w14:paraId="60AA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7322957">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restart"/>
          </w:tcPr>
          <w:p w14:paraId="37E506BB">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竣工资料及图纸</w:t>
            </w:r>
          </w:p>
        </w:tc>
        <w:tc>
          <w:tcPr>
            <w:tcW w:w="6541" w:type="dxa"/>
          </w:tcPr>
          <w:p w14:paraId="1327125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结构、水暖、电气、人防、消防、绿化、环境、规划等单项验收合格证明文件；</w:t>
            </w:r>
          </w:p>
        </w:tc>
      </w:tr>
      <w:tr w14:paraId="413E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22AB748">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BA78BF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968C8A5">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饮用水水质检测报告、二次供水卫生许可证、二次供水设备卫生合格证</w:t>
            </w:r>
          </w:p>
        </w:tc>
      </w:tr>
      <w:tr w14:paraId="6D61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71B6D9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A6DC758">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BE13090">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供水设备资质证明</w:t>
            </w:r>
          </w:p>
        </w:tc>
      </w:tr>
      <w:tr w14:paraId="21F2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96AA99A">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4E26F0D0">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573EF88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销售资料(业主、产权、位置、建筑面积等) 复印件</w:t>
            </w:r>
          </w:p>
        </w:tc>
      </w:tr>
      <w:tr w14:paraId="2E9A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1F18A7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0C88ADB">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4255A91E">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地质勘察报告复印件</w:t>
            </w:r>
          </w:p>
        </w:tc>
      </w:tr>
      <w:tr w14:paraId="5FF1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AED14A0">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6871FDE1">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265E047E">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工程合同及开、竣工报告复印件</w:t>
            </w:r>
          </w:p>
        </w:tc>
      </w:tr>
      <w:tr w14:paraId="4938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935D161">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470A38C9">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787BCDE">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建筑施工图(结构、建施、水施、电施、防雷、弱电等) 原件</w:t>
            </w:r>
          </w:p>
        </w:tc>
      </w:tr>
      <w:tr w14:paraId="600A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B77F6BD">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42141F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69D2F9A">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图纸会审记录复印件</w:t>
            </w:r>
          </w:p>
        </w:tc>
      </w:tr>
      <w:tr w14:paraId="53DA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846FC98">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37FCE1BD">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21B31AEA">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工程设计变更通知(包括质量事故处理记录) 复印件</w:t>
            </w:r>
          </w:p>
        </w:tc>
      </w:tr>
      <w:tr w14:paraId="7D19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1F8B967">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1E1DB8C">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53D0E6A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隐蔽工程验收签证复印件</w:t>
            </w:r>
          </w:p>
        </w:tc>
      </w:tr>
      <w:tr w14:paraId="02CE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1BFF4FA">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AE3300D">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A64C33A">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沉降观察记录复印件</w:t>
            </w:r>
          </w:p>
        </w:tc>
      </w:tr>
      <w:tr w14:paraId="1A6B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C3117DE">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1265BFD4">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3B8FD4B9">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竣工验收证明书复印件</w:t>
            </w:r>
          </w:p>
        </w:tc>
      </w:tr>
      <w:tr w14:paraId="6670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438EA62">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6E76F74A">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237F560">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主要建筑材料质量保证书(钢材、水泥等) 复印件</w:t>
            </w:r>
          </w:p>
        </w:tc>
      </w:tr>
      <w:tr w14:paraId="79C0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0A32F46">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654EBC60">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B9906D0">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新材料、构配件的鉴定合格证书复印件</w:t>
            </w:r>
          </w:p>
        </w:tc>
      </w:tr>
      <w:tr w14:paraId="036E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A7F74E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5F6A8C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E7F718D">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砂浆、混凝土试块试压报告复印件</w:t>
            </w:r>
          </w:p>
        </w:tc>
      </w:tr>
      <w:tr w14:paraId="19E0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687C3CC9">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27EE7C0">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D8F305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建筑竣工图(包括总平面图、建筑、结构、水、电、防雷、弱电、设备安装、附属工程及隐蔽管线等) 原件</w:t>
            </w:r>
          </w:p>
        </w:tc>
      </w:tr>
      <w:tr w14:paraId="1E25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EC9DF31">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3915C021">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4785789A">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其它项目竣工图(绿化、景观、二次装修等) 原件</w:t>
            </w:r>
          </w:p>
        </w:tc>
      </w:tr>
      <w:tr w14:paraId="52BA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E418B19">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6FE9A1E">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83FF12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各分项工程施工单位资料复印件</w:t>
            </w:r>
          </w:p>
        </w:tc>
      </w:tr>
      <w:tr w14:paraId="1262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0DBBF91">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BF59B5B">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59EA7FE">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公共安全技术防范工程设施使用证复印件</w:t>
            </w:r>
          </w:p>
        </w:tc>
      </w:tr>
      <w:tr w14:paraId="7328C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FAD758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EDB9C22">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8256B82">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通信管线等各分项工程竣工验收书</w:t>
            </w:r>
            <w:r>
              <w:rPr>
                <w:rFonts w:cs="Times New Roman" w:asciiTheme="minorEastAsia" w:hAnsiTheme="minorEastAsia"/>
                <w:color w:val="auto"/>
                <w:kern w:val="0"/>
                <w:sz w:val="24"/>
                <w:szCs w:val="24"/>
                <w:lang w:eastAsia="zh-CN"/>
              </w:rPr>
              <w:t>/</w:t>
            </w:r>
            <w:r>
              <w:rPr>
                <w:rFonts w:hint="eastAsia" w:cs="Times New Roman" w:asciiTheme="minorEastAsia" w:hAnsiTheme="minorEastAsia"/>
                <w:color w:val="auto"/>
                <w:kern w:val="0"/>
                <w:sz w:val="24"/>
                <w:szCs w:val="24"/>
                <w:lang w:eastAsia="zh-CN"/>
              </w:rPr>
              <w:t>验收报告复印件</w:t>
            </w:r>
          </w:p>
        </w:tc>
      </w:tr>
      <w:tr w14:paraId="2F3DE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3285AB1">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3AF15C8">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EF66306">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供水协议书复印件</w:t>
            </w:r>
          </w:p>
        </w:tc>
      </w:tr>
      <w:tr w14:paraId="03C5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16DFFAB">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0467E9AA">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4B9F751C">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供用电合同复印件</w:t>
            </w:r>
          </w:p>
        </w:tc>
      </w:tr>
      <w:tr w14:paraId="56D3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5E7537D">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tcPr>
          <w:p w14:paraId="01268870">
            <w:pPr>
              <w:spacing w:line="360" w:lineRule="auto"/>
              <w:jc w:val="left"/>
              <w:rPr>
                <w:rFonts w:cs="Times New Roman" w:asciiTheme="minorEastAsia" w:hAnsiTheme="minorEastAsia"/>
                <w:color w:val="auto"/>
                <w:kern w:val="0"/>
                <w:sz w:val="24"/>
                <w:szCs w:val="24"/>
                <w:lang w:eastAsia="zh-CN"/>
              </w:rPr>
            </w:pPr>
          </w:p>
        </w:tc>
        <w:tc>
          <w:tcPr>
            <w:tcW w:w="6541" w:type="dxa"/>
          </w:tcPr>
          <w:p w14:paraId="5345F3CB">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各分项工程/隐蔽工程验收表/测试报告复印件</w:t>
            </w:r>
          </w:p>
        </w:tc>
      </w:tr>
      <w:tr w14:paraId="693F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restart"/>
          </w:tcPr>
          <w:p w14:paraId="4D56DC1D">
            <w:pPr>
              <w:spacing w:line="360" w:lineRule="auto"/>
              <w:jc w:val="left"/>
              <w:rPr>
                <w:rFonts w:cs="Times New Roman" w:asciiTheme="minorEastAsia" w:hAnsiTheme="minorEastAsia"/>
                <w:color w:val="auto"/>
                <w:kern w:val="0"/>
                <w:sz w:val="24"/>
                <w:szCs w:val="24"/>
                <w:lang w:eastAsia="zh-CN"/>
              </w:rPr>
            </w:pPr>
          </w:p>
          <w:p w14:paraId="06730FEB">
            <w:pPr>
              <w:spacing w:line="360" w:lineRule="auto"/>
              <w:jc w:val="left"/>
              <w:rPr>
                <w:rFonts w:cs="Times New Roman" w:asciiTheme="minorEastAsia" w:hAnsiTheme="minorEastAsia"/>
                <w:color w:val="auto"/>
                <w:kern w:val="0"/>
                <w:sz w:val="24"/>
                <w:szCs w:val="24"/>
                <w:lang w:eastAsia="zh-CN"/>
              </w:rPr>
            </w:pPr>
          </w:p>
          <w:p w14:paraId="5D2E4EDB">
            <w:pPr>
              <w:spacing w:line="360" w:lineRule="auto"/>
              <w:jc w:val="left"/>
              <w:rPr>
                <w:rFonts w:cs="Times New Roman" w:asciiTheme="minorEastAsia" w:hAnsiTheme="minorEastAsia"/>
                <w:color w:val="auto"/>
                <w:kern w:val="0"/>
                <w:sz w:val="24"/>
                <w:szCs w:val="24"/>
                <w:lang w:eastAsia="zh-CN"/>
              </w:rPr>
            </w:pPr>
          </w:p>
          <w:p w14:paraId="5CCEF8ED">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B类设备随机资料类</w:t>
            </w:r>
          </w:p>
        </w:tc>
        <w:tc>
          <w:tcPr>
            <w:tcW w:w="785" w:type="dxa"/>
            <w:vMerge w:val="restart"/>
          </w:tcPr>
          <w:p w14:paraId="40E62962">
            <w:pPr>
              <w:spacing w:line="360" w:lineRule="auto"/>
              <w:jc w:val="left"/>
              <w:rPr>
                <w:rFonts w:cs="Times New Roman" w:asciiTheme="minorEastAsia" w:hAnsiTheme="minorEastAsia"/>
                <w:color w:val="auto"/>
                <w:kern w:val="0"/>
                <w:sz w:val="24"/>
                <w:szCs w:val="24"/>
                <w:lang w:eastAsia="en-US"/>
              </w:rPr>
            </w:pPr>
          </w:p>
          <w:p w14:paraId="706DDE47">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供电系统</w:t>
            </w:r>
          </w:p>
        </w:tc>
        <w:tc>
          <w:tcPr>
            <w:tcW w:w="6541" w:type="dxa"/>
          </w:tcPr>
          <w:p w14:paraId="08E7C27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供电系统设备购买、安装合同复印件</w:t>
            </w:r>
          </w:p>
        </w:tc>
      </w:tr>
      <w:tr w14:paraId="42AD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1FF6B05">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389C24AF">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B01DF1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有关供电部门批准书、协议、设计方案、设计施工图纸复印件</w:t>
            </w:r>
          </w:p>
        </w:tc>
      </w:tr>
      <w:tr w14:paraId="6D60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AD1D665">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4BDBE9BE">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18CA9CE">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电器设计图、竣工图及设计说明、平面布置图、系统图</w:t>
            </w:r>
          </w:p>
        </w:tc>
      </w:tr>
      <w:tr w14:paraId="5A9D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CA83963">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7D8D837">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E4FE4C4">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安装图设计变更和合同</w:t>
            </w:r>
          </w:p>
        </w:tc>
      </w:tr>
      <w:tr w14:paraId="4F82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B8EE218">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E41454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7FFB1C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装箱单、接线图、使用说明书、送电后情况记录、安装调试记录、操作及维修保养手册</w:t>
            </w:r>
          </w:p>
        </w:tc>
      </w:tr>
      <w:tr w14:paraId="12F6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FB6AAB3">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01D7FCE">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4C1A5BF4">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设备安装质量保证书</w:t>
            </w:r>
          </w:p>
        </w:tc>
      </w:tr>
      <w:tr w14:paraId="4758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9B4D85B">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1DA9A206">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6F4A9487">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供电系统设备制造、安装单位、维护单位资料复印件</w:t>
            </w:r>
          </w:p>
        </w:tc>
      </w:tr>
      <w:tr w14:paraId="2623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57B87B4">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48715A5D">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58C0F0A3">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供电系统设备产权所有者及用户的名称和地址复印件</w:t>
            </w:r>
          </w:p>
        </w:tc>
      </w:tr>
      <w:tr w14:paraId="7BBED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06E25459">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8F41D37">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82D6735">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高低压配电柜、变压器、直流控制屏等设备参数（型号、数量、重量、额定电压、电流、频率等）原件</w:t>
            </w:r>
          </w:p>
        </w:tc>
      </w:tr>
      <w:tr w14:paraId="6512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3BE8C727">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D3F06C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46679DE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高低压配电柜、变压器、直流控制屏等设备随机资料（安装使用说明书、技术图纸、机房布置图、产品合格证、安装配件清单等）原件</w:t>
            </w:r>
          </w:p>
        </w:tc>
      </w:tr>
      <w:tr w14:paraId="7875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00D1F49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071CAFC">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8B169AE">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高低压配电柜、变压器、直流控制屏等设备主要配件资料（生产单位、技术参数、说明书、产品合格证等）原件</w:t>
            </w:r>
          </w:p>
        </w:tc>
      </w:tr>
      <w:tr w14:paraId="059A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199FC5C5">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006982E">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6A4E5F3">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高低压配电柜、变压器、直流控制屏等设备试运行检验记录、运行许可证原件</w:t>
            </w:r>
          </w:p>
        </w:tc>
      </w:tr>
      <w:tr w14:paraId="50EA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5046B3EC">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0D9E6C7">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832290A">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配电箱、电缆、插接母线、电表等资料（生产单位、技术参数、说明书、检测报告、产品合格证等）原件</w:t>
            </w:r>
          </w:p>
        </w:tc>
      </w:tr>
      <w:tr w14:paraId="0E32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A2325A7">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0774AD4">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F728E3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灯具、末端用电器具资料（生产单位、技术参数、说明书、产品合格证等）原件</w:t>
            </w:r>
          </w:p>
        </w:tc>
      </w:tr>
      <w:tr w14:paraId="3F85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A7CA1E6">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B86659E">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41BEE29A">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配套装置、仪表、电度表资料（检验记录、测试报告、原始数据记录等）复印件</w:t>
            </w:r>
          </w:p>
        </w:tc>
      </w:tr>
      <w:tr w14:paraId="4A76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8ED85B4">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38258C0">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CB1BCE4">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其它相关资料</w:t>
            </w:r>
          </w:p>
        </w:tc>
      </w:tr>
      <w:tr w14:paraId="05CB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089A295">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restart"/>
          </w:tcPr>
          <w:p w14:paraId="3562EB65">
            <w:pPr>
              <w:spacing w:line="360" w:lineRule="auto"/>
              <w:jc w:val="left"/>
              <w:rPr>
                <w:rFonts w:cs="Times New Roman" w:asciiTheme="minorEastAsia" w:hAnsiTheme="minorEastAsia"/>
                <w:color w:val="auto"/>
                <w:kern w:val="0"/>
                <w:sz w:val="24"/>
                <w:szCs w:val="24"/>
                <w:lang w:eastAsia="en-US"/>
              </w:rPr>
            </w:pPr>
          </w:p>
          <w:p w14:paraId="3F07B4F6">
            <w:pPr>
              <w:spacing w:line="360" w:lineRule="auto"/>
              <w:jc w:val="left"/>
              <w:rPr>
                <w:rFonts w:cs="Times New Roman" w:asciiTheme="minorEastAsia" w:hAnsiTheme="minorEastAsia"/>
                <w:color w:val="auto"/>
                <w:kern w:val="0"/>
                <w:sz w:val="24"/>
                <w:szCs w:val="24"/>
                <w:lang w:eastAsia="en-US"/>
              </w:rPr>
            </w:pPr>
          </w:p>
          <w:p w14:paraId="79A9FAF1">
            <w:pPr>
              <w:spacing w:line="360" w:lineRule="auto"/>
              <w:jc w:val="left"/>
              <w:rPr>
                <w:rFonts w:cs="Times New Roman" w:asciiTheme="minorEastAsia" w:hAnsiTheme="minorEastAsia"/>
                <w:color w:val="auto"/>
                <w:kern w:val="0"/>
                <w:sz w:val="24"/>
                <w:szCs w:val="24"/>
                <w:lang w:eastAsia="en-US"/>
              </w:rPr>
            </w:pPr>
          </w:p>
          <w:p w14:paraId="7D95FEE2">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给排水系统</w:t>
            </w:r>
          </w:p>
        </w:tc>
        <w:tc>
          <w:tcPr>
            <w:tcW w:w="6541" w:type="dxa"/>
          </w:tcPr>
          <w:p w14:paraId="7F0C1A1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给排水系统设备购买、安装合同复印件</w:t>
            </w:r>
          </w:p>
        </w:tc>
      </w:tr>
      <w:tr w14:paraId="4E9E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01C25EB">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59BB2B7">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3D7F9757">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设计图、竣工图、隐蔽工程变更记录</w:t>
            </w:r>
          </w:p>
        </w:tc>
      </w:tr>
      <w:tr w14:paraId="0B36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FB94B7D">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8EA141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E4270B2">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给排水系统设备制造、安装单位、维护单位资料复印件</w:t>
            </w:r>
          </w:p>
        </w:tc>
      </w:tr>
      <w:tr w14:paraId="4AE5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C9A32CA">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47FCCCF4">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0F7E984">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给排水系统设备产权所有者及用户的名称和地址复印件</w:t>
            </w:r>
          </w:p>
        </w:tc>
      </w:tr>
      <w:tr w14:paraId="2231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BD16CD7">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DDC75A1">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1E4C06B">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水泵等配套设备参数（型号、额定功率、扬程、编号等）原件</w:t>
            </w:r>
          </w:p>
        </w:tc>
      </w:tr>
      <w:tr w14:paraId="016C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196" w:type="dxa"/>
            <w:vMerge w:val="continue"/>
          </w:tcPr>
          <w:p w14:paraId="02317288">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68363AAE">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327A10D">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设备随机资料（安装使用说明书、维护保养手册、机房布置图、产品合格证、随机配件清单、主要配件资料等）原件</w:t>
            </w:r>
          </w:p>
        </w:tc>
      </w:tr>
      <w:tr w14:paraId="5714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8A31463">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AEB9904">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4789E4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设备运行检验记录、管道水压及闭水试验记录、给水管道的冲洗及消毒记录原件</w:t>
            </w:r>
          </w:p>
        </w:tc>
      </w:tr>
      <w:tr w14:paraId="70F7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173AF6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D00F57B">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4440DD7">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主要材料和制品的合格证或试验记录复印件</w:t>
            </w:r>
          </w:p>
        </w:tc>
      </w:tr>
      <w:tr w14:paraId="7C1D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B744AB5">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8BDD173">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E3BFAC3">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配套装置、仪表、水表资料（检验记录、测试报告、原始数据记录等）复印件</w:t>
            </w:r>
          </w:p>
        </w:tc>
      </w:tr>
      <w:tr w14:paraId="1D8F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E27AAE5">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05313C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329BBD4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水、暖、卫生器具检验合格证书（原件）</w:t>
            </w:r>
          </w:p>
        </w:tc>
      </w:tr>
      <w:tr w14:paraId="325F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72FF66B">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020984A">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D9C1FDC">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其它相关资料</w:t>
            </w:r>
          </w:p>
        </w:tc>
      </w:tr>
      <w:tr w14:paraId="5278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4F522AA">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restart"/>
          </w:tcPr>
          <w:p w14:paraId="5A6FF2C9">
            <w:pPr>
              <w:spacing w:line="360" w:lineRule="auto"/>
              <w:jc w:val="left"/>
              <w:rPr>
                <w:rFonts w:cs="Times New Roman" w:asciiTheme="minorEastAsia" w:hAnsiTheme="minorEastAsia"/>
                <w:color w:val="auto"/>
                <w:kern w:val="0"/>
                <w:sz w:val="24"/>
                <w:szCs w:val="24"/>
                <w:lang w:eastAsia="en-US"/>
              </w:rPr>
            </w:pPr>
          </w:p>
          <w:p w14:paraId="4B504F03">
            <w:pPr>
              <w:spacing w:line="360" w:lineRule="auto"/>
              <w:jc w:val="left"/>
              <w:rPr>
                <w:rFonts w:cs="Times New Roman" w:asciiTheme="minorEastAsia" w:hAnsiTheme="minorEastAsia"/>
                <w:color w:val="auto"/>
                <w:kern w:val="0"/>
                <w:sz w:val="24"/>
                <w:szCs w:val="24"/>
                <w:lang w:eastAsia="en-US"/>
              </w:rPr>
            </w:pPr>
          </w:p>
          <w:p w14:paraId="1CC7C96E">
            <w:pPr>
              <w:spacing w:line="360" w:lineRule="auto"/>
              <w:jc w:val="left"/>
              <w:rPr>
                <w:rFonts w:cs="Times New Roman" w:asciiTheme="minorEastAsia" w:hAnsiTheme="minorEastAsia"/>
                <w:color w:val="auto"/>
                <w:kern w:val="0"/>
                <w:sz w:val="24"/>
                <w:szCs w:val="24"/>
                <w:lang w:eastAsia="en-US"/>
              </w:rPr>
            </w:pPr>
          </w:p>
          <w:p w14:paraId="1C2E64DF">
            <w:pPr>
              <w:spacing w:line="360" w:lineRule="auto"/>
              <w:jc w:val="left"/>
              <w:rPr>
                <w:rFonts w:cs="Times New Roman" w:asciiTheme="minorEastAsia" w:hAnsiTheme="minorEastAsia"/>
                <w:color w:val="auto"/>
                <w:kern w:val="0"/>
                <w:sz w:val="24"/>
                <w:szCs w:val="24"/>
                <w:lang w:eastAsia="en-US"/>
              </w:rPr>
            </w:pPr>
          </w:p>
          <w:p w14:paraId="71C3A348">
            <w:pPr>
              <w:spacing w:line="360" w:lineRule="auto"/>
              <w:jc w:val="left"/>
              <w:rPr>
                <w:rFonts w:cs="Times New Roman" w:asciiTheme="minorEastAsia" w:hAnsiTheme="minorEastAsia"/>
                <w:color w:val="auto"/>
                <w:kern w:val="0"/>
                <w:sz w:val="24"/>
                <w:szCs w:val="24"/>
                <w:lang w:eastAsia="en-US"/>
              </w:rPr>
            </w:pPr>
          </w:p>
          <w:p w14:paraId="10ADBF9B">
            <w:pPr>
              <w:spacing w:line="360" w:lineRule="auto"/>
              <w:jc w:val="left"/>
              <w:rPr>
                <w:rFonts w:cs="Times New Roman" w:asciiTheme="minorEastAsia" w:hAnsiTheme="minorEastAsia"/>
                <w:color w:val="auto"/>
                <w:kern w:val="0"/>
                <w:sz w:val="24"/>
                <w:szCs w:val="24"/>
                <w:lang w:eastAsia="en-US"/>
              </w:rPr>
            </w:pPr>
          </w:p>
          <w:p w14:paraId="065329E2">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电梯系统</w:t>
            </w:r>
          </w:p>
        </w:tc>
        <w:tc>
          <w:tcPr>
            <w:tcW w:w="6541" w:type="dxa"/>
          </w:tcPr>
          <w:p w14:paraId="1826A517">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电梯设备购买安装合同复印件</w:t>
            </w:r>
          </w:p>
        </w:tc>
      </w:tr>
      <w:tr w14:paraId="0A3F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61DC136">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EBBD8E4">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3A401B77">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电梯制造、安装单位、维护单位资料复印件</w:t>
            </w:r>
          </w:p>
        </w:tc>
      </w:tr>
      <w:tr w14:paraId="5CE2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97ADCCA">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FBEC5BC">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37E7CC75">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电梯产权所有者及用户的名称和地址复印件</w:t>
            </w:r>
          </w:p>
        </w:tc>
      </w:tr>
      <w:tr w14:paraId="6FA1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196" w:type="dxa"/>
            <w:vMerge w:val="continue"/>
          </w:tcPr>
          <w:p w14:paraId="68BFEDD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D9205F6">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4237391F">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电梯设备参数（型号、数量、额定载重、额定速度、乘客数、电梯行程、层站数、轿厢及对重的质量、机器编号等）原件</w:t>
            </w:r>
          </w:p>
        </w:tc>
      </w:tr>
      <w:tr w14:paraId="4CFB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196" w:type="dxa"/>
            <w:vMerge w:val="continue"/>
          </w:tcPr>
          <w:p w14:paraId="3EADA0B1">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6AA1EDDA">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C224D6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随机资料（装修单、安装使用说明书、维护保养手册、电梯机房井道布置图、产品合格证、随机配件清单、主要配件资料等）原件</w:t>
            </w:r>
          </w:p>
        </w:tc>
      </w:tr>
      <w:tr w14:paraId="51FD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40C899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1CC6D04">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4577919">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原理图、接线图、布置图、安装图、实验报告</w:t>
            </w:r>
          </w:p>
        </w:tc>
      </w:tr>
      <w:tr w14:paraId="049C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D8F2343">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28D1DBF">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B81D599">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设备安装调试记录原件</w:t>
            </w:r>
          </w:p>
        </w:tc>
      </w:tr>
      <w:tr w14:paraId="752F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50A1DEC">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6F5CF2E">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B870D44">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电梯安装检验合格证原件</w:t>
            </w:r>
          </w:p>
        </w:tc>
      </w:tr>
      <w:tr w14:paraId="03AB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376DD26">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820E8A4">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FDAFEFE">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电梯安装检验报告</w:t>
            </w:r>
          </w:p>
        </w:tc>
      </w:tr>
      <w:tr w14:paraId="2CD4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E47685D">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54CCDAB8">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2F906766">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安装过程中事故记录和处理报告</w:t>
            </w:r>
          </w:p>
        </w:tc>
      </w:tr>
      <w:tr w14:paraId="312B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D86CDB5">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5C70D78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988F803">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国家特种设备档案复印件</w:t>
            </w:r>
          </w:p>
        </w:tc>
      </w:tr>
      <w:tr w14:paraId="6850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A4B8C9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470378A0">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39A0A70">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设计变更证明</w:t>
            </w:r>
          </w:p>
        </w:tc>
      </w:tr>
      <w:tr w14:paraId="12ED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2C31102">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70214072">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7EE0F8BD">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设备开箱检查记录</w:t>
            </w:r>
          </w:p>
        </w:tc>
      </w:tr>
      <w:tr w14:paraId="35CB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CE13807">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11AA9B79">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33AA4AF3">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开工报告</w:t>
            </w:r>
          </w:p>
        </w:tc>
      </w:tr>
      <w:tr w14:paraId="76C0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F804DDC">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15056787">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17973B2E">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电梯安装自检记录</w:t>
            </w:r>
          </w:p>
        </w:tc>
      </w:tr>
      <w:tr w14:paraId="074C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FAD152E">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2D5EC2F9">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7ABE578A">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电梯钥匙</w:t>
            </w:r>
          </w:p>
        </w:tc>
      </w:tr>
      <w:tr w14:paraId="3D19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A7528CB">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continue"/>
          </w:tcPr>
          <w:p w14:paraId="63F0F958">
            <w:pPr>
              <w:spacing w:line="360" w:lineRule="auto"/>
              <w:ind w:firstLine="480" w:firstLineChars="200"/>
              <w:jc w:val="left"/>
              <w:rPr>
                <w:rFonts w:cs="Times New Roman" w:asciiTheme="minorEastAsia" w:hAnsiTheme="minorEastAsia"/>
                <w:color w:val="auto"/>
                <w:kern w:val="0"/>
                <w:sz w:val="24"/>
                <w:szCs w:val="24"/>
                <w:lang w:eastAsia="en-US"/>
              </w:rPr>
            </w:pPr>
          </w:p>
        </w:tc>
        <w:tc>
          <w:tcPr>
            <w:tcW w:w="6541" w:type="dxa"/>
          </w:tcPr>
          <w:p w14:paraId="6FBD4FD7">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其它相关资料</w:t>
            </w:r>
          </w:p>
        </w:tc>
      </w:tr>
      <w:tr w14:paraId="6B23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5EE0FFC">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restart"/>
          </w:tcPr>
          <w:p w14:paraId="3A683FE2">
            <w:pPr>
              <w:spacing w:line="360" w:lineRule="auto"/>
              <w:jc w:val="left"/>
              <w:rPr>
                <w:rFonts w:cs="Times New Roman" w:asciiTheme="minorEastAsia" w:hAnsiTheme="minorEastAsia"/>
                <w:color w:val="auto"/>
                <w:kern w:val="0"/>
                <w:sz w:val="24"/>
                <w:szCs w:val="24"/>
                <w:lang w:eastAsia="en-US"/>
              </w:rPr>
            </w:pPr>
          </w:p>
          <w:p w14:paraId="36314421">
            <w:pPr>
              <w:spacing w:line="360" w:lineRule="auto"/>
              <w:jc w:val="left"/>
              <w:rPr>
                <w:rFonts w:cs="Times New Roman" w:asciiTheme="minorEastAsia" w:hAnsiTheme="minorEastAsia"/>
                <w:color w:val="auto"/>
                <w:kern w:val="0"/>
                <w:sz w:val="24"/>
                <w:szCs w:val="24"/>
                <w:lang w:eastAsia="en-US"/>
              </w:rPr>
            </w:pPr>
          </w:p>
          <w:p w14:paraId="7428EDFC">
            <w:pPr>
              <w:spacing w:line="360" w:lineRule="auto"/>
              <w:jc w:val="left"/>
              <w:rPr>
                <w:rFonts w:cs="Times New Roman" w:asciiTheme="minorEastAsia" w:hAnsiTheme="minorEastAsia"/>
                <w:color w:val="auto"/>
                <w:kern w:val="0"/>
                <w:sz w:val="24"/>
                <w:szCs w:val="24"/>
                <w:lang w:eastAsia="en-US"/>
              </w:rPr>
            </w:pPr>
          </w:p>
          <w:p w14:paraId="27CC6F7B">
            <w:pPr>
              <w:spacing w:line="360" w:lineRule="auto"/>
              <w:jc w:val="left"/>
              <w:rPr>
                <w:rFonts w:cs="Times New Roman" w:asciiTheme="minorEastAsia" w:hAnsiTheme="minorEastAsia"/>
                <w:color w:val="auto"/>
                <w:kern w:val="0"/>
                <w:sz w:val="24"/>
                <w:szCs w:val="24"/>
                <w:lang w:eastAsia="en-US"/>
              </w:rPr>
            </w:pPr>
          </w:p>
          <w:p w14:paraId="5DBD96D9">
            <w:pPr>
              <w:spacing w:line="360" w:lineRule="auto"/>
              <w:jc w:val="left"/>
              <w:rPr>
                <w:rFonts w:cs="Times New Roman" w:asciiTheme="minorEastAsia" w:hAnsiTheme="minorEastAsia"/>
                <w:color w:val="auto"/>
                <w:kern w:val="0"/>
                <w:sz w:val="24"/>
                <w:szCs w:val="24"/>
                <w:lang w:eastAsia="en-US"/>
              </w:rPr>
            </w:pPr>
          </w:p>
          <w:p w14:paraId="67FF4F60">
            <w:pPr>
              <w:spacing w:line="360" w:lineRule="auto"/>
              <w:jc w:val="left"/>
              <w:rPr>
                <w:rFonts w:cs="Times New Roman" w:asciiTheme="minorEastAsia" w:hAnsiTheme="minorEastAsia"/>
                <w:color w:val="auto"/>
                <w:kern w:val="0"/>
                <w:sz w:val="24"/>
                <w:szCs w:val="24"/>
                <w:lang w:eastAsia="en-US"/>
              </w:rPr>
            </w:pPr>
          </w:p>
          <w:p w14:paraId="7A2C706E">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消防系统</w:t>
            </w:r>
          </w:p>
        </w:tc>
        <w:tc>
          <w:tcPr>
            <w:tcW w:w="6541" w:type="dxa"/>
          </w:tcPr>
          <w:p w14:paraId="18B5BB6F">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消防设备购买安装合同复印件</w:t>
            </w:r>
          </w:p>
        </w:tc>
      </w:tr>
      <w:tr w14:paraId="06F4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2610E3C">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3CB7E542">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29A074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设计图、二次装修图、竣工图、报警原件位置图、消防设计平面图、运输消防许可证</w:t>
            </w:r>
          </w:p>
        </w:tc>
      </w:tr>
      <w:tr w14:paraId="3B7A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C083984">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6662582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6D394A22">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消防设备制造、安装单位、维护单位资料复印件</w:t>
            </w:r>
          </w:p>
        </w:tc>
      </w:tr>
      <w:tr w14:paraId="47AA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09CB4B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BF9394B">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85FC972">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消防设备产权所有者及用户的名称和地址复印件</w:t>
            </w:r>
          </w:p>
        </w:tc>
      </w:tr>
      <w:tr w14:paraId="4FA4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196" w:type="dxa"/>
            <w:vMerge w:val="continue"/>
          </w:tcPr>
          <w:p w14:paraId="1E064F9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64920CFD">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26AA2BE4">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消防自动报警、消防广播、消防栓、消防喷淋等设备参数（型号、数量、水泵额定功率、扬程等）原件</w:t>
            </w:r>
          </w:p>
        </w:tc>
      </w:tr>
      <w:tr w14:paraId="4535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196" w:type="dxa"/>
            <w:vMerge w:val="continue"/>
          </w:tcPr>
          <w:p w14:paraId="4B5D6C6B">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421299ED">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C6C252D">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随机资料（安装使用说明书、维护保养手册、机房布置图、产品合格证、随机配件清单、主要配件资料等）原件</w:t>
            </w:r>
          </w:p>
        </w:tc>
      </w:tr>
      <w:tr w14:paraId="5E78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30DE696">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34BB608F">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ACBF306">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设备、仪表调试运行检验记录、管道冲洗、水压及闭水试验检验记录复印件</w:t>
            </w:r>
          </w:p>
        </w:tc>
      </w:tr>
      <w:tr w14:paraId="0A98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F6DECB7">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282FFB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FBC6E78">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消防系统主要材料和制品的合格证或试验记录复印件</w:t>
            </w:r>
          </w:p>
        </w:tc>
      </w:tr>
      <w:tr w14:paraId="71CE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BE2720A">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EF0199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7A60215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消防验收合格证书复印件</w:t>
            </w:r>
          </w:p>
        </w:tc>
      </w:tr>
      <w:tr w14:paraId="6F0E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1046BEE">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2D8C8A2F">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195E09F3">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其它相关资料</w:t>
            </w:r>
          </w:p>
        </w:tc>
      </w:tr>
      <w:tr w14:paraId="7725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6F87AF1">
            <w:pPr>
              <w:spacing w:line="360" w:lineRule="auto"/>
              <w:ind w:firstLine="480" w:firstLineChars="200"/>
              <w:jc w:val="left"/>
              <w:rPr>
                <w:rFonts w:cs="Times New Roman" w:asciiTheme="minorEastAsia" w:hAnsiTheme="minorEastAsia"/>
                <w:color w:val="auto"/>
                <w:kern w:val="0"/>
                <w:sz w:val="24"/>
                <w:szCs w:val="24"/>
                <w:lang w:eastAsia="en-US"/>
              </w:rPr>
            </w:pPr>
          </w:p>
        </w:tc>
        <w:tc>
          <w:tcPr>
            <w:tcW w:w="785" w:type="dxa"/>
            <w:vMerge w:val="restart"/>
          </w:tcPr>
          <w:p w14:paraId="6FD18D01">
            <w:pPr>
              <w:spacing w:line="360" w:lineRule="auto"/>
              <w:jc w:val="left"/>
              <w:rPr>
                <w:rFonts w:cs="Times New Roman" w:asciiTheme="minorEastAsia" w:hAnsiTheme="minorEastAsia"/>
                <w:color w:val="auto"/>
                <w:kern w:val="0"/>
                <w:sz w:val="24"/>
                <w:szCs w:val="24"/>
                <w:lang w:eastAsia="en-US"/>
              </w:rPr>
            </w:pPr>
          </w:p>
          <w:p w14:paraId="13577B1E">
            <w:pPr>
              <w:spacing w:line="360" w:lineRule="auto"/>
              <w:jc w:val="left"/>
              <w:rPr>
                <w:rFonts w:cs="Times New Roman" w:asciiTheme="minorEastAsia" w:hAnsiTheme="minorEastAsia"/>
                <w:color w:val="auto"/>
                <w:kern w:val="0"/>
                <w:sz w:val="24"/>
                <w:szCs w:val="24"/>
                <w:lang w:eastAsia="en-US"/>
              </w:rPr>
            </w:pPr>
          </w:p>
          <w:p w14:paraId="1D98EAC7">
            <w:pPr>
              <w:spacing w:line="360" w:lineRule="auto"/>
              <w:jc w:val="left"/>
              <w:rPr>
                <w:rFonts w:cs="Times New Roman" w:asciiTheme="minorEastAsia" w:hAnsiTheme="minorEastAsia"/>
                <w:color w:val="auto"/>
                <w:kern w:val="0"/>
                <w:sz w:val="24"/>
                <w:szCs w:val="24"/>
                <w:lang w:eastAsia="en-US"/>
              </w:rPr>
            </w:pPr>
          </w:p>
          <w:p w14:paraId="6B3A5C1E">
            <w:pPr>
              <w:spacing w:line="360" w:lineRule="auto"/>
              <w:jc w:val="left"/>
              <w:rPr>
                <w:rFonts w:cs="Times New Roman" w:asciiTheme="minorEastAsia" w:hAnsiTheme="minorEastAsia"/>
                <w:color w:val="auto"/>
                <w:kern w:val="0"/>
                <w:sz w:val="24"/>
                <w:szCs w:val="24"/>
                <w:lang w:eastAsia="en-US"/>
              </w:rPr>
            </w:pPr>
            <w:r>
              <w:rPr>
                <w:rFonts w:hint="eastAsia" w:cs="Times New Roman" w:asciiTheme="minorEastAsia" w:hAnsiTheme="minorEastAsia"/>
                <w:color w:val="auto"/>
                <w:kern w:val="0"/>
                <w:sz w:val="24"/>
                <w:szCs w:val="24"/>
                <w:lang w:eastAsia="en-US"/>
              </w:rPr>
              <w:t>弱电系统</w:t>
            </w:r>
          </w:p>
        </w:tc>
        <w:tc>
          <w:tcPr>
            <w:tcW w:w="6541" w:type="dxa"/>
          </w:tcPr>
          <w:p w14:paraId="35DB873E">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弱电系统设备购买、安装合同复印件</w:t>
            </w:r>
          </w:p>
        </w:tc>
      </w:tr>
      <w:tr w14:paraId="533A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02A93E1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1397049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397A97C0">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设计图纸、施工图纸、竣工图纸、设计说明、系统结构图、原理控制图、设备布置及管线的平面图、控制系统电子原理图、监控中心的设备布置图、工程技术资料、记录</w:t>
            </w:r>
          </w:p>
        </w:tc>
      </w:tr>
      <w:tr w14:paraId="2B99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0916AB9">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3FDC8E3F">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599BE454">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弱电系统设备制造、安装单位、维护单位资料复印件</w:t>
            </w:r>
          </w:p>
        </w:tc>
      </w:tr>
      <w:tr w14:paraId="6204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ECBD620">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74ADA505">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B89A081">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弱电系统设备参数（系统、型号、规格、数量）原件</w:t>
            </w:r>
          </w:p>
        </w:tc>
      </w:tr>
      <w:tr w14:paraId="282E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1196" w:type="dxa"/>
            <w:vMerge w:val="continue"/>
          </w:tcPr>
          <w:p w14:paraId="682C21BB">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3E627E8A">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5D00EC6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弱电系统随机资料（安装使用说明书、维护保养手册、产品合格证、随机配件清单、主要配件资料等）原件</w:t>
            </w:r>
          </w:p>
        </w:tc>
      </w:tr>
      <w:tr w14:paraId="3433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67F0253">
            <w:pPr>
              <w:spacing w:line="360" w:lineRule="auto"/>
              <w:ind w:firstLine="480" w:firstLineChars="200"/>
              <w:jc w:val="left"/>
              <w:rPr>
                <w:rFonts w:cs="Times New Roman" w:asciiTheme="minorEastAsia" w:hAnsiTheme="minorEastAsia"/>
                <w:color w:val="auto"/>
                <w:kern w:val="0"/>
                <w:sz w:val="24"/>
                <w:szCs w:val="24"/>
                <w:lang w:eastAsia="zh-CN"/>
              </w:rPr>
            </w:pPr>
          </w:p>
        </w:tc>
        <w:tc>
          <w:tcPr>
            <w:tcW w:w="785" w:type="dxa"/>
            <w:vMerge w:val="continue"/>
          </w:tcPr>
          <w:p w14:paraId="0A1C92BF">
            <w:pPr>
              <w:spacing w:line="360" w:lineRule="auto"/>
              <w:ind w:firstLine="480" w:firstLineChars="200"/>
              <w:jc w:val="left"/>
              <w:rPr>
                <w:rFonts w:cs="Times New Roman" w:asciiTheme="minorEastAsia" w:hAnsiTheme="minorEastAsia"/>
                <w:color w:val="auto"/>
                <w:kern w:val="0"/>
                <w:sz w:val="24"/>
                <w:szCs w:val="24"/>
                <w:lang w:eastAsia="zh-CN"/>
              </w:rPr>
            </w:pPr>
          </w:p>
        </w:tc>
        <w:tc>
          <w:tcPr>
            <w:tcW w:w="6541" w:type="dxa"/>
          </w:tcPr>
          <w:p w14:paraId="096E15BC">
            <w:pPr>
              <w:spacing w:line="360" w:lineRule="auto"/>
              <w:jc w:val="left"/>
              <w:rPr>
                <w:rFonts w:cs="Times New Roman" w:asciiTheme="minorEastAsia" w:hAnsiTheme="minorEastAsia"/>
                <w:color w:val="auto"/>
                <w:kern w:val="0"/>
                <w:sz w:val="24"/>
                <w:szCs w:val="24"/>
                <w:lang w:eastAsia="zh-CN"/>
              </w:rPr>
            </w:pPr>
            <w:r>
              <w:rPr>
                <w:rFonts w:hint="eastAsia" w:cs="Times New Roman" w:asciiTheme="minorEastAsia" w:hAnsiTheme="minorEastAsia"/>
                <w:color w:val="auto"/>
                <w:kern w:val="0"/>
                <w:sz w:val="24"/>
                <w:szCs w:val="24"/>
                <w:lang w:eastAsia="zh-CN"/>
              </w:rPr>
              <w:t>弱电系统设备调试运行检验记录、安装检验合格证书、智能化等设备国家许可使用证明原件</w:t>
            </w:r>
          </w:p>
        </w:tc>
      </w:tr>
      <w:tr w14:paraId="0242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22" w:type="dxa"/>
            <w:gridSpan w:val="3"/>
          </w:tcPr>
          <w:p w14:paraId="5B05D250">
            <w:pPr>
              <w:spacing w:line="360" w:lineRule="auto"/>
              <w:ind w:firstLine="482" w:firstLineChars="200"/>
              <w:jc w:val="center"/>
              <w:rPr>
                <w:rFonts w:cs="Times New Roman" w:asciiTheme="minorEastAsia" w:hAnsiTheme="minorEastAsia"/>
                <w:b/>
                <w:bCs/>
                <w:color w:val="auto"/>
                <w:kern w:val="0"/>
                <w:sz w:val="24"/>
                <w:szCs w:val="24"/>
                <w:lang w:eastAsia="zh-CN"/>
              </w:rPr>
            </w:pPr>
            <w:r>
              <w:rPr>
                <w:rFonts w:hint="eastAsia" w:cs="Times New Roman" w:asciiTheme="minorEastAsia" w:hAnsiTheme="minorEastAsia"/>
                <w:b/>
                <w:bCs/>
                <w:color w:val="auto"/>
                <w:kern w:val="0"/>
                <w:sz w:val="24"/>
                <w:szCs w:val="24"/>
                <w:lang w:eastAsia="zh-CN"/>
              </w:rPr>
              <w:t>其它城建档案馆存档的文件</w:t>
            </w:r>
          </w:p>
        </w:tc>
      </w:tr>
    </w:tbl>
    <w:p w14:paraId="03D43BA4">
      <w:pPr>
        <w:ind w:firstLine="240" w:firstLineChars="100"/>
        <w:rPr>
          <w:rFonts w:ascii="微软雅黑" w:hAnsi="微软雅黑" w:eastAsia="微软雅黑"/>
          <w:color w:val="auto"/>
          <w:sz w:val="24"/>
          <w:szCs w:val="24"/>
          <w:lang w:eastAsia="zh-CN"/>
        </w:rPr>
      </w:pPr>
    </w:p>
    <w:p w14:paraId="7D69FE26">
      <w:pPr>
        <w:rPr>
          <w:rFonts w:hint="eastAsia"/>
          <w:color w:val="auto"/>
          <w:lang w:val="en-US" w:eastAsia="zh-CN"/>
        </w:rPr>
      </w:pPr>
      <w:r>
        <w:rPr>
          <w:rFonts w:hint="eastAsia"/>
          <w:color w:val="auto"/>
          <w:lang w:val="en-US" w:eastAsia="zh-CN"/>
        </w:rPr>
        <w:br w:type="page"/>
      </w:r>
    </w:p>
    <w:p w14:paraId="741531AF">
      <w:pPr>
        <w:ind w:firstLine="240" w:firstLineChars="100"/>
        <w:rPr>
          <w:rFonts w:hint="eastAsia" w:ascii="黑体" w:hAnsi="黑体" w:eastAsia="黑体" w:cs="Times New Roman"/>
          <w:color w:val="auto"/>
          <w:kern w:val="0"/>
          <w:sz w:val="36"/>
          <w:szCs w:val="28"/>
        </w:rPr>
      </w:pPr>
      <w:r>
        <w:rPr>
          <w:rFonts w:hint="eastAsia" w:ascii="微软雅黑" w:hAnsi="微软雅黑" w:eastAsia="微软雅黑"/>
          <w:color w:val="auto"/>
          <w:sz w:val="24"/>
          <w:szCs w:val="24"/>
          <w:lang w:eastAsia="zh-CN"/>
        </w:rPr>
        <w:t>附件二：</w:t>
      </w:r>
      <w:r>
        <w:rPr>
          <w:rFonts w:ascii="微软雅黑" w:hAnsi="微软雅黑" w:eastAsia="微软雅黑"/>
          <w:color w:val="auto"/>
          <w:sz w:val="24"/>
          <w:szCs w:val="24"/>
          <w:lang w:eastAsia="zh-CN"/>
        </w:rPr>
        <w:t>检查标准</w:t>
      </w:r>
    </w:p>
    <w:p w14:paraId="7E1A1EF2">
      <w:pPr>
        <w:spacing w:line="360" w:lineRule="auto"/>
        <w:ind w:firstLine="720" w:firstLineChars="200"/>
        <w:jc w:val="center"/>
        <w:rPr>
          <w:rFonts w:ascii="黑体" w:hAnsi="黑体" w:eastAsia="黑体" w:cs="Times New Roman"/>
          <w:color w:val="auto"/>
          <w:kern w:val="0"/>
          <w:sz w:val="36"/>
          <w:szCs w:val="28"/>
        </w:rPr>
      </w:pPr>
      <w:r>
        <w:rPr>
          <w:rFonts w:hint="eastAsia" w:ascii="黑体" w:hAnsi="黑体" w:eastAsia="黑体" w:cs="Times New Roman"/>
          <w:color w:val="auto"/>
          <w:kern w:val="0"/>
          <w:sz w:val="36"/>
          <w:szCs w:val="28"/>
        </w:rPr>
        <w:t>承接查验内容与标准</w:t>
      </w:r>
    </w:p>
    <w:p w14:paraId="426D9685">
      <w:pPr>
        <w:spacing w:line="360" w:lineRule="auto"/>
        <w:jc w:val="left"/>
        <w:rPr>
          <w:rFonts w:ascii="Calibri" w:hAnsi="Calibri" w:eastAsia="宋体" w:cs="Times New Roman"/>
          <w:color w:val="auto"/>
          <w:kern w:val="0"/>
          <w:sz w:val="32"/>
          <w:szCs w:val="28"/>
        </w:rPr>
      </w:pPr>
      <w:r>
        <w:rPr>
          <w:rFonts w:hint="eastAsia" w:ascii="Calibri" w:hAnsi="Calibri" w:eastAsia="宋体" w:cs="Times New Roman"/>
          <w:color w:val="auto"/>
          <w:kern w:val="0"/>
          <w:sz w:val="32"/>
          <w:szCs w:val="28"/>
        </w:rPr>
        <w:t>（1）单元公区</w:t>
      </w:r>
    </w:p>
    <w:tbl>
      <w:tblPr>
        <w:tblStyle w:val="82"/>
        <w:tblpPr w:leftFromText="180" w:rightFromText="180" w:vertAnchor="text" w:horzAnchor="margin" w:tblpY="26"/>
        <w:tblW w:w="93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35"/>
        <w:gridCol w:w="7087"/>
      </w:tblGrid>
      <w:tr w14:paraId="52652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0707995">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087" w:type="dxa"/>
          </w:tcPr>
          <w:p w14:paraId="1E38A61E">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4D04E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7823AA42">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大堂单元门、门禁</w:t>
            </w:r>
          </w:p>
        </w:tc>
        <w:tc>
          <w:tcPr>
            <w:tcW w:w="7087" w:type="dxa"/>
          </w:tcPr>
          <w:p w14:paraId="1FE45ABB">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单元大堂门体安装牢固；门禁设备安装位置合理方便使用；</w:t>
            </w:r>
          </w:p>
        </w:tc>
      </w:tr>
      <w:tr w14:paraId="4714A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19F9BD5B">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墙面涂料</w:t>
            </w:r>
          </w:p>
        </w:tc>
        <w:tc>
          <w:tcPr>
            <w:tcW w:w="7087" w:type="dxa"/>
          </w:tcPr>
          <w:p w14:paraId="7C59CB97">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表面平整、干净无污染；无波浪纹、刷纹、颜色一致；无咬色、起皮和掉粉现象；材料交接处收口美观；</w:t>
            </w:r>
          </w:p>
        </w:tc>
      </w:tr>
      <w:tr w14:paraId="6A1AD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2235" w:type="dxa"/>
          </w:tcPr>
          <w:p w14:paraId="6B4FFFBF">
            <w:pPr>
              <w:rPr>
                <w:rFonts w:ascii="宋体" w:hAnsi="宋体" w:eastAsia="宋体" w:cs="Times New Roman"/>
                <w:b/>
                <w:color w:val="auto"/>
                <w:kern w:val="0"/>
                <w:sz w:val="24"/>
                <w:szCs w:val="24"/>
              </w:rPr>
            </w:pPr>
            <w:r>
              <w:rPr>
                <w:rFonts w:hint="eastAsia" w:ascii="宋体" w:hAnsi="宋体" w:eastAsia="宋体" w:cs="Times New Roman"/>
                <w:b/>
                <w:color w:val="auto"/>
                <w:kern w:val="0"/>
                <w:sz w:val="24"/>
                <w:szCs w:val="24"/>
              </w:rPr>
              <w:t>瓷砖/石材（墙、地面）</w:t>
            </w:r>
          </w:p>
        </w:tc>
        <w:tc>
          <w:tcPr>
            <w:tcW w:w="7087" w:type="dxa"/>
          </w:tcPr>
          <w:p w14:paraId="73B29BFB">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表面平整光洁、套割吻合美观；勾缝宽度一致、密实、直线平顺；无污染、划伤、撞痕、蹦边、断裂、色差、空鼓现象；材料交接处收口美观；水、暖,强、弱电井门开启和关闭方便，附着在其上的装饰面层对其正常功能无影响；</w:t>
            </w:r>
          </w:p>
        </w:tc>
      </w:tr>
      <w:tr w14:paraId="1769B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252270F6">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电梯层门门套</w:t>
            </w:r>
          </w:p>
        </w:tc>
        <w:tc>
          <w:tcPr>
            <w:tcW w:w="7087" w:type="dxa"/>
          </w:tcPr>
          <w:p w14:paraId="2E9EA3D9">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无污染、裂缝、划伤、破损；阴阳角顺直、拼缝均匀、无高低差；勾缝/擦缝饱满，石材拼缝处打磨处理；电梯厅门无划伤污染，石材门套线方正、收口顺直精细、无缺角，无明显色差；</w:t>
            </w:r>
          </w:p>
        </w:tc>
      </w:tr>
      <w:tr w14:paraId="7D5E7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30" w:hRule="atLeast"/>
        </w:trPr>
        <w:tc>
          <w:tcPr>
            <w:tcW w:w="2235" w:type="dxa"/>
            <w:tcBorders>
              <w:bottom w:val="single" w:color="auto" w:sz="4" w:space="0"/>
            </w:tcBorders>
          </w:tcPr>
          <w:p w14:paraId="2E6F2671">
            <w:pPr>
              <w:rPr>
                <w:rFonts w:ascii="宋体" w:hAnsi="宋体" w:eastAsia="宋体" w:cs="Times New Roman"/>
                <w:b/>
                <w:color w:val="auto"/>
                <w:kern w:val="0"/>
                <w:sz w:val="24"/>
                <w:szCs w:val="24"/>
              </w:rPr>
            </w:pPr>
            <w:r>
              <w:rPr>
                <w:rFonts w:hint="eastAsia" w:ascii="宋体" w:hAnsi="宋体" w:eastAsia="宋体" w:cs="Times New Roman"/>
                <w:b/>
                <w:color w:val="auto"/>
                <w:kern w:val="0"/>
                <w:sz w:val="24"/>
                <w:szCs w:val="24"/>
              </w:rPr>
              <w:t>人行楼梯、走道、栏杆</w:t>
            </w:r>
          </w:p>
        </w:tc>
        <w:tc>
          <w:tcPr>
            <w:tcW w:w="7087" w:type="dxa"/>
            <w:tcBorders>
              <w:bottom w:val="single" w:color="auto" w:sz="4" w:space="0"/>
            </w:tcBorders>
          </w:tcPr>
          <w:p w14:paraId="1D6221BE">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地砖铺贴平整，拼花图案清晰，色泽一致，无缺棱掉角，砖缝均匀顺直；楼梯踏步尺寸一致，无大小头，斜面一条线，；楼梯挡水线、挂落线、宽厚度一致，表面平整；栏杆焊疤处理平整，木扶手拼接牢固，扶手背不弯曲，腻子批嵌密实，栏杆高度、间隙符合设计规范铁质栏杆接口焊接严密，油漆表面涂刷后无锈斑、焊渣，毛刺等；表面平整度允许偏差3mm，接缝直线度允许偏差2mm，接缝高低差允许偏差0.5mm；</w:t>
            </w:r>
          </w:p>
        </w:tc>
      </w:tr>
      <w:tr w14:paraId="72340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2235" w:type="dxa"/>
            <w:tcBorders>
              <w:top w:val="single" w:color="auto" w:sz="4" w:space="0"/>
            </w:tcBorders>
          </w:tcPr>
          <w:p w14:paraId="32614829">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公共阳台</w:t>
            </w:r>
          </w:p>
        </w:tc>
        <w:tc>
          <w:tcPr>
            <w:tcW w:w="7087" w:type="dxa"/>
            <w:tcBorders>
              <w:top w:val="single" w:color="auto" w:sz="4" w:space="0"/>
            </w:tcBorders>
          </w:tcPr>
          <w:p w14:paraId="075980FA">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除符合楼地面地坪要求外，不倒泛水，无积水，不漏水。</w:t>
            </w:r>
          </w:p>
        </w:tc>
      </w:tr>
      <w:tr w14:paraId="452B7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0" w:hRule="atLeast"/>
        </w:trPr>
        <w:tc>
          <w:tcPr>
            <w:tcW w:w="2235" w:type="dxa"/>
            <w:tcBorders>
              <w:top w:val="single" w:color="auto" w:sz="4" w:space="0"/>
              <w:bottom w:val="single" w:color="auto" w:sz="4" w:space="0"/>
            </w:tcBorders>
          </w:tcPr>
          <w:p w14:paraId="2A436BEF">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吊顶</w:t>
            </w:r>
          </w:p>
        </w:tc>
        <w:tc>
          <w:tcPr>
            <w:tcW w:w="7087" w:type="dxa"/>
            <w:tcBorders>
              <w:top w:val="single" w:color="auto" w:sz="4" w:space="0"/>
              <w:bottom w:val="single" w:color="auto" w:sz="4" w:space="0"/>
            </w:tcBorders>
          </w:tcPr>
          <w:p w14:paraId="470FCFE3">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涂料无明显色差、刷痕、波浪纹，皱皮、开裂；阴阳角顺直、方正；</w:t>
            </w:r>
          </w:p>
        </w:tc>
      </w:tr>
      <w:tr w14:paraId="7854C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0" w:hRule="atLeast"/>
        </w:trPr>
        <w:tc>
          <w:tcPr>
            <w:tcW w:w="2235" w:type="dxa"/>
            <w:tcBorders>
              <w:top w:val="single" w:color="auto" w:sz="4" w:space="0"/>
              <w:bottom w:val="single" w:color="auto" w:sz="4" w:space="0"/>
            </w:tcBorders>
          </w:tcPr>
          <w:p w14:paraId="38CA8ACE">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照明、光源</w:t>
            </w:r>
          </w:p>
        </w:tc>
        <w:tc>
          <w:tcPr>
            <w:tcW w:w="7087" w:type="dxa"/>
            <w:tcBorders>
              <w:top w:val="single" w:color="auto" w:sz="4" w:space="0"/>
              <w:bottom w:val="single" w:color="auto" w:sz="4" w:space="0"/>
            </w:tcBorders>
          </w:tcPr>
          <w:p w14:paraId="4C7CED2E">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照明能正常使用、无损坏、污染现象；灯带光源连续，颜色一致；</w:t>
            </w:r>
          </w:p>
        </w:tc>
      </w:tr>
      <w:tr w14:paraId="63766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5" w:hRule="atLeast"/>
        </w:trPr>
        <w:tc>
          <w:tcPr>
            <w:tcW w:w="2235" w:type="dxa"/>
            <w:tcBorders>
              <w:top w:val="single" w:color="auto" w:sz="4" w:space="0"/>
              <w:bottom w:val="single" w:color="auto" w:sz="4" w:space="0"/>
            </w:tcBorders>
          </w:tcPr>
          <w:p w14:paraId="5D55511B">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应急照明</w:t>
            </w:r>
          </w:p>
        </w:tc>
        <w:tc>
          <w:tcPr>
            <w:tcW w:w="7087" w:type="dxa"/>
            <w:tcBorders>
              <w:top w:val="single" w:color="auto" w:sz="4" w:space="0"/>
              <w:bottom w:val="single" w:color="auto" w:sz="4" w:space="0"/>
            </w:tcBorders>
          </w:tcPr>
          <w:p w14:paraId="5B40AFA9">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能正常使用；应急指示灯线盒无外露、歪斜；断电后能正常使用；</w:t>
            </w:r>
          </w:p>
        </w:tc>
      </w:tr>
      <w:tr w14:paraId="4C676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 w:hRule="atLeast"/>
        </w:trPr>
        <w:tc>
          <w:tcPr>
            <w:tcW w:w="2235" w:type="dxa"/>
            <w:tcBorders>
              <w:top w:val="single" w:color="auto" w:sz="4" w:space="0"/>
              <w:bottom w:val="single" w:color="auto" w:sz="4" w:space="0"/>
            </w:tcBorders>
          </w:tcPr>
          <w:p w14:paraId="31B8B1CE">
            <w:pPr>
              <w:rPr>
                <w:rFonts w:ascii="宋体" w:hAnsi="宋体" w:eastAsia="宋体" w:cs="Times New Roman"/>
                <w:b/>
                <w:color w:val="auto"/>
                <w:kern w:val="0"/>
                <w:sz w:val="24"/>
                <w:szCs w:val="24"/>
              </w:rPr>
            </w:pPr>
          </w:p>
          <w:p w14:paraId="229F112E">
            <w:pPr>
              <w:rPr>
                <w:rFonts w:ascii="宋体" w:hAnsi="宋体" w:eastAsia="宋体" w:cs="Times New Roman"/>
                <w:b/>
                <w:color w:val="auto"/>
                <w:kern w:val="0"/>
                <w:sz w:val="24"/>
                <w:szCs w:val="24"/>
              </w:rPr>
            </w:pPr>
          </w:p>
          <w:p w14:paraId="61A9EDB8">
            <w:pP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门、窗</w:t>
            </w:r>
          </w:p>
        </w:tc>
        <w:tc>
          <w:tcPr>
            <w:tcW w:w="7087" w:type="dxa"/>
            <w:tcBorders>
              <w:top w:val="single" w:color="auto" w:sz="4" w:space="0"/>
              <w:bottom w:val="single" w:color="auto" w:sz="4" w:space="0"/>
            </w:tcBorders>
          </w:tcPr>
          <w:p w14:paraId="179C36A2">
            <w:pPr>
              <w:rPr>
                <w:rFonts w:ascii="宋体" w:hAnsi="宋体" w:eastAsia="宋体" w:cs="Times New Roman"/>
                <w:color w:val="auto"/>
                <w:kern w:val="0"/>
                <w:sz w:val="24"/>
                <w:szCs w:val="24"/>
              </w:rPr>
            </w:pPr>
            <w:r>
              <w:rPr>
                <w:rFonts w:hint="eastAsia" w:ascii="宋体" w:hAnsi="宋体" w:eastAsia="宋体" w:cs="Times New Roman"/>
                <w:color w:val="auto"/>
                <w:kern w:val="0"/>
                <w:sz w:val="24"/>
                <w:szCs w:val="24"/>
              </w:rPr>
              <w:t>门窗开启灵活，无倒翘，窗开启方式正确，无异响，阻滞及反弹现象，五金配件齐全，位置正确；门窗框扇门窗表面外观洁净，无划痕，碰伤，拉毛现象；门窗滑槽内无垃圾，排水孔通畅，玻璃无划伤、气泡；硅胶槽顺直，槽口方向、宽度、深度符合设计要求，硅胶边缘整齐，光滑；松动、五金件齐全；窗台高度及防护能够确保人员安全及防盗（栏杆防护高度符合要求）； 门锁、拉手、插销、小五金、门碰头安装齐全，无遗漏，安装位置准确，牢固，表面整洁无污染，油漆涂膜无缺损、划伤，门锁开关灵活、钥匙插入拔出无卡阻现象；</w:t>
            </w:r>
          </w:p>
        </w:tc>
      </w:tr>
    </w:tbl>
    <w:p w14:paraId="68E68C3D">
      <w:pPr>
        <w:spacing w:line="360" w:lineRule="auto"/>
        <w:jc w:val="left"/>
        <w:rPr>
          <w:rFonts w:ascii="Calibri" w:hAnsi="Calibri" w:eastAsia="宋体" w:cs="Times New Roman"/>
          <w:color w:val="auto"/>
          <w:kern w:val="0"/>
          <w:sz w:val="32"/>
          <w:szCs w:val="28"/>
          <w:lang w:eastAsia="en-US"/>
        </w:rPr>
      </w:pPr>
      <w:r>
        <w:rPr>
          <w:rFonts w:hint="eastAsia" w:ascii="Calibri" w:hAnsi="Calibri" w:eastAsia="宋体" w:cs="Times New Roman"/>
          <w:color w:val="auto"/>
          <w:kern w:val="0"/>
          <w:sz w:val="32"/>
          <w:szCs w:val="28"/>
          <w:lang w:eastAsia="en-US"/>
        </w:rPr>
        <w:t>（2）地库、车库</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52A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6" w:type="dxa"/>
          </w:tcPr>
          <w:p w14:paraId="70ED6554">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55255DDB">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64AF2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0290A2D">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地面</w:t>
            </w:r>
          </w:p>
        </w:tc>
        <w:tc>
          <w:tcPr>
            <w:tcW w:w="7336" w:type="dxa"/>
          </w:tcPr>
          <w:p w14:paraId="63661677">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地面平整、无起砂、起皮、破损现象；</w:t>
            </w:r>
          </w:p>
        </w:tc>
      </w:tr>
      <w:tr w14:paraId="2345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F5FA22E">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墙面</w:t>
            </w:r>
          </w:p>
        </w:tc>
        <w:tc>
          <w:tcPr>
            <w:tcW w:w="7336" w:type="dxa"/>
          </w:tcPr>
          <w:p w14:paraId="7CBC068D">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墙面、顶棚腻子无返潮脱落、起鼓现象；外观无露筋、蜂窝、夹渣、疏松、裂缝、漏浆、渗漏，无外露铁丝、模板碎屑等杂物，墙面无大面污染现象；</w:t>
            </w:r>
          </w:p>
        </w:tc>
      </w:tr>
      <w:tr w14:paraId="00D6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15D4C882">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渗漏现象</w:t>
            </w:r>
          </w:p>
        </w:tc>
        <w:tc>
          <w:tcPr>
            <w:tcW w:w="7336" w:type="dxa"/>
          </w:tcPr>
          <w:p w14:paraId="37738E57">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地库地面、墙面、顶棚无渗漏现象；</w:t>
            </w:r>
          </w:p>
        </w:tc>
      </w:tr>
      <w:tr w14:paraId="4822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2CB449F1">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地库入口</w:t>
            </w:r>
          </w:p>
        </w:tc>
        <w:tc>
          <w:tcPr>
            <w:tcW w:w="7336" w:type="dxa"/>
            <w:tcBorders>
              <w:bottom w:val="single" w:color="auto" w:sz="4" w:space="0"/>
            </w:tcBorders>
          </w:tcPr>
          <w:p w14:paraId="01140777">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外露的车库坡道有防滑措施、防雨措施；地库出入口周界护栏高度安全可靠；地库入口收水沟位置篦子坚固，无破损；收水沟与集水坑有效联通，无积水，排水泵功能使用正常；地下室墙、柱面涂料无污染、霉变、开裂；地下室墙、柱有相关导向标识；护角、车档、减速带材质无破损；</w:t>
            </w:r>
          </w:p>
        </w:tc>
      </w:tr>
      <w:tr w14:paraId="3512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5C9EC35E">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交通提示</w:t>
            </w:r>
          </w:p>
        </w:tc>
        <w:tc>
          <w:tcPr>
            <w:tcW w:w="7336" w:type="dxa"/>
            <w:tcBorders>
              <w:top w:val="single" w:color="auto" w:sz="4" w:space="0"/>
              <w:bottom w:val="single" w:color="auto" w:sz="4" w:space="0"/>
            </w:tcBorders>
          </w:tcPr>
          <w:p w14:paraId="0736A298">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地库有交通流线、警示、限速、禁止、警告、限高、出入口、楼栋号、室内反光镜等交通标志；在各交通口、转弯口有减速带；</w:t>
            </w:r>
          </w:p>
        </w:tc>
      </w:tr>
      <w:tr w14:paraId="57D9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86" w:type="dxa"/>
            <w:tcBorders>
              <w:top w:val="single" w:color="auto" w:sz="4" w:space="0"/>
              <w:bottom w:val="single" w:color="auto" w:sz="4" w:space="0"/>
            </w:tcBorders>
          </w:tcPr>
          <w:p w14:paraId="6D907738">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地库取水点</w:t>
            </w:r>
          </w:p>
        </w:tc>
        <w:tc>
          <w:tcPr>
            <w:tcW w:w="7336" w:type="dxa"/>
            <w:tcBorders>
              <w:top w:val="single" w:color="auto" w:sz="4" w:space="0"/>
              <w:bottom w:val="single" w:color="auto" w:sz="4" w:space="0"/>
            </w:tcBorders>
          </w:tcPr>
          <w:p w14:paraId="29FB53B0">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给水点位置必须配套有排水点，给水点水龙头采用带内锁的水龙头；</w:t>
            </w:r>
          </w:p>
        </w:tc>
      </w:tr>
      <w:tr w14:paraId="6A41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223CAF7A">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积水坑、排水沟</w:t>
            </w:r>
          </w:p>
        </w:tc>
        <w:tc>
          <w:tcPr>
            <w:tcW w:w="7336" w:type="dxa"/>
            <w:tcBorders>
              <w:top w:val="single" w:color="auto" w:sz="4" w:space="0"/>
            </w:tcBorders>
          </w:tcPr>
          <w:p w14:paraId="3C6535A2">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 xml:space="preserve">设置在车行道路的排水沟须有护边，排水沟水箅子完好无损坏，积水坑采用花纹钢板，钢板下增加加强钢筋保证其强度；排水管道无积水、倒流、排水不畅；排水沟进入积水坑处设置滤网；湿式报警阀和末端试水装置的位置，须有地漏或排水设施；                                                                              </w:t>
            </w:r>
          </w:p>
        </w:tc>
      </w:tr>
      <w:tr w14:paraId="3789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14CB2344">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消防箱</w:t>
            </w:r>
          </w:p>
        </w:tc>
        <w:tc>
          <w:tcPr>
            <w:tcW w:w="7336" w:type="dxa"/>
          </w:tcPr>
          <w:p w14:paraId="6D74A9D4">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箱内枪头、水龙带、灭火器配备齐全；消防箱内卫生良好；车位旁消防控制阀门便于操作的位置，应保证在有车辆停放的情况下对各种阀门进行有效控制；</w:t>
            </w:r>
          </w:p>
        </w:tc>
      </w:tr>
      <w:tr w14:paraId="464C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9332F0C">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停车位</w:t>
            </w:r>
          </w:p>
        </w:tc>
        <w:tc>
          <w:tcPr>
            <w:tcW w:w="7336" w:type="dxa"/>
          </w:tcPr>
          <w:p w14:paraId="17F6B753">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地库停车位高度不低于2m，行车通道不低于2.2m；</w:t>
            </w:r>
          </w:p>
        </w:tc>
      </w:tr>
      <w:tr w14:paraId="66AE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7895345">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防火隔离门</w:t>
            </w:r>
          </w:p>
        </w:tc>
        <w:tc>
          <w:tcPr>
            <w:tcW w:w="7336" w:type="dxa"/>
          </w:tcPr>
          <w:p w14:paraId="11C1DF59">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防火门、分区卷帘门开关正常，无破损、划痕；</w:t>
            </w:r>
          </w:p>
        </w:tc>
      </w:tr>
    </w:tbl>
    <w:p w14:paraId="454C60CA">
      <w:pPr>
        <w:spacing w:line="360" w:lineRule="auto"/>
        <w:jc w:val="left"/>
        <w:rPr>
          <w:rFonts w:ascii="Calibri" w:hAnsi="Calibri" w:eastAsia="宋体" w:cs="Times New Roman"/>
          <w:color w:val="auto"/>
          <w:kern w:val="0"/>
          <w:sz w:val="32"/>
          <w:szCs w:val="28"/>
          <w:lang w:eastAsia="en-US"/>
        </w:rPr>
      </w:pPr>
      <w:r>
        <w:rPr>
          <w:rFonts w:hint="eastAsia" w:ascii="Calibri" w:hAnsi="Calibri" w:eastAsia="宋体" w:cs="Times New Roman"/>
          <w:color w:val="auto"/>
          <w:kern w:val="0"/>
          <w:sz w:val="32"/>
          <w:szCs w:val="28"/>
          <w:lang w:eastAsia="en-US"/>
        </w:rPr>
        <w:t>（3）屋面、外立面</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19E6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690DFCB">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7DF22DBE">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702E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AA8D9A5">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屋面排水</w:t>
            </w:r>
          </w:p>
        </w:tc>
        <w:tc>
          <w:tcPr>
            <w:tcW w:w="7336" w:type="dxa"/>
          </w:tcPr>
          <w:p w14:paraId="6351755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排水坡度不小于</w:t>
            </w:r>
            <w:r>
              <w:rPr>
                <w:rFonts w:ascii="宋体" w:hAnsi="宋体" w:eastAsia="宋体" w:cs="宋体"/>
                <w:color w:val="auto"/>
                <w:kern w:val="0"/>
                <w:sz w:val="24"/>
                <w:szCs w:val="24"/>
                <w:lang w:eastAsia="zh-CN"/>
              </w:rPr>
              <w:t>2%</w:t>
            </w:r>
            <w:r>
              <w:rPr>
                <w:rFonts w:hint="eastAsia" w:ascii="宋体" w:hAnsi="宋体" w:eastAsia="宋体" w:cs="宋体"/>
                <w:color w:val="auto"/>
                <w:kern w:val="0"/>
                <w:sz w:val="24"/>
                <w:szCs w:val="24"/>
                <w:lang w:eastAsia="zh-CN"/>
              </w:rPr>
              <w:t>，无渗漏和积水现象，屋面干净整洁；</w:t>
            </w:r>
          </w:p>
        </w:tc>
      </w:tr>
      <w:tr w14:paraId="32C7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2DF0149">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屋面刚性保护层</w:t>
            </w:r>
          </w:p>
        </w:tc>
        <w:tc>
          <w:tcPr>
            <w:tcW w:w="7336" w:type="dxa"/>
          </w:tcPr>
          <w:p w14:paraId="66B2F49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非上人（上人）屋面刚性保护层分格合理，缝宽一致；表面应平整（允许偏差</w:t>
            </w:r>
            <w:r>
              <w:rPr>
                <w:rFonts w:ascii="宋体" w:hAnsi="宋体" w:eastAsia="宋体" w:cs="宋体"/>
                <w:color w:val="auto"/>
                <w:kern w:val="0"/>
                <w:sz w:val="24"/>
                <w:szCs w:val="24"/>
                <w:lang w:eastAsia="zh-CN"/>
              </w:rPr>
              <w:t>5mm</w:t>
            </w:r>
            <w:r>
              <w:rPr>
                <w:rFonts w:hint="eastAsia" w:ascii="宋体" w:hAnsi="宋体" w:eastAsia="宋体" w:cs="宋体"/>
                <w:color w:val="auto"/>
                <w:kern w:val="0"/>
                <w:sz w:val="24"/>
                <w:szCs w:val="24"/>
                <w:lang w:eastAsia="zh-CN"/>
              </w:rPr>
              <w:t>），不得有酥松、起砂、起皮现象；上人屋面地砖分格合理，缝宽一致，分色清晰美观，不得有起鼓和脱落现象；收水口处地砖切割美观；</w:t>
            </w:r>
          </w:p>
        </w:tc>
      </w:tr>
      <w:tr w14:paraId="4C12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07CC576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屋面防水层排气管</w:t>
            </w:r>
          </w:p>
        </w:tc>
        <w:tc>
          <w:tcPr>
            <w:tcW w:w="7336" w:type="dxa"/>
          </w:tcPr>
          <w:p w14:paraId="38925FE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设置应纵横通顺、出气孔朝向一致，安装精细美观；当厨厕出屋面排气管高度过高时应采取加固措施；</w:t>
            </w:r>
          </w:p>
        </w:tc>
      </w:tr>
      <w:tr w14:paraId="4705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1D41258B">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屋面落水管</w:t>
            </w:r>
          </w:p>
        </w:tc>
        <w:tc>
          <w:tcPr>
            <w:tcW w:w="7336" w:type="dxa"/>
            <w:tcBorders>
              <w:bottom w:val="single" w:color="auto" w:sz="4" w:space="0"/>
            </w:tcBorders>
          </w:tcPr>
          <w:p w14:paraId="6575306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应有混凝土落水斗，避免落水直接冲刷屋面造成漏水；</w:t>
            </w:r>
          </w:p>
        </w:tc>
      </w:tr>
      <w:tr w14:paraId="0C5D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1986" w:type="dxa"/>
            <w:tcBorders>
              <w:top w:val="single" w:color="auto" w:sz="4" w:space="0"/>
              <w:bottom w:val="single" w:color="auto" w:sz="4" w:space="0"/>
            </w:tcBorders>
          </w:tcPr>
          <w:p w14:paraId="6367F67C">
            <w:pPr>
              <w:autoSpaceDE w:val="0"/>
              <w:autoSpaceDN w:val="0"/>
              <w:adjustRightInd w:val="0"/>
              <w:jc w:val="left"/>
              <w:rPr>
                <w:rFonts w:ascii="宋体" w:hAnsi="宋体" w:eastAsia="宋体" w:cs="宋体"/>
                <w:b/>
                <w:color w:val="auto"/>
                <w:kern w:val="0"/>
                <w:sz w:val="24"/>
                <w:szCs w:val="24"/>
                <w:lang w:eastAsia="zh-CN"/>
              </w:rPr>
            </w:pPr>
          </w:p>
          <w:p w14:paraId="22DDC520">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屋面管道防水要求</w:t>
            </w:r>
          </w:p>
        </w:tc>
        <w:tc>
          <w:tcPr>
            <w:tcW w:w="7336" w:type="dxa"/>
            <w:tcBorders>
              <w:top w:val="single" w:color="auto" w:sz="4" w:space="0"/>
              <w:bottom w:val="single" w:color="auto" w:sz="4" w:space="0"/>
            </w:tcBorders>
          </w:tcPr>
          <w:p w14:paraId="6D058EA3">
            <w:pPr>
              <w:autoSpaceDE w:val="0"/>
              <w:autoSpaceDN w:val="0"/>
              <w:adjustRightInd w:val="0"/>
              <w:spacing w:after="133"/>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出屋面管道根部应抹出高度不小于</w:t>
            </w:r>
            <w:r>
              <w:rPr>
                <w:rFonts w:ascii="宋体" w:hAnsi="宋体" w:eastAsia="宋体" w:cs="宋体"/>
                <w:color w:val="auto"/>
                <w:kern w:val="0"/>
                <w:sz w:val="24"/>
                <w:szCs w:val="24"/>
                <w:lang w:eastAsia="zh-CN"/>
              </w:rPr>
              <w:t>30mm</w:t>
            </w:r>
            <w:r>
              <w:rPr>
                <w:rFonts w:hint="eastAsia" w:ascii="宋体" w:hAnsi="宋体" w:eastAsia="宋体" w:cs="宋体"/>
                <w:color w:val="auto"/>
                <w:kern w:val="0"/>
                <w:sz w:val="24"/>
                <w:szCs w:val="24"/>
                <w:lang w:eastAsia="zh-CN"/>
              </w:rPr>
              <w:t>的圆锥台；管道周围与找平层或细石混凝土保护层之间应预留20mm*20mm的凹槽，并用密封材料嵌填严密； 管道上的防水层若为卷材，收头处应用金属箍紧固，并用密封材料封严；</w:t>
            </w:r>
          </w:p>
        </w:tc>
      </w:tr>
      <w:tr w14:paraId="7B20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34064E84">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屋面檐口</w:t>
            </w:r>
          </w:p>
        </w:tc>
        <w:tc>
          <w:tcPr>
            <w:tcW w:w="7336" w:type="dxa"/>
            <w:tcBorders>
              <w:top w:val="single" w:color="auto" w:sz="4" w:space="0"/>
            </w:tcBorders>
          </w:tcPr>
          <w:p w14:paraId="6C92A093">
            <w:pPr>
              <w:jc w:val="left"/>
              <w:rPr>
                <w:rFonts w:ascii="宋体" w:hAnsi="宋体" w:eastAsia="宋体" w:cs="Times New Roman"/>
                <w:color w:val="auto"/>
                <w:kern w:val="0"/>
                <w:sz w:val="24"/>
                <w:szCs w:val="24"/>
                <w:lang w:eastAsia="en-US"/>
              </w:rPr>
            </w:pPr>
            <w:r>
              <w:rPr>
                <w:rFonts w:hint="eastAsia" w:ascii="宋体" w:hAnsi="宋体" w:eastAsia="宋体" w:cs="Times New Roman"/>
                <w:color w:val="auto"/>
                <w:kern w:val="0"/>
                <w:sz w:val="24"/>
                <w:szCs w:val="24"/>
                <w:lang w:eastAsia="en-US"/>
              </w:rPr>
              <w:t>应有向内侧的泛水；</w:t>
            </w:r>
          </w:p>
        </w:tc>
      </w:tr>
      <w:tr w14:paraId="18D4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AAD7FBB">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屋面风机</w:t>
            </w:r>
          </w:p>
        </w:tc>
        <w:tc>
          <w:tcPr>
            <w:tcW w:w="7336" w:type="dxa"/>
          </w:tcPr>
          <w:p w14:paraId="293F935D">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要求风机中心线与基准线顺直，基础边缘与机座两侧一致、平整、牢固；安全防护措施、减震、地脚螺栓防松动措施符合要求；多台风机安装时，设备基础标高应一致且顺直成线；</w:t>
            </w:r>
          </w:p>
        </w:tc>
      </w:tr>
      <w:tr w14:paraId="5C55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986" w:type="dxa"/>
            <w:tcBorders>
              <w:bottom w:val="single" w:color="auto" w:sz="4" w:space="0"/>
            </w:tcBorders>
          </w:tcPr>
          <w:p w14:paraId="295187AA">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屋面避雷带</w:t>
            </w:r>
          </w:p>
        </w:tc>
        <w:tc>
          <w:tcPr>
            <w:tcW w:w="7336" w:type="dxa"/>
            <w:tcBorders>
              <w:bottom w:val="single" w:color="auto" w:sz="4" w:space="0"/>
            </w:tcBorders>
          </w:tcPr>
          <w:p w14:paraId="75692940">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安装要求水平整齐、间距一致、焊缝饱满无遗漏；焊接部分补刷的防腐油漆完整，可调支架美观；引下线标识清晰，根部处理得当；</w:t>
            </w:r>
          </w:p>
        </w:tc>
      </w:tr>
      <w:tr w14:paraId="107F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986" w:type="dxa"/>
            <w:tcBorders>
              <w:top w:val="single" w:color="auto" w:sz="4" w:space="0"/>
            </w:tcBorders>
          </w:tcPr>
          <w:p w14:paraId="6DF0F8B5">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外立面</w:t>
            </w:r>
          </w:p>
        </w:tc>
        <w:tc>
          <w:tcPr>
            <w:tcW w:w="7336" w:type="dxa"/>
            <w:tcBorders>
              <w:top w:val="single" w:color="auto" w:sz="4" w:space="0"/>
            </w:tcBorders>
          </w:tcPr>
          <w:p w14:paraId="400CD0F8">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表面无明显射影和波纹，面砖铺贴平整、横平竖直无空鼓，面砖间隙均匀、勾缝密实；外墙涂料粉刷无漏刷、无色差，外墙不渗水；墙面平整无空鼓开裂，大墙角、阴角挺拔通直，细砂批嵌均匀无接口，表面无明显射影和波纹，阴阳角清晰不含糊；涂料均匀，无色差，无接痕，无污染，收头清爽；</w:t>
            </w:r>
          </w:p>
        </w:tc>
      </w:tr>
    </w:tbl>
    <w:p w14:paraId="183AD5CF">
      <w:pPr>
        <w:spacing w:line="360" w:lineRule="auto"/>
        <w:jc w:val="left"/>
        <w:rPr>
          <w:rFonts w:ascii="Calibri" w:hAnsi="Calibri" w:eastAsia="宋体" w:cs="Times New Roman"/>
          <w:color w:val="auto"/>
          <w:kern w:val="0"/>
          <w:sz w:val="32"/>
          <w:szCs w:val="28"/>
          <w:lang w:eastAsia="en-US"/>
        </w:rPr>
      </w:pPr>
      <w:r>
        <w:rPr>
          <w:rFonts w:hint="eastAsia" w:ascii="Calibri" w:hAnsi="Calibri" w:eastAsia="宋体" w:cs="Times New Roman"/>
          <w:color w:val="auto"/>
          <w:kern w:val="0"/>
          <w:sz w:val="32"/>
          <w:szCs w:val="28"/>
          <w:lang w:eastAsia="en-US"/>
        </w:rPr>
        <w:t>（4）水、暖管井</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6D20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2BBA195">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16A8BAFC">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7AC4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39229AD4">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表观</w:t>
            </w:r>
          </w:p>
        </w:tc>
        <w:tc>
          <w:tcPr>
            <w:tcW w:w="7336" w:type="dxa"/>
          </w:tcPr>
          <w:p w14:paraId="2A297C2E">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管井门标识清楚且具备锁闭功能，并设置</w:t>
            </w:r>
            <w:r>
              <w:rPr>
                <w:rFonts w:ascii="宋体" w:hAnsi="宋体" w:eastAsia="宋体" w:cs="宋体"/>
                <w:color w:val="auto"/>
                <w:kern w:val="0"/>
                <w:sz w:val="24"/>
                <w:szCs w:val="24"/>
                <w:lang w:eastAsia="zh-CN"/>
              </w:rPr>
              <w:t>300mm</w:t>
            </w:r>
            <w:r>
              <w:rPr>
                <w:rFonts w:hint="eastAsia" w:ascii="宋体" w:hAnsi="宋体" w:eastAsia="宋体" w:cs="宋体"/>
                <w:color w:val="auto"/>
                <w:kern w:val="0"/>
                <w:sz w:val="24"/>
                <w:szCs w:val="24"/>
                <w:lang w:eastAsia="zh-CN"/>
              </w:rPr>
              <w:t>高挡水门槛；</w:t>
            </w:r>
          </w:p>
        </w:tc>
      </w:tr>
      <w:tr w14:paraId="7885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1B2F234">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内部空间</w:t>
            </w:r>
          </w:p>
        </w:tc>
        <w:tc>
          <w:tcPr>
            <w:tcW w:w="7336" w:type="dxa"/>
          </w:tcPr>
          <w:p w14:paraId="30CED258">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要求管井内部整洁无污染，管道排列整齐有序，卡架设置合理、平正牢固；水表安装位置正确，插卡充值方便，要有检修人员操作工作空间；</w:t>
            </w:r>
          </w:p>
        </w:tc>
      </w:tr>
      <w:tr w14:paraId="31D9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2940008E">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管井内地面</w:t>
            </w:r>
          </w:p>
        </w:tc>
        <w:tc>
          <w:tcPr>
            <w:tcW w:w="7336" w:type="dxa"/>
          </w:tcPr>
          <w:p w14:paraId="3AD7BA0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水泥压光，具有泛水，设有排水地漏，管井内地面和其他墙面应作上返</w:t>
            </w:r>
            <w:r>
              <w:rPr>
                <w:rFonts w:ascii="宋体" w:hAnsi="宋体" w:eastAsia="宋体" w:cs="宋体"/>
                <w:color w:val="auto"/>
                <w:kern w:val="0"/>
                <w:sz w:val="24"/>
                <w:szCs w:val="24"/>
                <w:lang w:eastAsia="zh-CN"/>
              </w:rPr>
              <w:t>250mm</w:t>
            </w:r>
            <w:r>
              <w:rPr>
                <w:rFonts w:hint="eastAsia" w:ascii="宋体" w:hAnsi="宋体" w:eastAsia="宋体" w:cs="宋体"/>
                <w:color w:val="auto"/>
                <w:kern w:val="0"/>
                <w:sz w:val="24"/>
                <w:szCs w:val="24"/>
                <w:lang w:eastAsia="zh-CN"/>
              </w:rPr>
              <w:t>的墙面防水，与房间相邻墙面的防水高度应为</w:t>
            </w:r>
            <w:r>
              <w:rPr>
                <w:rFonts w:ascii="宋体" w:hAnsi="宋体" w:eastAsia="宋体" w:cs="宋体"/>
                <w:color w:val="auto"/>
                <w:kern w:val="0"/>
                <w:sz w:val="24"/>
                <w:szCs w:val="24"/>
                <w:lang w:eastAsia="zh-CN"/>
              </w:rPr>
              <w:t>1500mm</w:t>
            </w:r>
            <w:r>
              <w:rPr>
                <w:rFonts w:hint="eastAsia" w:ascii="宋体" w:hAnsi="宋体" w:eastAsia="宋体" w:cs="宋体"/>
                <w:color w:val="auto"/>
                <w:kern w:val="0"/>
                <w:sz w:val="24"/>
                <w:szCs w:val="24"/>
                <w:lang w:eastAsia="zh-CN"/>
              </w:rPr>
              <w:t>；如地面交工后，再改装管道应按设计及规范要求相应增加套管；</w:t>
            </w:r>
          </w:p>
        </w:tc>
      </w:tr>
      <w:tr w14:paraId="7707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1B6027EB">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墙顶面</w:t>
            </w:r>
          </w:p>
        </w:tc>
        <w:tc>
          <w:tcPr>
            <w:tcW w:w="7336" w:type="dxa"/>
            <w:tcBorders>
              <w:bottom w:val="single" w:color="auto" w:sz="4" w:space="0"/>
            </w:tcBorders>
          </w:tcPr>
          <w:p w14:paraId="5158F40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水泥压光交活、平整光洁、阴阳角顺直；</w:t>
            </w:r>
          </w:p>
        </w:tc>
      </w:tr>
      <w:tr w14:paraId="15980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315A89DF">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照明</w:t>
            </w:r>
          </w:p>
        </w:tc>
        <w:tc>
          <w:tcPr>
            <w:tcW w:w="7336" w:type="dxa"/>
            <w:tcBorders>
              <w:top w:val="single" w:color="auto" w:sz="4" w:space="0"/>
              <w:bottom w:val="single" w:color="auto" w:sz="4" w:space="0"/>
            </w:tcBorders>
          </w:tcPr>
          <w:p w14:paraId="0295A83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管井内必须设置照明，照明开关安装于管道井门口便于操作部位；</w:t>
            </w:r>
          </w:p>
        </w:tc>
      </w:tr>
      <w:tr w14:paraId="3A82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14DFE675">
            <w:pPr>
              <w:autoSpaceDE w:val="0"/>
              <w:autoSpaceDN w:val="0"/>
              <w:adjustRightInd w:val="0"/>
              <w:jc w:val="left"/>
              <w:rPr>
                <w:rFonts w:ascii="宋体" w:hAnsi="宋体" w:eastAsia="宋体" w:cs="宋体"/>
                <w:b/>
                <w:color w:val="auto"/>
                <w:kern w:val="0"/>
                <w:sz w:val="24"/>
                <w:szCs w:val="24"/>
                <w:lang w:eastAsia="zh-CN"/>
              </w:rPr>
            </w:pPr>
          </w:p>
          <w:p w14:paraId="0DC365E6">
            <w:pPr>
              <w:autoSpaceDE w:val="0"/>
              <w:autoSpaceDN w:val="0"/>
              <w:adjustRightInd w:val="0"/>
              <w:jc w:val="left"/>
              <w:rPr>
                <w:rFonts w:ascii="宋体" w:hAnsi="宋体" w:eastAsia="宋体" w:cs="宋体"/>
                <w:b/>
                <w:color w:val="auto"/>
                <w:kern w:val="0"/>
                <w:sz w:val="24"/>
                <w:szCs w:val="24"/>
                <w:lang w:eastAsia="zh-CN"/>
              </w:rPr>
            </w:pPr>
          </w:p>
          <w:p w14:paraId="7DFE79D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管道的安装</w:t>
            </w:r>
          </w:p>
          <w:p w14:paraId="320D48AA">
            <w:pPr>
              <w:jc w:val="left"/>
              <w:rPr>
                <w:rFonts w:ascii="宋体" w:hAnsi="宋体" w:eastAsia="宋体" w:cs="Times New Roman"/>
                <w:b/>
                <w:color w:val="auto"/>
                <w:kern w:val="0"/>
                <w:sz w:val="24"/>
                <w:szCs w:val="24"/>
                <w:lang w:eastAsia="en-US"/>
              </w:rPr>
            </w:pPr>
          </w:p>
        </w:tc>
        <w:tc>
          <w:tcPr>
            <w:tcW w:w="7336" w:type="dxa"/>
            <w:tcBorders>
              <w:top w:val="single" w:color="auto" w:sz="4" w:space="0"/>
            </w:tcBorders>
          </w:tcPr>
          <w:p w14:paraId="1C0D2AC2">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主管道安装横平竖直，管道的接口不得设在套管内；各层管道的支架间距、做法一致；各管道排列整齐，管道与支架间紧密接触；分户支管横平竖直，支管之间的间距一致，标准层分户支管安装形式统一；各个分户支管上的阀门和配件能满足操作、检修和维护等使用要求；管道支、托架的形式、尺寸及规格应按设计或标准图集（</w:t>
            </w:r>
            <w:r>
              <w:rPr>
                <w:rFonts w:ascii="宋体" w:hAnsi="宋体" w:eastAsia="宋体" w:cs="宋体"/>
                <w:color w:val="auto"/>
                <w:kern w:val="0"/>
                <w:sz w:val="24"/>
                <w:szCs w:val="24"/>
                <w:lang w:eastAsia="zh-CN"/>
              </w:rPr>
              <w:t>05S</w:t>
            </w:r>
            <w:r>
              <w:rPr>
                <w:rFonts w:hint="eastAsia" w:ascii="宋体" w:hAnsi="宋体" w:eastAsia="宋体" w:cs="宋体"/>
                <w:color w:val="auto"/>
                <w:kern w:val="0"/>
                <w:sz w:val="24"/>
                <w:szCs w:val="24"/>
                <w:lang w:eastAsia="zh-CN"/>
              </w:rPr>
              <w:t>系列建筑标准设计图集）加工制作，型材与所固定的管道相称；孔、眼应采用电钻或冲床加工，焊接处不得有漏焊、欠焊或焊接裂纹等缺陷；金属支、吊、托架应做好防锈处理，涂刷防锈漆，最后涂刷两遍面漆；</w:t>
            </w:r>
          </w:p>
        </w:tc>
      </w:tr>
      <w:tr w14:paraId="6AB3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D7E60FE">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保温工程</w:t>
            </w:r>
            <w:r>
              <w:rPr>
                <w:rFonts w:ascii="宋体" w:hAnsi="宋体" w:eastAsia="宋体" w:cs="宋体"/>
                <w:b/>
                <w:color w:val="auto"/>
                <w:kern w:val="0"/>
                <w:sz w:val="24"/>
                <w:szCs w:val="24"/>
                <w:lang w:eastAsia="en-US"/>
              </w:rPr>
              <w:t>(</w:t>
            </w:r>
            <w:r>
              <w:rPr>
                <w:rFonts w:hint="eastAsia" w:ascii="宋体" w:hAnsi="宋体" w:eastAsia="宋体" w:cs="宋体"/>
                <w:b/>
                <w:color w:val="auto"/>
                <w:kern w:val="0"/>
                <w:sz w:val="24"/>
                <w:szCs w:val="24"/>
                <w:lang w:eastAsia="en-US"/>
              </w:rPr>
              <w:t>如有</w:t>
            </w:r>
            <w:r>
              <w:rPr>
                <w:rFonts w:ascii="宋体" w:hAnsi="宋体" w:eastAsia="宋体" w:cs="宋体"/>
                <w:b/>
                <w:color w:val="auto"/>
                <w:kern w:val="0"/>
                <w:sz w:val="24"/>
                <w:szCs w:val="24"/>
                <w:lang w:eastAsia="en-US"/>
              </w:rPr>
              <w:t>)</w:t>
            </w:r>
          </w:p>
        </w:tc>
        <w:tc>
          <w:tcPr>
            <w:tcW w:w="7336" w:type="dxa"/>
          </w:tcPr>
          <w:p w14:paraId="2020C1E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保温材料厚度满足设计要求，保温完成后要求表面平整光洁，接缝处用胶带粘贴严密；</w:t>
            </w:r>
          </w:p>
        </w:tc>
      </w:tr>
      <w:tr w14:paraId="751C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3C445C5C">
            <w:pPr>
              <w:autoSpaceDE w:val="0"/>
              <w:autoSpaceDN w:val="0"/>
              <w:adjustRightInd w:val="0"/>
              <w:jc w:val="left"/>
              <w:rPr>
                <w:rFonts w:ascii="宋体" w:hAnsi="宋体" w:eastAsia="宋体" w:cs="宋体"/>
                <w:b/>
                <w:color w:val="auto"/>
                <w:kern w:val="0"/>
                <w:sz w:val="24"/>
                <w:szCs w:val="24"/>
                <w:lang w:eastAsia="zh-CN"/>
              </w:rPr>
            </w:pPr>
          </w:p>
          <w:p w14:paraId="4FEC96C1">
            <w:pPr>
              <w:autoSpaceDE w:val="0"/>
              <w:autoSpaceDN w:val="0"/>
              <w:adjustRightInd w:val="0"/>
              <w:jc w:val="left"/>
              <w:rPr>
                <w:rFonts w:ascii="宋体" w:hAnsi="宋体" w:eastAsia="宋体" w:cs="宋体"/>
                <w:b/>
                <w:color w:val="auto"/>
                <w:kern w:val="0"/>
                <w:sz w:val="24"/>
                <w:szCs w:val="24"/>
                <w:lang w:eastAsia="zh-CN"/>
              </w:rPr>
            </w:pPr>
          </w:p>
          <w:p w14:paraId="086B174D">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管道标识的要求</w:t>
            </w:r>
          </w:p>
        </w:tc>
        <w:tc>
          <w:tcPr>
            <w:tcW w:w="7336" w:type="dxa"/>
          </w:tcPr>
          <w:p w14:paraId="5CF817F7">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主管道的标识：给水、中水主管道、热力供回水主管道要有明显的标识，标明是给水管道、中水管道或采暖供回水管道，并同时标明水流方向、高低区和管道管径大小；对于主管道上的主控制阀门的标识除标明水流方向、高低区和阀门型号大小外，还要求注明阀门所控制区域范围，标识大小为：</w:t>
            </w:r>
            <w:r>
              <w:rPr>
                <w:rFonts w:ascii="宋体" w:hAnsi="宋体" w:eastAsia="宋体" w:cs="宋体"/>
                <w:color w:val="auto"/>
                <w:kern w:val="0"/>
                <w:sz w:val="24"/>
                <w:szCs w:val="24"/>
                <w:lang w:eastAsia="zh-CN"/>
              </w:rPr>
              <w:t>200</w:t>
            </w:r>
            <w:r>
              <w:rPr>
                <w:rFonts w:hint="eastAsia" w:ascii="宋体" w:hAnsi="宋体" w:eastAsia="宋体" w:cs="宋体"/>
                <w:color w:val="auto"/>
                <w:kern w:val="0"/>
                <w:sz w:val="24"/>
                <w:szCs w:val="24"/>
                <w:lang w:eastAsia="zh-CN"/>
              </w:rPr>
              <w:t>×</w:t>
            </w:r>
            <w:r>
              <w:rPr>
                <w:rFonts w:ascii="宋体" w:hAnsi="宋体" w:eastAsia="宋体" w:cs="宋体"/>
                <w:color w:val="auto"/>
                <w:kern w:val="0"/>
                <w:sz w:val="24"/>
                <w:szCs w:val="24"/>
                <w:lang w:eastAsia="zh-CN"/>
              </w:rPr>
              <w:t>160mm</w:t>
            </w:r>
            <w:r>
              <w:rPr>
                <w:rFonts w:hint="eastAsia" w:ascii="宋体" w:hAnsi="宋体" w:eastAsia="宋体" w:cs="宋体"/>
                <w:color w:val="auto"/>
                <w:kern w:val="0"/>
                <w:sz w:val="24"/>
                <w:szCs w:val="24"/>
                <w:lang w:eastAsia="zh-CN"/>
              </w:rPr>
              <w:t>；分户支管道的标识；管道内分户支管道的标识要求采用卡片纸制作，尺寸统一为：</w:t>
            </w:r>
            <w:r>
              <w:rPr>
                <w:rFonts w:ascii="宋体" w:hAnsi="宋体" w:eastAsia="宋体" w:cs="宋体"/>
                <w:color w:val="auto"/>
                <w:kern w:val="0"/>
                <w:sz w:val="24"/>
                <w:szCs w:val="24"/>
                <w:lang w:eastAsia="zh-CN"/>
              </w:rPr>
              <w:t>100</w:t>
            </w:r>
            <w:r>
              <w:rPr>
                <w:rFonts w:hint="eastAsia" w:ascii="宋体" w:hAnsi="宋体" w:eastAsia="宋体" w:cs="宋体"/>
                <w:color w:val="auto"/>
                <w:kern w:val="0"/>
                <w:sz w:val="24"/>
                <w:szCs w:val="24"/>
                <w:lang w:eastAsia="zh-CN"/>
              </w:rPr>
              <w:t>×</w:t>
            </w:r>
            <w:r>
              <w:rPr>
                <w:rFonts w:ascii="宋体" w:hAnsi="宋体" w:eastAsia="宋体" w:cs="宋体"/>
                <w:color w:val="auto"/>
                <w:kern w:val="0"/>
                <w:sz w:val="24"/>
                <w:szCs w:val="24"/>
                <w:lang w:eastAsia="zh-CN"/>
              </w:rPr>
              <w:t>80mm</w:t>
            </w:r>
            <w:r>
              <w:rPr>
                <w:rFonts w:hint="eastAsia" w:ascii="宋体" w:hAnsi="宋体" w:eastAsia="宋体" w:cs="宋体"/>
                <w:color w:val="auto"/>
                <w:kern w:val="0"/>
                <w:sz w:val="24"/>
                <w:szCs w:val="24"/>
                <w:lang w:eastAsia="zh-CN"/>
              </w:rPr>
              <w:t>，内容打印、并塑封；采用塑料卡具统一挂于每一个分户支管管道的同一部位，要求美观整齐，同时注明分户支管的管径大小；分户支管道标识房间号，管道名称；</w:t>
            </w:r>
          </w:p>
        </w:tc>
      </w:tr>
    </w:tbl>
    <w:p w14:paraId="0FF9A55D">
      <w:pPr>
        <w:spacing w:line="360" w:lineRule="auto"/>
        <w:jc w:val="left"/>
        <w:rPr>
          <w:rFonts w:ascii="Calibri" w:hAnsi="Calibri" w:eastAsia="宋体" w:cs="Times New Roman"/>
          <w:color w:val="auto"/>
          <w:kern w:val="0"/>
          <w:sz w:val="32"/>
          <w:szCs w:val="28"/>
          <w:lang w:eastAsia="en-US"/>
        </w:rPr>
      </w:pPr>
      <w:r>
        <w:rPr>
          <w:rFonts w:hint="eastAsia" w:ascii="Calibri" w:hAnsi="Calibri" w:eastAsia="宋体" w:cs="Times New Roman"/>
          <w:color w:val="auto"/>
          <w:kern w:val="0"/>
          <w:sz w:val="32"/>
          <w:szCs w:val="28"/>
          <w:lang w:eastAsia="en-US"/>
        </w:rPr>
        <w:t>（5）强、弱电竖井</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5D0A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2F8032C4">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2C2C3309">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256F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5788F31">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表观</w:t>
            </w:r>
          </w:p>
        </w:tc>
        <w:tc>
          <w:tcPr>
            <w:tcW w:w="7336" w:type="dxa"/>
          </w:tcPr>
          <w:p w14:paraId="5856F30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管井门标识清楚且具备锁闭功能；</w:t>
            </w:r>
          </w:p>
        </w:tc>
      </w:tr>
      <w:tr w14:paraId="5DA6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F1B325D">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内部空间</w:t>
            </w:r>
          </w:p>
        </w:tc>
        <w:tc>
          <w:tcPr>
            <w:tcW w:w="7336" w:type="dxa"/>
          </w:tcPr>
          <w:p w14:paraId="6EFB71C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要求有检修人员操作工作空间</w:t>
            </w:r>
          </w:p>
        </w:tc>
      </w:tr>
      <w:tr w14:paraId="0CEC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384F572D">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地面</w:t>
            </w:r>
          </w:p>
        </w:tc>
        <w:tc>
          <w:tcPr>
            <w:tcW w:w="7336" w:type="dxa"/>
          </w:tcPr>
          <w:p w14:paraId="6F92D48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水泥压光，防火板铺设到位，卫生干静整洁；</w:t>
            </w:r>
          </w:p>
        </w:tc>
      </w:tr>
      <w:tr w14:paraId="3726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7761321F">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墙顶面</w:t>
            </w:r>
          </w:p>
        </w:tc>
        <w:tc>
          <w:tcPr>
            <w:tcW w:w="7336" w:type="dxa"/>
            <w:tcBorders>
              <w:bottom w:val="single" w:color="auto" w:sz="4" w:space="0"/>
            </w:tcBorders>
          </w:tcPr>
          <w:p w14:paraId="19E5BCF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腻子交活、平整光洁、阴阳角顺直；</w:t>
            </w:r>
          </w:p>
        </w:tc>
      </w:tr>
      <w:tr w14:paraId="181A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714C2482">
            <w:pPr>
              <w:autoSpaceDE w:val="0"/>
              <w:autoSpaceDN w:val="0"/>
              <w:adjustRightInd w:val="0"/>
              <w:jc w:val="left"/>
              <w:rPr>
                <w:rFonts w:ascii="宋体" w:hAnsi="宋体" w:eastAsia="宋体" w:cs="宋体"/>
                <w:b/>
                <w:color w:val="auto"/>
                <w:kern w:val="0"/>
                <w:sz w:val="24"/>
                <w:szCs w:val="24"/>
                <w:lang w:eastAsia="zh-CN"/>
              </w:rPr>
            </w:pPr>
          </w:p>
          <w:p w14:paraId="28C18D0A">
            <w:pPr>
              <w:autoSpaceDE w:val="0"/>
              <w:autoSpaceDN w:val="0"/>
              <w:adjustRightInd w:val="0"/>
              <w:jc w:val="left"/>
              <w:rPr>
                <w:rFonts w:ascii="宋体" w:hAnsi="宋体" w:eastAsia="宋体" w:cs="宋体"/>
                <w:b/>
                <w:color w:val="auto"/>
                <w:kern w:val="0"/>
                <w:sz w:val="24"/>
                <w:szCs w:val="24"/>
                <w:lang w:eastAsia="zh-CN"/>
              </w:rPr>
            </w:pPr>
          </w:p>
          <w:p w14:paraId="77341C2B">
            <w:pPr>
              <w:autoSpaceDE w:val="0"/>
              <w:autoSpaceDN w:val="0"/>
              <w:adjustRightInd w:val="0"/>
              <w:jc w:val="left"/>
              <w:rPr>
                <w:rFonts w:ascii="宋体" w:hAnsi="宋体" w:eastAsia="宋体" w:cs="宋体"/>
                <w:b/>
                <w:color w:val="auto"/>
                <w:kern w:val="0"/>
                <w:sz w:val="24"/>
                <w:szCs w:val="24"/>
                <w:lang w:eastAsia="zh-CN"/>
              </w:rPr>
            </w:pPr>
          </w:p>
          <w:p w14:paraId="043E6E2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强、弱电箱</w:t>
            </w:r>
          </w:p>
        </w:tc>
        <w:tc>
          <w:tcPr>
            <w:tcW w:w="7336" w:type="dxa"/>
            <w:tcBorders>
              <w:top w:val="single" w:color="auto" w:sz="4" w:space="0"/>
              <w:bottom w:val="single" w:color="auto" w:sz="4" w:space="0"/>
            </w:tcBorders>
          </w:tcPr>
          <w:p w14:paraId="239DD7FB">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箱体内配线整齐，色相清晰，并有相应的接线图或控制原理图；</w:t>
            </w:r>
          </w:p>
          <w:p w14:paraId="2CA32C7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 xml:space="preserve">桥架与箱体的连接：金属软管安装为横平竖直，拐角处及直管中部加金属卡卡牢；竖井内强、弱电桥架应有标识，电缆桥架之间外壳用不小于4MM2的编织软铜线连接；桥架的支架使用不小于L-40*4的角铁，角铁并作防锈处理； </w:t>
            </w:r>
          </w:p>
          <w:p w14:paraId="5687EB0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桥架内：内部线缆要求排列整齐，绑扎牢固；电缆、母线有作相应的标识（此条京津地区适用），采用塑料卡具统一挂于每一根电缆、母线的始、末端及管井首层，悬挂同一高度，要求美观整齐；标识要求：采用卡片纸制作，尺寸统一为：</w:t>
            </w:r>
            <w:r>
              <w:rPr>
                <w:rFonts w:ascii="宋体" w:hAnsi="宋体" w:eastAsia="宋体" w:cs="宋体"/>
                <w:color w:val="auto"/>
                <w:kern w:val="0"/>
                <w:sz w:val="24"/>
                <w:szCs w:val="24"/>
                <w:lang w:eastAsia="zh-CN"/>
              </w:rPr>
              <w:t>100</w:t>
            </w:r>
            <w:r>
              <w:rPr>
                <w:rFonts w:hint="eastAsia" w:ascii="宋体" w:hAnsi="宋体" w:eastAsia="宋体" w:cs="宋体"/>
                <w:color w:val="auto"/>
                <w:kern w:val="0"/>
                <w:sz w:val="24"/>
                <w:szCs w:val="24"/>
                <w:lang w:eastAsia="zh-CN"/>
              </w:rPr>
              <w:t>×</w:t>
            </w:r>
            <w:r>
              <w:rPr>
                <w:rFonts w:ascii="宋体" w:hAnsi="宋体" w:eastAsia="宋体" w:cs="宋体"/>
                <w:color w:val="auto"/>
                <w:kern w:val="0"/>
                <w:sz w:val="24"/>
                <w:szCs w:val="24"/>
                <w:lang w:eastAsia="zh-CN"/>
              </w:rPr>
              <w:t>80mm</w:t>
            </w:r>
            <w:r>
              <w:rPr>
                <w:rFonts w:hint="eastAsia" w:ascii="宋体" w:hAnsi="宋体" w:eastAsia="宋体" w:cs="宋体"/>
                <w:color w:val="auto"/>
                <w:kern w:val="0"/>
                <w:sz w:val="24"/>
                <w:szCs w:val="24"/>
                <w:lang w:eastAsia="zh-CN"/>
              </w:rPr>
              <w:t xml:space="preserve">，内容打印、并塑封；同时注明电缆、母线型号大小；要求标识采用硬性纸张制作，打印字体，并注明电缆产地、型号、用途，并进行塑封；电缆、母线标示：电脑、母线型号、产地、用途；                                                                                                                                                                                                                    </w:t>
            </w:r>
          </w:p>
        </w:tc>
      </w:tr>
      <w:tr w14:paraId="49FB3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498B090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管井照明</w:t>
            </w:r>
          </w:p>
        </w:tc>
        <w:tc>
          <w:tcPr>
            <w:tcW w:w="7336" w:type="dxa"/>
            <w:tcBorders>
              <w:top w:val="single" w:color="auto" w:sz="4" w:space="0"/>
            </w:tcBorders>
          </w:tcPr>
          <w:p w14:paraId="1A016BE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管井内必须设置照明，照明开关安装于管道井门口便于操作部位；</w:t>
            </w:r>
          </w:p>
        </w:tc>
      </w:tr>
    </w:tbl>
    <w:p w14:paraId="6B2E38CC">
      <w:pPr>
        <w:spacing w:line="360" w:lineRule="auto"/>
        <w:jc w:val="left"/>
        <w:rPr>
          <w:rFonts w:ascii="Calibri" w:hAnsi="Calibri" w:eastAsia="宋体" w:cs="Times New Roman"/>
          <w:color w:val="auto"/>
          <w:kern w:val="0"/>
          <w:sz w:val="32"/>
          <w:szCs w:val="28"/>
          <w:lang w:eastAsia="en-US"/>
        </w:rPr>
      </w:pPr>
      <w:r>
        <w:rPr>
          <w:rFonts w:hint="eastAsia" w:ascii="Calibri" w:hAnsi="Calibri" w:eastAsia="宋体" w:cs="Times New Roman"/>
          <w:color w:val="auto"/>
          <w:kern w:val="0"/>
          <w:sz w:val="32"/>
          <w:szCs w:val="28"/>
          <w:lang w:eastAsia="en-US"/>
        </w:rPr>
        <w:t>（6）机房</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949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98CAB37">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11AC53E4">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26615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929BB4D">
            <w:pPr>
              <w:autoSpaceDE w:val="0"/>
              <w:autoSpaceDN w:val="0"/>
              <w:adjustRightInd w:val="0"/>
              <w:jc w:val="left"/>
              <w:rPr>
                <w:rFonts w:ascii="宋体" w:hAnsi="宋体" w:eastAsia="宋体" w:cs="宋体"/>
                <w:b/>
                <w:color w:val="auto"/>
                <w:kern w:val="0"/>
                <w:sz w:val="24"/>
                <w:szCs w:val="24"/>
                <w:lang w:eastAsia="en-US"/>
              </w:rPr>
            </w:pPr>
          </w:p>
          <w:p w14:paraId="0E373FF6">
            <w:pPr>
              <w:autoSpaceDE w:val="0"/>
              <w:autoSpaceDN w:val="0"/>
              <w:adjustRightInd w:val="0"/>
              <w:jc w:val="left"/>
              <w:rPr>
                <w:rFonts w:ascii="宋体" w:hAnsi="宋体" w:eastAsia="宋体" w:cs="宋体"/>
                <w:b/>
                <w:color w:val="auto"/>
                <w:kern w:val="0"/>
                <w:sz w:val="24"/>
                <w:szCs w:val="24"/>
                <w:lang w:eastAsia="en-US"/>
              </w:rPr>
            </w:pPr>
          </w:p>
          <w:p w14:paraId="056A503B">
            <w:pPr>
              <w:autoSpaceDE w:val="0"/>
              <w:autoSpaceDN w:val="0"/>
              <w:adjustRightInd w:val="0"/>
              <w:jc w:val="left"/>
              <w:rPr>
                <w:rFonts w:ascii="宋体" w:hAnsi="宋体" w:eastAsia="宋体" w:cs="宋体"/>
                <w:b/>
                <w:color w:val="auto"/>
                <w:kern w:val="0"/>
                <w:sz w:val="24"/>
                <w:szCs w:val="24"/>
                <w:lang w:eastAsia="en-US"/>
              </w:rPr>
            </w:pPr>
          </w:p>
          <w:p w14:paraId="285F93CC">
            <w:pPr>
              <w:autoSpaceDE w:val="0"/>
              <w:autoSpaceDN w:val="0"/>
              <w:adjustRightInd w:val="0"/>
              <w:jc w:val="left"/>
              <w:rPr>
                <w:rFonts w:ascii="宋体" w:hAnsi="宋体" w:eastAsia="宋体" w:cs="宋体"/>
                <w:b/>
                <w:color w:val="auto"/>
                <w:kern w:val="0"/>
                <w:sz w:val="24"/>
                <w:szCs w:val="24"/>
                <w:lang w:eastAsia="en-US"/>
              </w:rPr>
            </w:pPr>
          </w:p>
          <w:p w14:paraId="78BA8E8A">
            <w:pPr>
              <w:autoSpaceDE w:val="0"/>
              <w:autoSpaceDN w:val="0"/>
              <w:adjustRightInd w:val="0"/>
              <w:jc w:val="left"/>
              <w:rPr>
                <w:rFonts w:ascii="宋体" w:hAnsi="宋体" w:eastAsia="宋体" w:cs="宋体"/>
                <w:b/>
                <w:color w:val="auto"/>
                <w:kern w:val="0"/>
                <w:sz w:val="24"/>
                <w:szCs w:val="24"/>
                <w:lang w:eastAsia="en-US"/>
              </w:rPr>
            </w:pPr>
          </w:p>
          <w:p w14:paraId="3FE56B98">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电梯机房</w:t>
            </w:r>
          </w:p>
        </w:tc>
        <w:tc>
          <w:tcPr>
            <w:tcW w:w="7336" w:type="dxa"/>
          </w:tcPr>
          <w:p w14:paraId="429F2C3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机房的门、窗口上方有防雨棚； 出入口设置插入式不锈钢防鼠板（黑、黄颜色，高度为400mm、不露空），上部刷防止绊跤线标；地面为绿色自流平地面，设备区与非设备区之间地面中间刷油漆隔开，做成斑马线标志（宽度为</w:t>
            </w:r>
            <w:r>
              <w:rPr>
                <w:rFonts w:ascii="宋体" w:hAnsi="宋体" w:eastAsia="宋体" w:cs="宋体"/>
                <w:color w:val="auto"/>
                <w:kern w:val="0"/>
                <w:sz w:val="24"/>
                <w:szCs w:val="24"/>
                <w:lang w:eastAsia="zh-CN"/>
              </w:rPr>
              <w:t>50mm</w:t>
            </w:r>
            <w:r>
              <w:rPr>
                <w:rFonts w:hint="eastAsia" w:ascii="宋体" w:hAnsi="宋体" w:eastAsia="宋体" w:cs="宋体"/>
                <w:color w:val="auto"/>
                <w:kern w:val="0"/>
                <w:sz w:val="24"/>
                <w:szCs w:val="24"/>
                <w:lang w:eastAsia="zh-CN"/>
              </w:rPr>
              <w:t>）；踢脚线刷棕色涂料，高度</w:t>
            </w:r>
            <w:r>
              <w:rPr>
                <w:rFonts w:ascii="宋体" w:hAnsi="宋体" w:eastAsia="宋体" w:cs="宋体"/>
                <w:color w:val="auto"/>
                <w:kern w:val="0"/>
                <w:sz w:val="24"/>
                <w:szCs w:val="24"/>
                <w:lang w:eastAsia="zh-CN"/>
              </w:rPr>
              <w:t>120mm</w:t>
            </w:r>
            <w:r>
              <w:rPr>
                <w:rFonts w:hint="eastAsia" w:ascii="宋体" w:hAnsi="宋体" w:eastAsia="宋体" w:cs="宋体"/>
                <w:color w:val="auto"/>
                <w:kern w:val="0"/>
                <w:sz w:val="24"/>
                <w:szCs w:val="24"/>
                <w:lang w:eastAsia="zh-CN"/>
              </w:rPr>
              <w:t>；墙面喷涂白色涂料，曳引机工字钢砼机座刷棕色油漆；接地扁铁刷油漆，做成斑马线标志；电梯电源用桥架进行敷设，桥架满刷油漆（做成斑马线标志）；设备干净、无尘，各种标识（设备标识、开关常开常闭标识、维修标识）清楚、准确；室内照明良好，并配备应急照明设备，应急救援设备、工具齐全（如：盘车手轮等），并放置于便于拿取处；墙面进线孔洞应封堵密实；按规定配制灭火器材；</w:t>
            </w:r>
          </w:p>
        </w:tc>
      </w:tr>
      <w:tr w14:paraId="775F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479E161">
            <w:pPr>
              <w:autoSpaceDE w:val="0"/>
              <w:autoSpaceDN w:val="0"/>
              <w:adjustRightInd w:val="0"/>
              <w:jc w:val="left"/>
              <w:rPr>
                <w:rFonts w:ascii="宋体" w:hAnsi="宋体" w:eastAsia="宋体" w:cs="宋体"/>
                <w:b/>
                <w:color w:val="auto"/>
                <w:kern w:val="0"/>
                <w:sz w:val="24"/>
                <w:szCs w:val="24"/>
                <w:lang w:eastAsia="zh-CN"/>
              </w:rPr>
            </w:pPr>
          </w:p>
          <w:p w14:paraId="61F06B6A">
            <w:pPr>
              <w:autoSpaceDE w:val="0"/>
              <w:autoSpaceDN w:val="0"/>
              <w:adjustRightInd w:val="0"/>
              <w:jc w:val="left"/>
              <w:rPr>
                <w:rFonts w:ascii="宋体" w:hAnsi="宋体" w:eastAsia="宋体" w:cs="宋体"/>
                <w:b/>
                <w:color w:val="auto"/>
                <w:kern w:val="0"/>
                <w:sz w:val="24"/>
                <w:szCs w:val="24"/>
                <w:lang w:eastAsia="zh-CN"/>
              </w:rPr>
            </w:pPr>
          </w:p>
          <w:p w14:paraId="4429D733">
            <w:pPr>
              <w:autoSpaceDE w:val="0"/>
              <w:autoSpaceDN w:val="0"/>
              <w:adjustRightInd w:val="0"/>
              <w:jc w:val="left"/>
              <w:rPr>
                <w:rFonts w:ascii="宋体" w:hAnsi="宋体" w:eastAsia="宋体" w:cs="宋体"/>
                <w:b/>
                <w:color w:val="auto"/>
                <w:kern w:val="0"/>
                <w:sz w:val="24"/>
                <w:szCs w:val="24"/>
                <w:lang w:eastAsia="zh-CN"/>
              </w:rPr>
            </w:pPr>
          </w:p>
          <w:p w14:paraId="54687266">
            <w:pPr>
              <w:autoSpaceDE w:val="0"/>
              <w:autoSpaceDN w:val="0"/>
              <w:adjustRightInd w:val="0"/>
              <w:jc w:val="left"/>
              <w:rPr>
                <w:rFonts w:ascii="宋体" w:hAnsi="宋体" w:eastAsia="宋体" w:cs="宋体"/>
                <w:b/>
                <w:color w:val="auto"/>
                <w:kern w:val="0"/>
                <w:sz w:val="24"/>
                <w:szCs w:val="24"/>
                <w:lang w:eastAsia="zh-CN"/>
              </w:rPr>
            </w:pPr>
          </w:p>
          <w:p w14:paraId="26B29671">
            <w:pPr>
              <w:autoSpaceDE w:val="0"/>
              <w:autoSpaceDN w:val="0"/>
              <w:adjustRightInd w:val="0"/>
              <w:jc w:val="left"/>
              <w:rPr>
                <w:rFonts w:ascii="宋体" w:hAnsi="宋体" w:eastAsia="宋体" w:cs="宋体"/>
                <w:b/>
                <w:color w:val="auto"/>
                <w:kern w:val="0"/>
                <w:sz w:val="24"/>
                <w:szCs w:val="24"/>
                <w:lang w:eastAsia="zh-CN"/>
              </w:rPr>
            </w:pPr>
          </w:p>
          <w:p w14:paraId="62E824F6">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消防泵房、中水泵房、生活水泵房</w:t>
            </w:r>
          </w:p>
        </w:tc>
        <w:tc>
          <w:tcPr>
            <w:tcW w:w="7336" w:type="dxa"/>
          </w:tcPr>
          <w:p w14:paraId="472453C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过墙孔封堵严密，出入口设置插入式不锈钢防鼠板（黑、黄颜色，高度为</w:t>
            </w:r>
            <w:r>
              <w:rPr>
                <w:rFonts w:ascii="宋体" w:hAnsi="宋体" w:eastAsia="宋体" w:cs="宋体"/>
                <w:color w:val="auto"/>
                <w:kern w:val="0"/>
                <w:sz w:val="24"/>
                <w:szCs w:val="24"/>
                <w:lang w:eastAsia="zh-CN"/>
              </w:rPr>
              <w:t>400mm</w:t>
            </w:r>
            <w:r>
              <w:rPr>
                <w:rFonts w:hint="eastAsia" w:ascii="宋体" w:hAnsi="宋体" w:eastAsia="宋体" w:cs="宋体"/>
                <w:color w:val="auto"/>
                <w:kern w:val="0"/>
                <w:sz w:val="24"/>
                <w:szCs w:val="24"/>
                <w:lang w:eastAsia="zh-CN"/>
              </w:rPr>
              <w:t>、不露空），上部刷防止绊跤线标志；地面和设备基座铺设瓷砖，颜色为米白色；设备周边开设引流槽并有组织排向外部集水井，上设不锈钢蓖子；踢脚线用黑色瓷砖</w:t>
            </w:r>
            <w:r>
              <w:rPr>
                <w:rFonts w:ascii="宋体" w:hAnsi="宋体" w:eastAsia="宋体" w:cs="宋体"/>
                <w:color w:val="auto"/>
                <w:kern w:val="0"/>
                <w:sz w:val="24"/>
                <w:szCs w:val="24"/>
                <w:lang w:eastAsia="zh-CN"/>
              </w:rPr>
              <w:t>,</w:t>
            </w:r>
            <w:r>
              <w:rPr>
                <w:rFonts w:hint="eastAsia" w:ascii="宋体" w:hAnsi="宋体" w:eastAsia="宋体" w:cs="宋体"/>
                <w:color w:val="auto"/>
                <w:kern w:val="0"/>
                <w:sz w:val="24"/>
                <w:szCs w:val="24"/>
                <w:lang w:eastAsia="zh-CN"/>
              </w:rPr>
              <w:t>高度</w:t>
            </w:r>
            <w:r>
              <w:rPr>
                <w:rFonts w:ascii="宋体" w:hAnsi="宋体" w:eastAsia="宋体" w:cs="宋体"/>
                <w:color w:val="auto"/>
                <w:kern w:val="0"/>
                <w:sz w:val="24"/>
                <w:szCs w:val="24"/>
                <w:lang w:eastAsia="zh-CN"/>
              </w:rPr>
              <w:t>120mm</w:t>
            </w:r>
            <w:r>
              <w:rPr>
                <w:rFonts w:hint="eastAsia" w:ascii="宋体" w:hAnsi="宋体" w:eastAsia="宋体" w:cs="宋体"/>
                <w:color w:val="auto"/>
                <w:kern w:val="0"/>
                <w:sz w:val="24"/>
                <w:szCs w:val="24"/>
                <w:lang w:eastAsia="zh-CN"/>
              </w:rPr>
              <w:t>；墙裙刷外檐涂料，高度为</w:t>
            </w:r>
            <w:r>
              <w:rPr>
                <w:rFonts w:ascii="宋体" w:hAnsi="宋体" w:eastAsia="宋体" w:cs="宋体"/>
                <w:color w:val="auto"/>
                <w:kern w:val="0"/>
                <w:sz w:val="24"/>
                <w:szCs w:val="24"/>
                <w:lang w:eastAsia="zh-CN"/>
              </w:rPr>
              <w:t>1.0</w:t>
            </w:r>
            <w:r>
              <w:rPr>
                <w:rFonts w:hint="eastAsia" w:ascii="宋体" w:hAnsi="宋体" w:eastAsia="宋体" w:cs="宋体"/>
                <w:color w:val="auto"/>
                <w:kern w:val="0"/>
                <w:sz w:val="24"/>
                <w:szCs w:val="24"/>
                <w:lang w:eastAsia="zh-CN"/>
              </w:rPr>
              <w:t>米，颜色为桔黄色；墙面喷涂白色外檐涂料；（具体参见地产公司机房交付标准）设备干净、无尘，各种标识（设备标识、开关常开常闭标识、管道流向标识、维修标识）清楚、准确；泵房内管道的种类和流向均应标识清楚、准确；不锈钢水箱与钢基座之间应用不锈钢条（不小于</w:t>
            </w:r>
            <w:r>
              <w:rPr>
                <w:rFonts w:ascii="宋体" w:hAnsi="宋体" w:eastAsia="宋体" w:cs="宋体"/>
                <w:color w:val="auto"/>
                <w:kern w:val="0"/>
                <w:sz w:val="24"/>
                <w:szCs w:val="24"/>
                <w:lang w:eastAsia="zh-CN"/>
              </w:rPr>
              <w:t>1.5mm</w:t>
            </w:r>
            <w:r>
              <w:rPr>
                <w:rFonts w:hint="eastAsia" w:ascii="宋体" w:hAnsi="宋体" w:eastAsia="宋体" w:cs="宋体"/>
                <w:color w:val="auto"/>
                <w:kern w:val="0"/>
                <w:sz w:val="24"/>
                <w:szCs w:val="24"/>
                <w:lang w:eastAsia="zh-CN"/>
              </w:rPr>
              <w:t>）或热镀锌型钢隔离，防止腐蚀，钢基座应作面漆处理；室内照明良好，并配备应急照明设备，应急救援设备、工具齐全，并放置于便于拿取处；接地扁铁刷油漆，做成斑马线标志；按规定配制灭火器材；</w:t>
            </w:r>
          </w:p>
        </w:tc>
      </w:tr>
      <w:tr w14:paraId="783C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9" w:hRule="atLeast"/>
        </w:trPr>
        <w:tc>
          <w:tcPr>
            <w:tcW w:w="1986" w:type="dxa"/>
            <w:tcBorders>
              <w:bottom w:val="single" w:color="auto" w:sz="4" w:space="0"/>
            </w:tcBorders>
          </w:tcPr>
          <w:p w14:paraId="761E23D6">
            <w:pPr>
              <w:autoSpaceDE w:val="0"/>
              <w:autoSpaceDN w:val="0"/>
              <w:adjustRightInd w:val="0"/>
              <w:jc w:val="left"/>
              <w:rPr>
                <w:rFonts w:ascii="宋体" w:hAnsi="宋体" w:eastAsia="宋体" w:cs="华文楷体"/>
                <w:color w:val="auto"/>
                <w:kern w:val="0"/>
                <w:sz w:val="24"/>
                <w:szCs w:val="24"/>
                <w:lang w:eastAsia="zh-CN"/>
              </w:rPr>
            </w:pPr>
          </w:p>
          <w:p w14:paraId="790D5EC8">
            <w:pPr>
              <w:autoSpaceDE w:val="0"/>
              <w:autoSpaceDN w:val="0"/>
              <w:adjustRightInd w:val="0"/>
              <w:jc w:val="left"/>
              <w:rPr>
                <w:rFonts w:ascii="宋体" w:hAnsi="宋体" w:eastAsia="宋体" w:cs="华文楷体"/>
                <w:b/>
                <w:color w:val="auto"/>
                <w:kern w:val="0"/>
                <w:sz w:val="24"/>
                <w:szCs w:val="24"/>
                <w:lang w:eastAsia="zh-CN"/>
              </w:rPr>
            </w:pPr>
          </w:p>
          <w:p w14:paraId="24E41B87">
            <w:pPr>
              <w:autoSpaceDE w:val="0"/>
              <w:autoSpaceDN w:val="0"/>
              <w:adjustRightInd w:val="0"/>
              <w:jc w:val="left"/>
              <w:rPr>
                <w:rFonts w:ascii="宋体" w:hAnsi="宋体" w:eastAsia="宋体" w:cs="华文楷体"/>
                <w:b/>
                <w:color w:val="auto"/>
                <w:kern w:val="0"/>
                <w:sz w:val="24"/>
                <w:szCs w:val="24"/>
                <w:lang w:eastAsia="zh-CN"/>
              </w:rPr>
            </w:pPr>
          </w:p>
          <w:p w14:paraId="69A78E16">
            <w:pPr>
              <w:autoSpaceDE w:val="0"/>
              <w:autoSpaceDN w:val="0"/>
              <w:adjustRightInd w:val="0"/>
              <w:jc w:val="left"/>
              <w:rPr>
                <w:rFonts w:ascii="宋体" w:hAnsi="宋体" w:eastAsia="宋体" w:cs="Times New Roman"/>
                <w:b/>
                <w:color w:val="auto"/>
                <w:kern w:val="0"/>
                <w:sz w:val="24"/>
                <w:szCs w:val="24"/>
                <w:lang w:eastAsia="zh-CN"/>
              </w:rPr>
            </w:pPr>
            <w:r>
              <w:rPr>
                <w:rFonts w:hint="eastAsia" w:ascii="宋体" w:hAnsi="宋体" w:eastAsia="宋体" w:cs="华文楷体"/>
                <w:b/>
                <w:color w:val="auto"/>
                <w:kern w:val="0"/>
                <w:sz w:val="24"/>
                <w:szCs w:val="24"/>
                <w:lang w:eastAsia="zh-CN"/>
              </w:rPr>
              <w:t>配电间（低基）和红号站（高基）</w:t>
            </w:r>
          </w:p>
        </w:tc>
        <w:tc>
          <w:tcPr>
            <w:tcW w:w="7336" w:type="dxa"/>
            <w:tcBorders>
              <w:bottom w:val="single" w:color="auto" w:sz="4" w:space="0"/>
            </w:tcBorders>
          </w:tcPr>
          <w:p w14:paraId="000DA3A6">
            <w:pPr>
              <w:autoSpaceDE w:val="0"/>
              <w:autoSpaceDN w:val="0"/>
              <w:adjustRightInd w:val="0"/>
              <w:spacing w:after="133"/>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过墙孔应进行严密封堵，出入口设置插入式不锈钢防鼠板（黑、黄颜色，高度为</w:t>
            </w:r>
            <w:r>
              <w:rPr>
                <w:rFonts w:ascii="宋体" w:hAnsi="宋体" w:eastAsia="宋体" w:cs="宋体"/>
                <w:color w:val="auto"/>
                <w:kern w:val="0"/>
                <w:sz w:val="24"/>
                <w:szCs w:val="24"/>
                <w:lang w:eastAsia="zh-CN"/>
              </w:rPr>
              <w:t>400mm</w:t>
            </w:r>
            <w:r>
              <w:rPr>
                <w:rFonts w:hint="eastAsia" w:ascii="宋体" w:hAnsi="宋体" w:eastAsia="宋体" w:cs="宋体"/>
                <w:color w:val="auto"/>
                <w:kern w:val="0"/>
                <w:sz w:val="24"/>
                <w:szCs w:val="24"/>
                <w:lang w:eastAsia="zh-CN"/>
              </w:rPr>
              <w:t>、不露空），上部刷防止绊跤线标志；地面:整体为绿色自流平地面,通道部位为棕色自流平地面；配电柜（或变压器）周围铺设黑色绝缘地垫，宽度：1000mm；黑色绝缘地垫边刷油漆，做成斑马线标志（宽度为50mm）；踢脚线用棕色漆涂刷</w:t>
            </w:r>
            <w:r>
              <w:rPr>
                <w:rFonts w:ascii="宋体" w:hAnsi="宋体" w:eastAsia="宋体" w:cs="宋体"/>
                <w:color w:val="auto"/>
                <w:kern w:val="0"/>
                <w:sz w:val="24"/>
                <w:szCs w:val="24"/>
                <w:lang w:eastAsia="zh-CN"/>
              </w:rPr>
              <w:t xml:space="preserve">, </w:t>
            </w:r>
            <w:r>
              <w:rPr>
                <w:rFonts w:hint="eastAsia" w:ascii="宋体" w:hAnsi="宋体" w:eastAsia="宋体" w:cs="宋体"/>
                <w:color w:val="auto"/>
                <w:kern w:val="0"/>
                <w:sz w:val="24"/>
                <w:szCs w:val="24"/>
                <w:lang w:eastAsia="zh-CN"/>
              </w:rPr>
              <w:t>高度</w:t>
            </w:r>
            <w:r>
              <w:rPr>
                <w:rFonts w:ascii="宋体" w:hAnsi="宋体" w:eastAsia="宋体" w:cs="宋体"/>
                <w:color w:val="auto"/>
                <w:kern w:val="0"/>
                <w:sz w:val="24"/>
                <w:szCs w:val="24"/>
                <w:lang w:eastAsia="zh-CN"/>
              </w:rPr>
              <w:t>120mm</w:t>
            </w:r>
            <w:r>
              <w:rPr>
                <w:rFonts w:hint="eastAsia" w:ascii="宋体" w:hAnsi="宋体" w:eastAsia="宋体" w:cs="宋体"/>
                <w:color w:val="auto"/>
                <w:kern w:val="0"/>
                <w:sz w:val="24"/>
                <w:szCs w:val="24"/>
                <w:lang w:eastAsia="zh-CN"/>
              </w:rPr>
              <w:t>；墙面喷涂白色外檐涂料，（具体参见地产公司机房交付标准）配电柜应设置混凝土基座并刷棕色油漆；接地扁铁刷油漆，做成斑马线标志；设备干净、无尘，各种标识（设备标识、警示标识、维修标识）清楚、准确；配电间内悬挂温</w:t>
            </w:r>
            <w:r>
              <w:rPr>
                <w:rFonts w:ascii="宋体" w:hAnsi="宋体" w:eastAsia="宋体" w:cs="宋体"/>
                <w:color w:val="auto"/>
                <w:kern w:val="0"/>
                <w:sz w:val="24"/>
                <w:szCs w:val="24"/>
                <w:lang w:eastAsia="zh-CN"/>
              </w:rPr>
              <w:t>/</w:t>
            </w:r>
            <w:r>
              <w:rPr>
                <w:rFonts w:hint="eastAsia" w:ascii="宋体" w:hAnsi="宋体" w:eastAsia="宋体" w:cs="宋体"/>
                <w:color w:val="auto"/>
                <w:kern w:val="0"/>
                <w:sz w:val="24"/>
                <w:szCs w:val="24"/>
                <w:lang w:eastAsia="zh-CN"/>
              </w:rPr>
              <w:t>湿度计，保证室内温</w:t>
            </w:r>
            <w:r>
              <w:rPr>
                <w:rFonts w:ascii="宋体" w:hAnsi="宋体" w:eastAsia="宋体" w:cs="宋体"/>
                <w:color w:val="auto"/>
                <w:kern w:val="0"/>
                <w:sz w:val="24"/>
                <w:szCs w:val="24"/>
                <w:lang w:eastAsia="zh-CN"/>
              </w:rPr>
              <w:t>/</w:t>
            </w:r>
            <w:r>
              <w:rPr>
                <w:rFonts w:hint="eastAsia" w:ascii="宋体" w:hAnsi="宋体" w:eastAsia="宋体" w:cs="宋体"/>
                <w:color w:val="auto"/>
                <w:kern w:val="0"/>
                <w:sz w:val="24"/>
                <w:szCs w:val="24"/>
                <w:lang w:eastAsia="zh-CN"/>
              </w:rPr>
              <w:t>湿度符合要求，温</w:t>
            </w:r>
            <w:r>
              <w:rPr>
                <w:rFonts w:ascii="宋体" w:hAnsi="宋体" w:eastAsia="宋体" w:cs="宋体"/>
                <w:color w:val="auto"/>
                <w:kern w:val="0"/>
                <w:sz w:val="24"/>
                <w:szCs w:val="24"/>
                <w:lang w:eastAsia="zh-CN"/>
              </w:rPr>
              <w:t>/</w:t>
            </w:r>
            <w:r>
              <w:rPr>
                <w:rFonts w:hint="eastAsia" w:ascii="宋体" w:hAnsi="宋体" w:eastAsia="宋体" w:cs="宋体"/>
                <w:color w:val="auto"/>
                <w:kern w:val="0"/>
                <w:sz w:val="24"/>
                <w:szCs w:val="24"/>
                <w:lang w:eastAsia="zh-CN"/>
              </w:rPr>
              <w:t>湿度计底端距地</w:t>
            </w:r>
            <w:r>
              <w:rPr>
                <w:rFonts w:ascii="宋体" w:hAnsi="宋体" w:eastAsia="宋体" w:cs="宋体"/>
                <w:color w:val="auto"/>
                <w:kern w:val="0"/>
                <w:sz w:val="24"/>
                <w:szCs w:val="24"/>
                <w:lang w:eastAsia="zh-CN"/>
              </w:rPr>
              <w:t>1.5m</w:t>
            </w:r>
            <w:r>
              <w:rPr>
                <w:rFonts w:hint="eastAsia" w:ascii="宋体" w:hAnsi="宋体" w:eastAsia="宋体" w:cs="宋体"/>
                <w:color w:val="auto"/>
                <w:kern w:val="0"/>
                <w:sz w:val="24"/>
                <w:szCs w:val="24"/>
                <w:lang w:eastAsia="zh-CN"/>
              </w:rPr>
              <w:t xml:space="preserve">，相关记录放置整齐，齐全、真实符合要求；室内照明良好，并配备应急照明设备；按规定配制灭火器材并配备应急救援设备、工具齐全，并放置于便于拿取处；                                                                                                                                                                                                                                                      </w:t>
            </w:r>
          </w:p>
        </w:tc>
      </w:tr>
      <w:tr w14:paraId="41B0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218C9BA9">
            <w:pPr>
              <w:autoSpaceDE w:val="0"/>
              <w:autoSpaceDN w:val="0"/>
              <w:adjustRightInd w:val="0"/>
              <w:jc w:val="left"/>
              <w:rPr>
                <w:rFonts w:ascii="宋体" w:hAnsi="宋体" w:eastAsia="宋体" w:cs="宋体"/>
                <w:b/>
                <w:color w:val="auto"/>
                <w:kern w:val="0"/>
                <w:sz w:val="24"/>
                <w:szCs w:val="24"/>
                <w:lang w:eastAsia="zh-CN"/>
              </w:rPr>
            </w:pPr>
          </w:p>
          <w:p w14:paraId="1543E44C">
            <w:pPr>
              <w:autoSpaceDE w:val="0"/>
              <w:autoSpaceDN w:val="0"/>
              <w:adjustRightInd w:val="0"/>
              <w:jc w:val="left"/>
              <w:rPr>
                <w:rFonts w:ascii="宋体" w:hAnsi="宋体" w:eastAsia="宋体" w:cs="宋体"/>
                <w:b/>
                <w:color w:val="auto"/>
                <w:kern w:val="0"/>
                <w:sz w:val="24"/>
                <w:szCs w:val="24"/>
                <w:lang w:eastAsia="zh-CN"/>
              </w:rPr>
            </w:pPr>
          </w:p>
          <w:p w14:paraId="4424D943">
            <w:pPr>
              <w:autoSpaceDE w:val="0"/>
              <w:autoSpaceDN w:val="0"/>
              <w:adjustRightInd w:val="0"/>
              <w:jc w:val="left"/>
              <w:rPr>
                <w:rFonts w:ascii="宋体" w:hAnsi="宋体" w:eastAsia="宋体" w:cs="宋体"/>
                <w:b/>
                <w:color w:val="auto"/>
                <w:kern w:val="0"/>
                <w:sz w:val="24"/>
                <w:szCs w:val="24"/>
                <w:lang w:eastAsia="zh-CN"/>
              </w:rPr>
            </w:pPr>
          </w:p>
          <w:p w14:paraId="31E3BBEC">
            <w:pPr>
              <w:autoSpaceDE w:val="0"/>
              <w:autoSpaceDN w:val="0"/>
              <w:adjustRightInd w:val="0"/>
              <w:jc w:val="left"/>
              <w:rPr>
                <w:rFonts w:ascii="宋体" w:hAnsi="宋体" w:eastAsia="宋体" w:cs="宋体"/>
                <w:b/>
                <w:color w:val="auto"/>
                <w:kern w:val="0"/>
                <w:sz w:val="24"/>
                <w:szCs w:val="24"/>
                <w:lang w:eastAsia="zh-CN"/>
              </w:rPr>
            </w:pPr>
          </w:p>
          <w:p w14:paraId="6CA3DA4D">
            <w:pPr>
              <w:autoSpaceDE w:val="0"/>
              <w:autoSpaceDN w:val="0"/>
              <w:adjustRightInd w:val="0"/>
              <w:jc w:val="left"/>
              <w:rPr>
                <w:rFonts w:ascii="宋体" w:hAnsi="宋体" w:eastAsia="宋体" w:cs="宋体"/>
                <w:b/>
                <w:color w:val="auto"/>
                <w:kern w:val="0"/>
                <w:sz w:val="24"/>
                <w:szCs w:val="24"/>
                <w:lang w:eastAsia="zh-CN"/>
              </w:rPr>
            </w:pPr>
          </w:p>
          <w:p w14:paraId="4CEE8606">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消防、智能化中控室</w:t>
            </w:r>
          </w:p>
        </w:tc>
        <w:tc>
          <w:tcPr>
            <w:tcW w:w="7336" w:type="dxa"/>
            <w:tcBorders>
              <w:bottom w:val="single" w:color="auto" w:sz="4" w:space="0"/>
            </w:tcBorders>
          </w:tcPr>
          <w:p w14:paraId="12C8F937">
            <w:pPr>
              <w:autoSpaceDE w:val="0"/>
              <w:autoSpaceDN w:val="0"/>
              <w:adjustRightInd w:val="0"/>
              <w:spacing w:after="133"/>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过墙孔和闲置的通信管孔应进行严密封堵；出入口设置插入式不锈钢防鼠板（黑、黄颜色，高度为400mm、不露空），上部刷防止绊跤线标志；地面铺设静电地板； 墙面喷涂白色涂料，（具体参见地产公司机房交付标准）设备的布局合理、美观、无尘，各种标识（设备标识、维修标识）清楚、准确；在设备周围没有明显的障碍物影响功能的实现、使用方便；机箱底座固定牢固，各地埋钢轨、导轨应按施工图纸的设计要求进行加固，两条导轨的间距一致，同一水平，并符合设备运行的要求；机柜、机箱安装稳固，机箱设备的安装定位应符合设计和物业人员使用的要求，必须考虑维护空间；设备背板接线整齐有序并贴有明显标识；线管、线槽应直接进入机箱内； 箱、电视墙、机架上的零件不得脱落、松动，各种标志应晰完整；接地扁铁刷油漆，做成斑马线标志； 室内照明良好，并配备应急照明设备和消防员装备； 按规定配制灭火器材；</w:t>
            </w:r>
          </w:p>
        </w:tc>
      </w:tr>
    </w:tbl>
    <w:p w14:paraId="681826E5">
      <w:pPr>
        <w:spacing w:line="360" w:lineRule="auto"/>
        <w:jc w:val="left"/>
        <w:rPr>
          <w:rFonts w:ascii="Calibri" w:hAnsi="Calibri" w:eastAsia="宋体" w:cs="Times New Roman"/>
          <w:color w:val="auto"/>
          <w:kern w:val="0"/>
          <w:sz w:val="32"/>
          <w:szCs w:val="28"/>
        </w:rPr>
      </w:pPr>
      <w:r>
        <w:rPr>
          <w:rFonts w:hint="eastAsia" w:ascii="Calibri" w:hAnsi="Calibri" w:eastAsia="宋体" w:cs="Times New Roman"/>
          <w:color w:val="auto"/>
          <w:kern w:val="0"/>
          <w:sz w:val="32"/>
          <w:szCs w:val="28"/>
        </w:rPr>
        <w:t>（7）物业用房、配套用房、出入口岗亭、成品保护、绿化、清洁、景观设施</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4E2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66313972">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1BB77D4D">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201A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7F4C166">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永久物业用房</w:t>
            </w:r>
          </w:p>
        </w:tc>
        <w:tc>
          <w:tcPr>
            <w:tcW w:w="7336" w:type="dxa"/>
          </w:tcPr>
          <w:p w14:paraId="0419A91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物业用房位置、面积同规划报建指标吻合；物业用房各功能房间装修标准满足使用需求；至少在项目交付前一个月完成所有装修并交付物业使用；</w:t>
            </w:r>
          </w:p>
        </w:tc>
      </w:tr>
      <w:tr w14:paraId="42C2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59223C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临时物业用房</w:t>
            </w:r>
          </w:p>
        </w:tc>
        <w:tc>
          <w:tcPr>
            <w:tcW w:w="7336" w:type="dxa"/>
          </w:tcPr>
          <w:p w14:paraId="341FDC6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临时物业用房的位置、面积、使用时间、装修标准需满足使用需求；至少在项目交付前一个月完成所有装修并交付物业使用；</w:t>
            </w:r>
          </w:p>
        </w:tc>
      </w:tr>
      <w:tr w14:paraId="452B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986" w:type="dxa"/>
            <w:tcBorders>
              <w:top w:val="single" w:color="auto" w:sz="4" w:space="0"/>
              <w:bottom w:val="single" w:color="auto" w:sz="4" w:space="0"/>
            </w:tcBorders>
          </w:tcPr>
          <w:p w14:paraId="4C388FCD">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出入口及岗亭</w:t>
            </w:r>
          </w:p>
        </w:tc>
        <w:tc>
          <w:tcPr>
            <w:tcW w:w="7336" w:type="dxa"/>
            <w:tcBorders>
              <w:bottom w:val="single" w:color="auto" w:sz="4" w:space="0"/>
            </w:tcBorders>
          </w:tcPr>
          <w:p w14:paraId="4C55EFCC">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出入口布置方案能有效管理进出的人行和车行；岗亭窗户和门的位置不影响观察来车，来人方向，岗亭内水、电、暖、弱电配置齐全能满足日常管理使用；</w:t>
            </w:r>
          </w:p>
        </w:tc>
      </w:tr>
      <w:tr w14:paraId="1A35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986" w:type="dxa"/>
            <w:tcBorders>
              <w:top w:val="single" w:color="auto" w:sz="4" w:space="0"/>
              <w:bottom w:val="single" w:color="auto" w:sz="4" w:space="0"/>
            </w:tcBorders>
          </w:tcPr>
          <w:p w14:paraId="1B87F9A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成品保护</w:t>
            </w:r>
          </w:p>
        </w:tc>
        <w:tc>
          <w:tcPr>
            <w:tcW w:w="7336" w:type="dxa"/>
            <w:tcBorders>
              <w:top w:val="single" w:color="auto" w:sz="4" w:space="0"/>
              <w:bottom w:val="single" w:color="auto" w:sz="4" w:space="0"/>
            </w:tcBorders>
          </w:tcPr>
          <w:p w14:paraId="3CC4D08C">
            <w:pPr>
              <w:autoSpaceDE w:val="0"/>
              <w:autoSpaceDN w:val="0"/>
              <w:adjustRightInd w:val="0"/>
              <w:jc w:val="left"/>
              <w:rPr>
                <w:rFonts w:ascii="宋体" w:hAnsi="宋体" w:eastAsia="宋体" w:cs="宋体"/>
                <w:strike/>
                <w:color w:val="auto"/>
                <w:kern w:val="0"/>
                <w:sz w:val="24"/>
                <w:szCs w:val="24"/>
                <w:lang w:eastAsia="zh-CN"/>
              </w:rPr>
            </w:pPr>
            <w:r>
              <w:rPr>
                <w:rFonts w:hint="eastAsia" w:ascii="宋体" w:hAnsi="宋体" w:eastAsia="宋体" w:cs="宋体"/>
                <w:color w:val="auto"/>
                <w:kern w:val="0"/>
                <w:sz w:val="24"/>
                <w:szCs w:val="24"/>
                <w:lang w:eastAsia="zh-CN"/>
              </w:rPr>
              <w:t>成品保护要求详见地产公司电梯成品保护制度）首层、地下室大堂、每层的电梯前室精装区域的墙、地面详见《成品保护实施细则》</w:t>
            </w:r>
          </w:p>
        </w:tc>
      </w:tr>
      <w:tr w14:paraId="5F7A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986" w:type="dxa"/>
            <w:tcBorders>
              <w:top w:val="single" w:color="auto" w:sz="4" w:space="0"/>
              <w:bottom w:val="single" w:color="auto" w:sz="4" w:space="0"/>
            </w:tcBorders>
          </w:tcPr>
          <w:p w14:paraId="05FCF5D3">
            <w:pPr>
              <w:autoSpaceDE w:val="0"/>
              <w:autoSpaceDN w:val="0"/>
              <w:adjustRightInd w:val="0"/>
              <w:jc w:val="left"/>
              <w:rPr>
                <w:rFonts w:ascii="宋体" w:hAnsi="宋体" w:eastAsia="宋体" w:cs="宋体"/>
                <w:b/>
                <w:color w:val="auto"/>
                <w:kern w:val="0"/>
                <w:sz w:val="24"/>
                <w:szCs w:val="24"/>
                <w:lang w:eastAsia="zh-CN"/>
              </w:rPr>
            </w:pPr>
          </w:p>
          <w:p w14:paraId="6C029905">
            <w:pPr>
              <w:autoSpaceDE w:val="0"/>
              <w:autoSpaceDN w:val="0"/>
              <w:adjustRightInd w:val="0"/>
              <w:jc w:val="left"/>
              <w:rPr>
                <w:rFonts w:ascii="宋体" w:hAnsi="宋体" w:eastAsia="宋体" w:cs="宋体"/>
                <w:b/>
                <w:color w:val="auto"/>
                <w:kern w:val="0"/>
                <w:sz w:val="24"/>
                <w:szCs w:val="24"/>
                <w:lang w:eastAsia="zh-CN"/>
              </w:rPr>
            </w:pPr>
          </w:p>
          <w:p w14:paraId="442A059D">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绿化设施</w:t>
            </w:r>
          </w:p>
        </w:tc>
        <w:tc>
          <w:tcPr>
            <w:tcW w:w="7336" w:type="dxa"/>
            <w:tcBorders>
              <w:top w:val="single" w:color="auto" w:sz="4" w:space="0"/>
              <w:bottom w:val="single" w:color="auto" w:sz="4" w:space="0"/>
            </w:tcBorders>
          </w:tcPr>
          <w:p w14:paraId="074F581C">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浇灌设施：</w:t>
            </w:r>
            <w:r>
              <w:rPr>
                <w:rFonts w:hint="eastAsia" w:ascii="宋体" w:hAnsi="宋体" w:eastAsia="宋体" w:cs="宋体"/>
                <w:color w:val="auto"/>
                <w:kern w:val="0"/>
                <w:sz w:val="24"/>
                <w:szCs w:val="24"/>
                <w:lang w:eastAsia="zh-CN"/>
              </w:rPr>
              <w:t>有绿化用水点的位置需设置排水措施；绿化取水点周边应有硬化的操作区域，如铺装踏步石；</w:t>
            </w:r>
            <w:r>
              <w:rPr>
                <w:rFonts w:hint="eastAsia" w:ascii="宋体" w:hAnsi="宋体" w:eastAsia="宋体" w:cs="宋体"/>
                <w:b/>
                <w:color w:val="auto"/>
                <w:kern w:val="0"/>
                <w:sz w:val="24"/>
                <w:szCs w:val="24"/>
                <w:lang w:eastAsia="zh-CN"/>
              </w:rPr>
              <w:t>排水设施：</w:t>
            </w:r>
            <w:r>
              <w:rPr>
                <w:rFonts w:hint="eastAsia" w:ascii="宋体" w:hAnsi="宋体" w:eastAsia="宋体" w:cs="宋体"/>
                <w:color w:val="auto"/>
                <w:kern w:val="0"/>
                <w:sz w:val="24"/>
                <w:szCs w:val="24"/>
                <w:lang w:eastAsia="zh-CN"/>
              </w:rPr>
              <w:t>花槽、花坛需有排水装置，有防堵措施；绿地与路面交接处需考虑在低洼处设置排水槽、沟等设施；</w:t>
            </w:r>
            <w:r>
              <w:rPr>
                <w:rFonts w:hint="eastAsia" w:ascii="宋体" w:hAnsi="宋体" w:eastAsia="宋体" w:cs="宋体"/>
                <w:b/>
                <w:color w:val="auto"/>
                <w:kern w:val="0"/>
                <w:sz w:val="24"/>
                <w:szCs w:val="24"/>
                <w:lang w:eastAsia="zh-CN"/>
              </w:rPr>
              <w:t>绿化边角：</w:t>
            </w:r>
            <w:r>
              <w:rPr>
                <w:rFonts w:hint="eastAsia" w:ascii="宋体" w:hAnsi="宋体" w:eastAsia="宋体" w:cs="宋体"/>
                <w:color w:val="auto"/>
                <w:kern w:val="0"/>
                <w:sz w:val="24"/>
                <w:szCs w:val="24"/>
                <w:lang w:eastAsia="zh-CN"/>
              </w:rPr>
              <w:t>绿地平面应低于道路平面，绿地平行或高于道路平面或者坡地时交接处沟槽排水界面；</w:t>
            </w:r>
            <w:r>
              <w:rPr>
                <w:rFonts w:hint="eastAsia" w:ascii="宋体" w:hAnsi="宋体" w:eastAsia="宋体" w:cs="宋体"/>
                <w:b/>
                <w:color w:val="auto"/>
                <w:kern w:val="0"/>
                <w:sz w:val="24"/>
                <w:szCs w:val="24"/>
                <w:lang w:eastAsia="zh-CN"/>
              </w:rPr>
              <w:t>地面铺装：</w:t>
            </w:r>
            <w:r>
              <w:rPr>
                <w:rFonts w:hint="eastAsia" w:ascii="宋体" w:hAnsi="宋体" w:eastAsia="宋体" w:cs="宋体"/>
                <w:color w:val="auto"/>
                <w:kern w:val="0"/>
                <w:sz w:val="24"/>
                <w:szCs w:val="24"/>
                <w:lang w:eastAsia="zh-CN"/>
              </w:rPr>
              <w:t>小区内道路平整，陶板砖铺设整齐，无松翘，分界处层次清晰，集水井分布合理，无积水现象；</w:t>
            </w:r>
          </w:p>
        </w:tc>
      </w:tr>
      <w:tr w14:paraId="44B7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986" w:type="dxa"/>
            <w:tcBorders>
              <w:top w:val="single" w:color="auto" w:sz="4" w:space="0"/>
              <w:bottom w:val="single" w:color="auto" w:sz="4" w:space="0"/>
            </w:tcBorders>
          </w:tcPr>
          <w:p w14:paraId="25C5EF7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清洁设施</w:t>
            </w:r>
          </w:p>
        </w:tc>
        <w:tc>
          <w:tcPr>
            <w:tcW w:w="7336" w:type="dxa"/>
            <w:tcBorders>
              <w:top w:val="single" w:color="auto" w:sz="4" w:space="0"/>
              <w:bottom w:val="single" w:color="auto" w:sz="4" w:space="0"/>
            </w:tcBorders>
          </w:tcPr>
          <w:p w14:paraId="269EFCF5">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垃圾转运站/点：</w:t>
            </w:r>
            <w:r>
              <w:rPr>
                <w:rFonts w:hint="eastAsia" w:ascii="宋体" w:hAnsi="宋体" w:eastAsia="宋体" w:cs="宋体"/>
                <w:color w:val="auto"/>
                <w:kern w:val="0"/>
                <w:sz w:val="24"/>
                <w:szCs w:val="24"/>
                <w:lang w:eastAsia="zh-CN"/>
              </w:rPr>
              <w:t>位置、面积、数量符合规划报建指标；建造标准能确保正常使用；电梯厅有果皮箱；地下车库有果皮箱及清洁水源，水源处需设置排水、考虑防水；</w:t>
            </w:r>
          </w:p>
        </w:tc>
      </w:tr>
      <w:tr w14:paraId="7420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6" w:hRule="atLeast"/>
        </w:trPr>
        <w:tc>
          <w:tcPr>
            <w:tcW w:w="1986" w:type="dxa"/>
            <w:tcBorders>
              <w:top w:val="single" w:color="auto" w:sz="4" w:space="0"/>
              <w:bottom w:val="single" w:color="auto" w:sz="4" w:space="0"/>
            </w:tcBorders>
          </w:tcPr>
          <w:p w14:paraId="24314FEE">
            <w:pPr>
              <w:autoSpaceDE w:val="0"/>
              <w:autoSpaceDN w:val="0"/>
              <w:adjustRightInd w:val="0"/>
              <w:jc w:val="left"/>
              <w:rPr>
                <w:rFonts w:ascii="宋体" w:hAnsi="宋体" w:eastAsia="宋体" w:cs="宋体"/>
                <w:b/>
                <w:color w:val="auto"/>
                <w:kern w:val="0"/>
                <w:sz w:val="24"/>
                <w:szCs w:val="24"/>
                <w:lang w:eastAsia="zh-CN"/>
              </w:rPr>
            </w:pPr>
          </w:p>
          <w:p w14:paraId="39721312">
            <w:pPr>
              <w:autoSpaceDE w:val="0"/>
              <w:autoSpaceDN w:val="0"/>
              <w:adjustRightInd w:val="0"/>
              <w:jc w:val="left"/>
              <w:rPr>
                <w:rFonts w:ascii="宋体" w:hAnsi="宋体" w:eastAsia="宋体" w:cs="宋体"/>
                <w:b/>
                <w:color w:val="auto"/>
                <w:kern w:val="0"/>
                <w:sz w:val="24"/>
                <w:szCs w:val="24"/>
                <w:lang w:eastAsia="zh-CN"/>
              </w:rPr>
            </w:pPr>
          </w:p>
          <w:p w14:paraId="0392381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景观设施</w:t>
            </w:r>
          </w:p>
        </w:tc>
        <w:tc>
          <w:tcPr>
            <w:tcW w:w="7336" w:type="dxa"/>
            <w:tcBorders>
              <w:top w:val="single" w:color="auto" w:sz="4" w:space="0"/>
              <w:bottom w:val="single" w:color="auto" w:sz="4" w:space="0"/>
            </w:tcBorders>
          </w:tcPr>
          <w:p w14:paraId="09F14023">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水景观配置：</w:t>
            </w:r>
            <w:r>
              <w:rPr>
                <w:rFonts w:hint="eastAsia" w:ascii="宋体" w:hAnsi="宋体" w:eastAsia="宋体" w:cs="宋体"/>
                <w:color w:val="auto"/>
                <w:kern w:val="0"/>
                <w:sz w:val="24"/>
                <w:szCs w:val="24"/>
                <w:lang w:eastAsia="zh-CN"/>
              </w:rPr>
              <w:t>临靠水系的通道必须有防止跌落的措施；设计在商铺周边的水景应有防跌落的措施；小区内的自然河、湖及水深超过90cm的人工水景，岸边配置救生圈或救生杆等救生器材；岸边不应有陡坡，不应有果树；观景平台及有跌落可能的位置必须有护栏；水景水池如采用自来水作为补充水时，应采取防止回流污染的措施；喷泉及水景用水应循环使用；</w:t>
            </w:r>
            <w:r>
              <w:rPr>
                <w:rFonts w:hint="eastAsia" w:ascii="宋体" w:hAnsi="宋体" w:eastAsia="宋体" w:cs="宋体"/>
                <w:b/>
                <w:color w:val="auto"/>
                <w:kern w:val="0"/>
                <w:sz w:val="24"/>
                <w:szCs w:val="24"/>
                <w:lang w:eastAsia="zh-CN"/>
              </w:rPr>
              <w:t>观赏性小品：</w:t>
            </w:r>
            <w:r>
              <w:rPr>
                <w:rFonts w:hint="eastAsia" w:ascii="宋体" w:hAnsi="宋体" w:eastAsia="宋体" w:cs="宋体"/>
                <w:color w:val="auto"/>
                <w:kern w:val="0"/>
                <w:sz w:val="24"/>
                <w:szCs w:val="24"/>
                <w:lang w:eastAsia="zh-CN"/>
              </w:rPr>
              <w:t>观赏性小品在低于1.8米的部位无计尖、刺、利刃形状，观赏性小品安装牢固；</w:t>
            </w:r>
          </w:p>
        </w:tc>
      </w:tr>
      <w:tr w14:paraId="1103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 w:hRule="atLeast"/>
        </w:trPr>
        <w:tc>
          <w:tcPr>
            <w:tcW w:w="1986" w:type="dxa"/>
            <w:tcBorders>
              <w:top w:val="single" w:color="auto" w:sz="4" w:space="0"/>
              <w:bottom w:val="single" w:color="auto" w:sz="4" w:space="0"/>
            </w:tcBorders>
          </w:tcPr>
          <w:p w14:paraId="7DBE39EE">
            <w:pPr>
              <w:autoSpaceDE w:val="0"/>
              <w:autoSpaceDN w:val="0"/>
              <w:adjustRightInd w:val="0"/>
              <w:jc w:val="left"/>
              <w:rPr>
                <w:rFonts w:ascii="宋体" w:hAnsi="宋体" w:eastAsia="宋体" w:cs="宋体"/>
                <w:b/>
                <w:color w:val="auto"/>
                <w:kern w:val="0"/>
                <w:sz w:val="24"/>
                <w:szCs w:val="24"/>
                <w:lang w:eastAsia="zh-CN"/>
              </w:rPr>
            </w:pPr>
          </w:p>
          <w:p w14:paraId="3820561E">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小区标识</w:t>
            </w:r>
          </w:p>
        </w:tc>
        <w:tc>
          <w:tcPr>
            <w:tcW w:w="7336" w:type="dxa"/>
            <w:tcBorders>
              <w:top w:val="single" w:color="auto" w:sz="4" w:space="0"/>
              <w:bottom w:val="single" w:color="auto" w:sz="4" w:space="0"/>
            </w:tcBorders>
          </w:tcPr>
          <w:p w14:paraId="02F0DFFC">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color w:val="auto"/>
                <w:kern w:val="0"/>
                <w:sz w:val="24"/>
                <w:szCs w:val="24"/>
                <w:lang w:eastAsia="zh-CN"/>
              </w:rPr>
              <w:t>小区内向业主展示的各种标识标牌，包括大门标识、楼栋、商铺及门牌标识、道路标识、休闲设施和休闲场地的标识及使用须知、物业服务设施和服务场地的标识、社区文化牌、车库标识等指示标向正确；</w:t>
            </w:r>
          </w:p>
        </w:tc>
      </w:tr>
      <w:tr w14:paraId="6CD3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986" w:type="dxa"/>
            <w:tcBorders>
              <w:top w:val="single" w:color="auto" w:sz="4" w:space="0"/>
              <w:bottom w:val="single" w:color="auto" w:sz="4" w:space="0"/>
            </w:tcBorders>
          </w:tcPr>
          <w:p w14:paraId="56D4B161">
            <w:pPr>
              <w:autoSpaceDE w:val="0"/>
              <w:autoSpaceDN w:val="0"/>
              <w:adjustRightInd w:val="0"/>
              <w:jc w:val="left"/>
              <w:rPr>
                <w:rFonts w:ascii="宋体" w:hAnsi="宋体" w:eastAsia="宋体" w:cs="宋体"/>
                <w:b/>
                <w:color w:val="auto"/>
                <w:kern w:val="0"/>
                <w:sz w:val="24"/>
                <w:szCs w:val="24"/>
                <w:lang w:eastAsia="zh-CN"/>
              </w:rPr>
            </w:pPr>
          </w:p>
          <w:p w14:paraId="4F02B73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其它配套用房（如有）</w:t>
            </w:r>
          </w:p>
        </w:tc>
        <w:tc>
          <w:tcPr>
            <w:tcW w:w="7336" w:type="dxa"/>
            <w:tcBorders>
              <w:top w:val="single" w:color="auto" w:sz="4" w:space="0"/>
              <w:bottom w:val="single" w:color="auto" w:sz="4" w:space="0"/>
            </w:tcBorders>
          </w:tcPr>
          <w:p w14:paraId="5C91D04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居委会用房、公共卫生间、社区卫生服务站等配套用房的位置，面积符合规划报建指标，建造标准符合设计要求；</w:t>
            </w:r>
          </w:p>
        </w:tc>
      </w:tr>
      <w:tr w14:paraId="3E6C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trPr>
        <w:tc>
          <w:tcPr>
            <w:tcW w:w="1986" w:type="dxa"/>
            <w:tcBorders>
              <w:top w:val="single" w:color="auto" w:sz="4" w:space="0"/>
              <w:bottom w:val="single" w:color="auto" w:sz="4" w:space="0"/>
            </w:tcBorders>
          </w:tcPr>
          <w:p w14:paraId="76FFBF46">
            <w:pPr>
              <w:autoSpaceDE w:val="0"/>
              <w:autoSpaceDN w:val="0"/>
              <w:adjustRightInd w:val="0"/>
              <w:jc w:val="left"/>
              <w:rPr>
                <w:rFonts w:ascii="宋体" w:hAnsi="宋体" w:eastAsia="宋体" w:cs="宋体"/>
                <w:b/>
                <w:color w:val="auto"/>
                <w:kern w:val="0"/>
                <w:sz w:val="24"/>
                <w:szCs w:val="24"/>
                <w:highlight w:val="green"/>
                <w:lang w:eastAsia="zh-CN"/>
              </w:rPr>
            </w:pPr>
          </w:p>
          <w:p w14:paraId="7504FADA">
            <w:pPr>
              <w:autoSpaceDE w:val="0"/>
              <w:autoSpaceDN w:val="0"/>
              <w:adjustRightInd w:val="0"/>
              <w:jc w:val="left"/>
              <w:rPr>
                <w:rFonts w:ascii="宋体" w:hAnsi="宋体" w:eastAsia="宋体" w:cs="宋体"/>
                <w:b/>
                <w:color w:val="auto"/>
                <w:kern w:val="0"/>
                <w:sz w:val="24"/>
                <w:szCs w:val="24"/>
                <w:highlight w:val="green"/>
                <w:lang w:eastAsia="zh-CN"/>
              </w:rPr>
            </w:pPr>
          </w:p>
          <w:p w14:paraId="7749CE5D">
            <w:pPr>
              <w:autoSpaceDE w:val="0"/>
              <w:autoSpaceDN w:val="0"/>
              <w:adjustRightInd w:val="0"/>
              <w:jc w:val="left"/>
              <w:rPr>
                <w:rFonts w:ascii="宋体" w:hAnsi="宋体" w:eastAsia="宋体" w:cs="宋体"/>
                <w:b/>
                <w:color w:val="auto"/>
                <w:kern w:val="0"/>
                <w:sz w:val="24"/>
                <w:szCs w:val="24"/>
                <w:highlight w:val="green"/>
                <w:lang w:eastAsia="zh-CN"/>
              </w:rPr>
            </w:pPr>
          </w:p>
          <w:p w14:paraId="4E34A67C">
            <w:pPr>
              <w:autoSpaceDE w:val="0"/>
              <w:autoSpaceDN w:val="0"/>
              <w:adjustRightInd w:val="0"/>
              <w:jc w:val="left"/>
              <w:rPr>
                <w:rFonts w:ascii="宋体" w:hAnsi="宋体" w:eastAsia="宋体" w:cs="宋体"/>
                <w:b/>
                <w:color w:val="auto"/>
                <w:kern w:val="0"/>
                <w:sz w:val="24"/>
                <w:szCs w:val="24"/>
                <w:highlight w:val="green"/>
                <w:lang w:eastAsia="zh-CN"/>
              </w:rPr>
            </w:pPr>
          </w:p>
          <w:p w14:paraId="3A6CAF8A">
            <w:pPr>
              <w:autoSpaceDE w:val="0"/>
              <w:autoSpaceDN w:val="0"/>
              <w:adjustRightInd w:val="0"/>
              <w:jc w:val="left"/>
              <w:rPr>
                <w:rFonts w:ascii="宋体" w:hAnsi="宋体" w:eastAsia="宋体" w:cs="宋体"/>
                <w:b/>
                <w:color w:val="auto"/>
                <w:kern w:val="0"/>
                <w:sz w:val="24"/>
                <w:szCs w:val="24"/>
                <w:highlight w:val="green"/>
                <w:lang w:eastAsia="zh-CN"/>
              </w:rPr>
            </w:pPr>
          </w:p>
          <w:p w14:paraId="59DCD176">
            <w:pPr>
              <w:autoSpaceDE w:val="0"/>
              <w:autoSpaceDN w:val="0"/>
              <w:adjustRightInd w:val="0"/>
              <w:jc w:val="left"/>
              <w:rPr>
                <w:rFonts w:ascii="宋体" w:hAnsi="宋体" w:eastAsia="宋体" w:cs="宋体"/>
                <w:b/>
                <w:color w:val="auto"/>
                <w:kern w:val="0"/>
                <w:sz w:val="24"/>
                <w:szCs w:val="24"/>
                <w:highlight w:val="green"/>
                <w:lang w:eastAsia="zh-CN"/>
              </w:rPr>
            </w:pPr>
          </w:p>
          <w:p w14:paraId="583B9208">
            <w:pPr>
              <w:autoSpaceDE w:val="0"/>
              <w:autoSpaceDN w:val="0"/>
              <w:adjustRightInd w:val="0"/>
              <w:jc w:val="left"/>
              <w:rPr>
                <w:rFonts w:ascii="宋体" w:hAnsi="宋体" w:eastAsia="宋体" w:cs="宋体"/>
                <w:b/>
                <w:color w:val="auto"/>
                <w:kern w:val="0"/>
                <w:sz w:val="24"/>
                <w:szCs w:val="24"/>
                <w:highlight w:val="green"/>
                <w:lang w:eastAsia="en-US"/>
              </w:rPr>
            </w:pPr>
            <w:r>
              <w:rPr>
                <w:rFonts w:hint="eastAsia" w:ascii="宋体" w:hAnsi="宋体" w:eastAsia="宋体" w:cs="宋体"/>
                <w:b/>
                <w:color w:val="auto"/>
                <w:kern w:val="0"/>
                <w:sz w:val="24"/>
                <w:szCs w:val="24"/>
                <w:lang w:eastAsia="en-US"/>
              </w:rPr>
              <w:t>户内清洁</w:t>
            </w:r>
          </w:p>
        </w:tc>
        <w:tc>
          <w:tcPr>
            <w:tcW w:w="7336" w:type="dxa"/>
            <w:tcBorders>
              <w:top w:val="single" w:color="auto" w:sz="4" w:space="0"/>
              <w:bottom w:val="single" w:color="auto" w:sz="4" w:space="0"/>
            </w:tcBorders>
          </w:tcPr>
          <w:p w14:paraId="3146711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入户门、门框：</w:t>
            </w:r>
            <w:r>
              <w:rPr>
                <w:rFonts w:hint="eastAsia" w:ascii="宋体" w:hAnsi="宋体" w:eastAsia="宋体" w:cs="宋体"/>
                <w:color w:val="auto"/>
                <w:kern w:val="0"/>
                <w:sz w:val="24"/>
                <w:szCs w:val="24"/>
                <w:lang w:eastAsia="zh-CN"/>
              </w:rPr>
              <w:t>门和门框上无水泥和乳胶漆污染，无灰尘、无污迹，门框根部无水泥和乳胶漆的污染；</w:t>
            </w:r>
            <w:r>
              <w:rPr>
                <w:rFonts w:hint="eastAsia" w:ascii="宋体" w:hAnsi="宋体" w:eastAsia="宋体" w:cs="宋体"/>
                <w:b/>
                <w:color w:val="auto"/>
                <w:kern w:val="0"/>
                <w:sz w:val="24"/>
                <w:szCs w:val="24"/>
                <w:lang w:eastAsia="zh-CN"/>
              </w:rPr>
              <w:t>地面：</w:t>
            </w:r>
            <w:r>
              <w:rPr>
                <w:rFonts w:hint="eastAsia" w:ascii="宋体" w:hAnsi="宋体" w:eastAsia="宋体" w:cs="宋体"/>
                <w:color w:val="auto"/>
                <w:kern w:val="0"/>
                <w:sz w:val="24"/>
                <w:szCs w:val="24"/>
                <w:lang w:eastAsia="zh-CN"/>
              </w:rPr>
              <w:t>无水泥、白灰块和乳胶漆污染，砖的拼缝处无水泥污染，地面无灰尘、无污迹，大理石纹理清晰，无水泥和乳胶漆污染；</w:t>
            </w:r>
            <w:r>
              <w:rPr>
                <w:rFonts w:hint="eastAsia" w:ascii="宋体" w:hAnsi="宋体" w:eastAsia="宋体" w:cs="宋体"/>
                <w:b/>
                <w:color w:val="auto"/>
                <w:kern w:val="0"/>
                <w:sz w:val="24"/>
                <w:szCs w:val="24"/>
                <w:lang w:eastAsia="zh-CN"/>
              </w:rPr>
              <w:t>墙面：</w:t>
            </w:r>
            <w:r>
              <w:rPr>
                <w:rFonts w:hint="eastAsia" w:ascii="宋体" w:hAnsi="宋体" w:eastAsia="宋体" w:cs="宋体"/>
                <w:color w:val="auto"/>
                <w:kern w:val="0"/>
                <w:sz w:val="24"/>
                <w:szCs w:val="24"/>
                <w:lang w:eastAsia="zh-CN"/>
              </w:rPr>
              <w:t>无水泥和乳胶漆污染，砖的拼缝处无水泥污染；马赛克界面清晰无水泥和乳胶漆污染，墙面无灰尘、无污迹、无乳胶漆的污染；</w:t>
            </w:r>
            <w:r>
              <w:rPr>
                <w:rFonts w:hint="eastAsia" w:ascii="宋体" w:hAnsi="宋体" w:eastAsia="宋体" w:cs="宋体"/>
                <w:b/>
                <w:color w:val="auto"/>
                <w:kern w:val="0"/>
                <w:sz w:val="24"/>
                <w:szCs w:val="24"/>
                <w:lang w:eastAsia="zh-CN"/>
              </w:rPr>
              <w:t>外围窗框、玻璃：</w:t>
            </w:r>
            <w:r>
              <w:rPr>
                <w:rFonts w:hint="eastAsia" w:ascii="宋体" w:hAnsi="宋体" w:eastAsia="宋体" w:cs="宋体"/>
                <w:color w:val="auto"/>
                <w:kern w:val="0"/>
                <w:sz w:val="24"/>
                <w:szCs w:val="24"/>
                <w:lang w:eastAsia="zh-CN"/>
              </w:rPr>
              <w:t>窗框内玻璃干净光亮、无水泥、无污迹、无水迹和乳胶漆的污染；窗框与墙面和地面相接的地方无水泥和乳胶漆污染；各相交界面清洁，窗框滑槽内无乳胶和水泥污染、无杂物，护窗栏杆上无水泥和乳胶漆污染；</w:t>
            </w:r>
            <w:r>
              <w:rPr>
                <w:rFonts w:hint="eastAsia" w:ascii="宋体" w:hAnsi="宋体" w:eastAsia="宋体" w:cs="宋体"/>
                <w:b/>
                <w:color w:val="auto"/>
                <w:kern w:val="0"/>
                <w:sz w:val="24"/>
                <w:szCs w:val="24"/>
                <w:lang w:eastAsia="zh-CN"/>
              </w:rPr>
              <w:t>设备：</w:t>
            </w:r>
            <w:r>
              <w:rPr>
                <w:rFonts w:hint="eastAsia" w:ascii="宋体" w:hAnsi="宋体" w:eastAsia="宋体" w:cs="宋体"/>
                <w:color w:val="auto"/>
                <w:kern w:val="0"/>
                <w:sz w:val="24"/>
                <w:szCs w:val="24"/>
                <w:lang w:eastAsia="zh-CN"/>
              </w:rPr>
              <w:t>设备外观无乳胶漆和任何胶的污染；（包括：设备包装有损坏要对包装进行封闭及拆除）；设备无任何水泥污染、无灰尘、无污迹；</w:t>
            </w:r>
            <w:r>
              <w:rPr>
                <w:rFonts w:hint="eastAsia" w:ascii="宋体" w:hAnsi="宋体" w:eastAsia="宋体" w:cs="宋体"/>
                <w:b/>
                <w:color w:val="auto"/>
                <w:kern w:val="0"/>
                <w:sz w:val="24"/>
                <w:szCs w:val="24"/>
                <w:lang w:eastAsia="zh-CN"/>
              </w:rPr>
              <w:t>灯口、排风口：</w:t>
            </w:r>
            <w:r>
              <w:rPr>
                <w:rFonts w:hint="eastAsia" w:ascii="宋体" w:hAnsi="宋体" w:eastAsia="宋体" w:cs="宋体"/>
                <w:color w:val="auto"/>
                <w:kern w:val="0"/>
                <w:sz w:val="24"/>
                <w:szCs w:val="24"/>
                <w:lang w:eastAsia="zh-CN"/>
              </w:rPr>
              <w:t>无灰尘、无涂料、无漆点、无污迹；</w:t>
            </w:r>
            <w:r>
              <w:rPr>
                <w:rFonts w:hint="eastAsia" w:ascii="宋体" w:hAnsi="宋体" w:eastAsia="宋体" w:cs="宋体"/>
                <w:b/>
                <w:color w:val="auto"/>
                <w:kern w:val="0"/>
                <w:sz w:val="24"/>
                <w:szCs w:val="24"/>
                <w:lang w:eastAsia="zh-CN"/>
              </w:rPr>
              <w:t>楼梯：</w:t>
            </w:r>
            <w:r>
              <w:rPr>
                <w:rFonts w:hint="eastAsia" w:ascii="宋体" w:hAnsi="宋体" w:eastAsia="宋体" w:cs="宋体"/>
                <w:color w:val="auto"/>
                <w:kern w:val="0"/>
                <w:sz w:val="24"/>
                <w:szCs w:val="24"/>
                <w:lang w:eastAsia="zh-CN"/>
              </w:rPr>
              <w:t>扶手光泽、铁艺无灰尘、无污迹，镜子无水迹手印；</w:t>
            </w:r>
            <w:r>
              <w:rPr>
                <w:rFonts w:hint="eastAsia" w:ascii="宋体" w:hAnsi="宋体" w:eastAsia="宋体" w:cs="宋体"/>
                <w:b/>
                <w:color w:val="auto"/>
                <w:kern w:val="0"/>
                <w:sz w:val="24"/>
                <w:szCs w:val="24"/>
                <w:lang w:eastAsia="zh-CN"/>
              </w:rPr>
              <w:t>楼梯间、露台、铁艺栏杆、门前入户小道：</w:t>
            </w:r>
            <w:r>
              <w:rPr>
                <w:rFonts w:hint="eastAsia" w:ascii="宋体" w:hAnsi="宋体" w:eastAsia="宋体" w:cs="宋体"/>
                <w:color w:val="auto"/>
                <w:kern w:val="0"/>
                <w:sz w:val="24"/>
                <w:szCs w:val="24"/>
                <w:lang w:eastAsia="zh-CN"/>
              </w:rPr>
              <w:t>无灰尘、无涂料、无胶漆污染、视野干净无杂物</w:t>
            </w:r>
            <w:r>
              <w:rPr>
                <w:rFonts w:hint="eastAsia" w:ascii="宋体" w:hAnsi="宋体" w:eastAsia="宋体" w:cs="宋体"/>
                <w:b/>
                <w:color w:val="auto"/>
                <w:kern w:val="0"/>
                <w:sz w:val="24"/>
                <w:szCs w:val="24"/>
                <w:lang w:eastAsia="zh-CN"/>
              </w:rPr>
              <w:t>；户内按钮、面板、管道、配电柜、分集水器箱、扶手、把手：</w:t>
            </w:r>
            <w:r>
              <w:rPr>
                <w:rFonts w:hint="eastAsia" w:ascii="宋体" w:hAnsi="宋体" w:eastAsia="宋体" w:cs="宋体"/>
                <w:color w:val="auto"/>
                <w:kern w:val="0"/>
                <w:sz w:val="24"/>
                <w:szCs w:val="24"/>
                <w:lang w:eastAsia="zh-CN"/>
              </w:rPr>
              <w:t>无漆点、涂料、灰尘；</w:t>
            </w:r>
          </w:p>
        </w:tc>
      </w:tr>
      <w:tr w14:paraId="4D43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986" w:type="dxa"/>
            <w:tcBorders>
              <w:top w:val="single" w:color="auto" w:sz="4" w:space="0"/>
              <w:bottom w:val="single" w:color="auto" w:sz="4" w:space="0"/>
            </w:tcBorders>
          </w:tcPr>
          <w:p w14:paraId="15F05F2D">
            <w:pPr>
              <w:autoSpaceDE w:val="0"/>
              <w:autoSpaceDN w:val="0"/>
              <w:adjustRightInd w:val="0"/>
              <w:jc w:val="left"/>
              <w:rPr>
                <w:rFonts w:ascii="宋体" w:hAnsi="宋体" w:eastAsia="宋体" w:cs="宋体"/>
                <w:b/>
                <w:color w:val="auto"/>
                <w:kern w:val="0"/>
                <w:sz w:val="24"/>
                <w:szCs w:val="24"/>
                <w:highlight w:val="green"/>
                <w:lang w:eastAsia="zh-CN"/>
              </w:rPr>
            </w:pPr>
          </w:p>
          <w:p w14:paraId="3F092005">
            <w:pPr>
              <w:autoSpaceDE w:val="0"/>
              <w:autoSpaceDN w:val="0"/>
              <w:adjustRightInd w:val="0"/>
              <w:jc w:val="left"/>
              <w:rPr>
                <w:rFonts w:ascii="宋体" w:hAnsi="宋体" w:eastAsia="宋体" w:cs="宋体"/>
                <w:b/>
                <w:color w:val="auto"/>
                <w:kern w:val="0"/>
                <w:sz w:val="24"/>
                <w:szCs w:val="24"/>
                <w:highlight w:val="green"/>
                <w:lang w:eastAsia="zh-CN"/>
              </w:rPr>
            </w:pPr>
          </w:p>
          <w:p w14:paraId="3D2EFE48">
            <w:pPr>
              <w:autoSpaceDE w:val="0"/>
              <w:autoSpaceDN w:val="0"/>
              <w:adjustRightInd w:val="0"/>
              <w:jc w:val="left"/>
              <w:rPr>
                <w:rFonts w:ascii="宋体" w:hAnsi="宋体" w:eastAsia="宋体" w:cs="宋体"/>
                <w:b/>
                <w:color w:val="auto"/>
                <w:kern w:val="0"/>
                <w:sz w:val="24"/>
                <w:szCs w:val="24"/>
                <w:highlight w:val="green"/>
                <w:lang w:eastAsia="zh-CN"/>
              </w:rPr>
            </w:pPr>
          </w:p>
          <w:p w14:paraId="2AE9F761">
            <w:pPr>
              <w:autoSpaceDE w:val="0"/>
              <w:autoSpaceDN w:val="0"/>
              <w:adjustRightInd w:val="0"/>
              <w:jc w:val="left"/>
              <w:rPr>
                <w:rFonts w:ascii="宋体" w:hAnsi="宋体" w:eastAsia="宋体" w:cs="宋体"/>
                <w:b/>
                <w:color w:val="auto"/>
                <w:kern w:val="0"/>
                <w:sz w:val="24"/>
                <w:szCs w:val="24"/>
                <w:highlight w:val="green"/>
                <w:lang w:eastAsia="zh-CN"/>
              </w:rPr>
            </w:pPr>
          </w:p>
          <w:p w14:paraId="4BEEB55D">
            <w:pPr>
              <w:autoSpaceDE w:val="0"/>
              <w:autoSpaceDN w:val="0"/>
              <w:adjustRightInd w:val="0"/>
              <w:jc w:val="left"/>
              <w:rPr>
                <w:rFonts w:ascii="宋体" w:hAnsi="宋体" w:eastAsia="宋体" w:cs="宋体"/>
                <w:b/>
                <w:color w:val="auto"/>
                <w:kern w:val="0"/>
                <w:sz w:val="24"/>
                <w:szCs w:val="24"/>
                <w:highlight w:val="green"/>
                <w:lang w:eastAsia="zh-CN"/>
              </w:rPr>
            </w:pPr>
          </w:p>
          <w:p w14:paraId="45A187E0">
            <w:pPr>
              <w:autoSpaceDE w:val="0"/>
              <w:autoSpaceDN w:val="0"/>
              <w:adjustRightInd w:val="0"/>
              <w:jc w:val="left"/>
              <w:rPr>
                <w:rFonts w:ascii="宋体" w:hAnsi="宋体" w:eastAsia="宋体" w:cs="宋体"/>
                <w:b/>
                <w:color w:val="auto"/>
                <w:kern w:val="0"/>
                <w:sz w:val="24"/>
                <w:szCs w:val="24"/>
                <w:highlight w:val="green"/>
                <w:lang w:eastAsia="zh-CN"/>
              </w:rPr>
            </w:pPr>
          </w:p>
          <w:p w14:paraId="0841939F">
            <w:pPr>
              <w:autoSpaceDE w:val="0"/>
              <w:autoSpaceDN w:val="0"/>
              <w:adjustRightInd w:val="0"/>
              <w:jc w:val="left"/>
              <w:rPr>
                <w:rFonts w:ascii="宋体" w:hAnsi="宋体" w:eastAsia="宋体" w:cs="宋体"/>
                <w:b/>
                <w:color w:val="auto"/>
                <w:kern w:val="0"/>
                <w:sz w:val="24"/>
                <w:szCs w:val="24"/>
                <w:highlight w:val="green"/>
                <w:lang w:eastAsia="zh-CN"/>
              </w:rPr>
            </w:pPr>
          </w:p>
          <w:p w14:paraId="3037AA90">
            <w:pPr>
              <w:autoSpaceDE w:val="0"/>
              <w:autoSpaceDN w:val="0"/>
              <w:adjustRightInd w:val="0"/>
              <w:jc w:val="left"/>
              <w:rPr>
                <w:rFonts w:ascii="宋体" w:hAnsi="宋体" w:eastAsia="宋体" w:cs="宋体"/>
                <w:b/>
                <w:color w:val="auto"/>
                <w:kern w:val="0"/>
                <w:sz w:val="24"/>
                <w:szCs w:val="24"/>
                <w:highlight w:val="green"/>
                <w:lang w:eastAsia="zh-CN"/>
              </w:rPr>
            </w:pPr>
          </w:p>
          <w:p w14:paraId="3246E8D8">
            <w:pPr>
              <w:autoSpaceDE w:val="0"/>
              <w:autoSpaceDN w:val="0"/>
              <w:adjustRightInd w:val="0"/>
              <w:jc w:val="left"/>
              <w:rPr>
                <w:rFonts w:ascii="宋体" w:hAnsi="宋体" w:eastAsia="宋体" w:cs="宋体"/>
                <w:b/>
                <w:color w:val="auto"/>
                <w:kern w:val="0"/>
                <w:sz w:val="24"/>
                <w:szCs w:val="24"/>
                <w:highlight w:val="green"/>
                <w:lang w:eastAsia="en-US"/>
              </w:rPr>
            </w:pPr>
            <w:r>
              <w:rPr>
                <w:rFonts w:hint="eastAsia" w:ascii="宋体" w:hAnsi="宋体" w:eastAsia="宋体" w:cs="宋体"/>
                <w:b/>
                <w:color w:val="auto"/>
                <w:kern w:val="0"/>
                <w:sz w:val="24"/>
                <w:szCs w:val="24"/>
                <w:lang w:eastAsia="en-US"/>
              </w:rPr>
              <w:t>公区清洁</w:t>
            </w:r>
          </w:p>
        </w:tc>
        <w:tc>
          <w:tcPr>
            <w:tcW w:w="7336" w:type="dxa"/>
            <w:tcBorders>
              <w:top w:val="single" w:color="auto" w:sz="4" w:space="0"/>
              <w:bottom w:val="single" w:color="auto" w:sz="4" w:space="0"/>
            </w:tcBorders>
          </w:tcPr>
          <w:p w14:paraId="74F0D166">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外墙、瓦面、天沟、门廊、屋檐、雨落管、窗台、外墙上的装饰物和灯具：</w:t>
            </w:r>
            <w:r>
              <w:rPr>
                <w:rFonts w:hint="eastAsia" w:ascii="宋体" w:hAnsi="宋体" w:eastAsia="宋体" w:cs="宋体"/>
                <w:color w:val="auto"/>
                <w:kern w:val="0"/>
                <w:sz w:val="24"/>
                <w:szCs w:val="24"/>
                <w:lang w:eastAsia="zh-CN"/>
              </w:rPr>
              <w:t>无泥土、漆点、涂料、污渍；</w:t>
            </w:r>
            <w:r>
              <w:rPr>
                <w:rFonts w:hint="eastAsia" w:ascii="宋体" w:hAnsi="宋体" w:eastAsia="宋体" w:cs="宋体"/>
                <w:b/>
                <w:color w:val="auto"/>
                <w:kern w:val="0"/>
                <w:sz w:val="24"/>
                <w:szCs w:val="24"/>
                <w:lang w:eastAsia="zh-CN"/>
              </w:rPr>
              <w:t>街（路）面：</w:t>
            </w:r>
            <w:r>
              <w:rPr>
                <w:rFonts w:hint="eastAsia" w:ascii="宋体" w:hAnsi="宋体" w:eastAsia="宋体" w:cs="宋体"/>
                <w:color w:val="auto"/>
                <w:kern w:val="0"/>
                <w:sz w:val="24"/>
                <w:szCs w:val="24"/>
                <w:lang w:eastAsia="zh-CN"/>
              </w:rPr>
              <w:t>路面无垃圾杂物、无粉尘，见纹路；</w:t>
            </w:r>
            <w:r>
              <w:rPr>
                <w:rFonts w:hint="eastAsia" w:ascii="宋体" w:hAnsi="宋体" w:eastAsia="宋体" w:cs="宋体"/>
                <w:b/>
                <w:color w:val="auto"/>
                <w:kern w:val="0"/>
                <w:sz w:val="24"/>
                <w:szCs w:val="24"/>
                <w:lang w:eastAsia="zh-CN"/>
              </w:rPr>
              <w:t>景观照明灯：</w:t>
            </w:r>
            <w:r>
              <w:rPr>
                <w:rFonts w:hint="eastAsia" w:ascii="宋体" w:hAnsi="宋体" w:eastAsia="宋体" w:cs="宋体"/>
                <w:color w:val="auto"/>
                <w:kern w:val="0"/>
                <w:sz w:val="24"/>
                <w:szCs w:val="24"/>
                <w:lang w:eastAsia="zh-CN"/>
              </w:rPr>
              <w:t>无污痕、无蛛网、无蚊虫残骸；</w:t>
            </w:r>
            <w:r>
              <w:rPr>
                <w:rFonts w:hint="eastAsia" w:ascii="宋体" w:hAnsi="宋体" w:eastAsia="宋体" w:cs="宋体"/>
                <w:b/>
                <w:color w:val="auto"/>
                <w:kern w:val="0"/>
                <w:sz w:val="24"/>
                <w:szCs w:val="24"/>
                <w:lang w:eastAsia="zh-CN"/>
              </w:rPr>
              <w:t>地下室：</w:t>
            </w:r>
            <w:r>
              <w:rPr>
                <w:rFonts w:hint="eastAsia" w:ascii="宋体" w:hAnsi="宋体" w:eastAsia="宋体" w:cs="宋体"/>
                <w:color w:val="auto"/>
                <w:kern w:val="0"/>
                <w:sz w:val="24"/>
                <w:szCs w:val="24"/>
                <w:lang w:eastAsia="zh-CN"/>
              </w:rPr>
              <w:t>地面无建渣、无积水、无生活垃圾、排水沟、集水坑内无垃圾、无积水、无异味；</w:t>
            </w:r>
            <w:r>
              <w:rPr>
                <w:rFonts w:hint="eastAsia" w:ascii="宋体" w:hAnsi="宋体" w:eastAsia="宋体" w:cs="宋体"/>
                <w:b/>
                <w:color w:val="auto"/>
                <w:kern w:val="0"/>
                <w:sz w:val="24"/>
                <w:szCs w:val="24"/>
                <w:lang w:eastAsia="zh-CN"/>
              </w:rPr>
              <w:t>绿化带：</w:t>
            </w:r>
            <w:r>
              <w:rPr>
                <w:rFonts w:hint="eastAsia" w:ascii="宋体" w:hAnsi="宋体" w:eastAsia="宋体" w:cs="宋体"/>
                <w:color w:val="auto"/>
                <w:kern w:val="0"/>
                <w:sz w:val="24"/>
                <w:szCs w:val="24"/>
                <w:lang w:eastAsia="zh-CN"/>
              </w:rPr>
              <w:t>绿化带围栏（铁艺）无污渍、无蛛网，绿化带无果皮烟头纸屑；</w:t>
            </w:r>
            <w:r>
              <w:rPr>
                <w:rFonts w:hint="eastAsia" w:ascii="宋体" w:hAnsi="宋体" w:eastAsia="宋体" w:cs="宋体"/>
                <w:b/>
                <w:color w:val="auto"/>
                <w:kern w:val="0"/>
                <w:sz w:val="24"/>
                <w:szCs w:val="24"/>
                <w:lang w:eastAsia="zh-CN"/>
              </w:rPr>
              <w:t>园区大理石地面：</w:t>
            </w:r>
            <w:r>
              <w:rPr>
                <w:rFonts w:hint="eastAsia" w:ascii="宋体" w:hAnsi="宋体" w:eastAsia="宋体" w:cs="宋体"/>
                <w:color w:val="auto"/>
                <w:kern w:val="0"/>
                <w:sz w:val="24"/>
                <w:szCs w:val="24"/>
                <w:lang w:eastAsia="zh-CN"/>
              </w:rPr>
              <w:t>无水迹、无污迹、无水泥垢；</w:t>
            </w:r>
            <w:r>
              <w:rPr>
                <w:rFonts w:hint="eastAsia" w:ascii="宋体" w:hAnsi="宋体" w:eastAsia="宋体" w:cs="宋体"/>
                <w:b/>
                <w:color w:val="auto"/>
                <w:kern w:val="0"/>
                <w:sz w:val="24"/>
                <w:szCs w:val="24"/>
                <w:lang w:eastAsia="zh-CN"/>
              </w:rPr>
              <w:t>铁门、栏杆：</w:t>
            </w:r>
            <w:r>
              <w:rPr>
                <w:rFonts w:hint="eastAsia" w:ascii="宋体" w:hAnsi="宋体" w:eastAsia="宋体" w:cs="宋体"/>
                <w:color w:val="auto"/>
                <w:kern w:val="0"/>
                <w:sz w:val="24"/>
                <w:szCs w:val="24"/>
                <w:lang w:eastAsia="zh-CN"/>
              </w:rPr>
              <w:t>无尘、无污痕、见低纹；</w:t>
            </w:r>
            <w:r>
              <w:rPr>
                <w:rFonts w:hint="eastAsia" w:ascii="宋体" w:hAnsi="宋体" w:eastAsia="宋体" w:cs="宋体"/>
                <w:b/>
                <w:color w:val="auto"/>
                <w:kern w:val="0"/>
                <w:sz w:val="24"/>
                <w:szCs w:val="24"/>
                <w:lang w:eastAsia="zh-CN"/>
              </w:rPr>
              <w:t>水景水体：</w:t>
            </w:r>
            <w:r>
              <w:rPr>
                <w:rFonts w:hint="eastAsia" w:ascii="宋体" w:hAnsi="宋体" w:eastAsia="宋体" w:cs="宋体"/>
                <w:color w:val="auto"/>
                <w:kern w:val="0"/>
                <w:sz w:val="24"/>
                <w:szCs w:val="24"/>
                <w:lang w:eastAsia="zh-CN"/>
              </w:rPr>
              <w:t>无漂浮物、见底清、无异味；</w:t>
            </w:r>
            <w:r>
              <w:rPr>
                <w:rFonts w:hint="eastAsia" w:ascii="宋体" w:hAnsi="宋体" w:eastAsia="宋体" w:cs="宋体"/>
                <w:b/>
                <w:color w:val="auto"/>
                <w:kern w:val="0"/>
                <w:sz w:val="24"/>
                <w:szCs w:val="24"/>
                <w:lang w:eastAsia="zh-CN"/>
              </w:rPr>
              <w:t>排水沟盖：</w:t>
            </w:r>
            <w:r>
              <w:rPr>
                <w:rFonts w:hint="eastAsia" w:ascii="宋体" w:hAnsi="宋体" w:eastAsia="宋体" w:cs="宋体"/>
                <w:color w:val="auto"/>
                <w:kern w:val="0"/>
                <w:sz w:val="24"/>
                <w:szCs w:val="24"/>
                <w:lang w:eastAsia="zh-CN"/>
              </w:rPr>
              <w:t>无痰迹、无果屑、无烟头等；</w:t>
            </w:r>
            <w:r>
              <w:rPr>
                <w:rFonts w:hint="eastAsia" w:ascii="宋体" w:hAnsi="宋体" w:eastAsia="宋体" w:cs="宋体"/>
                <w:b/>
                <w:color w:val="auto"/>
                <w:kern w:val="0"/>
                <w:sz w:val="24"/>
                <w:szCs w:val="24"/>
                <w:lang w:eastAsia="zh-CN"/>
              </w:rPr>
              <w:t>标识牌、路标：</w:t>
            </w:r>
            <w:r>
              <w:rPr>
                <w:rFonts w:hint="eastAsia" w:ascii="宋体" w:hAnsi="宋体" w:eastAsia="宋体" w:cs="宋体"/>
                <w:color w:val="auto"/>
                <w:kern w:val="0"/>
                <w:sz w:val="24"/>
                <w:szCs w:val="24"/>
                <w:lang w:eastAsia="zh-CN"/>
              </w:rPr>
              <w:t>无尘、无污迹、见底色图案；</w:t>
            </w:r>
            <w:r>
              <w:rPr>
                <w:rFonts w:hint="eastAsia" w:ascii="宋体" w:hAnsi="宋体" w:eastAsia="宋体" w:cs="宋体"/>
                <w:b/>
                <w:color w:val="auto"/>
                <w:kern w:val="0"/>
                <w:sz w:val="24"/>
                <w:szCs w:val="24"/>
                <w:lang w:eastAsia="zh-CN"/>
              </w:rPr>
              <w:t>围墙墙面：</w:t>
            </w:r>
            <w:r>
              <w:rPr>
                <w:rFonts w:hint="eastAsia" w:ascii="宋体" w:hAnsi="宋体" w:eastAsia="宋体" w:cs="宋体"/>
                <w:color w:val="auto"/>
                <w:kern w:val="0"/>
                <w:sz w:val="24"/>
                <w:szCs w:val="24"/>
                <w:lang w:eastAsia="zh-CN"/>
              </w:rPr>
              <w:t>无尘、无水迹污渍；</w:t>
            </w:r>
            <w:r>
              <w:rPr>
                <w:rFonts w:hint="eastAsia" w:ascii="宋体" w:hAnsi="宋体" w:eastAsia="宋体" w:cs="宋体"/>
                <w:b/>
                <w:color w:val="auto"/>
                <w:kern w:val="0"/>
                <w:sz w:val="24"/>
                <w:szCs w:val="24"/>
                <w:lang w:eastAsia="zh-CN"/>
              </w:rPr>
              <w:t>垃圾桶：</w:t>
            </w:r>
            <w:r>
              <w:rPr>
                <w:rFonts w:hint="eastAsia" w:ascii="宋体" w:hAnsi="宋体" w:eastAsia="宋体" w:cs="宋体"/>
                <w:color w:val="auto"/>
                <w:kern w:val="0"/>
                <w:sz w:val="24"/>
                <w:szCs w:val="24"/>
                <w:lang w:eastAsia="zh-CN"/>
              </w:rPr>
              <w:t>无尘、周边地面无污渍，不锈钢垃圾桶目视表面无污迹，目视无污痕、见底色，袋内容物不超过2/3；垃圾站：无异味；无杂物、无污水；</w:t>
            </w:r>
            <w:r>
              <w:rPr>
                <w:rFonts w:hint="eastAsia" w:ascii="宋体" w:hAnsi="宋体" w:eastAsia="宋体" w:cs="宋体"/>
                <w:b/>
                <w:color w:val="auto"/>
                <w:kern w:val="0"/>
                <w:sz w:val="24"/>
                <w:szCs w:val="24"/>
                <w:lang w:eastAsia="zh-CN"/>
              </w:rPr>
              <w:t>电梯：</w:t>
            </w:r>
            <w:r>
              <w:rPr>
                <w:rFonts w:hint="eastAsia" w:ascii="宋体" w:hAnsi="宋体" w:eastAsia="宋体" w:cs="宋体"/>
                <w:color w:val="auto"/>
                <w:kern w:val="0"/>
                <w:sz w:val="24"/>
                <w:szCs w:val="24"/>
                <w:lang w:eastAsia="zh-CN"/>
              </w:rPr>
              <w:t>电梯门无尘、无指纹、无污渍，电梯轿厢壁无指纹、无污渍、无蛛网、手擦拭无尘，轿厢地面无沙砾、无污渍；</w:t>
            </w:r>
            <w:r>
              <w:rPr>
                <w:rFonts w:hint="eastAsia" w:ascii="宋体" w:hAnsi="宋体" w:eastAsia="宋体" w:cs="宋体"/>
                <w:b/>
                <w:color w:val="auto"/>
                <w:kern w:val="0"/>
                <w:sz w:val="24"/>
                <w:szCs w:val="24"/>
                <w:lang w:eastAsia="zh-CN"/>
              </w:rPr>
              <w:t>单元门：</w:t>
            </w:r>
            <w:r>
              <w:rPr>
                <w:rFonts w:hint="eastAsia" w:ascii="宋体" w:hAnsi="宋体" w:eastAsia="宋体" w:cs="宋体"/>
                <w:color w:val="auto"/>
                <w:kern w:val="0"/>
                <w:sz w:val="24"/>
                <w:szCs w:val="24"/>
                <w:lang w:eastAsia="zh-CN"/>
              </w:rPr>
              <w:t>无尘、无污渍、手擦拭无尘；</w:t>
            </w:r>
            <w:r>
              <w:rPr>
                <w:rFonts w:hint="eastAsia" w:ascii="宋体" w:hAnsi="宋体" w:eastAsia="宋体" w:cs="宋体"/>
                <w:b/>
                <w:color w:val="auto"/>
                <w:kern w:val="0"/>
                <w:sz w:val="24"/>
                <w:szCs w:val="24"/>
                <w:lang w:eastAsia="zh-CN"/>
              </w:rPr>
              <w:t>大堂地面：</w:t>
            </w:r>
            <w:r>
              <w:rPr>
                <w:rFonts w:hint="eastAsia" w:ascii="宋体" w:hAnsi="宋体" w:eastAsia="宋体" w:cs="宋体"/>
                <w:color w:val="auto"/>
                <w:kern w:val="0"/>
                <w:sz w:val="24"/>
                <w:szCs w:val="24"/>
                <w:lang w:eastAsia="zh-CN"/>
              </w:rPr>
              <w:t>无尘、无污渍、无水迹；</w:t>
            </w:r>
            <w:r>
              <w:rPr>
                <w:rFonts w:hint="eastAsia" w:ascii="宋体" w:hAnsi="宋体" w:eastAsia="宋体" w:cs="宋体"/>
                <w:b/>
                <w:color w:val="auto"/>
                <w:kern w:val="0"/>
                <w:sz w:val="24"/>
                <w:szCs w:val="24"/>
                <w:lang w:eastAsia="zh-CN"/>
              </w:rPr>
              <w:t>观叶植物：</w:t>
            </w:r>
            <w:r>
              <w:rPr>
                <w:rFonts w:hint="eastAsia" w:ascii="宋体" w:hAnsi="宋体" w:eastAsia="宋体" w:cs="宋体"/>
                <w:color w:val="auto"/>
                <w:kern w:val="0"/>
                <w:sz w:val="24"/>
                <w:szCs w:val="24"/>
                <w:lang w:eastAsia="zh-CN"/>
              </w:rPr>
              <w:t>叶面无积尘、无枯枝；</w:t>
            </w:r>
            <w:r>
              <w:rPr>
                <w:rFonts w:hint="eastAsia" w:ascii="宋体" w:hAnsi="宋体" w:eastAsia="宋体" w:cs="宋体"/>
                <w:b/>
                <w:color w:val="auto"/>
                <w:kern w:val="0"/>
                <w:sz w:val="24"/>
                <w:szCs w:val="24"/>
                <w:lang w:eastAsia="zh-CN"/>
              </w:rPr>
              <w:t>花盆：</w:t>
            </w:r>
            <w:r>
              <w:rPr>
                <w:rFonts w:hint="eastAsia" w:ascii="宋体" w:hAnsi="宋体" w:eastAsia="宋体" w:cs="宋体"/>
                <w:color w:val="auto"/>
                <w:kern w:val="0"/>
                <w:sz w:val="24"/>
                <w:szCs w:val="24"/>
                <w:lang w:eastAsia="zh-CN"/>
              </w:rPr>
              <w:t>无污迹；</w:t>
            </w:r>
            <w:r>
              <w:rPr>
                <w:rFonts w:hint="eastAsia" w:ascii="宋体" w:hAnsi="宋体" w:eastAsia="宋体" w:cs="宋体"/>
                <w:b/>
                <w:color w:val="auto"/>
                <w:kern w:val="0"/>
                <w:sz w:val="24"/>
                <w:szCs w:val="24"/>
                <w:lang w:eastAsia="zh-CN"/>
              </w:rPr>
              <w:t>楼梯地面：</w:t>
            </w:r>
            <w:r>
              <w:rPr>
                <w:rFonts w:hint="eastAsia" w:ascii="宋体" w:hAnsi="宋体" w:eastAsia="宋体" w:cs="宋体"/>
                <w:color w:val="auto"/>
                <w:kern w:val="0"/>
                <w:sz w:val="24"/>
                <w:szCs w:val="24"/>
                <w:lang w:eastAsia="zh-CN"/>
              </w:rPr>
              <w:t>无垃圾、无粉尘、无水泥垢、见底纹；</w:t>
            </w:r>
            <w:r>
              <w:rPr>
                <w:rFonts w:hint="eastAsia" w:ascii="宋体" w:hAnsi="宋体" w:eastAsia="宋体" w:cs="宋体"/>
                <w:b/>
                <w:color w:val="auto"/>
                <w:kern w:val="0"/>
                <w:sz w:val="24"/>
                <w:szCs w:val="24"/>
                <w:lang w:eastAsia="zh-CN"/>
              </w:rPr>
              <w:t>踢脚线：</w:t>
            </w:r>
            <w:r>
              <w:rPr>
                <w:rFonts w:hint="eastAsia" w:ascii="宋体" w:hAnsi="宋体" w:eastAsia="宋体" w:cs="宋体"/>
                <w:color w:val="auto"/>
                <w:kern w:val="0"/>
                <w:sz w:val="24"/>
                <w:szCs w:val="24"/>
                <w:lang w:eastAsia="zh-CN"/>
              </w:rPr>
              <w:t>无尘、无污迹；</w:t>
            </w:r>
            <w:r>
              <w:rPr>
                <w:rFonts w:hint="eastAsia" w:ascii="宋体" w:hAnsi="宋体" w:eastAsia="宋体" w:cs="宋体"/>
                <w:b/>
                <w:color w:val="auto"/>
                <w:kern w:val="0"/>
                <w:sz w:val="24"/>
                <w:szCs w:val="24"/>
                <w:lang w:eastAsia="zh-CN"/>
              </w:rPr>
              <w:t>天花、顶灯：</w:t>
            </w:r>
            <w:r>
              <w:rPr>
                <w:rFonts w:hint="eastAsia" w:ascii="宋体" w:hAnsi="宋体" w:eastAsia="宋体" w:cs="宋体"/>
                <w:color w:val="auto"/>
                <w:kern w:val="0"/>
                <w:sz w:val="24"/>
                <w:szCs w:val="24"/>
                <w:lang w:eastAsia="zh-CN"/>
              </w:rPr>
              <w:t>无虫迹、无蛛网；</w:t>
            </w:r>
            <w:r>
              <w:rPr>
                <w:rFonts w:hint="eastAsia" w:ascii="宋体" w:hAnsi="宋体" w:eastAsia="宋体" w:cs="宋体"/>
                <w:b/>
                <w:color w:val="auto"/>
                <w:kern w:val="0"/>
                <w:sz w:val="24"/>
                <w:szCs w:val="24"/>
                <w:lang w:eastAsia="zh-CN"/>
              </w:rPr>
              <w:t>信报箱：</w:t>
            </w:r>
            <w:r>
              <w:rPr>
                <w:rFonts w:hint="eastAsia" w:ascii="宋体" w:hAnsi="宋体" w:eastAsia="宋体" w:cs="宋体"/>
                <w:color w:val="auto"/>
                <w:kern w:val="0"/>
                <w:sz w:val="24"/>
                <w:szCs w:val="24"/>
                <w:lang w:eastAsia="zh-CN"/>
              </w:rPr>
              <w:t>无污渍、手擦拭无尘；</w:t>
            </w:r>
            <w:r>
              <w:rPr>
                <w:rFonts w:hint="eastAsia" w:ascii="宋体" w:hAnsi="宋体" w:eastAsia="宋体" w:cs="宋体"/>
                <w:b/>
                <w:color w:val="auto"/>
                <w:kern w:val="0"/>
                <w:sz w:val="24"/>
                <w:szCs w:val="24"/>
                <w:lang w:eastAsia="zh-CN"/>
              </w:rPr>
              <w:t>扶手：</w:t>
            </w:r>
            <w:r>
              <w:rPr>
                <w:rFonts w:hint="eastAsia" w:ascii="宋体" w:hAnsi="宋体" w:eastAsia="宋体" w:cs="宋体"/>
                <w:color w:val="auto"/>
                <w:kern w:val="0"/>
                <w:sz w:val="24"/>
                <w:szCs w:val="24"/>
                <w:lang w:eastAsia="zh-CN"/>
              </w:rPr>
              <w:t>手擦拭无尘；</w:t>
            </w:r>
            <w:r>
              <w:rPr>
                <w:rFonts w:hint="eastAsia" w:ascii="宋体" w:hAnsi="宋体" w:eastAsia="宋体" w:cs="宋体"/>
                <w:b/>
                <w:color w:val="auto"/>
                <w:kern w:val="0"/>
                <w:sz w:val="24"/>
                <w:szCs w:val="24"/>
                <w:lang w:eastAsia="zh-CN"/>
              </w:rPr>
              <w:t>栏花：</w:t>
            </w:r>
            <w:r>
              <w:rPr>
                <w:rFonts w:hint="eastAsia" w:ascii="宋体" w:hAnsi="宋体" w:eastAsia="宋体" w:cs="宋体"/>
                <w:color w:val="auto"/>
                <w:kern w:val="0"/>
                <w:sz w:val="24"/>
                <w:szCs w:val="24"/>
                <w:lang w:eastAsia="zh-CN"/>
              </w:rPr>
              <w:t>无蛛网、手擦拭无尘；</w:t>
            </w:r>
            <w:r>
              <w:rPr>
                <w:rFonts w:hint="eastAsia" w:ascii="宋体" w:hAnsi="宋体" w:eastAsia="宋体" w:cs="宋体"/>
                <w:b/>
                <w:color w:val="auto"/>
                <w:kern w:val="0"/>
                <w:sz w:val="24"/>
                <w:szCs w:val="24"/>
                <w:lang w:eastAsia="zh-CN"/>
              </w:rPr>
              <w:t>消火拴：</w:t>
            </w:r>
            <w:r>
              <w:rPr>
                <w:rFonts w:hint="eastAsia" w:ascii="宋体" w:hAnsi="宋体" w:eastAsia="宋体" w:cs="宋体"/>
                <w:color w:val="auto"/>
                <w:kern w:val="0"/>
                <w:sz w:val="24"/>
                <w:szCs w:val="24"/>
                <w:lang w:eastAsia="zh-CN"/>
              </w:rPr>
              <w:t>手擦拭无尘；</w:t>
            </w:r>
            <w:r>
              <w:rPr>
                <w:rFonts w:hint="eastAsia" w:ascii="宋体" w:hAnsi="宋体" w:eastAsia="宋体" w:cs="宋体"/>
                <w:b/>
                <w:color w:val="auto"/>
                <w:kern w:val="0"/>
                <w:sz w:val="24"/>
                <w:szCs w:val="24"/>
                <w:lang w:eastAsia="zh-CN"/>
              </w:rPr>
              <w:t>配电箱门：</w:t>
            </w:r>
            <w:r>
              <w:rPr>
                <w:rFonts w:hint="eastAsia" w:ascii="宋体" w:hAnsi="宋体" w:eastAsia="宋体" w:cs="宋体"/>
                <w:color w:val="auto"/>
                <w:kern w:val="0"/>
                <w:sz w:val="24"/>
                <w:szCs w:val="24"/>
                <w:lang w:eastAsia="zh-CN"/>
              </w:rPr>
              <w:t>无尘、手擦拭无尘；</w:t>
            </w:r>
            <w:r>
              <w:rPr>
                <w:rFonts w:hint="eastAsia" w:ascii="宋体" w:hAnsi="宋体" w:eastAsia="宋体" w:cs="宋体"/>
                <w:b/>
                <w:color w:val="auto"/>
                <w:kern w:val="0"/>
                <w:sz w:val="24"/>
                <w:szCs w:val="24"/>
                <w:lang w:eastAsia="zh-CN"/>
              </w:rPr>
              <w:t>楼道窗台、窗框：</w:t>
            </w:r>
            <w:r>
              <w:rPr>
                <w:rFonts w:hint="eastAsia" w:ascii="宋体" w:hAnsi="宋体" w:eastAsia="宋体" w:cs="宋体"/>
                <w:color w:val="auto"/>
                <w:kern w:val="0"/>
                <w:sz w:val="24"/>
                <w:szCs w:val="24"/>
                <w:lang w:eastAsia="zh-CN"/>
              </w:rPr>
              <w:t>无尘、手擦拭无尘；</w:t>
            </w:r>
            <w:r>
              <w:rPr>
                <w:rFonts w:hint="eastAsia" w:ascii="宋体" w:hAnsi="宋体" w:eastAsia="宋体" w:cs="宋体"/>
                <w:b/>
                <w:color w:val="auto"/>
                <w:kern w:val="0"/>
                <w:sz w:val="24"/>
                <w:szCs w:val="24"/>
                <w:lang w:eastAsia="zh-CN"/>
              </w:rPr>
              <w:t>玻璃：</w:t>
            </w:r>
            <w:r>
              <w:rPr>
                <w:rFonts w:hint="eastAsia" w:ascii="宋体" w:hAnsi="宋体" w:eastAsia="宋体" w:cs="宋体"/>
                <w:color w:val="auto"/>
                <w:kern w:val="0"/>
                <w:sz w:val="24"/>
                <w:szCs w:val="24"/>
                <w:lang w:eastAsia="zh-CN"/>
              </w:rPr>
              <w:t>无尘、无污迹斑点、手擦拭无尘；</w:t>
            </w:r>
            <w:r>
              <w:rPr>
                <w:rFonts w:hint="eastAsia" w:ascii="宋体" w:hAnsi="宋体" w:eastAsia="宋体" w:cs="宋体"/>
                <w:b/>
                <w:color w:val="auto"/>
                <w:kern w:val="0"/>
                <w:sz w:val="24"/>
                <w:szCs w:val="24"/>
                <w:lang w:eastAsia="zh-CN"/>
              </w:rPr>
              <w:t>楼道墙面：</w:t>
            </w:r>
            <w:r>
              <w:rPr>
                <w:rFonts w:hint="eastAsia" w:ascii="宋体" w:hAnsi="宋体" w:eastAsia="宋体" w:cs="宋体"/>
                <w:color w:val="auto"/>
                <w:kern w:val="0"/>
                <w:sz w:val="24"/>
                <w:szCs w:val="24"/>
                <w:lang w:eastAsia="zh-CN"/>
              </w:rPr>
              <w:t>无尘、无蛛网、手擦拭1.8米以下无尘；</w:t>
            </w:r>
            <w:r>
              <w:rPr>
                <w:rFonts w:hint="eastAsia" w:ascii="宋体" w:hAnsi="宋体" w:eastAsia="宋体" w:cs="宋体"/>
                <w:b/>
                <w:color w:val="auto"/>
                <w:kern w:val="0"/>
                <w:sz w:val="24"/>
                <w:szCs w:val="24"/>
                <w:lang w:eastAsia="zh-CN"/>
              </w:rPr>
              <w:t>字牌：</w:t>
            </w:r>
            <w:r>
              <w:rPr>
                <w:rFonts w:hint="eastAsia" w:ascii="宋体" w:hAnsi="宋体" w:eastAsia="宋体" w:cs="宋体"/>
                <w:color w:val="auto"/>
                <w:kern w:val="0"/>
                <w:sz w:val="24"/>
                <w:szCs w:val="24"/>
                <w:lang w:eastAsia="zh-CN"/>
              </w:rPr>
              <w:t>无尘、擦拭无尘；</w:t>
            </w:r>
            <w:r>
              <w:rPr>
                <w:rFonts w:hint="eastAsia" w:ascii="宋体" w:hAnsi="宋体" w:eastAsia="宋体" w:cs="宋体"/>
                <w:b/>
                <w:color w:val="auto"/>
                <w:kern w:val="0"/>
                <w:sz w:val="24"/>
                <w:szCs w:val="24"/>
                <w:lang w:eastAsia="zh-CN"/>
              </w:rPr>
              <w:t>卫生间：</w:t>
            </w:r>
            <w:r>
              <w:rPr>
                <w:rFonts w:hint="eastAsia" w:ascii="宋体" w:hAnsi="宋体" w:eastAsia="宋体" w:cs="宋体"/>
                <w:color w:val="auto"/>
                <w:kern w:val="0"/>
                <w:sz w:val="24"/>
                <w:szCs w:val="24"/>
                <w:lang w:eastAsia="zh-CN"/>
              </w:rPr>
              <w:t>无指纹、无污迹；</w:t>
            </w:r>
            <w:r>
              <w:rPr>
                <w:rFonts w:hint="eastAsia" w:ascii="宋体" w:hAnsi="宋体" w:eastAsia="宋体" w:cs="宋体"/>
                <w:b/>
                <w:color w:val="auto"/>
                <w:kern w:val="0"/>
                <w:sz w:val="24"/>
                <w:szCs w:val="24"/>
                <w:lang w:eastAsia="zh-CN"/>
              </w:rPr>
              <w:t>展板、展架：</w:t>
            </w:r>
            <w:r>
              <w:rPr>
                <w:rFonts w:hint="eastAsia" w:ascii="宋体" w:hAnsi="宋体" w:eastAsia="宋体" w:cs="宋体"/>
                <w:color w:val="auto"/>
                <w:kern w:val="0"/>
                <w:sz w:val="24"/>
                <w:szCs w:val="24"/>
                <w:lang w:eastAsia="zh-CN"/>
              </w:rPr>
              <w:t>无尘、无污迹斑点、手擦拭无尘；</w:t>
            </w:r>
          </w:p>
        </w:tc>
      </w:tr>
    </w:tbl>
    <w:p w14:paraId="134C26B9">
      <w:pPr>
        <w:spacing w:line="360" w:lineRule="auto"/>
        <w:jc w:val="left"/>
        <w:rPr>
          <w:rFonts w:ascii="Calibri" w:hAnsi="Calibri" w:eastAsia="宋体" w:cs="Times New Roman"/>
          <w:color w:val="auto"/>
          <w:kern w:val="0"/>
          <w:sz w:val="32"/>
          <w:szCs w:val="28"/>
        </w:rPr>
      </w:pPr>
      <w:r>
        <w:rPr>
          <w:rFonts w:hint="eastAsia" w:ascii="Calibri" w:hAnsi="Calibri" w:eastAsia="宋体" w:cs="Times New Roman"/>
          <w:color w:val="auto"/>
          <w:kern w:val="0"/>
          <w:sz w:val="32"/>
          <w:szCs w:val="28"/>
        </w:rPr>
        <w:t>（8）消防系统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7371"/>
      </w:tblGrid>
      <w:tr w14:paraId="560A8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5559FF2F">
            <w:pPr>
              <w:ind w:firstLine="470" w:firstLineChars="195"/>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71" w:type="dxa"/>
          </w:tcPr>
          <w:p w14:paraId="3D444A90">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73C6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51" w:type="dxa"/>
            <w:tcBorders>
              <w:bottom w:val="single" w:color="auto" w:sz="4" w:space="0"/>
            </w:tcBorders>
          </w:tcPr>
          <w:p w14:paraId="0E81ACF2">
            <w:pPr>
              <w:autoSpaceDE w:val="0"/>
              <w:autoSpaceDN w:val="0"/>
              <w:adjustRightInd w:val="0"/>
              <w:jc w:val="left"/>
              <w:rPr>
                <w:rFonts w:ascii="宋体" w:hAnsi="宋体" w:eastAsia="宋体" w:cs="宋体"/>
                <w:b/>
                <w:color w:val="auto"/>
                <w:kern w:val="0"/>
                <w:sz w:val="24"/>
                <w:szCs w:val="24"/>
                <w:lang w:eastAsia="en-US"/>
              </w:rPr>
            </w:pPr>
          </w:p>
          <w:p w14:paraId="1B97FC3C">
            <w:pPr>
              <w:autoSpaceDE w:val="0"/>
              <w:autoSpaceDN w:val="0"/>
              <w:adjustRightInd w:val="0"/>
              <w:jc w:val="left"/>
              <w:rPr>
                <w:rFonts w:ascii="宋体" w:hAnsi="宋体" w:eastAsia="宋体" w:cs="宋体"/>
                <w:b/>
                <w:color w:val="auto"/>
                <w:kern w:val="0"/>
                <w:sz w:val="24"/>
                <w:szCs w:val="24"/>
                <w:lang w:eastAsia="en-US"/>
              </w:rPr>
            </w:pPr>
          </w:p>
          <w:p w14:paraId="41682F16">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一般要求</w:t>
            </w:r>
          </w:p>
        </w:tc>
        <w:tc>
          <w:tcPr>
            <w:tcW w:w="7371" w:type="dxa"/>
            <w:tcBorders>
              <w:bottom w:val="single" w:color="auto" w:sz="4" w:space="0"/>
            </w:tcBorders>
          </w:tcPr>
          <w:p w14:paraId="4A782966">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各消防设施设备在明显位置应设置型号、规格、商标（厂家）、制造日期及产品编号、主要技术参数等铭牌标志；施工质量和安装部位、配置数量、选择型号等应与设计、施工图纸、产品说明书等资料相符；各零部件、管架、支架、吊架等安装牢固、可靠，不能有松动、脱落等现象；外观完好，无腐蚀、涂刷层剥离和气泡现象，无明显划伤、裂纹、毛刺等机械损伤；采用螺纹接口的部分应无缺牙，表面应光洁；安装部位应便于日后的使用和维护保养；用水、用电量等能源底数的确认；</w:t>
            </w:r>
          </w:p>
        </w:tc>
      </w:tr>
      <w:tr w14:paraId="0369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134AF87C">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消防报警联动控制系统</w:t>
            </w:r>
          </w:p>
        </w:tc>
        <w:tc>
          <w:tcPr>
            <w:tcW w:w="7371" w:type="dxa"/>
            <w:tcBorders>
              <w:top w:val="single" w:color="auto" w:sz="4" w:space="0"/>
              <w:bottom w:val="single" w:color="auto" w:sz="4" w:space="0"/>
            </w:tcBorders>
          </w:tcPr>
          <w:p w14:paraId="3BFEC838">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符合一般要求的内容；系统指示灯、按钮等完好；布线整齐，接头压线接触良好；文字符号标识清楚；</w:t>
            </w:r>
          </w:p>
        </w:tc>
      </w:tr>
      <w:tr w14:paraId="2BB6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22" w:type="dxa"/>
            <w:gridSpan w:val="2"/>
            <w:tcBorders>
              <w:top w:val="single" w:color="auto" w:sz="4" w:space="0"/>
              <w:left w:val="single" w:color="auto" w:sz="4" w:space="0"/>
              <w:bottom w:val="single" w:color="auto" w:sz="4" w:space="0"/>
            </w:tcBorders>
          </w:tcPr>
          <w:p w14:paraId="41C742C3">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消防报警联动控制系统</w:t>
            </w:r>
          </w:p>
        </w:tc>
      </w:tr>
      <w:tr w14:paraId="6081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951" w:type="dxa"/>
            <w:tcBorders>
              <w:top w:val="single" w:color="auto" w:sz="4" w:space="0"/>
              <w:left w:val="single" w:color="auto" w:sz="4" w:space="0"/>
              <w:bottom w:val="single" w:color="auto" w:sz="4" w:space="0"/>
              <w:right w:val="single" w:color="auto" w:sz="4" w:space="0"/>
            </w:tcBorders>
          </w:tcPr>
          <w:p w14:paraId="5966F03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系统一般性检查</w:t>
            </w:r>
          </w:p>
        </w:tc>
        <w:tc>
          <w:tcPr>
            <w:tcW w:w="7371" w:type="dxa"/>
            <w:tcBorders>
              <w:top w:val="single" w:color="auto" w:sz="4" w:space="0"/>
              <w:left w:val="single" w:color="auto" w:sz="4" w:space="0"/>
              <w:bottom w:val="single" w:color="auto" w:sz="4" w:space="0"/>
            </w:tcBorders>
          </w:tcPr>
          <w:p w14:paraId="2FAF56B6">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除符合上述一般性要求外，系统指示灯、按钮等完好；布线标准合理，接头压线接触良好；文字符号和标识清楚。</w:t>
            </w:r>
          </w:p>
        </w:tc>
      </w:tr>
      <w:tr w14:paraId="3318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322" w:type="dxa"/>
            <w:gridSpan w:val="2"/>
            <w:tcBorders>
              <w:top w:val="single" w:color="auto" w:sz="4" w:space="0"/>
              <w:left w:val="single" w:color="auto" w:sz="4" w:space="0"/>
              <w:bottom w:val="single" w:color="auto" w:sz="4" w:space="0"/>
            </w:tcBorders>
          </w:tcPr>
          <w:p w14:paraId="2DBC427E">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系统综合性功能试验</w:t>
            </w:r>
          </w:p>
        </w:tc>
      </w:tr>
      <w:tr w14:paraId="034C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951" w:type="dxa"/>
            <w:tcBorders>
              <w:top w:val="single" w:color="auto" w:sz="4" w:space="0"/>
              <w:left w:val="single" w:color="auto" w:sz="4" w:space="0"/>
              <w:bottom w:val="single" w:color="auto" w:sz="4" w:space="0"/>
            </w:tcBorders>
          </w:tcPr>
          <w:p w14:paraId="201A72EE">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点型火灾探测器报警功能</w:t>
            </w:r>
          </w:p>
        </w:tc>
        <w:tc>
          <w:tcPr>
            <w:tcW w:w="7371" w:type="dxa"/>
            <w:tcBorders>
              <w:top w:val="single" w:color="auto" w:sz="4" w:space="0"/>
              <w:bottom w:val="single" w:color="auto" w:sz="4" w:space="0"/>
            </w:tcBorders>
          </w:tcPr>
          <w:p w14:paraId="244FE14E">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 xml:space="preserve">响应参数达到预定值时，探测器能输出火警信号，同时启动探测器的确认灯，探测器的地址码与报警控制器所显示的地址码相同；     </w:t>
            </w:r>
          </w:p>
        </w:tc>
      </w:tr>
      <w:tr w14:paraId="3F47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951" w:type="dxa"/>
            <w:tcBorders>
              <w:top w:val="single" w:color="auto" w:sz="4" w:space="0"/>
              <w:left w:val="single" w:color="auto" w:sz="4" w:space="0"/>
              <w:bottom w:val="single" w:color="auto" w:sz="4" w:space="0"/>
            </w:tcBorders>
          </w:tcPr>
          <w:p w14:paraId="3AC09D76">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手动火灾报警按钮报警功能</w:t>
            </w:r>
          </w:p>
        </w:tc>
        <w:tc>
          <w:tcPr>
            <w:tcW w:w="7371" w:type="dxa"/>
            <w:tcBorders>
              <w:top w:val="single" w:color="auto" w:sz="4" w:space="0"/>
              <w:bottom w:val="single" w:color="auto" w:sz="4" w:space="0"/>
            </w:tcBorders>
          </w:tcPr>
          <w:p w14:paraId="0DBA3D5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启动部件后，手动报警按钮能输出火灾报警信号，其地址码应与报警控制器显示相同；同时报警按钮能有动作显示；</w:t>
            </w:r>
          </w:p>
        </w:tc>
      </w:tr>
      <w:tr w14:paraId="6178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51" w:type="dxa"/>
            <w:tcBorders>
              <w:top w:val="single" w:color="auto" w:sz="4" w:space="0"/>
              <w:bottom w:val="single" w:color="auto" w:sz="4" w:space="0"/>
            </w:tcBorders>
          </w:tcPr>
          <w:p w14:paraId="2B1E952B">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报警控制器</w:t>
            </w:r>
          </w:p>
        </w:tc>
        <w:tc>
          <w:tcPr>
            <w:tcW w:w="7371" w:type="dxa"/>
            <w:tcBorders>
              <w:top w:val="single" w:color="auto" w:sz="4" w:space="0"/>
              <w:bottom w:val="single" w:color="auto" w:sz="4" w:space="0"/>
            </w:tcBorders>
          </w:tcPr>
          <w:p w14:paraId="0E1E9EC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火灾报警、故障报警功能，声光信号，自检功能，火灾优先功能，记忆、打印功能，消声复位功能，主、备用电转换功能及电源指示功能正常；</w:t>
            </w:r>
          </w:p>
        </w:tc>
      </w:tr>
      <w:tr w14:paraId="11BB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51" w:type="dxa"/>
            <w:tcBorders>
              <w:top w:val="single" w:color="auto" w:sz="4" w:space="0"/>
              <w:bottom w:val="single" w:color="auto" w:sz="4" w:space="0"/>
            </w:tcBorders>
          </w:tcPr>
          <w:p w14:paraId="0F6A1BC0">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楼层显示器</w:t>
            </w:r>
          </w:p>
        </w:tc>
        <w:tc>
          <w:tcPr>
            <w:tcW w:w="7371" w:type="dxa"/>
            <w:tcBorders>
              <w:top w:val="single" w:color="auto" w:sz="4" w:space="0"/>
              <w:bottom w:val="single" w:color="auto" w:sz="4" w:space="0"/>
            </w:tcBorders>
          </w:tcPr>
          <w:p w14:paraId="5F55B1C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报警显示能与火灾探测器、报警控制器相对应，模拟显示屏显示位置正确；声光报警信号及消声复位功能正常；</w:t>
            </w:r>
          </w:p>
        </w:tc>
      </w:tr>
      <w:tr w14:paraId="496E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951" w:type="dxa"/>
            <w:tcBorders>
              <w:top w:val="single" w:color="auto" w:sz="4" w:space="0"/>
              <w:bottom w:val="single" w:color="auto" w:sz="4" w:space="0"/>
            </w:tcBorders>
          </w:tcPr>
          <w:p w14:paraId="56AABC04">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消防联动控制器</w:t>
            </w:r>
          </w:p>
        </w:tc>
        <w:tc>
          <w:tcPr>
            <w:tcW w:w="7371" w:type="dxa"/>
            <w:tcBorders>
              <w:top w:val="single" w:color="auto" w:sz="4" w:space="0"/>
              <w:bottom w:val="single" w:color="auto" w:sz="4" w:space="0"/>
            </w:tcBorders>
          </w:tcPr>
          <w:p w14:paraId="01708908">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控制盘上显示其动作信号及位置；</w:t>
            </w:r>
          </w:p>
        </w:tc>
      </w:tr>
      <w:tr w14:paraId="79F1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9322" w:type="dxa"/>
            <w:gridSpan w:val="2"/>
            <w:tcBorders>
              <w:top w:val="single" w:color="auto" w:sz="4" w:space="0"/>
              <w:bottom w:val="single" w:color="auto" w:sz="4" w:space="0"/>
            </w:tcBorders>
          </w:tcPr>
          <w:p w14:paraId="6C6A51B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消防控制设备控制功能</w:t>
            </w:r>
          </w:p>
        </w:tc>
      </w:tr>
      <w:tr w14:paraId="4415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605D1EEC">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对室内消火栓系统的控制功能</w:t>
            </w:r>
          </w:p>
        </w:tc>
        <w:tc>
          <w:tcPr>
            <w:tcW w:w="7371" w:type="dxa"/>
            <w:tcBorders>
              <w:top w:val="single" w:color="auto" w:sz="4" w:space="0"/>
            </w:tcBorders>
          </w:tcPr>
          <w:p w14:paraId="5B88BBBE">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能控制消火栓水泵的启、停，显示启泵按钮启动的位置，显示消防水泵的工作状态；</w:t>
            </w:r>
          </w:p>
        </w:tc>
      </w:tr>
      <w:tr w14:paraId="45E0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Borders>
              <w:top w:val="single" w:color="auto" w:sz="4" w:space="0"/>
              <w:bottom w:val="single" w:color="auto" w:sz="4" w:space="0"/>
            </w:tcBorders>
          </w:tcPr>
          <w:p w14:paraId="70CF003B">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对自动喷水灭火系统的控制功能</w:t>
            </w:r>
          </w:p>
        </w:tc>
        <w:tc>
          <w:tcPr>
            <w:tcW w:w="7371" w:type="dxa"/>
          </w:tcPr>
          <w:p w14:paraId="57EFAD5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能控制自动喷水灭火系统的启、停，显示报警阀、闸阀、水流指示器及消防泵的工作状态；</w:t>
            </w:r>
          </w:p>
        </w:tc>
      </w:tr>
      <w:tr w14:paraId="655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951" w:type="dxa"/>
            <w:tcBorders>
              <w:top w:val="single" w:color="auto" w:sz="4" w:space="0"/>
              <w:bottom w:val="single" w:color="auto" w:sz="4" w:space="0"/>
            </w:tcBorders>
          </w:tcPr>
          <w:p w14:paraId="22D993F5">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对有管网的气体灭火系统的控制功能</w:t>
            </w:r>
          </w:p>
        </w:tc>
        <w:tc>
          <w:tcPr>
            <w:tcW w:w="7371" w:type="dxa"/>
            <w:tcBorders>
              <w:bottom w:val="single" w:color="auto" w:sz="4" w:space="0"/>
            </w:tcBorders>
          </w:tcPr>
          <w:p w14:paraId="57B0654B">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对于有管网的气体灭火系统控制功能良好，能显示系统的手动、自动工作状态；在报警、喷射各阶段控制室能有相应的声、光报警信号，并能手动消声；在延时阶段，能自动关闭防火门、窗、停止通风、空调系统；</w:t>
            </w:r>
          </w:p>
        </w:tc>
      </w:tr>
      <w:tr w14:paraId="16F8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322" w:type="dxa"/>
            <w:gridSpan w:val="2"/>
            <w:tcBorders>
              <w:top w:val="single" w:color="auto" w:sz="4" w:space="0"/>
              <w:bottom w:val="single" w:color="auto" w:sz="4" w:space="0"/>
            </w:tcBorders>
          </w:tcPr>
          <w:p w14:paraId="3384B0A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消防控制设备的联动功能</w:t>
            </w:r>
          </w:p>
        </w:tc>
      </w:tr>
      <w:tr w14:paraId="6C13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51" w:type="dxa"/>
            <w:tcBorders>
              <w:top w:val="single" w:color="auto" w:sz="4" w:space="0"/>
              <w:bottom w:val="single" w:color="auto" w:sz="4" w:space="0"/>
            </w:tcBorders>
          </w:tcPr>
          <w:p w14:paraId="37682746">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联动防排烟和通风空调</w:t>
            </w:r>
          </w:p>
        </w:tc>
        <w:tc>
          <w:tcPr>
            <w:tcW w:w="7371" w:type="dxa"/>
            <w:tcBorders>
              <w:top w:val="single" w:color="auto" w:sz="4" w:space="0"/>
              <w:bottom w:val="single" w:color="auto" w:sz="4" w:space="0"/>
            </w:tcBorders>
          </w:tcPr>
          <w:p w14:paraId="7B170DD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火灾报警后，能停止有关部位的风机，关闭电动防火阀，启动排烟风机（正压送风机）和有关部位的排烟阀（送风阀），并接受其信号反馈；</w:t>
            </w:r>
          </w:p>
        </w:tc>
      </w:tr>
      <w:tr w14:paraId="7D57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951" w:type="dxa"/>
            <w:tcBorders>
              <w:top w:val="single" w:color="auto" w:sz="4" w:space="0"/>
              <w:bottom w:val="single" w:color="auto" w:sz="4" w:space="0"/>
            </w:tcBorders>
          </w:tcPr>
          <w:p w14:paraId="1B98D88B">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联动常开防火门、防火卷帘</w:t>
            </w:r>
          </w:p>
        </w:tc>
        <w:tc>
          <w:tcPr>
            <w:tcW w:w="7371" w:type="dxa"/>
            <w:tcBorders>
              <w:top w:val="single" w:color="auto" w:sz="4" w:space="0"/>
              <w:bottom w:val="single" w:color="auto" w:sz="4" w:space="0"/>
            </w:tcBorders>
          </w:tcPr>
          <w:p w14:paraId="44A7C5E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火灾确认后，关闭有关部位的常开防火门、防火卷帘，并接受其反馈信号；</w:t>
            </w:r>
          </w:p>
        </w:tc>
      </w:tr>
      <w:tr w14:paraId="4267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1951" w:type="dxa"/>
            <w:tcBorders>
              <w:top w:val="single" w:color="auto" w:sz="4" w:space="0"/>
              <w:bottom w:val="single" w:color="auto" w:sz="4" w:space="0"/>
            </w:tcBorders>
          </w:tcPr>
          <w:p w14:paraId="03C4BB6C">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电梯联动</w:t>
            </w:r>
          </w:p>
        </w:tc>
        <w:tc>
          <w:tcPr>
            <w:tcW w:w="7371" w:type="dxa"/>
            <w:tcBorders>
              <w:top w:val="single" w:color="auto" w:sz="4" w:space="0"/>
              <w:bottom w:val="single" w:color="auto" w:sz="4" w:space="0"/>
            </w:tcBorders>
          </w:tcPr>
          <w:p w14:paraId="1E29DB2B">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火灾确认后，能发出控制信号，能强制电梯停于首层，并接受其反馈信号；消防电梯迫降后，能进行人工操作，其功能、信号均应正常；</w:t>
            </w:r>
          </w:p>
        </w:tc>
      </w:tr>
      <w:tr w14:paraId="1DF9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7EFBFB6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切断非消防电源</w:t>
            </w:r>
          </w:p>
        </w:tc>
        <w:tc>
          <w:tcPr>
            <w:tcW w:w="7371" w:type="dxa"/>
            <w:tcBorders>
              <w:top w:val="single" w:color="auto" w:sz="4" w:space="0"/>
              <w:bottom w:val="single" w:color="auto" w:sz="4" w:space="0"/>
            </w:tcBorders>
          </w:tcPr>
          <w:p w14:paraId="0918CE57">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火灾确认后，能自动切断有关部位的非消防电源；</w:t>
            </w:r>
          </w:p>
        </w:tc>
      </w:tr>
      <w:tr w14:paraId="0A39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27933A84">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事故照明及疏散指示</w:t>
            </w:r>
          </w:p>
        </w:tc>
        <w:tc>
          <w:tcPr>
            <w:tcW w:w="7371" w:type="dxa"/>
            <w:tcBorders>
              <w:top w:val="single" w:color="auto" w:sz="4" w:space="0"/>
              <w:bottom w:val="single" w:color="auto" w:sz="4" w:space="0"/>
            </w:tcBorders>
          </w:tcPr>
          <w:p w14:paraId="5322C23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正常照明电源断电后，事故照明能自动启动；消防控制室、消防水泵房、防排烟机房、配电室等应保持正常照明的照度；</w:t>
            </w:r>
          </w:p>
        </w:tc>
      </w:tr>
      <w:tr w14:paraId="38EA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51" w:type="dxa"/>
            <w:tcBorders>
              <w:top w:val="single" w:color="auto" w:sz="4" w:space="0"/>
              <w:bottom w:val="single" w:color="auto" w:sz="4" w:space="0"/>
            </w:tcBorders>
          </w:tcPr>
          <w:p w14:paraId="026872AA">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火灾事故广播</w:t>
            </w:r>
          </w:p>
        </w:tc>
        <w:tc>
          <w:tcPr>
            <w:tcW w:w="7371" w:type="dxa"/>
            <w:tcBorders>
              <w:top w:val="single" w:color="auto" w:sz="4" w:space="0"/>
              <w:bottom w:val="single" w:color="auto" w:sz="4" w:space="0"/>
            </w:tcBorders>
          </w:tcPr>
          <w:p w14:paraId="25BAF563">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功能正常，分布合理、语音清晰；</w:t>
            </w:r>
          </w:p>
        </w:tc>
      </w:tr>
      <w:tr w14:paraId="386C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5DA7946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消防通信</w:t>
            </w:r>
          </w:p>
        </w:tc>
        <w:tc>
          <w:tcPr>
            <w:tcW w:w="7371" w:type="dxa"/>
            <w:tcBorders>
              <w:top w:val="single" w:color="auto" w:sz="4" w:space="0"/>
              <w:bottom w:val="single" w:color="auto" w:sz="4" w:space="0"/>
            </w:tcBorders>
          </w:tcPr>
          <w:p w14:paraId="28ABE239">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对讲电话通话功能正常，语音清楚；</w:t>
            </w:r>
          </w:p>
        </w:tc>
      </w:tr>
      <w:tr w14:paraId="3EEA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9322" w:type="dxa"/>
            <w:gridSpan w:val="2"/>
            <w:tcBorders>
              <w:top w:val="single" w:color="auto" w:sz="4" w:space="0"/>
              <w:bottom w:val="single" w:color="auto" w:sz="4" w:space="0"/>
            </w:tcBorders>
          </w:tcPr>
          <w:p w14:paraId="3E95C742">
            <w:pPr>
              <w:autoSpaceDE w:val="0"/>
              <w:autoSpaceDN w:val="0"/>
              <w:adjustRightInd w:val="0"/>
              <w:jc w:val="left"/>
              <w:rPr>
                <w:rFonts w:ascii="宋体" w:hAnsi="宋体" w:eastAsia="宋体" w:cs="宋体"/>
                <w:color w:val="auto"/>
                <w:kern w:val="0"/>
                <w:sz w:val="24"/>
                <w:szCs w:val="24"/>
                <w:lang w:eastAsia="en-US"/>
              </w:rPr>
            </w:pPr>
            <w:r>
              <w:rPr>
                <w:rFonts w:hint="eastAsia" w:ascii="宋体" w:hAnsi="宋体" w:eastAsia="宋体" w:cs="宋体"/>
                <w:b/>
                <w:color w:val="auto"/>
                <w:kern w:val="0"/>
                <w:sz w:val="24"/>
                <w:szCs w:val="24"/>
                <w:lang w:eastAsia="en-US"/>
              </w:rPr>
              <w:t>消防栓灭火系统</w:t>
            </w:r>
          </w:p>
        </w:tc>
      </w:tr>
      <w:tr w14:paraId="26C5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51" w:type="dxa"/>
            <w:tcBorders>
              <w:top w:val="single" w:color="auto" w:sz="4" w:space="0"/>
              <w:bottom w:val="single" w:color="auto" w:sz="4" w:space="0"/>
              <w:right w:val="single" w:color="auto" w:sz="4" w:space="0"/>
            </w:tcBorders>
          </w:tcPr>
          <w:p w14:paraId="6EE59E04">
            <w:pPr>
              <w:autoSpaceDE w:val="0"/>
              <w:autoSpaceDN w:val="0"/>
              <w:adjustRightInd w:val="0"/>
              <w:jc w:val="left"/>
              <w:rPr>
                <w:rFonts w:ascii="宋体" w:hAnsi="宋体" w:eastAsia="宋体" w:cs="宋体"/>
                <w:b/>
                <w:color w:val="auto"/>
                <w:kern w:val="0"/>
                <w:sz w:val="24"/>
                <w:szCs w:val="24"/>
                <w:lang w:eastAsia="en-US"/>
              </w:rPr>
            </w:pPr>
          </w:p>
          <w:p w14:paraId="4A36899E">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系统一般检查</w:t>
            </w:r>
          </w:p>
        </w:tc>
        <w:tc>
          <w:tcPr>
            <w:tcW w:w="7371" w:type="dxa"/>
            <w:tcBorders>
              <w:top w:val="single" w:color="auto" w:sz="4" w:space="0"/>
              <w:left w:val="single" w:color="auto" w:sz="4" w:space="0"/>
              <w:bottom w:val="single" w:color="auto" w:sz="4" w:space="0"/>
            </w:tcBorders>
          </w:tcPr>
          <w:p w14:paraId="1BC8938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消火栓和消防卷盘及全部附件齐全完好，消火栓和消防卷盘供水阀无渗漏现象，消火栓、阀门及消防卷盘等转动部位润滑良好，转动平稳、灵活，无卡阻、松动现象；水泵接合器的接口及附件应完好、无渗漏，闷盖齐全；消防箱及箱内配备的消防部件齐全，箱门玻璃完好无损；报警按钮、指示灯及控制线路功能正常，无故障；</w:t>
            </w:r>
          </w:p>
        </w:tc>
      </w:tr>
      <w:tr w14:paraId="09CD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1951" w:type="dxa"/>
            <w:tcBorders>
              <w:top w:val="single" w:color="auto" w:sz="4" w:space="0"/>
              <w:bottom w:val="single" w:color="auto" w:sz="4" w:space="0"/>
            </w:tcBorders>
          </w:tcPr>
          <w:p w14:paraId="337487E5">
            <w:pPr>
              <w:autoSpaceDE w:val="0"/>
              <w:autoSpaceDN w:val="0"/>
              <w:adjustRightInd w:val="0"/>
              <w:jc w:val="left"/>
              <w:rPr>
                <w:rFonts w:ascii="宋体" w:hAnsi="宋体" w:eastAsia="宋体" w:cs="宋体"/>
                <w:b/>
                <w:color w:val="auto"/>
                <w:kern w:val="0"/>
                <w:sz w:val="24"/>
                <w:szCs w:val="24"/>
                <w:lang w:eastAsia="zh-CN"/>
              </w:rPr>
            </w:pPr>
          </w:p>
          <w:p w14:paraId="3BCD2D6C">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系统综合功能性检查</w:t>
            </w:r>
          </w:p>
        </w:tc>
        <w:tc>
          <w:tcPr>
            <w:tcW w:w="7371" w:type="dxa"/>
            <w:tcBorders>
              <w:top w:val="single" w:color="auto" w:sz="4" w:space="0"/>
              <w:bottom w:val="single" w:color="auto" w:sz="4" w:space="0"/>
            </w:tcBorders>
          </w:tcPr>
          <w:p w14:paraId="6097A053">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消防水泵分别进行自动、手动、远程和泵房内控制柜起泵实验，主泵与副泵互为备用功能的相互切换实验时，启泵、响应时间及信号反馈应符合要求，运行平稳，不得有跑冒和异常震动、杂音等现象；系统最不利点和系统重点保护部位的消火栓水枪水压力应符合规定要求；</w:t>
            </w:r>
          </w:p>
        </w:tc>
      </w:tr>
      <w:tr w14:paraId="3DD3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9322" w:type="dxa"/>
            <w:gridSpan w:val="2"/>
            <w:tcBorders>
              <w:top w:val="single" w:color="auto" w:sz="4" w:space="0"/>
              <w:bottom w:val="single" w:color="auto" w:sz="4" w:space="0"/>
            </w:tcBorders>
          </w:tcPr>
          <w:p w14:paraId="51DD7FA1">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水喷淋灭火系统</w:t>
            </w:r>
          </w:p>
        </w:tc>
      </w:tr>
      <w:tr w14:paraId="691A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3F0EF94B">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系统一般检查</w:t>
            </w:r>
          </w:p>
        </w:tc>
        <w:tc>
          <w:tcPr>
            <w:tcW w:w="7371" w:type="dxa"/>
            <w:tcBorders>
              <w:top w:val="single" w:color="auto" w:sz="4" w:space="0"/>
              <w:bottom w:val="single" w:color="auto" w:sz="4" w:space="0"/>
            </w:tcBorders>
          </w:tcPr>
          <w:p w14:paraId="37959CA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消防水池、水箱及气压给水设备的储备水位及气体压力应符合设计要求；水泵接合器的接口及附件应完好、无渗漏，闷盖齐全；喷头安装位置规范，不得有渗水现象，周围无异物；</w:t>
            </w:r>
          </w:p>
        </w:tc>
      </w:tr>
      <w:tr w14:paraId="683A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951" w:type="dxa"/>
            <w:tcBorders>
              <w:top w:val="single" w:color="auto" w:sz="4" w:space="0"/>
              <w:bottom w:val="single" w:color="auto" w:sz="4" w:space="0"/>
            </w:tcBorders>
          </w:tcPr>
          <w:p w14:paraId="5BD5DFE0">
            <w:pPr>
              <w:autoSpaceDE w:val="0"/>
              <w:autoSpaceDN w:val="0"/>
              <w:adjustRightInd w:val="0"/>
              <w:jc w:val="left"/>
              <w:rPr>
                <w:rFonts w:ascii="宋体" w:hAnsi="宋体" w:eastAsia="宋体" w:cs="宋体"/>
                <w:b/>
                <w:color w:val="auto"/>
                <w:kern w:val="0"/>
                <w:sz w:val="24"/>
                <w:szCs w:val="24"/>
                <w:lang w:eastAsia="zh-CN"/>
              </w:rPr>
            </w:pPr>
          </w:p>
          <w:p w14:paraId="25F56176">
            <w:pPr>
              <w:autoSpaceDE w:val="0"/>
              <w:autoSpaceDN w:val="0"/>
              <w:adjustRightInd w:val="0"/>
              <w:jc w:val="left"/>
              <w:rPr>
                <w:rFonts w:ascii="宋体" w:hAnsi="宋体" w:eastAsia="宋体" w:cs="宋体"/>
                <w:b/>
                <w:color w:val="auto"/>
                <w:kern w:val="0"/>
                <w:sz w:val="24"/>
                <w:szCs w:val="24"/>
                <w:lang w:eastAsia="zh-CN"/>
              </w:rPr>
            </w:pPr>
          </w:p>
          <w:p w14:paraId="58DF1B60">
            <w:pPr>
              <w:autoSpaceDE w:val="0"/>
              <w:autoSpaceDN w:val="0"/>
              <w:adjustRightInd w:val="0"/>
              <w:jc w:val="left"/>
              <w:rPr>
                <w:rFonts w:ascii="宋体" w:hAnsi="宋体" w:eastAsia="宋体" w:cs="宋体"/>
                <w:b/>
                <w:color w:val="auto"/>
                <w:kern w:val="0"/>
                <w:sz w:val="24"/>
                <w:szCs w:val="24"/>
                <w:lang w:eastAsia="zh-CN"/>
              </w:rPr>
            </w:pPr>
          </w:p>
          <w:p w14:paraId="767BE48B">
            <w:pPr>
              <w:autoSpaceDE w:val="0"/>
              <w:autoSpaceDN w:val="0"/>
              <w:adjustRightInd w:val="0"/>
              <w:jc w:val="left"/>
              <w:rPr>
                <w:rFonts w:ascii="宋体" w:hAnsi="宋体" w:eastAsia="宋体" w:cs="宋体"/>
                <w:b/>
                <w:color w:val="auto"/>
                <w:kern w:val="0"/>
                <w:sz w:val="24"/>
                <w:szCs w:val="24"/>
                <w:lang w:eastAsia="zh-CN"/>
              </w:rPr>
            </w:pPr>
          </w:p>
          <w:p w14:paraId="412AC18F">
            <w:pPr>
              <w:autoSpaceDE w:val="0"/>
              <w:autoSpaceDN w:val="0"/>
              <w:adjustRightInd w:val="0"/>
              <w:jc w:val="left"/>
              <w:rPr>
                <w:rFonts w:ascii="宋体" w:hAnsi="宋体" w:eastAsia="宋体" w:cs="宋体"/>
                <w:b/>
                <w:color w:val="auto"/>
                <w:kern w:val="0"/>
                <w:sz w:val="24"/>
                <w:szCs w:val="24"/>
                <w:lang w:eastAsia="zh-CN"/>
              </w:rPr>
            </w:pPr>
          </w:p>
          <w:p w14:paraId="45583BB0">
            <w:pPr>
              <w:autoSpaceDE w:val="0"/>
              <w:autoSpaceDN w:val="0"/>
              <w:adjustRightInd w:val="0"/>
              <w:jc w:val="left"/>
              <w:rPr>
                <w:rFonts w:ascii="宋体" w:hAnsi="宋体" w:eastAsia="宋体" w:cs="宋体"/>
                <w:b/>
                <w:color w:val="auto"/>
                <w:kern w:val="0"/>
                <w:sz w:val="24"/>
                <w:szCs w:val="24"/>
                <w:lang w:eastAsia="zh-CN"/>
              </w:rPr>
            </w:pPr>
          </w:p>
          <w:p w14:paraId="2ADA5E34">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系统综合功能检查</w:t>
            </w:r>
          </w:p>
        </w:tc>
        <w:tc>
          <w:tcPr>
            <w:tcW w:w="7371" w:type="dxa"/>
            <w:tcBorders>
              <w:top w:val="single" w:color="auto" w:sz="4" w:space="0"/>
              <w:bottom w:val="single" w:color="auto" w:sz="4" w:space="0"/>
            </w:tcBorders>
          </w:tcPr>
          <w:p w14:paraId="7D0A2642">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水泵启动功能检查：</w:t>
            </w:r>
            <w:r>
              <w:rPr>
                <w:rFonts w:hint="eastAsia" w:ascii="宋体" w:hAnsi="宋体" w:eastAsia="宋体" w:cs="宋体"/>
                <w:color w:val="auto"/>
                <w:kern w:val="0"/>
                <w:sz w:val="24"/>
                <w:szCs w:val="24"/>
                <w:lang w:eastAsia="zh-CN"/>
              </w:rPr>
              <w:t>消防水泵分别进行自动、手动、远程和泵房内的控制柜启泵时，应能正常投入运行，压力表的里程应大于管道承压力，运转应平稳，不得有跑冒滴漏和异常震动，杂音等现象；主备电源应能正常切换，主泵与备泵应能正常切换；</w:t>
            </w:r>
          </w:p>
          <w:p w14:paraId="3ED55ACA">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稳压泵的气压给水装置、增压泵功能检查：</w:t>
            </w:r>
            <w:r>
              <w:rPr>
                <w:rFonts w:hint="eastAsia" w:ascii="宋体" w:hAnsi="宋体" w:eastAsia="宋体" w:cs="宋体"/>
                <w:color w:val="auto"/>
                <w:kern w:val="0"/>
                <w:sz w:val="24"/>
                <w:szCs w:val="24"/>
                <w:lang w:eastAsia="zh-CN"/>
              </w:rPr>
              <w:t>当达到设计启动条件，稳压泵应立即启动；当达到系统设计停泵压力时，稳压泵应立即自动停止运行；主、备泵自动切换功能应正常；当压力达到工作泵启动设置时，消防工作主泵应能自动启动；</w:t>
            </w:r>
          </w:p>
          <w:p w14:paraId="304C283B">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报警阀功能检查：</w:t>
            </w:r>
            <w:r>
              <w:rPr>
                <w:rFonts w:hint="eastAsia" w:ascii="宋体" w:hAnsi="宋体" w:eastAsia="宋体" w:cs="宋体"/>
                <w:color w:val="auto"/>
                <w:kern w:val="0"/>
                <w:sz w:val="24"/>
                <w:szCs w:val="24"/>
                <w:lang w:eastAsia="zh-CN"/>
              </w:rPr>
              <w:t>湿式报警阀应能及时动作，当延时不超过90S后，水力警铃应发出报警信号，水流指示器应输出报警信号，压力开关应接通电话报警并应启动水泵；开启干式报警阀系统试验阀，报警阀的启动时间、启动点压力、水流到试验装置出口所需时间均应符合设计要求；对于干湿报警阀，当差动型报警阀上室和管网的空气压力降至供水压的1/8以下时，试水装置处应能连续出水，水力警铃应发出报警信号；</w:t>
            </w:r>
          </w:p>
          <w:p w14:paraId="4F9220B3">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系统联动检查：</w:t>
            </w:r>
            <w:r>
              <w:rPr>
                <w:rFonts w:hint="eastAsia" w:ascii="宋体" w:hAnsi="宋体" w:eastAsia="宋体" w:cs="宋体"/>
                <w:color w:val="auto"/>
                <w:kern w:val="0"/>
                <w:sz w:val="24"/>
                <w:szCs w:val="24"/>
                <w:lang w:eastAsia="zh-CN"/>
              </w:rPr>
              <w:t>报警阀动作，水力警铃鸣响；水流指示器动作，消防控制中心有信号显示；信号阀开启，加速排气装置投入运行或排气阀启动，消防控制中心有信号显示；电磁阀打开，雨淋阀开启，消防控制中心有信号显示；喷淋报警阀的压力开关动作，消防水泵应启动，消防控制中心有信号显示；</w:t>
            </w:r>
          </w:p>
        </w:tc>
      </w:tr>
      <w:tr w14:paraId="2FB6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22" w:type="dxa"/>
            <w:gridSpan w:val="2"/>
            <w:tcBorders>
              <w:top w:val="single" w:color="auto" w:sz="4" w:space="0"/>
              <w:bottom w:val="single" w:color="auto" w:sz="4" w:space="0"/>
            </w:tcBorders>
          </w:tcPr>
          <w:p w14:paraId="321D17C9">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气体灭火系统</w:t>
            </w:r>
          </w:p>
        </w:tc>
      </w:tr>
      <w:tr w14:paraId="21A3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51" w:type="dxa"/>
            <w:tcBorders>
              <w:top w:val="single" w:color="auto" w:sz="4" w:space="0"/>
              <w:bottom w:val="single" w:color="auto" w:sz="4" w:space="0"/>
            </w:tcBorders>
          </w:tcPr>
          <w:p w14:paraId="7335358F">
            <w:pPr>
              <w:autoSpaceDE w:val="0"/>
              <w:autoSpaceDN w:val="0"/>
              <w:adjustRightInd w:val="0"/>
              <w:jc w:val="left"/>
              <w:rPr>
                <w:rFonts w:ascii="宋体" w:hAnsi="宋体" w:eastAsia="宋体" w:cs="宋体"/>
                <w:b/>
                <w:color w:val="auto"/>
                <w:kern w:val="0"/>
                <w:sz w:val="24"/>
                <w:szCs w:val="24"/>
                <w:lang w:eastAsia="en-US"/>
              </w:rPr>
            </w:pPr>
          </w:p>
          <w:p w14:paraId="60C0F762">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系统一般检查</w:t>
            </w:r>
          </w:p>
        </w:tc>
        <w:tc>
          <w:tcPr>
            <w:tcW w:w="7371" w:type="dxa"/>
            <w:tcBorders>
              <w:top w:val="single" w:color="auto" w:sz="4" w:space="0"/>
              <w:bottom w:val="single" w:color="auto" w:sz="4" w:space="0"/>
            </w:tcBorders>
          </w:tcPr>
          <w:p w14:paraId="79F2EE46">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系统组件无碰撞变形及其他机械伤害；组件外露非机械加工表面保护涂层完好；组件所有外露接口均设有防护，接口螺纹和法兰密封面无损伤；手动操作装置的防护罩、铅封和安全标志应完整；有人防护区内应有紧急切断自控手动装置；防护区内设声报、入口处应有光报和防护标志；疏散通道与出口处有设事故照明和疏散指示标志；</w:t>
            </w:r>
          </w:p>
        </w:tc>
      </w:tr>
      <w:tr w14:paraId="7934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1375C8FA">
            <w:pPr>
              <w:autoSpaceDE w:val="0"/>
              <w:autoSpaceDN w:val="0"/>
              <w:adjustRightInd w:val="0"/>
              <w:jc w:val="left"/>
              <w:rPr>
                <w:rFonts w:ascii="宋体" w:hAnsi="宋体" w:eastAsia="宋体" w:cs="宋体"/>
                <w:b/>
                <w:color w:val="auto"/>
                <w:kern w:val="0"/>
                <w:sz w:val="24"/>
                <w:szCs w:val="24"/>
                <w:lang w:eastAsia="zh-CN"/>
              </w:rPr>
            </w:pPr>
          </w:p>
          <w:p w14:paraId="431C3CF2">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综合性功能检查</w:t>
            </w:r>
          </w:p>
        </w:tc>
        <w:tc>
          <w:tcPr>
            <w:tcW w:w="7371" w:type="dxa"/>
            <w:tcBorders>
              <w:top w:val="single" w:color="auto" w:sz="4" w:space="0"/>
              <w:bottom w:val="single" w:color="auto" w:sz="4" w:space="0"/>
            </w:tcBorders>
          </w:tcPr>
          <w:p w14:paraId="3302F8F3">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自动、手动和机械应急操作启动方式正常，并有信号反馈；感烟火灾探测器、感温火灾探测器、模拟自动和手动喷气、紧急启动、选择阀等功能应正常；紧急阻断和喷放指示、声、光报警功能正常；延时启动量满足规范要求；</w:t>
            </w:r>
          </w:p>
        </w:tc>
      </w:tr>
      <w:tr w14:paraId="5AE8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9322" w:type="dxa"/>
            <w:gridSpan w:val="2"/>
            <w:tcBorders>
              <w:top w:val="single" w:color="auto" w:sz="4" w:space="0"/>
              <w:bottom w:val="single" w:color="auto" w:sz="4" w:space="0"/>
            </w:tcBorders>
          </w:tcPr>
          <w:p w14:paraId="4B47556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防排烟系统</w:t>
            </w:r>
          </w:p>
        </w:tc>
      </w:tr>
      <w:tr w14:paraId="209A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49BAA082">
            <w:pPr>
              <w:autoSpaceDE w:val="0"/>
              <w:autoSpaceDN w:val="0"/>
              <w:adjustRightInd w:val="0"/>
              <w:jc w:val="left"/>
              <w:rPr>
                <w:rFonts w:ascii="宋体" w:hAnsi="宋体" w:eastAsia="宋体" w:cs="宋体"/>
                <w:b/>
                <w:color w:val="auto"/>
                <w:kern w:val="0"/>
                <w:sz w:val="24"/>
                <w:szCs w:val="24"/>
                <w:lang w:eastAsia="en-US"/>
              </w:rPr>
            </w:pPr>
          </w:p>
          <w:p w14:paraId="51228745">
            <w:pPr>
              <w:autoSpaceDE w:val="0"/>
              <w:autoSpaceDN w:val="0"/>
              <w:adjustRightInd w:val="0"/>
              <w:jc w:val="left"/>
              <w:rPr>
                <w:rFonts w:ascii="宋体" w:hAnsi="宋体" w:eastAsia="宋体" w:cs="宋体"/>
                <w:b/>
                <w:color w:val="auto"/>
                <w:kern w:val="0"/>
                <w:sz w:val="24"/>
                <w:szCs w:val="24"/>
                <w:lang w:eastAsia="en-US"/>
              </w:rPr>
            </w:pPr>
          </w:p>
          <w:p w14:paraId="0CBF0D38">
            <w:pPr>
              <w:autoSpaceDE w:val="0"/>
              <w:autoSpaceDN w:val="0"/>
              <w:adjustRightInd w:val="0"/>
              <w:jc w:val="left"/>
              <w:rPr>
                <w:rFonts w:ascii="宋体" w:hAnsi="宋体" w:eastAsia="宋体" w:cs="宋体"/>
                <w:b/>
                <w:color w:val="auto"/>
                <w:kern w:val="0"/>
                <w:sz w:val="24"/>
                <w:szCs w:val="24"/>
                <w:lang w:eastAsia="en-US"/>
              </w:rPr>
            </w:pPr>
          </w:p>
          <w:p w14:paraId="58F772E2">
            <w:pPr>
              <w:autoSpaceDE w:val="0"/>
              <w:autoSpaceDN w:val="0"/>
              <w:adjustRightInd w:val="0"/>
              <w:jc w:val="left"/>
              <w:rPr>
                <w:rFonts w:ascii="宋体" w:hAnsi="宋体" w:eastAsia="宋体" w:cs="宋体"/>
                <w:b/>
                <w:color w:val="auto"/>
                <w:kern w:val="0"/>
                <w:sz w:val="24"/>
                <w:szCs w:val="24"/>
                <w:lang w:eastAsia="en-US"/>
              </w:rPr>
            </w:pPr>
          </w:p>
          <w:p w14:paraId="35AE46C9">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系统一般检查</w:t>
            </w:r>
          </w:p>
        </w:tc>
        <w:tc>
          <w:tcPr>
            <w:tcW w:w="7371" w:type="dxa"/>
            <w:tcBorders>
              <w:top w:val="single" w:color="auto" w:sz="4" w:space="0"/>
              <w:bottom w:val="single" w:color="auto" w:sz="4" w:space="0"/>
            </w:tcBorders>
          </w:tcPr>
          <w:p w14:paraId="4FB21839">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防排烟及送风口：</w:t>
            </w:r>
            <w:r>
              <w:rPr>
                <w:rFonts w:hint="eastAsia" w:ascii="宋体" w:hAnsi="宋体" w:eastAsia="宋体" w:cs="宋体"/>
                <w:color w:val="auto"/>
                <w:kern w:val="0"/>
                <w:sz w:val="24"/>
                <w:szCs w:val="24"/>
                <w:lang w:eastAsia="zh-CN"/>
              </w:rPr>
              <w:t>排烟口、送风口无变形、损伤，周围无影响使用的障碍物；风管与排烟口连接部位的法兰无损伤，螺栓无松动；阀件完整，易熔片是否脱落，动作是否正常；旋转机构是否灵活，机械传动机构有适量润滑剂；制动机构、限位器是否符合要求；阀门各手动、电动温度熔断器自动关闭动作灵活；微动开关可靠；阀门内无异物插入，阀门关闭严密；叶片所处位置与显示位置正确；</w:t>
            </w:r>
          </w:p>
          <w:p w14:paraId="790C224C">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送风、排烟风机：</w:t>
            </w:r>
            <w:r>
              <w:rPr>
                <w:rFonts w:hint="eastAsia" w:ascii="宋体" w:hAnsi="宋体" w:eastAsia="宋体" w:cs="宋体"/>
                <w:color w:val="auto"/>
                <w:kern w:val="0"/>
                <w:sz w:val="24"/>
                <w:szCs w:val="24"/>
                <w:lang w:eastAsia="zh-CN"/>
              </w:rPr>
              <w:t>风机周围无可燃物，安装螺栓应牢固，不得松动；传动机构无变形、损伤、叶轮与外壳不得有接触；电动机的接线不得有松动，外壳无腐蚀现象；电源供电正常；轴承部分润滑油状态正常，无污染、混入泥沙、灰尘的现象；电动机的轴承部位润滑油液位应正常；传动带不得松动，联轴器应牢固可靠；电动机启动、运转时无异常震动、杂音；</w:t>
            </w:r>
          </w:p>
        </w:tc>
      </w:tr>
      <w:tr w14:paraId="16F7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793FDEA5">
            <w:pPr>
              <w:autoSpaceDE w:val="0"/>
              <w:autoSpaceDN w:val="0"/>
              <w:adjustRightInd w:val="0"/>
              <w:jc w:val="left"/>
              <w:rPr>
                <w:rFonts w:ascii="宋体" w:hAnsi="宋体" w:eastAsia="宋体" w:cs="宋体"/>
                <w:b/>
                <w:color w:val="auto"/>
                <w:kern w:val="0"/>
                <w:sz w:val="24"/>
                <w:szCs w:val="24"/>
                <w:lang w:eastAsia="zh-CN"/>
              </w:rPr>
            </w:pPr>
          </w:p>
          <w:p w14:paraId="4ED05542">
            <w:pPr>
              <w:autoSpaceDE w:val="0"/>
              <w:autoSpaceDN w:val="0"/>
              <w:adjustRightInd w:val="0"/>
              <w:jc w:val="left"/>
              <w:rPr>
                <w:rFonts w:ascii="宋体" w:hAnsi="宋体" w:eastAsia="宋体" w:cs="宋体"/>
                <w:b/>
                <w:color w:val="auto"/>
                <w:kern w:val="0"/>
                <w:sz w:val="24"/>
                <w:szCs w:val="24"/>
                <w:lang w:eastAsia="zh-CN"/>
              </w:rPr>
            </w:pPr>
          </w:p>
          <w:p w14:paraId="6EEDB40B">
            <w:pPr>
              <w:autoSpaceDE w:val="0"/>
              <w:autoSpaceDN w:val="0"/>
              <w:adjustRightInd w:val="0"/>
              <w:jc w:val="left"/>
              <w:rPr>
                <w:rFonts w:ascii="宋体" w:hAnsi="宋体" w:eastAsia="宋体" w:cs="宋体"/>
                <w:b/>
                <w:color w:val="auto"/>
                <w:kern w:val="0"/>
                <w:sz w:val="24"/>
                <w:szCs w:val="24"/>
                <w:lang w:eastAsia="zh-CN"/>
              </w:rPr>
            </w:pPr>
          </w:p>
          <w:p w14:paraId="5F2FC8EC">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综合性功能检查</w:t>
            </w:r>
          </w:p>
        </w:tc>
        <w:tc>
          <w:tcPr>
            <w:tcW w:w="7371" w:type="dxa"/>
            <w:tcBorders>
              <w:top w:val="single" w:color="auto" w:sz="4" w:space="0"/>
              <w:bottom w:val="single" w:color="auto" w:sz="4" w:space="0"/>
            </w:tcBorders>
          </w:tcPr>
          <w:p w14:paraId="79E17F7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风机运转检查：</w:t>
            </w:r>
            <w:r>
              <w:rPr>
                <w:rFonts w:hint="eastAsia" w:ascii="宋体" w:hAnsi="宋体" w:eastAsia="宋体" w:cs="宋体"/>
                <w:color w:val="auto"/>
                <w:kern w:val="0"/>
                <w:sz w:val="24"/>
                <w:szCs w:val="24"/>
                <w:lang w:eastAsia="zh-CN"/>
              </w:rPr>
              <w:t>正常供电条件下，风机的运转情况应正常，无异常振动、杂音，试验的时间应不小于30分钟；风机运转过程中是否超过额定电流；风机轴承与电动机温升应正常；分别试验手动或自动，管道阀门的开关应正常，动作应灵活；</w:t>
            </w:r>
          </w:p>
          <w:p w14:paraId="5AB4D1E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机械排烟性能检查：</w:t>
            </w:r>
            <w:r>
              <w:rPr>
                <w:rFonts w:hint="eastAsia" w:ascii="宋体" w:hAnsi="宋体" w:eastAsia="宋体" w:cs="宋体"/>
                <w:color w:val="auto"/>
                <w:kern w:val="0"/>
                <w:sz w:val="24"/>
                <w:szCs w:val="24"/>
                <w:lang w:eastAsia="zh-CN"/>
              </w:rPr>
              <w:t>机械排烟机系统运行应正常，所负担的防排烟分区中的排烟口全部打开，通过每个排烟口的排气量应符合设计要求，排烟效果良好；</w:t>
            </w:r>
          </w:p>
          <w:p w14:paraId="6B5F3B12">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正压送风系统性能检查：</w:t>
            </w:r>
            <w:r>
              <w:rPr>
                <w:rFonts w:hint="eastAsia" w:ascii="宋体" w:hAnsi="宋体" w:eastAsia="宋体" w:cs="宋体"/>
                <w:color w:val="auto"/>
                <w:kern w:val="0"/>
                <w:sz w:val="24"/>
                <w:szCs w:val="24"/>
                <w:lang w:eastAsia="zh-CN"/>
              </w:rPr>
              <w:t>正压送风系统运行正常，消防前室关门风压和开门门洞处风速符合设计要求，送风功能良好；</w:t>
            </w:r>
          </w:p>
          <w:p w14:paraId="10D6A9EC">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防排烟系统整机 控制试验：</w:t>
            </w:r>
            <w:r>
              <w:rPr>
                <w:rFonts w:hint="eastAsia" w:ascii="宋体" w:hAnsi="宋体" w:eastAsia="宋体" w:cs="宋体"/>
                <w:color w:val="auto"/>
                <w:kern w:val="0"/>
                <w:sz w:val="24"/>
                <w:szCs w:val="24"/>
                <w:lang w:eastAsia="zh-CN"/>
              </w:rPr>
              <w:t>整个控制系统运行应可靠，在正常供电时触发感烟探测器报警，排烟口、排烟机、送风机启动和运行正常，实现人为断电后，在备用电源投入时整机运行情况正常；</w:t>
            </w:r>
          </w:p>
        </w:tc>
      </w:tr>
      <w:tr w14:paraId="0C34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9322" w:type="dxa"/>
            <w:gridSpan w:val="2"/>
            <w:tcBorders>
              <w:top w:val="single" w:color="auto" w:sz="4" w:space="0"/>
              <w:bottom w:val="single" w:color="auto" w:sz="4" w:space="0"/>
            </w:tcBorders>
          </w:tcPr>
          <w:p w14:paraId="2347B098">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防火分区系统</w:t>
            </w:r>
          </w:p>
        </w:tc>
      </w:tr>
      <w:tr w14:paraId="1F29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1951" w:type="dxa"/>
            <w:tcBorders>
              <w:top w:val="single" w:color="auto" w:sz="4" w:space="0"/>
              <w:bottom w:val="single" w:color="auto" w:sz="4" w:space="0"/>
            </w:tcBorders>
          </w:tcPr>
          <w:p w14:paraId="5E9E266C">
            <w:pPr>
              <w:autoSpaceDE w:val="0"/>
              <w:autoSpaceDN w:val="0"/>
              <w:adjustRightInd w:val="0"/>
              <w:jc w:val="left"/>
              <w:rPr>
                <w:rFonts w:ascii="宋体" w:hAnsi="宋体" w:eastAsia="宋体" w:cs="宋体"/>
                <w:b/>
                <w:color w:val="auto"/>
                <w:kern w:val="0"/>
                <w:sz w:val="24"/>
                <w:szCs w:val="24"/>
                <w:lang w:eastAsia="en-US"/>
              </w:rPr>
            </w:pPr>
          </w:p>
          <w:p w14:paraId="6011BCC1">
            <w:pPr>
              <w:autoSpaceDE w:val="0"/>
              <w:autoSpaceDN w:val="0"/>
              <w:adjustRightInd w:val="0"/>
              <w:jc w:val="left"/>
              <w:rPr>
                <w:rFonts w:ascii="宋体" w:hAnsi="宋体" w:eastAsia="宋体" w:cs="宋体"/>
                <w:b/>
                <w:color w:val="auto"/>
                <w:kern w:val="0"/>
                <w:sz w:val="24"/>
                <w:szCs w:val="24"/>
                <w:lang w:eastAsia="en-US"/>
              </w:rPr>
            </w:pPr>
          </w:p>
          <w:p w14:paraId="22AEC406">
            <w:pPr>
              <w:autoSpaceDE w:val="0"/>
              <w:autoSpaceDN w:val="0"/>
              <w:adjustRightInd w:val="0"/>
              <w:jc w:val="left"/>
              <w:rPr>
                <w:rFonts w:ascii="宋体" w:hAnsi="宋体" w:eastAsia="宋体" w:cs="宋体"/>
                <w:b/>
                <w:color w:val="auto"/>
                <w:kern w:val="0"/>
                <w:sz w:val="24"/>
                <w:szCs w:val="24"/>
                <w:lang w:eastAsia="en-US"/>
              </w:rPr>
            </w:pPr>
          </w:p>
          <w:p w14:paraId="3910BB6B">
            <w:pPr>
              <w:autoSpaceDE w:val="0"/>
              <w:autoSpaceDN w:val="0"/>
              <w:adjustRightInd w:val="0"/>
              <w:jc w:val="left"/>
              <w:rPr>
                <w:rFonts w:ascii="宋体" w:hAnsi="宋体" w:eastAsia="宋体" w:cs="宋体"/>
                <w:b/>
                <w:color w:val="auto"/>
                <w:kern w:val="0"/>
                <w:sz w:val="24"/>
                <w:szCs w:val="24"/>
                <w:lang w:eastAsia="en-US"/>
              </w:rPr>
            </w:pPr>
          </w:p>
          <w:p w14:paraId="02FA744C">
            <w:pPr>
              <w:autoSpaceDE w:val="0"/>
              <w:autoSpaceDN w:val="0"/>
              <w:adjustRightInd w:val="0"/>
              <w:jc w:val="left"/>
              <w:rPr>
                <w:rFonts w:ascii="宋体" w:hAnsi="宋体" w:eastAsia="宋体" w:cs="宋体"/>
                <w:b/>
                <w:color w:val="auto"/>
                <w:kern w:val="0"/>
                <w:sz w:val="24"/>
                <w:szCs w:val="24"/>
                <w:lang w:eastAsia="en-US"/>
              </w:rPr>
            </w:pPr>
          </w:p>
          <w:p w14:paraId="4169283B">
            <w:pPr>
              <w:autoSpaceDE w:val="0"/>
              <w:autoSpaceDN w:val="0"/>
              <w:adjustRightInd w:val="0"/>
              <w:jc w:val="left"/>
              <w:rPr>
                <w:rFonts w:ascii="宋体" w:hAnsi="宋体" w:eastAsia="宋体" w:cs="宋体"/>
                <w:b/>
                <w:color w:val="auto"/>
                <w:kern w:val="0"/>
                <w:sz w:val="24"/>
                <w:szCs w:val="24"/>
                <w:lang w:eastAsia="en-US"/>
              </w:rPr>
            </w:pPr>
          </w:p>
          <w:p w14:paraId="469D7F21">
            <w:pPr>
              <w:autoSpaceDE w:val="0"/>
              <w:autoSpaceDN w:val="0"/>
              <w:adjustRightInd w:val="0"/>
              <w:jc w:val="left"/>
              <w:rPr>
                <w:rFonts w:ascii="宋体" w:hAnsi="宋体" w:eastAsia="宋体" w:cs="宋体"/>
                <w:b/>
                <w:color w:val="auto"/>
                <w:kern w:val="0"/>
                <w:sz w:val="24"/>
                <w:szCs w:val="24"/>
                <w:lang w:eastAsia="en-US"/>
              </w:rPr>
            </w:pPr>
          </w:p>
          <w:p w14:paraId="1D3BDE24">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一般性检查</w:t>
            </w:r>
          </w:p>
        </w:tc>
        <w:tc>
          <w:tcPr>
            <w:tcW w:w="7371" w:type="dxa"/>
            <w:tcBorders>
              <w:top w:val="single" w:color="auto" w:sz="4" w:space="0"/>
              <w:bottom w:val="single" w:color="auto" w:sz="4" w:space="0"/>
            </w:tcBorders>
          </w:tcPr>
          <w:p w14:paraId="0AE85EC2">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防火墙：</w:t>
            </w:r>
            <w:r>
              <w:rPr>
                <w:rFonts w:hint="eastAsia" w:ascii="宋体" w:hAnsi="宋体" w:eastAsia="宋体" w:cs="宋体"/>
                <w:color w:val="auto"/>
                <w:kern w:val="0"/>
                <w:sz w:val="24"/>
                <w:szCs w:val="24"/>
                <w:lang w:eastAsia="zh-CN"/>
              </w:rPr>
              <w:t>上下不应开设门、窗、洞口，如必须开设，则应符合规范要求；管道穿过隔墙、楼板时，应有不燃烧材料将其周围的缝隙填塞密实；不得有输送可燃气体和甲、乙、丙类液体的管道穿过防火墙；</w:t>
            </w:r>
          </w:p>
          <w:p w14:paraId="4ECD2481">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防火门：</w:t>
            </w:r>
            <w:r>
              <w:rPr>
                <w:rFonts w:hint="eastAsia" w:ascii="宋体" w:hAnsi="宋体" w:eastAsia="宋体" w:cs="宋体"/>
                <w:color w:val="auto"/>
                <w:kern w:val="0"/>
                <w:sz w:val="24"/>
                <w:szCs w:val="24"/>
                <w:lang w:eastAsia="zh-CN"/>
              </w:rPr>
              <w:t>应为向疏散方向开启（设防火门的空调机房、库房、客房门等除外）的平开门，并在关闭后应能从任何一侧手动开启；用于输送走道、楼梯间和前室的防火门，应能自动关闭；双扇和多扇防火门，有顺序开门器；常开的防火门子发生火灾时，应具备自行关闭和信号反馈功能；设在变形缝附件的防火门，应设在楼层数较多的一侧，且门开启后不应跨越变形缝；防火门上部的缝隙、空洞应有不燃烧材料填充；关闭应紧密，启闭性能好；闭门器性能良好；</w:t>
            </w:r>
          </w:p>
          <w:p w14:paraId="0CDFBD2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防火窗：</w:t>
            </w:r>
            <w:r>
              <w:rPr>
                <w:rFonts w:hint="eastAsia" w:ascii="宋体" w:hAnsi="宋体" w:eastAsia="宋体" w:cs="宋体"/>
                <w:color w:val="auto"/>
                <w:kern w:val="0"/>
                <w:sz w:val="24"/>
                <w:szCs w:val="24"/>
                <w:lang w:eastAsia="zh-CN"/>
              </w:rPr>
              <w:t>安装牢靠、紧密，外形完好，防火玻璃无裂纹，损坏；</w:t>
            </w:r>
          </w:p>
          <w:p w14:paraId="4037138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防火卷帘：</w:t>
            </w:r>
            <w:r>
              <w:rPr>
                <w:rFonts w:hint="eastAsia" w:ascii="宋体" w:hAnsi="宋体" w:eastAsia="宋体" w:cs="宋体"/>
                <w:color w:val="auto"/>
                <w:kern w:val="0"/>
                <w:sz w:val="24"/>
                <w:szCs w:val="24"/>
                <w:lang w:eastAsia="zh-CN"/>
              </w:rPr>
              <w:t>金属零部件表面无裂纹，压坑及明显的凹凸、锤痕、毛刺、空洞等缺陷；其表面应做防锈处理，涂层、镀层应均匀，不得有斑剥、流淌现象；各零部件的组装、拼接处无错位，焊接处牢固，外观平整，无夹渣、漏焊、疏松等现象；所有紧固件应紧牢，不应有松动现象；门扇各接缝处、导轨、卷筒等缝隙，应有防火防烟密封措施；设在疏散走道和消防电梯前室的防火卷帘，自动、手动和机械控制的功能正常；开关、按钮、手动操作装置应灵活、可靠、安装位置便于操作；</w:t>
            </w:r>
          </w:p>
          <w:p w14:paraId="324A2BFF">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防火阀、排烟防火阀：</w:t>
            </w:r>
            <w:r>
              <w:rPr>
                <w:rFonts w:hint="eastAsia" w:ascii="宋体" w:hAnsi="宋体" w:eastAsia="宋体" w:cs="宋体"/>
                <w:color w:val="auto"/>
                <w:kern w:val="0"/>
                <w:sz w:val="24"/>
                <w:szCs w:val="24"/>
                <w:lang w:eastAsia="zh-CN"/>
              </w:rPr>
              <w:t>阀体内应保持清洁，不得有杂物；表面无锈蚀、变形；转动部位灵活可靠；熔断器的装配应符合设计性能要求；</w:t>
            </w:r>
          </w:p>
        </w:tc>
      </w:tr>
      <w:tr w14:paraId="037A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51" w:type="dxa"/>
            <w:tcBorders>
              <w:top w:val="single" w:color="auto" w:sz="4" w:space="0"/>
              <w:bottom w:val="single" w:color="auto" w:sz="4" w:space="0"/>
            </w:tcBorders>
          </w:tcPr>
          <w:p w14:paraId="48F15A6F">
            <w:pPr>
              <w:autoSpaceDE w:val="0"/>
              <w:autoSpaceDN w:val="0"/>
              <w:adjustRightInd w:val="0"/>
              <w:jc w:val="left"/>
              <w:rPr>
                <w:rFonts w:ascii="宋体" w:hAnsi="宋体" w:eastAsia="宋体" w:cs="宋体"/>
                <w:b/>
                <w:color w:val="auto"/>
                <w:kern w:val="0"/>
                <w:sz w:val="24"/>
                <w:szCs w:val="24"/>
                <w:lang w:eastAsia="zh-CN"/>
              </w:rPr>
            </w:pPr>
          </w:p>
          <w:p w14:paraId="41DEAFA5">
            <w:pPr>
              <w:autoSpaceDE w:val="0"/>
              <w:autoSpaceDN w:val="0"/>
              <w:adjustRightInd w:val="0"/>
              <w:jc w:val="left"/>
              <w:rPr>
                <w:rFonts w:ascii="宋体" w:hAnsi="宋体" w:eastAsia="宋体" w:cs="宋体"/>
                <w:b/>
                <w:color w:val="auto"/>
                <w:kern w:val="0"/>
                <w:sz w:val="24"/>
                <w:szCs w:val="24"/>
                <w:lang w:eastAsia="zh-CN"/>
              </w:rPr>
            </w:pPr>
          </w:p>
          <w:p w14:paraId="53F13DE7">
            <w:pPr>
              <w:autoSpaceDE w:val="0"/>
              <w:autoSpaceDN w:val="0"/>
              <w:adjustRightInd w:val="0"/>
              <w:jc w:val="left"/>
              <w:rPr>
                <w:rFonts w:ascii="宋体" w:hAnsi="宋体" w:eastAsia="宋体" w:cs="宋体"/>
                <w:b/>
                <w:color w:val="auto"/>
                <w:kern w:val="0"/>
                <w:sz w:val="24"/>
                <w:szCs w:val="24"/>
                <w:lang w:eastAsia="zh-CN"/>
              </w:rPr>
            </w:pPr>
          </w:p>
          <w:p w14:paraId="5B91613D">
            <w:pPr>
              <w:autoSpaceDE w:val="0"/>
              <w:autoSpaceDN w:val="0"/>
              <w:adjustRightInd w:val="0"/>
              <w:jc w:val="left"/>
              <w:rPr>
                <w:rFonts w:ascii="宋体" w:hAnsi="宋体" w:eastAsia="宋体" w:cs="宋体"/>
                <w:b/>
                <w:color w:val="auto"/>
                <w:kern w:val="0"/>
                <w:sz w:val="24"/>
                <w:szCs w:val="24"/>
                <w:lang w:eastAsia="zh-CN"/>
              </w:rPr>
            </w:pPr>
          </w:p>
          <w:p w14:paraId="31A9C735">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综合性功能检查</w:t>
            </w:r>
          </w:p>
        </w:tc>
        <w:tc>
          <w:tcPr>
            <w:tcW w:w="7371" w:type="dxa"/>
            <w:tcBorders>
              <w:top w:val="single" w:color="auto" w:sz="4" w:space="0"/>
              <w:bottom w:val="single" w:color="auto" w:sz="4" w:space="0"/>
            </w:tcBorders>
          </w:tcPr>
          <w:p w14:paraId="5DA06475">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防火卷帘</w:t>
            </w:r>
          </w:p>
          <w:p w14:paraId="22BA1759">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卷门机</w:t>
            </w:r>
            <w:r>
              <w:rPr>
                <w:rFonts w:hint="eastAsia" w:ascii="宋体" w:hAnsi="宋体" w:eastAsia="宋体" w:cs="宋体"/>
                <w:color w:val="auto"/>
                <w:kern w:val="0"/>
                <w:sz w:val="24"/>
                <w:szCs w:val="24"/>
                <w:lang w:eastAsia="zh-CN"/>
              </w:rPr>
              <w:t>：卷门机测试刹车抱闸可靠性，其滑行位移不得大于20MM；使用手动操作装置控制防火卷帘的启动运行，不得出现滑行撞击现象；自动限位装置定位功能准确，其重复定位误差不得小于20MM；</w:t>
            </w:r>
          </w:p>
          <w:p w14:paraId="320E520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控制箱：</w:t>
            </w:r>
            <w:r>
              <w:rPr>
                <w:rFonts w:hint="eastAsia" w:ascii="宋体" w:hAnsi="宋体" w:eastAsia="宋体" w:cs="宋体"/>
                <w:color w:val="auto"/>
                <w:kern w:val="0"/>
                <w:sz w:val="24"/>
                <w:szCs w:val="24"/>
                <w:lang w:eastAsia="zh-CN"/>
              </w:rPr>
              <w:t>能直接或间接接受火灾探测器或消防控制中心的火灾报警信号；接到火灾报警信号后能做出如下动作：（1）发出声、光报警信号；（2）控制防火卷帘完成二次关闭，即控制箱接到报警信号后，自动关闭至防火卷帘中位出停止，延时5S-60S后继续关闭至全闭，或控制箱接第一次报警信号后，自动关闭至防火卷帘中位处停止，接第二次报警信号后继续关闭至全闭；（3）输出反馈信号，实现消防控制中心联机控制；（4）电源相序保护装置功能正常；（5）当火灾探测器未接或发生故障时，控制箱应能发出声、光报警信号；</w:t>
            </w:r>
          </w:p>
          <w:p w14:paraId="26EAC3A3">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防火阀、排烟防火阀：</w:t>
            </w:r>
            <w:r>
              <w:rPr>
                <w:rFonts w:hint="eastAsia" w:ascii="宋体" w:hAnsi="宋体" w:eastAsia="宋体" w:cs="宋体"/>
                <w:color w:val="auto"/>
                <w:kern w:val="0"/>
                <w:sz w:val="24"/>
                <w:szCs w:val="24"/>
                <w:lang w:eastAsia="zh-CN"/>
              </w:rPr>
              <w:t>关闭功能正常；</w:t>
            </w:r>
          </w:p>
        </w:tc>
      </w:tr>
      <w:tr w14:paraId="098B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15189DD7">
            <w:pPr>
              <w:autoSpaceDE w:val="0"/>
              <w:autoSpaceDN w:val="0"/>
              <w:adjustRightInd w:val="0"/>
              <w:jc w:val="left"/>
              <w:rPr>
                <w:rFonts w:ascii="宋体" w:hAnsi="宋体" w:eastAsia="宋体" w:cs="宋体"/>
                <w:b/>
                <w:color w:val="auto"/>
                <w:kern w:val="0"/>
                <w:sz w:val="24"/>
                <w:szCs w:val="24"/>
                <w:lang w:eastAsia="zh-CN"/>
              </w:rPr>
            </w:pPr>
          </w:p>
          <w:p w14:paraId="65325621">
            <w:pPr>
              <w:autoSpaceDE w:val="0"/>
              <w:autoSpaceDN w:val="0"/>
              <w:adjustRightInd w:val="0"/>
              <w:jc w:val="left"/>
              <w:rPr>
                <w:rFonts w:ascii="宋体" w:hAnsi="宋体" w:eastAsia="宋体" w:cs="宋体"/>
                <w:b/>
                <w:color w:val="auto"/>
                <w:kern w:val="0"/>
                <w:sz w:val="24"/>
                <w:szCs w:val="24"/>
                <w:lang w:eastAsia="zh-CN"/>
              </w:rPr>
            </w:pPr>
          </w:p>
          <w:p w14:paraId="05D30058">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其它消防设施检查</w:t>
            </w:r>
          </w:p>
        </w:tc>
        <w:tc>
          <w:tcPr>
            <w:tcW w:w="7371" w:type="dxa"/>
            <w:tcBorders>
              <w:top w:val="single" w:color="auto" w:sz="4" w:space="0"/>
              <w:bottom w:val="single" w:color="auto" w:sz="4" w:space="0"/>
            </w:tcBorders>
          </w:tcPr>
          <w:p w14:paraId="0053CC0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灭火器：</w:t>
            </w:r>
            <w:r>
              <w:rPr>
                <w:rFonts w:hint="eastAsia" w:ascii="宋体" w:hAnsi="宋体" w:eastAsia="宋体" w:cs="宋体"/>
                <w:color w:val="auto"/>
                <w:kern w:val="0"/>
                <w:sz w:val="24"/>
                <w:szCs w:val="24"/>
                <w:lang w:eastAsia="zh-CN"/>
              </w:rPr>
              <w:t>灭火器气瓶及灭火器筒体无锈蚀；灭火器盖密封部位应完好；喷嘴过滤装置应畅通；保险销拔出方便，不得有卡阻；灭火剂重量或灭火器压力符合要求；</w:t>
            </w:r>
          </w:p>
          <w:p w14:paraId="72FBF8F1">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火灾应急照明；疏散指示：</w:t>
            </w:r>
            <w:r>
              <w:rPr>
                <w:rFonts w:hint="eastAsia" w:ascii="宋体" w:hAnsi="宋体" w:eastAsia="宋体" w:cs="宋体"/>
                <w:color w:val="auto"/>
                <w:kern w:val="0"/>
                <w:sz w:val="24"/>
                <w:szCs w:val="24"/>
                <w:lang w:eastAsia="zh-CN"/>
              </w:rPr>
              <w:t>安装位置合理，玻璃面板无划伤或者破裂现象；电源指示灯常亮，照度符合要求；具备短路保护及实验测试按钮；</w:t>
            </w:r>
          </w:p>
          <w:p w14:paraId="4C24518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应急照明、疏散指示：</w:t>
            </w:r>
            <w:r>
              <w:rPr>
                <w:rFonts w:hint="eastAsia" w:ascii="宋体" w:hAnsi="宋体" w:eastAsia="宋体" w:cs="宋体"/>
                <w:color w:val="auto"/>
                <w:kern w:val="0"/>
                <w:sz w:val="24"/>
                <w:szCs w:val="24"/>
                <w:lang w:eastAsia="zh-CN"/>
              </w:rPr>
              <w:t>应急照明、疏散指示急转换功能正常；采用蓄电池备用电源，连续供电时间不超过20MM；高度超过100M的高层建筑连续供电时间不少于30MM；充、放电功能正常；</w:t>
            </w:r>
          </w:p>
        </w:tc>
      </w:tr>
    </w:tbl>
    <w:p w14:paraId="235AA60D">
      <w:pPr>
        <w:spacing w:line="360" w:lineRule="auto"/>
        <w:jc w:val="left"/>
        <w:rPr>
          <w:rFonts w:ascii="Calibri" w:hAnsi="Calibri" w:eastAsia="宋体" w:cs="Times New Roman"/>
          <w:color w:val="auto"/>
          <w:kern w:val="0"/>
          <w:sz w:val="32"/>
          <w:szCs w:val="28"/>
        </w:rPr>
      </w:pPr>
      <w:r>
        <w:rPr>
          <w:rFonts w:hint="eastAsia" w:ascii="Calibri" w:hAnsi="Calibri" w:eastAsia="宋体" w:cs="Times New Roman"/>
          <w:color w:val="auto"/>
          <w:kern w:val="0"/>
          <w:sz w:val="32"/>
          <w:szCs w:val="28"/>
        </w:rPr>
        <w:t>（9）给排水系统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7D08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40C8ABE">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349D0314">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7A36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left w:val="single" w:color="auto" w:sz="4" w:space="0"/>
            </w:tcBorders>
          </w:tcPr>
          <w:p w14:paraId="4B52AFD7">
            <w:pPr>
              <w:autoSpaceDE w:val="0"/>
              <w:autoSpaceDN w:val="0"/>
              <w:adjustRightInd w:val="0"/>
              <w:jc w:val="left"/>
              <w:rPr>
                <w:rFonts w:ascii="宋体" w:hAnsi="宋体" w:eastAsia="宋体" w:cs="宋体"/>
                <w:b/>
                <w:color w:val="auto"/>
                <w:kern w:val="0"/>
                <w:sz w:val="24"/>
                <w:szCs w:val="24"/>
                <w:lang w:eastAsia="en-US"/>
              </w:rPr>
            </w:pPr>
          </w:p>
          <w:p w14:paraId="01DB11FA">
            <w:pPr>
              <w:autoSpaceDE w:val="0"/>
              <w:autoSpaceDN w:val="0"/>
              <w:adjustRightInd w:val="0"/>
              <w:jc w:val="left"/>
              <w:rPr>
                <w:rFonts w:ascii="宋体" w:hAnsi="宋体" w:eastAsia="宋体" w:cs="宋体"/>
                <w:b/>
                <w:color w:val="auto"/>
                <w:kern w:val="0"/>
                <w:sz w:val="24"/>
                <w:szCs w:val="24"/>
                <w:lang w:eastAsia="en-US"/>
              </w:rPr>
            </w:pPr>
          </w:p>
          <w:p w14:paraId="6AD8FA6B">
            <w:pPr>
              <w:autoSpaceDE w:val="0"/>
              <w:autoSpaceDN w:val="0"/>
              <w:adjustRightInd w:val="0"/>
              <w:jc w:val="left"/>
              <w:rPr>
                <w:rFonts w:ascii="宋体" w:hAnsi="宋体" w:eastAsia="宋体" w:cs="宋体"/>
                <w:b/>
                <w:color w:val="auto"/>
                <w:kern w:val="0"/>
                <w:sz w:val="24"/>
                <w:szCs w:val="24"/>
                <w:lang w:eastAsia="en-US"/>
              </w:rPr>
            </w:pPr>
          </w:p>
          <w:p w14:paraId="2924AAFF">
            <w:pPr>
              <w:autoSpaceDE w:val="0"/>
              <w:autoSpaceDN w:val="0"/>
              <w:adjustRightInd w:val="0"/>
              <w:jc w:val="left"/>
              <w:rPr>
                <w:rFonts w:ascii="宋体" w:hAnsi="宋体" w:eastAsia="宋体" w:cs="宋体"/>
                <w:b/>
                <w:color w:val="auto"/>
                <w:kern w:val="0"/>
                <w:sz w:val="24"/>
                <w:szCs w:val="24"/>
                <w:lang w:eastAsia="en-US"/>
              </w:rPr>
            </w:pPr>
          </w:p>
          <w:p w14:paraId="506A95F7">
            <w:pPr>
              <w:autoSpaceDE w:val="0"/>
              <w:autoSpaceDN w:val="0"/>
              <w:adjustRightInd w:val="0"/>
              <w:jc w:val="left"/>
              <w:rPr>
                <w:rFonts w:ascii="宋体" w:hAnsi="宋体" w:eastAsia="宋体" w:cs="宋体"/>
                <w:b/>
                <w:color w:val="auto"/>
                <w:kern w:val="0"/>
                <w:sz w:val="24"/>
                <w:szCs w:val="24"/>
                <w:lang w:eastAsia="en-US"/>
              </w:rPr>
            </w:pPr>
          </w:p>
          <w:p w14:paraId="53B55CF6">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各种水泵及附件检查</w:t>
            </w:r>
          </w:p>
        </w:tc>
        <w:tc>
          <w:tcPr>
            <w:tcW w:w="7336" w:type="dxa"/>
          </w:tcPr>
          <w:p w14:paraId="31068AC6">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水泵规格型号、电气控制设备功能完好，泵体、电机表面清洁，铭牌齐全清晰，阀门、压力表齐全，功能正常；水泵密封（机械、填料）良好，无渗水、溢水；泵轴与电机同心；基座紧固、螺丝无生锈；阀门开闭灵活，关闭严密，阀体、手柄完好，外观整洁；压力表指针灵活，指示准确，位置便于观察，紧固良好，接头无渗水；水泵运行平稳，无较大震动和噪声，工作压力和扬程满足要求，水泵动力线路安装，控制箱位置方便操作，控制按钮、指示灯、电气元件齐全良好，导体连接紧固，无虚接漏接，无发热，噪声；水泵与水箱及供水管道连接良好；水箱、水池设备各类配置符合使用；水箱水池安置、检查口设置等便于维修；进水阀工作正常，液位控制信号装置具备超低位和超高位报警功能；控制部件启闭灵活，无异响、滴漏；水压试验报告合格；管道保温、防腐措施符合要求，点动观察：水泵转向、启动电流、电气动作顺序、指示信号等正常；启动停止水泵：检查运行平稳，无跳动、异声，正常出水，水压能够满足供水要求，压力指示稳定；远程控制功能正常，转速、电流接近额定值，无漏水；水泵房排水措施完善；</w:t>
            </w:r>
          </w:p>
        </w:tc>
      </w:tr>
      <w:tr w14:paraId="325B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0" w:hRule="atLeast"/>
        </w:trPr>
        <w:tc>
          <w:tcPr>
            <w:tcW w:w="1986" w:type="dxa"/>
            <w:tcBorders>
              <w:bottom w:val="single" w:color="auto" w:sz="4" w:space="0"/>
            </w:tcBorders>
          </w:tcPr>
          <w:p w14:paraId="366A7DF3">
            <w:pPr>
              <w:autoSpaceDE w:val="0"/>
              <w:autoSpaceDN w:val="0"/>
              <w:adjustRightInd w:val="0"/>
              <w:jc w:val="left"/>
              <w:rPr>
                <w:rFonts w:ascii="宋体" w:hAnsi="宋体" w:eastAsia="宋体" w:cs="宋体"/>
                <w:b/>
                <w:color w:val="auto"/>
                <w:kern w:val="0"/>
                <w:sz w:val="24"/>
                <w:szCs w:val="24"/>
                <w:lang w:eastAsia="zh-CN"/>
              </w:rPr>
            </w:pPr>
          </w:p>
          <w:p w14:paraId="2B931D04">
            <w:pPr>
              <w:autoSpaceDE w:val="0"/>
              <w:autoSpaceDN w:val="0"/>
              <w:adjustRightInd w:val="0"/>
              <w:jc w:val="left"/>
              <w:rPr>
                <w:rFonts w:ascii="宋体" w:hAnsi="宋体" w:eastAsia="宋体" w:cs="宋体"/>
                <w:b/>
                <w:color w:val="auto"/>
                <w:kern w:val="0"/>
                <w:sz w:val="24"/>
                <w:szCs w:val="24"/>
                <w:lang w:eastAsia="zh-CN"/>
              </w:rPr>
            </w:pPr>
          </w:p>
          <w:p w14:paraId="0ACEF90E">
            <w:pPr>
              <w:autoSpaceDE w:val="0"/>
              <w:autoSpaceDN w:val="0"/>
              <w:adjustRightInd w:val="0"/>
              <w:jc w:val="left"/>
              <w:rPr>
                <w:rFonts w:ascii="宋体" w:hAnsi="宋体" w:eastAsia="宋体" w:cs="宋体"/>
                <w:b/>
                <w:color w:val="auto"/>
                <w:kern w:val="0"/>
                <w:sz w:val="24"/>
                <w:szCs w:val="24"/>
                <w:lang w:eastAsia="zh-CN"/>
              </w:rPr>
            </w:pPr>
          </w:p>
          <w:p w14:paraId="572ABC80">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供水管网检查</w:t>
            </w:r>
          </w:p>
        </w:tc>
        <w:tc>
          <w:tcPr>
            <w:tcW w:w="7336" w:type="dxa"/>
            <w:tcBorders>
              <w:bottom w:val="single" w:color="auto" w:sz="4" w:space="0"/>
            </w:tcBorders>
          </w:tcPr>
          <w:p w14:paraId="4BCEAC89">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隐蔽记录清楚，丝扣连接牢固可靠，断丝不大于10%；防腐处理到位，无漏刷；焊接、焊口平直、焊缝无烧穿、断漏焊、夹渣、气孔现象；法兰连接对接平行、连接紧密，法兰与管道垂直；支挂架安装牢固、间接适当；保温层粘贴紧密牢固，防腐处理良好，无漏刷、气泡；阀门、水处理设备及附件规格型号、耐压强度、阀门的严密试验合格，方向符合使用标准；油漆防腐完善，表面光滑无刷漏；管网的试验压力应为工作压力的1.5倍，不大于1MPA，10分钟降至工作压力，不渗漏，30分钟压力降不大于0.05MPA；各类管沟、管网排列整齐、合理，便于维修，各种沟内整洁、无杂物；供水管网严禁穿越变配电房；供水试验无漏水、断水现象，暗装阀门，检修方便；</w:t>
            </w:r>
          </w:p>
        </w:tc>
      </w:tr>
      <w:tr w14:paraId="49E0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1E27B723">
            <w:pPr>
              <w:autoSpaceDE w:val="0"/>
              <w:autoSpaceDN w:val="0"/>
              <w:adjustRightInd w:val="0"/>
              <w:jc w:val="left"/>
              <w:rPr>
                <w:rFonts w:ascii="宋体" w:hAnsi="宋体" w:eastAsia="宋体" w:cs="宋体"/>
                <w:b/>
                <w:color w:val="auto"/>
                <w:kern w:val="0"/>
                <w:sz w:val="24"/>
                <w:szCs w:val="24"/>
                <w:lang w:eastAsia="zh-CN"/>
              </w:rPr>
            </w:pPr>
          </w:p>
          <w:p w14:paraId="1D4CA7A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排水管网检查</w:t>
            </w:r>
          </w:p>
        </w:tc>
        <w:tc>
          <w:tcPr>
            <w:tcW w:w="7336" w:type="dxa"/>
            <w:tcBorders>
              <w:top w:val="single" w:color="auto" w:sz="4" w:space="0"/>
              <w:bottom w:val="single" w:color="auto" w:sz="4" w:space="0"/>
            </w:tcBorders>
          </w:tcPr>
          <w:p w14:paraId="3DD50CB8">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检查口位置正确，清扫方便；排水管道井无垃圾和管子口无污物；所有排水管灌水通球试验做到不渗不漏，排水通畅；各类排水管网应有功能及流向标识，管道标有排水类型；顶层排水管口安装有防护箅子，避免杂物掉入；雨水、污水分流排放；</w:t>
            </w:r>
          </w:p>
        </w:tc>
      </w:tr>
      <w:tr w14:paraId="6AE7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986" w:type="dxa"/>
            <w:tcBorders>
              <w:top w:val="single" w:color="auto" w:sz="4" w:space="0"/>
              <w:bottom w:val="single" w:color="auto" w:sz="4" w:space="0"/>
            </w:tcBorders>
          </w:tcPr>
          <w:p w14:paraId="057522C8">
            <w:pPr>
              <w:autoSpaceDE w:val="0"/>
              <w:autoSpaceDN w:val="0"/>
              <w:adjustRightInd w:val="0"/>
              <w:jc w:val="left"/>
              <w:rPr>
                <w:rFonts w:ascii="宋体" w:hAnsi="宋体" w:eastAsia="宋体" w:cs="宋体"/>
                <w:b/>
                <w:color w:val="auto"/>
                <w:kern w:val="0"/>
                <w:sz w:val="24"/>
                <w:szCs w:val="24"/>
                <w:lang w:eastAsia="zh-CN"/>
              </w:rPr>
            </w:pPr>
          </w:p>
          <w:p w14:paraId="46C8A9EA">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雨水管检查</w:t>
            </w:r>
          </w:p>
        </w:tc>
        <w:tc>
          <w:tcPr>
            <w:tcW w:w="7336" w:type="dxa"/>
            <w:tcBorders>
              <w:top w:val="single" w:color="auto" w:sz="4" w:space="0"/>
              <w:bottom w:val="single" w:color="auto" w:sz="4" w:space="0"/>
            </w:tcBorders>
          </w:tcPr>
          <w:p w14:paraId="6E705142">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按规范安装伸缩节，伸缩节安装高度应统一；管道支架的间距应统一，立管</w:t>
            </w:r>
            <w:r>
              <w:rPr>
                <w:rFonts w:hint="eastAsia" w:ascii="宋体" w:hAnsi="宋体" w:eastAsia="宋体" w:cs="宋体"/>
                <w:color w:val="auto"/>
                <w:kern w:val="0"/>
                <w:sz w:val="24"/>
                <w:szCs w:val="24"/>
                <w:lang w:eastAsia="en-US"/>
              </w:rPr>
              <w:t>φ</w:t>
            </w:r>
            <w:r>
              <w:rPr>
                <w:rFonts w:hint="eastAsia" w:ascii="宋体" w:hAnsi="宋体" w:eastAsia="宋体" w:cs="宋体"/>
                <w:color w:val="auto"/>
                <w:kern w:val="0"/>
                <w:sz w:val="24"/>
                <w:szCs w:val="24"/>
                <w:lang w:eastAsia="zh-CN"/>
              </w:rPr>
              <w:t>75以上的支架间距不大于2m；立管的垂直度偏差：每5m不大于10mm，全高不大于30mm；雨落管口与排水明沟中心、月亮弯中心三点成一线；天台雨水排水口设置有排水篦子；所有管道不堵不漏，排水通畅；</w:t>
            </w:r>
          </w:p>
        </w:tc>
      </w:tr>
      <w:tr w14:paraId="17A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86" w:type="dxa"/>
            <w:tcBorders>
              <w:top w:val="single" w:color="auto" w:sz="4" w:space="0"/>
              <w:bottom w:val="single" w:color="auto" w:sz="4" w:space="0"/>
            </w:tcBorders>
          </w:tcPr>
          <w:p w14:paraId="007AE5A9">
            <w:pPr>
              <w:autoSpaceDE w:val="0"/>
              <w:autoSpaceDN w:val="0"/>
              <w:adjustRightInd w:val="0"/>
              <w:jc w:val="left"/>
              <w:rPr>
                <w:rFonts w:ascii="宋体" w:hAnsi="宋体" w:eastAsia="宋体" w:cs="宋体"/>
                <w:b/>
                <w:color w:val="auto"/>
                <w:kern w:val="0"/>
                <w:sz w:val="24"/>
                <w:szCs w:val="24"/>
                <w:lang w:eastAsia="zh-CN"/>
              </w:rPr>
            </w:pPr>
          </w:p>
          <w:p w14:paraId="163A3018">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消防设施检查</w:t>
            </w:r>
          </w:p>
        </w:tc>
        <w:tc>
          <w:tcPr>
            <w:tcW w:w="7336" w:type="dxa"/>
            <w:tcBorders>
              <w:top w:val="single" w:color="auto" w:sz="4" w:space="0"/>
              <w:bottom w:val="single" w:color="auto" w:sz="4" w:space="0"/>
            </w:tcBorders>
          </w:tcPr>
          <w:p w14:paraId="13D00613">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喷淋管材无锈蚀、无飞刺、零件齐全；消防栓箱表面平整、光洁，无锈蚀、划痕、箱门开启灵活；穿墙管道不得有接口（丝接或者焊接）；阀门开启灵活、关闭严密、无渗漏、断水现象；消防烟感、喷淋自动控制系统性能正常；</w:t>
            </w:r>
          </w:p>
        </w:tc>
      </w:tr>
      <w:tr w14:paraId="48E3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86" w:type="dxa"/>
            <w:tcBorders>
              <w:top w:val="single" w:color="auto" w:sz="4" w:space="0"/>
              <w:bottom w:val="single" w:color="auto" w:sz="4" w:space="0"/>
            </w:tcBorders>
          </w:tcPr>
          <w:p w14:paraId="75176ED9">
            <w:pPr>
              <w:autoSpaceDE w:val="0"/>
              <w:autoSpaceDN w:val="0"/>
              <w:adjustRightInd w:val="0"/>
              <w:jc w:val="left"/>
              <w:rPr>
                <w:rFonts w:ascii="宋体" w:hAnsi="宋体" w:eastAsia="宋体" w:cs="宋体"/>
                <w:b/>
                <w:color w:val="auto"/>
                <w:kern w:val="0"/>
                <w:sz w:val="24"/>
                <w:szCs w:val="24"/>
                <w:lang w:eastAsia="zh-CN"/>
              </w:rPr>
            </w:pPr>
          </w:p>
          <w:p w14:paraId="4B898A35">
            <w:pPr>
              <w:autoSpaceDE w:val="0"/>
              <w:autoSpaceDN w:val="0"/>
              <w:adjustRightInd w:val="0"/>
              <w:jc w:val="left"/>
              <w:rPr>
                <w:rFonts w:ascii="宋体" w:hAnsi="宋体" w:eastAsia="宋体" w:cs="宋体"/>
                <w:b/>
                <w:color w:val="auto"/>
                <w:kern w:val="0"/>
                <w:sz w:val="24"/>
                <w:szCs w:val="24"/>
                <w:lang w:eastAsia="zh-CN"/>
              </w:rPr>
            </w:pPr>
          </w:p>
          <w:p w14:paraId="7BED54B0">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供暖管网检查</w:t>
            </w:r>
          </w:p>
        </w:tc>
        <w:tc>
          <w:tcPr>
            <w:tcW w:w="7336" w:type="dxa"/>
            <w:tcBorders>
              <w:top w:val="single" w:color="auto" w:sz="4" w:space="0"/>
              <w:bottom w:val="single" w:color="auto" w:sz="4" w:space="0"/>
            </w:tcBorders>
          </w:tcPr>
          <w:p w14:paraId="5D5C15CB">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管网支、挂架支墩牢固，可靠，管网排列整齐、合理、便于维修、泄水坡度合理，丝扣连接牢固，断丝不大于10%；法兰连接应平行，连接紧密，法兰与管道垂直；保温层粘贴牢固、紧密；管网的试验压力应为工作压力的1.5倍，不大于1MPA，10分钟降至工作压力，不渗漏，30分钟压力降不大于0.05MPA；阀门规格、型号、耐压强度、严密性试验合格，安装方向便于维修；管道无漏刷；</w:t>
            </w:r>
          </w:p>
        </w:tc>
      </w:tr>
      <w:tr w14:paraId="6CE3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34840C41">
            <w:pPr>
              <w:autoSpaceDE w:val="0"/>
              <w:autoSpaceDN w:val="0"/>
              <w:adjustRightInd w:val="0"/>
              <w:jc w:val="left"/>
              <w:rPr>
                <w:rFonts w:ascii="宋体" w:hAnsi="宋体" w:eastAsia="宋体" w:cs="宋体"/>
                <w:b/>
                <w:color w:val="auto"/>
                <w:kern w:val="0"/>
                <w:sz w:val="24"/>
                <w:szCs w:val="24"/>
                <w:lang w:eastAsia="zh-CN"/>
              </w:rPr>
            </w:pPr>
          </w:p>
          <w:p w14:paraId="5C39BC51">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设备间电气检查</w:t>
            </w:r>
          </w:p>
        </w:tc>
        <w:tc>
          <w:tcPr>
            <w:tcW w:w="7336" w:type="dxa"/>
            <w:tcBorders>
              <w:top w:val="single" w:color="auto" w:sz="4" w:space="0"/>
              <w:bottom w:val="single" w:color="auto" w:sz="4" w:space="0"/>
            </w:tcBorders>
          </w:tcPr>
          <w:p w14:paraId="7312516E">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各电气元件、电缆导线齐全，安装良好、规格型号符合设计，各类保护装置齐全、合理；配电柜（箱）各电器元件及其与导线连接紧固，布线整齐合理，接触良好，无虚接、过热、噪声，保护接地正常；泵房间电气配电柜各指示灯、电动机运转正常，无噪声和过热，所有设备应有应急照明，电缆电线接口端有编号或挂牌，配电柜上标示清晰；</w:t>
            </w:r>
          </w:p>
        </w:tc>
      </w:tr>
    </w:tbl>
    <w:p w14:paraId="4D1ED2F5">
      <w:pPr>
        <w:spacing w:line="360" w:lineRule="auto"/>
        <w:jc w:val="left"/>
        <w:rPr>
          <w:rFonts w:ascii="Calibri" w:hAnsi="Calibri" w:eastAsia="宋体" w:cs="Times New Roman"/>
          <w:color w:val="auto"/>
          <w:kern w:val="0"/>
          <w:sz w:val="32"/>
          <w:szCs w:val="28"/>
        </w:rPr>
      </w:pPr>
      <w:r>
        <w:rPr>
          <w:rFonts w:hint="eastAsia" w:ascii="Calibri" w:hAnsi="Calibri" w:eastAsia="宋体" w:cs="Times New Roman"/>
          <w:color w:val="auto"/>
          <w:kern w:val="0"/>
          <w:sz w:val="32"/>
          <w:szCs w:val="28"/>
        </w:rPr>
        <w:t>（10）强电系统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FFD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BBA7818">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Pr>
          <w:p w14:paraId="5AB9757F">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3DA6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C729E1D">
            <w:pPr>
              <w:jc w:val="left"/>
              <w:rPr>
                <w:rFonts w:ascii="宋体" w:hAnsi="宋体" w:eastAsia="宋体" w:cs="Times New Roman"/>
                <w:b/>
                <w:snapToGrid w:val="0"/>
                <w:color w:val="auto"/>
                <w:kern w:val="0"/>
                <w:sz w:val="24"/>
                <w:szCs w:val="24"/>
                <w:lang w:eastAsia="zh-CN"/>
              </w:rPr>
            </w:pPr>
          </w:p>
          <w:p w14:paraId="00247B5C">
            <w:pPr>
              <w:jc w:val="left"/>
              <w:rPr>
                <w:rFonts w:ascii="宋体" w:hAnsi="宋体" w:eastAsia="宋体" w:cs="Times New Roman"/>
                <w:b/>
                <w:color w:val="auto"/>
                <w:kern w:val="0"/>
                <w:sz w:val="24"/>
                <w:szCs w:val="24"/>
                <w:lang w:eastAsia="zh-CN"/>
              </w:rPr>
            </w:pPr>
            <w:r>
              <w:rPr>
                <w:rFonts w:hint="eastAsia" w:ascii="宋体" w:hAnsi="宋体" w:eastAsia="宋体" w:cs="Times New Roman"/>
                <w:b/>
                <w:snapToGrid w:val="0"/>
                <w:color w:val="auto"/>
                <w:kern w:val="0"/>
                <w:sz w:val="24"/>
                <w:szCs w:val="24"/>
                <w:lang w:eastAsia="zh-CN"/>
              </w:rPr>
              <w:t>高低压配电室高压配电柜</w:t>
            </w:r>
          </w:p>
        </w:tc>
        <w:tc>
          <w:tcPr>
            <w:tcW w:w="7336" w:type="dxa"/>
          </w:tcPr>
          <w:p w14:paraId="6B56A9A7">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表面无变形，无脱漆、划伤；电气连接点，螺丝压接坚固、可靠，无松动，柜内清洁，无异物，特别是输电母排；设备规格、一次接线系统、二次回路和接线符合设计和厂家要求；设备、电力电缆、操作电缆标识齐全；高压柜机械连锁、电气连锁动作准确、可靠；防止电气误操作的“五防”装置齐全，动作灵活可靠；柜内控制电缆的位置不应妨碍手车的进出，并应牢固；</w:t>
            </w:r>
          </w:p>
        </w:tc>
      </w:tr>
      <w:tr w14:paraId="54C9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bottom w:val="single" w:color="auto" w:sz="4" w:space="0"/>
            </w:tcBorders>
          </w:tcPr>
          <w:p w14:paraId="783B582B">
            <w:pPr>
              <w:jc w:val="left"/>
              <w:rPr>
                <w:rFonts w:ascii="宋体" w:hAnsi="宋体" w:eastAsia="宋体" w:cs="Times New Roman"/>
                <w:b/>
                <w:snapToGrid w:val="0"/>
                <w:color w:val="auto"/>
                <w:kern w:val="0"/>
                <w:sz w:val="24"/>
                <w:szCs w:val="24"/>
                <w:lang w:eastAsia="zh-CN"/>
              </w:rPr>
            </w:pPr>
          </w:p>
          <w:p w14:paraId="081964B8">
            <w:pPr>
              <w:jc w:val="left"/>
              <w:rPr>
                <w:rFonts w:ascii="宋体" w:hAnsi="宋体" w:eastAsia="宋体" w:cs="Times New Roman"/>
                <w:b/>
                <w:snapToGrid w:val="0"/>
                <w:color w:val="auto"/>
                <w:kern w:val="0"/>
                <w:sz w:val="24"/>
                <w:szCs w:val="24"/>
                <w:lang w:eastAsia="zh-CN"/>
              </w:rPr>
            </w:pPr>
            <w:r>
              <w:rPr>
                <w:rFonts w:hint="eastAsia" w:ascii="宋体" w:hAnsi="宋体" w:eastAsia="宋体" w:cs="Times New Roman"/>
                <w:b/>
                <w:snapToGrid w:val="0"/>
                <w:color w:val="auto"/>
                <w:kern w:val="0"/>
                <w:sz w:val="24"/>
                <w:szCs w:val="24"/>
                <w:lang w:eastAsia="zh-CN"/>
              </w:rPr>
              <w:t>高低压配电室高压开关</w:t>
            </w:r>
          </w:p>
        </w:tc>
        <w:tc>
          <w:tcPr>
            <w:tcW w:w="7336" w:type="dxa"/>
            <w:tcBorders>
              <w:bottom w:val="single" w:color="auto" w:sz="4" w:space="0"/>
            </w:tcBorders>
          </w:tcPr>
          <w:p w14:paraId="544DC81B">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真空断路器应固定牢靠，外表整洁完整；电气连接可靠且接触良好；真空断路器与其操动机构联动正常，无卡阻，分合闸指示正确，辅助开关动作应准确可靠，接点无电弧烧痕，灭弧室真空度应符合产品的技术规定，绝缘部件、瓷件应完整无损；</w:t>
            </w:r>
          </w:p>
        </w:tc>
      </w:tr>
      <w:tr w14:paraId="1748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86" w:type="dxa"/>
            <w:tcBorders>
              <w:top w:val="single" w:color="auto" w:sz="4" w:space="0"/>
              <w:bottom w:val="single" w:color="auto" w:sz="4" w:space="0"/>
            </w:tcBorders>
          </w:tcPr>
          <w:p w14:paraId="21A7D574">
            <w:pPr>
              <w:jc w:val="left"/>
              <w:rPr>
                <w:rFonts w:ascii="宋体" w:hAnsi="宋体" w:eastAsia="宋体" w:cs="Times New Roman"/>
                <w:b/>
                <w:snapToGrid w:val="0"/>
                <w:color w:val="auto"/>
                <w:kern w:val="0"/>
                <w:sz w:val="24"/>
                <w:szCs w:val="24"/>
                <w:lang w:eastAsia="zh-CN"/>
              </w:rPr>
            </w:pPr>
          </w:p>
          <w:p w14:paraId="1320110B">
            <w:pPr>
              <w:jc w:val="left"/>
              <w:rPr>
                <w:rFonts w:ascii="宋体" w:hAnsi="宋体" w:eastAsia="宋体" w:cs="Times New Roman"/>
                <w:b/>
                <w:snapToGrid w:val="0"/>
                <w:color w:val="auto"/>
                <w:kern w:val="0"/>
                <w:sz w:val="24"/>
                <w:szCs w:val="24"/>
                <w:lang w:eastAsia="en-US"/>
              </w:rPr>
            </w:pPr>
            <w:r>
              <w:rPr>
                <w:rFonts w:hint="eastAsia" w:ascii="宋体" w:hAnsi="宋体" w:eastAsia="宋体" w:cs="Times New Roman"/>
                <w:b/>
                <w:snapToGrid w:val="0"/>
                <w:color w:val="auto"/>
                <w:kern w:val="0"/>
                <w:sz w:val="24"/>
                <w:szCs w:val="24"/>
                <w:lang w:eastAsia="en-US"/>
              </w:rPr>
              <w:t>高低压配电室直流屏</w:t>
            </w:r>
          </w:p>
          <w:p w14:paraId="2259DF41">
            <w:pPr>
              <w:autoSpaceDE w:val="0"/>
              <w:autoSpaceDN w:val="0"/>
              <w:adjustRightInd w:val="0"/>
              <w:jc w:val="left"/>
              <w:rPr>
                <w:rFonts w:ascii="宋体" w:hAnsi="宋体" w:eastAsia="宋体" w:cs="宋体"/>
                <w:b/>
                <w:color w:val="auto"/>
                <w:kern w:val="0"/>
                <w:sz w:val="24"/>
                <w:szCs w:val="24"/>
                <w:lang w:eastAsia="en-US"/>
              </w:rPr>
            </w:pPr>
          </w:p>
        </w:tc>
        <w:tc>
          <w:tcPr>
            <w:tcW w:w="7336" w:type="dxa"/>
            <w:tcBorders>
              <w:top w:val="single" w:color="auto" w:sz="4" w:space="0"/>
              <w:bottom w:val="single" w:color="auto" w:sz="4" w:space="0"/>
            </w:tcBorders>
          </w:tcPr>
          <w:p w14:paraId="0CD4C4EC">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电池布线排列应整齐，极性标志清晰、正确；电池编号应正确，外壳清洁、液面正常；电池组的绝缘应良好，绝缘电阻应不小于0.5M</w:t>
            </w:r>
            <w:r>
              <w:rPr>
                <w:rFonts w:hint="eastAsia" w:ascii="宋体" w:hAnsi="宋体" w:eastAsia="宋体" w:cs="Times New Roman"/>
                <w:snapToGrid w:val="0"/>
                <w:color w:val="auto"/>
                <w:kern w:val="0"/>
                <w:sz w:val="24"/>
                <w:szCs w:val="24"/>
                <w:lang w:eastAsia="en-US"/>
              </w:rPr>
              <w:t>Ω</w:t>
            </w:r>
            <w:r>
              <w:rPr>
                <w:rFonts w:hint="eastAsia" w:ascii="宋体" w:hAnsi="宋体" w:eastAsia="宋体" w:cs="Times New Roman"/>
                <w:snapToGrid w:val="0"/>
                <w:color w:val="auto"/>
                <w:kern w:val="0"/>
                <w:sz w:val="24"/>
                <w:szCs w:val="24"/>
                <w:lang w:eastAsia="zh-CN"/>
              </w:rPr>
              <w:t>；直流屏交流电源互投功能应正常；直流屏内各接线标志应齐全、清晰；直流回路与交流回路应有明显区别；</w:t>
            </w:r>
          </w:p>
        </w:tc>
      </w:tr>
      <w:tr w14:paraId="5E64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86" w:type="dxa"/>
            <w:tcBorders>
              <w:top w:val="single" w:color="auto" w:sz="4" w:space="0"/>
              <w:bottom w:val="single" w:color="auto" w:sz="4" w:space="0"/>
            </w:tcBorders>
          </w:tcPr>
          <w:p w14:paraId="58C59E93">
            <w:pPr>
              <w:jc w:val="left"/>
              <w:rPr>
                <w:rFonts w:ascii="宋体" w:hAnsi="宋体" w:eastAsia="宋体" w:cs="Times New Roman"/>
                <w:b/>
                <w:snapToGrid w:val="0"/>
                <w:color w:val="auto"/>
                <w:kern w:val="0"/>
                <w:sz w:val="24"/>
                <w:szCs w:val="24"/>
                <w:lang w:eastAsia="zh-CN"/>
              </w:rPr>
            </w:pPr>
          </w:p>
          <w:p w14:paraId="7EB0C5D5">
            <w:pPr>
              <w:jc w:val="left"/>
              <w:rPr>
                <w:rFonts w:ascii="宋体" w:hAnsi="宋体" w:eastAsia="宋体" w:cs="Times New Roman"/>
                <w:b/>
                <w:snapToGrid w:val="0"/>
                <w:color w:val="auto"/>
                <w:kern w:val="0"/>
                <w:sz w:val="24"/>
                <w:szCs w:val="24"/>
                <w:lang w:eastAsia="zh-CN"/>
              </w:rPr>
            </w:pPr>
          </w:p>
          <w:p w14:paraId="06FCB7BA">
            <w:pPr>
              <w:spacing w:line="240" w:lineRule="atLeast"/>
              <w:jc w:val="left"/>
              <w:rPr>
                <w:rFonts w:ascii="宋体" w:hAnsi="宋体" w:eastAsia="宋体" w:cs="Times New Roman"/>
                <w:b/>
                <w:snapToGrid w:val="0"/>
                <w:color w:val="auto"/>
                <w:kern w:val="0"/>
                <w:sz w:val="24"/>
                <w:szCs w:val="24"/>
                <w:lang w:eastAsia="zh-CN"/>
              </w:rPr>
            </w:pPr>
            <w:r>
              <w:rPr>
                <w:rFonts w:hint="eastAsia" w:ascii="宋体" w:hAnsi="宋体" w:eastAsia="宋体" w:cs="Times New Roman"/>
                <w:b/>
                <w:snapToGrid w:val="0"/>
                <w:color w:val="auto"/>
                <w:kern w:val="0"/>
                <w:sz w:val="24"/>
                <w:szCs w:val="24"/>
                <w:lang w:eastAsia="zh-CN"/>
              </w:rPr>
              <w:t>高低压配电室低压配电柜</w:t>
            </w:r>
          </w:p>
          <w:p w14:paraId="41106B52">
            <w:pPr>
              <w:autoSpaceDE w:val="0"/>
              <w:autoSpaceDN w:val="0"/>
              <w:adjustRightInd w:val="0"/>
              <w:jc w:val="left"/>
              <w:rPr>
                <w:rFonts w:ascii="宋体" w:hAnsi="宋体" w:eastAsia="宋体" w:cs="宋体"/>
                <w:b/>
                <w:color w:val="auto"/>
                <w:kern w:val="0"/>
                <w:sz w:val="24"/>
                <w:szCs w:val="24"/>
                <w:lang w:eastAsia="zh-CN"/>
              </w:rPr>
            </w:pPr>
          </w:p>
        </w:tc>
        <w:tc>
          <w:tcPr>
            <w:tcW w:w="7336" w:type="dxa"/>
            <w:tcBorders>
              <w:top w:val="single" w:color="auto" w:sz="4" w:space="0"/>
              <w:bottom w:val="single" w:color="auto" w:sz="4" w:space="0"/>
            </w:tcBorders>
          </w:tcPr>
          <w:p w14:paraId="2FABD303">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检查设备规格、型号、数量符合设计图纸；检查一次接线系统符合设计图纸，绝缘电阻值应大于0.5M</w:t>
            </w:r>
            <w:r>
              <w:rPr>
                <w:rFonts w:hint="eastAsia" w:ascii="宋体" w:hAnsi="宋体" w:eastAsia="宋体" w:cs="Times New Roman"/>
                <w:snapToGrid w:val="0"/>
                <w:color w:val="auto"/>
                <w:kern w:val="0"/>
                <w:sz w:val="24"/>
                <w:szCs w:val="24"/>
                <w:lang w:eastAsia="en-US"/>
              </w:rPr>
              <w:t>Ω</w:t>
            </w:r>
            <w:r>
              <w:rPr>
                <w:rFonts w:hint="eastAsia" w:ascii="宋体" w:hAnsi="宋体" w:eastAsia="宋体" w:cs="Times New Roman"/>
                <w:snapToGrid w:val="0"/>
                <w:color w:val="auto"/>
                <w:kern w:val="0"/>
                <w:sz w:val="24"/>
                <w:szCs w:val="24"/>
                <w:lang w:eastAsia="zh-CN"/>
              </w:rPr>
              <w:t>；检查二次回路和接线符合厂家图纸，绝缘电阻值大于0.5M</w:t>
            </w:r>
            <w:r>
              <w:rPr>
                <w:rFonts w:hint="eastAsia" w:ascii="宋体" w:hAnsi="宋体" w:eastAsia="宋体" w:cs="Times New Roman"/>
                <w:snapToGrid w:val="0"/>
                <w:color w:val="auto"/>
                <w:kern w:val="0"/>
                <w:sz w:val="24"/>
                <w:szCs w:val="24"/>
                <w:lang w:eastAsia="en-US"/>
              </w:rPr>
              <w:t>Ω</w:t>
            </w:r>
            <w:r>
              <w:rPr>
                <w:rFonts w:hint="eastAsia" w:ascii="宋体" w:hAnsi="宋体" w:eastAsia="宋体" w:cs="Times New Roman"/>
                <w:snapToGrid w:val="0"/>
                <w:color w:val="auto"/>
                <w:kern w:val="0"/>
                <w:sz w:val="24"/>
                <w:szCs w:val="24"/>
                <w:lang w:eastAsia="zh-CN"/>
              </w:rPr>
              <w:t>；设备标识、电力电缆、开关标识、控制电缆标识齐全；外观检查：无变形、划伤，门锁配件齐全，安装牢固，低压连络开关与主进开关自投自复正常；分段母线相序应一致；电容器柜电容器接线正确，保护回路完整，电容器外壳应无变形或渗漏油现象，端子连接牢固，熔断器熔体的额定电流应符合设计规定，放电回路完整且操作灵活，电容器外壳及构架的接地应可靠；</w:t>
            </w:r>
          </w:p>
        </w:tc>
      </w:tr>
      <w:tr w14:paraId="679C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2ED56F92">
            <w:pPr>
              <w:jc w:val="left"/>
              <w:rPr>
                <w:rFonts w:ascii="宋体" w:hAnsi="宋体" w:eastAsia="宋体" w:cs="Times New Roman"/>
                <w:b/>
                <w:snapToGrid w:val="0"/>
                <w:color w:val="auto"/>
                <w:kern w:val="0"/>
                <w:sz w:val="24"/>
                <w:szCs w:val="24"/>
                <w:lang w:eastAsia="zh-CN"/>
              </w:rPr>
            </w:pPr>
          </w:p>
          <w:p w14:paraId="0A2AA636">
            <w:pPr>
              <w:jc w:val="left"/>
              <w:rPr>
                <w:rFonts w:ascii="宋体" w:hAnsi="宋体" w:eastAsia="宋体" w:cs="Times New Roman"/>
                <w:b/>
                <w:snapToGrid w:val="0"/>
                <w:color w:val="auto"/>
                <w:kern w:val="0"/>
                <w:sz w:val="24"/>
                <w:szCs w:val="24"/>
                <w:lang w:eastAsia="zh-CN"/>
              </w:rPr>
            </w:pPr>
            <w:r>
              <w:rPr>
                <w:rFonts w:hint="eastAsia" w:ascii="宋体" w:hAnsi="宋体" w:eastAsia="宋体" w:cs="Times New Roman"/>
                <w:b/>
                <w:snapToGrid w:val="0"/>
                <w:color w:val="auto"/>
                <w:kern w:val="0"/>
                <w:sz w:val="24"/>
                <w:szCs w:val="24"/>
                <w:lang w:eastAsia="zh-CN"/>
              </w:rPr>
              <w:t>高低压配电室其他事项</w:t>
            </w:r>
          </w:p>
        </w:tc>
        <w:tc>
          <w:tcPr>
            <w:tcW w:w="7336" w:type="dxa"/>
            <w:tcBorders>
              <w:top w:val="single" w:color="auto" w:sz="4" w:space="0"/>
              <w:bottom w:val="single" w:color="auto" w:sz="4" w:space="0"/>
            </w:tcBorders>
          </w:tcPr>
          <w:p w14:paraId="0D884918">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检查专用工具（高压安全用具应具有相关部门检测合格证）、操作手柄、小车联锁及钥匙齐全；高低压柜绝缘垫应整洁完好，并具有符合要求的检测报告；检查房屋、土建结构有无渗漏和未封堵空洞；检查配电室消防报警是否灵敏；照明及通风系统正常；变配电室应安装与实际设备相符合的模拟屏；配电室应配备适量的消防器材；</w:t>
            </w:r>
          </w:p>
        </w:tc>
      </w:tr>
      <w:tr w14:paraId="6D98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066E2139">
            <w:pPr>
              <w:autoSpaceDE w:val="0"/>
              <w:autoSpaceDN w:val="0"/>
              <w:adjustRightInd w:val="0"/>
              <w:jc w:val="left"/>
              <w:rPr>
                <w:rFonts w:ascii="宋体" w:hAnsi="宋体" w:eastAsia="宋体" w:cs="宋体"/>
                <w:b/>
                <w:snapToGrid w:val="0"/>
                <w:color w:val="auto"/>
                <w:kern w:val="0"/>
                <w:sz w:val="24"/>
                <w:szCs w:val="24"/>
                <w:lang w:eastAsia="zh-CN"/>
              </w:rPr>
            </w:pPr>
          </w:p>
          <w:p w14:paraId="657AEA47">
            <w:pPr>
              <w:autoSpaceDE w:val="0"/>
              <w:autoSpaceDN w:val="0"/>
              <w:adjustRightInd w:val="0"/>
              <w:jc w:val="left"/>
              <w:rPr>
                <w:rFonts w:ascii="宋体" w:hAnsi="宋体" w:eastAsia="宋体" w:cs="宋体"/>
                <w:b/>
                <w:snapToGrid w:val="0"/>
                <w:color w:val="auto"/>
                <w:kern w:val="0"/>
                <w:sz w:val="24"/>
                <w:szCs w:val="24"/>
                <w:lang w:eastAsia="zh-CN"/>
              </w:rPr>
            </w:pPr>
          </w:p>
          <w:p w14:paraId="2E75C8C3">
            <w:pPr>
              <w:autoSpaceDE w:val="0"/>
              <w:autoSpaceDN w:val="0"/>
              <w:adjustRightInd w:val="0"/>
              <w:jc w:val="left"/>
              <w:rPr>
                <w:rFonts w:ascii="宋体" w:hAnsi="宋体" w:eastAsia="宋体" w:cs="宋体"/>
                <w:b/>
                <w:snapToGrid w:val="0"/>
                <w:color w:val="auto"/>
                <w:kern w:val="0"/>
                <w:sz w:val="24"/>
                <w:szCs w:val="24"/>
                <w:lang w:eastAsia="zh-CN"/>
              </w:rPr>
            </w:pPr>
          </w:p>
          <w:p w14:paraId="3B3A6F38">
            <w:pPr>
              <w:autoSpaceDE w:val="0"/>
              <w:autoSpaceDN w:val="0"/>
              <w:adjustRightInd w:val="0"/>
              <w:jc w:val="left"/>
              <w:rPr>
                <w:rFonts w:ascii="宋体" w:hAnsi="宋体" w:eastAsia="宋体" w:cs="宋体"/>
                <w:b/>
                <w:snapToGrid w:val="0"/>
                <w:color w:val="auto"/>
                <w:kern w:val="0"/>
                <w:sz w:val="24"/>
                <w:szCs w:val="24"/>
                <w:lang w:eastAsia="zh-CN"/>
              </w:rPr>
            </w:pPr>
          </w:p>
          <w:p w14:paraId="5ADFF127">
            <w:pPr>
              <w:autoSpaceDE w:val="0"/>
              <w:autoSpaceDN w:val="0"/>
              <w:adjustRightInd w:val="0"/>
              <w:jc w:val="left"/>
              <w:rPr>
                <w:rFonts w:ascii="宋体" w:hAnsi="宋体" w:eastAsia="宋体" w:cs="宋体"/>
                <w:b/>
                <w:snapToGrid w:val="0"/>
                <w:color w:val="auto"/>
                <w:kern w:val="0"/>
                <w:sz w:val="24"/>
                <w:szCs w:val="24"/>
                <w:lang w:eastAsia="zh-CN"/>
              </w:rPr>
            </w:pPr>
          </w:p>
          <w:p w14:paraId="3E4FB06B">
            <w:pPr>
              <w:autoSpaceDE w:val="0"/>
              <w:autoSpaceDN w:val="0"/>
              <w:adjustRightInd w:val="0"/>
              <w:jc w:val="left"/>
              <w:rPr>
                <w:rFonts w:ascii="宋体" w:hAnsi="宋体" w:eastAsia="宋体" w:cs="宋体"/>
                <w:b/>
                <w:snapToGrid w:val="0"/>
                <w:color w:val="auto"/>
                <w:kern w:val="0"/>
                <w:sz w:val="24"/>
                <w:szCs w:val="24"/>
                <w:lang w:eastAsia="zh-CN"/>
              </w:rPr>
            </w:pPr>
          </w:p>
          <w:p w14:paraId="5A64A8EE">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snapToGrid w:val="0"/>
                <w:color w:val="auto"/>
                <w:kern w:val="0"/>
                <w:sz w:val="24"/>
                <w:szCs w:val="24"/>
                <w:lang w:eastAsia="zh-CN"/>
              </w:rPr>
              <w:t>各低压盘、箱及控制柜电源</w:t>
            </w:r>
          </w:p>
        </w:tc>
        <w:tc>
          <w:tcPr>
            <w:tcW w:w="7336" w:type="dxa"/>
            <w:tcBorders>
              <w:top w:val="single" w:color="auto" w:sz="4" w:space="0"/>
              <w:bottom w:val="single" w:color="auto" w:sz="4" w:space="0"/>
            </w:tcBorders>
          </w:tcPr>
          <w:p w14:paraId="5308BB62">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 xml:space="preserve"> 盘、箱、柜的金属框架及基础型钢必须接地可靠；装有电器的可开启的门和框架的接地应用裸编织铜网带连接，且有标识；盘、箱、柜应有可靠的电击保护措施；盘、箱、柜安装应牢固，封闭良好，并应能防潮、防尘，安装位置应便于检查，成列安装时应排列整齐；盘、箱、柜面的指示灯、操作按钮应安装牢固、无破损，标识应清晰、坚固、准确；盘、箱、柜内应有一、二次系统原理图，并安装牢固；主、备电源在上级低压盘上的开关编号清晰准确，供电电缆应挂标识牌；一、二次回路接线整齐、牢固，宜采用螺栓连接、插接、焊接或压接等；配线回路导线均应标明回路编号、排列整齐、避免交叉，编号应正确、字迹清晰且不易脱色，并应固定牢固，不得使所接的端子排受到机械应力；采用插接式端子的，不同截面的导线不得接在同一端子上；按图施工，接线正确，功能正常，仪表指示灯显示正常；测量盘、箱、柜电压、电流指示值应正常；检查各部位连接点无松脱、锈蚀、烧伤、过热等异常现象；拉合各级开关，检查负荷运行情况应正常，标识应与竣工图纸相符；试验电源互投装置、控制按钮等功能应正常；检查制造厂提供的图纸资料和文件：产品说明书、试验记录、合格证书、安装图纸，以及备品备件、专用工具等；主供电源在低压盘上开关编号；备用电源在低压盘上开关编号；</w:t>
            </w:r>
          </w:p>
        </w:tc>
      </w:tr>
      <w:tr w14:paraId="651F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0A932EC7">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snapToGrid w:val="0"/>
                <w:color w:val="auto"/>
                <w:kern w:val="0"/>
                <w:sz w:val="24"/>
                <w:szCs w:val="24"/>
                <w:lang w:eastAsia="zh-CN"/>
              </w:rPr>
              <w:t>电气照明装置（灯具、插座、开关等）</w:t>
            </w:r>
          </w:p>
        </w:tc>
        <w:tc>
          <w:tcPr>
            <w:tcW w:w="7336" w:type="dxa"/>
            <w:tcBorders>
              <w:top w:val="single" w:color="auto" w:sz="4" w:space="0"/>
              <w:bottom w:val="single" w:color="auto" w:sz="4" w:space="0"/>
            </w:tcBorders>
          </w:tcPr>
          <w:p w14:paraId="2CA6C362">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照明系统通电，灯具回路控制应与照明配电箱及回路的标识一致，开关与灯具控制顺序相对应；检查制造厂提供的图纸资料和文件、产品说明书、试验记录、合格证书、安装图纸，以及备品备件、专用工具等；插座接线顺序正确，无缺相，通电正常；</w:t>
            </w:r>
          </w:p>
        </w:tc>
      </w:tr>
      <w:tr w14:paraId="37C1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4E9DD9FC">
            <w:pPr>
              <w:jc w:val="left"/>
              <w:rPr>
                <w:rFonts w:ascii="宋体" w:hAnsi="宋体" w:eastAsia="宋体" w:cs="Times New Roman"/>
                <w:b/>
                <w:snapToGrid w:val="0"/>
                <w:color w:val="auto"/>
                <w:kern w:val="0"/>
                <w:sz w:val="24"/>
                <w:szCs w:val="24"/>
                <w:lang w:eastAsia="zh-CN"/>
              </w:rPr>
            </w:pPr>
          </w:p>
          <w:p w14:paraId="004DD2CE">
            <w:pPr>
              <w:jc w:val="left"/>
              <w:rPr>
                <w:rFonts w:ascii="宋体" w:hAnsi="宋体" w:eastAsia="宋体" w:cs="Times New Roman"/>
                <w:b/>
                <w:snapToGrid w:val="0"/>
                <w:color w:val="auto"/>
                <w:kern w:val="0"/>
                <w:sz w:val="24"/>
                <w:szCs w:val="24"/>
                <w:lang w:eastAsia="zh-CN"/>
              </w:rPr>
            </w:pPr>
          </w:p>
          <w:p w14:paraId="76DD9E95">
            <w:pPr>
              <w:jc w:val="left"/>
              <w:rPr>
                <w:rFonts w:ascii="宋体" w:hAnsi="宋体" w:eastAsia="宋体" w:cs="Times New Roman"/>
                <w:b/>
                <w:snapToGrid w:val="0"/>
                <w:color w:val="auto"/>
                <w:kern w:val="0"/>
                <w:sz w:val="24"/>
                <w:szCs w:val="24"/>
                <w:lang w:eastAsia="en-US"/>
              </w:rPr>
            </w:pPr>
            <w:r>
              <w:rPr>
                <w:rFonts w:hint="eastAsia" w:ascii="宋体" w:hAnsi="宋体" w:eastAsia="宋体" w:cs="Times New Roman"/>
                <w:b/>
                <w:snapToGrid w:val="0"/>
                <w:color w:val="auto"/>
                <w:kern w:val="0"/>
                <w:sz w:val="24"/>
                <w:szCs w:val="24"/>
                <w:lang w:eastAsia="en-US"/>
              </w:rPr>
              <w:t>强电井、管线夹层</w:t>
            </w:r>
          </w:p>
          <w:p w14:paraId="04DFDC5E">
            <w:pPr>
              <w:autoSpaceDE w:val="0"/>
              <w:autoSpaceDN w:val="0"/>
              <w:adjustRightInd w:val="0"/>
              <w:jc w:val="left"/>
              <w:rPr>
                <w:rFonts w:ascii="宋体" w:hAnsi="宋体" w:eastAsia="宋体" w:cs="宋体"/>
                <w:b/>
                <w:color w:val="auto"/>
                <w:kern w:val="0"/>
                <w:sz w:val="24"/>
                <w:szCs w:val="24"/>
                <w:lang w:eastAsia="en-US"/>
              </w:rPr>
            </w:pPr>
          </w:p>
        </w:tc>
        <w:tc>
          <w:tcPr>
            <w:tcW w:w="7336" w:type="dxa"/>
            <w:tcBorders>
              <w:top w:val="single" w:color="auto" w:sz="4" w:space="0"/>
              <w:bottom w:val="single" w:color="auto" w:sz="4" w:space="0"/>
            </w:tcBorders>
          </w:tcPr>
          <w:p w14:paraId="2220F33C">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检查电缆型号、规格应符合设计规定，敷设应排列整齐，无机械损伤，标志牌应装设齐全、正确、齐全；高低压电力电缆，强电、弱电控制电缆应按顺序分层配置；检查有无未封堵管线穿墙空洞；电缆敷设完毕后，应及时清理杂物，盖好盖板；检查有无消防报警设施；检查电缆桥架安装应牢固，电缆支架等的金属部件防腐层应完好；检查强电井、管线夹层照明是否正常，并且应安装应急照明设备；</w:t>
            </w:r>
          </w:p>
        </w:tc>
      </w:tr>
      <w:tr w14:paraId="5038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63F6287A">
            <w:pPr>
              <w:autoSpaceDE w:val="0"/>
              <w:autoSpaceDN w:val="0"/>
              <w:adjustRightInd w:val="0"/>
              <w:jc w:val="left"/>
              <w:rPr>
                <w:rFonts w:ascii="宋体" w:hAnsi="宋体" w:eastAsia="宋体" w:cs="宋体"/>
                <w:b/>
                <w:snapToGrid w:val="0"/>
                <w:color w:val="auto"/>
                <w:kern w:val="0"/>
                <w:sz w:val="24"/>
                <w:szCs w:val="24"/>
                <w:lang w:eastAsia="zh-CN"/>
              </w:rPr>
            </w:pPr>
          </w:p>
          <w:p w14:paraId="0469AB32">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snapToGrid w:val="0"/>
                <w:color w:val="auto"/>
                <w:kern w:val="0"/>
                <w:sz w:val="24"/>
                <w:szCs w:val="24"/>
                <w:lang w:eastAsia="zh-CN"/>
              </w:rPr>
              <w:t>公用动力设备供电系统</w:t>
            </w:r>
          </w:p>
        </w:tc>
        <w:tc>
          <w:tcPr>
            <w:tcW w:w="7336" w:type="dxa"/>
            <w:tcBorders>
              <w:top w:val="single" w:color="auto" w:sz="4" w:space="0"/>
              <w:bottom w:val="single" w:color="auto" w:sz="4" w:space="0"/>
            </w:tcBorders>
          </w:tcPr>
          <w:p w14:paraId="19E0850A">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盘、柜的固定及接地应可靠，盘、柜漆层应完好，清洁整齐； 盘、柜内所装电器元件应齐全完好，安装位置正确，固定牢固；所有二次回路接线应准确，连接可靠，标志齐全清晰，绝缘符合要求； 抽屉式开关柜在推入或拉出时应灵活，机械闭锁可靠，照明装置齐全； 操作及联动试验正确，符合设计要求；所有二次回路接线应与图纸相对应；</w:t>
            </w:r>
          </w:p>
        </w:tc>
      </w:tr>
      <w:tr w14:paraId="30DA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73964ECA">
            <w:pPr>
              <w:jc w:val="left"/>
              <w:rPr>
                <w:rFonts w:ascii="宋体" w:hAnsi="宋体" w:eastAsia="宋体" w:cs="Times New Roman"/>
                <w:b/>
                <w:snapToGrid w:val="0"/>
                <w:color w:val="auto"/>
                <w:kern w:val="0"/>
                <w:sz w:val="24"/>
                <w:szCs w:val="24"/>
                <w:lang w:eastAsia="zh-CN"/>
              </w:rPr>
            </w:pPr>
          </w:p>
          <w:p w14:paraId="7A91473A">
            <w:pPr>
              <w:jc w:val="left"/>
              <w:rPr>
                <w:rFonts w:ascii="宋体" w:hAnsi="宋体" w:eastAsia="宋体" w:cs="Times New Roman"/>
                <w:b/>
                <w:snapToGrid w:val="0"/>
                <w:color w:val="auto"/>
                <w:kern w:val="0"/>
                <w:sz w:val="24"/>
                <w:szCs w:val="24"/>
                <w:lang w:eastAsia="zh-CN"/>
              </w:rPr>
            </w:pPr>
          </w:p>
          <w:p w14:paraId="2C79C81B">
            <w:pPr>
              <w:jc w:val="left"/>
              <w:rPr>
                <w:rFonts w:ascii="宋体" w:hAnsi="宋体" w:eastAsia="宋体" w:cs="Times New Roman"/>
                <w:b/>
                <w:snapToGrid w:val="0"/>
                <w:color w:val="auto"/>
                <w:kern w:val="0"/>
                <w:sz w:val="24"/>
                <w:szCs w:val="24"/>
                <w:lang w:eastAsia="zh-CN"/>
              </w:rPr>
            </w:pPr>
          </w:p>
          <w:p w14:paraId="53CDBFD2">
            <w:pPr>
              <w:jc w:val="left"/>
              <w:rPr>
                <w:rFonts w:ascii="宋体" w:hAnsi="宋体" w:eastAsia="宋体" w:cs="Times New Roman"/>
                <w:snapToGrid w:val="0"/>
                <w:color w:val="auto"/>
                <w:kern w:val="0"/>
                <w:sz w:val="24"/>
                <w:szCs w:val="24"/>
                <w:lang w:eastAsia="en-US"/>
              </w:rPr>
            </w:pPr>
            <w:r>
              <w:rPr>
                <w:rFonts w:hint="eastAsia" w:ascii="宋体" w:hAnsi="宋体" w:eastAsia="宋体" w:cs="Times New Roman"/>
                <w:b/>
                <w:snapToGrid w:val="0"/>
                <w:color w:val="auto"/>
                <w:kern w:val="0"/>
                <w:sz w:val="24"/>
                <w:szCs w:val="24"/>
                <w:lang w:eastAsia="en-US"/>
              </w:rPr>
              <w:t>电缆桥架</w:t>
            </w:r>
          </w:p>
          <w:p w14:paraId="04F04B43">
            <w:pPr>
              <w:autoSpaceDE w:val="0"/>
              <w:autoSpaceDN w:val="0"/>
              <w:adjustRightInd w:val="0"/>
              <w:jc w:val="left"/>
              <w:rPr>
                <w:rFonts w:ascii="宋体" w:hAnsi="宋体" w:eastAsia="宋体" w:cs="宋体"/>
                <w:b/>
                <w:color w:val="auto"/>
                <w:kern w:val="0"/>
                <w:sz w:val="24"/>
                <w:szCs w:val="24"/>
                <w:lang w:eastAsia="en-US"/>
              </w:rPr>
            </w:pPr>
          </w:p>
        </w:tc>
        <w:tc>
          <w:tcPr>
            <w:tcW w:w="7336" w:type="dxa"/>
            <w:tcBorders>
              <w:top w:val="single" w:color="auto" w:sz="4" w:space="0"/>
              <w:bottom w:val="single" w:color="auto" w:sz="4" w:space="0"/>
            </w:tcBorders>
          </w:tcPr>
          <w:p w14:paraId="3D313D0C">
            <w:pPr>
              <w:jc w:val="left"/>
              <w:rPr>
                <w:rFonts w:ascii="宋体" w:hAnsi="宋体" w:eastAsia="宋体" w:cs="Times New Roman"/>
                <w:snapToGrid w:val="0"/>
                <w:color w:val="auto"/>
                <w:kern w:val="0"/>
                <w:sz w:val="24"/>
                <w:szCs w:val="24"/>
                <w:lang w:eastAsia="zh-CN"/>
              </w:rPr>
            </w:pPr>
            <w:r>
              <w:rPr>
                <w:rFonts w:hint="eastAsia" w:ascii="宋体" w:hAnsi="宋体" w:eastAsia="宋体" w:cs="Times New Roman"/>
                <w:snapToGrid w:val="0"/>
                <w:color w:val="auto"/>
                <w:kern w:val="0"/>
                <w:sz w:val="24"/>
                <w:szCs w:val="24"/>
                <w:lang w:eastAsia="zh-CN"/>
              </w:rPr>
              <w:t>金属电缆桥架及支架和引入或引出的金属电缆导管必须接地可靠，金属电缆桥架及支架全长应不少于2处与接地干线相连接；非镀锌电缆桥架间连接板的两端跨接铜芯接地线，接地线最小允许截面积不小于4mm2；镀锌电缆桥架间连接板的两端不跨接地线，但连接板两端不少于2个有放松螺帽或放松垫圈的连接固定螺栓；当设计无要求时，电缆桥架水平安装的支架间距为1.5—3m，垂直安装的支架间距不大于2m；进行电缆桥架全部外观检查；检查接地线与干线连接情况；检查支架与吊架间距及安装牢固程度；检查桥架安装排列整齐、横平竖直、盖板齐全；路由及电缆数量、走向是否符合设计；桥架吊架牢靠、接地线齐全；</w:t>
            </w:r>
          </w:p>
        </w:tc>
      </w:tr>
    </w:tbl>
    <w:p w14:paraId="00B6629E">
      <w:pPr>
        <w:spacing w:line="360" w:lineRule="auto"/>
        <w:jc w:val="left"/>
        <w:rPr>
          <w:rFonts w:ascii="Calibri" w:hAnsi="Calibri" w:eastAsia="宋体" w:cs="Times New Roman"/>
          <w:color w:val="auto"/>
          <w:kern w:val="0"/>
          <w:sz w:val="32"/>
          <w:szCs w:val="28"/>
        </w:rPr>
      </w:pPr>
      <w:r>
        <w:rPr>
          <w:rFonts w:hint="eastAsia" w:ascii="Calibri" w:hAnsi="Calibri" w:eastAsia="宋体" w:cs="Times New Roman"/>
          <w:color w:val="auto"/>
          <w:kern w:val="0"/>
          <w:sz w:val="32"/>
          <w:szCs w:val="28"/>
        </w:rPr>
        <w:t>（11）弱电系统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97F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986" w:type="dxa"/>
            <w:tcBorders>
              <w:bottom w:val="single" w:color="auto" w:sz="4" w:space="0"/>
            </w:tcBorders>
          </w:tcPr>
          <w:p w14:paraId="7BF10FD6">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检查项目</w:t>
            </w:r>
          </w:p>
        </w:tc>
        <w:tc>
          <w:tcPr>
            <w:tcW w:w="7336" w:type="dxa"/>
            <w:tcBorders>
              <w:bottom w:val="single" w:color="auto" w:sz="4" w:space="0"/>
            </w:tcBorders>
          </w:tcPr>
          <w:p w14:paraId="06E94606">
            <w:pPr>
              <w:jc w:val="center"/>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检查内容</w:t>
            </w:r>
          </w:p>
        </w:tc>
      </w:tr>
      <w:tr w14:paraId="6FC8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6556D00E">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管网桥架敷设</w:t>
            </w:r>
          </w:p>
        </w:tc>
        <w:tc>
          <w:tcPr>
            <w:tcW w:w="7336" w:type="dxa"/>
            <w:tcBorders>
              <w:top w:val="single" w:color="auto" w:sz="4" w:space="0"/>
              <w:bottom w:val="single" w:color="auto" w:sz="4" w:space="0"/>
            </w:tcBorders>
          </w:tcPr>
          <w:p w14:paraId="6022721E">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桥架管网敷设保证平直、连接紧密可靠；弯管半径、连接箱/盒符合要求；</w:t>
            </w:r>
          </w:p>
        </w:tc>
      </w:tr>
      <w:tr w14:paraId="527E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86" w:type="dxa"/>
            <w:tcBorders>
              <w:top w:val="single" w:color="auto" w:sz="4" w:space="0"/>
              <w:bottom w:val="single" w:color="auto" w:sz="4" w:space="0"/>
            </w:tcBorders>
          </w:tcPr>
          <w:p w14:paraId="345D2974">
            <w:pPr>
              <w:jc w:val="left"/>
              <w:rPr>
                <w:rFonts w:ascii="宋体" w:hAnsi="宋体" w:eastAsia="宋体" w:cs="Times New Roman"/>
                <w:b/>
                <w:color w:val="auto"/>
                <w:kern w:val="0"/>
                <w:sz w:val="24"/>
                <w:szCs w:val="24"/>
                <w:lang w:eastAsia="zh-CN"/>
              </w:rPr>
            </w:pPr>
          </w:p>
          <w:p w14:paraId="536A079B">
            <w:pPr>
              <w:jc w:val="left"/>
              <w:rPr>
                <w:rFonts w:ascii="宋体" w:hAnsi="宋体" w:eastAsia="宋体" w:cs="Times New Roman"/>
                <w:b/>
                <w:color w:val="auto"/>
                <w:kern w:val="0"/>
                <w:sz w:val="24"/>
                <w:szCs w:val="24"/>
                <w:lang w:eastAsia="zh-CN"/>
              </w:rPr>
            </w:pPr>
          </w:p>
          <w:p w14:paraId="3EE6A8BA">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线缆敷设</w:t>
            </w:r>
          </w:p>
        </w:tc>
        <w:tc>
          <w:tcPr>
            <w:tcW w:w="7336" w:type="dxa"/>
            <w:tcBorders>
              <w:top w:val="single" w:color="auto" w:sz="4" w:space="0"/>
              <w:bottom w:val="single" w:color="auto" w:sz="4" w:space="0"/>
            </w:tcBorders>
          </w:tcPr>
          <w:p w14:paraId="6DFA0CC8">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电线电缆一线到位，插接件可靠；电源线与信号线、控制线分开，走向顺直，无扭绞；线缆接头都要求在可检修的地方，不能放在管内和穿线井处；室外孔、井内线缆有采用保护措施，线缆管口进行封堵；效果检查：弱电井是否同沟同井施工，室外弱电井是否密闭，室外设备箱的防水、防潮、防晒、防锈、防冻措施、机械强度、屏蔽措施、防雷、接地系统、温度、湿度、接地电阻、屏蔽等情况是合格；室外管网、线缆的敷设深度、防水、防潮、抗拉以及管网的接地、屏蔽是否合格；</w:t>
            </w:r>
          </w:p>
        </w:tc>
      </w:tr>
      <w:tr w14:paraId="55E1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1986" w:type="dxa"/>
            <w:tcBorders>
              <w:top w:val="single" w:color="auto" w:sz="4" w:space="0"/>
              <w:bottom w:val="single" w:color="auto" w:sz="4" w:space="0"/>
            </w:tcBorders>
          </w:tcPr>
          <w:p w14:paraId="42DC6836">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接地设备安装</w:t>
            </w:r>
          </w:p>
        </w:tc>
        <w:tc>
          <w:tcPr>
            <w:tcW w:w="7336" w:type="dxa"/>
            <w:tcBorders>
              <w:top w:val="single" w:color="auto" w:sz="4" w:space="0"/>
              <w:bottom w:val="single" w:color="auto" w:sz="4" w:space="0"/>
            </w:tcBorders>
          </w:tcPr>
          <w:p w14:paraId="0449611B">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室外接地体埋设深度设置位置符合设计要求，接地线及接地体不得裸露在外。</w:t>
            </w:r>
          </w:p>
        </w:tc>
      </w:tr>
      <w:tr w14:paraId="2518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986" w:type="dxa"/>
            <w:tcBorders>
              <w:top w:val="single" w:color="auto" w:sz="4" w:space="0"/>
              <w:bottom w:val="single" w:color="auto" w:sz="4" w:space="0"/>
            </w:tcBorders>
          </w:tcPr>
          <w:p w14:paraId="7C3C9124">
            <w:pPr>
              <w:jc w:val="left"/>
              <w:rPr>
                <w:rFonts w:ascii="宋体" w:hAnsi="宋体" w:eastAsia="宋体" w:cs="Times New Roman"/>
                <w:b/>
                <w:color w:val="auto"/>
                <w:kern w:val="0"/>
                <w:sz w:val="24"/>
                <w:szCs w:val="24"/>
                <w:lang w:eastAsia="zh-CN"/>
              </w:rPr>
            </w:pPr>
          </w:p>
          <w:p w14:paraId="7CA0922F">
            <w:pPr>
              <w:jc w:val="left"/>
              <w:rPr>
                <w:rFonts w:ascii="宋体" w:hAnsi="宋体" w:eastAsia="宋体" w:cs="Times New Roman"/>
                <w:b/>
                <w:color w:val="auto"/>
                <w:kern w:val="0"/>
                <w:sz w:val="24"/>
                <w:szCs w:val="24"/>
                <w:lang w:eastAsia="zh-CN"/>
              </w:rPr>
            </w:pPr>
          </w:p>
          <w:p w14:paraId="7BB92E47">
            <w:pPr>
              <w:jc w:val="left"/>
              <w:rPr>
                <w:rFonts w:ascii="宋体" w:hAnsi="宋体" w:eastAsia="宋体" w:cs="Times New Roman"/>
                <w:b/>
                <w:color w:val="auto"/>
                <w:kern w:val="0"/>
                <w:sz w:val="24"/>
                <w:szCs w:val="24"/>
                <w:lang w:eastAsia="zh-CN"/>
              </w:rPr>
            </w:pPr>
          </w:p>
          <w:p w14:paraId="3CA8B302">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隐蔽工程</w:t>
            </w:r>
          </w:p>
        </w:tc>
        <w:tc>
          <w:tcPr>
            <w:tcW w:w="7336" w:type="dxa"/>
            <w:tcBorders>
              <w:top w:val="single" w:color="auto" w:sz="4" w:space="0"/>
              <w:bottom w:val="single" w:color="auto" w:sz="4" w:space="0"/>
            </w:tcBorders>
          </w:tcPr>
          <w:p w14:paraId="0F13FF7E">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金属电缆桥架及其支架、引入或者引出的金属电缆导管必须可靠接地（PE）或者接零（PEN）；大于45°倾斜敷设的线缆每隔2M处设固定点，水平敷设的在首尾两端、转弯两侧及每隔5—10M处设固定点，严禁有绞拧、铠装压扁、保护层断裂和表面严重划伤等缺陷；线缆（电缆、光缆）出入线缆沟、竖井、建筑物、柜（盘）、设备箱以及管子管口处做密封处理，所有的接线箱要便于维护，走线要整洁、美观；敷设于同一线槽内有抗干扰要求或须分系统走线的线路用隔板隔离，或者采用屏蔽电线且屏蔽护套一端接地；线缆的首端、末端和分支处应设标志；</w:t>
            </w:r>
          </w:p>
        </w:tc>
      </w:tr>
      <w:tr w14:paraId="71F0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86" w:type="dxa"/>
            <w:tcBorders>
              <w:top w:val="single" w:color="auto" w:sz="4" w:space="0"/>
              <w:bottom w:val="single" w:color="auto" w:sz="4" w:space="0"/>
            </w:tcBorders>
          </w:tcPr>
          <w:p w14:paraId="6F8432E9">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室外井道</w:t>
            </w:r>
          </w:p>
        </w:tc>
        <w:tc>
          <w:tcPr>
            <w:tcW w:w="7336" w:type="dxa"/>
            <w:tcBorders>
              <w:top w:val="single" w:color="auto" w:sz="4" w:space="0"/>
              <w:bottom w:val="single" w:color="auto" w:sz="4" w:space="0"/>
            </w:tcBorders>
          </w:tcPr>
          <w:p w14:paraId="2F640194">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室外孔、井尺寸深度符合设计要求，井盖严密，井口边缘不高于周围地表面；</w:t>
            </w:r>
          </w:p>
        </w:tc>
      </w:tr>
      <w:tr w14:paraId="2223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86" w:type="dxa"/>
            <w:tcBorders>
              <w:top w:val="single" w:color="auto" w:sz="4" w:space="0"/>
              <w:bottom w:val="single" w:color="auto" w:sz="4" w:space="0"/>
            </w:tcBorders>
          </w:tcPr>
          <w:p w14:paraId="699C201F">
            <w:pPr>
              <w:jc w:val="left"/>
              <w:rPr>
                <w:rFonts w:ascii="宋体" w:hAnsi="宋体" w:eastAsia="宋体" w:cs="Times New Roman"/>
                <w:b/>
                <w:color w:val="auto"/>
                <w:kern w:val="0"/>
                <w:sz w:val="24"/>
                <w:szCs w:val="24"/>
                <w:lang w:eastAsia="zh-CN"/>
              </w:rPr>
            </w:pPr>
          </w:p>
          <w:p w14:paraId="3122DD69">
            <w:pPr>
              <w:jc w:val="left"/>
              <w:rPr>
                <w:rFonts w:ascii="宋体" w:hAnsi="宋体" w:eastAsia="宋体" w:cs="Times New Roman"/>
                <w:b/>
                <w:color w:val="auto"/>
                <w:kern w:val="0"/>
                <w:sz w:val="24"/>
                <w:szCs w:val="24"/>
                <w:lang w:eastAsia="zh-CN"/>
              </w:rPr>
            </w:pPr>
          </w:p>
          <w:p w14:paraId="452E27EC">
            <w:pPr>
              <w:jc w:val="left"/>
              <w:rPr>
                <w:rFonts w:ascii="宋体" w:hAnsi="宋体" w:eastAsia="宋体" w:cs="Times New Roman"/>
                <w:b/>
                <w:color w:val="auto"/>
                <w:kern w:val="0"/>
                <w:sz w:val="24"/>
                <w:szCs w:val="24"/>
                <w:lang w:eastAsia="zh-CN"/>
              </w:rPr>
            </w:pPr>
          </w:p>
          <w:p w14:paraId="1C902F08">
            <w:pPr>
              <w:jc w:val="left"/>
              <w:rPr>
                <w:rFonts w:ascii="宋体" w:hAnsi="宋体" w:eastAsia="宋体" w:cs="Times New Roman"/>
                <w:b/>
                <w:color w:val="auto"/>
                <w:kern w:val="0"/>
                <w:sz w:val="24"/>
                <w:szCs w:val="24"/>
                <w:lang w:eastAsia="en-US"/>
              </w:rPr>
            </w:pPr>
            <w:r>
              <w:rPr>
                <w:rFonts w:hint="eastAsia" w:ascii="宋体" w:hAnsi="宋体" w:eastAsia="宋体" w:cs="Times New Roman"/>
                <w:b/>
                <w:color w:val="auto"/>
                <w:kern w:val="0"/>
                <w:sz w:val="24"/>
                <w:szCs w:val="24"/>
                <w:lang w:eastAsia="en-US"/>
              </w:rPr>
              <w:t>中心机房</w:t>
            </w:r>
          </w:p>
        </w:tc>
        <w:tc>
          <w:tcPr>
            <w:tcW w:w="7336" w:type="dxa"/>
            <w:tcBorders>
              <w:top w:val="single" w:color="auto" w:sz="4" w:space="0"/>
              <w:bottom w:val="single" w:color="auto" w:sz="4" w:space="0"/>
            </w:tcBorders>
          </w:tcPr>
          <w:p w14:paraId="2E91E90B">
            <w:pPr>
              <w:jc w:val="left"/>
              <w:rPr>
                <w:rFonts w:ascii="宋体" w:hAnsi="宋体" w:eastAsia="宋体" w:cs="Times New Roman"/>
                <w:color w:val="auto"/>
                <w:kern w:val="0"/>
                <w:sz w:val="24"/>
                <w:szCs w:val="24"/>
                <w:lang w:eastAsia="zh-CN"/>
              </w:rPr>
            </w:pPr>
            <w:r>
              <w:rPr>
                <w:rFonts w:hint="eastAsia" w:ascii="宋体" w:hAnsi="宋体" w:eastAsia="宋体" w:cs="Times New Roman"/>
                <w:color w:val="auto"/>
                <w:kern w:val="0"/>
                <w:sz w:val="24"/>
                <w:szCs w:val="24"/>
                <w:lang w:eastAsia="zh-CN"/>
              </w:rPr>
              <w:t>机房配电箱：配电采用TN-S系统，机房配电箱内设备配置，线材及回路设置应符合设计要求，配电箱内应配漏电保护器；防雷接地：机房电源、设备信号线均按设计要求配备涌浪保护器。机房内工作接地、防雷接地、防静电接地措施完备，接地电阻符合要求；监视墙/控制台/机柜安装牢固、美观，间距有检修操作空间。机房设备/线缆标识完备、清楚；机房抗静电地板高度符合要求，地板保护完成无损；检测机房温度、系统接地电阻、系统防过流、过压元件的接地装置、防电磁干扰屏蔽的接地装置、防静电接地装置是否合格；对机房总配电箱断电检查，UPS电源及后备时间、电源线缆敷设、系统安全性、弱电信号管理防干扰措施是否合格；</w:t>
            </w:r>
          </w:p>
        </w:tc>
      </w:tr>
      <w:tr w14:paraId="42B8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bottom w:val="single" w:color="auto" w:sz="4" w:space="0"/>
            </w:tcBorders>
          </w:tcPr>
          <w:p w14:paraId="74FC8477">
            <w:pPr>
              <w:autoSpaceDE w:val="0"/>
              <w:autoSpaceDN w:val="0"/>
              <w:adjustRightInd w:val="0"/>
              <w:jc w:val="left"/>
              <w:rPr>
                <w:rFonts w:ascii="宋体" w:hAnsi="宋体" w:eastAsia="宋体" w:cs="宋体"/>
                <w:b/>
                <w:color w:val="auto"/>
                <w:kern w:val="0"/>
                <w:sz w:val="24"/>
                <w:szCs w:val="24"/>
                <w:lang w:eastAsia="zh-CN"/>
              </w:rPr>
            </w:pPr>
          </w:p>
          <w:p w14:paraId="4F344A74">
            <w:pPr>
              <w:autoSpaceDE w:val="0"/>
              <w:autoSpaceDN w:val="0"/>
              <w:adjustRightInd w:val="0"/>
              <w:jc w:val="left"/>
              <w:rPr>
                <w:rFonts w:ascii="宋体" w:hAnsi="宋体" w:eastAsia="宋体" w:cs="宋体"/>
                <w:b/>
                <w:color w:val="auto"/>
                <w:kern w:val="0"/>
                <w:sz w:val="24"/>
                <w:szCs w:val="24"/>
                <w:lang w:eastAsia="zh-CN"/>
              </w:rPr>
            </w:pPr>
          </w:p>
          <w:p w14:paraId="5D5F9DA1">
            <w:pPr>
              <w:autoSpaceDE w:val="0"/>
              <w:autoSpaceDN w:val="0"/>
              <w:adjustRightInd w:val="0"/>
              <w:jc w:val="left"/>
              <w:rPr>
                <w:rFonts w:ascii="宋体" w:hAnsi="宋体" w:eastAsia="宋体" w:cs="宋体"/>
                <w:b/>
                <w:color w:val="auto"/>
                <w:kern w:val="0"/>
                <w:sz w:val="24"/>
                <w:szCs w:val="24"/>
                <w:lang w:eastAsia="zh-CN"/>
              </w:rPr>
            </w:pPr>
          </w:p>
          <w:p w14:paraId="0954AB61">
            <w:pPr>
              <w:autoSpaceDE w:val="0"/>
              <w:autoSpaceDN w:val="0"/>
              <w:adjustRightInd w:val="0"/>
              <w:jc w:val="left"/>
              <w:rPr>
                <w:rFonts w:ascii="宋体" w:hAnsi="宋体" w:eastAsia="宋体" w:cs="宋体"/>
                <w:b/>
                <w:color w:val="auto"/>
                <w:kern w:val="0"/>
                <w:sz w:val="24"/>
                <w:szCs w:val="24"/>
                <w:lang w:eastAsia="zh-CN"/>
              </w:rPr>
            </w:pPr>
          </w:p>
          <w:p w14:paraId="66584701">
            <w:pPr>
              <w:autoSpaceDE w:val="0"/>
              <w:autoSpaceDN w:val="0"/>
              <w:adjustRightInd w:val="0"/>
              <w:jc w:val="left"/>
              <w:rPr>
                <w:rFonts w:ascii="宋体" w:hAnsi="宋体" w:eastAsia="宋体" w:cs="宋体"/>
                <w:b/>
                <w:color w:val="auto"/>
                <w:kern w:val="0"/>
                <w:sz w:val="24"/>
                <w:szCs w:val="24"/>
                <w:lang w:eastAsia="zh-CN"/>
              </w:rPr>
            </w:pPr>
          </w:p>
          <w:p w14:paraId="1BE24A36">
            <w:pPr>
              <w:autoSpaceDE w:val="0"/>
              <w:autoSpaceDN w:val="0"/>
              <w:adjustRightInd w:val="0"/>
              <w:jc w:val="left"/>
              <w:rPr>
                <w:rFonts w:ascii="宋体" w:hAnsi="宋体" w:eastAsia="宋体" w:cs="宋体"/>
                <w:b/>
                <w:color w:val="auto"/>
                <w:kern w:val="0"/>
                <w:sz w:val="24"/>
                <w:szCs w:val="24"/>
                <w:lang w:eastAsia="zh-CN"/>
              </w:rPr>
            </w:pPr>
          </w:p>
          <w:p w14:paraId="145208BB">
            <w:pPr>
              <w:autoSpaceDE w:val="0"/>
              <w:autoSpaceDN w:val="0"/>
              <w:adjustRightInd w:val="0"/>
              <w:jc w:val="left"/>
              <w:rPr>
                <w:rFonts w:ascii="宋体" w:hAnsi="宋体" w:eastAsia="宋体" w:cs="宋体"/>
                <w:b/>
                <w:color w:val="auto"/>
                <w:kern w:val="0"/>
                <w:sz w:val="24"/>
                <w:szCs w:val="24"/>
                <w:lang w:eastAsia="zh-CN"/>
              </w:rPr>
            </w:pPr>
          </w:p>
          <w:p w14:paraId="18A91F38">
            <w:pPr>
              <w:autoSpaceDE w:val="0"/>
              <w:autoSpaceDN w:val="0"/>
              <w:adjustRightInd w:val="0"/>
              <w:jc w:val="left"/>
              <w:rPr>
                <w:rFonts w:ascii="宋体" w:hAnsi="宋体" w:eastAsia="宋体" w:cs="宋体"/>
                <w:b/>
                <w:color w:val="auto"/>
                <w:kern w:val="0"/>
                <w:sz w:val="24"/>
                <w:szCs w:val="24"/>
                <w:lang w:eastAsia="zh-CN"/>
              </w:rPr>
            </w:pPr>
          </w:p>
          <w:p w14:paraId="001222FA">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电子周界防护系统</w:t>
            </w:r>
          </w:p>
        </w:tc>
        <w:tc>
          <w:tcPr>
            <w:tcW w:w="7336" w:type="dxa"/>
            <w:tcBorders>
              <w:top w:val="single" w:color="auto" w:sz="4" w:space="0"/>
              <w:bottom w:val="single" w:color="auto" w:sz="4" w:space="0"/>
            </w:tcBorders>
          </w:tcPr>
          <w:p w14:paraId="79EAF1C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探测器安装：</w:t>
            </w:r>
            <w:r>
              <w:rPr>
                <w:rFonts w:hint="eastAsia" w:ascii="宋体" w:hAnsi="宋体" w:eastAsia="宋体" w:cs="宋体"/>
                <w:color w:val="auto"/>
                <w:kern w:val="0"/>
                <w:sz w:val="24"/>
                <w:szCs w:val="24"/>
                <w:lang w:eastAsia="zh-CN"/>
              </w:rPr>
              <w:t>无盲区检查、支架牢靠、安装牢固性、线缆、接头穿管无裸露、满足制造厂家技术条件要求；</w:t>
            </w:r>
          </w:p>
          <w:p w14:paraId="46A51CC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探测器报警功能：</w:t>
            </w:r>
            <w:r>
              <w:rPr>
                <w:rFonts w:hint="eastAsia" w:ascii="宋体" w:hAnsi="宋体" w:eastAsia="宋体" w:cs="宋体"/>
                <w:color w:val="auto"/>
                <w:kern w:val="0"/>
                <w:sz w:val="24"/>
                <w:szCs w:val="24"/>
                <w:lang w:eastAsia="zh-CN"/>
              </w:rPr>
              <w:t>布防、撤防、旁路和报警显示功能，符合设计要求，人为触发报警，报警控制中心应可实时接收来自入侵探测器发生的报警信号，包括时间、区域及类别，报警信号应能保持至手动复位；</w:t>
            </w:r>
          </w:p>
          <w:p w14:paraId="7848277E">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探测器故障报警功能检测：</w:t>
            </w:r>
            <w:r>
              <w:rPr>
                <w:rFonts w:hint="eastAsia" w:ascii="宋体" w:hAnsi="宋体" w:eastAsia="宋体" w:cs="宋体"/>
                <w:color w:val="auto"/>
                <w:kern w:val="0"/>
                <w:sz w:val="24"/>
                <w:szCs w:val="24"/>
                <w:lang w:eastAsia="zh-CN"/>
              </w:rPr>
              <w:t>报警控制中心与入侵探测器，起传输入侵报警信号作用的部件之间的连接发生断路、短路或并接其他负载时，有故障报警信号，能显示故障发生的部位，报警信号应能保持至故障排除；</w:t>
            </w:r>
          </w:p>
          <w:p w14:paraId="1C6D3D7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探测器报警反应速度检查：</w:t>
            </w:r>
            <w:r>
              <w:rPr>
                <w:rFonts w:hint="eastAsia" w:ascii="宋体" w:hAnsi="宋体" w:eastAsia="宋体" w:cs="宋体"/>
                <w:color w:val="auto"/>
                <w:kern w:val="0"/>
                <w:sz w:val="24"/>
                <w:szCs w:val="24"/>
                <w:lang w:eastAsia="zh-CN"/>
              </w:rPr>
              <w:t>人为触发入侵探测器，以探测器试测指示灯亮为起点，以报警控制中心接收到报警信号为终点，测其持续时间；令外部连接线断路或短路，以断路或短路为起点，以报警控制中心接收到报警信号为终点，测其持续时间，并在报警信号发出后上之内报警；</w:t>
            </w:r>
          </w:p>
          <w:p w14:paraId="44376AB9">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系统联动功能：</w:t>
            </w:r>
            <w:r>
              <w:rPr>
                <w:rFonts w:hint="eastAsia" w:ascii="宋体" w:hAnsi="宋体" w:eastAsia="宋体" w:cs="宋体"/>
                <w:color w:val="auto"/>
                <w:kern w:val="0"/>
                <w:sz w:val="24"/>
                <w:szCs w:val="24"/>
                <w:lang w:eastAsia="zh-CN"/>
              </w:rPr>
              <w:t>有联动要求时，检查其对应的灯光、摄像机、录像机等联动功能；人为触发入侵探测器，报警系统在发出声光报警的同时，联动开启图像复核系统，将现场图像传输到监控中心，同时进行图像记录；</w:t>
            </w:r>
          </w:p>
          <w:p w14:paraId="5524C0DC">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稳定性检查：</w:t>
            </w:r>
            <w:r>
              <w:rPr>
                <w:rFonts w:hint="eastAsia" w:ascii="宋体" w:hAnsi="宋体" w:eastAsia="宋体" w:cs="宋体"/>
                <w:color w:val="auto"/>
                <w:kern w:val="0"/>
                <w:sz w:val="24"/>
                <w:szCs w:val="24"/>
                <w:lang w:eastAsia="zh-CN"/>
              </w:rPr>
              <w:t>系统处于正常警备状态下，在正常大气条件下连续工作七天，不应产生误报答和漏报警；对于已建成区域性安全防范报警网络的地区，检查系统直接或者间接联网的条件；</w:t>
            </w:r>
          </w:p>
          <w:p w14:paraId="38566AA7">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储存功能检查：</w:t>
            </w:r>
            <w:r>
              <w:rPr>
                <w:rFonts w:hint="eastAsia" w:ascii="宋体" w:hAnsi="宋体" w:eastAsia="宋体" w:cs="宋体"/>
                <w:color w:val="auto"/>
                <w:kern w:val="0"/>
                <w:sz w:val="24"/>
                <w:szCs w:val="24"/>
                <w:lang w:eastAsia="zh-CN"/>
              </w:rPr>
              <w:t>主控设备应能对所有的报警事件进行记录和查询；</w:t>
            </w:r>
          </w:p>
        </w:tc>
      </w:tr>
      <w:tr w14:paraId="744B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86" w:type="dxa"/>
            <w:tcBorders>
              <w:top w:val="single" w:color="auto" w:sz="4" w:space="0"/>
              <w:bottom w:val="single" w:color="auto" w:sz="4" w:space="0"/>
            </w:tcBorders>
          </w:tcPr>
          <w:p w14:paraId="712DA9A3">
            <w:pPr>
              <w:autoSpaceDE w:val="0"/>
              <w:autoSpaceDN w:val="0"/>
              <w:adjustRightInd w:val="0"/>
              <w:jc w:val="left"/>
              <w:rPr>
                <w:rFonts w:ascii="宋体" w:hAnsi="宋体" w:eastAsia="宋体" w:cs="宋体"/>
                <w:b/>
                <w:color w:val="auto"/>
                <w:kern w:val="0"/>
                <w:sz w:val="24"/>
                <w:szCs w:val="24"/>
                <w:lang w:eastAsia="zh-CN"/>
              </w:rPr>
            </w:pPr>
          </w:p>
          <w:p w14:paraId="43EE9441">
            <w:pPr>
              <w:autoSpaceDE w:val="0"/>
              <w:autoSpaceDN w:val="0"/>
              <w:adjustRightInd w:val="0"/>
              <w:jc w:val="left"/>
              <w:rPr>
                <w:rFonts w:ascii="宋体" w:hAnsi="宋体" w:eastAsia="宋体" w:cs="宋体"/>
                <w:b/>
                <w:color w:val="auto"/>
                <w:kern w:val="0"/>
                <w:sz w:val="24"/>
                <w:szCs w:val="24"/>
                <w:lang w:eastAsia="zh-CN"/>
              </w:rPr>
            </w:pPr>
          </w:p>
          <w:p w14:paraId="1ABE2ABE">
            <w:pPr>
              <w:autoSpaceDE w:val="0"/>
              <w:autoSpaceDN w:val="0"/>
              <w:adjustRightInd w:val="0"/>
              <w:jc w:val="left"/>
              <w:rPr>
                <w:rFonts w:ascii="宋体" w:hAnsi="宋体" w:eastAsia="宋体" w:cs="宋体"/>
                <w:b/>
                <w:color w:val="auto"/>
                <w:kern w:val="0"/>
                <w:sz w:val="24"/>
                <w:szCs w:val="24"/>
                <w:lang w:eastAsia="zh-CN"/>
              </w:rPr>
            </w:pPr>
          </w:p>
          <w:p w14:paraId="3AD40D14">
            <w:pPr>
              <w:autoSpaceDE w:val="0"/>
              <w:autoSpaceDN w:val="0"/>
              <w:adjustRightInd w:val="0"/>
              <w:jc w:val="left"/>
              <w:rPr>
                <w:rFonts w:ascii="宋体" w:hAnsi="宋体" w:eastAsia="宋体" w:cs="宋体"/>
                <w:b/>
                <w:color w:val="auto"/>
                <w:kern w:val="0"/>
                <w:sz w:val="24"/>
                <w:szCs w:val="24"/>
                <w:lang w:eastAsia="zh-CN"/>
              </w:rPr>
            </w:pPr>
          </w:p>
          <w:p w14:paraId="6FF318A9">
            <w:pPr>
              <w:autoSpaceDE w:val="0"/>
              <w:autoSpaceDN w:val="0"/>
              <w:adjustRightInd w:val="0"/>
              <w:jc w:val="left"/>
              <w:rPr>
                <w:rFonts w:ascii="宋体" w:hAnsi="宋体" w:eastAsia="宋体" w:cs="宋体"/>
                <w:b/>
                <w:color w:val="auto"/>
                <w:kern w:val="0"/>
                <w:sz w:val="24"/>
                <w:szCs w:val="24"/>
                <w:lang w:eastAsia="zh-CN"/>
              </w:rPr>
            </w:pPr>
          </w:p>
          <w:p w14:paraId="6BDEA9C7">
            <w:pPr>
              <w:autoSpaceDE w:val="0"/>
              <w:autoSpaceDN w:val="0"/>
              <w:adjustRightInd w:val="0"/>
              <w:jc w:val="left"/>
              <w:rPr>
                <w:rFonts w:ascii="宋体" w:hAnsi="宋体" w:eastAsia="宋体" w:cs="宋体"/>
                <w:b/>
                <w:color w:val="auto"/>
                <w:kern w:val="0"/>
                <w:sz w:val="24"/>
                <w:szCs w:val="24"/>
                <w:lang w:eastAsia="zh-CN"/>
              </w:rPr>
            </w:pPr>
          </w:p>
          <w:p w14:paraId="63F394BE">
            <w:pPr>
              <w:autoSpaceDE w:val="0"/>
              <w:autoSpaceDN w:val="0"/>
              <w:adjustRightInd w:val="0"/>
              <w:jc w:val="left"/>
              <w:rPr>
                <w:rFonts w:ascii="宋体" w:hAnsi="宋体" w:eastAsia="宋体" w:cs="宋体"/>
                <w:b/>
                <w:color w:val="auto"/>
                <w:kern w:val="0"/>
                <w:sz w:val="24"/>
                <w:szCs w:val="24"/>
                <w:lang w:eastAsia="zh-CN"/>
              </w:rPr>
            </w:pPr>
          </w:p>
          <w:p w14:paraId="5BFE2A59">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户内报警</w:t>
            </w:r>
          </w:p>
        </w:tc>
        <w:tc>
          <w:tcPr>
            <w:tcW w:w="7336" w:type="dxa"/>
            <w:tcBorders>
              <w:top w:val="single" w:color="auto" w:sz="4" w:space="0"/>
              <w:bottom w:val="single" w:color="auto" w:sz="4" w:space="0"/>
            </w:tcBorders>
          </w:tcPr>
          <w:p w14:paraId="558DF8D9">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报警功能检测：</w:t>
            </w:r>
            <w:r>
              <w:rPr>
                <w:rFonts w:hint="eastAsia" w:ascii="宋体" w:hAnsi="宋体" w:eastAsia="宋体" w:cs="宋体"/>
                <w:color w:val="auto"/>
                <w:kern w:val="0"/>
                <w:sz w:val="24"/>
                <w:szCs w:val="24"/>
                <w:lang w:eastAsia="zh-CN"/>
              </w:rPr>
              <w:t>抽查系统布防、撤防、旁路和报警显示功能正常符合设计要求；人为触发报警，报警控制中心可实时接收来自入侵探测器的报警信号，包括时间、区域及类别，报警信号应能保持至手动复位。</w:t>
            </w:r>
          </w:p>
          <w:p w14:paraId="72A4BCD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故障报警功能检测：</w:t>
            </w:r>
            <w:r>
              <w:rPr>
                <w:rFonts w:hint="eastAsia" w:ascii="宋体" w:hAnsi="宋体" w:eastAsia="宋体" w:cs="宋体"/>
                <w:color w:val="auto"/>
                <w:kern w:val="0"/>
                <w:sz w:val="24"/>
                <w:szCs w:val="24"/>
                <w:lang w:eastAsia="zh-CN"/>
              </w:rPr>
              <w:t>报警控制中心与入侵探测器、起传输入侵报警信号作用的部件之间发生断路、短路或并接其他负载时，应有故障报警信号发生，并指示故障发生的部位，报警信号应能保持至故障排除；故障报警不能影响非故障回来的报警功能；</w:t>
            </w:r>
          </w:p>
          <w:p w14:paraId="16BA41B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报警反应速度检测：</w:t>
            </w:r>
            <w:r>
              <w:rPr>
                <w:rFonts w:hint="eastAsia" w:ascii="宋体" w:hAnsi="宋体" w:eastAsia="宋体" w:cs="宋体"/>
                <w:color w:val="auto"/>
                <w:kern w:val="0"/>
                <w:sz w:val="24"/>
                <w:szCs w:val="24"/>
                <w:lang w:eastAsia="zh-CN"/>
              </w:rPr>
              <w:t>紧急报警相应时间：人为触发入侵探测器，以探测器试测指示灯亮为起点，以报警控制中心接收到报警信号为终点，测其持续时间；令外部连接线断路或短路，以断路或短路为起点，以报警控制中心接收到报警信号为终点，测其持续时间，并在报警信号发出后上之内报警；</w:t>
            </w:r>
          </w:p>
          <w:p w14:paraId="5E9D7060">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系统联动功能：</w:t>
            </w:r>
            <w:r>
              <w:rPr>
                <w:rFonts w:hint="eastAsia" w:ascii="宋体" w:hAnsi="宋体" w:eastAsia="宋体" w:cs="宋体"/>
                <w:color w:val="auto"/>
                <w:kern w:val="0"/>
                <w:sz w:val="24"/>
                <w:szCs w:val="24"/>
                <w:lang w:eastAsia="zh-CN"/>
              </w:rPr>
              <w:t>有联动要求时，检查其对应的灯光、摄像机、录像机等联动功能；人为触发入侵探测器，报警系统在发出声光报警的同时，联动开启图像复核系统，将现场图像传输到监控中心，同时进行图像记录；</w:t>
            </w:r>
          </w:p>
          <w:p w14:paraId="1EB01CA0">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稳定性检查：</w:t>
            </w:r>
            <w:r>
              <w:rPr>
                <w:rFonts w:hint="eastAsia" w:ascii="宋体" w:hAnsi="宋体" w:eastAsia="宋体" w:cs="宋体"/>
                <w:color w:val="auto"/>
                <w:kern w:val="0"/>
                <w:sz w:val="24"/>
                <w:szCs w:val="24"/>
                <w:lang w:eastAsia="zh-CN"/>
              </w:rPr>
              <w:t>系统处于正常警备状态下，在正常大气条件下连续工作七天，不应产生误报答和漏报警；对于已建成区域性安全防范报警网络的地区，检查系统直接或者间接联网的条件；</w:t>
            </w:r>
          </w:p>
          <w:p w14:paraId="449303C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储存功能检查：</w:t>
            </w:r>
            <w:r>
              <w:rPr>
                <w:rFonts w:hint="eastAsia" w:ascii="宋体" w:hAnsi="宋体" w:eastAsia="宋体" w:cs="宋体"/>
                <w:color w:val="auto"/>
                <w:kern w:val="0"/>
                <w:sz w:val="24"/>
                <w:szCs w:val="24"/>
                <w:lang w:eastAsia="zh-CN"/>
              </w:rPr>
              <w:t>主控设备应能所有的报警事件进行记录和查询；</w:t>
            </w:r>
          </w:p>
        </w:tc>
      </w:tr>
      <w:tr w14:paraId="1709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27F7D3F5">
            <w:pPr>
              <w:autoSpaceDE w:val="0"/>
              <w:autoSpaceDN w:val="0"/>
              <w:adjustRightInd w:val="0"/>
              <w:jc w:val="left"/>
              <w:rPr>
                <w:rFonts w:ascii="宋体" w:hAnsi="宋体" w:eastAsia="宋体" w:cs="宋体"/>
                <w:b/>
                <w:color w:val="auto"/>
                <w:kern w:val="0"/>
                <w:sz w:val="24"/>
                <w:szCs w:val="24"/>
                <w:lang w:eastAsia="zh-CN"/>
              </w:rPr>
            </w:pPr>
          </w:p>
          <w:p w14:paraId="7196DD7E">
            <w:pPr>
              <w:autoSpaceDE w:val="0"/>
              <w:autoSpaceDN w:val="0"/>
              <w:adjustRightInd w:val="0"/>
              <w:jc w:val="left"/>
              <w:rPr>
                <w:rFonts w:ascii="宋体" w:hAnsi="宋体" w:eastAsia="宋体" w:cs="宋体"/>
                <w:b/>
                <w:color w:val="auto"/>
                <w:kern w:val="0"/>
                <w:sz w:val="24"/>
                <w:szCs w:val="24"/>
                <w:lang w:eastAsia="zh-CN"/>
              </w:rPr>
            </w:pPr>
          </w:p>
          <w:p w14:paraId="6D81DA24">
            <w:pPr>
              <w:autoSpaceDE w:val="0"/>
              <w:autoSpaceDN w:val="0"/>
              <w:adjustRightInd w:val="0"/>
              <w:jc w:val="left"/>
              <w:rPr>
                <w:rFonts w:ascii="宋体" w:hAnsi="宋体" w:eastAsia="宋体" w:cs="宋体"/>
                <w:b/>
                <w:color w:val="auto"/>
                <w:kern w:val="0"/>
                <w:sz w:val="24"/>
                <w:szCs w:val="24"/>
                <w:lang w:eastAsia="zh-CN"/>
              </w:rPr>
            </w:pPr>
          </w:p>
          <w:p w14:paraId="44A753AB">
            <w:pPr>
              <w:autoSpaceDE w:val="0"/>
              <w:autoSpaceDN w:val="0"/>
              <w:adjustRightInd w:val="0"/>
              <w:jc w:val="left"/>
              <w:rPr>
                <w:rFonts w:ascii="宋体" w:hAnsi="宋体" w:eastAsia="宋体" w:cs="宋体"/>
                <w:b/>
                <w:color w:val="auto"/>
                <w:kern w:val="0"/>
                <w:sz w:val="24"/>
                <w:szCs w:val="24"/>
                <w:lang w:eastAsia="zh-CN"/>
              </w:rPr>
            </w:pPr>
          </w:p>
          <w:p w14:paraId="1B3F503F">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视频监控</w:t>
            </w:r>
          </w:p>
        </w:tc>
        <w:tc>
          <w:tcPr>
            <w:tcW w:w="7336" w:type="dxa"/>
            <w:tcBorders>
              <w:top w:val="single" w:color="auto" w:sz="4" w:space="0"/>
              <w:bottom w:val="single" w:color="auto" w:sz="4" w:space="0"/>
            </w:tcBorders>
          </w:tcPr>
          <w:p w14:paraId="682C65B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设备安装：</w:t>
            </w:r>
            <w:r>
              <w:rPr>
                <w:rFonts w:hint="eastAsia" w:ascii="宋体" w:hAnsi="宋体" w:eastAsia="宋体" w:cs="宋体"/>
                <w:color w:val="auto"/>
                <w:kern w:val="0"/>
                <w:sz w:val="24"/>
                <w:szCs w:val="24"/>
                <w:lang w:eastAsia="zh-CN"/>
              </w:rPr>
              <w:t>安装牢固性，无晃动；避免逆光安装，轿厢能监视面部和楼层</w:t>
            </w:r>
          </w:p>
          <w:p w14:paraId="4869BA1B">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安装位置：</w:t>
            </w:r>
            <w:r>
              <w:rPr>
                <w:rFonts w:hint="eastAsia" w:ascii="宋体" w:hAnsi="宋体" w:eastAsia="宋体" w:cs="宋体"/>
                <w:color w:val="auto"/>
                <w:kern w:val="0"/>
                <w:sz w:val="24"/>
                <w:szCs w:val="24"/>
                <w:lang w:eastAsia="zh-CN"/>
              </w:rPr>
              <w:t>线缆、接头穿管保护，目测无裸露；</w:t>
            </w:r>
          </w:p>
          <w:p w14:paraId="07FF36F2">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图像质量：</w:t>
            </w:r>
            <w:r>
              <w:rPr>
                <w:rFonts w:hint="eastAsia" w:ascii="宋体" w:hAnsi="宋体" w:eastAsia="宋体" w:cs="宋体"/>
                <w:color w:val="auto"/>
                <w:kern w:val="0"/>
                <w:sz w:val="24"/>
                <w:szCs w:val="24"/>
                <w:lang w:eastAsia="zh-CN"/>
              </w:rPr>
              <w:t>目测无条纹、雪花干扰，图像清晰度；</w:t>
            </w:r>
          </w:p>
          <w:p w14:paraId="76386406">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系统功能：</w:t>
            </w:r>
            <w:r>
              <w:rPr>
                <w:rFonts w:hint="eastAsia" w:ascii="宋体" w:hAnsi="宋体" w:eastAsia="宋体" w:cs="宋体"/>
                <w:color w:val="auto"/>
                <w:kern w:val="0"/>
                <w:sz w:val="24"/>
                <w:szCs w:val="24"/>
                <w:lang w:eastAsia="zh-CN"/>
              </w:rPr>
              <w:t>图纸与现场点位核对监控范围，图像能显示时间、日期、摄像机位置及编号；检索方便、回放图像清晰；联网控制，远程控制云台、调看现场画面、查看录像数据、自动发送报警图像和报警信号；有报警联动功能的系统，当报警信号发生时，联动功能正常。如配备夜间补光照明设施，夜间补光灯的照射范围应与摄像机监视范围一致；</w:t>
            </w:r>
          </w:p>
          <w:p w14:paraId="3BD5941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系统供电：</w:t>
            </w:r>
            <w:r>
              <w:rPr>
                <w:rFonts w:hint="eastAsia" w:ascii="宋体" w:hAnsi="宋体" w:eastAsia="宋体" w:cs="宋体"/>
                <w:color w:val="auto"/>
                <w:kern w:val="0"/>
                <w:sz w:val="24"/>
                <w:szCs w:val="24"/>
                <w:lang w:eastAsia="zh-CN"/>
              </w:rPr>
              <w:t>机房UPS集中供电断开市电系统不受影响；</w:t>
            </w:r>
          </w:p>
          <w:p w14:paraId="74C2EEFA">
            <w:pPr>
              <w:jc w:val="left"/>
              <w:rPr>
                <w:rFonts w:ascii="宋体" w:hAnsi="宋体" w:eastAsia="宋体" w:cs="宋体"/>
                <w:color w:val="auto"/>
                <w:kern w:val="0"/>
                <w:sz w:val="24"/>
                <w:szCs w:val="24"/>
                <w:lang w:eastAsia="zh-CN"/>
              </w:rPr>
            </w:pPr>
            <w:r>
              <w:rPr>
                <w:rFonts w:hint="eastAsia" w:ascii="宋体" w:hAnsi="宋体" w:eastAsia="宋体" w:cs="Times New Roman"/>
                <w:b/>
                <w:color w:val="auto"/>
                <w:kern w:val="0"/>
                <w:sz w:val="24"/>
                <w:szCs w:val="24"/>
                <w:lang w:eastAsia="zh-CN"/>
              </w:rPr>
              <w:t>系统防雷：</w:t>
            </w:r>
            <w:r>
              <w:rPr>
                <w:rFonts w:hint="eastAsia" w:ascii="宋体" w:hAnsi="宋体" w:eastAsia="宋体" w:cs="Times New Roman"/>
                <w:color w:val="auto"/>
                <w:kern w:val="0"/>
                <w:sz w:val="24"/>
                <w:szCs w:val="24"/>
                <w:lang w:eastAsia="zh-CN"/>
              </w:rPr>
              <w:t>检测室外摄像机和传输设备防雷措施；监控立杆根据防雷标准装备避雷针，立杆内配有摄像机防雷器并可靠接地；</w:t>
            </w:r>
          </w:p>
        </w:tc>
      </w:tr>
      <w:tr w14:paraId="75A0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1986" w:type="dxa"/>
            <w:tcBorders>
              <w:top w:val="single" w:color="auto" w:sz="4" w:space="0"/>
              <w:bottom w:val="single" w:color="auto" w:sz="4" w:space="0"/>
            </w:tcBorders>
          </w:tcPr>
          <w:p w14:paraId="17BDAFCA">
            <w:pPr>
              <w:autoSpaceDE w:val="0"/>
              <w:autoSpaceDN w:val="0"/>
              <w:adjustRightInd w:val="0"/>
              <w:jc w:val="left"/>
              <w:rPr>
                <w:rFonts w:ascii="宋体" w:hAnsi="宋体" w:eastAsia="宋体" w:cs="宋体"/>
                <w:b/>
                <w:color w:val="auto"/>
                <w:kern w:val="0"/>
                <w:sz w:val="24"/>
                <w:szCs w:val="24"/>
                <w:lang w:eastAsia="zh-CN"/>
              </w:rPr>
            </w:pPr>
          </w:p>
          <w:p w14:paraId="008B1BA0">
            <w:pPr>
              <w:autoSpaceDE w:val="0"/>
              <w:autoSpaceDN w:val="0"/>
              <w:adjustRightInd w:val="0"/>
              <w:jc w:val="left"/>
              <w:rPr>
                <w:rFonts w:ascii="宋体" w:hAnsi="宋体" w:eastAsia="宋体" w:cs="宋体"/>
                <w:b/>
                <w:color w:val="auto"/>
                <w:kern w:val="0"/>
                <w:sz w:val="24"/>
                <w:szCs w:val="24"/>
                <w:lang w:eastAsia="zh-CN"/>
              </w:rPr>
            </w:pPr>
          </w:p>
          <w:p w14:paraId="69280800">
            <w:pPr>
              <w:autoSpaceDE w:val="0"/>
              <w:autoSpaceDN w:val="0"/>
              <w:adjustRightInd w:val="0"/>
              <w:jc w:val="left"/>
              <w:rPr>
                <w:rFonts w:ascii="宋体" w:hAnsi="宋体" w:eastAsia="宋体" w:cs="宋体"/>
                <w:b/>
                <w:color w:val="auto"/>
                <w:kern w:val="0"/>
                <w:sz w:val="24"/>
                <w:szCs w:val="24"/>
                <w:lang w:eastAsia="zh-CN"/>
              </w:rPr>
            </w:pPr>
          </w:p>
          <w:p w14:paraId="2964069C">
            <w:pPr>
              <w:autoSpaceDE w:val="0"/>
              <w:autoSpaceDN w:val="0"/>
              <w:adjustRightInd w:val="0"/>
              <w:jc w:val="left"/>
              <w:rPr>
                <w:rFonts w:ascii="宋体" w:hAnsi="宋体" w:eastAsia="宋体" w:cs="宋体"/>
                <w:b/>
                <w:color w:val="auto"/>
                <w:kern w:val="0"/>
                <w:sz w:val="24"/>
                <w:szCs w:val="24"/>
                <w:lang w:eastAsia="zh-CN"/>
              </w:rPr>
            </w:pPr>
          </w:p>
          <w:p w14:paraId="732ABBD7">
            <w:pPr>
              <w:autoSpaceDE w:val="0"/>
              <w:autoSpaceDN w:val="0"/>
              <w:adjustRightInd w:val="0"/>
              <w:jc w:val="left"/>
              <w:rPr>
                <w:rFonts w:ascii="宋体" w:hAnsi="宋体" w:eastAsia="宋体" w:cs="宋体"/>
                <w:b/>
                <w:color w:val="auto"/>
                <w:kern w:val="0"/>
                <w:sz w:val="24"/>
                <w:szCs w:val="24"/>
                <w:lang w:eastAsia="zh-CN"/>
              </w:rPr>
            </w:pPr>
          </w:p>
          <w:p w14:paraId="23FEC0E7">
            <w:pPr>
              <w:autoSpaceDE w:val="0"/>
              <w:autoSpaceDN w:val="0"/>
              <w:adjustRightInd w:val="0"/>
              <w:jc w:val="left"/>
              <w:rPr>
                <w:rFonts w:ascii="宋体" w:hAnsi="宋体" w:eastAsia="宋体" w:cs="宋体"/>
                <w:b/>
                <w:color w:val="auto"/>
                <w:kern w:val="0"/>
                <w:sz w:val="24"/>
                <w:szCs w:val="24"/>
                <w:lang w:eastAsia="zh-CN"/>
              </w:rPr>
            </w:pPr>
          </w:p>
          <w:p w14:paraId="11DFB73D">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对讲系统</w:t>
            </w:r>
          </w:p>
        </w:tc>
        <w:tc>
          <w:tcPr>
            <w:tcW w:w="7336" w:type="dxa"/>
            <w:tcBorders>
              <w:top w:val="single" w:color="auto" w:sz="4" w:space="0"/>
              <w:bottom w:val="single" w:color="auto" w:sz="4" w:space="0"/>
            </w:tcBorders>
          </w:tcPr>
          <w:p w14:paraId="31282037">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系统功能检测：</w:t>
            </w:r>
            <w:r>
              <w:rPr>
                <w:rFonts w:hint="eastAsia" w:ascii="宋体" w:hAnsi="宋体" w:eastAsia="宋体" w:cs="Times New Roman"/>
                <w:color w:val="auto"/>
                <w:kern w:val="0"/>
                <w:sz w:val="24"/>
                <w:szCs w:val="24"/>
                <w:lang w:eastAsia="zh-CN"/>
              </w:rPr>
              <w:t>室内机门铃提示，访客通话及与管理员通话应清晰，无啸叫声，无回音，访客图像清晰，无闪烁，无叠影，无变形，通话保密功能与室外开启单元门的开锁功能符合设计要求；可视对讲系统所传输的视频信号清晰，对访客能有效识别；</w:t>
            </w:r>
          </w:p>
          <w:p w14:paraId="678C6935">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选呼功能检测：</w:t>
            </w:r>
            <w:r>
              <w:rPr>
                <w:rFonts w:hint="eastAsia" w:ascii="宋体" w:hAnsi="宋体" w:eastAsia="宋体" w:cs="Times New Roman"/>
                <w:color w:val="auto"/>
                <w:kern w:val="0"/>
                <w:sz w:val="24"/>
                <w:szCs w:val="24"/>
                <w:lang w:eastAsia="zh-CN"/>
              </w:rPr>
              <w:t>楼宇入口处的主机应能正确选呼任一分机，并能听到回铃声；</w:t>
            </w:r>
          </w:p>
          <w:p w14:paraId="7BAD9F74">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通话功能检测：</w:t>
            </w:r>
            <w:r>
              <w:rPr>
                <w:rFonts w:hint="eastAsia" w:ascii="宋体" w:hAnsi="宋体" w:eastAsia="宋体" w:cs="Times New Roman"/>
                <w:color w:val="auto"/>
                <w:kern w:val="0"/>
                <w:sz w:val="24"/>
                <w:szCs w:val="24"/>
                <w:lang w:eastAsia="zh-CN"/>
              </w:rPr>
              <w:t>用楼宇入口处的主机对任一分机选呼后，能实施双工通话，语音清晰，无振鸣现象；</w:t>
            </w:r>
          </w:p>
          <w:p w14:paraId="2DDBDE39">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电子开锁功能：</w:t>
            </w:r>
            <w:r>
              <w:rPr>
                <w:rFonts w:hint="eastAsia" w:ascii="宋体" w:hAnsi="宋体" w:eastAsia="宋体" w:cs="Times New Roman"/>
                <w:color w:val="auto"/>
                <w:kern w:val="0"/>
                <w:sz w:val="24"/>
                <w:szCs w:val="24"/>
                <w:lang w:eastAsia="zh-CN"/>
              </w:rPr>
              <w:t>在分机上实施电控开锁；</w:t>
            </w:r>
          </w:p>
          <w:p w14:paraId="4A1A499E">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门口机功能检测：</w:t>
            </w:r>
            <w:r>
              <w:rPr>
                <w:rFonts w:hint="eastAsia" w:ascii="宋体" w:hAnsi="宋体" w:eastAsia="宋体" w:cs="Times New Roman"/>
                <w:color w:val="auto"/>
                <w:kern w:val="0"/>
                <w:sz w:val="24"/>
                <w:szCs w:val="24"/>
                <w:lang w:eastAsia="zh-CN"/>
              </w:rPr>
              <w:t>门口机呼叫住户管理员的功能、CCD红外夜视（可视对讲）功能、电控锁密码开锁功能、在火警等紧急情况下电控锁的自动释放功能应符合设计要求；门口机有防雨措施；</w:t>
            </w:r>
          </w:p>
          <w:p w14:paraId="4D6776C3">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管理员功能检测：</w:t>
            </w:r>
            <w:r>
              <w:rPr>
                <w:rFonts w:hint="eastAsia" w:ascii="宋体" w:hAnsi="宋体" w:eastAsia="宋体" w:cs="Times New Roman"/>
                <w:color w:val="auto"/>
                <w:kern w:val="0"/>
                <w:sz w:val="24"/>
                <w:szCs w:val="24"/>
                <w:lang w:eastAsia="zh-CN"/>
              </w:rPr>
              <w:t>管理员机与门口机的通信及联网管理功能，管理员机与门口机、室外机互相呼叫和通话功能应符合设计要求；开启单元门锁功能正常，访客图像清晰；</w:t>
            </w:r>
          </w:p>
          <w:p w14:paraId="753026A6">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联网型的小区楼宇对讲系统</w:t>
            </w:r>
            <w:r>
              <w:rPr>
                <w:rFonts w:hint="eastAsia" w:ascii="宋体" w:hAnsi="宋体" w:eastAsia="宋体" w:cs="Times New Roman"/>
                <w:color w:val="auto"/>
                <w:kern w:val="0"/>
                <w:sz w:val="24"/>
                <w:szCs w:val="24"/>
                <w:lang w:eastAsia="zh-CN"/>
              </w:rPr>
              <w:t>，其管理主机除应具备可视对讲或者非可视对讲、电控开锁、选呼功能、通话功能外，能接收和传送住户的紧急报警（主机）信息；</w:t>
            </w:r>
          </w:p>
          <w:p w14:paraId="63861947">
            <w:pPr>
              <w:jc w:val="left"/>
              <w:rPr>
                <w:rFonts w:ascii="宋体" w:hAnsi="宋体" w:eastAsia="宋体" w:cs="Times New Roman"/>
                <w:color w:val="auto"/>
                <w:kern w:val="0"/>
                <w:sz w:val="24"/>
                <w:szCs w:val="24"/>
                <w:lang w:eastAsia="zh-CN"/>
              </w:rPr>
            </w:pPr>
            <w:r>
              <w:rPr>
                <w:rFonts w:hint="eastAsia" w:ascii="宋体" w:hAnsi="宋体" w:eastAsia="宋体" w:cs="Times New Roman"/>
                <w:b/>
                <w:color w:val="auto"/>
                <w:kern w:val="0"/>
                <w:sz w:val="24"/>
                <w:szCs w:val="24"/>
                <w:lang w:eastAsia="zh-CN"/>
              </w:rPr>
              <w:t>储存功能检测：</w:t>
            </w:r>
            <w:r>
              <w:rPr>
                <w:rFonts w:hint="eastAsia" w:ascii="宋体" w:hAnsi="宋体" w:eastAsia="宋体" w:cs="Times New Roman"/>
                <w:color w:val="auto"/>
                <w:kern w:val="0"/>
                <w:sz w:val="24"/>
                <w:szCs w:val="24"/>
                <w:lang w:eastAsia="zh-CN"/>
              </w:rPr>
              <w:t>市电掉电后，备用电源应能保证系统正常工作。</w:t>
            </w:r>
          </w:p>
        </w:tc>
      </w:tr>
      <w:tr w14:paraId="27D2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986" w:type="dxa"/>
            <w:tcBorders>
              <w:top w:val="single" w:color="auto" w:sz="4" w:space="0"/>
              <w:bottom w:val="single" w:color="auto" w:sz="4" w:space="0"/>
            </w:tcBorders>
          </w:tcPr>
          <w:p w14:paraId="63B719A6">
            <w:pPr>
              <w:autoSpaceDE w:val="0"/>
              <w:autoSpaceDN w:val="0"/>
              <w:adjustRightInd w:val="0"/>
              <w:jc w:val="left"/>
              <w:rPr>
                <w:rFonts w:ascii="宋体" w:hAnsi="宋体" w:eastAsia="宋体" w:cs="宋体"/>
                <w:b/>
                <w:color w:val="auto"/>
                <w:kern w:val="0"/>
                <w:sz w:val="24"/>
                <w:szCs w:val="24"/>
                <w:lang w:eastAsia="zh-CN"/>
              </w:rPr>
            </w:pPr>
          </w:p>
          <w:p w14:paraId="34BEC076">
            <w:pPr>
              <w:autoSpaceDE w:val="0"/>
              <w:autoSpaceDN w:val="0"/>
              <w:adjustRightInd w:val="0"/>
              <w:jc w:val="left"/>
              <w:rPr>
                <w:rFonts w:ascii="宋体" w:hAnsi="宋体" w:eastAsia="宋体" w:cs="宋体"/>
                <w:b/>
                <w:color w:val="auto"/>
                <w:kern w:val="0"/>
                <w:sz w:val="24"/>
                <w:szCs w:val="24"/>
                <w:lang w:eastAsia="zh-CN"/>
              </w:rPr>
            </w:pPr>
          </w:p>
          <w:p w14:paraId="7AA53388">
            <w:pPr>
              <w:autoSpaceDE w:val="0"/>
              <w:autoSpaceDN w:val="0"/>
              <w:adjustRightInd w:val="0"/>
              <w:jc w:val="left"/>
              <w:rPr>
                <w:rFonts w:ascii="宋体" w:hAnsi="宋体" w:eastAsia="宋体" w:cs="宋体"/>
                <w:b/>
                <w:color w:val="auto"/>
                <w:kern w:val="0"/>
                <w:sz w:val="24"/>
                <w:szCs w:val="24"/>
                <w:lang w:eastAsia="zh-CN"/>
              </w:rPr>
            </w:pPr>
          </w:p>
          <w:p w14:paraId="4DFFAC3E">
            <w:pPr>
              <w:autoSpaceDE w:val="0"/>
              <w:autoSpaceDN w:val="0"/>
              <w:adjustRightInd w:val="0"/>
              <w:jc w:val="left"/>
              <w:rPr>
                <w:rFonts w:ascii="宋体" w:hAnsi="宋体" w:eastAsia="宋体" w:cs="宋体"/>
                <w:b/>
                <w:color w:val="auto"/>
                <w:kern w:val="0"/>
                <w:sz w:val="24"/>
                <w:szCs w:val="24"/>
                <w:lang w:eastAsia="zh-CN"/>
              </w:rPr>
            </w:pPr>
          </w:p>
          <w:p w14:paraId="6918F9F2">
            <w:pPr>
              <w:autoSpaceDE w:val="0"/>
              <w:autoSpaceDN w:val="0"/>
              <w:adjustRightInd w:val="0"/>
              <w:jc w:val="left"/>
              <w:rPr>
                <w:rFonts w:ascii="宋体" w:hAnsi="宋体" w:eastAsia="宋体" w:cs="宋体"/>
                <w:b/>
                <w:color w:val="auto"/>
                <w:kern w:val="0"/>
                <w:sz w:val="24"/>
                <w:szCs w:val="24"/>
                <w:lang w:eastAsia="zh-CN"/>
              </w:rPr>
            </w:pPr>
          </w:p>
          <w:p w14:paraId="0CC44E48">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电子巡更</w:t>
            </w:r>
          </w:p>
        </w:tc>
        <w:tc>
          <w:tcPr>
            <w:tcW w:w="7336" w:type="dxa"/>
            <w:tcBorders>
              <w:top w:val="single" w:color="auto" w:sz="4" w:space="0"/>
              <w:bottom w:val="single" w:color="auto" w:sz="4" w:space="0"/>
            </w:tcBorders>
          </w:tcPr>
          <w:p w14:paraId="2E8422D3">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设备安装：</w:t>
            </w:r>
            <w:r>
              <w:rPr>
                <w:rFonts w:hint="eastAsia" w:ascii="宋体" w:hAnsi="宋体" w:eastAsia="宋体" w:cs="宋体"/>
                <w:color w:val="auto"/>
                <w:kern w:val="0"/>
                <w:sz w:val="24"/>
                <w:szCs w:val="24"/>
                <w:lang w:eastAsia="zh-CN"/>
              </w:rPr>
              <w:t>巡更点安装高度距地约1.2-1.5米，立杆选材目测，颜色与环境相衬，线缆、接头目测无裸露，室外做防水处理；</w:t>
            </w:r>
          </w:p>
          <w:p w14:paraId="1DBC7518">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巡更点设置：</w:t>
            </w:r>
            <w:r>
              <w:rPr>
                <w:rFonts w:hint="eastAsia" w:ascii="宋体" w:hAnsi="宋体" w:eastAsia="宋体" w:cs="宋体"/>
                <w:color w:val="auto"/>
                <w:kern w:val="0"/>
                <w:sz w:val="24"/>
                <w:szCs w:val="24"/>
                <w:lang w:eastAsia="zh-CN"/>
              </w:rPr>
              <w:t>高层、洋房除地下</w:t>
            </w:r>
            <w:r>
              <w:rPr>
                <w:rFonts w:ascii="宋体" w:hAnsi="宋体" w:eastAsia="宋体" w:cs="宋体"/>
                <w:color w:val="auto"/>
                <w:kern w:val="0"/>
                <w:sz w:val="24"/>
                <w:szCs w:val="24"/>
                <w:lang w:eastAsia="zh-CN"/>
              </w:rPr>
              <w:t>1</w:t>
            </w:r>
            <w:r>
              <w:rPr>
                <w:rFonts w:hint="eastAsia" w:ascii="宋体" w:hAnsi="宋体" w:eastAsia="宋体" w:cs="宋体"/>
                <w:color w:val="auto"/>
                <w:kern w:val="0"/>
                <w:sz w:val="24"/>
                <w:szCs w:val="24"/>
                <w:lang w:eastAsia="zh-CN"/>
              </w:rPr>
              <w:t>层（如有</w:t>
            </w:r>
            <w:r>
              <w:rPr>
                <w:rFonts w:ascii="宋体" w:hAnsi="宋体" w:eastAsia="宋体" w:cs="宋体"/>
                <w:color w:val="auto"/>
                <w:kern w:val="0"/>
                <w:sz w:val="24"/>
                <w:szCs w:val="24"/>
                <w:lang w:eastAsia="zh-CN"/>
              </w:rPr>
              <w:t>2</w:t>
            </w:r>
            <w:r>
              <w:rPr>
                <w:rFonts w:hint="eastAsia" w:ascii="宋体" w:hAnsi="宋体" w:eastAsia="宋体" w:cs="宋体"/>
                <w:color w:val="auto"/>
                <w:kern w:val="0"/>
                <w:sz w:val="24"/>
                <w:szCs w:val="24"/>
                <w:lang w:eastAsia="zh-CN"/>
              </w:rPr>
              <w:t>层应考虑）、</w:t>
            </w:r>
            <w:r>
              <w:rPr>
                <w:rFonts w:ascii="宋体" w:hAnsi="宋体" w:eastAsia="宋体" w:cs="宋体"/>
                <w:color w:val="auto"/>
                <w:kern w:val="0"/>
                <w:sz w:val="24"/>
                <w:szCs w:val="24"/>
                <w:lang w:eastAsia="zh-CN"/>
              </w:rPr>
              <w:t>1</w:t>
            </w:r>
            <w:r>
              <w:rPr>
                <w:rFonts w:hint="eastAsia" w:ascii="宋体" w:hAnsi="宋体" w:eastAsia="宋体" w:cs="宋体"/>
                <w:color w:val="auto"/>
                <w:kern w:val="0"/>
                <w:sz w:val="24"/>
                <w:szCs w:val="24"/>
                <w:lang w:eastAsia="zh-CN"/>
              </w:rPr>
              <w:t>层、顶层外，中间楼层按</w:t>
            </w:r>
            <w:r>
              <w:rPr>
                <w:rFonts w:ascii="宋体" w:hAnsi="宋体" w:eastAsia="宋体" w:cs="宋体"/>
                <w:color w:val="auto"/>
                <w:kern w:val="0"/>
                <w:sz w:val="24"/>
                <w:szCs w:val="24"/>
                <w:lang w:eastAsia="zh-CN"/>
              </w:rPr>
              <w:t>5</w:t>
            </w:r>
            <w:r>
              <w:rPr>
                <w:rFonts w:hint="eastAsia" w:ascii="宋体" w:hAnsi="宋体" w:eastAsia="宋体" w:cs="宋体"/>
                <w:color w:val="auto"/>
                <w:kern w:val="0"/>
                <w:sz w:val="24"/>
                <w:szCs w:val="24"/>
                <w:lang w:eastAsia="zh-CN"/>
              </w:rPr>
              <w:t>层一个点考虑。</w:t>
            </w:r>
          </w:p>
          <w:p w14:paraId="2174CD90">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系统功能：</w:t>
            </w:r>
            <w:r>
              <w:rPr>
                <w:rFonts w:hint="eastAsia" w:ascii="宋体" w:hAnsi="宋体" w:eastAsia="宋体" w:cs="宋体"/>
                <w:color w:val="auto"/>
                <w:kern w:val="0"/>
                <w:sz w:val="24"/>
                <w:szCs w:val="24"/>
                <w:lang w:eastAsia="zh-CN"/>
              </w:rPr>
              <w:t>计划编制路线、时间可灵活设定，路线设置任意巡更点灵活组合，提示功能实时窗口提示，超时、漏点语音提示，记录查询可根据路线、计划或人员灵活查询；</w:t>
            </w:r>
            <w:r>
              <w:rPr>
                <w:rFonts w:hint="eastAsia" w:ascii="宋体" w:hAnsi="宋体" w:eastAsia="宋体" w:cs="宋体"/>
                <w:b/>
                <w:color w:val="auto"/>
                <w:kern w:val="0"/>
                <w:sz w:val="24"/>
                <w:szCs w:val="24"/>
                <w:lang w:eastAsia="zh-CN"/>
              </w:rPr>
              <w:t>离线式巡更系统数据传输功能检测：</w:t>
            </w:r>
            <w:r>
              <w:rPr>
                <w:rFonts w:hint="eastAsia" w:ascii="宋体" w:hAnsi="宋体" w:eastAsia="宋体" w:cs="宋体"/>
                <w:color w:val="auto"/>
                <w:kern w:val="0"/>
                <w:sz w:val="24"/>
                <w:szCs w:val="24"/>
                <w:lang w:eastAsia="zh-CN"/>
              </w:rPr>
              <w:t>将已经采集了巡更扭信息的采集器通过数据传送器传输至主机中，应能正确实现进行显示巡更扭信息；在线式巡更系统实时报警功能的检测：分别模拟巡更人员对巡更点漏检、提前到达及未按时到达指定巡更点，控制主机应能立即接受到报警信号，并记录巡更情况。</w:t>
            </w:r>
          </w:p>
          <w:p w14:paraId="58C7E93E">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系统供电</w:t>
            </w:r>
            <w:r>
              <w:rPr>
                <w:rFonts w:hint="eastAsia" w:ascii="宋体" w:hAnsi="宋体" w:eastAsia="宋体" w:cs="宋体"/>
                <w:color w:val="auto"/>
                <w:kern w:val="0"/>
                <w:sz w:val="24"/>
                <w:szCs w:val="24"/>
                <w:lang w:eastAsia="zh-CN"/>
              </w:rPr>
              <w:t>：机房UPS集中供电断开市电系统不受影响；</w:t>
            </w:r>
          </w:p>
          <w:p w14:paraId="48B34A68">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系统防雷：</w:t>
            </w:r>
            <w:r>
              <w:rPr>
                <w:rFonts w:hint="eastAsia" w:ascii="宋体" w:hAnsi="宋体" w:eastAsia="宋体" w:cs="宋体"/>
                <w:color w:val="auto"/>
                <w:kern w:val="0"/>
                <w:sz w:val="24"/>
                <w:szCs w:val="24"/>
                <w:lang w:eastAsia="zh-CN"/>
              </w:rPr>
              <w:t>室外巡更点和通信总线检测防雷措施；</w:t>
            </w:r>
          </w:p>
        </w:tc>
      </w:tr>
      <w:tr w14:paraId="342E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00C9B00A">
            <w:pPr>
              <w:autoSpaceDE w:val="0"/>
              <w:autoSpaceDN w:val="0"/>
              <w:adjustRightInd w:val="0"/>
              <w:jc w:val="left"/>
              <w:rPr>
                <w:rFonts w:ascii="宋体" w:hAnsi="宋体" w:eastAsia="宋体" w:cs="宋体"/>
                <w:b/>
                <w:color w:val="auto"/>
                <w:kern w:val="0"/>
                <w:sz w:val="24"/>
                <w:szCs w:val="24"/>
                <w:lang w:eastAsia="zh-CN"/>
              </w:rPr>
            </w:pPr>
          </w:p>
          <w:p w14:paraId="3D43D46B">
            <w:pPr>
              <w:autoSpaceDE w:val="0"/>
              <w:autoSpaceDN w:val="0"/>
              <w:adjustRightInd w:val="0"/>
              <w:jc w:val="left"/>
              <w:rPr>
                <w:rFonts w:ascii="宋体" w:hAnsi="宋体" w:eastAsia="宋体" w:cs="宋体"/>
                <w:b/>
                <w:color w:val="auto"/>
                <w:kern w:val="0"/>
                <w:sz w:val="24"/>
                <w:szCs w:val="24"/>
                <w:lang w:eastAsia="zh-CN"/>
              </w:rPr>
            </w:pPr>
          </w:p>
          <w:p w14:paraId="27E48493">
            <w:pPr>
              <w:autoSpaceDE w:val="0"/>
              <w:autoSpaceDN w:val="0"/>
              <w:adjustRightInd w:val="0"/>
              <w:jc w:val="left"/>
              <w:rPr>
                <w:rFonts w:ascii="宋体" w:hAnsi="宋体" w:eastAsia="宋体" w:cs="宋体"/>
                <w:b/>
                <w:color w:val="auto"/>
                <w:kern w:val="0"/>
                <w:sz w:val="24"/>
                <w:szCs w:val="24"/>
                <w:lang w:eastAsia="zh-CN"/>
              </w:rPr>
            </w:pPr>
          </w:p>
          <w:p w14:paraId="2EFF920E">
            <w:pPr>
              <w:autoSpaceDE w:val="0"/>
              <w:autoSpaceDN w:val="0"/>
              <w:adjustRightInd w:val="0"/>
              <w:jc w:val="left"/>
              <w:rPr>
                <w:rFonts w:ascii="宋体" w:hAnsi="宋体" w:eastAsia="宋体" w:cs="宋体"/>
                <w:b/>
                <w:color w:val="auto"/>
                <w:kern w:val="0"/>
                <w:sz w:val="24"/>
                <w:szCs w:val="24"/>
                <w:lang w:eastAsia="zh-CN"/>
              </w:rPr>
            </w:pPr>
          </w:p>
          <w:p w14:paraId="408EE04F">
            <w:pPr>
              <w:autoSpaceDE w:val="0"/>
              <w:autoSpaceDN w:val="0"/>
              <w:adjustRightInd w:val="0"/>
              <w:jc w:val="left"/>
              <w:rPr>
                <w:rFonts w:ascii="宋体" w:hAnsi="宋体" w:eastAsia="宋体" w:cs="宋体"/>
                <w:b/>
                <w:color w:val="auto"/>
                <w:kern w:val="0"/>
                <w:sz w:val="24"/>
                <w:szCs w:val="24"/>
                <w:lang w:eastAsia="zh-CN"/>
              </w:rPr>
            </w:pPr>
          </w:p>
          <w:p w14:paraId="499BF8CC">
            <w:pPr>
              <w:autoSpaceDE w:val="0"/>
              <w:autoSpaceDN w:val="0"/>
              <w:adjustRightInd w:val="0"/>
              <w:jc w:val="left"/>
              <w:rPr>
                <w:rFonts w:ascii="宋体" w:hAnsi="宋体" w:eastAsia="宋体" w:cs="宋体"/>
                <w:b/>
                <w:color w:val="auto"/>
                <w:kern w:val="0"/>
                <w:sz w:val="24"/>
                <w:szCs w:val="24"/>
                <w:lang w:eastAsia="zh-CN"/>
              </w:rPr>
            </w:pPr>
          </w:p>
          <w:p w14:paraId="21965BB6">
            <w:pPr>
              <w:autoSpaceDE w:val="0"/>
              <w:autoSpaceDN w:val="0"/>
              <w:adjustRightInd w:val="0"/>
              <w:jc w:val="left"/>
              <w:rPr>
                <w:rFonts w:ascii="宋体" w:hAnsi="宋体" w:eastAsia="宋体" w:cs="宋体"/>
                <w:b/>
                <w:color w:val="auto"/>
                <w:kern w:val="0"/>
                <w:sz w:val="24"/>
                <w:szCs w:val="24"/>
                <w:lang w:eastAsia="zh-CN"/>
              </w:rPr>
            </w:pPr>
          </w:p>
          <w:p w14:paraId="12F4BA43">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车管系统</w:t>
            </w:r>
          </w:p>
        </w:tc>
        <w:tc>
          <w:tcPr>
            <w:tcW w:w="7336" w:type="dxa"/>
            <w:tcBorders>
              <w:top w:val="single" w:color="auto" w:sz="4" w:space="0"/>
              <w:bottom w:val="single" w:color="auto" w:sz="4" w:space="0"/>
            </w:tcBorders>
          </w:tcPr>
          <w:p w14:paraId="47C17F7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系统功能检测：</w:t>
            </w:r>
            <w:r>
              <w:rPr>
                <w:rFonts w:hint="eastAsia" w:ascii="宋体" w:hAnsi="宋体" w:eastAsia="宋体" w:cs="宋体"/>
                <w:color w:val="auto"/>
                <w:kern w:val="0"/>
                <w:sz w:val="24"/>
                <w:szCs w:val="24"/>
                <w:lang w:eastAsia="zh-CN"/>
              </w:rPr>
              <w:t>读卡功能正常，读卡距离和灵敏度满足设计要求。刷卡开启道闸功能正常；车辆检测器能有效探测车辆、自动落闸功能正常；月租卡、储值卡的检查内容包括：发卡、入口控制机的操作、入口处自动道闸的升起、入口处自动道闸的回落、停车、出入口控制机的操作、出口出自动道闸升起、出口处自动道闸的回落、卡的使用情况查询及挂失；临时卡和特种卡的检查内容包括：取卡、入口处自动道闸的升起、入口处自动道闸的回落、停车、收费、打印票据、出入口控制机、收卡、出入口自动道闸的升起、出口出自动道闸的回落、卡的使用情况查询及挂失；</w:t>
            </w:r>
          </w:p>
          <w:p w14:paraId="0F4571C5">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系统统计、信息存储功能检查：</w:t>
            </w:r>
            <w:r>
              <w:rPr>
                <w:rFonts w:hint="eastAsia" w:ascii="宋体" w:hAnsi="宋体" w:eastAsia="宋体" w:cs="宋体"/>
                <w:color w:val="auto"/>
                <w:kern w:val="0"/>
                <w:sz w:val="24"/>
                <w:szCs w:val="24"/>
                <w:lang w:eastAsia="zh-CN"/>
              </w:rPr>
              <w:t>车辆进出，场内车辆情况，收费情况，IC卡发现情况的查询；实现日报表、月报表及年报表的打印；联网系统的信息储存功能正常，实时、准确显示刷卡信息并能储存、查询信息；</w:t>
            </w:r>
          </w:p>
          <w:p w14:paraId="04563B5B">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脱网运行功能检测：</w:t>
            </w:r>
            <w:r>
              <w:rPr>
                <w:rFonts w:hint="eastAsia" w:ascii="宋体" w:hAnsi="宋体" w:eastAsia="宋体" w:cs="宋体"/>
                <w:color w:val="auto"/>
                <w:kern w:val="0"/>
                <w:sz w:val="24"/>
                <w:szCs w:val="24"/>
                <w:lang w:eastAsia="zh-CN"/>
              </w:rPr>
              <w:t>出、入口控制机脱网运行，进出车辆10次，系统正常工作，手动开、关道闸功能正常；</w:t>
            </w:r>
          </w:p>
          <w:p w14:paraId="4204D453">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系统技术指标检测：</w:t>
            </w:r>
            <w:r>
              <w:rPr>
                <w:rFonts w:hint="eastAsia" w:ascii="宋体" w:hAnsi="宋体" w:eastAsia="宋体" w:cs="宋体"/>
                <w:color w:val="auto"/>
                <w:kern w:val="0"/>
                <w:sz w:val="24"/>
                <w:szCs w:val="24"/>
                <w:lang w:eastAsia="zh-CN"/>
              </w:rPr>
              <w:t>读写速度检测，小于等于0.2S，读写距离检测，小于等于25MM.在距离出、入口控制机读写区域前0，5,10,25MM处用卡以均速晃过读写区，读写功能正常；</w:t>
            </w:r>
          </w:p>
          <w:p w14:paraId="1622A3E3">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安全能力检测：</w:t>
            </w:r>
            <w:r>
              <w:rPr>
                <w:rFonts w:hint="eastAsia" w:ascii="宋体" w:hAnsi="宋体" w:eastAsia="宋体" w:cs="宋体"/>
                <w:color w:val="auto"/>
                <w:kern w:val="0"/>
                <w:sz w:val="24"/>
                <w:szCs w:val="24"/>
                <w:lang w:eastAsia="zh-CN"/>
              </w:rPr>
              <w:t>未进先出，已出场的卡再重复出场一次，临时卡未交款先出场；临时卡交款后在超出规定的时间后出场；在道闸下放置一物体，道闸应不能放下；</w:t>
            </w:r>
          </w:p>
        </w:tc>
      </w:tr>
      <w:tr w14:paraId="7960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1915A4D4">
            <w:pPr>
              <w:autoSpaceDE w:val="0"/>
              <w:autoSpaceDN w:val="0"/>
              <w:adjustRightInd w:val="0"/>
              <w:jc w:val="left"/>
              <w:rPr>
                <w:rFonts w:ascii="宋体" w:hAnsi="宋体" w:eastAsia="宋体" w:cs="宋体"/>
                <w:b/>
                <w:color w:val="auto"/>
                <w:kern w:val="0"/>
                <w:sz w:val="24"/>
                <w:szCs w:val="24"/>
                <w:lang w:eastAsia="zh-CN"/>
              </w:rPr>
            </w:pPr>
          </w:p>
          <w:p w14:paraId="08805838">
            <w:pPr>
              <w:autoSpaceDE w:val="0"/>
              <w:autoSpaceDN w:val="0"/>
              <w:adjustRightInd w:val="0"/>
              <w:jc w:val="left"/>
              <w:rPr>
                <w:rFonts w:ascii="宋体" w:hAnsi="宋体" w:eastAsia="宋体" w:cs="宋体"/>
                <w:b/>
                <w:color w:val="auto"/>
                <w:kern w:val="0"/>
                <w:sz w:val="24"/>
                <w:szCs w:val="24"/>
                <w:lang w:eastAsia="zh-CN"/>
              </w:rPr>
            </w:pPr>
          </w:p>
          <w:p w14:paraId="65331C38">
            <w:pPr>
              <w:autoSpaceDE w:val="0"/>
              <w:autoSpaceDN w:val="0"/>
              <w:adjustRightInd w:val="0"/>
              <w:jc w:val="left"/>
              <w:rPr>
                <w:rFonts w:ascii="宋体" w:hAnsi="宋体" w:eastAsia="宋体" w:cs="宋体"/>
                <w:b/>
                <w:color w:val="auto"/>
                <w:kern w:val="0"/>
                <w:sz w:val="24"/>
                <w:szCs w:val="24"/>
                <w:lang w:eastAsia="zh-CN"/>
              </w:rPr>
            </w:pPr>
          </w:p>
          <w:p w14:paraId="75CDA63A">
            <w:pPr>
              <w:autoSpaceDE w:val="0"/>
              <w:autoSpaceDN w:val="0"/>
              <w:adjustRightInd w:val="0"/>
              <w:jc w:val="left"/>
              <w:rPr>
                <w:rFonts w:ascii="宋体" w:hAnsi="宋体" w:eastAsia="宋体" w:cs="宋体"/>
                <w:b/>
                <w:color w:val="auto"/>
                <w:kern w:val="0"/>
                <w:sz w:val="24"/>
                <w:szCs w:val="24"/>
                <w:lang w:eastAsia="zh-CN"/>
              </w:rPr>
            </w:pPr>
          </w:p>
          <w:p w14:paraId="336740FA">
            <w:pPr>
              <w:autoSpaceDE w:val="0"/>
              <w:autoSpaceDN w:val="0"/>
              <w:adjustRightInd w:val="0"/>
              <w:jc w:val="left"/>
              <w:rPr>
                <w:rFonts w:ascii="宋体" w:hAnsi="宋体" w:eastAsia="宋体" w:cs="宋体"/>
                <w:b/>
                <w:color w:val="auto"/>
                <w:kern w:val="0"/>
                <w:sz w:val="24"/>
                <w:szCs w:val="24"/>
                <w:lang w:eastAsia="zh-CN"/>
              </w:rPr>
            </w:pPr>
          </w:p>
          <w:p w14:paraId="4281CBCE">
            <w:pPr>
              <w:autoSpaceDE w:val="0"/>
              <w:autoSpaceDN w:val="0"/>
              <w:adjustRightInd w:val="0"/>
              <w:jc w:val="left"/>
              <w:rPr>
                <w:rFonts w:ascii="宋体" w:hAnsi="宋体" w:eastAsia="宋体" w:cs="宋体"/>
                <w:b/>
                <w:color w:val="auto"/>
                <w:kern w:val="0"/>
                <w:sz w:val="24"/>
                <w:szCs w:val="24"/>
                <w:lang w:eastAsia="zh-CN"/>
              </w:rPr>
            </w:pPr>
          </w:p>
          <w:p w14:paraId="21C2FEB5">
            <w:pPr>
              <w:autoSpaceDE w:val="0"/>
              <w:autoSpaceDN w:val="0"/>
              <w:adjustRightInd w:val="0"/>
              <w:jc w:val="left"/>
              <w:rPr>
                <w:rFonts w:ascii="宋体" w:hAnsi="宋体" w:eastAsia="宋体" w:cs="宋体"/>
                <w:b/>
                <w:color w:val="auto"/>
                <w:kern w:val="0"/>
                <w:sz w:val="24"/>
                <w:szCs w:val="24"/>
                <w:lang w:eastAsia="zh-CN"/>
              </w:rPr>
            </w:pPr>
          </w:p>
          <w:p w14:paraId="5EE829AD">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门禁系统</w:t>
            </w:r>
          </w:p>
        </w:tc>
        <w:tc>
          <w:tcPr>
            <w:tcW w:w="7336" w:type="dxa"/>
            <w:tcBorders>
              <w:top w:val="single" w:color="auto" w:sz="4" w:space="0"/>
              <w:bottom w:val="single" w:color="auto" w:sz="4" w:space="0"/>
            </w:tcBorders>
          </w:tcPr>
          <w:p w14:paraId="6A43C60C">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控制功能检测：</w:t>
            </w:r>
            <w:r>
              <w:rPr>
                <w:rFonts w:hint="eastAsia" w:ascii="宋体" w:hAnsi="宋体" w:eastAsia="宋体" w:cs="宋体"/>
                <w:color w:val="auto"/>
                <w:kern w:val="0"/>
                <w:sz w:val="24"/>
                <w:szCs w:val="24"/>
                <w:lang w:eastAsia="zh-CN"/>
              </w:rPr>
              <w:t>刷卡开门、出门按钮开门功能正常，出门按钮按下后，门禁应能正确释放；使用门禁卡在不同区域刷卡，相应门户电控锁应能正常动作，开门延时时间5秒左右；开门后，中央工作站应能通过门磁信号正确掌握被控门的开关状态（有配置门磁的系统）；</w:t>
            </w:r>
          </w:p>
          <w:p w14:paraId="15597681">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储存功能检测：</w:t>
            </w:r>
            <w:r>
              <w:rPr>
                <w:rFonts w:hint="eastAsia" w:ascii="宋体" w:hAnsi="宋体" w:eastAsia="宋体" w:cs="宋体"/>
                <w:color w:val="auto"/>
                <w:kern w:val="0"/>
                <w:sz w:val="24"/>
                <w:szCs w:val="24"/>
                <w:lang w:eastAsia="zh-CN"/>
              </w:rPr>
              <w:t>门禁控制器储存信息功能正常；</w:t>
            </w:r>
          </w:p>
          <w:p w14:paraId="5D66134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联网功能检测：</w:t>
            </w:r>
            <w:r>
              <w:rPr>
                <w:rFonts w:hint="eastAsia" w:ascii="宋体" w:hAnsi="宋体" w:eastAsia="宋体" w:cs="宋体"/>
                <w:color w:val="auto"/>
                <w:kern w:val="0"/>
                <w:sz w:val="24"/>
                <w:szCs w:val="24"/>
                <w:lang w:eastAsia="zh-CN"/>
              </w:rPr>
              <w:t>联网状态下，门禁控制器和管理中心电脑之间的信息传输功能正常，实时、准确显示刷卡信息并能储存、查询信息；</w:t>
            </w:r>
          </w:p>
          <w:p w14:paraId="77D7CC91">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自检功能检测：</w:t>
            </w:r>
            <w:r>
              <w:rPr>
                <w:rFonts w:hint="eastAsia" w:ascii="宋体" w:hAnsi="宋体" w:eastAsia="宋体" w:cs="宋体"/>
                <w:color w:val="auto"/>
                <w:kern w:val="0"/>
                <w:sz w:val="24"/>
                <w:szCs w:val="24"/>
                <w:lang w:eastAsia="zh-CN"/>
              </w:rPr>
              <w:t>在联网式门禁系统中，系统发生故障时，中央工作站应以声音或文字告警，实现自检；</w:t>
            </w:r>
          </w:p>
          <w:p w14:paraId="1E4A573C">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设备安装：</w:t>
            </w:r>
            <w:r>
              <w:rPr>
                <w:rFonts w:hint="eastAsia" w:ascii="宋体" w:hAnsi="宋体" w:eastAsia="宋体" w:cs="宋体"/>
                <w:color w:val="auto"/>
                <w:kern w:val="0"/>
                <w:sz w:val="24"/>
                <w:szCs w:val="24"/>
                <w:lang w:eastAsia="zh-CN"/>
              </w:rPr>
              <w:t>读卡器进门右手边方便刷卡，高度距地约1.5米；电控锁、闭门器：开闭灵活、噪音小；门锁安装保证门关闭严密，能承受足够拉力，闭门器应保证开门后关闭到位；</w:t>
            </w:r>
          </w:p>
          <w:p w14:paraId="427C1B3A">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智能翼闸：</w:t>
            </w:r>
            <w:r>
              <w:rPr>
                <w:rFonts w:hint="eastAsia" w:ascii="宋体" w:hAnsi="宋体" w:eastAsia="宋体" w:cs="宋体"/>
                <w:color w:val="auto"/>
                <w:kern w:val="0"/>
                <w:sz w:val="24"/>
                <w:szCs w:val="24"/>
                <w:lang w:eastAsia="zh-CN"/>
              </w:rPr>
              <w:t>高层和洋房小区出入口；</w:t>
            </w:r>
          </w:p>
          <w:p w14:paraId="6AA6D40B">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普通刷卡门禁：</w:t>
            </w:r>
            <w:r>
              <w:rPr>
                <w:rFonts w:hint="eastAsia" w:ascii="宋体" w:hAnsi="宋体" w:eastAsia="宋体" w:cs="宋体"/>
                <w:color w:val="auto"/>
                <w:kern w:val="0"/>
                <w:sz w:val="24"/>
                <w:szCs w:val="24"/>
                <w:lang w:eastAsia="zh-CN"/>
              </w:rPr>
              <w:t>别墅小区出入口（带语音提示）、高层和洋房单元门及车库入住宅门；</w:t>
            </w:r>
          </w:p>
          <w:p w14:paraId="40EF343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b/>
                <w:color w:val="auto"/>
                <w:kern w:val="0"/>
                <w:sz w:val="24"/>
                <w:szCs w:val="24"/>
                <w:lang w:eastAsia="zh-CN"/>
              </w:rPr>
              <w:t>系统功能：</w:t>
            </w:r>
            <w:r>
              <w:rPr>
                <w:rFonts w:hint="eastAsia" w:ascii="宋体" w:hAnsi="宋体" w:eastAsia="宋体" w:cs="宋体"/>
                <w:color w:val="auto"/>
                <w:kern w:val="0"/>
                <w:sz w:val="24"/>
                <w:szCs w:val="24"/>
                <w:lang w:eastAsia="zh-CN"/>
              </w:rPr>
              <w:t>一卡通门禁、车管卡通用；卡片权限管理，卡授权、发行、挂失、解挂、补发、更换、回收，录入和删除功能正常；消防联动电控锁打开操作检查, 进出人员资料、时间等实时记录按时间、卡片、人员查询记录查询, 门控制器掉网提示, 数据恢复、备份, 自动恢复、备份；系统供电机房UPS集中供电检测防雷措施；</w:t>
            </w:r>
          </w:p>
        </w:tc>
      </w:tr>
      <w:tr w14:paraId="17D9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986" w:type="dxa"/>
            <w:tcBorders>
              <w:top w:val="single" w:color="auto" w:sz="4" w:space="0"/>
              <w:bottom w:val="single" w:color="auto" w:sz="4" w:space="0"/>
            </w:tcBorders>
          </w:tcPr>
          <w:p w14:paraId="281AA687">
            <w:pPr>
              <w:autoSpaceDE w:val="0"/>
              <w:autoSpaceDN w:val="0"/>
              <w:adjustRightInd w:val="0"/>
              <w:jc w:val="left"/>
              <w:rPr>
                <w:rFonts w:ascii="宋体" w:hAnsi="宋体" w:eastAsia="宋体" w:cs="宋体"/>
                <w:b/>
                <w:color w:val="auto"/>
                <w:kern w:val="0"/>
                <w:sz w:val="24"/>
                <w:szCs w:val="24"/>
                <w:lang w:eastAsia="zh-CN"/>
              </w:rPr>
            </w:pPr>
          </w:p>
          <w:p w14:paraId="11183DD9">
            <w:pPr>
              <w:autoSpaceDE w:val="0"/>
              <w:autoSpaceDN w:val="0"/>
              <w:adjustRightInd w:val="0"/>
              <w:jc w:val="left"/>
              <w:rPr>
                <w:rFonts w:ascii="宋体" w:hAnsi="宋体" w:eastAsia="宋体" w:cs="宋体"/>
                <w:b/>
                <w:color w:val="auto"/>
                <w:kern w:val="0"/>
                <w:sz w:val="24"/>
                <w:szCs w:val="24"/>
                <w:lang w:eastAsia="zh-CN"/>
              </w:rPr>
            </w:pPr>
          </w:p>
          <w:p w14:paraId="5C9FE86C">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公共广播与背景音乐系统</w:t>
            </w:r>
          </w:p>
        </w:tc>
        <w:tc>
          <w:tcPr>
            <w:tcW w:w="7336" w:type="dxa"/>
            <w:tcBorders>
              <w:top w:val="single" w:color="auto" w:sz="4" w:space="0"/>
              <w:bottom w:val="single" w:color="auto" w:sz="4" w:space="0"/>
            </w:tcBorders>
          </w:tcPr>
          <w:p w14:paraId="5CFD699D">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效果质量检测：通过对响度、音色和音质进行评价；控制功能检测：在中央控制室进行选区广播及强切转换检验，控制功能应正常，音质清晰；</w:t>
            </w:r>
          </w:p>
          <w:p w14:paraId="4B4F9194">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扬声器具有防潮、防雨、防尘、抗干扰功能；扬声器的线缆、接头穿管保护，防水处理； 音源配置： 可单曲或整盘自动循环、随机播放，兼容DVD/VCD/CD/MP3等音乐格式；消防强切: 与消防联动，火灾时播放紧急广播系统；防雷室外线路，室外喇叭音乐清晰，音量一致，其它符合设计和使用要求为合格；</w:t>
            </w:r>
          </w:p>
        </w:tc>
      </w:tr>
      <w:tr w14:paraId="37BA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1986" w:type="dxa"/>
            <w:tcBorders>
              <w:top w:val="single" w:color="auto" w:sz="4" w:space="0"/>
              <w:bottom w:val="single" w:color="auto" w:sz="4" w:space="0"/>
            </w:tcBorders>
          </w:tcPr>
          <w:p w14:paraId="3190E914">
            <w:pPr>
              <w:autoSpaceDE w:val="0"/>
              <w:autoSpaceDN w:val="0"/>
              <w:adjustRightInd w:val="0"/>
              <w:jc w:val="left"/>
              <w:rPr>
                <w:rFonts w:ascii="宋体" w:hAnsi="宋体" w:eastAsia="宋体" w:cs="宋体"/>
                <w:b/>
                <w:color w:val="auto"/>
                <w:kern w:val="0"/>
                <w:sz w:val="24"/>
                <w:szCs w:val="24"/>
                <w:lang w:eastAsia="en-US"/>
              </w:rPr>
            </w:pPr>
            <w:r>
              <w:rPr>
                <w:rFonts w:hint="eastAsia" w:ascii="宋体" w:hAnsi="宋体" w:eastAsia="宋体" w:cs="宋体"/>
                <w:b/>
                <w:color w:val="auto"/>
                <w:kern w:val="0"/>
                <w:sz w:val="24"/>
                <w:szCs w:val="24"/>
                <w:lang w:eastAsia="en-US"/>
              </w:rPr>
              <w:t>电梯联动控制系统</w:t>
            </w:r>
          </w:p>
        </w:tc>
        <w:tc>
          <w:tcPr>
            <w:tcW w:w="7336" w:type="dxa"/>
            <w:tcBorders>
              <w:top w:val="single" w:color="auto" w:sz="4" w:space="0"/>
              <w:bottom w:val="single" w:color="auto" w:sz="4" w:space="0"/>
            </w:tcBorders>
          </w:tcPr>
          <w:p w14:paraId="36F4BFA1">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刷卡功能检测：刷卡呼梯功能正常，电梯轿厢内刷卡后，电梯楼层按键能正常释放；储存功能检测：电梯主控制器储存信息功能正常；联网功能检测：联网状态下，电梯主控制器和管理中心电脑之间信号传输功能正常，实时、准确显示刷卡信息并能储存、查询信息；自检功能检测：在联网式系统中，系统发生故障时，中央工作站应以声音或文字告警，实现自检；</w:t>
            </w:r>
          </w:p>
        </w:tc>
      </w:tr>
      <w:tr w14:paraId="48D4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986" w:type="dxa"/>
            <w:tcBorders>
              <w:top w:val="single" w:color="auto" w:sz="4" w:space="0"/>
              <w:bottom w:val="single" w:color="auto" w:sz="4" w:space="0"/>
            </w:tcBorders>
          </w:tcPr>
          <w:p w14:paraId="551ACF1B">
            <w:pPr>
              <w:autoSpaceDE w:val="0"/>
              <w:autoSpaceDN w:val="0"/>
              <w:adjustRightInd w:val="0"/>
              <w:jc w:val="left"/>
              <w:rPr>
                <w:rFonts w:ascii="宋体" w:hAnsi="宋体" w:eastAsia="宋体" w:cs="宋体"/>
                <w:b/>
                <w:color w:val="auto"/>
                <w:kern w:val="0"/>
                <w:sz w:val="24"/>
                <w:szCs w:val="24"/>
                <w:lang w:eastAsia="zh-CN"/>
              </w:rPr>
            </w:pPr>
            <w:r>
              <w:rPr>
                <w:rFonts w:hint="eastAsia" w:ascii="宋体" w:hAnsi="宋体" w:eastAsia="宋体" w:cs="宋体"/>
                <w:b/>
                <w:color w:val="auto"/>
                <w:kern w:val="0"/>
                <w:sz w:val="24"/>
                <w:szCs w:val="24"/>
                <w:lang w:eastAsia="zh-CN"/>
              </w:rPr>
              <w:t>室外LED信息屏系统</w:t>
            </w:r>
          </w:p>
        </w:tc>
        <w:tc>
          <w:tcPr>
            <w:tcW w:w="7336" w:type="dxa"/>
            <w:tcBorders>
              <w:top w:val="single" w:color="auto" w:sz="4" w:space="0"/>
              <w:bottom w:val="single" w:color="auto" w:sz="4" w:space="0"/>
            </w:tcBorders>
          </w:tcPr>
          <w:p w14:paraId="1A96BC21">
            <w:pPr>
              <w:autoSpaceDE w:val="0"/>
              <w:autoSpaceDN w:val="0"/>
              <w:adjustRightInd w:val="0"/>
              <w:jc w:val="left"/>
              <w:rPr>
                <w:rFonts w:ascii="宋体" w:hAnsi="宋体" w:eastAsia="宋体" w:cs="宋体"/>
                <w:color w:val="auto"/>
                <w:kern w:val="0"/>
                <w:sz w:val="24"/>
                <w:szCs w:val="24"/>
                <w:lang w:eastAsia="zh-CN"/>
              </w:rPr>
            </w:pPr>
            <w:r>
              <w:rPr>
                <w:rFonts w:hint="eastAsia" w:ascii="宋体" w:hAnsi="宋体" w:eastAsia="宋体" w:cs="宋体"/>
                <w:color w:val="auto"/>
                <w:kern w:val="0"/>
                <w:sz w:val="24"/>
                <w:szCs w:val="24"/>
                <w:lang w:eastAsia="zh-CN"/>
              </w:rPr>
              <w:t>效果质量检测：信息发布显示屏显示全屏单色信号时，全屏色度均匀无偏色；控制功能检测：对前端屏幕发布文字图片信息，字体大小间距应正常，动态画面无明显停滞；稳定性检测：显示屏全天候正常工作，不受阴雨天气影响；</w:t>
            </w:r>
          </w:p>
        </w:tc>
      </w:tr>
    </w:tbl>
    <w:p w14:paraId="58715ED8">
      <w:pPr>
        <w:rPr>
          <w:color w:val="auto"/>
        </w:rPr>
      </w:pPr>
    </w:p>
    <w:p w14:paraId="15F06603">
      <w:pPr>
        <w:bidi w:val="0"/>
        <w:ind w:firstLine="414" w:firstLineChars="0"/>
        <w:jc w:val="left"/>
        <w:rPr>
          <w:rFonts w:hint="eastAsia"/>
          <w:color w:val="auto"/>
          <w:lang w:val="en-US" w:eastAsia="zh-CN"/>
        </w:rPr>
      </w:pPr>
    </w:p>
    <w:sectPr>
      <w:headerReference r:id="rId6" w:type="first"/>
      <w:footerReference r:id="rId8" w:type="first"/>
      <w:headerReference r:id="rId5" w:type="even"/>
      <w:footerReference r:id="rId7"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SSTECH" w:date="2025-04-03T16:04:11Z" w:initials="I">
    <w:p w14:paraId="091681EE">
      <w:pPr>
        <w:pStyle w:val="9"/>
        <w:rPr>
          <w:rFonts w:hint="eastAsia"/>
          <w:lang w:val="en-US" w:eastAsia="zh-CN"/>
        </w:rPr>
      </w:pPr>
      <w:r>
        <w:rPr>
          <w:rFonts w:hint="eastAsia"/>
          <w:lang w:val="en-US" w:eastAsia="zh-CN"/>
        </w:rPr>
        <w:t>该主体为1人股东，2022年成立，实缴资本21万。且经营范围并无建设工程相关，是否具备履约能力及所需资质？</w:t>
      </w:r>
    </w:p>
    <w:p w14:paraId="2CE86A3D">
      <w:pPr>
        <w:pStyle w:val="9"/>
        <w:rPr>
          <w:rFonts w:hint="eastAsia"/>
          <w:lang w:val="en-US" w:eastAsia="zh-CN"/>
        </w:rPr>
      </w:pPr>
    </w:p>
    <w:p w14:paraId="134E43F0">
      <w:pPr>
        <w:pStyle w:val="9"/>
        <w:rPr>
          <w:rFonts w:hint="default"/>
          <w:lang w:val="en-US" w:eastAsia="zh-CN"/>
        </w:rPr>
      </w:pPr>
      <w:r>
        <w:rPr>
          <w:rFonts w:hint="eastAsia"/>
          <w:lang w:val="en-US" w:eastAsia="zh-CN"/>
        </w:rPr>
        <w:t>另外须提示，销售合同明确约定不得转分包，请注意相关法律后果。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4E43F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Arial Unicode MS"/>
    <w:panose1 w:val="02000000000000000000"/>
    <w:charset w:val="86"/>
    <w:family w:val="auto"/>
    <w:pitch w:val="default"/>
    <w:sig w:usb0="00000000" w:usb1="00000000" w:usb2="00082016" w:usb3="00000000" w:csb0="00040001" w:csb1="00000000"/>
  </w:font>
  <w:font w:name="Arial Unicode MS">
    <w:panose1 w:val="020B0604020202020204"/>
    <w:charset w:val="86"/>
    <w:family w:val="roman"/>
    <w:pitch w:val="default"/>
    <w:sig w:usb0="FFFFFFFF" w:usb1="E9FFFFFF" w:usb2="0000003F" w:usb3="00000000" w:csb0="603F01FF" w:csb1="FFFF0000"/>
  </w:font>
  <w:font w:name="华文行楷">
    <w:panose1 w:val="02010800040101010101"/>
    <w:charset w:val="86"/>
    <w:family w:val="auto"/>
    <w:pitch w:val="default"/>
    <w:sig w:usb0="00000001" w:usb1="080F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B1F93">
    <w:pPr>
      <w:pStyle w:val="21"/>
      <w:jc w:val="center"/>
      <w:rPr>
        <w:rFonts w:ascii="宋体" w:hAnsi="宋体"/>
        <w:sz w:val="21"/>
        <w:szCs w:val="21"/>
      </w:rPr>
    </w:pPr>
    <w:r>
      <w:rPr>
        <w:rFonts w:hint="eastAsia" w:ascii="宋体" w:hAnsi="宋体"/>
        <w:kern w:val="0"/>
        <w:sz w:val="21"/>
        <w:szCs w:val="21"/>
      </w:rPr>
      <w:t>TA/2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2A0F5">
    <w:pPr>
      <w:pStyle w:val="21"/>
      <w:jc w:val="center"/>
      <w:rPr>
        <w:rFonts w:ascii="宋体" w:hAnsi="宋体"/>
        <w:sz w:val="21"/>
        <w:szCs w:val="21"/>
      </w:rPr>
    </w:pPr>
    <w:r>
      <w:rPr>
        <w:rFonts w:hint="eastAsia" w:ascii="宋体" w:hAnsi="宋体"/>
        <w:kern w:val="0"/>
        <w:sz w:val="21"/>
        <w:szCs w:val="21"/>
      </w:rPr>
      <w:t>A/1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D2AFB">
    <w:pPr>
      <w:pStyle w:val="22"/>
      <w:tabs>
        <w:tab w:val="right" w:pos="8686"/>
        <w:tab w:val="clear" w:pos="4153"/>
        <w:tab w:val="clear" w:pos="8306"/>
      </w:tabs>
      <w:jc w:val="both"/>
      <w:rPr>
        <w:sz w:val="21"/>
        <w:szCs w:val="21"/>
      </w:rPr>
    </w:pPr>
    <w:r>
      <w:rPr>
        <w:rFonts w:hint="eastAsia"/>
        <w:sz w:val="21"/>
        <w:szCs w:val="21"/>
      </w:rPr>
      <w:t>【中海·XXXX】XXXXX工程</w:t>
    </w:r>
    <w:r>
      <w:rPr>
        <w:sz w:val="21"/>
        <w:szCs w:val="21"/>
      </w:rPr>
      <w:tab/>
    </w:r>
    <w:r>
      <w:rPr>
        <w:rFonts w:hint="eastAsia"/>
        <w:sz w:val="21"/>
        <w:szCs w:val="21"/>
      </w:rPr>
      <w:t>协议条款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BC74E">
    <w:pPr>
      <w:pStyle w:val="22"/>
      <w:tabs>
        <w:tab w:val="left" w:pos="7755"/>
        <w:tab w:val="right" w:pos="8686"/>
        <w:tab w:val="clear" w:pos="4153"/>
        <w:tab w:val="clear" w:pos="8306"/>
      </w:tabs>
      <w:jc w:val="both"/>
      <w:rPr>
        <w:rFonts w:ascii="宋体" w:hAnsi="宋体"/>
        <w:sz w:val="21"/>
        <w:szCs w:val="21"/>
      </w:rPr>
    </w:pPr>
    <w:r>
      <w:rPr>
        <w:rFonts w:hint="eastAsia" w:ascii="宋体" w:hAnsi="宋体"/>
        <w:sz w:val="21"/>
        <w:szCs w:val="21"/>
      </w:rPr>
      <w:t>【中海·XXXX】XXXXX工程</w:t>
    </w:r>
    <w:r>
      <w:rPr>
        <w:rFonts w:ascii="宋体" w:hAnsi="宋体"/>
        <w:sz w:val="21"/>
        <w:szCs w:val="21"/>
      </w:rPr>
      <w:tab/>
    </w:r>
    <w:r>
      <w:rPr>
        <w:rFonts w:hint="eastAsia" w:ascii="宋体" w:hAnsi="宋体"/>
        <w:sz w:val="21"/>
        <w:szCs w:val="21"/>
      </w:rPr>
      <w:t>协议条款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719FE"/>
    <w:multiLevelType w:val="multilevel"/>
    <w:tmpl w:val="C33719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3075B9D"/>
    <w:multiLevelType w:val="multilevel"/>
    <w:tmpl w:val="03075B9D"/>
    <w:lvl w:ilvl="0" w:tentative="0">
      <w:start w:val="1"/>
      <w:numFmt w:val="decimal"/>
      <w:lvlText w:val="%1)"/>
      <w:lvlJc w:val="left"/>
      <w:pPr>
        <w:ind w:left="840" w:hanging="420"/>
      </w:pPr>
      <w:rPr>
        <w:rFonts w:hint="default"/>
        <w:b w:val="0"/>
        <w:position w:val="0"/>
        <w:sz w:val="24"/>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7126D80"/>
    <w:multiLevelType w:val="multilevel"/>
    <w:tmpl w:val="07126D80"/>
    <w:lvl w:ilvl="0" w:tentative="0">
      <w:start w:val="1"/>
      <w:numFmt w:val="decimal"/>
      <w:lvlText w:val="%1."/>
      <w:lvlJc w:val="left"/>
      <w:pPr>
        <w:tabs>
          <w:tab w:val="left" w:pos="425"/>
        </w:tabs>
        <w:ind w:left="425" w:hanging="425"/>
      </w:pPr>
      <w:rPr>
        <w:rFonts w:hint="eastAsia" w:ascii="Arial Unicode MS" w:hAnsi="Arial Unicode MS"/>
        <w:b w:val="0"/>
        <w:i w:val="0"/>
        <w:color w:val="auto"/>
        <w:sz w:val="24"/>
        <w:u w:val="none"/>
      </w:rPr>
    </w:lvl>
    <w:lvl w:ilvl="1" w:tentative="0">
      <w:start w:val="0"/>
      <w:numFmt w:val="none"/>
      <w:lvlText w:val=""/>
      <w:lvlJc w:val="left"/>
      <w:pPr>
        <w:tabs>
          <w:tab w:val="left" w:pos="360"/>
        </w:tabs>
      </w:pPr>
    </w:lvl>
    <w:lvl w:ilvl="2" w:tentative="0">
      <w:start w:val="1"/>
      <w:numFmt w:val="decimal"/>
      <w:lvlText w:val="%1.%2.%3"/>
      <w:lvlJc w:val="left"/>
      <w:pPr>
        <w:tabs>
          <w:tab w:val="left" w:pos="851"/>
        </w:tabs>
        <w:ind w:left="851" w:hanging="851"/>
      </w:pPr>
      <w:rPr>
        <w:rFonts w:hint="eastAsia" w:ascii="宋体" w:eastAsia="宋体"/>
        <w:b w:val="0"/>
        <w:i w:val="0"/>
        <w:sz w:val="24"/>
        <w:u w:val="none"/>
      </w:rPr>
    </w:lvl>
    <w:lvl w:ilvl="3" w:tentative="0">
      <w:start w:val="1"/>
      <w:numFmt w:val="decimal"/>
      <w:lvlText w:val="%1.%2.%3.%4"/>
      <w:lvlJc w:val="left"/>
      <w:pPr>
        <w:tabs>
          <w:tab w:val="left" w:pos="570"/>
        </w:tabs>
        <w:ind w:left="570" w:hanging="570"/>
      </w:pPr>
      <w:rPr>
        <w:rFonts w:hint="eastAsia"/>
        <w:u w:val="none"/>
      </w:rPr>
    </w:lvl>
    <w:lvl w:ilvl="4" w:tentative="0">
      <w:start w:val="1"/>
      <w:numFmt w:val="decimal"/>
      <w:lvlText w:val="%1.%2.%3.%4.%5"/>
      <w:lvlJc w:val="left"/>
      <w:pPr>
        <w:tabs>
          <w:tab w:val="left" w:pos="570"/>
        </w:tabs>
        <w:ind w:left="570" w:hanging="570"/>
      </w:pPr>
      <w:rPr>
        <w:rFonts w:hint="eastAsia"/>
        <w:u w:val="none"/>
      </w:rPr>
    </w:lvl>
    <w:lvl w:ilvl="5" w:tentative="0">
      <w:start w:val="1"/>
      <w:numFmt w:val="decimal"/>
      <w:lvlText w:val="%1.%2.%3.%4.%5.%6"/>
      <w:lvlJc w:val="left"/>
      <w:pPr>
        <w:tabs>
          <w:tab w:val="left" w:pos="570"/>
        </w:tabs>
        <w:ind w:left="570" w:hanging="570"/>
      </w:pPr>
      <w:rPr>
        <w:rFonts w:hint="eastAsia"/>
        <w:u w:val="none"/>
      </w:rPr>
    </w:lvl>
    <w:lvl w:ilvl="6" w:tentative="0">
      <w:start w:val="1"/>
      <w:numFmt w:val="decimal"/>
      <w:lvlText w:val="%1.%2.%3.%4.%5.%6.%7"/>
      <w:lvlJc w:val="left"/>
      <w:pPr>
        <w:tabs>
          <w:tab w:val="left" w:pos="570"/>
        </w:tabs>
        <w:ind w:left="570" w:hanging="570"/>
      </w:pPr>
      <w:rPr>
        <w:rFonts w:hint="eastAsia"/>
        <w:u w:val="none"/>
      </w:rPr>
    </w:lvl>
    <w:lvl w:ilvl="7" w:tentative="0">
      <w:start w:val="1"/>
      <w:numFmt w:val="decimal"/>
      <w:lvlText w:val="%1.%2.%3.%4.%5.%6.%7.%8"/>
      <w:lvlJc w:val="left"/>
      <w:pPr>
        <w:tabs>
          <w:tab w:val="left" w:pos="570"/>
        </w:tabs>
        <w:ind w:left="570" w:hanging="570"/>
      </w:pPr>
      <w:rPr>
        <w:rFonts w:hint="eastAsia"/>
        <w:u w:val="none"/>
      </w:rPr>
    </w:lvl>
    <w:lvl w:ilvl="8" w:tentative="0">
      <w:start w:val="1"/>
      <w:numFmt w:val="decimal"/>
      <w:lvlText w:val="%1.%2.%3.%4.%5.%6.%7.%8.%9"/>
      <w:lvlJc w:val="left"/>
      <w:pPr>
        <w:tabs>
          <w:tab w:val="left" w:pos="570"/>
        </w:tabs>
        <w:ind w:left="570" w:hanging="570"/>
      </w:pPr>
      <w:rPr>
        <w:rFonts w:hint="eastAsia"/>
        <w:u w:val="none"/>
      </w:rPr>
    </w:lvl>
  </w:abstractNum>
  <w:abstractNum w:abstractNumId="3">
    <w:nsid w:val="08B00B90"/>
    <w:multiLevelType w:val="multilevel"/>
    <w:tmpl w:val="08B00B90"/>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4">
    <w:nsid w:val="1EC51E5C"/>
    <w:multiLevelType w:val="multilevel"/>
    <w:tmpl w:val="1EC51E5C"/>
    <w:lvl w:ilvl="0" w:tentative="0">
      <w:start w:val="1"/>
      <w:numFmt w:val="decimal"/>
      <w:lvlText w:val="%1)"/>
      <w:lvlJc w:val="left"/>
      <w:pPr>
        <w:ind w:left="846" w:hanging="420"/>
      </w:pPr>
      <w:rPr>
        <w:rFonts w:hint="default" w:ascii="Arial" w:hAnsi="Arial" w:cs="Arial"/>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2874227C"/>
    <w:multiLevelType w:val="multilevel"/>
    <w:tmpl w:val="287422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B175993"/>
    <w:multiLevelType w:val="multilevel"/>
    <w:tmpl w:val="2B175993"/>
    <w:lvl w:ilvl="0" w:tentative="0">
      <w:start w:val="2"/>
      <w:numFmt w:val="japaneseCounting"/>
      <w:lvlText w:val="%1、"/>
      <w:lvlJc w:val="left"/>
      <w:pPr>
        <w:ind w:left="480" w:hanging="480"/>
      </w:pPr>
      <w:rPr>
        <w:rFonts w:hint="default" w:hAnsi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32B27A3"/>
    <w:multiLevelType w:val="multilevel"/>
    <w:tmpl w:val="332B27A3"/>
    <w:lvl w:ilvl="0" w:tentative="0">
      <w:start w:val="1"/>
      <w:numFmt w:val="lowerRoman"/>
      <w:lvlText w:val="（%1）"/>
      <w:lvlJc w:val="left"/>
      <w:pPr>
        <w:ind w:left="2072" w:hanging="1080"/>
      </w:pPr>
      <w:rPr>
        <w:rFonts w:hint="default"/>
      </w:rPr>
    </w:lvl>
    <w:lvl w:ilvl="1" w:tentative="0">
      <w:start w:val="1"/>
      <w:numFmt w:val="lowerLetter"/>
      <w:lvlText w:val="%2)"/>
      <w:lvlJc w:val="left"/>
      <w:pPr>
        <w:ind w:left="1832" w:hanging="420"/>
      </w:pPr>
    </w:lvl>
    <w:lvl w:ilvl="2" w:tentative="0">
      <w:start w:val="1"/>
      <w:numFmt w:val="lowerRoman"/>
      <w:lvlText w:val="%3."/>
      <w:lvlJc w:val="right"/>
      <w:pPr>
        <w:ind w:left="2252" w:hanging="420"/>
      </w:pPr>
    </w:lvl>
    <w:lvl w:ilvl="3" w:tentative="0">
      <w:start w:val="1"/>
      <w:numFmt w:val="decimal"/>
      <w:lvlText w:val="%4."/>
      <w:lvlJc w:val="left"/>
      <w:pPr>
        <w:ind w:left="2672" w:hanging="420"/>
      </w:pPr>
    </w:lvl>
    <w:lvl w:ilvl="4" w:tentative="0">
      <w:start w:val="1"/>
      <w:numFmt w:val="lowerLetter"/>
      <w:lvlText w:val="%5)"/>
      <w:lvlJc w:val="left"/>
      <w:pPr>
        <w:ind w:left="3092" w:hanging="420"/>
      </w:pPr>
    </w:lvl>
    <w:lvl w:ilvl="5" w:tentative="0">
      <w:start w:val="1"/>
      <w:numFmt w:val="lowerRoman"/>
      <w:lvlText w:val="%6."/>
      <w:lvlJc w:val="right"/>
      <w:pPr>
        <w:ind w:left="3512" w:hanging="420"/>
      </w:pPr>
    </w:lvl>
    <w:lvl w:ilvl="6" w:tentative="0">
      <w:start w:val="1"/>
      <w:numFmt w:val="decimal"/>
      <w:lvlText w:val="%7."/>
      <w:lvlJc w:val="left"/>
      <w:pPr>
        <w:ind w:left="3932" w:hanging="420"/>
      </w:pPr>
    </w:lvl>
    <w:lvl w:ilvl="7" w:tentative="0">
      <w:start w:val="1"/>
      <w:numFmt w:val="lowerLetter"/>
      <w:lvlText w:val="%8)"/>
      <w:lvlJc w:val="left"/>
      <w:pPr>
        <w:ind w:left="4352" w:hanging="420"/>
      </w:pPr>
    </w:lvl>
    <w:lvl w:ilvl="8" w:tentative="0">
      <w:start w:val="1"/>
      <w:numFmt w:val="lowerRoman"/>
      <w:lvlText w:val="%9."/>
      <w:lvlJc w:val="right"/>
      <w:pPr>
        <w:ind w:left="4772" w:hanging="420"/>
      </w:pPr>
    </w:lvl>
  </w:abstractNum>
  <w:abstractNum w:abstractNumId="8">
    <w:nsid w:val="33FB630A"/>
    <w:multiLevelType w:val="multilevel"/>
    <w:tmpl w:val="33FB63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3FF7A1E"/>
    <w:multiLevelType w:val="multilevel"/>
    <w:tmpl w:val="33FF7A1E"/>
    <w:lvl w:ilvl="0" w:tentative="0">
      <w:start w:val="1"/>
      <w:numFmt w:val="decimal"/>
      <w:lvlText w:val="%1)"/>
      <w:lvlJc w:val="left"/>
      <w:pPr>
        <w:ind w:left="1129" w:hanging="420"/>
      </w:pPr>
      <w:rPr>
        <w:rFonts w:hint="default"/>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0">
    <w:nsid w:val="38C803A7"/>
    <w:multiLevelType w:val="multilevel"/>
    <w:tmpl w:val="38C803A7"/>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1">
    <w:nsid w:val="3AAA41D2"/>
    <w:multiLevelType w:val="singleLevel"/>
    <w:tmpl w:val="3AAA41D2"/>
    <w:lvl w:ilvl="0" w:tentative="0">
      <w:start w:val="1"/>
      <w:numFmt w:val="decimal"/>
      <w:lvlText w:val="%1)"/>
      <w:lvlJc w:val="left"/>
      <w:pPr>
        <w:ind w:left="987" w:hanging="420"/>
      </w:pPr>
      <w:rPr>
        <w:rFonts w:hint="eastAsia"/>
      </w:rPr>
    </w:lvl>
  </w:abstractNum>
  <w:abstractNum w:abstractNumId="12">
    <w:nsid w:val="3BB42B12"/>
    <w:multiLevelType w:val="multilevel"/>
    <w:tmpl w:val="3BB42B12"/>
    <w:lvl w:ilvl="0" w:tentative="0">
      <w:start w:val="1"/>
      <w:numFmt w:val="decimal"/>
      <w:lvlText w:val="(%1)"/>
      <w:lvlJc w:val="left"/>
      <w:pPr>
        <w:tabs>
          <w:tab w:val="left" w:pos="420"/>
        </w:tabs>
        <w:ind w:left="420"/>
      </w:pPr>
      <w:rPr>
        <w:rFonts w:hint="default" w:ascii="Times New Roman" w:hAnsi="Times New Roman" w:cs="Times New Roman"/>
        <w:dstrike w:val="0"/>
      </w:rPr>
    </w:lvl>
    <w:lvl w:ilvl="1" w:tentative="0">
      <w:start w:val="1"/>
      <w:numFmt w:val="lowerLetter"/>
      <w:lvlText w:val="%2)"/>
      <w:lvlJc w:val="left"/>
      <w:pPr>
        <w:tabs>
          <w:tab w:val="left" w:pos="360"/>
        </w:tabs>
        <w:ind w:left="360" w:hanging="420"/>
      </w:pPr>
      <w:rPr>
        <w:rFonts w:cs="Times New Roman"/>
      </w:rPr>
    </w:lvl>
    <w:lvl w:ilvl="2" w:tentative="0">
      <w:start w:val="1"/>
      <w:numFmt w:val="lowerRoman"/>
      <w:lvlText w:val="%3."/>
      <w:lvlJc w:val="right"/>
      <w:pPr>
        <w:tabs>
          <w:tab w:val="left" w:pos="780"/>
        </w:tabs>
        <w:ind w:left="780" w:hanging="420"/>
      </w:pPr>
      <w:rPr>
        <w:rFonts w:cs="Times New Roman"/>
      </w:rPr>
    </w:lvl>
    <w:lvl w:ilvl="3" w:tentative="0">
      <w:start w:val="1"/>
      <w:numFmt w:val="decimal"/>
      <w:lvlText w:val="%4."/>
      <w:lvlJc w:val="left"/>
      <w:pPr>
        <w:tabs>
          <w:tab w:val="left" w:pos="1200"/>
        </w:tabs>
        <w:ind w:left="1200" w:hanging="420"/>
      </w:pPr>
      <w:rPr>
        <w:rFonts w:cs="Times New Roman"/>
      </w:rPr>
    </w:lvl>
    <w:lvl w:ilvl="4" w:tentative="0">
      <w:start w:val="1"/>
      <w:numFmt w:val="lowerLetter"/>
      <w:lvlText w:val="%5)"/>
      <w:lvlJc w:val="left"/>
      <w:pPr>
        <w:tabs>
          <w:tab w:val="left" w:pos="1620"/>
        </w:tabs>
        <w:ind w:left="1620" w:hanging="420"/>
      </w:pPr>
      <w:rPr>
        <w:rFonts w:cs="Times New Roman"/>
      </w:rPr>
    </w:lvl>
    <w:lvl w:ilvl="5" w:tentative="0">
      <w:start w:val="1"/>
      <w:numFmt w:val="lowerRoman"/>
      <w:lvlText w:val="%6."/>
      <w:lvlJc w:val="right"/>
      <w:pPr>
        <w:tabs>
          <w:tab w:val="left" w:pos="2040"/>
        </w:tabs>
        <w:ind w:left="2040" w:hanging="420"/>
      </w:pPr>
      <w:rPr>
        <w:rFonts w:cs="Times New Roman"/>
      </w:rPr>
    </w:lvl>
    <w:lvl w:ilvl="6" w:tentative="0">
      <w:start w:val="1"/>
      <w:numFmt w:val="decimal"/>
      <w:lvlText w:val="%7."/>
      <w:lvlJc w:val="left"/>
      <w:pPr>
        <w:tabs>
          <w:tab w:val="left" w:pos="2460"/>
        </w:tabs>
        <w:ind w:left="2460" w:hanging="420"/>
      </w:pPr>
      <w:rPr>
        <w:rFonts w:cs="Times New Roman"/>
      </w:rPr>
    </w:lvl>
    <w:lvl w:ilvl="7" w:tentative="0">
      <w:start w:val="1"/>
      <w:numFmt w:val="lowerLetter"/>
      <w:lvlText w:val="%8)"/>
      <w:lvlJc w:val="left"/>
      <w:pPr>
        <w:tabs>
          <w:tab w:val="left" w:pos="2880"/>
        </w:tabs>
        <w:ind w:left="2880" w:hanging="420"/>
      </w:pPr>
      <w:rPr>
        <w:rFonts w:cs="Times New Roman"/>
      </w:rPr>
    </w:lvl>
    <w:lvl w:ilvl="8" w:tentative="0">
      <w:start w:val="1"/>
      <w:numFmt w:val="lowerRoman"/>
      <w:lvlText w:val="%9."/>
      <w:lvlJc w:val="right"/>
      <w:pPr>
        <w:tabs>
          <w:tab w:val="left" w:pos="3300"/>
        </w:tabs>
        <w:ind w:left="3300" w:hanging="420"/>
      </w:pPr>
      <w:rPr>
        <w:rFonts w:cs="Times New Roman"/>
      </w:rPr>
    </w:lvl>
  </w:abstractNum>
  <w:abstractNum w:abstractNumId="13">
    <w:nsid w:val="40D43D95"/>
    <w:multiLevelType w:val="multilevel"/>
    <w:tmpl w:val="40D43D9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14C321A"/>
    <w:multiLevelType w:val="multilevel"/>
    <w:tmpl w:val="414C321A"/>
    <w:lvl w:ilvl="0" w:tentative="0">
      <w:start w:val="1"/>
      <w:numFmt w:val="decimal"/>
      <w:pStyle w:val="50"/>
      <w:lvlText w:val="%1."/>
      <w:lvlJc w:val="left"/>
      <w:pPr>
        <w:tabs>
          <w:tab w:val="left" w:pos="420"/>
        </w:tabs>
        <w:ind w:left="420" w:hanging="420"/>
      </w:p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abstractNum w:abstractNumId="15">
    <w:nsid w:val="459F2833"/>
    <w:multiLevelType w:val="multilevel"/>
    <w:tmpl w:val="459F283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571DEBA6"/>
    <w:multiLevelType w:val="singleLevel"/>
    <w:tmpl w:val="571DEBA6"/>
    <w:lvl w:ilvl="0" w:tentative="0">
      <w:start w:val="1"/>
      <w:numFmt w:val="decimal"/>
      <w:suff w:val="nothing"/>
      <w:lvlText w:val="%1."/>
      <w:lvlJc w:val="left"/>
    </w:lvl>
  </w:abstractNum>
  <w:abstractNum w:abstractNumId="17">
    <w:nsid w:val="67E6338C"/>
    <w:multiLevelType w:val="multilevel"/>
    <w:tmpl w:val="67E6338C"/>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8">
    <w:nsid w:val="6DA81A6B"/>
    <w:multiLevelType w:val="multilevel"/>
    <w:tmpl w:val="6DA81A6B"/>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9">
    <w:nsid w:val="70C2102E"/>
    <w:multiLevelType w:val="multilevel"/>
    <w:tmpl w:val="70C2102E"/>
    <w:lvl w:ilvl="0" w:tentative="0">
      <w:start w:val="1"/>
      <w:numFmt w:val="decimal"/>
      <w:lvlText w:val="%1、"/>
      <w:lvlJc w:val="left"/>
      <w:pPr>
        <w:ind w:left="704" w:hanging="420"/>
      </w:pPr>
      <w:rPr>
        <w:rFonts w:hint="default" w:eastAsia="宋体"/>
        <w:b w:val="0"/>
        <w:position w:val="0"/>
        <w:sz w:val="24"/>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0">
    <w:nsid w:val="75976445"/>
    <w:multiLevelType w:val="singleLevel"/>
    <w:tmpl w:val="75976445"/>
    <w:lvl w:ilvl="0" w:tentative="0">
      <w:start w:val="1"/>
      <w:numFmt w:val="decimal"/>
      <w:lvlText w:val="%1."/>
      <w:lvlJc w:val="left"/>
      <w:pPr>
        <w:tabs>
          <w:tab w:val="left" w:pos="1095"/>
        </w:tabs>
        <w:ind w:left="1095" w:hanging="1095"/>
      </w:pPr>
      <w:rPr>
        <w:rFonts w:hint="eastAsia" w:cs="Times New Roman"/>
      </w:rPr>
    </w:lvl>
  </w:abstractNum>
  <w:abstractNum w:abstractNumId="21">
    <w:nsid w:val="7AE45228"/>
    <w:multiLevelType w:val="multilevel"/>
    <w:tmpl w:val="7AE45228"/>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4"/>
  </w:num>
  <w:num w:numId="2">
    <w:abstractNumId w:val="16"/>
  </w:num>
  <w:num w:numId="3">
    <w:abstractNumId w:val="2"/>
  </w:num>
  <w:num w:numId="4">
    <w:abstractNumId w:val="9"/>
  </w:num>
  <w:num w:numId="5">
    <w:abstractNumId w:val="11"/>
  </w:num>
  <w:num w:numId="6">
    <w:abstractNumId w:val="3"/>
  </w:num>
  <w:num w:numId="7">
    <w:abstractNumId w:val="18"/>
  </w:num>
  <w:num w:numId="8">
    <w:abstractNumId w:val="10"/>
  </w:num>
  <w:num w:numId="9">
    <w:abstractNumId w:val="17"/>
  </w:num>
  <w:num w:numId="10">
    <w:abstractNumId w:val="7"/>
  </w:num>
  <w:num w:numId="11">
    <w:abstractNumId w:val="12"/>
  </w:num>
  <w:num w:numId="12">
    <w:abstractNumId w:val="6"/>
  </w:num>
  <w:num w:numId="13">
    <w:abstractNumId w:val="4"/>
  </w:num>
  <w:num w:numId="14">
    <w:abstractNumId w:val="8"/>
  </w:num>
  <w:num w:numId="15">
    <w:abstractNumId w:val="5"/>
  </w:num>
  <w:num w:numId="16">
    <w:abstractNumId w:val="13"/>
  </w:num>
  <w:num w:numId="17">
    <w:abstractNumId w:val="0"/>
  </w:num>
  <w:num w:numId="18">
    <w:abstractNumId w:val="21"/>
  </w:num>
  <w:num w:numId="19">
    <w:abstractNumId w:val="20"/>
  </w:num>
  <w:num w:numId="20">
    <w:abstractNumId w:val="19"/>
  </w:num>
  <w:num w:numId="21">
    <w:abstractNumId w:val="1"/>
  </w:num>
  <w:num w:numId="22">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SSTECH">
    <w15:presenceInfo w15:providerId="None" w15:userId="ISSTE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A44"/>
    <w:rsid w:val="00007DB9"/>
    <w:rsid w:val="0005069C"/>
    <w:rsid w:val="0006279A"/>
    <w:rsid w:val="0006418B"/>
    <w:rsid w:val="00070C58"/>
    <w:rsid w:val="00083160"/>
    <w:rsid w:val="00097770"/>
    <w:rsid w:val="000F034E"/>
    <w:rsid w:val="000F5D1C"/>
    <w:rsid w:val="00116C25"/>
    <w:rsid w:val="001254F1"/>
    <w:rsid w:val="00133CBE"/>
    <w:rsid w:val="0014112C"/>
    <w:rsid w:val="00180CD1"/>
    <w:rsid w:val="002044B4"/>
    <w:rsid w:val="00205317"/>
    <w:rsid w:val="00236C72"/>
    <w:rsid w:val="00244CC9"/>
    <w:rsid w:val="00253E1A"/>
    <w:rsid w:val="00271F50"/>
    <w:rsid w:val="002852AB"/>
    <w:rsid w:val="00295A8D"/>
    <w:rsid w:val="002A2E95"/>
    <w:rsid w:val="002C39D4"/>
    <w:rsid w:val="002E5F9B"/>
    <w:rsid w:val="002F559A"/>
    <w:rsid w:val="00311C15"/>
    <w:rsid w:val="00330806"/>
    <w:rsid w:val="0035393F"/>
    <w:rsid w:val="003555A8"/>
    <w:rsid w:val="003610CF"/>
    <w:rsid w:val="00362EA2"/>
    <w:rsid w:val="003710C5"/>
    <w:rsid w:val="00383A23"/>
    <w:rsid w:val="00386825"/>
    <w:rsid w:val="00394623"/>
    <w:rsid w:val="003A2988"/>
    <w:rsid w:val="003A3417"/>
    <w:rsid w:val="003B0979"/>
    <w:rsid w:val="003E67C8"/>
    <w:rsid w:val="003F3BF1"/>
    <w:rsid w:val="003F79E1"/>
    <w:rsid w:val="0041349B"/>
    <w:rsid w:val="0041740F"/>
    <w:rsid w:val="00422B4B"/>
    <w:rsid w:val="004262AE"/>
    <w:rsid w:val="00442456"/>
    <w:rsid w:val="004C30D8"/>
    <w:rsid w:val="004E2DEC"/>
    <w:rsid w:val="004E6254"/>
    <w:rsid w:val="004F0CBB"/>
    <w:rsid w:val="004F0F11"/>
    <w:rsid w:val="0051371D"/>
    <w:rsid w:val="00514963"/>
    <w:rsid w:val="005466E9"/>
    <w:rsid w:val="00554037"/>
    <w:rsid w:val="005A13FA"/>
    <w:rsid w:val="005D00CC"/>
    <w:rsid w:val="00614BDA"/>
    <w:rsid w:val="00665E10"/>
    <w:rsid w:val="0067121D"/>
    <w:rsid w:val="00673312"/>
    <w:rsid w:val="00673802"/>
    <w:rsid w:val="00674722"/>
    <w:rsid w:val="006A2D8C"/>
    <w:rsid w:val="006A433A"/>
    <w:rsid w:val="006A6E22"/>
    <w:rsid w:val="006B23DA"/>
    <w:rsid w:val="006C6FBE"/>
    <w:rsid w:val="006D19FB"/>
    <w:rsid w:val="006E70DA"/>
    <w:rsid w:val="006F0E73"/>
    <w:rsid w:val="00702A44"/>
    <w:rsid w:val="007117EF"/>
    <w:rsid w:val="00751EC6"/>
    <w:rsid w:val="0075686C"/>
    <w:rsid w:val="007609B8"/>
    <w:rsid w:val="0078400D"/>
    <w:rsid w:val="007858EB"/>
    <w:rsid w:val="007A15C0"/>
    <w:rsid w:val="007A3E40"/>
    <w:rsid w:val="007C11AC"/>
    <w:rsid w:val="007D7B99"/>
    <w:rsid w:val="00877A29"/>
    <w:rsid w:val="008808DD"/>
    <w:rsid w:val="00882115"/>
    <w:rsid w:val="008C7DBB"/>
    <w:rsid w:val="008D2C33"/>
    <w:rsid w:val="008D31D3"/>
    <w:rsid w:val="008D6354"/>
    <w:rsid w:val="008F2B7E"/>
    <w:rsid w:val="0091056A"/>
    <w:rsid w:val="0093494D"/>
    <w:rsid w:val="00956E33"/>
    <w:rsid w:val="00964775"/>
    <w:rsid w:val="00973ADD"/>
    <w:rsid w:val="009B2EAB"/>
    <w:rsid w:val="009D0FAB"/>
    <w:rsid w:val="009D7FA4"/>
    <w:rsid w:val="00A16DC1"/>
    <w:rsid w:val="00A2325D"/>
    <w:rsid w:val="00A724F4"/>
    <w:rsid w:val="00A95B04"/>
    <w:rsid w:val="00AB6D79"/>
    <w:rsid w:val="00AC3F5D"/>
    <w:rsid w:val="00AC5CFA"/>
    <w:rsid w:val="00AE04C6"/>
    <w:rsid w:val="00AE0FF3"/>
    <w:rsid w:val="00AE5995"/>
    <w:rsid w:val="00AF3B5C"/>
    <w:rsid w:val="00B259D4"/>
    <w:rsid w:val="00B31979"/>
    <w:rsid w:val="00B346FD"/>
    <w:rsid w:val="00B42E12"/>
    <w:rsid w:val="00B45CCF"/>
    <w:rsid w:val="00B833D6"/>
    <w:rsid w:val="00BA2160"/>
    <w:rsid w:val="00BE5542"/>
    <w:rsid w:val="00C028FC"/>
    <w:rsid w:val="00C043D4"/>
    <w:rsid w:val="00C66606"/>
    <w:rsid w:val="00CA6480"/>
    <w:rsid w:val="00CA7B71"/>
    <w:rsid w:val="00CB52B1"/>
    <w:rsid w:val="00CD71DF"/>
    <w:rsid w:val="00CE3E02"/>
    <w:rsid w:val="00D05AFE"/>
    <w:rsid w:val="00D944C8"/>
    <w:rsid w:val="00DA2D93"/>
    <w:rsid w:val="00DB1C44"/>
    <w:rsid w:val="00DC0D4E"/>
    <w:rsid w:val="00DC1E58"/>
    <w:rsid w:val="00DC2150"/>
    <w:rsid w:val="00DC4397"/>
    <w:rsid w:val="00DF1958"/>
    <w:rsid w:val="00E07C0E"/>
    <w:rsid w:val="00E47ADC"/>
    <w:rsid w:val="00E55711"/>
    <w:rsid w:val="00E75686"/>
    <w:rsid w:val="00E80738"/>
    <w:rsid w:val="00E96FA7"/>
    <w:rsid w:val="00EA24C9"/>
    <w:rsid w:val="00EB3313"/>
    <w:rsid w:val="00EB4B9B"/>
    <w:rsid w:val="00EB7327"/>
    <w:rsid w:val="00ED3DB1"/>
    <w:rsid w:val="00ED7574"/>
    <w:rsid w:val="00EE3DFB"/>
    <w:rsid w:val="00EE7DA5"/>
    <w:rsid w:val="00F004C8"/>
    <w:rsid w:val="00F0457A"/>
    <w:rsid w:val="00F110FB"/>
    <w:rsid w:val="00F634E7"/>
    <w:rsid w:val="00F90CFD"/>
    <w:rsid w:val="00FB675E"/>
    <w:rsid w:val="00FB6F89"/>
    <w:rsid w:val="00FD7001"/>
    <w:rsid w:val="041871BE"/>
    <w:rsid w:val="14CA4B6B"/>
    <w:rsid w:val="15F5737A"/>
    <w:rsid w:val="201E5705"/>
    <w:rsid w:val="2CF41CC7"/>
    <w:rsid w:val="2DDA3470"/>
    <w:rsid w:val="35E5100C"/>
    <w:rsid w:val="46DB34B1"/>
    <w:rsid w:val="4D0E6F8B"/>
    <w:rsid w:val="52860D64"/>
    <w:rsid w:val="54EFC679"/>
    <w:rsid w:val="56464D95"/>
    <w:rsid w:val="57B819BF"/>
    <w:rsid w:val="5A0F559B"/>
    <w:rsid w:val="5E8BD2D6"/>
    <w:rsid w:val="63A03FA0"/>
    <w:rsid w:val="65E137A5"/>
    <w:rsid w:val="6C6BD8B9"/>
    <w:rsid w:val="6FBA3116"/>
    <w:rsid w:val="70090BB2"/>
    <w:rsid w:val="71FF2144"/>
    <w:rsid w:val="75501031"/>
    <w:rsid w:val="7684515A"/>
    <w:rsid w:val="76B67B26"/>
    <w:rsid w:val="7DB6C719"/>
    <w:rsid w:val="BFFF7828"/>
    <w:rsid w:val="CB7F7EDC"/>
    <w:rsid w:val="DB75ACC9"/>
    <w:rsid w:val="DFD55230"/>
    <w:rsid w:val="EB6F0636"/>
    <w:rsid w:val="EB8FC528"/>
    <w:rsid w:val="FBF74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0" w:name="toa heading"/>
    <w:lsdException w:uiPriority="99" w:name="List"/>
    <w:lsdException w:uiPriority="99" w:name="List Bullet"/>
    <w:lsdException w:uiPriority="99" w:name="List Number"/>
    <w:lsdException w:qFormat="1" w:unhideWhenUsed="0" w:uiPriority="0" w:semiHidden="0"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7"/>
    <w:qFormat/>
    <w:uiPriority w:val="0"/>
    <w:pPr>
      <w:keepNext/>
      <w:keepLines/>
      <w:spacing w:before="120" w:after="120"/>
      <w:outlineLvl w:val="0"/>
    </w:pPr>
    <w:rPr>
      <w:b/>
      <w:bCs/>
      <w:kern w:val="44"/>
      <w:sz w:val="44"/>
      <w:szCs w:val="44"/>
    </w:rPr>
  </w:style>
  <w:style w:type="paragraph" w:styleId="3">
    <w:name w:val="heading 2"/>
    <w:basedOn w:val="1"/>
    <w:next w:val="1"/>
    <w:link w:val="4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9"/>
    <w:qFormat/>
    <w:uiPriority w:val="0"/>
    <w:pPr>
      <w:keepNext/>
      <w:keepLines/>
      <w:widowControl/>
      <w:spacing w:before="260" w:after="260" w:line="416" w:lineRule="auto"/>
      <w:jc w:val="left"/>
      <w:outlineLvl w:val="2"/>
    </w:pPr>
    <w:rPr>
      <w:rFonts w:eastAsia="华文细黑"/>
      <w:bCs/>
      <w:kern w:val="0"/>
      <w:sz w:val="36"/>
      <w:szCs w:val="32"/>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List 3"/>
    <w:basedOn w:val="1"/>
    <w:qFormat/>
    <w:uiPriority w:val="0"/>
    <w:pPr>
      <w:ind w:left="100" w:leftChars="400" w:hanging="200" w:hangingChars="200"/>
    </w:pPr>
  </w:style>
  <w:style w:type="paragraph" w:styleId="6">
    <w:name w:val="toc 7"/>
    <w:basedOn w:val="1"/>
    <w:next w:val="1"/>
    <w:autoRedefine/>
    <w:semiHidden/>
    <w:qFormat/>
    <w:uiPriority w:val="0"/>
    <w:pPr>
      <w:ind w:left="1260"/>
      <w:jc w:val="left"/>
    </w:pPr>
    <w:rPr>
      <w:sz w:val="18"/>
      <w:szCs w:val="18"/>
    </w:rPr>
  </w:style>
  <w:style w:type="paragraph" w:styleId="7">
    <w:name w:val="Document Map"/>
    <w:basedOn w:val="1"/>
    <w:link w:val="56"/>
    <w:semiHidden/>
    <w:qFormat/>
    <w:uiPriority w:val="0"/>
    <w:pPr>
      <w:shd w:val="clear" w:color="auto" w:fill="000080"/>
    </w:pPr>
  </w:style>
  <w:style w:type="paragraph" w:styleId="8">
    <w:name w:val="toa heading"/>
    <w:basedOn w:val="1"/>
    <w:next w:val="1"/>
    <w:semiHidden/>
    <w:qFormat/>
    <w:uiPriority w:val="0"/>
    <w:pPr>
      <w:spacing w:before="120"/>
    </w:pPr>
    <w:rPr>
      <w:rFonts w:ascii="Arial" w:hAnsi="Arial" w:cs="Arial"/>
      <w:sz w:val="24"/>
    </w:rPr>
  </w:style>
  <w:style w:type="paragraph" w:styleId="9">
    <w:name w:val="annotation text"/>
    <w:basedOn w:val="1"/>
    <w:link w:val="43"/>
    <w:semiHidden/>
    <w:unhideWhenUsed/>
    <w:qFormat/>
    <w:uiPriority w:val="0"/>
    <w:pPr>
      <w:jc w:val="left"/>
    </w:pPr>
  </w:style>
  <w:style w:type="paragraph" w:styleId="10">
    <w:name w:val="Body Text 3"/>
    <w:basedOn w:val="1"/>
    <w:link w:val="66"/>
    <w:qFormat/>
    <w:uiPriority w:val="0"/>
    <w:pPr>
      <w:spacing w:after="120"/>
    </w:pPr>
    <w:rPr>
      <w:sz w:val="16"/>
      <w:szCs w:val="16"/>
    </w:rPr>
  </w:style>
  <w:style w:type="paragraph" w:styleId="11">
    <w:name w:val="Body Text"/>
    <w:basedOn w:val="1"/>
    <w:link w:val="52"/>
    <w:qFormat/>
    <w:uiPriority w:val="0"/>
    <w:pPr>
      <w:spacing w:after="120"/>
    </w:pPr>
  </w:style>
  <w:style w:type="paragraph" w:styleId="12">
    <w:name w:val="Body Text Indent"/>
    <w:basedOn w:val="1"/>
    <w:link w:val="63"/>
    <w:qFormat/>
    <w:uiPriority w:val="0"/>
    <w:pPr>
      <w:spacing w:line="400" w:lineRule="exact"/>
      <w:ind w:firstLine="360" w:firstLineChars="150"/>
    </w:pPr>
    <w:rPr>
      <w:rFonts w:ascii="宋体" w:hAnsi="宋体"/>
      <w:sz w:val="24"/>
    </w:rPr>
  </w:style>
  <w:style w:type="paragraph" w:styleId="13">
    <w:name w:val="List 2"/>
    <w:basedOn w:val="1"/>
    <w:qFormat/>
    <w:uiPriority w:val="0"/>
    <w:pPr>
      <w:ind w:left="100" w:leftChars="200" w:hanging="200" w:hangingChars="200"/>
    </w:pPr>
  </w:style>
  <w:style w:type="paragraph" w:styleId="14">
    <w:name w:val="toc 5"/>
    <w:basedOn w:val="1"/>
    <w:next w:val="1"/>
    <w:autoRedefine/>
    <w:semiHidden/>
    <w:qFormat/>
    <w:uiPriority w:val="0"/>
    <w:pPr>
      <w:ind w:left="840"/>
      <w:jc w:val="left"/>
    </w:pPr>
    <w:rPr>
      <w:sz w:val="18"/>
      <w:szCs w:val="18"/>
    </w:rPr>
  </w:style>
  <w:style w:type="paragraph" w:styleId="15">
    <w:name w:val="toc 3"/>
    <w:basedOn w:val="1"/>
    <w:next w:val="1"/>
    <w:autoRedefine/>
    <w:semiHidden/>
    <w:qFormat/>
    <w:uiPriority w:val="0"/>
    <w:pPr>
      <w:ind w:left="840" w:leftChars="400"/>
    </w:pPr>
  </w:style>
  <w:style w:type="paragraph" w:styleId="16">
    <w:name w:val="Plain Text"/>
    <w:basedOn w:val="1"/>
    <w:link w:val="58"/>
    <w:qFormat/>
    <w:uiPriority w:val="0"/>
    <w:rPr>
      <w:rFonts w:ascii="宋体" w:hAnsi="Courier New" w:cs="Courier New"/>
      <w:szCs w:val="21"/>
    </w:rPr>
  </w:style>
  <w:style w:type="paragraph" w:styleId="17">
    <w:name w:val="toc 8"/>
    <w:basedOn w:val="1"/>
    <w:next w:val="1"/>
    <w:autoRedefine/>
    <w:semiHidden/>
    <w:qFormat/>
    <w:uiPriority w:val="0"/>
    <w:pPr>
      <w:ind w:left="1470"/>
      <w:jc w:val="left"/>
    </w:pPr>
    <w:rPr>
      <w:sz w:val="18"/>
      <w:szCs w:val="18"/>
    </w:rPr>
  </w:style>
  <w:style w:type="paragraph" w:styleId="18">
    <w:name w:val="Date"/>
    <w:basedOn w:val="1"/>
    <w:next w:val="1"/>
    <w:link w:val="54"/>
    <w:qFormat/>
    <w:uiPriority w:val="0"/>
    <w:pPr>
      <w:ind w:left="100" w:leftChars="2500"/>
    </w:pPr>
  </w:style>
  <w:style w:type="paragraph" w:styleId="19">
    <w:name w:val="Body Text Indent 2"/>
    <w:basedOn w:val="1"/>
    <w:link w:val="42"/>
    <w:qFormat/>
    <w:uiPriority w:val="0"/>
    <w:pPr>
      <w:snapToGrid w:val="0"/>
      <w:spacing w:line="440" w:lineRule="atLeast"/>
      <w:ind w:left="510" w:firstLine="510"/>
    </w:pPr>
    <w:rPr>
      <w:sz w:val="24"/>
      <w:szCs w:val="20"/>
    </w:rPr>
  </w:style>
  <w:style w:type="paragraph" w:styleId="20">
    <w:name w:val="Balloon Text"/>
    <w:basedOn w:val="1"/>
    <w:link w:val="45"/>
    <w:semiHidden/>
    <w:unhideWhenUsed/>
    <w:qFormat/>
    <w:uiPriority w:val="0"/>
    <w:rPr>
      <w:sz w:val="18"/>
      <w:szCs w:val="18"/>
    </w:rPr>
  </w:style>
  <w:style w:type="paragraph" w:styleId="21">
    <w:name w:val="footer"/>
    <w:basedOn w:val="1"/>
    <w:link w:val="41"/>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22">
    <w:name w:val="header"/>
    <w:basedOn w:val="1"/>
    <w:link w:val="40"/>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3">
    <w:name w:val="toc 1"/>
    <w:basedOn w:val="1"/>
    <w:next w:val="1"/>
    <w:link w:val="78"/>
    <w:autoRedefine/>
    <w:semiHidden/>
    <w:qFormat/>
    <w:uiPriority w:val="0"/>
    <w:pPr>
      <w:tabs>
        <w:tab w:val="right" w:leader="dot" w:pos="9231"/>
      </w:tabs>
      <w:spacing w:before="120" w:after="120"/>
      <w:jc w:val="left"/>
    </w:pPr>
    <w:rPr>
      <w:bCs/>
      <w:i/>
      <w:iCs/>
      <w:caps/>
      <w:sz w:val="20"/>
      <w:szCs w:val="20"/>
    </w:rPr>
  </w:style>
  <w:style w:type="paragraph" w:styleId="24">
    <w:name w:val="toc 4"/>
    <w:basedOn w:val="1"/>
    <w:next w:val="1"/>
    <w:autoRedefine/>
    <w:semiHidden/>
    <w:qFormat/>
    <w:uiPriority w:val="0"/>
    <w:pPr>
      <w:ind w:left="630"/>
      <w:jc w:val="left"/>
    </w:pPr>
    <w:rPr>
      <w:sz w:val="18"/>
      <w:szCs w:val="18"/>
    </w:rPr>
  </w:style>
  <w:style w:type="paragraph" w:styleId="25">
    <w:name w:val="toc 6"/>
    <w:basedOn w:val="1"/>
    <w:next w:val="1"/>
    <w:autoRedefine/>
    <w:semiHidden/>
    <w:qFormat/>
    <w:uiPriority w:val="0"/>
    <w:pPr>
      <w:ind w:left="1050"/>
      <w:jc w:val="left"/>
    </w:pPr>
    <w:rPr>
      <w:sz w:val="18"/>
      <w:szCs w:val="18"/>
    </w:rPr>
  </w:style>
  <w:style w:type="paragraph" w:styleId="26">
    <w:name w:val="Body Text Indent 3"/>
    <w:basedOn w:val="1"/>
    <w:link w:val="64"/>
    <w:qFormat/>
    <w:uiPriority w:val="0"/>
    <w:pPr>
      <w:spacing w:after="120"/>
      <w:ind w:left="420" w:leftChars="200"/>
    </w:pPr>
    <w:rPr>
      <w:sz w:val="16"/>
      <w:szCs w:val="16"/>
    </w:rPr>
  </w:style>
  <w:style w:type="paragraph" w:styleId="27">
    <w:name w:val="toc 2"/>
    <w:basedOn w:val="1"/>
    <w:next w:val="1"/>
    <w:autoRedefine/>
    <w:semiHidden/>
    <w:qFormat/>
    <w:uiPriority w:val="0"/>
    <w:pPr>
      <w:ind w:left="210"/>
      <w:jc w:val="left"/>
    </w:pPr>
    <w:rPr>
      <w:smallCaps/>
      <w:sz w:val="20"/>
      <w:szCs w:val="20"/>
    </w:rPr>
  </w:style>
  <w:style w:type="paragraph" w:styleId="28">
    <w:name w:val="toc 9"/>
    <w:basedOn w:val="1"/>
    <w:next w:val="1"/>
    <w:autoRedefine/>
    <w:semiHidden/>
    <w:qFormat/>
    <w:uiPriority w:val="0"/>
    <w:pPr>
      <w:ind w:left="1680"/>
      <w:jc w:val="left"/>
    </w:pPr>
    <w:rPr>
      <w:sz w:val="18"/>
      <w:szCs w:val="18"/>
    </w:rPr>
  </w:style>
  <w:style w:type="paragraph" w:styleId="29">
    <w:name w:val="Normal (Web)"/>
    <w:basedOn w:val="1"/>
    <w:qFormat/>
    <w:uiPriority w:val="0"/>
    <w:pPr>
      <w:widowControl/>
      <w:spacing w:before="100" w:beforeAutospacing="1" w:after="100" w:afterAutospacing="1" w:line="312" w:lineRule="auto"/>
      <w:jc w:val="left"/>
    </w:pPr>
    <w:rPr>
      <w:rFonts w:ascii="宋体" w:hAnsi="宋体"/>
      <w:kern w:val="0"/>
      <w:sz w:val="22"/>
      <w:szCs w:val="22"/>
    </w:rPr>
  </w:style>
  <w:style w:type="paragraph" w:styleId="30">
    <w:name w:val="annotation subject"/>
    <w:basedOn w:val="9"/>
    <w:next w:val="9"/>
    <w:link w:val="44"/>
    <w:semiHidden/>
    <w:unhideWhenUsed/>
    <w:qFormat/>
    <w:uiPriority w:val="0"/>
    <w:rPr>
      <w:b/>
      <w:bCs/>
    </w:rPr>
  </w:style>
  <w:style w:type="paragraph" w:styleId="31">
    <w:name w:val="Body Text First Indent"/>
    <w:basedOn w:val="11"/>
    <w:link w:val="67"/>
    <w:qFormat/>
    <w:uiPriority w:val="0"/>
    <w:pPr>
      <w:ind w:firstLine="420" w:firstLineChars="100"/>
    </w:pPr>
  </w:style>
  <w:style w:type="paragraph" w:styleId="32">
    <w:name w:val="Body Text First Indent 2"/>
    <w:basedOn w:val="12"/>
    <w:link w:val="65"/>
    <w:qFormat/>
    <w:uiPriority w:val="0"/>
    <w:pPr>
      <w:spacing w:after="120" w:line="240" w:lineRule="auto"/>
      <w:ind w:left="420" w:leftChars="200" w:firstLine="420" w:firstLineChars="200"/>
    </w:pPr>
    <w:rPr>
      <w:rFonts w:ascii="Times New Roman" w:hAnsi="Times New Roman"/>
      <w:sz w:val="21"/>
    </w:rPr>
  </w:style>
  <w:style w:type="table" w:styleId="34">
    <w:name w:val="Table Grid"/>
    <w:basedOn w:val="3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qFormat/>
    <w:uiPriority w:val="0"/>
  </w:style>
  <w:style w:type="character" w:styleId="37">
    <w:name w:val="FollowedHyperlink"/>
    <w:qFormat/>
    <w:uiPriority w:val="0"/>
    <w:rPr>
      <w:color w:val="800080"/>
      <w:u w:val="single"/>
    </w:rPr>
  </w:style>
  <w:style w:type="character" w:styleId="38">
    <w:name w:val="Hyperlink"/>
    <w:qFormat/>
    <w:uiPriority w:val="0"/>
    <w:rPr>
      <w:color w:val="0000FF"/>
      <w:u w:val="single"/>
    </w:rPr>
  </w:style>
  <w:style w:type="character" w:styleId="39">
    <w:name w:val="annotation reference"/>
    <w:basedOn w:val="35"/>
    <w:semiHidden/>
    <w:unhideWhenUsed/>
    <w:qFormat/>
    <w:uiPriority w:val="0"/>
    <w:rPr>
      <w:sz w:val="21"/>
      <w:szCs w:val="21"/>
    </w:rPr>
  </w:style>
  <w:style w:type="character" w:customStyle="1" w:styleId="40">
    <w:name w:val="页眉 Char"/>
    <w:basedOn w:val="35"/>
    <w:link w:val="22"/>
    <w:semiHidden/>
    <w:qFormat/>
    <w:uiPriority w:val="99"/>
    <w:rPr>
      <w:sz w:val="18"/>
      <w:szCs w:val="18"/>
    </w:rPr>
  </w:style>
  <w:style w:type="character" w:customStyle="1" w:styleId="41">
    <w:name w:val="页脚 Char"/>
    <w:basedOn w:val="35"/>
    <w:link w:val="21"/>
    <w:semiHidden/>
    <w:qFormat/>
    <w:uiPriority w:val="99"/>
    <w:rPr>
      <w:sz w:val="18"/>
      <w:szCs w:val="18"/>
    </w:rPr>
  </w:style>
  <w:style w:type="character" w:customStyle="1" w:styleId="42">
    <w:name w:val="正文文本缩进 2 Char"/>
    <w:basedOn w:val="35"/>
    <w:link w:val="19"/>
    <w:qFormat/>
    <w:uiPriority w:val="0"/>
    <w:rPr>
      <w:rFonts w:ascii="Times New Roman" w:hAnsi="Times New Roman" w:eastAsia="宋体" w:cs="Times New Roman"/>
      <w:sz w:val="24"/>
      <w:szCs w:val="20"/>
    </w:rPr>
  </w:style>
  <w:style w:type="character" w:customStyle="1" w:styleId="43">
    <w:name w:val="批注文字 Char"/>
    <w:basedOn w:val="35"/>
    <w:link w:val="9"/>
    <w:semiHidden/>
    <w:qFormat/>
    <w:uiPriority w:val="99"/>
    <w:rPr>
      <w:rFonts w:ascii="Times New Roman" w:hAnsi="Times New Roman" w:eastAsia="宋体" w:cs="Times New Roman"/>
      <w:szCs w:val="24"/>
    </w:rPr>
  </w:style>
  <w:style w:type="character" w:customStyle="1" w:styleId="44">
    <w:name w:val="批注主题 Char"/>
    <w:basedOn w:val="43"/>
    <w:link w:val="30"/>
    <w:semiHidden/>
    <w:qFormat/>
    <w:uiPriority w:val="99"/>
    <w:rPr>
      <w:rFonts w:ascii="Times New Roman" w:hAnsi="Times New Roman" w:eastAsia="宋体" w:cs="Times New Roman"/>
      <w:b/>
      <w:bCs/>
      <w:szCs w:val="24"/>
    </w:rPr>
  </w:style>
  <w:style w:type="character" w:customStyle="1" w:styleId="45">
    <w:name w:val="批注框文本 Char"/>
    <w:basedOn w:val="35"/>
    <w:link w:val="20"/>
    <w:semiHidden/>
    <w:qFormat/>
    <w:uiPriority w:val="99"/>
    <w:rPr>
      <w:rFonts w:ascii="Times New Roman" w:hAnsi="Times New Roman" w:eastAsia="宋体" w:cs="Times New Roman"/>
      <w:sz w:val="18"/>
      <w:szCs w:val="18"/>
    </w:rPr>
  </w:style>
  <w:style w:type="paragraph" w:styleId="46">
    <w:name w:val="List Paragraph"/>
    <w:basedOn w:val="1"/>
    <w:qFormat/>
    <w:uiPriority w:val="34"/>
    <w:pPr>
      <w:ind w:firstLine="420" w:firstLineChars="200"/>
    </w:pPr>
    <w:rPr>
      <w:sz w:val="24"/>
      <w:szCs w:val="20"/>
    </w:rPr>
  </w:style>
  <w:style w:type="character" w:customStyle="1" w:styleId="47">
    <w:name w:val="标题 1 Char"/>
    <w:basedOn w:val="35"/>
    <w:link w:val="2"/>
    <w:qFormat/>
    <w:uiPriority w:val="0"/>
    <w:rPr>
      <w:rFonts w:ascii="Times New Roman" w:hAnsi="Times New Roman" w:eastAsia="宋体" w:cs="Times New Roman"/>
      <w:b/>
      <w:bCs/>
      <w:kern w:val="44"/>
      <w:sz w:val="44"/>
      <w:szCs w:val="44"/>
    </w:rPr>
  </w:style>
  <w:style w:type="character" w:customStyle="1" w:styleId="48">
    <w:name w:val="标题 2 Char"/>
    <w:basedOn w:val="35"/>
    <w:link w:val="3"/>
    <w:qFormat/>
    <w:uiPriority w:val="0"/>
    <w:rPr>
      <w:rFonts w:ascii="Arial" w:hAnsi="Arial" w:eastAsia="黑体" w:cs="Times New Roman"/>
      <w:b/>
      <w:bCs/>
      <w:sz w:val="32"/>
      <w:szCs w:val="32"/>
    </w:rPr>
  </w:style>
  <w:style w:type="character" w:customStyle="1" w:styleId="49">
    <w:name w:val="标题 3 Char"/>
    <w:basedOn w:val="35"/>
    <w:link w:val="4"/>
    <w:qFormat/>
    <w:uiPriority w:val="0"/>
    <w:rPr>
      <w:rFonts w:ascii="Times New Roman" w:hAnsi="Times New Roman" w:eastAsia="华文细黑" w:cs="Times New Roman"/>
      <w:bCs/>
      <w:kern w:val="0"/>
      <w:sz w:val="36"/>
      <w:szCs w:val="32"/>
    </w:rPr>
  </w:style>
  <w:style w:type="paragraph" w:customStyle="1" w:styleId="50">
    <w:name w:val="自定义标题１"/>
    <w:basedOn w:val="4"/>
    <w:qFormat/>
    <w:uiPriority w:val="0"/>
    <w:pPr>
      <w:widowControl w:val="0"/>
      <w:numPr>
        <w:ilvl w:val="0"/>
        <w:numId w:val="1"/>
      </w:numPr>
      <w:spacing w:before="140" w:after="140" w:line="240" w:lineRule="auto"/>
      <w:jc w:val="both"/>
    </w:pPr>
    <w:rPr>
      <w:rFonts w:eastAsia="宋体"/>
      <w:b/>
      <w:kern w:val="2"/>
      <w:sz w:val="24"/>
    </w:rPr>
  </w:style>
  <w:style w:type="paragraph" w:customStyle="1" w:styleId="51">
    <w:name w:val="样式1"/>
    <w:basedOn w:val="11"/>
    <w:link w:val="55"/>
    <w:qFormat/>
    <w:uiPriority w:val="0"/>
    <w:pPr>
      <w:spacing w:line="360" w:lineRule="auto"/>
    </w:pPr>
    <w:rPr>
      <w:sz w:val="24"/>
    </w:rPr>
  </w:style>
  <w:style w:type="character" w:customStyle="1" w:styleId="52">
    <w:name w:val="正文文本 Char"/>
    <w:basedOn w:val="35"/>
    <w:link w:val="11"/>
    <w:qFormat/>
    <w:uiPriority w:val="99"/>
    <w:rPr>
      <w:rFonts w:ascii="Times New Roman" w:hAnsi="Times New Roman" w:eastAsia="宋体" w:cs="Times New Roman"/>
      <w:szCs w:val="24"/>
    </w:rPr>
  </w:style>
  <w:style w:type="paragraph" w:customStyle="1" w:styleId="53">
    <w:name w:val="Blockquote"/>
    <w:basedOn w:val="1"/>
    <w:qFormat/>
    <w:uiPriority w:val="0"/>
    <w:pPr>
      <w:autoSpaceDE w:val="0"/>
      <w:autoSpaceDN w:val="0"/>
      <w:adjustRightInd w:val="0"/>
      <w:spacing w:before="100" w:after="100"/>
      <w:ind w:left="360" w:right="360"/>
      <w:jc w:val="left"/>
    </w:pPr>
    <w:rPr>
      <w:kern w:val="0"/>
      <w:sz w:val="24"/>
      <w:szCs w:val="20"/>
    </w:rPr>
  </w:style>
  <w:style w:type="character" w:customStyle="1" w:styleId="54">
    <w:name w:val="日期 Char"/>
    <w:basedOn w:val="35"/>
    <w:link w:val="18"/>
    <w:qFormat/>
    <w:uiPriority w:val="0"/>
    <w:rPr>
      <w:rFonts w:ascii="Times New Roman" w:hAnsi="Times New Roman" w:eastAsia="宋体" w:cs="Times New Roman"/>
      <w:szCs w:val="24"/>
    </w:rPr>
  </w:style>
  <w:style w:type="character" w:customStyle="1" w:styleId="55">
    <w:name w:val="样式1 Char"/>
    <w:link w:val="51"/>
    <w:qFormat/>
    <w:uiPriority w:val="0"/>
    <w:rPr>
      <w:rFonts w:ascii="Times New Roman" w:hAnsi="Times New Roman" w:eastAsia="宋体" w:cs="Times New Roman"/>
      <w:sz w:val="24"/>
      <w:szCs w:val="24"/>
    </w:rPr>
  </w:style>
  <w:style w:type="character" w:customStyle="1" w:styleId="56">
    <w:name w:val="文档结构图 Char"/>
    <w:basedOn w:val="35"/>
    <w:link w:val="7"/>
    <w:semiHidden/>
    <w:qFormat/>
    <w:uiPriority w:val="0"/>
    <w:rPr>
      <w:rFonts w:ascii="Times New Roman" w:hAnsi="Times New Roman" w:eastAsia="宋体" w:cs="Times New Roman"/>
      <w:szCs w:val="24"/>
      <w:shd w:val="clear" w:color="auto" w:fill="000080"/>
    </w:rPr>
  </w:style>
  <w:style w:type="paragraph" w:customStyle="1" w:styleId="57">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8">
    <w:name w:val="纯文本 Char"/>
    <w:basedOn w:val="35"/>
    <w:link w:val="16"/>
    <w:qFormat/>
    <w:uiPriority w:val="0"/>
    <w:rPr>
      <w:rFonts w:ascii="宋体" w:hAnsi="Courier New" w:eastAsia="宋体" w:cs="Courier New"/>
      <w:szCs w:val="21"/>
    </w:rPr>
  </w:style>
  <w:style w:type="paragraph" w:customStyle="1" w:styleId="59">
    <w:name w:val="Char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0">
    <w:name w:val="二级目录"/>
    <w:basedOn w:val="3"/>
    <w:qFormat/>
    <w:uiPriority w:val="0"/>
    <w:pPr>
      <w:spacing w:before="0" w:after="0" w:line="360" w:lineRule="auto"/>
      <w:ind w:firstLine="200" w:firstLineChars="200"/>
    </w:pPr>
    <w:rPr>
      <w:rFonts w:ascii="仿宋_GB2312" w:eastAsia="仿宋_GB2312"/>
      <w:sz w:val="21"/>
      <w:szCs w:val="21"/>
    </w:rPr>
  </w:style>
  <w:style w:type="character" w:customStyle="1" w:styleId="61">
    <w:name w:val="FH07夏雨"/>
    <w:semiHidden/>
    <w:qFormat/>
    <w:uiPriority w:val="0"/>
    <w:rPr>
      <w:rFonts w:ascii="Arial" w:hAnsi="Arial" w:eastAsia="宋体" w:cs="Arial"/>
      <w:color w:val="000080"/>
      <w:sz w:val="18"/>
      <w:szCs w:val="20"/>
    </w:rPr>
  </w:style>
  <w:style w:type="paragraph" w:customStyle="1" w:styleId="62">
    <w:name w:val="Char Char Char Char Char Char Char1"/>
    <w:basedOn w:val="1"/>
    <w:autoRedefine/>
    <w:qFormat/>
    <w:uiPriority w:val="0"/>
    <w:rPr>
      <w:rFonts w:ascii="仿宋_GB2312" w:eastAsia="仿宋_GB2312"/>
      <w:b/>
      <w:sz w:val="32"/>
      <w:szCs w:val="32"/>
    </w:rPr>
  </w:style>
  <w:style w:type="character" w:customStyle="1" w:styleId="63">
    <w:name w:val="正文文本缩进 Char"/>
    <w:basedOn w:val="35"/>
    <w:link w:val="12"/>
    <w:qFormat/>
    <w:uiPriority w:val="0"/>
    <w:rPr>
      <w:rFonts w:ascii="宋体" w:hAnsi="宋体" w:eastAsia="宋体" w:cs="Times New Roman"/>
      <w:sz w:val="24"/>
      <w:szCs w:val="24"/>
    </w:rPr>
  </w:style>
  <w:style w:type="character" w:customStyle="1" w:styleId="64">
    <w:name w:val="正文文本缩进 3 Char"/>
    <w:basedOn w:val="35"/>
    <w:link w:val="26"/>
    <w:qFormat/>
    <w:uiPriority w:val="0"/>
    <w:rPr>
      <w:rFonts w:ascii="Times New Roman" w:hAnsi="Times New Roman" w:eastAsia="宋体" w:cs="Times New Roman"/>
      <w:sz w:val="16"/>
      <w:szCs w:val="16"/>
    </w:rPr>
  </w:style>
  <w:style w:type="character" w:customStyle="1" w:styleId="65">
    <w:name w:val="正文首行缩进 2 Char"/>
    <w:basedOn w:val="63"/>
    <w:link w:val="32"/>
    <w:qFormat/>
    <w:uiPriority w:val="0"/>
    <w:rPr>
      <w:rFonts w:ascii="Times New Roman" w:hAnsi="Times New Roman" w:eastAsia="宋体" w:cs="Times New Roman"/>
      <w:sz w:val="24"/>
      <w:szCs w:val="24"/>
    </w:rPr>
  </w:style>
  <w:style w:type="character" w:customStyle="1" w:styleId="66">
    <w:name w:val="正文文本 3 Char"/>
    <w:basedOn w:val="35"/>
    <w:link w:val="10"/>
    <w:qFormat/>
    <w:uiPriority w:val="0"/>
    <w:rPr>
      <w:rFonts w:ascii="Times New Roman" w:hAnsi="Times New Roman" w:eastAsia="宋体" w:cs="Times New Roman"/>
      <w:sz w:val="16"/>
      <w:szCs w:val="16"/>
    </w:rPr>
  </w:style>
  <w:style w:type="character" w:customStyle="1" w:styleId="67">
    <w:name w:val="正文首行缩进 Char"/>
    <w:basedOn w:val="52"/>
    <w:link w:val="31"/>
    <w:qFormat/>
    <w:uiPriority w:val="0"/>
    <w:rPr>
      <w:rFonts w:ascii="Times New Roman" w:hAnsi="Times New Roman" w:eastAsia="宋体" w:cs="Times New Roman"/>
      <w:szCs w:val="24"/>
    </w:rPr>
  </w:style>
  <w:style w:type="paragraph" w:customStyle="1" w:styleId="68">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paragraph" w:customStyle="1" w:styleId="69">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Arial Unicode MS" w:hAnsi="Arial Unicode MS" w:eastAsia="Arial Unicode MS" w:cs="Arial Unicode MS"/>
      <w:color w:val="000000"/>
      <w:kern w:val="0"/>
      <w:sz w:val="22"/>
      <w:szCs w:val="22"/>
    </w:rPr>
  </w:style>
  <w:style w:type="paragraph" w:customStyle="1" w:styleId="70">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Arial Unicode MS"/>
      <w:b/>
      <w:bCs/>
      <w:color w:val="000000"/>
      <w:kern w:val="0"/>
      <w:sz w:val="22"/>
      <w:szCs w:val="22"/>
    </w:rPr>
  </w:style>
  <w:style w:type="paragraph" w:customStyle="1" w:styleId="71">
    <w:name w:val="样式 标题 1 + 三号 居中 段前: 0 磅 段后: 0 磅 行距: 1.5 倍行距"/>
    <w:basedOn w:val="2"/>
    <w:qFormat/>
    <w:uiPriority w:val="0"/>
    <w:pPr>
      <w:spacing w:line="360" w:lineRule="auto"/>
      <w:jc w:val="center"/>
    </w:pPr>
    <w:rPr>
      <w:rFonts w:cs="宋体"/>
      <w:sz w:val="32"/>
      <w:szCs w:val="20"/>
    </w:rPr>
  </w:style>
  <w:style w:type="paragraph" w:customStyle="1" w:styleId="72">
    <w:name w:val="样式 标题 3 + 四号"/>
    <w:basedOn w:val="4"/>
    <w:link w:val="73"/>
    <w:autoRedefine/>
    <w:qFormat/>
    <w:uiPriority w:val="0"/>
    <w:pPr>
      <w:widowControl w:val="0"/>
      <w:spacing w:before="120" w:after="120" w:line="360" w:lineRule="auto"/>
      <w:jc w:val="both"/>
    </w:pPr>
    <w:rPr>
      <w:sz w:val="28"/>
    </w:rPr>
  </w:style>
  <w:style w:type="character" w:customStyle="1" w:styleId="73">
    <w:name w:val="样式 标题 3 + 四号 Char"/>
    <w:link w:val="72"/>
    <w:qFormat/>
    <w:uiPriority w:val="0"/>
    <w:rPr>
      <w:rFonts w:ascii="Times New Roman" w:hAnsi="Times New Roman" w:eastAsia="华文细黑" w:cs="Times New Roman"/>
      <w:bCs/>
      <w:kern w:val="0"/>
      <w:sz w:val="28"/>
      <w:szCs w:val="32"/>
    </w:rPr>
  </w:style>
  <w:style w:type="paragraph" w:customStyle="1" w:styleId="74">
    <w:name w:val="样式2"/>
    <w:basedOn w:val="23"/>
    <w:qFormat/>
    <w:uiPriority w:val="0"/>
    <w:pPr>
      <w:tabs>
        <w:tab w:val="clear" w:pos="9231"/>
      </w:tabs>
      <w:jc w:val="both"/>
    </w:pPr>
    <w:rPr>
      <w:rFonts w:ascii="华文行楷" w:eastAsia="华文行楷"/>
      <w:b/>
      <w:i w:val="0"/>
      <w:iCs w:val="0"/>
      <w:sz w:val="24"/>
    </w:rPr>
  </w:style>
  <w:style w:type="paragraph" w:customStyle="1" w:styleId="75">
    <w:name w:val="样式 目录 1 + 左 段前: 18 磅 行距: 单倍行距"/>
    <w:basedOn w:val="23"/>
    <w:qFormat/>
    <w:uiPriority w:val="0"/>
    <w:pPr>
      <w:tabs>
        <w:tab w:val="clear" w:pos="9231"/>
      </w:tabs>
    </w:pPr>
    <w:rPr>
      <w:rFonts w:cs="宋体"/>
      <w:b/>
      <w:i w:val="0"/>
      <w:iCs w:val="0"/>
      <w:sz w:val="24"/>
    </w:rPr>
  </w:style>
  <w:style w:type="paragraph" w:customStyle="1" w:styleId="76">
    <w:name w:val="样式 目录 1 + 左 段前: 18 磅 行距: 单倍行距1"/>
    <w:basedOn w:val="23"/>
    <w:qFormat/>
    <w:uiPriority w:val="0"/>
    <w:pPr>
      <w:tabs>
        <w:tab w:val="clear" w:pos="9231"/>
      </w:tabs>
      <w:spacing w:before="360"/>
    </w:pPr>
    <w:rPr>
      <w:rFonts w:cs="宋体"/>
      <w:b/>
      <w:i w:val="0"/>
      <w:iCs w:val="0"/>
      <w:sz w:val="24"/>
    </w:rPr>
  </w:style>
  <w:style w:type="paragraph" w:customStyle="1" w:styleId="77">
    <w:name w:val="样式 目录 1 + 左 段前: 18 磅 行距: 单倍行距2"/>
    <w:basedOn w:val="23"/>
    <w:next w:val="50"/>
    <w:link w:val="79"/>
    <w:qFormat/>
    <w:uiPriority w:val="0"/>
    <w:pPr>
      <w:tabs>
        <w:tab w:val="clear" w:pos="9231"/>
      </w:tabs>
    </w:pPr>
    <w:rPr>
      <w:rFonts w:cs="宋体"/>
      <w:b/>
      <w:i w:val="0"/>
      <w:iCs w:val="0"/>
      <w:sz w:val="24"/>
    </w:rPr>
  </w:style>
  <w:style w:type="character" w:customStyle="1" w:styleId="78">
    <w:name w:val="目录 1 Char"/>
    <w:link w:val="23"/>
    <w:semiHidden/>
    <w:qFormat/>
    <w:uiPriority w:val="0"/>
    <w:rPr>
      <w:rFonts w:ascii="Times New Roman" w:hAnsi="Times New Roman" w:eastAsia="宋体" w:cs="Times New Roman"/>
      <w:bCs/>
      <w:i/>
      <w:iCs/>
      <w:caps/>
      <w:sz w:val="20"/>
      <w:szCs w:val="20"/>
    </w:rPr>
  </w:style>
  <w:style w:type="character" w:customStyle="1" w:styleId="79">
    <w:name w:val="样式 目录 1 + 左 段前: 18 磅 行距: 单倍行距2 Char"/>
    <w:link w:val="77"/>
    <w:qFormat/>
    <w:uiPriority w:val="0"/>
    <w:rPr>
      <w:rFonts w:ascii="Times New Roman" w:hAnsi="Times New Roman" w:eastAsia="宋体" w:cs="宋体"/>
      <w:b/>
      <w:bCs/>
      <w:caps/>
      <w:sz w:val="24"/>
      <w:szCs w:val="20"/>
    </w:rPr>
  </w:style>
  <w:style w:type="paragraph" w:customStyle="1" w:styleId="80">
    <w:name w:val="列出段落1"/>
    <w:basedOn w:val="1"/>
    <w:qFormat/>
    <w:uiPriority w:val="34"/>
    <w:pPr>
      <w:ind w:firstLine="420" w:firstLineChars="200"/>
    </w:pPr>
    <w:rPr>
      <w:szCs w:val="24"/>
    </w:rPr>
  </w:style>
  <w:style w:type="table" w:customStyle="1" w:styleId="81">
    <w:name w:val="网格型3"/>
    <w:basedOn w:val="33"/>
    <w:qFormat/>
    <w:uiPriority w:val="59"/>
    <w:pPr>
      <w:widowControl/>
    </w:pPr>
    <w:rPr>
      <w:kern w:val="2"/>
      <w:sz w:val="21"/>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
    <w:name w:val="网格型2"/>
    <w:basedOn w:val="3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83">
    <w:name w:val="网格型1"/>
    <w:basedOn w:val="33"/>
    <w:qFormat/>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138</Pages>
  <Words>19814</Words>
  <Characters>21504</Characters>
  <Lines>1</Lines>
  <Paragraphs>1</Paragraphs>
  <TotalTime>7</TotalTime>
  <ScaleCrop>false</ScaleCrop>
  <LinksUpToDate>false</LinksUpToDate>
  <CharactersWithSpaces>22400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2012-02-08T09:53:00Z</dcterms:created>
  <dc:creator>李军</dc:creator>
  <cp:lastModifiedBy>ISSTECH</cp:lastModifiedBy>
  <dcterms:modified xsi:type="dcterms:W3CDTF">2025-04-03T10:14:54Z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eyJoZGlkIjoiYTU1MmZkZTQyOTM4MWJlNDlmMTUxMGIyYjE2MTg2ZmYiLCJ1c2VySWQiOiI0Mjc0NjY0MTUifQ==</vt:lpwstr>
  </property>
  <property fmtid="{D5CDD505-2E9C-101B-9397-08002B2CF9AE}" pid="3" name="KSOProductBuildVer">
    <vt:lpwstr>2052-12.1.0.20305</vt:lpwstr>
  </property>
  <property fmtid="{D5CDD505-2E9C-101B-9397-08002B2CF9AE}" pid="4" name="ICV">
    <vt:lpwstr>A5C554BCD929FB4BA19DEB67A98A2116_43</vt:lpwstr>
  </property>
</Properties>
</file>