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BC889">
      <w:pPr>
        <w:jc w:val="right"/>
        <w:rPr>
          <w:rFonts w:ascii="Arial" w:hAnsi="Arial" w:cs="Arial"/>
          <w:spacing w:val="10"/>
          <w:sz w:val="28"/>
          <w:szCs w:val="28"/>
        </w:rPr>
      </w:pPr>
    </w:p>
    <w:p w14:paraId="31836580">
      <w:pPr>
        <w:jc w:val="right"/>
        <w:rPr>
          <w:rFonts w:ascii="Arial" w:hAnsi="Arial" w:cs="Arial"/>
          <w:spacing w:val="10"/>
          <w:sz w:val="28"/>
          <w:szCs w:val="28"/>
        </w:rPr>
      </w:pPr>
    </w:p>
    <w:p w14:paraId="42D1A354">
      <w:pPr>
        <w:spacing w:before="312" w:beforeLines="100" w:after="312" w:afterLines="100" w:line="360" w:lineRule="auto"/>
        <w:jc w:val="center"/>
        <w:rPr>
          <w:rFonts w:ascii="Arial" w:hAnsi="Arial" w:cs="Arial"/>
          <w:b/>
          <w:bCs/>
          <w:spacing w:val="10"/>
          <w:sz w:val="44"/>
          <w:szCs w:val="44"/>
        </w:rPr>
      </w:pPr>
      <w:r>
        <w:rPr>
          <w:rFonts w:hint="eastAsia" w:ascii="Arial" w:hAnsi="Arial" w:cs="Arial"/>
          <w:b/>
          <w:bCs/>
          <w:spacing w:val="10"/>
          <w:sz w:val="44"/>
          <w:szCs w:val="44"/>
        </w:rPr>
        <w:t>济南</w:t>
      </w:r>
      <w:r>
        <w:rPr>
          <w:rFonts w:ascii="Arial" w:hAnsi="Arial" w:cs="Arial"/>
          <w:b/>
          <w:bCs/>
          <w:spacing w:val="10"/>
          <w:sz w:val="44"/>
          <w:szCs w:val="44"/>
        </w:rPr>
        <w:t>转山项目</w:t>
      </w:r>
      <w:r>
        <w:rPr>
          <w:rFonts w:hint="eastAsia" w:ascii="Arial" w:hAnsi="Arial" w:cs="Arial"/>
          <w:b/>
          <w:bCs/>
          <w:spacing w:val="10"/>
          <w:sz w:val="44"/>
          <w:szCs w:val="44"/>
        </w:rPr>
        <w:t>A</w:t>
      </w:r>
      <w:r>
        <w:rPr>
          <w:rFonts w:ascii="Arial" w:hAnsi="Arial" w:cs="Arial"/>
          <w:b/>
          <w:bCs/>
          <w:spacing w:val="10"/>
          <w:sz w:val="44"/>
          <w:szCs w:val="44"/>
        </w:rPr>
        <w:t>2地块附属商业</w:t>
      </w:r>
    </w:p>
    <w:p w14:paraId="17ED6E32">
      <w:pPr>
        <w:spacing w:before="312" w:beforeLines="100" w:after="312" w:afterLines="100" w:line="360" w:lineRule="auto"/>
        <w:jc w:val="center"/>
        <w:rPr>
          <w:rFonts w:ascii="Arial" w:hAnsi="Arial" w:cs="Arial"/>
          <w:b/>
          <w:bCs/>
          <w:spacing w:val="10"/>
          <w:sz w:val="44"/>
          <w:szCs w:val="44"/>
        </w:rPr>
      </w:pPr>
      <w:r>
        <w:rPr>
          <w:rFonts w:hint="eastAsia" w:ascii="Arial" w:hAnsi="Arial" w:cs="Arial"/>
          <w:b/>
          <w:bCs/>
          <w:spacing w:val="10"/>
          <w:sz w:val="44"/>
          <w:szCs w:val="44"/>
        </w:rPr>
        <w:t>智能化</w:t>
      </w:r>
      <w:r>
        <w:rPr>
          <w:rFonts w:ascii="Arial" w:hAnsi="Arial" w:cs="Arial"/>
          <w:b/>
          <w:bCs/>
          <w:spacing w:val="10"/>
          <w:sz w:val="44"/>
          <w:szCs w:val="44"/>
        </w:rPr>
        <w:t>工程</w:t>
      </w:r>
    </w:p>
    <w:p w14:paraId="7D425955">
      <w:pPr>
        <w:spacing w:before="100" w:beforeAutospacing="1" w:after="100" w:afterAutospacing="1"/>
        <w:jc w:val="center"/>
        <w:rPr>
          <w:rFonts w:ascii="Arial" w:hAnsi="Arial" w:cs="Arial"/>
          <w:b/>
          <w:bCs/>
          <w:spacing w:val="10"/>
          <w:sz w:val="44"/>
          <w:szCs w:val="44"/>
        </w:rPr>
      </w:pPr>
    </w:p>
    <w:p w14:paraId="1845830D">
      <w:pPr>
        <w:spacing w:line="360" w:lineRule="auto"/>
        <w:jc w:val="center"/>
        <w:rPr>
          <w:rFonts w:ascii="Arial" w:hAnsi="Arial" w:cs="Arial"/>
          <w:b/>
          <w:bCs/>
          <w:spacing w:val="10"/>
          <w:sz w:val="44"/>
          <w:szCs w:val="44"/>
        </w:rPr>
      </w:pPr>
      <w:r>
        <w:rPr>
          <w:rFonts w:ascii="Arial" w:hAnsi="Arial" w:cs="Arial"/>
          <w:b/>
          <w:bCs/>
          <w:spacing w:val="10"/>
          <w:sz w:val="44"/>
          <w:szCs w:val="44"/>
        </w:rPr>
        <w:t>合同文件</w:t>
      </w:r>
    </w:p>
    <w:p w14:paraId="678BD267">
      <w:pPr>
        <w:jc w:val="center"/>
        <w:rPr>
          <w:rFonts w:ascii="Arial" w:hAnsi="Arial" w:cs="Arial"/>
          <w:spacing w:val="10"/>
          <w:sz w:val="32"/>
          <w:szCs w:val="32"/>
        </w:rPr>
      </w:pPr>
    </w:p>
    <w:p w14:paraId="679FEE9C">
      <w:pPr>
        <w:rPr>
          <w:rFonts w:ascii="Arial" w:hAnsi="Arial" w:cs="Arial"/>
          <w:spacing w:val="10"/>
          <w:sz w:val="32"/>
          <w:szCs w:val="32"/>
        </w:rPr>
      </w:pPr>
    </w:p>
    <w:p w14:paraId="07F7B895">
      <w:pPr>
        <w:rPr>
          <w:rFonts w:ascii="Arial" w:hAnsi="Arial" w:cs="Arial"/>
          <w:spacing w:val="10"/>
          <w:sz w:val="32"/>
          <w:szCs w:val="32"/>
        </w:rPr>
      </w:pPr>
    </w:p>
    <w:p w14:paraId="12CA1157">
      <w:pPr>
        <w:rPr>
          <w:rFonts w:ascii="Arial" w:hAnsi="Arial" w:cs="Arial"/>
          <w:spacing w:val="10"/>
          <w:sz w:val="32"/>
          <w:szCs w:val="32"/>
        </w:rPr>
      </w:pPr>
    </w:p>
    <w:p w14:paraId="15A044FE">
      <w:pPr>
        <w:rPr>
          <w:rFonts w:ascii="Arial" w:hAnsi="Arial" w:cs="Arial"/>
          <w:spacing w:val="10"/>
          <w:sz w:val="32"/>
          <w:szCs w:val="32"/>
        </w:rPr>
      </w:pPr>
    </w:p>
    <w:p w14:paraId="613AB18E">
      <w:pPr>
        <w:rPr>
          <w:rFonts w:ascii="Arial" w:hAnsi="Arial" w:cs="Arial"/>
          <w:spacing w:val="10"/>
          <w:sz w:val="32"/>
          <w:szCs w:val="32"/>
        </w:rPr>
      </w:pPr>
    </w:p>
    <w:p w14:paraId="537C17C4">
      <w:pPr>
        <w:tabs>
          <w:tab w:val="left" w:pos="4962"/>
        </w:tabs>
        <w:spacing w:before="312" w:beforeLines="100"/>
        <w:jc w:val="left"/>
        <w:rPr>
          <w:rFonts w:ascii="Arial" w:hAnsi="Arial" w:cs="Arial"/>
          <w:spacing w:val="10"/>
          <w:sz w:val="28"/>
          <w:szCs w:val="28"/>
        </w:rPr>
      </w:pPr>
      <w:commentRangeStart w:id="0"/>
      <w:r>
        <w:rPr>
          <w:rFonts w:ascii="Arial" w:hAnsi="Arial" w:cs="Arial"/>
          <w:spacing w:val="10"/>
          <w:sz w:val="28"/>
          <w:szCs w:val="28"/>
        </w:rPr>
        <w:t xml:space="preserve">发 包 </w:t>
      </w:r>
      <w:r>
        <w:rPr>
          <w:rFonts w:hint="eastAsia" w:ascii="Arial" w:hAnsi="Arial" w:cs="Arial"/>
          <w:spacing w:val="10"/>
          <w:sz w:val="28"/>
          <w:szCs w:val="28"/>
        </w:rPr>
        <w:t>人</w:t>
      </w:r>
      <w:r>
        <w:rPr>
          <w:rFonts w:ascii="Arial" w:hAnsi="Arial" w:cs="Arial"/>
          <w:spacing w:val="10"/>
          <w:sz w:val="28"/>
          <w:szCs w:val="28"/>
        </w:rPr>
        <w:t>：</w:t>
      </w:r>
      <w:r>
        <w:rPr>
          <w:rFonts w:hint="eastAsia" w:ascii="Arial" w:hAnsi="Arial" w:cs="Arial"/>
          <w:spacing w:val="10"/>
          <w:sz w:val="28"/>
          <w:szCs w:val="28"/>
        </w:rPr>
        <w:t>山东</w:t>
      </w:r>
      <w:r>
        <w:rPr>
          <w:rFonts w:ascii="Arial" w:hAnsi="Arial" w:cs="Arial"/>
          <w:spacing w:val="10"/>
          <w:sz w:val="28"/>
          <w:szCs w:val="28"/>
        </w:rPr>
        <w:t>中投建邦置业有限公司</w:t>
      </w:r>
      <w:commentRangeEnd w:id="0"/>
      <w:r>
        <w:commentReference w:id="0"/>
      </w:r>
    </w:p>
    <w:p w14:paraId="5AA8735A">
      <w:pPr>
        <w:snapToGrid w:val="0"/>
        <w:spacing w:before="312" w:beforeLines="100"/>
        <w:jc w:val="left"/>
        <w:rPr>
          <w:rFonts w:ascii="Arial" w:hAnsi="Arial" w:cs="Arial"/>
          <w:spacing w:val="10"/>
          <w:sz w:val="28"/>
          <w:szCs w:val="28"/>
        </w:rPr>
      </w:pPr>
      <w:r>
        <w:rPr>
          <w:rFonts w:ascii="Arial" w:hAnsi="Arial" w:cs="Arial"/>
          <w:spacing w:val="10"/>
          <w:sz w:val="28"/>
          <w:szCs w:val="28"/>
        </w:rPr>
        <w:t xml:space="preserve">承 包 </w:t>
      </w:r>
      <w:r>
        <w:rPr>
          <w:rFonts w:hint="eastAsia" w:ascii="Arial" w:hAnsi="Arial" w:cs="Arial"/>
          <w:spacing w:val="10"/>
          <w:sz w:val="28"/>
          <w:szCs w:val="28"/>
        </w:rPr>
        <w:t>人</w:t>
      </w:r>
      <w:r>
        <w:rPr>
          <w:rFonts w:ascii="Arial" w:hAnsi="Arial" w:cs="Arial"/>
          <w:spacing w:val="10"/>
          <w:sz w:val="28"/>
          <w:szCs w:val="28"/>
        </w:rPr>
        <w:t>：</w:t>
      </w:r>
      <w:r>
        <w:rPr>
          <w:rFonts w:hint="eastAsia" w:ascii="Arial" w:hAnsi="Arial" w:cs="Arial"/>
          <w:spacing w:val="10"/>
          <w:sz w:val="28"/>
          <w:szCs w:val="28"/>
        </w:rPr>
        <w:t>软通智慧信息技术有限公司</w:t>
      </w:r>
    </w:p>
    <w:p w14:paraId="3651810E">
      <w:pPr>
        <w:snapToGrid w:val="0"/>
        <w:spacing w:before="100" w:beforeAutospacing="1" w:after="100" w:afterAutospacing="1"/>
        <w:jc w:val="center"/>
        <w:rPr>
          <w:rFonts w:ascii="Arial" w:hAnsi="Arial" w:cs="Arial"/>
          <w:spacing w:val="10"/>
          <w:sz w:val="28"/>
          <w:szCs w:val="28"/>
        </w:rPr>
      </w:pPr>
    </w:p>
    <w:p w14:paraId="66BEECA7">
      <w:pPr>
        <w:snapToGrid w:val="0"/>
        <w:spacing w:before="100" w:beforeAutospacing="1" w:after="100" w:afterAutospacing="1"/>
        <w:rPr>
          <w:rFonts w:ascii="Arial" w:hAnsi="Arial" w:cs="Arial"/>
          <w:spacing w:val="10"/>
          <w:sz w:val="28"/>
          <w:szCs w:val="28"/>
        </w:rPr>
      </w:pPr>
      <w:r>
        <w:rPr>
          <w:rFonts w:hint="eastAsia" w:ascii="Arial" w:hAnsi="Arial" w:cs="Arial"/>
          <w:spacing w:val="10"/>
          <w:sz w:val="28"/>
          <w:szCs w:val="28"/>
        </w:rPr>
        <w:t>签订</w:t>
      </w:r>
      <w:r>
        <w:rPr>
          <w:rFonts w:ascii="Arial" w:hAnsi="Arial" w:cs="Arial"/>
          <w:spacing w:val="10"/>
          <w:sz w:val="28"/>
          <w:szCs w:val="28"/>
        </w:rPr>
        <w:t>时间</w:t>
      </w:r>
      <w:r>
        <w:rPr>
          <w:rFonts w:hint="eastAsia" w:ascii="Arial" w:hAnsi="Arial" w:cs="Arial"/>
          <w:spacing w:val="10"/>
          <w:sz w:val="28"/>
          <w:szCs w:val="28"/>
        </w:rPr>
        <w:t>：</w:t>
      </w:r>
    </w:p>
    <w:p w14:paraId="39EDB661">
      <w:pPr>
        <w:snapToGrid w:val="0"/>
        <w:spacing w:before="100" w:beforeAutospacing="1" w:after="100" w:afterAutospacing="1"/>
        <w:rPr>
          <w:rFonts w:ascii="Arial" w:hAnsi="Arial" w:cs="Arial"/>
          <w:spacing w:val="10"/>
          <w:sz w:val="32"/>
          <w:szCs w:val="32"/>
        </w:rPr>
      </w:pPr>
    </w:p>
    <w:p w14:paraId="6C4113FC">
      <w:pPr>
        <w:snapToGrid w:val="0"/>
        <w:spacing w:before="100" w:beforeAutospacing="1" w:after="100" w:afterAutospacing="1"/>
        <w:rPr>
          <w:rFonts w:ascii="Arial" w:hAnsi="Arial" w:cs="Arial"/>
          <w:spacing w:val="10"/>
          <w:szCs w:val="21"/>
        </w:rPr>
      </w:pPr>
      <w:r>
        <w:rPr>
          <w:rFonts w:ascii="Arial" w:hAnsi="Arial" w:cs="Arial"/>
          <w:spacing w:val="10"/>
          <w:szCs w:val="21"/>
        </w:rPr>
        <w:t>合同编号：</w:t>
      </w:r>
    </w:p>
    <w:p w14:paraId="603E9E45">
      <w:pPr>
        <w:snapToGrid w:val="0"/>
        <w:spacing w:before="100" w:beforeAutospacing="1" w:after="100" w:afterAutospacing="1"/>
        <w:rPr>
          <w:rFonts w:ascii="Arial" w:hAnsi="Arial" w:cs="Arial"/>
          <w:spacing w:val="10"/>
          <w:szCs w:val="21"/>
        </w:rPr>
      </w:pPr>
    </w:p>
    <w:p w14:paraId="35297F90">
      <w:pPr>
        <w:spacing w:before="156" w:beforeLines="50" w:after="156" w:afterLines="50" w:line="360" w:lineRule="auto"/>
        <w:jc w:val="center"/>
        <w:rPr>
          <w:rFonts w:ascii="Arial" w:hAnsi="宋体" w:cs="Arial"/>
          <w:b/>
          <w:bCs/>
          <w:spacing w:val="10"/>
          <w:sz w:val="28"/>
          <w:szCs w:val="28"/>
        </w:rPr>
      </w:pPr>
      <w:r>
        <w:rPr>
          <w:rFonts w:hint="eastAsia" w:ascii="Arial" w:hAnsi="宋体" w:cs="Arial"/>
          <w:b/>
          <w:bCs/>
          <w:spacing w:val="10"/>
          <w:sz w:val="28"/>
          <w:szCs w:val="28"/>
        </w:rPr>
        <w:t>目</w:t>
      </w:r>
      <w:r>
        <w:rPr>
          <w:rFonts w:ascii="Arial" w:hAnsi="Arial" w:cs="Arial"/>
          <w:b/>
          <w:bCs/>
          <w:spacing w:val="10"/>
          <w:sz w:val="28"/>
          <w:szCs w:val="28"/>
        </w:rPr>
        <w:t xml:space="preserve"> </w:t>
      </w:r>
      <w:r>
        <w:rPr>
          <w:rFonts w:hint="eastAsia" w:ascii="Arial" w:hAnsi="宋体" w:cs="Arial"/>
          <w:b/>
          <w:bCs/>
          <w:spacing w:val="10"/>
          <w:sz w:val="28"/>
          <w:szCs w:val="28"/>
        </w:rPr>
        <w:t>录</w:t>
      </w:r>
    </w:p>
    <w:p w14:paraId="73F352C9">
      <w:pPr>
        <w:tabs>
          <w:tab w:val="left" w:leader="middleDot" w:pos="6825"/>
        </w:tabs>
        <w:spacing w:line="360" w:lineRule="auto"/>
        <w:ind w:firstLine="566" w:firstLineChars="236"/>
        <w:rPr>
          <w:rFonts w:ascii="Arial" w:cs="Arial"/>
          <w:spacing w:val="10"/>
          <w:sz w:val="22"/>
          <w:szCs w:val="22"/>
        </w:rPr>
      </w:pPr>
      <w:r>
        <w:rPr>
          <w:rFonts w:hint="eastAsia" w:ascii="Arial" w:cs="Arial"/>
          <w:spacing w:val="10"/>
          <w:sz w:val="22"/>
          <w:szCs w:val="22"/>
        </w:rPr>
        <w:t>01合同协议书</w:t>
      </w:r>
      <w:r>
        <w:rPr>
          <w:rFonts w:ascii="Arial" w:cs="Arial"/>
          <w:spacing w:val="10"/>
          <w:sz w:val="22"/>
          <w:szCs w:val="22"/>
        </w:rPr>
        <w:tab/>
      </w:r>
      <w:r>
        <w:rPr>
          <w:rFonts w:hint="eastAsia" w:ascii="Arial" w:cs="Arial"/>
          <w:spacing w:val="10"/>
          <w:sz w:val="22"/>
          <w:szCs w:val="22"/>
        </w:rPr>
        <w:t>A/1/</w:t>
      </w:r>
    </w:p>
    <w:p w14:paraId="3A5CB07A">
      <w:pPr>
        <w:tabs>
          <w:tab w:val="left" w:leader="middleDot" w:pos="6825"/>
        </w:tabs>
        <w:spacing w:line="360" w:lineRule="auto"/>
        <w:ind w:firstLine="566" w:firstLineChars="236"/>
        <w:rPr>
          <w:rFonts w:ascii="Arial" w:cs="Arial"/>
          <w:spacing w:val="10"/>
          <w:sz w:val="22"/>
          <w:szCs w:val="22"/>
        </w:rPr>
      </w:pPr>
      <w:r>
        <w:rPr>
          <w:rFonts w:hint="eastAsia" w:ascii="Arial" w:cs="Arial"/>
          <w:spacing w:val="10"/>
          <w:sz w:val="22"/>
          <w:szCs w:val="22"/>
        </w:rPr>
        <w:t>0</w:t>
      </w:r>
      <w:r>
        <w:rPr>
          <w:rFonts w:ascii="Arial" w:cs="Arial"/>
          <w:spacing w:val="10"/>
          <w:sz w:val="22"/>
          <w:szCs w:val="22"/>
        </w:rPr>
        <w:t>2</w:t>
      </w:r>
      <w:r>
        <w:rPr>
          <w:rFonts w:hint="eastAsia" w:ascii="Arial" w:cs="Arial"/>
          <w:spacing w:val="10"/>
          <w:sz w:val="22"/>
          <w:szCs w:val="22"/>
        </w:rPr>
        <w:t>专用条款</w:t>
      </w:r>
      <w:r>
        <w:rPr>
          <w:rFonts w:ascii="Arial" w:cs="Arial"/>
          <w:spacing w:val="10"/>
          <w:sz w:val="22"/>
          <w:szCs w:val="22"/>
        </w:rPr>
        <w:tab/>
      </w:r>
      <w:r>
        <w:rPr>
          <w:rFonts w:hint="eastAsia" w:ascii="Arial" w:cs="Arial"/>
          <w:spacing w:val="10"/>
          <w:sz w:val="22"/>
          <w:szCs w:val="22"/>
        </w:rPr>
        <w:t>A/4/</w:t>
      </w:r>
    </w:p>
    <w:p w14:paraId="771E929E">
      <w:pPr>
        <w:tabs>
          <w:tab w:val="left" w:leader="middleDot" w:pos="6825"/>
        </w:tabs>
        <w:spacing w:line="360" w:lineRule="auto"/>
        <w:ind w:firstLine="566" w:firstLineChars="236"/>
        <w:rPr>
          <w:rFonts w:ascii="Arial" w:cs="Arial"/>
          <w:spacing w:val="10"/>
          <w:sz w:val="22"/>
          <w:szCs w:val="22"/>
        </w:rPr>
      </w:pPr>
      <w:r>
        <w:rPr>
          <w:rFonts w:hint="eastAsia" w:ascii="Arial" w:cs="Arial"/>
          <w:spacing w:val="10"/>
          <w:sz w:val="22"/>
          <w:szCs w:val="22"/>
        </w:rPr>
        <w:t>0</w:t>
      </w:r>
      <w:r>
        <w:rPr>
          <w:rFonts w:ascii="Arial" w:cs="Arial"/>
          <w:spacing w:val="10"/>
          <w:sz w:val="22"/>
          <w:szCs w:val="22"/>
        </w:rPr>
        <w:t>3</w:t>
      </w:r>
      <w:r>
        <w:rPr>
          <w:rFonts w:hint="eastAsia" w:ascii="Arial" w:cs="Arial"/>
          <w:spacing w:val="10"/>
          <w:sz w:val="22"/>
          <w:szCs w:val="22"/>
        </w:rPr>
        <w:t>通用条款</w:t>
      </w:r>
      <w:r>
        <w:rPr>
          <w:rFonts w:ascii="Arial" w:cs="Arial"/>
          <w:spacing w:val="10"/>
          <w:sz w:val="22"/>
          <w:szCs w:val="22"/>
        </w:rPr>
        <w:tab/>
      </w:r>
      <w:r>
        <w:rPr>
          <w:rFonts w:hint="eastAsia" w:ascii="Arial" w:cs="Arial"/>
          <w:spacing w:val="10"/>
          <w:sz w:val="22"/>
          <w:szCs w:val="22"/>
        </w:rPr>
        <w:t>A/5/</w:t>
      </w:r>
    </w:p>
    <w:p w14:paraId="701AA009">
      <w:pPr>
        <w:tabs>
          <w:tab w:val="left" w:leader="middleDot" w:pos="6840"/>
        </w:tabs>
        <w:spacing w:line="360" w:lineRule="auto"/>
        <w:ind w:firstLine="566" w:firstLineChars="236"/>
        <w:rPr>
          <w:rFonts w:ascii="Arial" w:cs="Arial"/>
          <w:spacing w:val="10"/>
          <w:sz w:val="22"/>
          <w:szCs w:val="22"/>
        </w:rPr>
      </w:pPr>
      <w:bookmarkStart w:id="0" w:name="OLE_LINK1"/>
      <w:r>
        <w:rPr>
          <w:rFonts w:hint="eastAsia" w:ascii="Arial" w:cs="Arial"/>
          <w:spacing w:val="10"/>
          <w:sz w:val="22"/>
          <w:szCs w:val="22"/>
        </w:rPr>
        <w:t>0</w:t>
      </w:r>
      <w:r>
        <w:rPr>
          <w:rFonts w:ascii="Arial" w:cs="Arial"/>
          <w:spacing w:val="10"/>
          <w:sz w:val="22"/>
          <w:szCs w:val="22"/>
        </w:rPr>
        <w:t>4</w:t>
      </w:r>
      <w:r>
        <w:rPr>
          <w:rFonts w:hint="eastAsia" w:ascii="Arial" w:cs="Arial"/>
          <w:spacing w:val="10"/>
          <w:sz w:val="22"/>
          <w:szCs w:val="22"/>
        </w:rPr>
        <w:t>承包范围</w:t>
      </w:r>
      <w:r>
        <w:rPr>
          <w:rFonts w:ascii="Arial" w:cs="Arial"/>
          <w:spacing w:val="10"/>
          <w:sz w:val="22"/>
          <w:szCs w:val="22"/>
        </w:rPr>
        <w:tab/>
      </w:r>
      <w:r>
        <w:rPr>
          <w:rFonts w:hint="eastAsia" w:ascii="Arial" w:cs="Arial"/>
          <w:spacing w:val="10"/>
          <w:sz w:val="22"/>
          <w:szCs w:val="22"/>
        </w:rPr>
        <w:t>B/6/</w:t>
      </w:r>
    </w:p>
    <w:p w14:paraId="1F24BD5C">
      <w:pPr>
        <w:tabs>
          <w:tab w:val="left" w:leader="middleDot" w:pos="6840"/>
        </w:tabs>
        <w:spacing w:line="360" w:lineRule="auto"/>
        <w:ind w:firstLine="566" w:firstLineChars="236"/>
        <w:rPr>
          <w:rFonts w:ascii="Arial" w:cs="Arial"/>
          <w:spacing w:val="10"/>
          <w:sz w:val="22"/>
          <w:szCs w:val="22"/>
        </w:rPr>
      </w:pPr>
      <w:r>
        <w:rPr>
          <w:rFonts w:hint="eastAsia" w:ascii="Arial" w:cs="Arial"/>
          <w:spacing w:val="10"/>
          <w:sz w:val="22"/>
          <w:szCs w:val="22"/>
        </w:rPr>
        <w:t>0</w:t>
      </w:r>
      <w:r>
        <w:rPr>
          <w:rFonts w:ascii="Arial" w:cs="Arial"/>
          <w:spacing w:val="10"/>
          <w:sz w:val="22"/>
          <w:szCs w:val="22"/>
        </w:rPr>
        <w:t>5</w:t>
      </w:r>
      <w:r>
        <w:rPr>
          <w:rFonts w:hint="eastAsia" w:ascii="Arial" w:cs="Arial"/>
          <w:spacing w:val="10"/>
          <w:sz w:val="22"/>
          <w:szCs w:val="22"/>
        </w:rPr>
        <w:t>工程建设标准、工程规范</w:t>
      </w:r>
      <w:r>
        <w:rPr>
          <w:rFonts w:ascii="Arial" w:cs="Arial"/>
          <w:spacing w:val="10"/>
          <w:sz w:val="22"/>
          <w:szCs w:val="22"/>
        </w:rPr>
        <w:tab/>
      </w:r>
      <w:r>
        <w:rPr>
          <w:rFonts w:hint="eastAsia" w:ascii="Arial" w:cs="Arial"/>
          <w:spacing w:val="10"/>
          <w:sz w:val="22"/>
          <w:szCs w:val="22"/>
        </w:rPr>
        <w:t>B/7/</w:t>
      </w:r>
    </w:p>
    <w:p w14:paraId="2292ACEE">
      <w:pPr>
        <w:tabs>
          <w:tab w:val="left" w:leader="middleDot" w:pos="6840"/>
        </w:tabs>
        <w:spacing w:line="360" w:lineRule="auto"/>
        <w:ind w:firstLine="566" w:firstLineChars="236"/>
        <w:rPr>
          <w:rFonts w:ascii="Arial" w:cs="Arial"/>
          <w:spacing w:val="10"/>
          <w:sz w:val="22"/>
          <w:szCs w:val="22"/>
        </w:rPr>
      </w:pPr>
      <w:r>
        <w:rPr>
          <w:rFonts w:hint="eastAsia" w:ascii="Arial" w:cs="Arial"/>
          <w:spacing w:val="10"/>
          <w:sz w:val="22"/>
          <w:szCs w:val="22"/>
        </w:rPr>
        <w:t>0</w:t>
      </w:r>
      <w:r>
        <w:rPr>
          <w:rFonts w:ascii="Arial" w:cs="Arial"/>
          <w:spacing w:val="10"/>
          <w:sz w:val="22"/>
          <w:szCs w:val="22"/>
        </w:rPr>
        <w:t>6</w:t>
      </w:r>
      <w:r>
        <w:rPr>
          <w:rFonts w:hint="eastAsia" w:ascii="Arial" w:cs="Arial"/>
          <w:spacing w:val="10"/>
          <w:sz w:val="22"/>
          <w:szCs w:val="22"/>
        </w:rPr>
        <w:t>图纸目录</w:t>
      </w:r>
      <w:r>
        <w:rPr>
          <w:rFonts w:ascii="Arial" w:cs="Arial"/>
          <w:spacing w:val="10"/>
          <w:sz w:val="22"/>
          <w:szCs w:val="22"/>
        </w:rPr>
        <w:tab/>
      </w:r>
      <w:r>
        <w:rPr>
          <w:rFonts w:hint="eastAsia" w:ascii="Arial" w:cs="Arial"/>
          <w:spacing w:val="10"/>
          <w:sz w:val="22"/>
          <w:szCs w:val="22"/>
        </w:rPr>
        <w:t>B/8/</w:t>
      </w:r>
    </w:p>
    <w:bookmarkEnd w:id="0"/>
    <w:p w14:paraId="69FBF306">
      <w:pPr>
        <w:tabs>
          <w:tab w:val="left" w:leader="middleDot" w:pos="6840"/>
        </w:tabs>
        <w:spacing w:line="360" w:lineRule="auto"/>
        <w:ind w:firstLine="566" w:firstLineChars="236"/>
        <w:rPr>
          <w:rFonts w:ascii="Arial" w:cs="Arial"/>
          <w:spacing w:val="10"/>
          <w:sz w:val="22"/>
          <w:szCs w:val="22"/>
        </w:rPr>
      </w:pPr>
      <w:r>
        <w:rPr>
          <w:rFonts w:ascii="Arial" w:cs="Arial"/>
          <w:spacing w:val="10"/>
          <w:sz w:val="22"/>
          <w:szCs w:val="22"/>
        </w:rPr>
        <w:t>07</w:t>
      </w:r>
      <w:r>
        <w:rPr>
          <w:rFonts w:hint="eastAsia" w:ascii="Arial" w:cs="Arial"/>
          <w:spacing w:val="10"/>
          <w:sz w:val="22"/>
          <w:szCs w:val="22"/>
        </w:rPr>
        <w:t>工程量计算规则及单价说明</w:t>
      </w:r>
      <w:r>
        <w:rPr>
          <w:rFonts w:ascii="Arial" w:cs="Arial"/>
          <w:spacing w:val="10"/>
          <w:sz w:val="22"/>
          <w:szCs w:val="22"/>
        </w:rPr>
        <w:tab/>
      </w:r>
      <w:r>
        <w:rPr>
          <w:rFonts w:hint="eastAsia" w:ascii="Arial" w:cs="Arial"/>
          <w:spacing w:val="10"/>
          <w:sz w:val="22"/>
          <w:szCs w:val="22"/>
        </w:rPr>
        <w:t>C/</w:t>
      </w:r>
      <w:r>
        <w:rPr>
          <w:rFonts w:ascii="Arial" w:cs="Arial"/>
          <w:spacing w:val="10"/>
          <w:sz w:val="22"/>
          <w:szCs w:val="22"/>
        </w:rPr>
        <w:t>10</w:t>
      </w:r>
      <w:r>
        <w:rPr>
          <w:rFonts w:hint="eastAsia" w:ascii="Arial" w:cs="Arial"/>
          <w:spacing w:val="10"/>
          <w:sz w:val="22"/>
          <w:szCs w:val="22"/>
        </w:rPr>
        <w:t>/</w:t>
      </w:r>
    </w:p>
    <w:p w14:paraId="16653004">
      <w:pPr>
        <w:tabs>
          <w:tab w:val="left" w:leader="middleDot" w:pos="6840"/>
        </w:tabs>
        <w:spacing w:line="360" w:lineRule="auto"/>
        <w:ind w:firstLine="566" w:firstLineChars="236"/>
        <w:rPr>
          <w:rFonts w:ascii="Arial" w:cs="Arial"/>
          <w:spacing w:val="10"/>
          <w:sz w:val="22"/>
          <w:szCs w:val="22"/>
        </w:rPr>
      </w:pPr>
      <w:r>
        <w:rPr>
          <w:rFonts w:ascii="Arial" w:cs="Arial"/>
          <w:spacing w:val="10"/>
          <w:sz w:val="22"/>
          <w:szCs w:val="22"/>
        </w:rPr>
        <w:t>08</w:t>
      </w:r>
      <w:r>
        <w:rPr>
          <w:rFonts w:hint="eastAsia" w:ascii="Arial" w:cs="Arial"/>
          <w:spacing w:val="10"/>
          <w:sz w:val="22"/>
          <w:szCs w:val="22"/>
        </w:rPr>
        <w:t>工程量清单</w:t>
      </w:r>
      <w:r>
        <w:rPr>
          <w:rFonts w:ascii="Arial" w:cs="Arial"/>
          <w:spacing w:val="10"/>
          <w:sz w:val="22"/>
          <w:szCs w:val="22"/>
        </w:rPr>
        <w:tab/>
      </w:r>
      <w:r>
        <w:rPr>
          <w:rFonts w:hint="eastAsia" w:ascii="Arial" w:cs="Arial"/>
          <w:spacing w:val="10"/>
          <w:sz w:val="22"/>
          <w:szCs w:val="22"/>
        </w:rPr>
        <w:t>C/</w:t>
      </w:r>
      <w:r>
        <w:rPr>
          <w:rFonts w:ascii="Arial" w:cs="Arial"/>
          <w:spacing w:val="10"/>
          <w:sz w:val="22"/>
          <w:szCs w:val="22"/>
        </w:rPr>
        <w:t>11</w:t>
      </w:r>
      <w:r>
        <w:rPr>
          <w:rFonts w:hint="eastAsia" w:ascii="Arial" w:cs="Arial"/>
          <w:spacing w:val="10"/>
          <w:sz w:val="22"/>
          <w:szCs w:val="22"/>
        </w:rPr>
        <w:t>/</w:t>
      </w:r>
    </w:p>
    <w:p w14:paraId="4E178D3C">
      <w:pPr>
        <w:tabs>
          <w:tab w:val="left" w:leader="middleDot" w:pos="6840"/>
        </w:tabs>
        <w:spacing w:line="360" w:lineRule="auto"/>
        <w:ind w:firstLine="566" w:firstLineChars="236"/>
        <w:rPr>
          <w:rFonts w:ascii="Arial" w:cs="Arial"/>
          <w:spacing w:val="10"/>
          <w:sz w:val="22"/>
          <w:szCs w:val="22"/>
        </w:rPr>
      </w:pPr>
      <w:r>
        <w:rPr>
          <w:rFonts w:ascii="Arial" w:cs="Arial"/>
          <w:spacing w:val="10"/>
          <w:sz w:val="22"/>
          <w:szCs w:val="22"/>
        </w:rPr>
        <w:t>09</w:t>
      </w:r>
      <w:r>
        <w:rPr>
          <w:rFonts w:hint="eastAsia" w:ascii="Arial" w:cs="Arial"/>
          <w:spacing w:val="10"/>
          <w:sz w:val="22"/>
          <w:szCs w:val="22"/>
        </w:rPr>
        <w:t>工程质量保修协议</w:t>
      </w:r>
      <w:r>
        <w:rPr>
          <w:rFonts w:ascii="Arial" w:cs="Arial"/>
          <w:spacing w:val="10"/>
          <w:sz w:val="22"/>
          <w:szCs w:val="22"/>
        </w:rPr>
        <w:tab/>
      </w:r>
      <w:r>
        <w:rPr>
          <w:rFonts w:hint="eastAsia" w:ascii="Arial" w:cs="Arial"/>
          <w:spacing w:val="10"/>
          <w:sz w:val="22"/>
          <w:szCs w:val="22"/>
        </w:rPr>
        <w:t>D/1</w:t>
      </w:r>
      <w:r>
        <w:rPr>
          <w:rFonts w:ascii="Arial" w:cs="Arial"/>
          <w:spacing w:val="10"/>
          <w:sz w:val="22"/>
          <w:szCs w:val="22"/>
        </w:rPr>
        <w:t>6</w:t>
      </w:r>
      <w:r>
        <w:rPr>
          <w:rFonts w:hint="eastAsia" w:ascii="Arial" w:cs="Arial"/>
          <w:spacing w:val="10"/>
          <w:sz w:val="22"/>
          <w:szCs w:val="22"/>
        </w:rPr>
        <w:t>/</w:t>
      </w:r>
    </w:p>
    <w:p w14:paraId="66281A69">
      <w:pPr>
        <w:tabs>
          <w:tab w:val="left" w:leader="middleDot" w:pos="6840"/>
        </w:tabs>
        <w:spacing w:line="360" w:lineRule="auto"/>
        <w:ind w:firstLine="566" w:firstLineChars="236"/>
        <w:rPr>
          <w:rFonts w:ascii="Arial" w:cs="Arial"/>
          <w:spacing w:val="10"/>
          <w:sz w:val="22"/>
          <w:szCs w:val="22"/>
        </w:rPr>
      </w:pPr>
      <w:r>
        <w:rPr>
          <w:rFonts w:ascii="Arial" w:cs="Arial"/>
          <w:spacing w:val="10"/>
          <w:sz w:val="22"/>
          <w:szCs w:val="22"/>
        </w:rPr>
        <w:t>10</w:t>
      </w:r>
      <w:r>
        <w:rPr>
          <w:rFonts w:hint="eastAsia" w:ascii="Arial" w:cs="Arial"/>
          <w:spacing w:val="10"/>
          <w:sz w:val="22"/>
          <w:szCs w:val="22"/>
        </w:rPr>
        <w:t>廉洁协议书</w:t>
      </w:r>
      <w:r>
        <w:rPr>
          <w:rFonts w:ascii="Arial" w:cs="Arial"/>
          <w:spacing w:val="10"/>
          <w:sz w:val="22"/>
          <w:szCs w:val="22"/>
        </w:rPr>
        <w:tab/>
      </w:r>
      <w:r>
        <w:rPr>
          <w:rFonts w:hint="eastAsia" w:ascii="Arial" w:cs="Arial"/>
          <w:spacing w:val="10"/>
          <w:sz w:val="22"/>
          <w:szCs w:val="22"/>
        </w:rPr>
        <w:t>D/1</w:t>
      </w:r>
      <w:r>
        <w:rPr>
          <w:rFonts w:ascii="Arial" w:cs="Arial"/>
          <w:spacing w:val="10"/>
          <w:sz w:val="22"/>
          <w:szCs w:val="22"/>
        </w:rPr>
        <w:t>7</w:t>
      </w:r>
      <w:r>
        <w:rPr>
          <w:rFonts w:hint="eastAsia" w:ascii="Arial" w:cs="Arial"/>
          <w:spacing w:val="10"/>
          <w:sz w:val="22"/>
          <w:szCs w:val="22"/>
        </w:rPr>
        <w:t>/</w:t>
      </w:r>
    </w:p>
    <w:p w14:paraId="0D78ECFD">
      <w:pPr>
        <w:tabs>
          <w:tab w:val="left" w:leader="middleDot" w:pos="6840"/>
        </w:tabs>
        <w:spacing w:line="360" w:lineRule="auto"/>
        <w:ind w:firstLine="566" w:firstLineChars="236"/>
        <w:rPr>
          <w:rFonts w:ascii="Arial" w:cs="Arial"/>
          <w:spacing w:val="10"/>
          <w:sz w:val="22"/>
          <w:szCs w:val="22"/>
        </w:rPr>
      </w:pPr>
      <w:r>
        <w:rPr>
          <w:rFonts w:ascii="Arial" w:cs="Arial"/>
          <w:spacing w:val="10"/>
          <w:sz w:val="22"/>
          <w:szCs w:val="22"/>
        </w:rPr>
        <w:t>11</w:t>
      </w:r>
      <w:r>
        <w:rPr>
          <w:rFonts w:hint="eastAsia" w:ascii="Arial" w:cs="Arial"/>
          <w:spacing w:val="10"/>
          <w:sz w:val="22"/>
          <w:szCs w:val="22"/>
        </w:rPr>
        <w:t>承接查验管理制度</w:t>
      </w:r>
      <w:r>
        <w:rPr>
          <w:rFonts w:ascii="Arial" w:cs="Arial"/>
          <w:spacing w:val="10"/>
          <w:sz w:val="22"/>
          <w:szCs w:val="22"/>
        </w:rPr>
        <w:tab/>
      </w:r>
      <w:r>
        <w:rPr>
          <w:rFonts w:hint="eastAsia" w:ascii="Arial" w:cs="Arial"/>
          <w:spacing w:val="10"/>
          <w:sz w:val="22"/>
          <w:szCs w:val="22"/>
        </w:rPr>
        <w:t>D/1</w:t>
      </w:r>
      <w:r>
        <w:rPr>
          <w:rFonts w:ascii="Arial" w:cs="Arial"/>
          <w:spacing w:val="10"/>
          <w:sz w:val="22"/>
          <w:szCs w:val="22"/>
        </w:rPr>
        <w:t>8</w:t>
      </w:r>
      <w:r>
        <w:rPr>
          <w:rFonts w:hint="eastAsia" w:ascii="Arial" w:cs="Arial"/>
          <w:spacing w:val="10"/>
          <w:sz w:val="22"/>
          <w:szCs w:val="22"/>
        </w:rPr>
        <w:t>/</w:t>
      </w:r>
    </w:p>
    <w:p w14:paraId="16C14783">
      <w:pPr>
        <w:rPr>
          <w:rFonts w:ascii="Arial" w:cs="Arial"/>
          <w:spacing w:val="10"/>
          <w:sz w:val="22"/>
          <w:szCs w:val="22"/>
        </w:rPr>
      </w:pPr>
      <w:r>
        <w:rPr>
          <w:rFonts w:ascii="Arial" w:cs="Arial"/>
          <w:spacing w:val="10"/>
          <w:sz w:val="22"/>
          <w:szCs w:val="22"/>
        </w:rPr>
        <w:br w:type="page"/>
      </w:r>
    </w:p>
    <w:p w14:paraId="3E5F2EC5">
      <w:pPr>
        <w:pStyle w:val="19"/>
        <w:spacing w:line="320" w:lineRule="exact"/>
        <w:ind w:left="0" w:firstLine="0"/>
        <w:jc w:val="center"/>
        <w:rPr>
          <w:rFonts w:hint="eastAsia" w:ascii="宋体" w:hAnsi="宋体"/>
          <w:b/>
          <w:spacing w:val="10"/>
          <w:sz w:val="28"/>
          <w:szCs w:val="28"/>
          <w:u w:val="single"/>
        </w:rPr>
      </w:pPr>
      <w:r>
        <w:rPr>
          <w:rFonts w:hint="eastAsia" w:ascii="宋体" w:hAnsi="宋体"/>
          <w:b/>
          <w:spacing w:val="10"/>
          <w:sz w:val="28"/>
          <w:szCs w:val="28"/>
          <w:u w:val="single"/>
        </w:rPr>
        <w:t>合同协议书</w:t>
      </w:r>
    </w:p>
    <w:p w14:paraId="075EEA8F">
      <w:pPr>
        <w:pStyle w:val="19"/>
        <w:spacing w:line="320" w:lineRule="exact"/>
        <w:ind w:left="0" w:firstLine="0"/>
        <w:jc w:val="center"/>
        <w:rPr>
          <w:rFonts w:hint="eastAsia" w:ascii="宋体" w:hAnsi="宋体"/>
          <w:spacing w:val="10"/>
          <w:sz w:val="22"/>
          <w:szCs w:val="22"/>
        </w:rPr>
      </w:pPr>
    </w:p>
    <w:p w14:paraId="04F5D49B">
      <w:pPr>
        <w:pStyle w:val="19"/>
        <w:spacing w:before="120" w:beforeLines="50" w:line="240" w:lineRule="auto"/>
        <w:ind w:left="0" w:firstLine="0"/>
        <w:rPr>
          <w:rFonts w:ascii="Arial" w:hAnsi="Arial" w:cs="Arial"/>
          <w:spacing w:val="10"/>
          <w:sz w:val="22"/>
          <w:szCs w:val="22"/>
        </w:rPr>
      </w:pPr>
      <w:r>
        <w:rPr>
          <w:rFonts w:ascii="Arial" w:hAnsi="宋体" w:cs="Arial"/>
          <w:spacing w:val="10"/>
          <w:sz w:val="22"/>
          <w:szCs w:val="22"/>
        </w:rPr>
        <w:t>本协议条款由</w:t>
      </w:r>
    </w:p>
    <w:p w14:paraId="4D3BC746">
      <w:pPr>
        <w:pStyle w:val="19"/>
        <w:spacing w:before="120" w:beforeLines="50" w:line="240" w:lineRule="auto"/>
        <w:ind w:left="0" w:firstLine="0"/>
        <w:rPr>
          <w:rFonts w:ascii="Arial" w:hAnsi="Arial" w:cs="Arial"/>
          <w:spacing w:val="10"/>
          <w:sz w:val="22"/>
          <w:szCs w:val="22"/>
        </w:rPr>
      </w:pPr>
      <w:r>
        <w:rPr>
          <w:rFonts w:ascii="Arial" w:hAnsi="宋体" w:cs="Arial"/>
          <w:spacing w:val="10"/>
          <w:sz w:val="22"/>
          <w:szCs w:val="22"/>
        </w:rPr>
        <w:t>发包</w:t>
      </w:r>
      <w:r>
        <w:rPr>
          <w:rFonts w:hint="eastAsia" w:ascii="Arial" w:hAnsi="宋体" w:cs="Arial"/>
          <w:spacing w:val="10"/>
          <w:sz w:val="22"/>
          <w:szCs w:val="22"/>
        </w:rPr>
        <w:t>人（简称甲方）</w:t>
      </w:r>
      <w:r>
        <w:rPr>
          <w:rFonts w:ascii="Arial" w:hAnsi="宋体" w:cs="Arial"/>
          <w:spacing w:val="10"/>
          <w:sz w:val="22"/>
          <w:szCs w:val="22"/>
        </w:rPr>
        <w:t>：</w:t>
      </w:r>
      <w:r>
        <w:rPr>
          <w:rFonts w:ascii="Arial" w:hAnsi="Arial" w:cs="Arial"/>
          <w:spacing w:val="10"/>
          <w:sz w:val="22"/>
          <w:szCs w:val="22"/>
          <w:u w:val="single"/>
        </w:rPr>
        <w:t xml:space="preserve">  </w:t>
      </w:r>
      <w:r>
        <w:rPr>
          <w:rFonts w:hint="eastAsia" w:ascii="Arial" w:hAnsi="Arial" w:cs="Arial"/>
          <w:spacing w:val="10"/>
          <w:sz w:val="22"/>
          <w:szCs w:val="22"/>
          <w:u w:val="single"/>
        </w:rPr>
        <w:t>山东中投建邦置业有限公司</w:t>
      </w:r>
      <w:r>
        <w:rPr>
          <w:rFonts w:ascii="Arial" w:hAnsi="Arial" w:cs="Arial"/>
          <w:spacing w:val="10"/>
          <w:sz w:val="22"/>
          <w:szCs w:val="22"/>
          <w:u w:val="single"/>
        </w:rPr>
        <w:t xml:space="preserve">  </w:t>
      </w:r>
    </w:p>
    <w:p w14:paraId="117F88E4">
      <w:pPr>
        <w:pStyle w:val="19"/>
        <w:spacing w:before="120" w:beforeLines="50" w:line="240" w:lineRule="auto"/>
        <w:ind w:left="0" w:firstLine="0"/>
        <w:rPr>
          <w:rFonts w:hint="eastAsia" w:ascii="Arial" w:hAnsi="Arial" w:cs="Arial"/>
          <w:spacing w:val="10"/>
          <w:sz w:val="22"/>
          <w:szCs w:val="22"/>
          <w:u w:val="single"/>
        </w:rPr>
      </w:pPr>
      <w:r>
        <w:rPr>
          <w:rFonts w:hint="eastAsia" w:ascii="Arial" w:hAnsi="宋体" w:cs="Arial"/>
          <w:spacing w:val="10"/>
          <w:sz w:val="22"/>
          <w:szCs w:val="22"/>
        </w:rPr>
        <w:t>注册</w:t>
      </w:r>
      <w:r>
        <w:rPr>
          <w:rFonts w:ascii="Arial" w:hAnsi="宋体" w:cs="Arial"/>
          <w:spacing w:val="10"/>
          <w:sz w:val="22"/>
          <w:szCs w:val="22"/>
        </w:rPr>
        <w:t>地址：</w:t>
      </w:r>
      <w:r>
        <w:rPr>
          <w:rFonts w:hint="eastAsia" w:ascii="Arial" w:hAnsi="Arial" w:cs="Arial"/>
          <w:spacing w:val="10"/>
          <w:sz w:val="22"/>
          <w:szCs w:val="22"/>
          <w:u w:val="single"/>
        </w:rPr>
        <w:t>济南</w:t>
      </w:r>
      <w:r>
        <w:rPr>
          <w:rFonts w:ascii="Arial" w:hAnsi="Arial" w:cs="Arial"/>
          <w:spacing w:val="10"/>
          <w:sz w:val="22"/>
          <w:szCs w:val="22"/>
          <w:u w:val="single"/>
        </w:rPr>
        <w:t>市</w:t>
      </w:r>
      <w:r>
        <w:rPr>
          <w:rFonts w:hint="eastAsia" w:ascii="Arial" w:hAnsi="Arial" w:cs="Arial"/>
          <w:spacing w:val="10"/>
          <w:sz w:val="22"/>
          <w:szCs w:val="22"/>
          <w:u w:val="single"/>
        </w:rPr>
        <w:t>历下区龙洞街道经十路1</w:t>
      </w:r>
      <w:r>
        <w:rPr>
          <w:rFonts w:ascii="Arial" w:hAnsi="Arial" w:cs="Arial"/>
          <w:spacing w:val="10"/>
          <w:sz w:val="22"/>
          <w:szCs w:val="22"/>
          <w:u w:val="single"/>
        </w:rPr>
        <w:t>0690号融创中心B栋</w:t>
      </w:r>
      <w:r>
        <w:rPr>
          <w:rFonts w:hint="eastAsia" w:ascii="Arial" w:hAnsi="Arial" w:cs="Arial"/>
          <w:spacing w:val="10"/>
          <w:sz w:val="22"/>
          <w:szCs w:val="22"/>
          <w:u w:val="single"/>
        </w:rPr>
        <w:t>2</w:t>
      </w:r>
      <w:r>
        <w:rPr>
          <w:rFonts w:ascii="Arial" w:hAnsi="Arial" w:cs="Arial"/>
          <w:spacing w:val="10"/>
          <w:sz w:val="22"/>
          <w:szCs w:val="22"/>
          <w:u w:val="single"/>
        </w:rPr>
        <w:t>0层</w:t>
      </w:r>
      <w:r>
        <w:rPr>
          <w:rFonts w:hint="eastAsia" w:ascii="Arial" w:hAnsi="Arial" w:cs="Arial"/>
          <w:spacing w:val="10"/>
          <w:sz w:val="22"/>
          <w:szCs w:val="22"/>
          <w:u w:val="single"/>
        </w:rPr>
        <w:t>0</w:t>
      </w:r>
      <w:r>
        <w:rPr>
          <w:rFonts w:ascii="Arial" w:hAnsi="Arial" w:cs="Arial"/>
          <w:spacing w:val="10"/>
          <w:sz w:val="22"/>
          <w:szCs w:val="22"/>
          <w:u w:val="single"/>
        </w:rPr>
        <w:t xml:space="preserve">2室                            </w:t>
      </w:r>
      <w:r>
        <w:rPr>
          <w:rFonts w:hint="eastAsia" w:ascii="Arial" w:hAnsi="Arial" w:cs="Arial"/>
          <w:spacing w:val="10"/>
          <w:sz w:val="22"/>
          <w:szCs w:val="22"/>
          <w:u w:val="single"/>
        </w:rPr>
        <w:t xml:space="preserve">          </w:t>
      </w:r>
    </w:p>
    <w:p w14:paraId="5BCF1FEB">
      <w:pPr>
        <w:pStyle w:val="19"/>
        <w:spacing w:before="120" w:beforeLines="50" w:line="240" w:lineRule="auto"/>
        <w:ind w:left="0" w:firstLine="0"/>
        <w:rPr>
          <w:rFonts w:ascii="Arial" w:hAnsi="Arial" w:cs="Arial"/>
          <w:spacing w:val="10"/>
          <w:sz w:val="22"/>
          <w:szCs w:val="22"/>
        </w:rPr>
      </w:pPr>
      <w:r>
        <w:rPr>
          <w:rFonts w:ascii="Arial" w:hAnsi="宋体" w:cs="Arial"/>
          <w:spacing w:val="10"/>
          <w:sz w:val="22"/>
          <w:szCs w:val="22"/>
        </w:rPr>
        <w:t>与</w:t>
      </w:r>
    </w:p>
    <w:p w14:paraId="2E2CC9C8">
      <w:pPr>
        <w:pStyle w:val="19"/>
        <w:spacing w:before="120" w:beforeLines="50" w:line="240" w:lineRule="auto"/>
        <w:ind w:left="0" w:firstLine="0"/>
        <w:rPr>
          <w:rFonts w:ascii="Arial" w:hAnsi="Arial" w:cs="Arial"/>
          <w:spacing w:val="10"/>
          <w:sz w:val="22"/>
          <w:szCs w:val="22"/>
        </w:rPr>
      </w:pPr>
      <w:r>
        <w:rPr>
          <w:rFonts w:ascii="Arial" w:hAnsi="宋体" w:cs="Arial"/>
          <w:spacing w:val="10"/>
          <w:sz w:val="22"/>
          <w:szCs w:val="22"/>
        </w:rPr>
        <w:t>承包</w:t>
      </w:r>
      <w:r>
        <w:rPr>
          <w:rFonts w:hint="eastAsia" w:ascii="Arial" w:hAnsi="宋体" w:cs="Arial"/>
          <w:spacing w:val="10"/>
          <w:sz w:val="22"/>
          <w:szCs w:val="22"/>
        </w:rPr>
        <w:t>人（简称乙方）</w:t>
      </w:r>
      <w:r>
        <w:rPr>
          <w:rFonts w:ascii="Arial" w:hAnsi="宋体" w:cs="Arial"/>
          <w:spacing w:val="10"/>
          <w:sz w:val="22"/>
          <w:szCs w:val="22"/>
        </w:rPr>
        <w:t>：</w:t>
      </w:r>
      <w:bookmarkStart w:id="1" w:name="OLE_LINK4"/>
      <w:bookmarkStart w:id="2" w:name="OLE_LINK3"/>
      <w:r>
        <w:rPr>
          <w:rFonts w:hint="eastAsia" w:ascii="Arial" w:hAnsi="Arial" w:cs="Arial"/>
          <w:spacing w:val="10"/>
          <w:sz w:val="22"/>
          <w:szCs w:val="22"/>
          <w:u w:val="single"/>
        </w:rPr>
        <w:t>软通智慧信息技术有限公司</w:t>
      </w:r>
      <w:bookmarkEnd w:id="1"/>
      <w:bookmarkEnd w:id="2"/>
      <w:r>
        <w:rPr>
          <w:rFonts w:ascii="Arial" w:hAnsi="Arial" w:cs="Arial"/>
          <w:spacing w:val="10"/>
          <w:sz w:val="22"/>
          <w:szCs w:val="22"/>
          <w:u w:val="single"/>
        </w:rPr>
        <w:t xml:space="preserve">  </w:t>
      </w:r>
    </w:p>
    <w:p w14:paraId="3B31E58F">
      <w:pPr>
        <w:pStyle w:val="19"/>
        <w:spacing w:before="120" w:beforeLines="50" w:line="240" w:lineRule="auto"/>
        <w:ind w:left="0" w:firstLine="0"/>
        <w:rPr>
          <w:rFonts w:hint="eastAsia" w:ascii="Arial" w:hAnsi="Arial" w:cs="Arial"/>
          <w:spacing w:val="10"/>
          <w:sz w:val="22"/>
          <w:szCs w:val="22"/>
          <w:u w:val="single"/>
        </w:rPr>
      </w:pPr>
      <w:r>
        <w:rPr>
          <w:rFonts w:hint="eastAsia" w:ascii="Arial" w:hAnsi="宋体" w:cs="Arial"/>
          <w:spacing w:val="10"/>
          <w:sz w:val="22"/>
          <w:szCs w:val="22"/>
          <w:highlight w:val="yellow"/>
        </w:rPr>
        <w:t>注册</w:t>
      </w:r>
      <w:r>
        <w:rPr>
          <w:rFonts w:ascii="Arial" w:hAnsi="宋体" w:cs="Arial"/>
          <w:spacing w:val="10"/>
          <w:sz w:val="22"/>
          <w:szCs w:val="22"/>
          <w:highlight w:val="yellow"/>
        </w:rPr>
        <w:t>地址：</w:t>
      </w:r>
      <w:r>
        <w:rPr>
          <w:rFonts w:ascii="Arial" w:hAnsi="Arial" w:cs="Arial"/>
          <w:spacing w:val="10"/>
          <w:sz w:val="22"/>
          <w:szCs w:val="22"/>
          <w:u w:val="single"/>
        </w:rPr>
        <w:t xml:space="preserve"> </w:t>
      </w:r>
      <w:r>
        <w:rPr>
          <w:rFonts w:hint="eastAsia" w:ascii="Arial" w:hAnsi="Arial" w:cs="Arial"/>
          <w:spacing w:val="10"/>
          <w:sz w:val="22"/>
          <w:szCs w:val="22"/>
          <w:u w:val="single"/>
        </w:rPr>
        <w:t>软通智慧信息技术有限公司</w:t>
      </w:r>
    </w:p>
    <w:p w14:paraId="089F17D1">
      <w:pPr>
        <w:pStyle w:val="19"/>
        <w:spacing w:before="120" w:beforeLines="50" w:line="240" w:lineRule="auto"/>
        <w:ind w:left="0" w:firstLine="0"/>
        <w:rPr>
          <w:rFonts w:hint="eastAsia" w:ascii="Arial" w:hAnsi="Arial" w:cs="Arial"/>
          <w:spacing w:val="10"/>
          <w:sz w:val="22"/>
          <w:szCs w:val="22"/>
          <w:u w:val="single"/>
        </w:rPr>
      </w:pPr>
      <w:r>
        <w:rPr>
          <w:rFonts w:hint="eastAsia" w:ascii="Arial" w:hAnsi="Arial" w:cs="Arial"/>
          <w:spacing w:val="10"/>
          <w:sz w:val="22"/>
          <w:szCs w:val="22"/>
          <w:u w:val="single"/>
        </w:rPr>
        <w:t>天津自贸试验区（空港经济区）东七道2号中兴产业基地7号楼402</w:t>
      </w:r>
    </w:p>
    <w:p w14:paraId="423F4918">
      <w:pPr>
        <w:pStyle w:val="19"/>
        <w:spacing w:before="120" w:beforeLines="50" w:line="240" w:lineRule="auto"/>
        <w:ind w:left="0" w:firstLine="0"/>
        <w:rPr>
          <w:rFonts w:hint="eastAsia" w:ascii="Arial" w:hAnsi="宋体" w:cs="Arial"/>
          <w:spacing w:val="10"/>
          <w:sz w:val="22"/>
          <w:szCs w:val="22"/>
        </w:rPr>
      </w:pPr>
      <w:r>
        <w:rPr>
          <w:rFonts w:ascii="Arial" w:hAnsi="宋体" w:cs="Arial"/>
          <w:spacing w:val="10"/>
          <w:sz w:val="22"/>
          <w:szCs w:val="22"/>
        </w:rPr>
        <w:t>于</w:t>
      </w:r>
      <w:r>
        <w:rPr>
          <w:rFonts w:ascii="Arial" w:hAnsi="Arial" w:cs="Arial"/>
          <w:spacing w:val="10"/>
          <w:sz w:val="22"/>
          <w:szCs w:val="22"/>
          <w:u w:val="single"/>
        </w:rPr>
        <w:t>2025</w:t>
      </w:r>
      <w:r>
        <w:rPr>
          <w:rFonts w:hint="eastAsia" w:ascii="Arial" w:hAnsi="Arial" w:cs="Arial"/>
          <w:spacing w:val="10"/>
          <w:sz w:val="22"/>
          <w:szCs w:val="22"/>
          <w:u w:val="single"/>
        </w:rPr>
        <w:t xml:space="preserve">  </w:t>
      </w:r>
      <w:r>
        <w:rPr>
          <w:rFonts w:ascii="Arial" w:hAnsi="宋体" w:cs="Arial"/>
          <w:spacing w:val="10"/>
          <w:sz w:val="22"/>
          <w:szCs w:val="22"/>
        </w:rPr>
        <w:t>年</w:t>
      </w:r>
      <w:r>
        <w:rPr>
          <w:rFonts w:ascii="Arial" w:hAnsi="Arial" w:cs="Arial"/>
          <w:spacing w:val="10"/>
          <w:sz w:val="22"/>
          <w:szCs w:val="22"/>
          <w:u w:val="single"/>
        </w:rPr>
        <w:t xml:space="preserve">    </w:t>
      </w:r>
      <w:r>
        <w:rPr>
          <w:rFonts w:ascii="Arial" w:hAnsi="宋体" w:cs="Arial"/>
          <w:spacing w:val="10"/>
          <w:sz w:val="22"/>
          <w:szCs w:val="22"/>
        </w:rPr>
        <w:t>月</w:t>
      </w:r>
      <w:r>
        <w:rPr>
          <w:rFonts w:ascii="Arial" w:hAnsi="Arial" w:cs="Arial"/>
          <w:spacing w:val="10"/>
          <w:sz w:val="22"/>
          <w:szCs w:val="22"/>
          <w:u w:val="single"/>
        </w:rPr>
        <w:t xml:space="preserve">    </w:t>
      </w:r>
      <w:r>
        <w:rPr>
          <w:rFonts w:ascii="Arial" w:hAnsi="宋体" w:cs="Arial"/>
          <w:spacing w:val="10"/>
          <w:sz w:val="22"/>
          <w:szCs w:val="22"/>
        </w:rPr>
        <w:t>日</w:t>
      </w:r>
      <w:r>
        <w:rPr>
          <w:rFonts w:hint="eastAsia" w:ascii="Arial" w:hAnsi="宋体" w:cs="Arial"/>
          <w:spacing w:val="10"/>
          <w:sz w:val="22"/>
          <w:szCs w:val="22"/>
        </w:rPr>
        <w:t>在中国</w:t>
      </w:r>
      <w:r>
        <w:rPr>
          <w:rFonts w:hint="eastAsia" w:ascii="Arial" w:hAnsi="宋体" w:cs="Arial"/>
          <w:spacing w:val="10"/>
          <w:sz w:val="22"/>
          <w:szCs w:val="22"/>
          <w:u w:val="single"/>
        </w:rPr>
        <w:t xml:space="preserve"> 山东 </w:t>
      </w:r>
      <w:r>
        <w:rPr>
          <w:rFonts w:hint="eastAsia" w:ascii="Arial" w:hAnsi="宋体" w:cs="Arial"/>
          <w:spacing w:val="10"/>
          <w:sz w:val="22"/>
          <w:szCs w:val="22"/>
        </w:rPr>
        <w:t>省</w:t>
      </w:r>
      <w:r>
        <w:rPr>
          <w:rFonts w:hint="eastAsia" w:ascii="Arial" w:hAnsi="宋体" w:cs="Arial"/>
          <w:spacing w:val="10"/>
          <w:sz w:val="22"/>
          <w:szCs w:val="22"/>
          <w:u w:val="single"/>
        </w:rPr>
        <w:t xml:space="preserve"> </w:t>
      </w:r>
      <w:r>
        <w:rPr>
          <w:rFonts w:ascii="Arial" w:hAnsi="宋体" w:cs="Arial"/>
          <w:spacing w:val="10"/>
          <w:sz w:val="22"/>
          <w:szCs w:val="22"/>
          <w:u w:val="single"/>
        </w:rPr>
        <w:t>济南</w:t>
      </w:r>
      <w:r>
        <w:rPr>
          <w:rFonts w:hint="eastAsia" w:ascii="Arial" w:hAnsi="宋体" w:cs="Arial"/>
          <w:spacing w:val="10"/>
          <w:sz w:val="22"/>
          <w:szCs w:val="22"/>
          <w:u w:val="single"/>
        </w:rPr>
        <w:t xml:space="preserve"> </w:t>
      </w:r>
      <w:r>
        <w:rPr>
          <w:rFonts w:hint="eastAsia" w:ascii="Arial" w:hAnsi="宋体" w:cs="Arial"/>
          <w:spacing w:val="10"/>
          <w:sz w:val="22"/>
          <w:szCs w:val="22"/>
        </w:rPr>
        <w:t>市</w:t>
      </w:r>
      <w:r>
        <w:rPr>
          <w:rFonts w:ascii="Arial" w:hAnsi="宋体" w:cs="Arial"/>
          <w:spacing w:val="10"/>
          <w:sz w:val="22"/>
          <w:szCs w:val="22"/>
        </w:rPr>
        <w:t>签订。</w:t>
      </w:r>
    </w:p>
    <w:p w14:paraId="633183CA">
      <w:pPr>
        <w:widowControl/>
        <w:snapToGrid w:val="0"/>
        <w:spacing w:line="400" w:lineRule="exact"/>
        <w:rPr>
          <w:rFonts w:ascii="宋体" w:hAnsi="宋体"/>
        </w:rPr>
      </w:pPr>
      <w:r>
        <w:rPr>
          <w:rFonts w:hint="eastAsia" w:ascii="宋体" w:hAnsi="宋体"/>
        </w:rPr>
        <w:t>承包人基本税务信息：</w:t>
      </w:r>
    </w:p>
    <w:p w14:paraId="312597E4">
      <w:pPr>
        <w:spacing w:line="360" w:lineRule="auto"/>
        <w:rPr>
          <w:rFonts w:ascii="宋体" w:hAnsi="宋体"/>
        </w:rPr>
      </w:pPr>
      <w:r>
        <w:rPr>
          <w:rFonts w:ascii="宋体" w:hAnsi="宋体"/>
        </w:rPr>
        <w:t>增值纳税人类型及计税方法</w:t>
      </w:r>
    </w:p>
    <w:p w14:paraId="14BC324C">
      <w:pPr>
        <w:spacing w:line="360" w:lineRule="auto"/>
        <w:rPr>
          <w:rFonts w:ascii="宋体" w:hAnsi="宋体"/>
        </w:rPr>
      </w:pPr>
      <w:r>
        <w:rPr>
          <w:rFonts w:ascii="宋体" w:hAnsi="宋体"/>
          <w:sz w:val="32"/>
          <w:szCs w:val="32"/>
        </w:rPr>
        <w:sym w:font="Wingdings 2" w:char="F02A"/>
      </w:r>
      <w:r>
        <w:rPr>
          <w:rFonts w:ascii="宋体" w:hAnsi="宋体"/>
        </w:rPr>
        <w:t>增值税一般纳税人</w:t>
      </w:r>
      <w:bookmarkStart w:id="3" w:name="OLE_LINK7"/>
      <w:bookmarkStart w:id="4" w:name="OLE_LINK8"/>
      <w:r>
        <w:rPr>
          <w:rFonts w:ascii="Segoe UI Symbol" w:hAnsi="Segoe UI Symbol" w:cs="Segoe UI Symbol"/>
          <w:sz w:val="23"/>
          <w:szCs w:val="23"/>
        </w:rPr>
        <w:t>☑</w:t>
      </w:r>
      <w:bookmarkEnd w:id="3"/>
      <w:bookmarkEnd w:id="4"/>
      <w:r>
        <w:rPr>
          <w:rFonts w:ascii="宋体" w:hAnsi="宋体"/>
        </w:rPr>
        <w:t>一般计税方法</w:t>
      </w:r>
      <w:r>
        <w:rPr>
          <w:rFonts w:ascii="宋体" w:hAnsi="宋体"/>
          <w:sz w:val="32"/>
          <w:szCs w:val="32"/>
        </w:rPr>
        <w:sym w:font="Wingdings 2" w:char="F02A"/>
      </w:r>
      <w:r>
        <w:rPr>
          <w:rFonts w:ascii="宋体" w:hAnsi="宋体"/>
        </w:rPr>
        <w:t>简易计税方法</w:t>
      </w:r>
    </w:p>
    <w:p w14:paraId="6B6F80FF">
      <w:pPr>
        <w:spacing w:line="360" w:lineRule="auto"/>
        <w:rPr>
          <w:rFonts w:ascii="宋体" w:hAnsi="宋体"/>
        </w:rPr>
      </w:pPr>
      <w:r>
        <w:rPr>
          <w:rFonts w:ascii="宋体" w:hAnsi="宋体"/>
          <w:sz w:val="32"/>
          <w:szCs w:val="32"/>
        </w:rPr>
        <w:sym w:font="Wingdings 2" w:char="F02A"/>
      </w:r>
      <w:r>
        <w:rPr>
          <w:rFonts w:ascii="宋体" w:hAnsi="宋体"/>
        </w:rPr>
        <w:t>增值税小规模纳税人</w:t>
      </w:r>
      <w:r>
        <w:rPr>
          <w:rFonts w:ascii="宋体" w:hAnsi="宋体"/>
          <w:sz w:val="32"/>
          <w:szCs w:val="32"/>
        </w:rPr>
        <w:sym w:font="Wingdings 2" w:char="F02A"/>
      </w:r>
      <w:r>
        <w:rPr>
          <w:rFonts w:ascii="宋体" w:hAnsi="宋体"/>
        </w:rPr>
        <w:t>简易计税方法</w:t>
      </w:r>
    </w:p>
    <w:p w14:paraId="1F2D624D">
      <w:pPr>
        <w:spacing w:line="360" w:lineRule="auto"/>
        <w:rPr>
          <w:rFonts w:ascii="宋体" w:hAnsi="宋体"/>
        </w:rPr>
      </w:pPr>
      <w:r>
        <w:rPr>
          <w:rFonts w:ascii="宋体" w:hAnsi="宋体"/>
        </w:rPr>
        <w:t>开具发票类型及适用税率</w:t>
      </w:r>
      <w:r>
        <w:rPr>
          <w:rFonts w:hint="eastAsia" w:ascii="宋体" w:hAnsi="宋体"/>
        </w:rPr>
        <w:t>或征收率</w:t>
      </w:r>
    </w:p>
    <w:p w14:paraId="03D5052A">
      <w:pPr>
        <w:spacing w:line="360" w:lineRule="auto"/>
        <w:rPr>
          <w:rFonts w:ascii="宋体" w:hAnsi="宋体"/>
        </w:rPr>
      </w:pPr>
      <w:r>
        <w:rPr>
          <w:rFonts w:ascii="Segoe UI Symbol" w:hAnsi="Segoe UI Symbol" w:cs="Segoe UI Symbol"/>
          <w:sz w:val="23"/>
          <w:szCs w:val="23"/>
        </w:rPr>
        <w:t>☑</w:t>
      </w:r>
      <w:r>
        <w:rPr>
          <w:rFonts w:ascii="宋体" w:hAnsi="宋体"/>
        </w:rPr>
        <w:t>增值税专用发票 （</w:t>
      </w:r>
      <w:r>
        <w:rPr>
          <w:rFonts w:ascii="宋体" w:hAnsi="宋体"/>
          <w:color w:val="000000"/>
          <w:sz w:val="32"/>
          <w:szCs w:val="32"/>
        </w:rPr>
        <w:sym w:font="Wingdings 2" w:char="F02A"/>
      </w:r>
      <w:r>
        <w:rPr>
          <w:rFonts w:ascii="宋体" w:hAnsi="宋体"/>
          <w:color w:val="000000"/>
        </w:rPr>
        <w:t>13%/</w:t>
      </w:r>
      <w:bookmarkStart w:id="5" w:name="OLE_LINK10"/>
      <w:bookmarkStart w:id="6" w:name="OLE_LINK9"/>
      <w:bookmarkStart w:id="7" w:name="OLE_LINK11"/>
      <w:r>
        <w:rPr>
          <w:rFonts w:ascii="Segoe UI Symbol" w:hAnsi="Segoe UI Symbol" w:cs="Segoe UI Symbol"/>
          <w:sz w:val="23"/>
          <w:szCs w:val="23"/>
        </w:rPr>
        <w:t>☑</w:t>
      </w:r>
      <w:bookmarkEnd w:id="5"/>
      <w:bookmarkEnd w:id="6"/>
      <w:bookmarkEnd w:id="7"/>
      <w:r>
        <w:rPr>
          <w:rFonts w:ascii="宋体" w:hAnsi="宋体"/>
          <w:color w:val="000000"/>
        </w:rPr>
        <w:t>9%/</w:t>
      </w:r>
      <w:r>
        <w:rPr>
          <w:rFonts w:ascii="Segoe UI Symbol" w:hAnsi="Segoe UI Symbol" w:cs="Segoe UI Symbol"/>
          <w:sz w:val="23"/>
          <w:szCs w:val="23"/>
        </w:rPr>
        <w:t>☑</w:t>
      </w:r>
      <w:r>
        <w:rPr>
          <w:rFonts w:ascii="宋体" w:hAnsi="宋体"/>
          <w:color w:val="000000"/>
        </w:rPr>
        <w:t>6%/</w:t>
      </w:r>
      <w:r>
        <w:rPr>
          <w:rFonts w:ascii="宋体" w:hAnsi="宋体"/>
          <w:color w:val="000000"/>
          <w:sz w:val="32"/>
          <w:szCs w:val="32"/>
        </w:rPr>
        <w:sym w:font="Wingdings 2" w:char="F02A"/>
      </w:r>
      <w:r>
        <w:rPr>
          <w:rFonts w:ascii="宋体" w:hAnsi="宋体"/>
          <w:color w:val="000000"/>
        </w:rPr>
        <w:t>3%</w:t>
      </w:r>
      <w:r>
        <w:rPr>
          <w:rFonts w:ascii="宋体" w:hAnsi="宋体"/>
        </w:rPr>
        <w:t>）</w:t>
      </w:r>
    </w:p>
    <w:p w14:paraId="1E999F9A">
      <w:pPr>
        <w:spacing w:line="360" w:lineRule="auto"/>
        <w:rPr>
          <w:rFonts w:ascii="宋体" w:hAnsi="宋体"/>
        </w:rPr>
      </w:pPr>
      <w:r>
        <w:rPr>
          <w:rFonts w:ascii="宋体" w:hAnsi="宋体"/>
          <w:sz w:val="32"/>
          <w:szCs w:val="32"/>
        </w:rPr>
        <w:sym w:font="Wingdings 2" w:char="F02A"/>
      </w:r>
      <w:r>
        <w:rPr>
          <w:rFonts w:ascii="宋体" w:hAnsi="宋体"/>
        </w:rPr>
        <w:t>增值税普通发票 （</w:t>
      </w:r>
      <w:r>
        <w:rPr>
          <w:rFonts w:ascii="宋体" w:hAnsi="宋体"/>
          <w:color w:val="000000"/>
          <w:sz w:val="32"/>
          <w:szCs w:val="32"/>
        </w:rPr>
        <w:sym w:font="Wingdings 2" w:char="F02A"/>
      </w:r>
      <w:r>
        <w:rPr>
          <w:rFonts w:ascii="宋体" w:hAnsi="宋体"/>
          <w:color w:val="000000"/>
        </w:rPr>
        <w:t>13%/</w:t>
      </w:r>
      <w:r>
        <w:rPr>
          <w:rFonts w:ascii="宋体" w:hAnsi="宋体"/>
          <w:color w:val="000000"/>
          <w:sz w:val="32"/>
          <w:szCs w:val="32"/>
        </w:rPr>
        <w:sym w:font="Wingdings 2" w:char="F02A"/>
      </w:r>
      <w:r>
        <w:rPr>
          <w:rFonts w:ascii="宋体" w:hAnsi="宋体"/>
          <w:color w:val="000000"/>
        </w:rPr>
        <w:t>9%/</w:t>
      </w:r>
      <w:r>
        <w:rPr>
          <w:rFonts w:ascii="宋体" w:hAnsi="宋体"/>
          <w:color w:val="000000"/>
          <w:sz w:val="32"/>
          <w:szCs w:val="32"/>
        </w:rPr>
        <w:sym w:font="Wingdings 2" w:char="F02A"/>
      </w:r>
      <w:r>
        <w:rPr>
          <w:rFonts w:ascii="宋体" w:hAnsi="宋体"/>
          <w:color w:val="000000"/>
        </w:rPr>
        <w:t>6%/</w:t>
      </w:r>
      <w:r>
        <w:rPr>
          <w:rFonts w:ascii="宋体" w:hAnsi="宋体"/>
          <w:color w:val="000000"/>
          <w:sz w:val="32"/>
          <w:szCs w:val="32"/>
        </w:rPr>
        <w:sym w:font="Wingdings 2" w:char="F02A"/>
      </w:r>
      <w:r>
        <w:rPr>
          <w:rFonts w:ascii="宋体" w:hAnsi="宋体"/>
          <w:color w:val="000000"/>
        </w:rPr>
        <w:t>3%</w:t>
      </w:r>
      <w:r>
        <w:rPr>
          <w:rFonts w:ascii="宋体" w:hAnsi="宋体"/>
        </w:rPr>
        <w:t>）</w:t>
      </w:r>
    </w:p>
    <w:p w14:paraId="45B710C2">
      <w:pPr>
        <w:spacing w:line="360" w:lineRule="auto"/>
        <w:rPr>
          <w:rFonts w:ascii="宋体" w:hAnsi="宋体"/>
        </w:rPr>
      </w:pPr>
      <w:r>
        <w:rPr>
          <w:rFonts w:ascii="宋体" w:hAnsi="宋体"/>
          <w:sz w:val="32"/>
          <w:szCs w:val="32"/>
        </w:rPr>
        <w:sym w:font="Wingdings 2" w:char="F02A"/>
      </w:r>
      <w:r>
        <w:rPr>
          <w:rFonts w:hint="eastAsia" w:ascii="宋体" w:hAnsi="宋体"/>
        </w:rPr>
        <w:t>除增值税发票以外的其他增税扣税凭证</w:t>
      </w:r>
      <w:r>
        <w:rPr>
          <w:rFonts w:ascii="宋体" w:hAnsi="宋体"/>
        </w:rPr>
        <w:t xml:space="preserve"> </w:t>
      </w:r>
      <w:r>
        <w:rPr>
          <w:rFonts w:hint="eastAsia" w:ascii="宋体" w:hAnsi="宋体"/>
        </w:rPr>
        <w:t>（</w:t>
      </w:r>
      <w:r>
        <w:rPr>
          <w:rFonts w:ascii="宋体" w:hAnsi="宋体"/>
          <w:sz w:val="32"/>
          <w:szCs w:val="32"/>
        </w:rPr>
        <w:sym w:font="Wingdings 2" w:char="F02A"/>
      </w:r>
      <w:r>
        <w:rPr>
          <w:rFonts w:ascii="宋体" w:hAnsi="宋体"/>
        </w:rPr>
        <w:t>5%/</w:t>
      </w:r>
      <w:r>
        <w:rPr>
          <w:rFonts w:ascii="宋体" w:hAnsi="宋体"/>
          <w:sz w:val="32"/>
          <w:szCs w:val="32"/>
        </w:rPr>
        <w:sym w:font="Wingdings 2" w:char="F02A"/>
      </w:r>
      <w:r>
        <w:rPr>
          <w:rFonts w:ascii="宋体" w:hAnsi="宋体"/>
        </w:rPr>
        <w:t>3%</w:t>
      </w:r>
      <w:r>
        <w:rPr>
          <w:rFonts w:ascii="宋体" w:hAnsi="宋体"/>
          <w:sz w:val="32"/>
          <w:szCs w:val="32"/>
        </w:rPr>
        <w:sym w:font="Wingdings 2" w:char="F02A"/>
      </w:r>
      <w:r>
        <w:rPr>
          <w:rFonts w:ascii="宋体" w:hAnsi="宋体"/>
        </w:rPr>
        <w:t>0%</w:t>
      </w:r>
      <w:r>
        <w:rPr>
          <w:rFonts w:hint="eastAsia" w:ascii="宋体" w:hAnsi="宋体"/>
        </w:rPr>
        <w:t>）</w:t>
      </w:r>
    </w:p>
    <w:p w14:paraId="6573F88F">
      <w:pPr>
        <w:snapToGrid w:val="0"/>
        <w:spacing w:before="120" w:beforeLines="50"/>
        <w:rPr>
          <w:rFonts w:hint="eastAsia" w:ascii="Arial" w:hAnsi="宋体" w:cs="Arial"/>
          <w:spacing w:val="10"/>
          <w:sz w:val="22"/>
          <w:szCs w:val="22"/>
        </w:rPr>
      </w:pPr>
      <w:r>
        <w:rPr>
          <w:rFonts w:hint="eastAsia" w:ascii="Arial" w:hAnsi="Arial" w:cs="Arial"/>
          <w:sz w:val="22"/>
          <w:szCs w:val="22"/>
        </w:rPr>
        <w:t>鉴于：</w:t>
      </w:r>
    </w:p>
    <w:p w14:paraId="31491DFF">
      <w:pPr>
        <w:numPr>
          <w:ilvl w:val="0"/>
          <w:numId w:val="2"/>
        </w:numPr>
        <w:snapToGrid w:val="0"/>
        <w:spacing w:before="120" w:beforeLines="50"/>
        <w:ind w:firstLine="440"/>
        <w:rPr>
          <w:rFonts w:hint="eastAsia" w:ascii="Arial" w:hAnsi="Arial" w:cs="Arial"/>
          <w:sz w:val="22"/>
          <w:szCs w:val="22"/>
        </w:rPr>
      </w:pPr>
      <w:r>
        <w:rPr>
          <w:rFonts w:hint="eastAsia" w:ascii="Arial" w:hAnsi="Arial" w:cs="Arial"/>
          <w:sz w:val="22"/>
          <w:szCs w:val="22"/>
        </w:rPr>
        <w:t>甲方愿将</w:t>
      </w:r>
      <w:r>
        <w:rPr>
          <w:rFonts w:hint="eastAsia" w:ascii="Arial" w:hAnsi="Arial" w:cs="Arial"/>
          <w:sz w:val="22"/>
          <w:szCs w:val="22"/>
          <w:u w:val="single"/>
        </w:rPr>
        <w:t xml:space="preserve">  济南转山 </w:t>
      </w:r>
      <w:r>
        <w:rPr>
          <w:rFonts w:hint="eastAsia" w:ascii="Arial" w:hAnsi="Arial" w:cs="Arial"/>
          <w:sz w:val="22"/>
          <w:szCs w:val="22"/>
        </w:rPr>
        <w:t>项目</w:t>
      </w:r>
      <w:r>
        <w:rPr>
          <w:rFonts w:ascii="Arial" w:hAnsi="Arial" w:cs="Arial"/>
          <w:sz w:val="22"/>
          <w:szCs w:val="22"/>
          <w:u w:val="single"/>
        </w:rPr>
        <w:t xml:space="preserve"> A2地块附属商业智能化 </w:t>
      </w:r>
      <w:r>
        <w:rPr>
          <w:rFonts w:hint="eastAsia" w:ascii="Arial" w:hAnsi="Arial" w:cs="Arial"/>
          <w:sz w:val="22"/>
          <w:szCs w:val="22"/>
        </w:rPr>
        <w:t>工程（以下简称“本工程”）委托由乙方实施，乙方愿意接受甲方委托完成本工程范围内的所有工作。</w:t>
      </w:r>
    </w:p>
    <w:p w14:paraId="4766EE47">
      <w:pPr>
        <w:numPr>
          <w:ilvl w:val="0"/>
          <w:numId w:val="2"/>
        </w:numPr>
        <w:snapToGrid w:val="0"/>
        <w:spacing w:before="120" w:beforeLines="50"/>
        <w:ind w:firstLine="440"/>
        <w:rPr>
          <w:rFonts w:hint="eastAsia" w:ascii="Arial" w:hAnsi="Arial" w:cs="Arial"/>
          <w:sz w:val="22"/>
          <w:szCs w:val="22"/>
        </w:rPr>
      </w:pPr>
      <w:r>
        <w:rPr>
          <w:rFonts w:hint="eastAsia" w:ascii="Arial" w:hAnsi="Arial" w:cs="Arial"/>
          <w:sz w:val="22"/>
          <w:szCs w:val="22"/>
        </w:rPr>
        <w:t>乙方作为一个有资质、有实力、有经验的承包商，在投标及签订本合同前已充分了解、研究并考虑到所有可能影响合同价款的因素。乙方承诺，如有错漏，概由乙方自行承担责任。</w:t>
      </w:r>
    </w:p>
    <w:p w14:paraId="6A0008D7">
      <w:pPr>
        <w:snapToGrid w:val="0"/>
        <w:spacing w:before="120" w:beforeLines="50"/>
        <w:ind w:firstLine="440" w:firstLineChars="200"/>
        <w:rPr>
          <w:rFonts w:ascii="Arial" w:hAnsi="Arial" w:cs="Arial"/>
          <w:sz w:val="22"/>
          <w:szCs w:val="22"/>
        </w:rPr>
      </w:pPr>
      <w:r>
        <w:rPr>
          <w:rFonts w:hint="eastAsia"/>
          <w:sz w:val="22"/>
          <w:szCs w:val="22"/>
        </w:rPr>
        <w:t>依照《</w:t>
      </w:r>
      <w:r>
        <w:rPr>
          <w:sz w:val="22"/>
          <w:szCs w:val="22"/>
          <w:lang w:bidi="zh-CN"/>
        </w:rPr>
        <w:t>中华人民共和国</w:t>
      </w:r>
      <w:r>
        <w:rPr>
          <w:rFonts w:hint="eastAsia"/>
          <w:sz w:val="22"/>
          <w:szCs w:val="22"/>
        </w:rPr>
        <w:t>民法典》及其它有关法律、行政法规，遵循平等、自愿、公正、等价有偿和诚实信用原则，</w:t>
      </w:r>
      <w:r>
        <w:rPr>
          <w:rFonts w:ascii="Arial" w:hAnsi="Arial" w:cs="Arial"/>
          <w:sz w:val="22"/>
          <w:szCs w:val="22"/>
        </w:rPr>
        <w:t>兹订立协议如下：</w:t>
      </w:r>
    </w:p>
    <w:p w14:paraId="5A983BBF">
      <w:pPr>
        <w:pStyle w:val="19"/>
        <w:numPr>
          <w:ilvl w:val="0"/>
          <w:numId w:val="3"/>
        </w:numPr>
        <w:spacing w:line="320" w:lineRule="exact"/>
        <w:jc w:val="left"/>
        <w:rPr>
          <w:rFonts w:hint="eastAsia" w:ascii="Arial" w:hAnsi="Arial" w:cs="Arial"/>
          <w:spacing w:val="10"/>
          <w:sz w:val="22"/>
          <w:szCs w:val="22"/>
        </w:rPr>
      </w:pPr>
      <w:r>
        <w:rPr>
          <w:rFonts w:ascii="Arial" w:hAnsi="宋体" w:cs="Arial"/>
          <w:spacing w:val="10"/>
          <w:sz w:val="22"/>
          <w:szCs w:val="22"/>
        </w:rPr>
        <w:t>合同</w:t>
      </w:r>
      <w:r>
        <w:rPr>
          <w:rFonts w:hint="eastAsia" w:ascii="Arial" w:hAnsi="宋体" w:cs="Arial"/>
          <w:spacing w:val="10"/>
          <w:sz w:val="22"/>
          <w:szCs w:val="22"/>
        </w:rPr>
        <w:t>价款</w:t>
      </w:r>
    </w:p>
    <w:p w14:paraId="4E41F6FF">
      <w:pPr>
        <w:numPr>
          <w:ilvl w:val="0"/>
          <w:numId w:val="4"/>
        </w:numPr>
        <w:tabs>
          <w:tab w:val="left" w:pos="709"/>
        </w:tabs>
        <w:autoSpaceDE w:val="0"/>
        <w:autoSpaceDN w:val="0"/>
        <w:adjustRightInd w:val="0"/>
        <w:snapToGrid w:val="0"/>
        <w:spacing w:before="120" w:beforeLines="50"/>
        <w:ind w:left="709" w:hanging="283"/>
        <w:jc w:val="left"/>
        <w:textAlignment w:val="baseline"/>
        <w:rPr>
          <w:rFonts w:ascii="Arial" w:hAnsi="宋体" w:cs="Arial"/>
          <w:spacing w:val="10"/>
          <w:sz w:val="22"/>
          <w:szCs w:val="22"/>
        </w:rPr>
      </w:pPr>
      <w:bookmarkStart w:id="8" w:name="_Hlk5891995"/>
      <w:bookmarkStart w:id="9" w:name="_Hlk5892010"/>
      <w:r>
        <w:rPr>
          <w:rFonts w:hint="eastAsia" w:ascii="Arial" w:hAnsi="Arial" w:cs="Arial"/>
          <w:spacing w:val="10"/>
          <w:sz w:val="22"/>
          <w:szCs w:val="22"/>
        </w:rPr>
        <w:t>本工程合同形式为总价包干合同，不含税包干合同价款</w:t>
      </w:r>
      <w:r>
        <w:rPr>
          <w:rFonts w:ascii="Arial" w:hAnsi="宋体" w:cs="Arial"/>
          <w:spacing w:val="10"/>
          <w:sz w:val="22"/>
          <w:szCs w:val="22"/>
        </w:rPr>
        <w:t>为</w:t>
      </w:r>
      <w:r>
        <w:rPr>
          <w:rFonts w:hint="eastAsia" w:ascii="华文细黑" w:hAnsi="华文细黑" w:eastAsia="华文细黑" w:cs="Arial"/>
          <w:sz w:val="22"/>
          <w:szCs w:val="22"/>
        </w:rPr>
        <w:t>￥</w:t>
      </w:r>
      <w:r>
        <w:rPr>
          <w:rFonts w:hint="eastAsia" w:ascii="Arial" w:hAnsi="Arial" w:cs="Arial"/>
          <w:sz w:val="22"/>
          <w:szCs w:val="22"/>
          <w:u w:val="single"/>
        </w:rPr>
        <w:t xml:space="preserve"> </w:t>
      </w:r>
      <w:r>
        <w:rPr>
          <w:rFonts w:ascii="Arial" w:hAnsi="Arial" w:cs="Arial"/>
          <w:sz w:val="22"/>
          <w:szCs w:val="22"/>
          <w:u w:val="single"/>
        </w:rPr>
        <w:t>504733.72元</w:t>
      </w:r>
      <w:r>
        <w:rPr>
          <w:rFonts w:hint="eastAsia" w:ascii="Arial" w:hAnsi="Arial" w:cs="Arial"/>
          <w:sz w:val="22"/>
          <w:szCs w:val="22"/>
          <w:u w:val="single"/>
        </w:rPr>
        <w:t>，</w:t>
      </w:r>
      <w:r>
        <w:rPr>
          <w:rFonts w:hint="eastAsia" w:ascii="Arial" w:hAnsi="宋体" w:cs="Arial"/>
          <w:spacing w:val="10"/>
          <w:sz w:val="22"/>
          <w:szCs w:val="22"/>
        </w:rPr>
        <w:t>人</w:t>
      </w:r>
      <w:r>
        <w:rPr>
          <w:rFonts w:ascii="Arial" w:hAnsi="宋体" w:cs="Arial"/>
          <w:spacing w:val="10"/>
          <w:sz w:val="22"/>
          <w:szCs w:val="22"/>
        </w:rPr>
        <w:t>民币</w:t>
      </w:r>
      <w:r>
        <w:rPr>
          <w:rFonts w:hint="eastAsia" w:ascii="Arial" w:hAnsi="宋体" w:cs="Arial"/>
          <w:sz w:val="22"/>
          <w:szCs w:val="22"/>
        </w:rPr>
        <w:t>（大写）</w:t>
      </w:r>
      <w:r>
        <w:rPr>
          <w:rFonts w:hint="eastAsia" w:ascii="Arial" w:hAnsi="宋体" w:cs="Arial"/>
          <w:sz w:val="22"/>
          <w:szCs w:val="22"/>
          <w:u w:val="single"/>
        </w:rPr>
        <w:t xml:space="preserve"> 伍拾万零肆仟柒佰叁拾叁元柒角贰分 </w:t>
      </w:r>
      <w:r>
        <w:rPr>
          <w:rFonts w:hint="eastAsia" w:ascii="Arial" w:hAnsi="宋体" w:cs="Arial"/>
          <w:sz w:val="22"/>
          <w:szCs w:val="22"/>
        </w:rPr>
        <w:t>；</w:t>
      </w:r>
      <w:bookmarkStart w:id="10" w:name="OLE_LINK2"/>
      <w:r>
        <w:rPr>
          <w:rFonts w:hint="eastAsia" w:ascii="Arial" w:hAnsi="宋体" w:cs="Arial"/>
          <w:sz w:val="22"/>
          <w:szCs w:val="22"/>
        </w:rPr>
        <w:t>6%</w:t>
      </w:r>
      <w:r>
        <w:rPr>
          <w:rFonts w:hint="eastAsia" w:ascii="Arial" w:hAnsi="宋体" w:cs="Arial"/>
          <w:spacing w:val="10"/>
          <w:sz w:val="22"/>
          <w:szCs w:val="22"/>
        </w:rPr>
        <w:t>增值税税额为</w:t>
      </w:r>
      <w:r>
        <w:rPr>
          <w:rFonts w:hint="eastAsia" w:ascii="华文细黑" w:hAnsi="华文细黑" w:eastAsia="华文细黑" w:cs="Arial"/>
          <w:sz w:val="22"/>
          <w:szCs w:val="22"/>
        </w:rPr>
        <w:t>￥</w:t>
      </w:r>
      <w:r>
        <w:rPr>
          <w:rFonts w:hint="eastAsia" w:ascii="Arial" w:hAnsi="宋体" w:cs="Arial"/>
          <w:spacing w:val="10"/>
          <w:sz w:val="22"/>
          <w:szCs w:val="22"/>
          <w:u w:val="single"/>
        </w:rPr>
        <w:t> </w:t>
      </w:r>
      <w:r>
        <w:rPr>
          <w:rFonts w:ascii="Arial" w:hAnsi="宋体" w:cs="Arial"/>
          <w:spacing w:val="10"/>
          <w:sz w:val="22"/>
          <w:szCs w:val="22"/>
          <w:u w:val="single"/>
        </w:rPr>
        <w:t>339.62元</w:t>
      </w:r>
      <w:r>
        <w:rPr>
          <w:rFonts w:hint="eastAsia" w:ascii="Arial" w:hAnsi="宋体" w:cs="Arial"/>
          <w:spacing w:val="10"/>
          <w:sz w:val="22"/>
          <w:szCs w:val="22"/>
        </w:rPr>
        <w:t>，人民币（大写）</w:t>
      </w:r>
      <w:r>
        <w:rPr>
          <w:rFonts w:hint="eastAsia" w:ascii="Arial" w:hAnsi="宋体" w:cs="Arial"/>
          <w:spacing w:val="10"/>
          <w:sz w:val="22"/>
          <w:szCs w:val="22"/>
          <w:u w:val="single"/>
        </w:rPr>
        <w:t> 叁佰叁拾玖元陆角贰分</w:t>
      </w:r>
      <w:r>
        <w:rPr>
          <w:rFonts w:hint="eastAsia" w:ascii="Arial" w:hAnsi="宋体" w:cs="Arial"/>
          <w:spacing w:val="10"/>
          <w:sz w:val="22"/>
          <w:szCs w:val="22"/>
        </w:rPr>
        <w:t>；</w:t>
      </w:r>
      <w:bookmarkEnd w:id="10"/>
      <w:r>
        <w:rPr>
          <w:rFonts w:hint="eastAsia" w:ascii="Arial" w:hAnsi="宋体" w:cs="Arial"/>
          <w:sz w:val="22"/>
          <w:szCs w:val="22"/>
        </w:rPr>
        <w:t>9%</w:t>
      </w:r>
      <w:r>
        <w:rPr>
          <w:rFonts w:hint="eastAsia" w:ascii="Arial" w:hAnsi="宋体" w:cs="Arial"/>
          <w:spacing w:val="10"/>
          <w:sz w:val="22"/>
          <w:szCs w:val="22"/>
        </w:rPr>
        <w:t>增值税税额为</w:t>
      </w:r>
      <w:r>
        <w:rPr>
          <w:rFonts w:hint="eastAsia" w:ascii="华文细黑" w:hAnsi="华文细黑" w:eastAsia="华文细黑" w:cs="Arial"/>
          <w:sz w:val="22"/>
          <w:szCs w:val="22"/>
        </w:rPr>
        <w:t>￥</w:t>
      </w:r>
      <w:r>
        <w:rPr>
          <w:rFonts w:ascii="Arial" w:hAnsi="宋体" w:cs="Arial"/>
          <w:spacing w:val="10"/>
          <w:sz w:val="22"/>
          <w:szCs w:val="22"/>
          <w:u w:val="single"/>
        </w:rPr>
        <w:t>44916.60元</w:t>
      </w:r>
      <w:r>
        <w:rPr>
          <w:rFonts w:hint="eastAsia" w:ascii="Arial" w:hAnsi="宋体" w:cs="Arial"/>
          <w:spacing w:val="10"/>
          <w:sz w:val="22"/>
          <w:szCs w:val="22"/>
        </w:rPr>
        <w:t>，人民币（大写）</w:t>
      </w:r>
      <w:r>
        <w:rPr>
          <w:rFonts w:hint="eastAsia" w:ascii="Arial" w:hAnsi="宋体" w:cs="Arial"/>
          <w:spacing w:val="10"/>
          <w:sz w:val="22"/>
          <w:szCs w:val="22"/>
          <w:u w:val="single"/>
        </w:rPr>
        <w:t> 肆万肆仟玖佰壹拾陆元陆角整</w:t>
      </w:r>
      <w:r>
        <w:rPr>
          <w:rFonts w:hint="eastAsia" w:ascii="Arial" w:hAnsi="宋体" w:cs="Arial"/>
          <w:spacing w:val="10"/>
          <w:sz w:val="22"/>
          <w:szCs w:val="22"/>
        </w:rPr>
        <w:t>；含税总价为</w:t>
      </w:r>
      <w:r>
        <w:rPr>
          <w:rFonts w:hint="eastAsia" w:ascii="华文细黑" w:hAnsi="华文细黑" w:eastAsia="华文细黑" w:cs="Arial"/>
          <w:sz w:val="22"/>
          <w:szCs w:val="22"/>
        </w:rPr>
        <w:t>￥</w:t>
      </w:r>
      <w:r>
        <w:rPr>
          <w:rFonts w:hint="eastAsia" w:ascii="Arial" w:hAnsi="宋体" w:cs="Arial"/>
          <w:spacing w:val="10"/>
          <w:sz w:val="22"/>
          <w:szCs w:val="22"/>
          <w:u w:val="single"/>
        </w:rPr>
        <w:t> </w:t>
      </w:r>
      <w:r>
        <w:rPr>
          <w:rFonts w:ascii="Arial" w:hAnsi="宋体" w:cs="Arial"/>
          <w:spacing w:val="10"/>
          <w:sz w:val="22"/>
          <w:szCs w:val="22"/>
          <w:u w:val="single"/>
        </w:rPr>
        <w:t>549989.94元</w:t>
      </w:r>
      <w:r>
        <w:rPr>
          <w:rFonts w:hint="eastAsia" w:ascii="Arial" w:hAnsi="宋体" w:cs="Arial"/>
          <w:spacing w:val="10"/>
          <w:sz w:val="22"/>
          <w:szCs w:val="22"/>
        </w:rPr>
        <w:t>，人民币（大写）</w:t>
      </w:r>
      <w:r>
        <w:rPr>
          <w:rFonts w:hint="eastAsia" w:ascii="Arial" w:hAnsi="宋体" w:cs="Arial"/>
          <w:spacing w:val="10"/>
          <w:sz w:val="22"/>
          <w:szCs w:val="22"/>
          <w:u w:val="single"/>
        </w:rPr>
        <w:t> 伍拾肆万玖仟玖佰捌拾玖元玖角肆分</w:t>
      </w:r>
      <w:r>
        <w:rPr>
          <w:rFonts w:hint="eastAsia" w:ascii="Arial" w:hAnsi="宋体" w:cs="Arial"/>
          <w:spacing w:val="10"/>
          <w:sz w:val="22"/>
          <w:szCs w:val="22"/>
        </w:rPr>
        <w:t>。</w:t>
      </w:r>
      <w:bookmarkEnd w:id="8"/>
    </w:p>
    <w:bookmarkEnd w:id="9"/>
    <w:p w14:paraId="302FD565">
      <w:pPr>
        <w:numPr>
          <w:ilvl w:val="0"/>
          <w:numId w:val="4"/>
        </w:numPr>
        <w:tabs>
          <w:tab w:val="left" w:pos="709"/>
        </w:tabs>
        <w:autoSpaceDE w:val="0"/>
        <w:autoSpaceDN w:val="0"/>
        <w:adjustRightInd w:val="0"/>
        <w:snapToGrid w:val="0"/>
        <w:spacing w:before="120" w:beforeLines="50"/>
        <w:ind w:left="709" w:hanging="283"/>
        <w:textAlignment w:val="baseline"/>
        <w:rPr>
          <w:rFonts w:hint="eastAsia" w:ascii="Arial" w:hAnsi="宋体" w:cs="Arial"/>
          <w:spacing w:val="10"/>
          <w:sz w:val="22"/>
          <w:szCs w:val="22"/>
        </w:rPr>
      </w:pPr>
      <w:r>
        <w:rPr>
          <w:rFonts w:hint="eastAsia" w:ascii="Arial" w:hAnsi="宋体" w:cs="Arial"/>
          <w:spacing w:val="10"/>
          <w:sz w:val="22"/>
          <w:szCs w:val="22"/>
        </w:rPr>
        <w:t>本合同签订时增值税税率为</w:t>
      </w:r>
      <w:r>
        <w:rPr>
          <w:rFonts w:ascii="Arial" w:hAnsi="宋体" w:cs="Arial"/>
          <w:spacing w:val="10"/>
          <w:sz w:val="22"/>
          <w:szCs w:val="22"/>
          <w:u w:val="single"/>
        </w:rPr>
        <w:t xml:space="preserve"> 9</w:t>
      </w:r>
      <w:r>
        <w:rPr>
          <w:rFonts w:hint="eastAsia" w:ascii="Arial" w:hAnsi="宋体" w:cs="Arial"/>
          <w:spacing w:val="10"/>
          <w:sz w:val="22"/>
          <w:szCs w:val="22"/>
          <w:u w:val="single"/>
        </w:rPr>
        <w:t>%、6%</w:t>
      </w:r>
      <w:r>
        <w:rPr>
          <w:rFonts w:hint="eastAsia" w:ascii="Arial" w:hAnsi="宋体" w:cs="Arial"/>
          <w:spacing w:val="10"/>
          <w:sz w:val="22"/>
          <w:szCs w:val="22"/>
        </w:rPr>
        <w:t>，含税合同价款=不含税合同价款+增值税税额。在合同有效期内，任何包括但不限于法律、行政法规、政府政策修订或变化导致增值税税率调整的，除不含税价格保持不变外，增值税税率、税额及含税价格须进行相应调整。</w:t>
      </w:r>
    </w:p>
    <w:p w14:paraId="7E4A8BED">
      <w:pPr>
        <w:pStyle w:val="19"/>
        <w:numPr>
          <w:ilvl w:val="0"/>
          <w:numId w:val="3"/>
        </w:numPr>
        <w:spacing w:line="320" w:lineRule="exact"/>
        <w:jc w:val="left"/>
        <w:rPr>
          <w:rFonts w:hint="eastAsia" w:ascii="Arial" w:hAnsi="宋体" w:cs="Arial"/>
          <w:spacing w:val="10"/>
          <w:sz w:val="22"/>
          <w:szCs w:val="22"/>
          <w:u w:val="single"/>
        </w:rPr>
      </w:pPr>
      <w:r>
        <w:rPr>
          <w:rFonts w:hint="eastAsia" w:ascii="Arial" w:hAnsi="宋体" w:cs="Arial"/>
          <w:spacing w:val="10"/>
          <w:sz w:val="22"/>
          <w:szCs w:val="22"/>
        </w:rPr>
        <w:t>承包范围：详见合同文件</w:t>
      </w:r>
      <w:r>
        <w:rPr>
          <w:rFonts w:hint="eastAsia" w:ascii="Arial" w:hAnsi="宋体" w:cs="Arial"/>
          <w:spacing w:val="10"/>
          <w:sz w:val="22"/>
          <w:szCs w:val="22"/>
          <w:u w:val="single"/>
        </w:rPr>
        <w:t>承包范围</w:t>
      </w:r>
      <w:r>
        <w:rPr>
          <w:rFonts w:hint="eastAsia" w:ascii="Arial" w:hAnsi="宋体" w:cs="Arial"/>
          <w:spacing w:val="10"/>
          <w:sz w:val="22"/>
          <w:szCs w:val="22"/>
        </w:rPr>
        <w:t>。</w:t>
      </w:r>
    </w:p>
    <w:p w14:paraId="31F2F2D7">
      <w:pPr>
        <w:pStyle w:val="19"/>
        <w:numPr>
          <w:ilvl w:val="0"/>
          <w:numId w:val="3"/>
        </w:numPr>
        <w:spacing w:line="320" w:lineRule="exact"/>
        <w:jc w:val="left"/>
        <w:rPr>
          <w:rFonts w:hint="eastAsia" w:ascii="Arial" w:hAnsi="Arial" w:cs="Arial"/>
          <w:spacing w:val="10"/>
          <w:sz w:val="22"/>
          <w:szCs w:val="22"/>
        </w:rPr>
      </w:pPr>
      <w:r>
        <w:rPr>
          <w:rFonts w:hint="eastAsia" w:ascii="Arial" w:hAnsi="宋体" w:cs="Arial"/>
          <w:spacing w:val="10"/>
          <w:sz w:val="22"/>
          <w:szCs w:val="22"/>
        </w:rPr>
        <w:t>工期要求：</w:t>
      </w:r>
      <w:r>
        <w:rPr>
          <w:rFonts w:ascii="Arial" w:hAnsi="宋体" w:cs="Arial"/>
          <w:spacing w:val="10"/>
          <w:sz w:val="22"/>
          <w:szCs w:val="22"/>
        </w:rPr>
        <w:t>本工程合同工</w:t>
      </w:r>
      <w:r>
        <w:rPr>
          <w:rFonts w:ascii="Arial" w:hAnsi="Arial" w:cs="Arial"/>
          <w:spacing w:val="10"/>
          <w:sz w:val="22"/>
          <w:szCs w:val="22"/>
        </w:rPr>
        <w:t>期为</w:t>
      </w:r>
      <w:r>
        <w:rPr>
          <w:rFonts w:hint="eastAsia" w:ascii="Arial" w:hAnsi="Arial" w:cs="Arial"/>
          <w:spacing w:val="10"/>
          <w:sz w:val="22"/>
          <w:szCs w:val="22"/>
        </w:rPr>
        <w:t xml:space="preserve"> </w:t>
      </w:r>
      <w:r>
        <w:rPr>
          <w:rFonts w:hint="eastAsia" w:ascii="Arial" w:hAnsi="Arial" w:cs="Arial"/>
          <w:spacing w:val="10"/>
          <w:sz w:val="22"/>
          <w:szCs w:val="22"/>
          <w:u w:val="single"/>
        </w:rPr>
        <w:t xml:space="preserve"> 25 </w:t>
      </w:r>
      <w:r>
        <w:rPr>
          <w:rFonts w:ascii="Arial" w:hAnsi="Arial" w:cs="Arial"/>
          <w:spacing w:val="10"/>
          <w:sz w:val="22"/>
          <w:szCs w:val="22"/>
        </w:rPr>
        <w:t>个日历天</w:t>
      </w:r>
      <w:r>
        <w:rPr>
          <w:rFonts w:hint="eastAsia" w:ascii="Arial" w:hAnsi="Arial" w:cs="Arial"/>
          <w:spacing w:val="10"/>
          <w:sz w:val="22"/>
          <w:szCs w:val="22"/>
        </w:rPr>
        <w:t>，详见专</w:t>
      </w:r>
      <w:r>
        <w:rPr>
          <w:rFonts w:hint="eastAsia" w:ascii="Arial" w:hAnsi="宋体" w:cs="Arial"/>
          <w:spacing w:val="10"/>
          <w:sz w:val="22"/>
          <w:szCs w:val="22"/>
        </w:rPr>
        <w:t>用条款第9条。</w:t>
      </w:r>
    </w:p>
    <w:p w14:paraId="0865D80E">
      <w:pPr>
        <w:pStyle w:val="19"/>
        <w:numPr>
          <w:ilvl w:val="0"/>
          <w:numId w:val="3"/>
        </w:numPr>
        <w:spacing w:line="320" w:lineRule="exact"/>
        <w:jc w:val="left"/>
        <w:rPr>
          <w:rFonts w:ascii="华文细黑" w:hAnsi="华文细黑" w:eastAsia="华文细黑"/>
          <w:bCs/>
          <w:szCs w:val="21"/>
        </w:rPr>
      </w:pPr>
      <w:r>
        <w:rPr>
          <w:rFonts w:hint="eastAsia" w:ascii="Arial" w:hAnsi="Arial" w:cs="Arial"/>
          <w:spacing w:val="10"/>
          <w:sz w:val="22"/>
        </w:rPr>
        <w:t>质量标准：本工程要求质量为</w:t>
      </w:r>
      <w:r>
        <w:rPr>
          <w:rFonts w:hint="eastAsia" w:ascii="Arial" w:hAnsi="Arial" w:cs="Arial"/>
          <w:spacing w:val="10"/>
          <w:sz w:val="22"/>
          <w:u w:val="single"/>
        </w:rPr>
        <w:t xml:space="preserve"> 合格</w:t>
      </w:r>
      <w:r>
        <w:rPr>
          <w:rFonts w:ascii="Arial" w:hAnsi="Arial" w:cs="Arial"/>
          <w:spacing w:val="10"/>
          <w:sz w:val="22"/>
          <w:u w:val="single"/>
        </w:rPr>
        <w:t xml:space="preserve">  </w:t>
      </w:r>
      <w:r>
        <w:rPr>
          <w:rFonts w:hint="eastAsia" w:ascii="华文细黑" w:hAnsi="华文细黑" w:eastAsia="华文细黑"/>
          <w:bCs/>
          <w:szCs w:val="21"/>
        </w:rPr>
        <w:t>。</w:t>
      </w:r>
    </w:p>
    <w:p w14:paraId="7652A68D">
      <w:pPr>
        <w:pStyle w:val="19"/>
        <w:numPr>
          <w:ilvl w:val="0"/>
          <w:numId w:val="3"/>
        </w:numPr>
        <w:spacing w:line="320" w:lineRule="exact"/>
        <w:jc w:val="left"/>
        <w:rPr>
          <w:rFonts w:hint="eastAsia" w:ascii="Arial" w:hAnsi="Arial" w:cs="Arial"/>
          <w:spacing w:val="10"/>
          <w:sz w:val="22"/>
          <w:szCs w:val="22"/>
        </w:rPr>
      </w:pPr>
      <w:r>
        <w:rPr>
          <w:rFonts w:hint="eastAsia" w:ascii="Arial" w:hAnsi="Arial" w:cs="Arial"/>
          <w:spacing w:val="10"/>
          <w:sz w:val="22"/>
          <w:szCs w:val="22"/>
          <w:u w:val="single"/>
        </w:rPr>
        <w:t>满足甲方工程安全文明管理规定，</w:t>
      </w:r>
      <w:r>
        <w:rPr>
          <w:rFonts w:hint="eastAsia" w:ascii="Arial" w:hAnsi="Arial" w:cs="Arial"/>
          <w:spacing w:val="10"/>
          <w:sz w:val="22"/>
          <w:szCs w:val="22"/>
        </w:rPr>
        <w:t>详见专用条款。</w:t>
      </w:r>
    </w:p>
    <w:p w14:paraId="30460551">
      <w:pPr>
        <w:pStyle w:val="19"/>
        <w:numPr>
          <w:ilvl w:val="0"/>
          <w:numId w:val="3"/>
        </w:numPr>
        <w:spacing w:line="320" w:lineRule="exact"/>
        <w:jc w:val="left"/>
        <w:rPr>
          <w:rFonts w:hint="eastAsia" w:ascii="Arial" w:hAnsi="Arial" w:cs="Arial"/>
          <w:spacing w:val="10"/>
          <w:sz w:val="22"/>
          <w:szCs w:val="22"/>
        </w:rPr>
      </w:pPr>
      <w:r>
        <w:rPr>
          <w:rFonts w:hint="eastAsia" w:ascii="Arial" w:hAnsi="Arial" w:cs="Arial"/>
          <w:spacing w:val="10"/>
          <w:sz w:val="22"/>
          <w:szCs w:val="22"/>
        </w:rPr>
        <w:t>本工程质量保修期详见工程质量保修协议。</w:t>
      </w:r>
    </w:p>
    <w:p w14:paraId="2BEA9D9A">
      <w:pPr>
        <w:pStyle w:val="19"/>
        <w:numPr>
          <w:ilvl w:val="0"/>
          <w:numId w:val="3"/>
        </w:numPr>
        <w:spacing w:line="320" w:lineRule="exact"/>
        <w:jc w:val="left"/>
        <w:rPr>
          <w:rFonts w:hint="eastAsia" w:ascii="Arial" w:hAnsi="Arial" w:cs="Arial"/>
          <w:spacing w:val="10"/>
          <w:sz w:val="22"/>
          <w:szCs w:val="22"/>
        </w:rPr>
      </w:pPr>
      <w:r>
        <w:rPr>
          <w:rFonts w:hint="eastAsia" w:ascii="Arial" w:hAnsi="Arial" w:cs="Arial"/>
          <w:spacing w:val="10"/>
          <w:sz w:val="22"/>
          <w:szCs w:val="22"/>
        </w:rPr>
        <w:t>付款方法：详见专用条款。</w:t>
      </w:r>
    </w:p>
    <w:p w14:paraId="4FEF4203">
      <w:pPr>
        <w:pStyle w:val="19"/>
        <w:numPr>
          <w:ilvl w:val="0"/>
          <w:numId w:val="3"/>
        </w:numPr>
        <w:spacing w:line="320" w:lineRule="exact"/>
        <w:jc w:val="left"/>
        <w:rPr>
          <w:rFonts w:ascii="Arial" w:hAnsi="Arial" w:cs="Arial"/>
          <w:spacing w:val="10"/>
          <w:sz w:val="22"/>
          <w:szCs w:val="22"/>
        </w:rPr>
      </w:pPr>
      <w:r>
        <w:rPr>
          <w:rFonts w:ascii="Arial" w:hAnsi="宋体" w:cs="Arial"/>
          <w:spacing w:val="10"/>
          <w:sz w:val="22"/>
          <w:szCs w:val="22"/>
        </w:rPr>
        <w:t>本合同文件由以下几部分组成，各组成部分能够互相解释，互为补充与说明。其组成和解释</w:t>
      </w:r>
      <w:r>
        <w:rPr>
          <w:rFonts w:hint="eastAsia" w:ascii="Arial" w:hAnsi="宋体" w:cs="Arial"/>
          <w:spacing w:val="10"/>
          <w:sz w:val="22"/>
          <w:szCs w:val="22"/>
        </w:rPr>
        <w:t>顺序</w:t>
      </w:r>
      <w:r>
        <w:rPr>
          <w:rFonts w:ascii="Arial" w:hAnsi="宋体" w:cs="Arial"/>
          <w:spacing w:val="10"/>
          <w:sz w:val="22"/>
          <w:szCs w:val="22"/>
        </w:rPr>
        <w:t>如下：</w:t>
      </w:r>
    </w:p>
    <w:p w14:paraId="6E2AF9BA">
      <w:pPr>
        <w:pStyle w:val="19"/>
        <w:numPr>
          <w:ilvl w:val="0"/>
          <w:numId w:val="5"/>
        </w:numPr>
        <w:tabs>
          <w:tab w:val="left" w:pos="1134"/>
        </w:tabs>
        <w:spacing w:line="320" w:lineRule="exact"/>
        <w:ind w:left="1276" w:hanging="709"/>
        <w:rPr>
          <w:rFonts w:ascii="Arial" w:hAnsi="Arial" w:cs="Arial"/>
          <w:spacing w:val="10"/>
          <w:sz w:val="22"/>
          <w:szCs w:val="22"/>
        </w:rPr>
      </w:pPr>
      <w:r>
        <w:rPr>
          <w:rFonts w:ascii="Arial" w:hAnsi="宋体" w:cs="Arial"/>
          <w:spacing w:val="10"/>
          <w:sz w:val="22"/>
          <w:szCs w:val="22"/>
        </w:rPr>
        <w:t>合同协议</w:t>
      </w:r>
      <w:r>
        <w:rPr>
          <w:rFonts w:hint="eastAsia" w:ascii="Arial" w:hAnsi="宋体" w:cs="Arial"/>
          <w:spacing w:val="10"/>
          <w:sz w:val="22"/>
          <w:szCs w:val="22"/>
        </w:rPr>
        <w:t>书</w:t>
      </w:r>
      <w:r>
        <w:rPr>
          <w:rFonts w:ascii="Arial" w:hAnsi="宋体" w:cs="Arial"/>
          <w:spacing w:val="10"/>
          <w:sz w:val="22"/>
          <w:szCs w:val="22"/>
        </w:rPr>
        <w:t>；</w:t>
      </w:r>
    </w:p>
    <w:p w14:paraId="22974E78">
      <w:pPr>
        <w:pStyle w:val="19"/>
        <w:numPr>
          <w:ilvl w:val="0"/>
          <w:numId w:val="5"/>
        </w:numPr>
        <w:tabs>
          <w:tab w:val="left" w:pos="1134"/>
        </w:tabs>
        <w:spacing w:line="320" w:lineRule="exact"/>
        <w:ind w:left="1276" w:hanging="709"/>
        <w:rPr>
          <w:rFonts w:ascii="Arial" w:hAnsi="宋体" w:cs="Arial"/>
          <w:spacing w:val="10"/>
          <w:sz w:val="22"/>
          <w:szCs w:val="22"/>
        </w:rPr>
      </w:pPr>
      <w:r>
        <w:rPr>
          <w:rFonts w:ascii="Arial" w:hAnsi="宋体" w:cs="Arial"/>
          <w:spacing w:val="10"/>
          <w:sz w:val="22"/>
          <w:szCs w:val="22"/>
        </w:rPr>
        <w:t>中标通知书；</w:t>
      </w:r>
    </w:p>
    <w:p w14:paraId="7CE74434">
      <w:pPr>
        <w:pStyle w:val="19"/>
        <w:numPr>
          <w:ilvl w:val="0"/>
          <w:numId w:val="5"/>
        </w:numPr>
        <w:tabs>
          <w:tab w:val="left" w:pos="1134"/>
        </w:tabs>
        <w:spacing w:line="320" w:lineRule="exact"/>
        <w:ind w:left="1134" w:hanging="567"/>
        <w:rPr>
          <w:rFonts w:ascii="Arial" w:hAnsi="宋体" w:cs="Arial"/>
          <w:spacing w:val="10"/>
          <w:sz w:val="22"/>
          <w:szCs w:val="22"/>
        </w:rPr>
      </w:pPr>
      <w:r>
        <w:rPr>
          <w:rFonts w:hint="eastAsia" w:ascii="Arial" w:hAnsi="宋体" w:cs="Arial"/>
          <w:spacing w:val="10"/>
          <w:sz w:val="22"/>
          <w:szCs w:val="22"/>
        </w:rPr>
        <w:t>招投标期间往来函件（系指经双方确认一致形成对合同条款进行调整与变更或对条款进行细化说明的内容，经装订进合同中予以确认的文件）</w:t>
      </w:r>
      <w:r>
        <w:rPr>
          <w:rFonts w:ascii="Arial" w:hAnsi="宋体" w:cs="Arial"/>
          <w:spacing w:val="10"/>
          <w:sz w:val="22"/>
          <w:szCs w:val="22"/>
        </w:rPr>
        <w:t>；</w:t>
      </w:r>
    </w:p>
    <w:p w14:paraId="04030813">
      <w:pPr>
        <w:pStyle w:val="19"/>
        <w:numPr>
          <w:ilvl w:val="0"/>
          <w:numId w:val="5"/>
        </w:numPr>
        <w:tabs>
          <w:tab w:val="left" w:pos="1134"/>
        </w:tabs>
        <w:spacing w:line="320" w:lineRule="exact"/>
        <w:ind w:left="1276" w:hanging="709"/>
        <w:rPr>
          <w:rFonts w:ascii="Arial" w:hAnsi="宋体" w:cs="Arial"/>
          <w:spacing w:val="10"/>
          <w:sz w:val="22"/>
          <w:szCs w:val="22"/>
        </w:rPr>
      </w:pPr>
      <w:r>
        <w:rPr>
          <w:rFonts w:ascii="Arial" w:hAnsi="宋体" w:cs="Arial"/>
          <w:spacing w:val="10"/>
          <w:sz w:val="22"/>
          <w:szCs w:val="22"/>
        </w:rPr>
        <w:t>专用条款；</w:t>
      </w:r>
    </w:p>
    <w:p w14:paraId="6A057BC7">
      <w:pPr>
        <w:pStyle w:val="19"/>
        <w:numPr>
          <w:ilvl w:val="0"/>
          <w:numId w:val="5"/>
        </w:numPr>
        <w:tabs>
          <w:tab w:val="left" w:pos="1134"/>
        </w:tabs>
        <w:spacing w:line="320" w:lineRule="exact"/>
        <w:ind w:left="1276" w:hanging="709"/>
        <w:rPr>
          <w:rFonts w:ascii="Arial" w:hAnsi="宋体" w:cs="Arial"/>
          <w:spacing w:val="10"/>
          <w:sz w:val="22"/>
          <w:szCs w:val="22"/>
        </w:rPr>
      </w:pPr>
      <w:r>
        <w:rPr>
          <w:rFonts w:ascii="Arial" w:hAnsi="宋体" w:cs="Arial"/>
          <w:spacing w:val="10"/>
          <w:sz w:val="22"/>
          <w:szCs w:val="22"/>
        </w:rPr>
        <w:t>通用条款；</w:t>
      </w:r>
    </w:p>
    <w:p w14:paraId="216E26EE">
      <w:pPr>
        <w:pStyle w:val="19"/>
        <w:numPr>
          <w:ilvl w:val="0"/>
          <w:numId w:val="5"/>
        </w:numPr>
        <w:tabs>
          <w:tab w:val="left" w:pos="1134"/>
        </w:tabs>
        <w:spacing w:line="320" w:lineRule="exact"/>
        <w:ind w:left="1276" w:hanging="709"/>
        <w:rPr>
          <w:rFonts w:ascii="Arial" w:hAnsi="宋体" w:cs="Arial"/>
          <w:spacing w:val="10"/>
          <w:sz w:val="22"/>
          <w:szCs w:val="22"/>
        </w:rPr>
      </w:pPr>
      <w:r>
        <w:rPr>
          <w:rFonts w:hint="eastAsia" w:ascii="Arial" w:hAnsi="宋体" w:cs="Arial"/>
          <w:spacing w:val="10"/>
          <w:sz w:val="22"/>
          <w:szCs w:val="22"/>
        </w:rPr>
        <w:t>承包</w:t>
      </w:r>
      <w:r>
        <w:rPr>
          <w:rFonts w:ascii="Arial" w:hAnsi="宋体" w:cs="Arial"/>
          <w:spacing w:val="10"/>
          <w:sz w:val="22"/>
          <w:szCs w:val="22"/>
        </w:rPr>
        <w:t>范围</w:t>
      </w:r>
      <w:r>
        <w:rPr>
          <w:rFonts w:hint="eastAsia" w:ascii="Arial" w:hAnsi="宋体" w:cs="Arial"/>
          <w:spacing w:val="10"/>
          <w:sz w:val="22"/>
          <w:szCs w:val="22"/>
        </w:rPr>
        <w:t>（含施工界面划分）</w:t>
      </w:r>
      <w:r>
        <w:rPr>
          <w:rFonts w:ascii="Arial" w:hAnsi="宋体" w:cs="Arial"/>
          <w:spacing w:val="10"/>
          <w:sz w:val="22"/>
          <w:szCs w:val="22"/>
        </w:rPr>
        <w:t>；</w:t>
      </w:r>
    </w:p>
    <w:p w14:paraId="64A8DBB5">
      <w:pPr>
        <w:pStyle w:val="19"/>
        <w:numPr>
          <w:ilvl w:val="0"/>
          <w:numId w:val="5"/>
        </w:numPr>
        <w:tabs>
          <w:tab w:val="left" w:pos="1134"/>
        </w:tabs>
        <w:spacing w:line="320" w:lineRule="exact"/>
        <w:ind w:left="1276" w:hanging="709"/>
        <w:rPr>
          <w:rFonts w:hint="eastAsia" w:ascii="Arial" w:hAnsi="宋体" w:cs="Arial"/>
          <w:spacing w:val="10"/>
          <w:sz w:val="22"/>
          <w:szCs w:val="22"/>
        </w:rPr>
      </w:pPr>
      <w:r>
        <w:rPr>
          <w:rFonts w:hint="eastAsia" w:ascii="Arial" w:hAnsi="宋体" w:cs="Arial"/>
          <w:spacing w:val="10"/>
          <w:sz w:val="22"/>
          <w:szCs w:val="22"/>
        </w:rPr>
        <w:t>工程建设标准、工程规范；</w:t>
      </w:r>
    </w:p>
    <w:p w14:paraId="7F4D54F8">
      <w:pPr>
        <w:pStyle w:val="19"/>
        <w:numPr>
          <w:ilvl w:val="0"/>
          <w:numId w:val="5"/>
        </w:numPr>
        <w:tabs>
          <w:tab w:val="left" w:pos="1134"/>
        </w:tabs>
        <w:spacing w:line="320" w:lineRule="exact"/>
        <w:ind w:left="1276" w:hanging="709"/>
        <w:rPr>
          <w:rFonts w:ascii="Arial" w:hAnsi="宋体" w:cs="Arial"/>
          <w:spacing w:val="10"/>
          <w:sz w:val="22"/>
          <w:szCs w:val="22"/>
        </w:rPr>
      </w:pPr>
      <w:r>
        <w:rPr>
          <w:rFonts w:ascii="Arial" w:hAnsi="宋体" w:cs="Arial"/>
          <w:spacing w:val="10"/>
          <w:sz w:val="22"/>
          <w:szCs w:val="22"/>
        </w:rPr>
        <w:t>图纸目录；</w:t>
      </w:r>
    </w:p>
    <w:p w14:paraId="0834E5E1">
      <w:pPr>
        <w:pStyle w:val="19"/>
        <w:numPr>
          <w:ilvl w:val="0"/>
          <w:numId w:val="5"/>
        </w:numPr>
        <w:tabs>
          <w:tab w:val="left" w:pos="1134"/>
        </w:tabs>
        <w:spacing w:line="320" w:lineRule="exact"/>
        <w:ind w:left="1276" w:hanging="709"/>
        <w:rPr>
          <w:rFonts w:ascii="Arial" w:hAnsi="宋体" w:cs="Arial"/>
          <w:spacing w:val="10"/>
          <w:sz w:val="22"/>
          <w:szCs w:val="22"/>
        </w:rPr>
      </w:pPr>
      <w:r>
        <w:rPr>
          <w:rFonts w:hint="eastAsia" w:ascii="Arial" w:hAnsi="宋体" w:cs="Arial"/>
          <w:spacing w:val="10"/>
          <w:sz w:val="22"/>
          <w:szCs w:val="22"/>
        </w:rPr>
        <w:t>措施费报价说明；</w:t>
      </w:r>
    </w:p>
    <w:p w14:paraId="7C26D555">
      <w:pPr>
        <w:pStyle w:val="19"/>
        <w:numPr>
          <w:ilvl w:val="0"/>
          <w:numId w:val="5"/>
        </w:numPr>
        <w:tabs>
          <w:tab w:val="left" w:pos="1134"/>
        </w:tabs>
        <w:spacing w:line="320" w:lineRule="exact"/>
        <w:ind w:left="1276" w:hanging="709"/>
        <w:rPr>
          <w:rFonts w:hint="eastAsia" w:ascii="Arial" w:hAnsi="宋体" w:cs="Arial"/>
          <w:spacing w:val="10"/>
          <w:sz w:val="22"/>
          <w:szCs w:val="22"/>
        </w:rPr>
      </w:pPr>
      <w:r>
        <w:rPr>
          <w:rFonts w:ascii="Arial" w:hAnsi="宋体" w:cs="Arial"/>
          <w:spacing w:val="10"/>
          <w:sz w:val="22"/>
          <w:szCs w:val="22"/>
        </w:rPr>
        <w:t>工程量计算规则及单价说明；</w:t>
      </w:r>
    </w:p>
    <w:p w14:paraId="2E203FED">
      <w:pPr>
        <w:pStyle w:val="19"/>
        <w:numPr>
          <w:ilvl w:val="0"/>
          <w:numId w:val="5"/>
        </w:numPr>
        <w:tabs>
          <w:tab w:val="left" w:pos="1134"/>
        </w:tabs>
        <w:spacing w:line="320" w:lineRule="exact"/>
        <w:ind w:left="1276" w:hanging="709"/>
        <w:rPr>
          <w:rFonts w:ascii="Arial" w:hAnsi="宋体" w:cs="Arial"/>
          <w:spacing w:val="10"/>
          <w:sz w:val="22"/>
          <w:szCs w:val="22"/>
        </w:rPr>
      </w:pPr>
      <w:r>
        <w:rPr>
          <w:rFonts w:ascii="Arial" w:hAnsi="宋体" w:cs="Arial"/>
          <w:spacing w:val="10"/>
          <w:sz w:val="22"/>
          <w:szCs w:val="22"/>
        </w:rPr>
        <w:t>工程量清单；</w:t>
      </w:r>
    </w:p>
    <w:p w14:paraId="208C204A">
      <w:pPr>
        <w:pStyle w:val="19"/>
        <w:numPr>
          <w:ilvl w:val="0"/>
          <w:numId w:val="5"/>
        </w:numPr>
        <w:tabs>
          <w:tab w:val="left" w:pos="1134"/>
        </w:tabs>
        <w:spacing w:line="320" w:lineRule="exact"/>
        <w:ind w:left="1276" w:hanging="709"/>
        <w:rPr>
          <w:rFonts w:hint="eastAsia" w:ascii="Arial" w:hAnsi="宋体" w:cs="Arial"/>
          <w:spacing w:val="10"/>
          <w:sz w:val="22"/>
          <w:szCs w:val="22"/>
        </w:rPr>
      </w:pPr>
      <w:r>
        <w:rPr>
          <w:rFonts w:hint="eastAsia" w:ascii="Arial" w:cs="Arial"/>
          <w:spacing w:val="10"/>
          <w:sz w:val="22"/>
          <w:szCs w:val="22"/>
        </w:rPr>
        <w:t>工程质量保修协议；</w:t>
      </w:r>
    </w:p>
    <w:p w14:paraId="7848190A">
      <w:pPr>
        <w:pStyle w:val="19"/>
        <w:numPr>
          <w:ilvl w:val="0"/>
          <w:numId w:val="5"/>
        </w:numPr>
        <w:tabs>
          <w:tab w:val="left" w:pos="1134"/>
        </w:tabs>
        <w:spacing w:line="320" w:lineRule="exact"/>
        <w:ind w:left="1276" w:hanging="709"/>
        <w:rPr>
          <w:rFonts w:hint="eastAsia" w:ascii="Arial" w:hAnsi="宋体" w:cs="Arial"/>
          <w:spacing w:val="10"/>
          <w:sz w:val="22"/>
          <w:szCs w:val="22"/>
        </w:rPr>
      </w:pPr>
      <w:r>
        <w:rPr>
          <w:rFonts w:hint="eastAsia" w:ascii="Arial" w:cs="Arial"/>
          <w:spacing w:val="10"/>
          <w:sz w:val="22"/>
          <w:szCs w:val="22"/>
        </w:rPr>
        <w:t>承接查验管理制度；</w:t>
      </w:r>
    </w:p>
    <w:p w14:paraId="693D3428">
      <w:pPr>
        <w:pStyle w:val="19"/>
        <w:numPr>
          <w:ilvl w:val="0"/>
          <w:numId w:val="5"/>
        </w:numPr>
        <w:tabs>
          <w:tab w:val="left" w:pos="1134"/>
        </w:tabs>
        <w:spacing w:line="320" w:lineRule="exact"/>
        <w:ind w:left="1276" w:hanging="709"/>
        <w:rPr>
          <w:rFonts w:hint="eastAsia" w:ascii="Arial" w:hAnsi="宋体" w:cs="Arial"/>
          <w:spacing w:val="10"/>
          <w:sz w:val="22"/>
          <w:szCs w:val="22"/>
        </w:rPr>
      </w:pPr>
      <w:r>
        <w:rPr>
          <w:rFonts w:hint="eastAsia" w:ascii="Arial" w:cs="Arial"/>
          <w:spacing w:val="10"/>
          <w:sz w:val="22"/>
          <w:szCs w:val="22"/>
        </w:rPr>
        <w:t>廉洁协议书；</w:t>
      </w:r>
    </w:p>
    <w:p w14:paraId="0656D96E">
      <w:pPr>
        <w:pStyle w:val="19"/>
        <w:numPr>
          <w:ilvl w:val="0"/>
          <w:numId w:val="5"/>
        </w:numPr>
        <w:tabs>
          <w:tab w:val="left" w:pos="1134"/>
        </w:tabs>
        <w:spacing w:line="320" w:lineRule="exact"/>
        <w:ind w:left="1276" w:hanging="709"/>
        <w:rPr>
          <w:rFonts w:hint="eastAsia" w:ascii="Arial" w:hAnsi="宋体" w:cs="Arial"/>
          <w:spacing w:val="10"/>
          <w:sz w:val="22"/>
          <w:szCs w:val="22"/>
        </w:rPr>
      </w:pPr>
      <w:r>
        <w:rPr>
          <w:rFonts w:hint="eastAsia" w:ascii="Arial" w:cs="Arial"/>
          <w:spacing w:val="10"/>
          <w:sz w:val="22"/>
          <w:szCs w:val="22"/>
        </w:rPr>
        <w:t>其他（供应商管理制度等其他文件）。</w:t>
      </w:r>
    </w:p>
    <w:p w14:paraId="548B0E3F">
      <w:pPr>
        <w:pStyle w:val="19"/>
        <w:spacing w:line="240" w:lineRule="auto"/>
        <w:rPr>
          <w:rFonts w:hint="eastAsia" w:ascii="Arial" w:hAnsi="宋体" w:cs="Arial"/>
          <w:spacing w:val="10"/>
          <w:sz w:val="22"/>
          <w:szCs w:val="22"/>
        </w:rPr>
      </w:pPr>
      <w:r>
        <w:rPr>
          <w:rFonts w:ascii="Arial" w:hAnsi="宋体" w:cs="Arial"/>
          <w:spacing w:val="10"/>
          <w:sz w:val="22"/>
          <w:szCs w:val="22"/>
        </w:rPr>
        <w:t>如合同文件各部分条款之间不一致，应按上述文件的</w:t>
      </w:r>
      <w:r>
        <w:rPr>
          <w:rFonts w:hint="eastAsia" w:ascii="Arial" w:hAnsi="宋体" w:cs="Arial"/>
          <w:spacing w:val="10"/>
          <w:sz w:val="22"/>
          <w:szCs w:val="22"/>
        </w:rPr>
        <w:t>前后</w:t>
      </w:r>
      <w:r>
        <w:rPr>
          <w:rFonts w:ascii="Arial" w:hAnsi="宋体" w:cs="Arial"/>
          <w:spacing w:val="10"/>
          <w:sz w:val="22"/>
          <w:szCs w:val="22"/>
        </w:rPr>
        <w:t>顺序作优先解释</w:t>
      </w:r>
      <w:r>
        <w:rPr>
          <w:rFonts w:hint="eastAsia" w:ascii="Arial" w:hAnsi="宋体" w:cs="Arial"/>
          <w:spacing w:val="10"/>
          <w:sz w:val="22"/>
          <w:szCs w:val="22"/>
        </w:rPr>
        <w:t>（文件顺序在前的相应效力优先；当在同一文件内有不清楚或矛盾时，以日期较后者作优先解释）</w:t>
      </w:r>
      <w:r>
        <w:rPr>
          <w:rFonts w:ascii="Arial" w:hAnsi="宋体" w:cs="Arial"/>
          <w:spacing w:val="10"/>
          <w:sz w:val="22"/>
          <w:szCs w:val="22"/>
        </w:rPr>
        <w:t>。如依照上述文件无法作出合理的、合乎逻辑的解释，在不影响工程进度的情况下，由双方协商解决。协商不成的，按合同规定的争议解决方式处理。</w:t>
      </w:r>
    </w:p>
    <w:p w14:paraId="7A91E922">
      <w:pPr>
        <w:pStyle w:val="19"/>
        <w:numPr>
          <w:ilvl w:val="0"/>
          <w:numId w:val="3"/>
        </w:numPr>
        <w:spacing w:line="320" w:lineRule="exact"/>
        <w:jc w:val="left"/>
        <w:rPr>
          <w:rFonts w:ascii="Arial" w:hAnsi="Arial" w:cs="Arial"/>
          <w:spacing w:val="10"/>
          <w:sz w:val="22"/>
          <w:szCs w:val="22"/>
        </w:rPr>
      </w:pPr>
      <w:r>
        <w:rPr>
          <w:rFonts w:hint="eastAsia" w:ascii="Arial" w:hAnsi="宋体" w:cs="Arial"/>
          <w:spacing w:val="10"/>
          <w:sz w:val="22"/>
          <w:szCs w:val="22"/>
        </w:rPr>
        <w:t>特殊条款</w:t>
      </w:r>
      <w:r>
        <w:rPr>
          <w:rFonts w:hint="eastAsia" w:ascii="Arial" w:hAnsi="Arial" w:cs="Arial"/>
          <w:spacing w:val="10"/>
          <w:sz w:val="22"/>
          <w:szCs w:val="22"/>
        </w:rPr>
        <w:t>：</w:t>
      </w:r>
    </w:p>
    <w:p w14:paraId="51EDA01E">
      <w:pPr>
        <w:pStyle w:val="19"/>
        <w:spacing w:line="320" w:lineRule="exact"/>
        <w:ind w:left="425" w:firstLine="0"/>
        <w:jc w:val="left"/>
        <w:rPr>
          <w:rFonts w:ascii="Arial" w:hAnsi="Arial" w:cs="Arial"/>
          <w:spacing w:val="10"/>
          <w:sz w:val="22"/>
          <w:szCs w:val="22"/>
          <w:u w:val="single"/>
        </w:rPr>
      </w:pPr>
      <w:r>
        <w:rPr>
          <w:rFonts w:hint="eastAsia" w:ascii="Arial" w:hAnsi="Arial" w:cs="Arial"/>
          <w:spacing w:val="10"/>
          <w:sz w:val="22"/>
          <w:szCs w:val="22"/>
          <w:u w:val="single"/>
        </w:rPr>
        <w:t>无。</w:t>
      </w:r>
    </w:p>
    <w:p w14:paraId="3746CAE8">
      <w:pPr>
        <w:pStyle w:val="19"/>
        <w:numPr>
          <w:ilvl w:val="0"/>
          <w:numId w:val="3"/>
        </w:numPr>
        <w:spacing w:line="320" w:lineRule="exact"/>
        <w:jc w:val="left"/>
        <w:rPr>
          <w:rFonts w:hint="eastAsia" w:ascii="Arial" w:hAnsi="Arial" w:cs="Arial"/>
          <w:spacing w:val="10"/>
          <w:sz w:val="22"/>
          <w:szCs w:val="22"/>
        </w:rPr>
      </w:pPr>
      <w:r>
        <w:rPr>
          <w:rFonts w:hint="eastAsia" w:ascii="Arial" w:hAnsi="Arial" w:cs="Arial"/>
          <w:spacing w:val="10"/>
          <w:sz w:val="22"/>
          <w:szCs w:val="22"/>
        </w:rPr>
        <w:t>本合同是甲乙双方经过平等协商拟定，甲乙双方对有疑义之条款已进行了充分的沟通和说明，乙方已充分约定和理解其全部条款的内容，并对其无异议。</w:t>
      </w:r>
    </w:p>
    <w:p w14:paraId="2A203A98">
      <w:pPr>
        <w:pStyle w:val="19"/>
        <w:numPr>
          <w:ilvl w:val="0"/>
          <w:numId w:val="3"/>
        </w:numPr>
        <w:spacing w:line="320" w:lineRule="exact"/>
        <w:jc w:val="left"/>
        <w:rPr>
          <w:rFonts w:hint="eastAsia" w:ascii="Arial" w:hAnsi="Arial" w:cs="Arial"/>
          <w:spacing w:val="10"/>
          <w:sz w:val="22"/>
          <w:szCs w:val="22"/>
        </w:rPr>
      </w:pPr>
      <w:r>
        <w:rPr>
          <w:rFonts w:hint="eastAsia" w:ascii="Arial" w:hAnsi="宋体" w:cs="Arial"/>
          <w:spacing w:val="10"/>
          <w:sz w:val="22"/>
          <w:szCs w:val="22"/>
        </w:rPr>
        <w:t>本合同正本</w:t>
      </w:r>
      <w:r>
        <w:rPr>
          <w:rFonts w:hint="eastAsia" w:ascii="Arial" w:hAnsi="宋体" w:cs="Arial"/>
          <w:spacing w:val="10"/>
          <w:sz w:val="22"/>
          <w:szCs w:val="22"/>
          <w:u w:val="single"/>
        </w:rPr>
        <w:t xml:space="preserve"> 肆 </w:t>
      </w:r>
      <w:r>
        <w:rPr>
          <w:rFonts w:hint="eastAsia" w:ascii="Arial" w:hAnsi="宋体" w:cs="Arial"/>
          <w:spacing w:val="10"/>
          <w:sz w:val="22"/>
          <w:szCs w:val="22"/>
        </w:rPr>
        <w:t>份，由甲方和乙方各执</w:t>
      </w:r>
      <w:r>
        <w:rPr>
          <w:rFonts w:hint="eastAsia" w:ascii="Arial" w:hAnsi="宋体" w:cs="Arial"/>
          <w:spacing w:val="10"/>
          <w:sz w:val="22"/>
          <w:szCs w:val="22"/>
          <w:u w:val="single"/>
        </w:rPr>
        <w:t xml:space="preserve"> 贰 </w:t>
      </w:r>
      <w:r>
        <w:rPr>
          <w:rFonts w:hint="eastAsia" w:ascii="Arial" w:hAnsi="宋体" w:cs="Arial"/>
          <w:spacing w:val="10"/>
          <w:sz w:val="22"/>
          <w:szCs w:val="22"/>
        </w:rPr>
        <w:t>份。</w:t>
      </w:r>
    </w:p>
    <w:p w14:paraId="1D1A36C5">
      <w:pPr>
        <w:pStyle w:val="19"/>
        <w:numPr>
          <w:ilvl w:val="0"/>
          <w:numId w:val="3"/>
        </w:numPr>
        <w:spacing w:line="320" w:lineRule="exact"/>
        <w:jc w:val="left"/>
        <w:rPr>
          <w:rFonts w:hint="eastAsia" w:ascii="Arial" w:hAnsi="宋体" w:cs="Arial"/>
          <w:spacing w:val="10"/>
          <w:sz w:val="22"/>
          <w:szCs w:val="22"/>
        </w:rPr>
      </w:pPr>
      <w:r>
        <w:rPr>
          <w:rFonts w:hint="eastAsia" w:ascii="Arial" w:hAnsi="宋体" w:cs="Arial"/>
          <w:spacing w:val="10"/>
          <w:sz w:val="22"/>
          <w:szCs w:val="22"/>
        </w:rPr>
        <w:t>本合同经双方加盖公章或合同章后生效。</w:t>
      </w:r>
    </w:p>
    <w:p w14:paraId="0C20E196">
      <w:pPr>
        <w:pStyle w:val="19"/>
        <w:numPr>
          <w:ilvl w:val="0"/>
          <w:numId w:val="3"/>
        </w:numPr>
        <w:spacing w:line="320" w:lineRule="exact"/>
        <w:jc w:val="left"/>
        <w:rPr>
          <w:rFonts w:hint="eastAsia" w:ascii="Arial" w:hAnsi="宋体" w:cs="Arial"/>
          <w:spacing w:val="10"/>
          <w:sz w:val="22"/>
          <w:szCs w:val="22"/>
          <w:highlight w:val="yellow"/>
        </w:rPr>
      </w:pPr>
      <w:r>
        <w:rPr>
          <w:rFonts w:hint="eastAsia" w:ascii="Arial" w:hAnsi="宋体" w:cs="Arial"/>
          <w:spacing w:val="10"/>
          <w:sz w:val="22"/>
          <w:szCs w:val="22"/>
        </w:rPr>
        <w:t>乙</w:t>
      </w:r>
      <w:commentRangeStart w:id="1"/>
      <w:r>
        <w:rPr>
          <w:rFonts w:hint="eastAsia" w:ascii="Arial" w:hAnsi="宋体" w:cs="Arial"/>
          <w:spacing w:val="10"/>
          <w:sz w:val="22"/>
          <w:szCs w:val="22"/>
        </w:rPr>
        <w:t>方认可下</w:t>
      </w:r>
      <w:r>
        <w:rPr>
          <w:rFonts w:ascii="Arial" w:hAnsi="宋体" w:cs="Arial"/>
          <w:spacing w:val="10"/>
          <w:sz w:val="22"/>
          <w:szCs w:val="22"/>
        </w:rPr>
        <w:t>列银行账户信息为收款账户：</w:t>
      </w:r>
    </w:p>
    <w:p w14:paraId="79F4D1F4">
      <w:pPr>
        <w:pStyle w:val="19"/>
        <w:tabs>
          <w:tab w:val="left" w:pos="0"/>
        </w:tabs>
        <w:spacing w:line="320" w:lineRule="exact"/>
        <w:rPr>
          <w:rFonts w:hint="eastAsia" w:ascii="Arial" w:hAnsi="宋体" w:eastAsia="宋体" w:cs="Arial"/>
          <w:spacing w:val="10"/>
          <w:sz w:val="22"/>
          <w:szCs w:val="22"/>
        </w:rPr>
      </w:pPr>
      <w:r>
        <w:rPr>
          <w:rFonts w:hint="eastAsia" w:ascii="Arial" w:hAnsi="宋体" w:eastAsia="宋体" w:cs="Arial"/>
          <w:spacing w:val="10"/>
          <w:sz w:val="22"/>
          <w:szCs w:val="22"/>
        </w:rPr>
        <w:t>开户银行：招商银行股份有限公司天津西康路支行</w:t>
      </w:r>
    </w:p>
    <w:p w14:paraId="4C244BD6">
      <w:pPr>
        <w:pStyle w:val="19"/>
        <w:tabs>
          <w:tab w:val="left" w:pos="0"/>
        </w:tabs>
        <w:spacing w:line="320" w:lineRule="exact"/>
        <w:rPr>
          <w:rFonts w:hint="eastAsia" w:ascii="Arial" w:hAnsi="宋体" w:eastAsia="宋体" w:cs="Arial"/>
          <w:spacing w:val="10"/>
          <w:sz w:val="22"/>
          <w:szCs w:val="22"/>
        </w:rPr>
      </w:pPr>
      <w:r>
        <w:rPr>
          <w:rFonts w:hint="eastAsia" w:ascii="Arial" w:hAnsi="宋体" w:eastAsia="宋体" w:cs="Arial"/>
          <w:spacing w:val="10"/>
          <w:sz w:val="22"/>
          <w:szCs w:val="22"/>
        </w:rPr>
        <w:t>户名：软通智慧信息技术有限公司</w:t>
      </w:r>
    </w:p>
    <w:p w14:paraId="7D6149BE">
      <w:pPr>
        <w:pStyle w:val="19"/>
        <w:tabs>
          <w:tab w:val="left" w:pos="0"/>
        </w:tabs>
        <w:spacing w:line="320" w:lineRule="exact"/>
        <w:rPr>
          <w:rFonts w:hint="eastAsia" w:ascii="Arial" w:hAnsi="宋体" w:eastAsia="宋体" w:cs="Arial"/>
          <w:spacing w:val="10"/>
          <w:sz w:val="22"/>
          <w:szCs w:val="22"/>
        </w:rPr>
      </w:pPr>
      <w:r>
        <w:rPr>
          <w:rFonts w:hint="eastAsia" w:ascii="Arial" w:hAnsi="宋体" w:eastAsia="宋体" w:cs="Arial"/>
          <w:spacing w:val="10"/>
          <w:sz w:val="22"/>
          <w:szCs w:val="22"/>
        </w:rPr>
        <w:t>开户账号：222880151810001</w:t>
      </w:r>
      <w:commentRangeEnd w:id="1"/>
      <w:r>
        <w:commentReference w:id="1"/>
      </w:r>
    </w:p>
    <w:p w14:paraId="6C40C84A">
      <w:pPr>
        <w:pStyle w:val="19"/>
        <w:tabs>
          <w:tab w:val="left" w:pos="0"/>
        </w:tabs>
        <w:spacing w:line="320" w:lineRule="exact"/>
        <w:rPr>
          <w:rFonts w:hint="eastAsia" w:ascii="Arial" w:hAnsi="宋体" w:cs="Arial"/>
          <w:spacing w:val="10"/>
          <w:sz w:val="22"/>
          <w:szCs w:val="22"/>
        </w:rPr>
      </w:pPr>
      <w:r>
        <w:rPr>
          <w:rFonts w:hint="eastAsia" w:ascii="Arial" w:hAnsi="宋体" w:cs="Arial"/>
          <w:spacing w:val="10"/>
          <w:sz w:val="22"/>
          <w:szCs w:val="22"/>
        </w:rPr>
        <w:t>乙方应对上述账户信息之准确性负责，如上述账户信息变更乙方须立即书面通知甲方并提供变更后的账户信息；任何因账户信息有误或账户信息变更而未及时通知甲方所造成之损失（无论是甲方之损失或乙方自己的损失）均由乙方承担全部责任。</w:t>
      </w:r>
    </w:p>
    <w:p w14:paraId="426717F3">
      <w:pPr>
        <w:pStyle w:val="19"/>
        <w:tabs>
          <w:tab w:val="left" w:pos="0"/>
        </w:tabs>
        <w:spacing w:line="320" w:lineRule="exact"/>
        <w:rPr>
          <w:rFonts w:hint="eastAsia" w:ascii="Arial" w:hAnsi="Arial" w:cs="Arial"/>
          <w:spacing w:val="10"/>
          <w:sz w:val="22"/>
          <w:szCs w:val="22"/>
        </w:rPr>
      </w:pPr>
    </w:p>
    <w:p w14:paraId="007529B3">
      <w:pPr>
        <w:pStyle w:val="19"/>
        <w:tabs>
          <w:tab w:val="left" w:pos="0"/>
        </w:tabs>
        <w:spacing w:line="320" w:lineRule="exact"/>
        <w:rPr>
          <w:rFonts w:hint="eastAsia" w:ascii="Arial" w:hAnsi="Arial" w:cs="Arial"/>
          <w:spacing w:val="10"/>
          <w:sz w:val="22"/>
          <w:szCs w:val="22"/>
        </w:rPr>
      </w:pPr>
      <w:r>
        <w:rPr>
          <w:rFonts w:hint="eastAsia" w:ascii="Arial" w:hAnsi="Arial" w:cs="Arial"/>
          <w:spacing w:val="10"/>
          <w:sz w:val="22"/>
          <w:szCs w:val="22"/>
        </w:rPr>
        <w:t>以下无正文。</w:t>
      </w:r>
    </w:p>
    <w:p w14:paraId="049300A0">
      <w:pPr>
        <w:pStyle w:val="19"/>
        <w:tabs>
          <w:tab w:val="left" w:pos="0"/>
        </w:tabs>
        <w:spacing w:line="320" w:lineRule="exact"/>
        <w:rPr>
          <w:rFonts w:hint="eastAsia" w:ascii="宋体" w:hAnsi="宋体" w:cs="Arial"/>
          <w:spacing w:val="10"/>
          <w:sz w:val="22"/>
          <w:szCs w:val="22"/>
        </w:rPr>
      </w:pPr>
    </w:p>
    <w:p w14:paraId="6A8C111F">
      <w:pPr>
        <w:pStyle w:val="19"/>
        <w:spacing w:line="320" w:lineRule="exact"/>
        <w:ind w:left="0" w:firstLine="0"/>
        <w:rPr>
          <w:rFonts w:ascii="宋体" w:hAnsi="宋体" w:cs="Arial"/>
          <w:spacing w:val="10"/>
          <w:sz w:val="22"/>
          <w:szCs w:val="22"/>
        </w:rPr>
      </w:pPr>
      <w:r>
        <w:rPr>
          <w:rFonts w:ascii="宋体" w:hAnsi="宋体" w:cs="Arial"/>
          <w:spacing w:val="10"/>
          <w:sz w:val="22"/>
          <w:szCs w:val="22"/>
        </w:rPr>
        <w:t>兹证明双方签订如下：</w:t>
      </w:r>
    </w:p>
    <w:p w14:paraId="01721235">
      <w:pPr>
        <w:pStyle w:val="19"/>
        <w:spacing w:line="320" w:lineRule="exact"/>
        <w:ind w:left="0" w:firstLine="0"/>
        <w:rPr>
          <w:rFonts w:ascii="宋体" w:hAnsi="宋体" w:cs="Arial"/>
          <w:spacing w:val="10"/>
          <w:sz w:val="22"/>
          <w:szCs w:val="22"/>
        </w:rPr>
      </w:pPr>
    </w:p>
    <w:p w14:paraId="63EFB956">
      <w:pPr>
        <w:pStyle w:val="19"/>
        <w:spacing w:line="320" w:lineRule="exact"/>
        <w:ind w:firstLine="0"/>
        <w:rPr>
          <w:rFonts w:hint="eastAsia" w:ascii="宋体" w:hAnsi="宋体" w:cs="Arial"/>
          <w:spacing w:val="10"/>
          <w:sz w:val="22"/>
          <w:szCs w:val="22"/>
        </w:rPr>
      </w:pPr>
    </w:p>
    <w:p w14:paraId="222B44B4">
      <w:pPr>
        <w:pStyle w:val="19"/>
        <w:spacing w:line="320" w:lineRule="exact"/>
        <w:ind w:firstLine="0"/>
        <w:rPr>
          <w:rFonts w:hint="eastAsia" w:ascii="宋体" w:hAnsi="宋体" w:cs="Arial"/>
          <w:spacing w:val="10"/>
          <w:sz w:val="22"/>
          <w:szCs w:val="22"/>
        </w:rPr>
      </w:pPr>
    </w:p>
    <w:p w14:paraId="7F1D5D0C">
      <w:pPr>
        <w:spacing w:line="800" w:lineRule="exact"/>
        <w:rPr>
          <w:rFonts w:hint="eastAsia" w:ascii="宋体" w:hAnsi="宋体"/>
          <w:sz w:val="22"/>
          <w:szCs w:val="22"/>
        </w:rPr>
      </w:pPr>
      <w:r>
        <w:rPr>
          <w:rFonts w:hint="eastAsia" w:ascii="宋体" w:hAnsi="宋体"/>
          <w:sz w:val="22"/>
          <w:szCs w:val="22"/>
        </w:rPr>
        <w:t>发包人：（公章）                            承包人：（公章）</w:t>
      </w:r>
    </w:p>
    <w:p w14:paraId="075DCF9A">
      <w:pPr>
        <w:spacing w:line="800" w:lineRule="exact"/>
        <w:rPr>
          <w:rFonts w:hint="eastAsia" w:ascii="宋体" w:hAnsi="宋体"/>
          <w:sz w:val="22"/>
          <w:szCs w:val="22"/>
        </w:rPr>
      </w:pPr>
      <w:r>
        <w:rPr>
          <w:rFonts w:hint="eastAsia" w:ascii="宋体" w:hAnsi="宋体"/>
          <w:sz w:val="22"/>
          <w:szCs w:val="22"/>
        </w:rPr>
        <w:t xml:space="preserve">              </w:t>
      </w:r>
    </w:p>
    <w:p w14:paraId="0E6B08B0">
      <w:pPr>
        <w:spacing w:line="800" w:lineRule="exact"/>
        <w:rPr>
          <w:rFonts w:hint="eastAsia" w:ascii="宋体" w:hAnsi="宋体"/>
          <w:sz w:val="22"/>
          <w:szCs w:val="22"/>
        </w:rPr>
      </w:pPr>
      <w:r>
        <w:rPr>
          <w:rFonts w:hint="eastAsia" w:ascii="宋体" w:hAnsi="宋体"/>
          <w:sz w:val="22"/>
          <w:szCs w:val="22"/>
        </w:rPr>
        <w:t xml:space="preserve">法定代表人：                    </w:t>
      </w:r>
      <w:r>
        <w:rPr>
          <w:rFonts w:ascii="宋体" w:hAnsi="宋体"/>
          <w:sz w:val="22"/>
          <w:szCs w:val="22"/>
        </w:rPr>
        <w:t xml:space="preserve">           </w:t>
      </w:r>
      <w:r>
        <w:rPr>
          <w:rFonts w:hint="eastAsia" w:ascii="宋体" w:hAnsi="宋体"/>
          <w:sz w:val="22"/>
          <w:szCs w:val="22"/>
        </w:rPr>
        <w:t>法定代表人：</w:t>
      </w:r>
    </w:p>
    <w:p w14:paraId="3A8FB071">
      <w:pPr>
        <w:spacing w:line="800" w:lineRule="exact"/>
        <w:rPr>
          <w:rFonts w:hint="eastAsia" w:ascii="宋体" w:hAnsi="宋体"/>
          <w:sz w:val="22"/>
          <w:szCs w:val="22"/>
        </w:rPr>
      </w:pPr>
      <w:r>
        <w:rPr>
          <w:rFonts w:hint="eastAsia" w:ascii="宋体" w:hAnsi="宋体"/>
          <w:sz w:val="22"/>
          <w:szCs w:val="22"/>
        </w:rPr>
        <w:t>日期：                                     日期：</w:t>
      </w:r>
    </w:p>
    <w:p w14:paraId="7110E3F3">
      <w:pPr>
        <w:spacing w:line="800" w:lineRule="exact"/>
        <w:rPr>
          <w:rFonts w:hint="eastAsia" w:ascii="宋体" w:hAnsi="宋体"/>
          <w:sz w:val="22"/>
          <w:szCs w:val="22"/>
        </w:rPr>
      </w:pPr>
      <w:r>
        <w:rPr>
          <w:rFonts w:hint="eastAsia" w:ascii="宋体" w:hAnsi="宋体"/>
          <w:sz w:val="22"/>
          <w:szCs w:val="22"/>
        </w:rPr>
        <w:t>电话：                                     电话：</w:t>
      </w:r>
    </w:p>
    <w:p w14:paraId="3C43473C">
      <w:pPr>
        <w:spacing w:line="800" w:lineRule="exact"/>
        <w:rPr>
          <w:rFonts w:hint="eastAsia"/>
        </w:rPr>
      </w:pPr>
      <w:r>
        <w:rPr>
          <w:rFonts w:hint="eastAsia" w:ascii="宋体" w:hAnsi="宋体"/>
          <w:sz w:val="22"/>
          <w:szCs w:val="22"/>
        </w:rPr>
        <w:t>传真：                                     传真：</w:t>
      </w:r>
    </w:p>
    <w:p w14:paraId="3992D458">
      <w:pPr>
        <w:rPr>
          <w:rFonts w:ascii="Arial" w:cs="Arial"/>
          <w:spacing w:val="10"/>
          <w:sz w:val="22"/>
          <w:szCs w:val="22"/>
        </w:rPr>
      </w:pPr>
      <w:r>
        <w:rPr>
          <w:rFonts w:ascii="Arial" w:cs="Arial"/>
          <w:spacing w:val="10"/>
          <w:sz w:val="22"/>
          <w:szCs w:val="22"/>
        </w:rPr>
        <w:br w:type="page"/>
      </w:r>
    </w:p>
    <w:p w14:paraId="16636162">
      <w:pPr>
        <w:jc w:val="center"/>
        <w:rPr>
          <w:b/>
          <w:sz w:val="44"/>
          <w:szCs w:val="44"/>
        </w:rPr>
      </w:pPr>
      <w:bookmarkStart w:id="11" w:name="_Toc168739611"/>
      <w:bookmarkStart w:id="12" w:name="_Toc351542551"/>
      <w:bookmarkStart w:id="13" w:name="_Toc114019557"/>
      <w:bookmarkStart w:id="14" w:name="_Toc78944654"/>
      <w:bookmarkStart w:id="15" w:name="_Toc122080340"/>
      <w:bookmarkStart w:id="16" w:name="_Toc114019366"/>
      <w:r>
        <w:rPr>
          <w:b/>
          <w:sz w:val="44"/>
          <w:szCs w:val="44"/>
        </w:rPr>
        <w:t>专用条款</w:t>
      </w:r>
      <w:bookmarkEnd w:id="11"/>
      <w:bookmarkEnd w:id="12"/>
      <w:bookmarkEnd w:id="13"/>
      <w:bookmarkEnd w:id="14"/>
      <w:bookmarkEnd w:id="15"/>
      <w:bookmarkEnd w:id="16"/>
    </w:p>
    <w:p w14:paraId="783CFCE0">
      <w:pPr>
        <w:pStyle w:val="4"/>
        <w:spacing w:before="0" w:after="0" w:line="360" w:lineRule="auto"/>
        <w:rPr>
          <w:b/>
          <w:sz w:val="24"/>
          <w:szCs w:val="24"/>
        </w:rPr>
      </w:pPr>
      <w:bookmarkStart w:id="17" w:name="_Toc6426844"/>
      <w:bookmarkStart w:id="18" w:name="_Toc8028379"/>
      <w:bookmarkStart w:id="19" w:name="_Toc168739612"/>
      <w:bookmarkStart w:id="20" w:name="_Toc122080341"/>
      <w:bookmarkStart w:id="21" w:name="_Toc89406011"/>
      <w:bookmarkStart w:id="22" w:name="_Toc78944655"/>
      <w:r>
        <w:rPr>
          <w:b/>
          <w:sz w:val="24"/>
          <w:szCs w:val="24"/>
        </w:rPr>
        <w:t>1、词语定义及解释</w:t>
      </w:r>
      <w:bookmarkEnd w:id="17"/>
      <w:bookmarkEnd w:id="18"/>
      <w:bookmarkEnd w:id="19"/>
      <w:bookmarkEnd w:id="20"/>
      <w:bookmarkEnd w:id="21"/>
      <w:bookmarkEnd w:id="22"/>
    </w:p>
    <w:p w14:paraId="5E9E1676">
      <w:pPr>
        <w:pStyle w:val="50"/>
        <w:numPr>
          <w:ilvl w:val="0"/>
          <w:numId w:val="0"/>
        </w:numPr>
        <w:spacing w:before="0" w:after="0" w:line="360" w:lineRule="auto"/>
        <w:rPr>
          <w:b w:val="0"/>
          <w:szCs w:val="24"/>
        </w:rPr>
      </w:pPr>
      <w:bookmarkStart w:id="23" w:name="_Toc78944656"/>
      <w:bookmarkStart w:id="24" w:name="_Toc168739613"/>
      <w:bookmarkStart w:id="25" w:name="_Toc6426845"/>
      <w:bookmarkStart w:id="26" w:name="_Toc8028380"/>
      <w:bookmarkStart w:id="27" w:name="_Toc122080342"/>
      <w:bookmarkStart w:id="28" w:name="_Toc89406012"/>
      <w:r>
        <w:rPr>
          <w:b w:val="0"/>
          <w:szCs w:val="24"/>
        </w:rPr>
        <w:t>1.1 词语定义</w:t>
      </w:r>
      <w:bookmarkEnd w:id="23"/>
      <w:bookmarkEnd w:id="24"/>
      <w:bookmarkEnd w:id="25"/>
      <w:bookmarkEnd w:id="26"/>
      <w:bookmarkEnd w:id="27"/>
      <w:bookmarkEnd w:id="28"/>
    </w:p>
    <w:p w14:paraId="38B4336B">
      <w:pPr>
        <w:spacing w:line="360" w:lineRule="auto"/>
        <w:ind w:firstLine="204" w:firstLineChars="85"/>
        <w:rPr>
          <w:sz w:val="24"/>
        </w:rPr>
      </w:pPr>
      <w:r>
        <w:rPr>
          <w:rFonts w:hint="eastAsia"/>
          <w:sz w:val="24"/>
        </w:rPr>
        <w:t>同通用条款</w:t>
      </w:r>
    </w:p>
    <w:p w14:paraId="7EE09C4E">
      <w:pPr>
        <w:spacing w:line="360" w:lineRule="auto"/>
        <w:ind w:firstLine="204" w:firstLineChars="85"/>
        <w:rPr>
          <w:sz w:val="24"/>
        </w:rPr>
      </w:pPr>
      <w:r>
        <w:rPr>
          <w:sz w:val="24"/>
        </w:rPr>
        <w:t xml:space="preserve">1.1.1 </w:t>
      </w:r>
      <w:r>
        <w:rPr>
          <w:rFonts w:hint="eastAsia"/>
          <w:sz w:val="24"/>
        </w:rPr>
        <w:t>发包人信息详见合同协议书。</w:t>
      </w:r>
    </w:p>
    <w:p w14:paraId="6192A391">
      <w:pPr>
        <w:spacing w:line="360" w:lineRule="auto"/>
        <w:ind w:firstLine="204" w:firstLineChars="85"/>
        <w:rPr>
          <w:sz w:val="24"/>
        </w:rPr>
      </w:pPr>
      <w:r>
        <w:rPr>
          <w:sz w:val="24"/>
        </w:rPr>
        <w:t>1.1.2</w:t>
      </w:r>
      <w:r>
        <w:rPr>
          <w:rFonts w:hint="eastAsia"/>
          <w:sz w:val="24"/>
        </w:rPr>
        <w:t xml:space="preserve"> 承包人信息详见合同协议书。</w:t>
      </w:r>
    </w:p>
    <w:p w14:paraId="074A2944">
      <w:pPr>
        <w:spacing w:line="360" w:lineRule="auto"/>
        <w:ind w:firstLine="204" w:firstLineChars="85"/>
        <w:rPr>
          <w:sz w:val="24"/>
        </w:rPr>
      </w:pPr>
      <w:r>
        <w:rPr>
          <w:rFonts w:hint="eastAsia"/>
          <w:sz w:val="24"/>
        </w:rPr>
        <w:t>1.1.</w:t>
      </w:r>
      <w:r>
        <w:rPr>
          <w:sz w:val="24"/>
        </w:rPr>
        <w:t>3</w:t>
      </w:r>
      <w:r>
        <w:rPr>
          <w:rFonts w:hint="eastAsia"/>
          <w:sz w:val="24"/>
        </w:rPr>
        <w:t>总承包人全称：</w:t>
      </w:r>
      <w:r>
        <w:rPr>
          <w:rFonts w:hint="eastAsia"/>
          <w:sz w:val="24"/>
          <w:u w:val="single"/>
        </w:rPr>
        <w:t>中国建筑一局（集团）有限公司</w:t>
      </w:r>
      <w:r>
        <w:rPr>
          <w:sz w:val="24"/>
          <w:u w:val="single"/>
        </w:rPr>
        <w:t xml:space="preserve"> </w:t>
      </w:r>
      <w:r>
        <w:rPr>
          <w:sz w:val="24"/>
        </w:rPr>
        <w:t>。</w:t>
      </w:r>
    </w:p>
    <w:p w14:paraId="1B9689AF">
      <w:pPr>
        <w:spacing w:line="360" w:lineRule="auto"/>
        <w:ind w:firstLine="204" w:firstLineChars="85"/>
        <w:rPr>
          <w:sz w:val="24"/>
          <w:u w:val="single"/>
        </w:rPr>
      </w:pPr>
      <w:r>
        <w:rPr>
          <w:sz w:val="24"/>
        </w:rPr>
        <w:t>1.1.4监理方全称：</w:t>
      </w:r>
      <w:r>
        <w:rPr>
          <w:rFonts w:hint="eastAsia"/>
          <w:sz w:val="24"/>
          <w:u w:val="single"/>
        </w:rPr>
        <w:t>中建八局（山东）设计咨询有限公司</w:t>
      </w:r>
      <w:r>
        <w:rPr>
          <w:sz w:val="24"/>
          <w:u w:val="single"/>
        </w:rPr>
        <w:t xml:space="preserve"> </w:t>
      </w:r>
      <w:r>
        <w:rPr>
          <w:sz w:val="24"/>
        </w:rPr>
        <w:t>。</w:t>
      </w:r>
    </w:p>
    <w:p w14:paraId="561890A1">
      <w:pPr>
        <w:spacing w:line="360" w:lineRule="auto"/>
        <w:ind w:firstLine="204" w:firstLineChars="85"/>
        <w:rPr>
          <w:sz w:val="24"/>
          <w:u w:val="single"/>
        </w:rPr>
      </w:pPr>
      <w:r>
        <w:rPr>
          <w:sz w:val="24"/>
        </w:rPr>
        <w:t>1.1.5设计方全称：</w:t>
      </w:r>
      <w:r>
        <w:rPr>
          <w:rFonts w:hint="eastAsia"/>
          <w:sz w:val="24"/>
          <w:u w:val="single"/>
        </w:rPr>
        <w:t>山东省建筑设计研究院有限公司</w:t>
      </w:r>
      <w:r>
        <w:rPr>
          <w:sz w:val="24"/>
          <w:u w:val="single"/>
        </w:rPr>
        <w:t xml:space="preserve"> </w:t>
      </w:r>
      <w:r>
        <w:rPr>
          <w:sz w:val="24"/>
        </w:rPr>
        <w:t>。</w:t>
      </w:r>
    </w:p>
    <w:p w14:paraId="500D2CD5">
      <w:pPr>
        <w:pStyle w:val="50"/>
        <w:numPr>
          <w:ilvl w:val="0"/>
          <w:numId w:val="0"/>
        </w:numPr>
        <w:spacing w:before="0" w:after="0" w:line="360" w:lineRule="auto"/>
        <w:rPr>
          <w:b w:val="0"/>
          <w:szCs w:val="24"/>
        </w:rPr>
      </w:pPr>
      <w:bookmarkStart w:id="29" w:name="_Toc168739614"/>
      <w:bookmarkStart w:id="30" w:name="_Toc6426846"/>
      <w:bookmarkStart w:id="31" w:name="_Toc122080343"/>
      <w:bookmarkStart w:id="32" w:name="_Toc8028381"/>
      <w:r>
        <w:rPr>
          <w:b w:val="0"/>
          <w:szCs w:val="24"/>
        </w:rPr>
        <w:t>1.2 标题和旁注</w:t>
      </w:r>
      <w:bookmarkEnd w:id="29"/>
      <w:bookmarkEnd w:id="30"/>
      <w:bookmarkEnd w:id="31"/>
      <w:bookmarkEnd w:id="32"/>
    </w:p>
    <w:p w14:paraId="7B299424">
      <w:pPr>
        <w:spacing w:line="360" w:lineRule="auto"/>
        <w:ind w:firstLine="240" w:firstLineChars="100"/>
        <w:rPr>
          <w:sz w:val="24"/>
        </w:rPr>
      </w:pPr>
      <w:r>
        <w:rPr>
          <w:sz w:val="24"/>
        </w:rPr>
        <w:t>同通用条款。</w:t>
      </w:r>
    </w:p>
    <w:p w14:paraId="4D75336D">
      <w:pPr>
        <w:pStyle w:val="4"/>
        <w:spacing w:before="0" w:after="0" w:line="360" w:lineRule="auto"/>
        <w:rPr>
          <w:b/>
          <w:sz w:val="24"/>
          <w:szCs w:val="24"/>
        </w:rPr>
      </w:pPr>
      <w:bookmarkStart w:id="33" w:name="_Toc89406015"/>
      <w:bookmarkStart w:id="34" w:name="_Toc78944659"/>
      <w:bookmarkStart w:id="35" w:name="_Toc122080344"/>
      <w:bookmarkStart w:id="36" w:name="_Toc168739615"/>
      <w:bookmarkStart w:id="37" w:name="_Toc8028382"/>
      <w:bookmarkStart w:id="38" w:name="_Toc6426847"/>
      <w:r>
        <w:rPr>
          <w:b/>
          <w:sz w:val="24"/>
          <w:szCs w:val="24"/>
        </w:rPr>
        <w:t>2、合同文件</w:t>
      </w:r>
      <w:bookmarkEnd w:id="33"/>
      <w:bookmarkEnd w:id="34"/>
      <w:bookmarkEnd w:id="35"/>
      <w:bookmarkEnd w:id="36"/>
      <w:bookmarkEnd w:id="37"/>
      <w:bookmarkEnd w:id="38"/>
    </w:p>
    <w:p w14:paraId="3BA7DB55">
      <w:pPr>
        <w:pStyle w:val="50"/>
        <w:numPr>
          <w:ilvl w:val="0"/>
          <w:numId w:val="0"/>
        </w:numPr>
        <w:spacing w:before="0" w:after="0" w:line="360" w:lineRule="auto"/>
        <w:rPr>
          <w:b w:val="0"/>
          <w:szCs w:val="24"/>
        </w:rPr>
      </w:pPr>
      <w:bookmarkStart w:id="39" w:name="_Toc122080345"/>
      <w:bookmarkStart w:id="40" w:name="_Toc8028383"/>
      <w:bookmarkStart w:id="41" w:name="_Toc168739616"/>
      <w:bookmarkStart w:id="42" w:name="_Toc6426848"/>
      <w:r>
        <w:rPr>
          <w:b w:val="0"/>
          <w:szCs w:val="24"/>
        </w:rPr>
        <w:t>2.1 书面形式</w:t>
      </w:r>
      <w:bookmarkEnd w:id="39"/>
      <w:bookmarkEnd w:id="40"/>
      <w:bookmarkEnd w:id="41"/>
      <w:bookmarkEnd w:id="42"/>
    </w:p>
    <w:p w14:paraId="5EB7AC32">
      <w:pPr>
        <w:tabs>
          <w:tab w:val="left" w:pos="2145"/>
        </w:tabs>
        <w:spacing w:line="360" w:lineRule="auto"/>
        <w:rPr>
          <w:sz w:val="24"/>
        </w:rPr>
      </w:pPr>
      <w:r>
        <w:rPr>
          <w:rFonts w:hint="eastAsia"/>
          <w:sz w:val="24"/>
        </w:rPr>
        <w:t>2.1.1</w:t>
      </w:r>
      <w:r>
        <w:rPr>
          <w:sz w:val="24"/>
        </w:rPr>
        <w:t>关于书面形式的文件</w:t>
      </w:r>
      <w:r>
        <w:rPr>
          <w:rFonts w:hint="eastAsia"/>
          <w:sz w:val="24"/>
        </w:rPr>
        <w:t>（包括但不限于</w:t>
      </w:r>
      <w:r>
        <w:rPr>
          <w:sz w:val="24"/>
        </w:rPr>
        <w:t>通知、指</w:t>
      </w:r>
      <w:r>
        <w:rPr>
          <w:rFonts w:hint="eastAsia"/>
          <w:sz w:val="24"/>
        </w:rPr>
        <w:t>令</w:t>
      </w:r>
      <w:r>
        <w:rPr>
          <w:sz w:val="24"/>
        </w:rPr>
        <w:t>、批准、证书</w:t>
      </w:r>
      <w:r>
        <w:rPr>
          <w:rFonts w:hint="eastAsia"/>
          <w:sz w:val="24"/>
        </w:rPr>
        <w:t>等）</w:t>
      </w:r>
      <w:r>
        <w:rPr>
          <w:sz w:val="24"/>
        </w:rPr>
        <w:t>双方约定接收方式如下：</w:t>
      </w:r>
    </w:p>
    <w:p w14:paraId="38398F71">
      <w:pPr>
        <w:tabs>
          <w:tab w:val="left" w:pos="2145"/>
        </w:tabs>
        <w:spacing w:line="360" w:lineRule="auto"/>
        <w:rPr>
          <w:sz w:val="24"/>
          <w:u w:val="single"/>
        </w:rPr>
      </w:pPr>
      <w:r>
        <w:rPr>
          <w:sz w:val="24"/>
        </w:rPr>
        <w:t>2.1.1</w:t>
      </w:r>
      <w:r>
        <w:rPr>
          <w:rFonts w:hint="eastAsia"/>
          <w:sz w:val="24"/>
        </w:rPr>
        <w:t>.1</w:t>
      </w:r>
      <w:r>
        <w:rPr>
          <w:sz w:val="24"/>
        </w:rPr>
        <w:t>发包人接收人：</w:t>
      </w:r>
      <w:r>
        <w:rPr>
          <w:sz w:val="24"/>
          <w:u w:val="single"/>
        </w:rPr>
        <w:t xml:space="preserve">   </w:t>
      </w:r>
      <w:r>
        <w:rPr>
          <w:rFonts w:hint="eastAsia"/>
          <w:sz w:val="24"/>
          <w:u w:val="single"/>
        </w:rPr>
        <w:t>王逢运</w:t>
      </w:r>
      <w:r>
        <w:rPr>
          <w:sz w:val="24"/>
          <w:u w:val="single"/>
        </w:rPr>
        <w:t xml:space="preserve">      </w:t>
      </w:r>
      <w:r>
        <w:rPr>
          <w:sz w:val="24"/>
        </w:rPr>
        <w:t>，接收地点：</w:t>
      </w:r>
      <w:r>
        <w:rPr>
          <w:sz w:val="24"/>
          <w:u w:val="single"/>
        </w:rPr>
        <w:t xml:space="preserve">  济南转山 </w:t>
      </w:r>
      <w:r>
        <w:rPr>
          <w:sz w:val="24"/>
        </w:rPr>
        <w:t>项目发包人办公室。</w:t>
      </w:r>
    </w:p>
    <w:p w14:paraId="1E938D64">
      <w:pPr>
        <w:tabs>
          <w:tab w:val="left" w:pos="2145"/>
        </w:tabs>
        <w:spacing w:line="360" w:lineRule="auto"/>
        <w:rPr>
          <w:sz w:val="24"/>
        </w:rPr>
      </w:pPr>
      <w:r>
        <w:rPr>
          <w:sz w:val="24"/>
          <w:highlight w:val="none"/>
        </w:rPr>
        <w:t>2.1.</w:t>
      </w:r>
      <w:r>
        <w:rPr>
          <w:rFonts w:hint="eastAsia"/>
          <w:sz w:val="24"/>
          <w:highlight w:val="none"/>
        </w:rPr>
        <w:t>1.</w:t>
      </w:r>
      <w:r>
        <w:rPr>
          <w:sz w:val="24"/>
          <w:highlight w:val="none"/>
        </w:rPr>
        <w:t>2承包人接收人：</w:t>
      </w:r>
      <w:r>
        <w:rPr>
          <w:sz w:val="24"/>
          <w:highlight w:val="none"/>
          <w:u w:val="single"/>
        </w:rPr>
        <w:t xml:space="preserve"> </w:t>
      </w:r>
      <w:r>
        <w:rPr>
          <w:rFonts w:hint="eastAsia"/>
          <w:sz w:val="24"/>
          <w:highlight w:val="none"/>
          <w:u w:val="single"/>
        </w:rPr>
        <w:t>张花瑞</w:t>
      </w:r>
      <w:r>
        <w:rPr>
          <w:sz w:val="24"/>
          <w:highlight w:val="none"/>
          <w:u w:val="single"/>
        </w:rPr>
        <w:t xml:space="preserve">       </w:t>
      </w:r>
      <w:r>
        <w:rPr>
          <w:sz w:val="24"/>
          <w:highlight w:val="none"/>
        </w:rPr>
        <w:t>，接收地点：</w:t>
      </w:r>
      <w:r>
        <w:rPr>
          <w:sz w:val="24"/>
          <w:highlight w:val="none"/>
          <w:u w:val="single"/>
        </w:rPr>
        <w:t xml:space="preserve">  </w:t>
      </w:r>
      <w:r>
        <w:rPr>
          <w:rFonts w:hint="eastAsia"/>
          <w:sz w:val="24"/>
          <w:highlight w:val="none"/>
          <w:u w:val="single"/>
        </w:rPr>
        <w:t>山东省济南市历下区转山西路融建财富中心</w:t>
      </w:r>
      <w:r>
        <w:rPr>
          <w:sz w:val="24"/>
          <w:highlight w:val="none"/>
          <w:u w:val="single"/>
        </w:rPr>
        <w:t xml:space="preserve">        </w:t>
      </w:r>
      <w:r>
        <w:rPr>
          <w:sz w:val="24"/>
          <w:highlight w:val="none"/>
        </w:rPr>
        <w:t>项目发包人办公室，</w:t>
      </w:r>
      <w:r>
        <w:rPr>
          <w:rFonts w:hint="eastAsia"/>
          <w:sz w:val="24"/>
          <w:highlight w:val="none"/>
        </w:rPr>
        <w:t>邮件</w:t>
      </w:r>
      <w:r>
        <w:rPr>
          <w:sz w:val="24"/>
          <w:highlight w:val="none"/>
        </w:rPr>
        <w:t>：</w:t>
      </w:r>
      <w:r>
        <w:rPr>
          <w:sz w:val="24"/>
          <w:highlight w:val="none"/>
          <w:u w:val="single"/>
        </w:rPr>
        <w:t xml:space="preserve">  </w:t>
      </w:r>
      <w:r>
        <w:rPr>
          <w:rFonts w:hint="eastAsia"/>
          <w:sz w:val="24"/>
          <w:highlight w:val="none"/>
          <w:u w:val="single"/>
        </w:rPr>
        <w:t>hrzhangh@isstech.com</w:t>
      </w:r>
      <w:r>
        <w:rPr>
          <w:sz w:val="24"/>
          <w:highlight w:val="none"/>
          <w:u w:val="single"/>
        </w:rPr>
        <w:t xml:space="preserve">          </w:t>
      </w:r>
      <w:r>
        <w:rPr>
          <w:sz w:val="24"/>
        </w:rPr>
        <w:t>。</w:t>
      </w:r>
    </w:p>
    <w:p w14:paraId="1A545136">
      <w:pPr>
        <w:pStyle w:val="50"/>
        <w:numPr>
          <w:ilvl w:val="0"/>
          <w:numId w:val="0"/>
        </w:numPr>
        <w:spacing w:before="0" w:after="0" w:line="360" w:lineRule="auto"/>
        <w:rPr>
          <w:b w:val="0"/>
          <w:szCs w:val="24"/>
        </w:rPr>
      </w:pPr>
      <w:bookmarkStart w:id="43" w:name="_Toc168739617"/>
      <w:bookmarkStart w:id="44" w:name="_Toc6426849"/>
      <w:bookmarkStart w:id="45" w:name="_Toc122080346"/>
      <w:bookmarkStart w:id="46" w:name="_Toc8028384"/>
      <w:r>
        <w:rPr>
          <w:b w:val="0"/>
          <w:szCs w:val="24"/>
        </w:rPr>
        <w:t>2.2 合同文件组成及解释顺序</w:t>
      </w:r>
      <w:bookmarkEnd w:id="43"/>
      <w:bookmarkEnd w:id="44"/>
      <w:bookmarkEnd w:id="45"/>
      <w:bookmarkEnd w:id="46"/>
    </w:p>
    <w:p w14:paraId="425B6CCC">
      <w:pPr>
        <w:pStyle w:val="51"/>
        <w:spacing w:after="0"/>
        <w:ind w:left="837" w:leftChars="113" w:hanging="600" w:hangingChars="250"/>
      </w:pPr>
      <w:r>
        <w:t>2.2.1合同文件组成及解释顺序如下：</w:t>
      </w:r>
    </w:p>
    <w:p w14:paraId="5CCCEC2B">
      <w:pPr>
        <w:pStyle w:val="51"/>
        <w:spacing w:after="0"/>
        <w:ind w:left="837" w:leftChars="113" w:hanging="600" w:hangingChars="250"/>
      </w:pPr>
      <w:r>
        <w:t>详见《合同协议书》第8条</w:t>
      </w:r>
      <w:r>
        <w:rPr>
          <w:rFonts w:hint="eastAsia"/>
        </w:rPr>
        <w:t>。</w:t>
      </w:r>
    </w:p>
    <w:p w14:paraId="1FD4BE82">
      <w:pPr>
        <w:spacing w:line="360" w:lineRule="auto"/>
        <w:ind w:firstLine="240" w:firstLineChars="100"/>
        <w:rPr>
          <w:sz w:val="24"/>
        </w:rPr>
      </w:pPr>
      <w:r>
        <w:rPr>
          <w:sz w:val="24"/>
        </w:rPr>
        <w:t>对于同一类合同文件，以其最新版本或最新颁发者为准。若施工过程中双方有关工程的洽商、签证、变更等书面记录、文件或协议与上述合同文件中相关条款冲突时，可以将其理解为针对合同文件的补充约定，并视为合同文件的组成部分，具有解释优先权。</w:t>
      </w:r>
    </w:p>
    <w:p w14:paraId="404ECE52">
      <w:pPr>
        <w:pStyle w:val="50"/>
        <w:numPr>
          <w:ilvl w:val="0"/>
          <w:numId w:val="0"/>
        </w:numPr>
        <w:spacing w:before="0" w:after="0" w:line="360" w:lineRule="auto"/>
        <w:rPr>
          <w:b w:val="0"/>
          <w:szCs w:val="24"/>
        </w:rPr>
      </w:pPr>
      <w:bookmarkStart w:id="47" w:name="_Toc122080347"/>
      <w:bookmarkStart w:id="48" w:name="_Toc8028385"/>
      <w:bookmarkStart w:id="49" w:name="_Toc89406017"/>
      <w:bookmarkStart w:id="50" w:name="_Toc6426850"/>
      <w:bookmarkStart w:id="51" w:name="_Toc78944661"/>
      <w:bookmarkStart w:id="52" w:name="_Toc168739618"/>
      <w:r>
        <w:rPr>
          <w:b w:val="0"/>
          <w:szCs w:val="24"/>
        </w:rPr>
        <w:t>2.3 语言文字和适用法律、法规</w:t>
      </w:r>
      <w:bookmarkEnd w:id="47"/>
      <w:bookmarkEnd w:id="48"/>
      <w:bookmarkEnd w:id="49"/>
      <w:bookmarkEnd w:id="50"/>
      <w:bookmarkEnd w:id="51"/>
      <w:bookmarkEnd w:id="52"/>
    </w:p>
    <w:p w14:paraId="75BDCC3E">
      <w:pPr>
        <w:pStyle w:val="51"/>
        <w:spacing w:after="0"/>
        <w:ind w:left="837" w:leftChars="113" w:hanging="600" w:hangingChars="250"/>
      </w:pPr>
      <w:r>
        <w:t>2.3.1本合同除使用</w:t>
      </w:r>
      <w:r>
        <w:rPr>
          <w:rFonts w:hint="eastAsia"/>
        </w:rPr>
        <w:t>中文</w:t>
      </w:r>
      <w:r>
        <w:t>汉语外，不使用其他语言文字。</w:t>
      </w:r>
    </w:p>
    <w:p w14:paraId="51EF8640">
      <w:pPr>
        <w:pStyle w:val="51"/>
        <w:spacing w:after="0"/>
        <w:ind w:left="13" w:leftChars="6" w:firstLine="220" w:firstLineChars="92"/>
      </w:pPr>
      <w:r>
        <w:t>2.3.2需要明示的</w:t>
      </w:r>
      <w:r>
        <w:rPr>
          <w:rFonts w:hint="eastAsia"/>
        </w:rPr>
        <w:t>法律法规</w:t>
      </w:r>
      <w:r>
        <w:t>、规章：</w:t>
      </w:r>
      <w:r>
        <w:rPr>
          <w:rFonts w:hint="eastAsia"/>
        </w:rPr>
        <w:t>包括不限于</w:t>
      </w:r>
      <w:r>
        <w:t>《中华人民共和国</w:t>
      </w:r>
      <w:r>
        <w:rPr>
          <w:rFonts w:hint="eastAsia"/>
        </w:rPr>
        <w:t>民法典》《</w:t>
      </w:r>
      <w:r>
        <w:t>中华人民共和国建筑法</w:t>
      </w:r>
      <w:r>
        <w:rPr>
          <w:rFonts w:hint="eastAsia"/>
        </w:rPr>
        <w:t>》《</w:t>
      </w:r>
      <w:bookmarkStart w:id="53" w:name="_Hlt45963381"/>
      <w:bookmarkStart w:id="54" w:name="_Hlt45963380"/>
      <w:r>
        <w:t>中华人民共和国环境噪声污染防治</w:t>
      </w:r>
      <w:bookmarkStart w:id="55" w:name="_Hlt135042876"/>
      <w:bookmarkStart w:id="56" w:name="_Hlt135042877"/>
      <w:r>
        <w:t>法</w:t>
      </w:r>
      <w:bookmarkEnd w:id="53"/>
      <w:bookmarkEnd w:id="54"/>
      <w:bookmarkEnd w:id="55"/>
      <w:bookmarkEnd w:id="56"/>
      <w:r>
        <w:rPr>
          <w:rFonts w:hint="eastAsia"/>
        </w:rPr>
        <w:t>》《</w:t>
      </w:r>
      <w:r>
        <w:t>建设工程质量管理条例</w:t>
      </w:r>
      <w:r>
        <w:rPr>
          <w:rFonts w:hint="eastAsia"/>
        </w:rPr>
        <w:t>》《建设工程安全生产管理条例</w:t>
      </w:r>
      <w:r>
        <w:t>》及</w:t>
      </w:r>
      <w:r>
        <w:rPr>
          <w:u w:val="single"/>
        </w:rPr>
        <w:t xml:space="preserve"> </w:t>
      </w:r>
      <w:r>
        <w:rPr>
          <w:rFonts w:hint="eastAsia"/>
          <w:u w:val="single"/>
        </w:rPr>
        <w:t xml:space="preserve"> 山东 </w:t>
      </w:r>
      <w:r>
        <w:rPr>
          <w:u w:val="single"/>
        </w:rPr>
        <w:t xml:space="preserve"> </w:t>
      </w:r>
      <w:r>
        <w:t>省</w:t>
      </w:r>
      <w:r>
        <w:rPr>
          <w:u w:val="single"/>
        </w:rPr>
        <w:t xml:space="preserve"> 济南</w:t>
      </w:r>
      <w:r>
        <w:rPr>
          <w:rFonts w:hint="eastAsia"/>
          <w:u w:val="single"/>
        </w:rPr>
        <w:t xml:space="preserve">  </w:t>
      </w:r>
      <w:r>
        <w:t>市现行的与本工程相关的</w:t>
      </w:r>
      <w:r>
        <w:rPr>
          <w:rFonts w:hint="eastAsia"/>
        </w:rPr>
        <w:t>法律法规</w:t>
      </w:r>
      <w:r>
        <w:t>、规章</w:t>
      </w:r>
      <w:r>
        <w:rPr>
          <w:rFonts w:hint="eastAsia"/>
        </w:rPr>
        <w:t>，如遇国家、省市及地区法律法规冲突时，从严执行</w:t>
      </w:r>
      <w:r>
        <w:t>。</w:t>
      </w:r>
    </w:p>
    <w:p w14:paraId="59605442">
      <w:pPr>
        <w:pStyle w:val="50"/>
        <w:numPr>
          <w:ilvl w:val="0"/>
          <w:numId w:val="0"/>
        </w:numPr>
        <w:spacing w:before="0" w:after="0" w:line="360" w:lineRule="auto"/>
        <w:rPr>
          <w:b w:val="0"/>
          <w:szCs w:val="24"/>
        </w:rPr>
      </w:pPr>
      <w:bookmarkStart w:id="57" w:name="_Toc89406018"/>
      <w:bookmarkStart w:id="58" w:name="_Toc122080348"/>
      <w:bookmarkStart w:id="59" w:name="_Toc6426851"/>
      <w:bookmarkStart w:id="60" w:name="_Toc78944662"/>
      <w:bookmarkStart w:id="61" w:name="_Toc8028386"/>
      <w:bookmarkStart w:id="62" w:name="_Toc168739619"/>
      <w:r>
        <w:rPr>
          <w:b w:val="0"/>
          <w:szCs w:val="24"/>
        </w:rPr>
        <w:t>2.4 图纸</w:t>
      </w:r>
      <w:bookmarkEnd w:id="57"/>
      <w:bookmarkEnd w:id="58"/>
      <w:bookmarkEnd w:id="59"/>
      <w:bookmarkEnd w:id="60"/>
      <w:bookmarkEnd w:id="61"/>
      <w:bookmarkEnd w:id="62"/>
    </w:p>
    <w:p w14:paraId="4D5CC9A0">
      <w:pPr>
        <w:pStyle w:val="51"/>
        <w:spacing w:after="0"/>
        <w:ind w:left="-2" w:leftChars="-1" w:firstLine="282"/>
      </w:pPr>
      <w:r>
        <w:t>2.4.1 发包人向承包人提供图纸套数：</w:t>
      </w:r>
      <w:r>
        <w:rPr>
          <w:rFonts w:hint="eastAsia"/>
          <w:u w:val="single"/>
        </w:rPr>
        <w:t xml:space="preserve"> </w:t>
      </w:r>
      <w:r>
        <w:rPr>
          <w:u w:val="single"/>
        </w:rPr>
        <w:t>3</w:t>
      </w:r>
      <w:r>
        <w:rPr>
          <w:rFonts w:hint="eastAsia"/>
          <w:u w:val="single"/>
        </w:rPr>
        <w:t xml:space="preserve"> </w:t>
      </w:r>
      <w:r>
        <w:t>套图纸及电子</w:t>
      </w:r>
      <w:r>
        <w:rPr>
          <w:rFonts w:hint="eastAsia"/>
        </w:rPr>
        <w:t>文件（含制作竣工图所用图纸</w:t>
      </w:r>
      <w:r>
        <w:rPr>
          <w:rFonts w:hint="eastAsia"/>
          <w:u w:val="single"/>
        </w:rPr>
        <w:t xml:space="preserve"> </w:t>
      </w:r>
      <w:r>
        <w:rPr>
          <w:u w:val="single"/>
        </w:rPr>
        <w:t>2</w:t>
      </w:r>
      <w:r>
        <w:rPr>
          <w:rFonts w:hint="eastAsia"/>
          <w:u w:val="single"/>
        </w:rPr>
        <w:t xml:space="preserve"> </w:t>
      </w:r>
      <w:r>
        <w:rPr>
          <w:rFonts w:hint="eastAsia"/>
        </w:rPr>
        <w:t>套）。</w:t>
      </w:r>
      <w:r>
        <w:t xml:space="preserve">                                               </w:t>
      </w:r>
    </w:p>
    <w:p w14:paraId="3D6DA602">
      <w:pPr>
        <w:pStyle w:val="51"/>
        <w:spacing w:after="0"/>
        <w:ind w:left="13" w:leftChars="6" w:firstLine="220" w:firstLineChars="92"/>
      </w:pPr>
      <w:r>
        <w:t>2.4.2 发包人对工程的保密要求和保密期限：</w:t>
      </w:r>
      <w:r>
        <w:rPr>
          <w:rFonts w:hint="eastAsia"/>
        </w:rPr>
        <w:t>承包人</w:t>
      </w:r>
      <w:r>
        <w:rPr>
          <w:rFonts w:hint="eastAsia"/>
          <w:u w:val="single"/>
        </w:rPr>
        <w:t>不得私自对外透露有关本工程的图纸和技术资料的内容，保密期限为无限期保密。</w:t>
      </w:r>
    </w:p>
    <w:p w14:paraId="0AE84DA4">
      <w:pPr>
        <w:pStyle w:val="51"/>
        <w:spacing w:after="0"/>
        <w:ind w:left="837" w:leftChars="113" w:hanging="600" w:hangingChars="250"/>
      </w:pPr>
      <w:r>
        <w:t>2.4.3 发包人向承包人提供图纸日期：</w:t>
      </w:r>
      <w:r>
        <w:rPr>
          <w:rFonts w:hint="eastAsia"/>
          <w:u w:val="single"/>
        </w:rPr>
        <w:t>按照图纸供应计划的时间提供图纸。</w:t>
      </w:r>
    </w:p>
    <w:p w14:paraId="7B344C1C">
      <w:pPr>
        <w:pStyle w:val="50"/>
        <w:numPr>
          <w:ilvl w:val="0"/>
          <w:numId w:val="0"/>
        </w:numPr>
        <w:spacing w:before="0" w:after="0" w:line="360" w:lineRule="auto"/>
        <w:rPr>
          <w:b w:val="0"/>
          <w:szCs w:val="24"/>
        </w:rPr>
      </w:pPr>
      <w:bookmarkStart w:id="63" w:name="_Toc89406020"/>
      <w:bookmarkStart w:id="64" w:name="_Toc78944664"/>
      <w:bookmarkStart w:id="65" w:name="_Toc122080350"/>
      <w:bookmarkStart w:id="66" w:name="_Toc6426853"/>
      <w:bookmarkStart w:id="67" w:name="_Toc8028387"/>
      <w:bookmarkStart w:id="68" w:name="_Toc168739621"/>
      <w:r>
        <w:rPr>
          <w:b w:val="0"/>
          <w:szCs w:val="24"/>
        </w:rPr>
        <w:t>2.5 工</w:t>
      </w:r>
      <w:bookmarkEnd w:id="63"/>
      <w:bookmarkEnd w:id="64"/>
      <w:r>
        <w:rPr>
          <w:b w:val="0"/>
          <w:szCs w:val="24"/>
        </w:rPr>
        <w:t>程</w:t>
      </w:r>
      <w:bookmarkEnd w:id="65"/>
      <w:r>
        <w:rPr>
          <w:b w:val="0"/>
          <w:szCs w:val="24"/>
        </w:rPr>
        <w:t>指令</w:t>
      </w:r>
      <w:bookmarkEnd w:id="66"/>
      <w:bookmarkEnd w:id="67"/>
      <w:bookmarkEnd w:id="68"/>
    </w:p>
    <w:p w14:paraId="06309B03">
      <w:pPr>
        <w:tabs>
          <w:tab w:val="left" w:pos="2145"/>
        </w:tabs>
        <w:spacing w:line="360" w:lineRule="auto"/>
        <w:ind w:firstLine="360" w:firstLineChars="150"/>
        <w:rPr>
          <w:sz w:val="24"/>
        </w:rPr>
      </w:pPr>
      <w:r>
        <w:rPr>
          <w:sz w:val="24"/>
        </w:rPr>
        <w:t>2.5.1 发包人代表的指令、通知由其本人签字后，以书面形式交给承包人代表，承包人项目经理或其指定收文人在收发台</w:t>
      </w:r>
      <w:r>
        <w:rPr>
          <w:rFonts w:hint="eastAsia"/>
          <w:sz w:val="24"/>
        </w:rPr>
        <w:t>账上</w:t>
      </w:r>
      <w:r>
        <w:rPr>
          <w:sz w:val="24"/>
        </w:rPr>
        <w:t>签署姓名和时间后生效，承包人不得借故拒收发包人的任何文件，否则承包人承担由此引起的责任，并向发包人支付违约金1000元/次。</w:t>
      </w:r>
    </w:p>
    <w:p w14:paraId="23B06A8C">
      <w:pPr>
        <w:tabs>
          <w:tab w:val="left" w:pos="2145"/>
        </w:tabs>
        <w:spacing w:line="360" w:lineRule="auto"/>
        <w:ind w:firstLine="360" w:firstLineChars="150"/>
        <w:rPr>
          <w:sz w:val="24"/>
        </w:rPr>
      </w:pPr>
      <w:r>
        <w:rPr>
          <w:sz w:val="24"/>
        </w:rPr>
        <w:t>2.5.2在紧急情况下，发包人代表要求承包人立即执行指令或承包人虽有异议，但发包人代表仍决定执行的指令，承包人应予执行。</w:t>
      </w:r>
    </w:p>
    <w:p w14:paraId="7C7DC7D7">
      <w:pPr>
        <w:spacing w:line="360" w:lineRule="auto"/>
        <w:ind w:firstLine="360" w:firstLineChars="150"/>
        <w:rPr>
          <w:sz w:val="24"/>
        </w:rPr>
      </w:pPr>
      <w:r>
        <w:rPr>
          <w:sz w:val="24"/>
        </w:rPr>
        <w:t>2.5.3发包人代表按合同约定及时向承包人提供所需指令、批文、图纸并履行</w:t>
      </w:r>
      <w:r>
        <w:rPr>
          <w:rFonts w:hint="eastAsia"/>
          <w:sz w:val="24"/>
        </w:rPr>
        <w:t>其他约定</w:t>
      </w:r>
      <w:r>
        <w:rPr>
          <w:sz w:val="24"/>
        </w:rPr>
        <w:t>的义务。</w:t>
      </w:r>
    </w:p>
    <w:p w14:paraId="28703EFC">
      <w:pPr>
        <w:pStyle w:val="4"/>
        <w:spacing w:before="0" w:after="0" w:line="360" w:lineRule="auto"/>
        <w:rPr>
          <w:sz w:val="24"/>
          <w:szCs w:val="24"/>
        </w:rPr>
      </w:pPr>
      <w:bookmarkStart w:id="69" w:name="_Toc8028388"/>
      <w:bookmarkStart w:id="70" w:name="_Toc6426854"/>
      <w:bookmarkStart w:id="71" w:name="_Toc89406021"/>
      <w:bookmarkStart w:id="72" w:name="_Toc122080351"/>
      <w:bookmarkStart w:id="73" w:name="_Toc168739622"/>
      <w:bookmarkStart w:id="74" w:name="_Toc78944665"/>
      <w:r>
        <w:rPr>
          <w:b/>
          <w:sz w:val="24"/>
          <w:szCs w:val="24"/>
        </w:rPr>
        <w:t>3</w:t>
      </w:r>
      <w:r>
        <w:rPr>
          <w:rFonts w:hint="eastAsia"/>
          <w:b/>
          <w:sz w:val="24"/>
          <w:szCs w:val="24"/>
        </w:rPr>
        <w:t>、发包人</w:t>
      </w:r>
      <w:bookmarkEnd w:id="69"/>
      <w:bookmarkEnd w:id="70"/>
      <w:bookmarkEnd w:id="71"/>
      <w:bookmarkEnd w:id="72"/>
      <w:bookmarkEnd w:id="73"/>
      <w:bookmarkEnd w:id="74"/>
    </w:p>
    <w:p w14:paraId="6541A05C">
      <w:pPr>
        <w:pStyle w:val="50"/>
        <w:numPr>
          <w:ilvl w:val="0"/>
          <w:numId w:val="0"/>
        </w:numPr>
        <w:spacing w:before="0" w:after="0" w:line="360" w:lineRule="auto"/>
        <w:rPr>
          <w:b w:val="0"/>
          <w:szCs w:val="24"/>
        </w:rPr>
      </w:pPr>
      <w:bookmarkStart w:id="75" w:name="_Toc78944666"/>
      <w:bookmarkStart w:id="76" w:name="_Toc168739623"/>
      <w:bookmarkStart w:id="77" w:name="_Toc6426855"/>
      <w:bookmarkStart w:id="78" w:name="_Toc89406022"/>
      <w:bookmarkStart w:id="79" w:name="_Toc122080352"/>
      <w:bookmarkStart w:id="80" w:name="_Toc8028389"/>
      <w:r>
        <w:rPr>
          <w:b w:val="0"/>
          <w:szCs w:val="24"/>
        </w:rPr>
        <w:t>3.1 发包人代表及现场人员</w:t>
      </w:r>
      <w:bookmarkEnd w:id="75"/>
      <w:bookmarkEnd w:id="76"/>
      <w:bookmarkEnd w:id="77"/>
      <w:bookmarkEnd w:id="78"/>
      <w:bookmarkEnd w:id="79"/>
      <w:bookmarkEnd w:id="80"/>
    </w:p>
    <w:p w14:paraId="606878A0">
      <w:pPr>
        <w:spacing w:line="360" w:lineRule="auto"/>
        <w:ind w:firstLine="360" w:firstLineChars="150"/>
        <w:rPr>
          <w:sz w:val="24"/>
        </w:rPr>
      </w:pPr>
      <w:r>
        <w:rPr>
          <w:sz w:val="24"/>
        </w:rPr>
        <w:t>3.1.1 发包人代表的姓名：</w:t>
      </w:r>
      <w:r>
        <w:rPr>
          <w:sz w:val="24"/>
          <w:u w:val="single"/>
        </w:rPr>
        <w:t xml:space="preserve">  </w:t>
      </w:r>
      <w:r>
        <w:rPr>
          <w:rFonts w:hint="eastAsia"/>
          <w:sz w:val="24"/>
          <w:u w:val="single"/>
        </w:rPr>
        <w:t>王逢运</w:t>
      </w:r>
      <w:r>
        <w:rPr>
          <w:sz w:val="24"/>
          <w:u w:val="single"/>
        </w:rPr>
        <w:t xml:space="preserve">     </w:t>
      </w:r>
      <w:r>
        <w:rPr>
          <w:sz w:val="24"/>
        </w:rPr>
        <w:t xml:space="preserve"> ，联系电话：</w:t>
      </w:r>
      <w:r>
        <w:rPr>
          <w:sz w:val="24"/>
          <w:u w:val="single"/>
        </w:rPr>
        <w:t xml:space="preserve">   </w:t>
      </w:r>
      <w:r>
        <w:rPr>
          <w:rFonts w:hint="eastAsia"/>
          <w:sz w:val="24"/>
          <w:u w:val="single"/>
        </w:rPr>
        <w:t>13884997850</w:t>
      </w:r>
      <w:r>
        <w:rPr>
          <w:sz w:val="24"/>
          <w:u w:val="single"/>
        </w:rPr>
        <w:t xml:space="preserve">     </w:t>
      </w:r>
      <w:r>
        <w:rPr>
          <w:sz w:val="24"/>
        </w:rPr>
        <w:t>。</w:t>
      </w:r>
    </w:p>
    <w:p w14:paraId="75250F52">
      <w:pPr>
        <w:pStyle w:val="50"/>
        <w:numPr>
          <w:ilvl w:val="0"/>
          <w:numId w:val="0"/>
        </w:numPr>
        <w:spacing w:before="0" w:after="0" w:line="360" w:lineRule="auto"/>
        <w:rPr>
          <w:b w:val="0"/>
          <w:szCs w:val="24"/>
        </w:rPr>
      </w:pPr>
      <w:bookmarkStart w:id="81" w:name="_Toc122080353"/>
      <w:bookmarkStart w:id="82" w:name="_Toc6426856"/>
      <w:bookmarkStart w:id="83" w:name="_Toc78944668"/>
      <w:bookmarkStart w:id="84" w:name="_Toc89406024"/>
      <w:bookmarkStart w:id="85" w:name="_Toc168739624"/>
      <w:bookmarkStart w:id="86" w:name="_Toc8028390"/>
      <w:r>
        <w:rPr>
          <w:b w:val="0"/>
          <w:szCs w:val="24"/>
        </w:rPr>
        <w:t xml:space="preserve">3.2 </w:t>
      </w:r>
      <w:r>
        <w:rPr>
          <w:rFonts w:hint="eastAsia"/>
          <w:b w:val="0"/>
          <w:szCs w:val="24"/>
        </w:rPr>
        <w:t>发包人</w:t>
      </w:r>
      <w:bookmarkEnd w:id="81"/>
      <w:bookmarkEnd w:id="82"/>
      <w:bookmarkEnd w:id="83"/>
      <w:bookmarkEnd w:id="84"/>
      <w:bookmarkEnd w:id="85"/>
      <w:r>
        <w:rPr>
          <w:rFonts w:hint="eastAsia"/>
          <w:b w:val="0"/>
          <w:szCs w:val="24"/>
        </w:rPr>
        <w:t>的工作内容和责任、义务</w:t>
      </w:r>
      <w:bookmarkEnd w:id="86"/>
    </w:p>
    <w:p w14:paraId="6BA1F449">
      <w:pPr>
        <w:spacing w:line="360" w:lineRule="auto"/>
        <w:ind w:firstLine="360" w:firstLineChars="150"/>
        <w:rPr>
          <w:sz w:val="24"/>
          <w:u w:val="single"/>
        </w:rPr>
      </w:pPr>
      <w:r>
        <w:rPr>
          <w:sz w:val="24"/>
        </w:rPr>
        <w:t>3.2.1发包人提供的技术、经济资料：</w:t>
      </w:r>
      <w:r>
        <w:rPr>
          <w:sz w:val="24"/>
          <w:u w:val="single"/>
        </w:rPr>
        <w:t xml:space="preserve">      /         </w:t>
      </w:r>
    </w:p>
    <w:p w14:paraId="5D8AF0BA">
      <w:pPr>
        <w:spacing w:line="360" w:lineRule="auto"/>
        <w:ind w:firstLine="360" w:firstLineChars="150"/>
        <w:rPr>
          <w:sz w:val="24"/>
          <w:u w:val="single"/>
        </w:rPr>
      </w:pPr>
      <w:r>
        <w:rPr>
          <w:sz w:val="24"/>
        </w:rPr>
        <w:t>3.2.</w:t>
      </w:r>
      <w:r>
        <w:rPr>
          <w:rFonts w:hint="eastAsia"/>
          <w:sz w:val="24"/>
        </w:rPr>
        <w:t>2</w:t>
      </w:r>
      <w:r>
        <w:rPr>
          <w:sz w:val="24"/>
        </w:rPr>
        <w:t>发包人应做的其他工作：</w:t>
      </w:r>
      <w:r>
        <w:rPr>
          <w:sz w:val="24"/>
          <w:u w:val="single"/>
        </w:rPr>
        <w:t xml:space="preserve">        /         </w:t>
      </w:r>
    </w:p>
    <w:p w14:paraId="0BBAE6FF">
      <w:pPr>
        <w:pStyle w:val="4"/>
        <w:tabs>
          <w:tab w:val="left" w:pos="1080"/>
        </w:tabs>
        <w:spacing w:before="0" w:after="0" w:line="360" w:lineRule="auto"/>
        <w:rPr>
          <w:b/>
          <w:sz w:val="24"/>
          <w:szCs w:val="24"/>
        </w:rPr>
      </w:pPr>
      <w:bookmarkStart w:id="87" w:name="_Toc78944675"/>
      <w:bookmarkStart w:id="88" w:name="_Toc89406031"/>
      <w:bookmarkStart w:id="89" w:name="_Toc122080354"/>
      <w:bookmarkStart w:id="90" w:name="_Toc8028391"/>
      <w:bookmarkStart w:id="91" w:name="_Toc168739625"/>
      <w:bookmarkStart w:id="92" w:name="_Toc6426857"/>
      <w:r>
        <w:rPr>
          <w:b/>
          <w:sz w:val="24"/>
          <w:szCs w:val="24"/>
        </w:rPr>
        <w:t>4、监理</w:t>
      </w:r>
      <w:bookmarkEnd w:id="87"/>
      <w:bookmarkEnd w:id="88"/>
      <w:r>
        <w:rPr>
          <w:b/>
          <w:sz w:val="24"/>
          <w:szCs w:val="24"/>
        </w:rPr>
        <w:t>方</w:t>
      </w:r>
      <w:bookmarkEnd w:id="89"/>
      <w:bookmarkEnd w:id="90"/>
      <w:bookmarkEnd w:id="91"/>
      <w:bookmarkEnd w:id="92"/>
    </w:p>
    <w:p w14:paraId="0EE86294">
      <w:pPr>
        <w:pStyle w:val="50"/>
        <w:numPr>
          <w:ilvl w:val="0"/>
          <w:numId w:val="0"/>
        </w:numPr>
        <w:spacing w:before="0" w:after="0" w:line="360" w:lineRule="auto"/>
        <w:rPr>
          <w:b w:val="0"/>
          <w:szCs w:val="24"/>
        </w:rPr>
      </w:pPr>
      <w:bookmarkStart w:id="93" w:name="_Toc6426858"/>
      <w:bookmarkStart w:id="94" w:name="_Toc78944676"/>
      <w:bookmarkStart w:id="95" w:name="_Toc122080355"/>
      <w:bookmarkStart w:id="96" w:name="_Toc8028392"/>
      <w:bookmarkStart w:id="97" w:name="_Toc89406032"/>
      <w:bookmarkStart w:id="98" w:name="_Toc168739626"/>
      <w:r>
        <w:rPr>
          <w:b w:val="0"/>
          <w:szCs w:val="24"/>
        </w:rPr>
        <w:t xml:space="preserve">4.1 </w:t>
      </w:r>
      <w:r>
        <w:rPr>
          <w:rFonts w:hint="eastAsia"/>
          <w:b w:val="0"/>
          <w:szCs w:val="24"/>
        </w:rPr>
        <w:t>监理工程师</w:t>
      </w:r>
      <w:bookmarkEnd w:id="93"/>
      <w:bookmarkEnd w:id="94"/>
      <w:bookmarkEnd w:id="95"/>
      <w:bookmarkEnd w:id="96"/>
      <w:bookmarkEnd w:id="97"/>
      <w:bookmarkEnd w:id="98"/>
    </w:p>
    <w:p w14:paraId="30E39841">
      <w:pPr>
        <w:spacing w:line="360" w:lineRule="auto"/>
        <w:ind w:firstLine="360" w:firstLineChars="150"/>
        <w:rPr>
          <w:sz w:val="24"/>
          <w:u w:val="single"/>
        </w:rPr>
      </w:pPr>
      <w:bookmarkStart w:id="99" w:name="_Toc89406034"/>
      <w:bookmarkStart w:id="100" w:name="_Toc122080356"/>
      <w:bookmarkStart w:id="101" w:name="_Toc78944678"/>
      <w:bookmarkStart w:id="102" w:name="_Toc168739627"/>
      <w:r>
        <w:rPr>
          <w:sz w:val="24"/>
        </w:rPr>
        <w:t>4.1.1发包人委托的工程监理公司为：同</w:t>
      </w:r>
      <w:r>
        <w:rPr>
          <w:rFonts w:hint="eastAsia"/>
          <w:sz w:val="24"/>
        </w:rPr>
        <w:t>专用条款</w:t>
      </w:r>
      <w:r>
        <w:rPr>
          <w:sz w:val="24"/>
        </w:rPr>
        <w:t>1.1</w:t>
      </w:r>
      <w:r>
        <w:rPr>
          <w:rFonts w:hint="eastAsia"/>
          <w:sz w:val="24"/>
        </w:rPr>
        <w:t>条</w:t>
      </w:r>
    </w:p>
    <w:p w14:paraId="3D750CA9">
      <w:pPr>
        <w:spacing w:line="360" w:lineRule="auto"/>
        <w:ind w:firstLine="388" w:firstLineChars="162"/>
        <w:rPr>
          <w:sz w:val="24"/>
        </w:rPr>
      </w:pPr>
      <w:r>
        <w:rPr>
          <w:sz w:val="24"/>
        </w:rPr>
        <w:t>发包人指定总监姓名：</w:t>
      </w:r>
      <w:r>
        <w:rPr>
          <w:sz w:val="24"/>
          <w:u w:val="single"/>
        </w:rPr>
        <w:t xml:space="preserve"> </w:t>
      </w:r>
      <w:r>
        <w:rPr>
          <w:rFonts w:hint="eastAsia"/>
          <w:sz w:val="24"/>
          <w:u w:val="single"/>
        </w:rPr>
        <w:t>张德成</w:t>
      </w:r>
      <w:r>
        <w:rPr>
          <w:sz w:val="24"/>
          <w:u w:val="single"/>
        </w:rPr>
        <w:t xml:space="preserve">    </w:t>
      </w:r>
      <w:r>
        <w:rPr>
          <w:sz w:val="24"/>
        </w:rPr>
        <w:t>，联系电话：</w:t>
      </w:r>
      <w:r>
        <w:rPr>
          <w:sz w:val="24"/>
          <w:u w:val="single"/>
        </w:rPr>
        <w:t xml:space="preserve"> </w:t>
      </w:r>
      <w:r>
        <w:rPr>
          <w:rFonts w:hint="eastAsia"/>
          <w:sz w:val="24"/>
          <w:u w:val="single"/>
        </w:rPr>
        <w:t>133 8649 0108</w:t>
      </w:r>
      <w:r>
        <w:rPr>
          <w:sz w:val="24"/>
          <w:u w:val="single"/>
        </w:rPr>
        <w:t xml:space="preserve"> </w:t>
      </w:r>
      <w:r>
        <w:rPr>
          <w:sz w:val="24"/>
        </w:rPr>
        <w:t>。</w:t>
      </w:r>
    </w:p>
    <w:p w14:paraId="74A9EC08">
      <w:pPr>
        <w:pStyle w:val="50"/>
        <w:numPr>
          <w:ilvl w:val="0"/>
          <w:numId w:val="0"/>
        </w:numPr>
        <w:spacing w:before="0" w:after="0" w:line="360" w:lineRule="auto"/>
        <w:rPr>
          <w:b w:val="0"/>
          <w:szCs w:val="24"/>
        </w:rPr>
      </w:pPr>
      <w:bookmarkStart w:id="103" w:name="_Toc6426859"/>
      <w:bookmarkStart w:id="104" w:name="_Toc8028393"/>
      <w:r>
        <w:rPr>
          <w:b w:val="0"/>
          <w:szCs w:val="24"/>
        </w:rPr>
        <w:t xml:space="preserve">4.2 </w:t>
      </w:r>
      <w:r>
        <w:rPr>
          <w:rFonts w:hint="eastAsia"/>
          <w:b w:val="0"/>
          <w:szCs w:val="24"/>
        </w:rPr>
        <w:t>监理工程师</w:t>
      </w:r>
      <w:bookmarkEnd w:id="99"/>
      <w:bookmarkEnd w:id="100"/>
      <w:bookmarkEnd w:id="101"/>
      <w:bookmarkEnd w:id="102"/>
      <w:bookmarkEnd w:id="103"/>
      <w:r>
        <w:rPr>
          <w:rFonts w:hint="eastAsia"/>
          <w:b w:val="0"/>
          <w:szCs w:val="24"/>
        </w:rPr>
        <w:t>的职责</w:t>
      </w:r>
      <w:bookmarkEnd w:id="104"/>
    </w:p>
    <w:p w14:paraId="094ED812">
      <w:pPr>
        <w:tabs>
          <w:tab w:val="left" w:pos="2145"/>
        </w:tabs>
        <w:spacing w:line="360" w:lineRule="auto"/>
        <w:ind w:firstLine="360" w:firstLineChars="150"/>
        <w:rPr>
          <w:sz w:val="24"/>
        </w:rPr>
      </w:pPr>
      <w:r>
        <w:rPr>
          <w:rFonts w:hint="eastAsia"/>
          <w:sz w:val="24"/>
        </w:rPr>
        <w:t>4.2.1</w:t>
      </w:r>
      <w:r>
        <w:rPr>
          <w:sz w:val="24"/>
        </w:rPr>
        <w:t>发包人授予监理职权范围内指令承包人必须执行。承包人应接受监理对本工程质量监督、进度控制、设计变更和现场签证的审核、工程进度款的</w:t>
      </w:r>
      <w:r>
        <w:rPr>
          <w:rFonts w:hint="eastAsia"/>
          <w:sz w:val="24"/>
        </w:rPr>
        <w:t>初审</w:t>
      </w:r>
      <w:r>
        <w:rPr>
          <w:sz w:val="24"/>
        </w:rPr>
        <w:t>、工程例会的组织及其他监理工作，参加监理组织的协调会，服从</w:t>
      </w:r>
      <w:r>
        <w:rPr>
          <w:rFonts w:hint="eastAsia"/>
          <w:sz w:val="24"/>
        </w:rPr>
        <w:t>监理工程师</w:t>
      </w:r>
      <w:r>
        <w:rPr>
          <w:sz w:val="24"/>
        </w:rPr>
        <w:t>指示和管理。如有违约行为，按本</w:t>
      </w:r>
      <w:r>
        <w:rPr>
          <w:rFonts w:hint="eastAsia"/>
          <w:sz w:val="24"/>
        </w:rPr>
        <w:t>合同</w:t>
      </w:r>
      <w:r>
        <w:rPr>
          <w:sz w:val="24"/>
        </w:rPr>
        <w:t>进行处罚。</w:t>
      </w:r>
    </w:p>
    <w:p w14:paraId="0CAD1528">
      <w:pPr>
        <w:tabs>
          <w:tab w:val="left" w:pos="2145"/>
        </w:tabs>
        <w:spacing w:line="360" w:lineRule="auto"/>
        <w:ind w:firstLine="360" w:firstLineChars="150"/>
        <w:rPr>
          <w:sz w:val="24"/>
        </w:rPr>
      </w:pPr>
      <w:r>
        <w:rPr>
          <w:rFonts w:hint="eastAsia"/>
          <w:sz w:val="24"/>
        </w:rPr>
        <w:t>4.2.2</w:t>
      </w:r>
      <w:r>
        <w:rPr>
          <w:sz w:val="24"/>
        </w:rPr>
        <w:t>承包人必须在</w:t>
      </w:r>
      <w:r>
        <w:rPr>
          <w:rFonts w:hint="eastAsia"/>
          <w:sz w:val="24"/>
        </w:rPr>
        <w:t>规范</w:t>
      </w:r>
      <w:r>
        <w:rPr>
          <w:sz w:val="24"/>
        </w:rPr>
        <w:t>要求的时间内完整地完成规范要求各类工程报验，含材料、检验批、施工方案等，如逾期不报（含申报资料不全）。监理有权在规范要求时间截止后24小时内提出给予承包人500-2000元/项处罚，并要求承包人在规定时间内完成补报，补报逾期加倍处罚，并</w:t>
      </w:r>
      <w:r>
        <w:rPr>
          <w:rFonts w:hint="eastAsia"/>
          <w:sz w:val="24"/>
        </w:rPr>
        <w:t>依此类推</w:t>
      </w:r>
      <w:r>
        <w:rPr>
          <w:sz w:val="24"/>
        </w:rPr>
        <w:t>。此罚款</w:t>
      </w:r>
      <w:r>
        <w:rPr>
          <w:rFonts w:hint="eastAsia"/>
          <w:sz w:val="24"/>
        </w:rPr>
        <w:t>通知经</w:t>
      </w:r>
      <w:r>
        <w:rPr>
          <w:sz w:val="24"/>
        </w:rPr>
        <w:t>发包人签字认可后生效。</w:t>
      </w:r>
    </w:p>
    <w:p w14:paraId="35B2EA97">
      <w:pPr>
        <w:pStyle w:val="4"/>
        <w:spacing w:before="0" w:after="0" w:line="360" w:lineRule="auto"/>
        <w:rPr>
          <w:b/>
          <w:sz w:val="24"/>
          <w:szCs w:val="24"/>
        </w:rPr>
      </w:pPr>
      <w:bookmarkStart w:id="105" w:name="_Toc8028394"/>
      <w:bookmarkStart w:id="106" w:name="_Toc78944670"/>
      <w:bookmarkStart w:id="107" w:name="_Toc89406026"/>
      <w:bookmarkStart w:id="108" w:name="_Toc122080357"/>
      <w:bookmarkStart w:id="109" w:name="_Toc6426860"/>
      <w:bookmarkStart w:id="110" w:name="_Toc168739628"/>
      <w:r>
        <w:rPr>
          <w:b/>
          <w:sz w:val="24"/>
          <w:szCs w:val="24"/>
        </w:rPr>
        <w:t>5</w:t>
      </w:r>
      <w:r>
        <w:rPr>
          <w:rFonts w:hint="eastAsia"/>
          <w:b/>
          <w:sz w:val="24"/>
          <w:szCs w:val="24"/>
        </w:rPr>
        <w:t>、承包人（乙方）</w:t>
      </w:r>
      <w:bookmarkEnd w:id="105"/>
      <w:bookmarkEnd w:id="106"/>
      <w:bookmarkEnd w:id="107"/>
      <w:bookmarkEnd w:id="108"/>
      <w:bookmarkEnd w:id="109"/>
      <w:bookmarkEnd w:id="110"/>
    </w:p>
    <w:p w14:paraId="2F371F0F">
      <w:pPr>
        <w:pStyle w:val="50"/>
        <w:numPr>
          <w:ilvl w:val="0"/>
          <w:numId w:val="0"/>
        </w:numPr>
        <w:spacing w:before="0" w:after="0" w:line="360" w:lineRule="auto"/>
        <w:rPr>
          <w:b w:val="0"/>
          <w:szCs w:val="24"/>
        </w:rPr>
      </w:pPr>
      <w:bookmarkStart w:id="111" w:name="_Toc168739629"/>
      <w:bookmarkStart w:id="112" w:name="_Toc89406027"/>
      <w:bookmarkStart w:id="113" w:name="_Toc8028395"/>
      <w:bookmarkStart w:id="114" w:name="_Toc6426861"/>
      <w:bookmarkStart w:id="115" w:name="_Toc78944671"/>
      <w:bookmarkStart w:id="116" w:name="_Toc122080358"/>
      <w:r>
        <w:rPr>
          <w:b w:val="0"/>
          <w:szCs w:val="24"/>
        </w:rPr>
        <w:t>5.1 承包人代表及现场人员</w:t>
      </w:r>
      <w:bookmarkEnd w:id="111"/>
      <w:bookmarkEnd w:id="112"/>
      <w:bookmarkEnd w:id="113"/>
      <w:bookmarkEnd w:id="114"/>
      <w:bookmarkEnd w:id="115"/>
      <w:bookmarkEnd w:id="116"/>
    </w:p>
    <w:p w14:paraId="2B50AEA7">
      <w:pPr>
        <w:pStyle w:val="51"/>
        <w:spacing w:after="0"/>
        <w:ind w:left="29" w:leftChars="14" w:firstLine="280" w:firstLineChars="117"/>
        <w:rPr>
          <w:highlight w:val="none"/>
        </w:rPr>
      </w:pPr>
      <w:commentRangeStart w:id="2"/>
      <w:r>
        <w:rPr>
          <w:highlight w:val="none"/>
        </w:rPr>
        <w:t>5.1.1承包人代表（项目经理）姓名：</w:t>
      </w:r>
      <w:r>
        <w:rPr>
          <w:highlight w:val="none"/>
          <w:u w:val="single"/>
        </w:rPr>
        <w:t xml:space="preserve">   </w:t>
      </w:r>
      <w:r>
        <w:rPr>
          <w:rFonts w:hint="eastAsia"/>
          <w:highlight w:val="none"/>
          <w:u w:val="single"/>
        </w:rPr>
        <w:t>王锐</w:t>
      </w:r>
      <w:r>
        <w:rPr>
          <w:highlight w:val="none"/>
          <w:u w:val="single"/>
        </w:rPr>
        <w:t xml:space="preserve">     </w:t>
      </w:r>
      <w:r>
        <w:rPr>
          <w:highlight w:val="none"/>
        </w:rPr>
        <w:t>，</w:t>
      </w:r>
      <w:r>
        <w:rPr>
          <w:rFonts w:hint="eastAsia"/>
          <w:highlight w:val="none"/>
        </w:rPr>
        <w:t>身份证号码：</w:t>
      </w:r>
      <w:r>
        <w:rPr>
          <w:rFonts w:hint="eastAsia"/>
          <w:highlight w:val="none"/>
          <w:u w:val="single"/>
        </w:rPr>
        <w:t xml:space="preserve">  410183198704132036 </w:t>
      </w:r>
      <w:r>
        <w:rPr>
          <w:rFonts w:hint="eastAsia"/>
          <w:highlight w:val="none"/>
        </w:rPr>
        <w:t>。</w:t>
      </w:r>
      <w:r>
        <w:rPr>
          <w:highlight w:val="none"/>
        </w:rPr>
        <w:t>联系电话：</w:t>
      </w:r>
      <w:r>
        <w:rPr>
          <w:highlight w:val="none"/>
          <w:u w:val="single"/>
        </w:rPr>
        <w:t xml:space="preserve"> </w:t>
      </w:r>
      <w:r>
        <w:rPr>
          <w:rFonts w:hint="eastAsia"/>
          <w:highlight w:val="none"/>
          <w:u w:val="single"/>
        </w:rPr>
        <w:t xml:space="preserve">13455110510，邮箱      85152652@qq.com   </w:t>
      </w:r>
      <w:r>
        <w:rPr>
          <w:highlight w:val="none"/>
        </w:rPr>
        <w:t xml:space="preserve">。 </w:t>
      </w:r>
      <w:commentRangeEnd w:id="2"/>
      <w:r>
        <w:commentReference w:id="2"/>
      </w:r>
    </w:p>
    <w:p w14:paraId="3C1822BE">
      <w:pPr>
        <w:pStyle w:val="51"/>
        <w:spacing w:after="0"/>
        <w:ind w:left="-2" w:leftChars="-1" w:firstLine="360" w:firstLineChars="150"/>
      </w:pPr>
      <w:r>
        <w:rPr>
          <w:rFonts w:hint="eastAsia"/>
        </w:rPr>
        <w:t>5.1.2未经</w:t>
      </w:r>
      <w:r>
        <w:t>发包人的事前书面同意，</w:t>
      </w:r>
      <w:r>
        <w:rPr>
          <w:rFonts w:hint="eastAsia"/>
        </w:rPr>
        <w:t>如</w:t>
      </w:r>
      <w:r>
        <w:t>承包人更换承包人代表、项目经理、主要技术负责人，视为承包人违约，承包人</w:t>
      </w:r>
      <w:r>
        <w:rPr>
          <w:rFonts w:hint="eastAsia"/>
        </w:rPr>
        <w:t>须</w:t>
      </w:r>
      <w:r>
        <w:t>为此向发包人支付人民币</w:t>
      </w:r>
      <w:r>
        <w:rPr>
          <w:rFonts w:hint="eastAsia"/>
          <w:u w:val="single"/>
        </w:rPr>
        <w:t xml:space="preserve"> 贰 </w:t>
      </w:r>
      <w:r>
        <w:t>万元的违约金。</w:t>
      </w:r>
    </w:p>
    <w:p w14:paraId="52981CAB">
      <w:pPr>
        <w:pStyle w:val="51"/>
        <w:spacing w:after="0"/>
        <w:ind w:left="-2" w:leftChars="-1" w:firstLine="360" w:firstLineChars="150"/>
        <w:rPr>
          <w:u w:val="single"/>
        </w:rPr>
      </w:pPr>
      <w:r>
        <w:rPr>
          <w:rFonts w:hint="eastAsia"/>
        </w:rPr>
        <w:t>5.1.3在</w:t>
      </w:r>
      <w:r>
        <w:t>发包人</w:t>
      </w:r>
      <w:r>
        <w:rPr>
          <w:rFonts w:hint="eastAsia"/>
        </w:rPr>
        <w:t>发出要求更换不合格或不称职人员指令后</w:t>
      </w:r>
      <w:r>
        <w:t>，承包人</w:t>
      </w:r>
      <w:r>
        <w:rPr>
          <w:rFonts w:hint="eastAsia"/>
        </w:rPr>
        <w:t>须及时</w:t>
      </w:r>
      <w:r>
        <w:t>更换，</w:t>
      </w:r>
      <w:r>
        <w:rPr>
          <w:rFonts w:hint="eastAsia"/>
        </w:rPr>
        <w:t>更换后的人员逾期未到岗</w:t>
      </w:r>
      <w:r>
        <w:t>视为承包人违约，承包人为此向发包人支付人民币</w:t>
      </w:r>
      <w:r>
        <w:rPr>
          <w:rFonts w:hint="eastAsia"/>
          <w:u w:val="single"/>
        </w:rPr>
        <w:t xml:space="preserve"> 壹 </w:t>
      </w:r>
      <w:r>
        <w:t>万元</w:t>
      </w:r>
      <w:r>
        <w:rPr>
          <w:rFonts w:hint="eastAsia"/>
        </w:rPr>
        <w:t>/次</w:t>
      </w:r>
      <w:r>
        <w:t>的违约金。</w:t>
      </w:r>
    </w:p>
    <w:p w14:paraId="7509DEEE">
      <w:pPr>
        <w:pStyle w:val="51"/>
        <w:spacing w:after="0"/>
        <w:ind w:left="-2" w:leftChars="-1" w:firstLine="360" w:firstLineChars="150"/>
      </w:pPr>
      <w:commentRangeStart w:id="3"/>
      <w:r>
        <w:t>5.1.</w:t>
      </w:r>
      <w:r>
        <w:rPr>
          <w:rFonts w:hint="eastAsia"/>
        </w:rPr>
        <w:t>4</w:t>
      </w:r>
      <w:r>
        <w:t>承包人代表、项目经理每周应保证在现场的工作时间不少于</w:t>
      </w:r>
      <w:r>
        <w:rPr>
          <w:u w:val="single"/>
        </w:rPr>
        <w:t xml:space="preserve"> </w:t>
      </w:r>
      <w:r>
        <w:rPr>
          <w:rFonts w:hint="eastAsia"/>
          <w:u w:val="single"/>
        </w:rPr>
        <w:t>6</w:t>
      </w:r>
      <w:r>
        <w:rPr>
          <w:u w:val="single"/>
        </w:rPr>
        <w:t xml:space="preserve"> </w:t>
      </w:r>
      <w:r>
        <w:t>天；项目其他主要管理人员每周应保证在现场的工作时间不少于</w:t>
      </w:r>
      <w:r>
        <w:rPr>
          <w:u w:val="single"/>
        </w:rPr>
        <w:t xml:space="preserve"> </w:t>
      </w:r>
      <w:r>
        <w:rPr>
          <w:rFonts w:hint="eastAsia"/>
          <w:u w:val="single"/>
        </w:rPr>
        <w:t>7</w:t>
      </w:r>
      <w:r>
        <w:t>天，未经发包人现场代表书面同意</w:t>
      </w:r>
      <w:r>
        <w:rPr>
          <w:rFonts w:hint="eastAsia"/>
        </w:rPr>
        <w:t>，</w:t>
      </w:r>
      <w:r>
        <w:t>主要工作人员每周少于上述工作天的</w:t>
      </w:r>
      <w:r>
        <w:rPr>
          <w:rFonts w:hint="eastAsia"/>
        </w:rPr>
        <w:t>，</w:t>
      </w:r>
      <w:r>
        <w:t>视为承包人违约，承包人为此向发包人支付每人每天人民币</w:t>
      </w:r>
      <w:r>
        <w:rPr>
          <w:rFonts w:hint="eastAsia"/>
          <w:u w:val="single"/>
        </w:rPr>
        <w:t xml:space="preserve"> 贰仟 </w:t>
      </w:r>
      <w:r>
        <w:t>元的违约金。</w:t>
      </w:r>
      <w:commentRangeEnd w:id="3"/>
      <w:r>
        <w:commentReference w:id="3"/>
      </w:r>
      <w:r>
        <w:rPr>
          <w:rFonts w:hint="eastAsia"/>
        </w:rPr>
        <w:t xml:space="preserve"> </w:t>
      </w:r>
    </w:p>
    <w:p w14:paraId="78FFFDA4">
      <w:pPr>
        <w:pStyle w:val="50"/>
        <w:numPr>
          <w:ilvl w:val="0"/>
          <w:numId w:val="0"/>
        </w:numPr>
        <w:spacing w:before="0" w:after="0" w:line="360" w:lineRule="auto"/>
        <w:rPr>
          <w:b w:val="0"/>
          <w:bCs w:val="0"/>
          <w:szCs w:val="24"/>
        </w:rPr>
      </w:pPr>
      <w:bookmarkStart w:id="117" w:name="_Toc122080359"/>
      <w:bookmarkStart w:id="118" w:name="_Toc78944673"/>
      <w:bookmarkStart w:id="119" w:name="_Toc89406029"/>
      <w:bookmarkStart w:id="120" w:name="_Toc168739630"/>
      <w:bookmarkStart w:id="121" w:name="_Toc6426862"/>
      <w:bookmarkStart w:id="122" w:name="_Toc8028396"/>
      <w:r>
        <w:rPr>
          <w:b w:val="0"/>
          <w:bCs w:val="0"/>
          <w:szCs w:val="24"/>
        </w:rPr>
        <w:t>5.2 承包人</w:t>
      </w:r>
      <w:bookmarkEnd w:id="117"/>
      <w:bookmarkEnd w:id="118"/>
      <w:bookmarkEnd w:id="119"/>
      <w:bookmarkEnd w:id="120"/>
      <w:r>
        <w:rPr>
          <w:rFonts w:hint="eastAsia"/>
          <w:b w:val="0"/>
          <w:szCs w:val="24"/>
        </w:rPr>
        <w:t>的责任和义务</w:t>
      </w:r>
      <w:bookmarkEnd w:id="121"/>
      <w:bookmarkEnd w:id="122"/>
    </w:p>
    <w:p w14:paraId="2C7DCB24">
      <w:pPr>
        <w:pStyle w:val="51"/>
        <w:spacing w:after="0"/>
        <w:ind w:firstLine="360" w:firstLineChars="150"/>
      </w:pPr>
      <w:r>
        <w:t>5.2.</w:t>
      </w:r>
      <w:r>
        <w:rPr>
          <w:rFonts w:hint="eastAsia"/>
        </w:rPr>
        <w:t>1</w:t>
      </w:r>
      <w:r>
        <w:t xml:space="preserve"> 承包人应完成的工作</w:t>
      </w:r>
      <w:r>
        <w:rPr>
          <w:rFonts w:hint="eastAsia"/>
        </w:rPr>
        <w:t>包括图纸和答疑所包含的所有明示内容，包括不限于承包范围、工程规范、措施费报价说明等合同约定的所有工作内容。</w:t>
      </w:r>
    </w:p>
    <w:p w14:paraId="07B6BFDF">
      <w:pPr>
        <w:pStyle w:val="50"/>
        <w:numPr>
          <w:ilvl w:val="0"/>
          <w:numId w:val="0"/>
        </w:numPr>
        <w:spacing w:before="0" w:after="0" w:line="360" w:lineRule="auto"/>
      </w:pPr>
      <w:r>
        <w:rPr>
          <w:rFonts w:hint="eastAsia"/>
          <w:b w:val="0"/>
          <w:bCs w:val="0"/>
          <w:szCs w:val="24"/>
        </w:rPr>
        <w:t>5.3承包人与总承包人工作</w:t>
      </w:r>
    </w:p>
    <w:p w14:paraId="67A45499">
      <w:pPr>
        <w:pStyle w:val="51"/>
        <w:spacing w:after="0"/>
        <w:ind w:firstLine="360" w:firstLineChars="150"/>
      </w:pPr>
      <w:r>
        <w:rPr>
          <w:rFonts w:hint="eastAsia"/>
        </w:rPr>
        <w:t>5.3.1 于本项目施工现场内，总承包人或精装总包已将电路接至用电二级箱，并按照规范及施工需求进行布设，且在施工现场设置了取水点，用电二级箱及取水点下游用水用电线路的购置、安装、日常维护、保管均由承包人负责并承担相应费用，发包人不另行增加费用。承包人现场用水电接受总承包人或精装总承包管理，包括节约用电、用水相关约定。</w:t>
      </w:r>
      <w:commentRangeStart w:id="4"/>
      <w:r>
        <w:rPr>
          <w:rFonts w:hint="eastAsia"/>
        </w:rPr>
        <w:t>本工程项目建设整个周期包含但不限于项目前期准备阶段、项目建设阶段、项目交付阶段（至竣工备案验收完成）所有水、电费均由承包人承担，但承包人须自行考虑并承担由总承包人提供的水电接驳点接引出的管路及设备费，及场外的用水用电费用，该费用包含在合同总价内。</w:t>
      </w:r>
      <w:commentRangeEnd w:id="4"/>
      <w:r>
        <w:commentReference w:id="4"/>
      </w:r>
    </w:p>
    <w:p w14:paraId="139D4FE9">
      <w:pPr>
        <w:pStyle w:val="51"/>
      </w:pPr>
      <w:r>
        <w:rPr>
          <w:rFonts w:hint="eastAsia"/>
        </w:rPr>
        <w:t>5.3.2本项目甲方不提供办公区、材料加工区、材料存放区、工人生活区等场地，承包人在外租赁费用均由承包人承担，包含在本合同总价内。</w:t>
      </w:r>
    </w:p>
    <w:p w14:paraId="3E5B51F3">
      <w:pPr>
        <w:pStyle w:val="51"/>
        <w:spacing w:after="0"/>
      </w:pPr>
      <w:commentRangeStart w:id="5"/>
      <w:r>
        <w:rPr>
          <w:rFonts w:hint="eastAsia"/>
        </w:rPr>
        <w:t>5.3.3乙方进场后需向总包单位缴纳一定数额的安全质量保证金不超过合同总价的千分之三。</w:t>
      </w:r>
      <w:commentRangeEnd w:id="5"/>
      <w:r>
        <w:commentReference w:id="5"/>
      </w:r>
    </w:p>
    <w:p w14:paraId="77CF88DA">
      <w:pPr>
        <w:pStyle w:val="4"/>
        <w:spacing w:before="240" w:beforeLines="100" w:after="0" w:line="360" w:lineRule="auto"/>
        <w:rPr>
          <w:b/>
          <w:sz w:val="24"/>
          <w:szCs w:val="24"/>
        </w:rPr>
      </w:pPr>
      <w:bookmarkStart w:id="123" w:name="_Toc78944680"/>
      <w:bookmarkStart w:id="124" w:name="_Toc89406036"/>
      <w:bookmarkStart w:id="125" w:name="_Toc8028397"/>
      <w:bookmarkStart w:id="126" w:name="_Toc6426864"/>
      <w:bookmarkStart w:id="127" w:name="_Toc168739631"/>
      <w:bookmarkStart w:id="128" w:name="_Toc122080360"/>
      <w:r>
        <w:rPr>
          <w:b/>
          <w:sz w:val="24"/>
          <w:szCs w:val="24"/>
        </w:rPr>
        <w:t>6、转让、分包和</w:t>
      </w:r>
      <w:bookmarkEnd w:id="123"/>
      <w:bookmarkEnd w:id="124"/>
      <w:r>
        <w:rPr>
          <w:b/>
          <w:sz w:val="24"/>
          <w:szCs w:val="24"/>
        </w:rPr>
        <w:t>独立工程</w:t>
      </w:r>
      <w:bookmarkEnd w:id="125"/>
      <w:bookmarkEnd w:id="126"/>
      <w:bookmarkEnd w:id="127"/>
      <w:bookmarkEnd w:id="128"/>
    </w:p>
    <w:p w14:paraId="27604BAD">
      <w:pPr>
        <w:pStyle w:val="50"/>
        <w:numPr>
          <w:ilvl w:val="0"/>
          <w:numId w:val="0"/>
        </w:numPr>
        <w:spacing w:before="0" w:after="0" w:line="360" w:lineRule="auto"/>
        <w:rPr>
          <w:b w:val="0"/>
          <w:szCs w:val="24"/>
        </w:rPr>
      </w:pPr>
      <w:bookmarkStart w:id="129" w:name="_Toc78944682"/>
      <w:bookmarkStart w:id="130" w:name="_Toc168739633"/>
      <w:bookmarkStart w:id="131" w:name="_Toc8028398"/>
      <w:bookmarkStart w:id="132" w:name="_Toc6426866"/>
      <w:bookmarkStart w:id="133" w:name="_Toc122080362"/>
      <w:bookmarkStart w:id="134" w:name="_Toc89406038"/>
      <w:r>
        <w:rPr>
          <w:b w:val="0"/>
          <w:szCs w:val="24"/>
        </w:rPr>
        <w:t>6.1 分包</w:t>
      </w:r>
      <w:bookmarkEnd w:id="129"/>
      <w:r>
        <w:rPr>
          <w:b w:val="0"/>
          <w:szCs w:val="24"/>
        </w:rPr>
        <w:t>（包括自行分包和指定分包）</w:t>
      </w:r>
      <w:bookmarkEnd w:id="130"/>
      <w:bookmarkEnd w:id="131"/>
      <w:bookmarkEnd w:id="132"/>
      <w:bookmarkEnd w:id="133"/>
      <w:bookmarkEnd w:id="134"/>
    </w:p>
    <w:p w14:paraId="6A1859A8">
      <w:pPr>
        <w:pStyle w:val="51"/>
        <w:spacing w:after="0"/>
        <w:ind w:left="-2" w:leftChars="-1" w:firstLine="360" w:firstLineChars="150"/>
      </w:pPr>
      <w:r>
        <w:t>6.1.1  指定分包</w:t>
      </w:r>
    </w:p>
    <w:p w14:paraId="618D6E71">
      <w:pPr>
        <w:pStyle w:val="51"/>
        <w:spacing w:after="0"/>
        <w:ind w:left="-2" w:leftChars="-1" w:firstLine="360" w:firstLineChars="150"/>
      </w:pPr>
      <w:r>
        <w:t>6.1.1.1指定分包工程：详见承包范围及</w:t>
      </w:r>
      <w:r>
        <w:rPr>
          <w:rFonts w:hint="eastAsia"/>
        </w:rPr>
        <w:t>相关内容</w:t>
      </w:r>
      <w:r>
        <w:t xml:space="preserve">。 </w:t>
      </w:r>
    </w:p>
    <w:p w14:paraId="37F89051">
      <w:pPr>
        <w:pStyle w:val="51"/>
        <w:spacing w:after="0"/>
        <w:ind w:left="-2" w:leftChars="-1" w:firstLine="360" w:firstLineChars="150"/>
        <w:rPr>
          <w:u w:val="single"/>
        </w:rPr>
      </w:pPr>
      <w:r>
        <w:t>6.1.1.2 指定分包合同的签订方式：</w:t>
      </w:r>
      <w:r>
        <w:rPr>
          <w:rFonts w:hint="eastAsia"/>
          <w:u w:val="single"/>
        </w:rPr>
        <w:t>本次暂无。如果发包人调整范围，按照发包人的要求，承包人需与指定分包人单独签订所在地区相关部门要求格式的建设工程施工专业分包合同，以便在相关建设部门进行合同备案并配合分包人进行指定分包人的付款转账及发票（增值税专用发票）办理，但此合同备案的配合、付款转账、及发票办理均不得向指定分包人索取任何费用，如有发生，发包人有权由任何一笔工程款中相同数额予以扣回。如因发包人指定单位（施工或供货）的原因造成其不能进行建委备案的责任与承包人无关。因发包人指定分包单位自身原因无法进行付款转账、及发票办理的，需承包人积极配合。承包人不得以任何理由推脱、推诿、拒绝，否则发包人有权进行处罚，处罚金额为发包人指定分包合同金额的3%，承包人为发包人指定分包单位提供付款转账所需的中转费用由承包人承担；承包人为发包人指定分包单位提供发票办理的费用由指定分包人承担。</w:t>
      </w:r>
    </w:p>
    <w:p w14:paraId="67BC29D7">
      <w:pPr>
        <w:spacing w:line="360" w:lineRule="auto"/>
        <w:ind w:left="158" w:leftChars="75" w:firstLine="240" w:firstLineChars="100"/>
        <w:rPr>
          <w:u w:val="single"/>
        </w:rPr>
      </w:pPr>
      <w:r>
        <w:rPr>
          <w:sz w:val="24"/>
        </w:rPr>
        <w:t>6.1.1.3</w:t>
      </w:r>
      <w:r>
        <w:rPr>
          <w:rFonts w:hint="eastAsia"/>
          <w:sz w:val="24"/>
        </w:rPr>
        <w:t xml:space="preserve"> 分包人用水、电费用的约定：</w:t>
      </w:r>
      <w:r>
        <w:rPr>
          <w:rFonts w:hint="eastAsia"/>
          <w:sz w:val="24"/>
          <w:u w:val="single"/>
        </w:rPr>
        <w:t>由各分包人承担。</w:t>
      </w:r>
    </w:p>
    <w:p w14:paraId="5762CEDF">
      <w:pPr>
        <w:pStyle w:val="51"/>
        <w:ind w:left="-2" w:leftChars="-1" w:firstLine="360" w:firstLineChars="150"/>
        <w:rPr>
          <w:u w:val="single"/>
        </w:rPr>
      </w:pPr>
      <w:r>
        <w:t xml:space="preserve">6.1.1.4 </w:t>
      </w:r>
      <w:r>
        <w:rPr>
          <w:rFonts w:hint="eastAsia"/>
        </w:rPr>
        <w:t>甲供甲分包</w:t>
      </w:r>
      <w:r>
        <w:t>配合费用的约定：</w:t>
      </w:r>
      <w:r>
        <w:rPr>
          <w:u w:val="single"/>
        </w:rPr>
        <w:t xml:space="preserve">  </w:t>
      </w:r>
      <w:r>
        <w:rPr>
          <w:rFonts w:hint="eastAsia"/>
          <w:u w:val="single"/>
        </w:rPr>
        <w:t>承包人与其他直接分包人及指定分包人及甲供材单位的配合管理费用已经包括在本合同价款内。</w:t>
      </w:r>
    </w:p>
    <w:p w14:paraId="303A3DB2">
      <w:pPr>
        <w:pStyle w:val="51"/>
        <w:ind w:left="-2" w:leftChars="-1" w:firstLine="360" w:firstLineChars="150"/>
        <w:rPr>
          <w:u w:val="single"/>
        </w:rPr>
      </w:pPr>
      <w:r>
        <w:rPr>
          <w:rFonts w:hint="eastAsia"/>
        </w:rPr>
        <w:t>6.</w:t>
      </w:r>
      <w:r>
        <w:t>1</w:t>
      </w:r>
      <w:r>
        <w:rPr>
          <w:rFonts w:hint="eastAsia"/>
        </w:rPr>
        <w:t>.</w:t>
      </w:r>
      <w:r>
        <w:t>1</w:t>
      </w:r>
      <w:r>
        <w:rPr>
          <w:rFonts w:hint="eastAsia"/>
        </w:rPr>
        <w:t>.</w:t>
      </w:r>
      <w:r>
        <w:t>5</w:t>
      </w:r>
      <w:r>
        <w:rPr>
          <w:rFonts w:hint="eastAsia"/>
        </w:rPr>
        <w:t xml:space="preserve"> 其他说明：</w:t>
      </w:r>
      <w:r>
        <w:rPr>
          <w:rFonts w:hint="eastAsia"/>
          <w:u w:val="single"/>
        </w:rPr>
        <w:t xml:space="preserve">    </w:t>
      </w:r>
      <w:r>
        <w:rPr>
          <w:u w:val="single"/>
        </w:rPr>
        <w:t>/</w:t>
      </w:r>
      <w:r>
        <w:rPr>
          <w:rFonts w:hint="eastAsia"/>
          <w:u w:val="single"/>
        </w:rPr>
        <w:t xml:space="preserve">         </w:t>
      </w:r>
      <w:r>
        <w:rPr>
          <w:rFonts w:hint="eastAsia"/>
        </w:rPr>
        <w:t xml:space="preserve"> 。</w:t>
      </w:r>
    </w:p>
    <w:p w14:paraId="1E9D5FA3">
      <w:pPr>
        <w:pStyle w:val="50"/>
        <w:numPr>
          <w:ilvl w:val="0"/>
          <w:numId w:val="0"/>
        </w:numPr>
        <w:spacing w:before="0" w:after="0" w:line="360" w:lineRule="auto"/>
        <w:rPr>
          <w:b w:val="0"/>
          <w:szCs w:val="24"/>
        </w:rPr>
      </w:pPr>
      <w:bookmarkStart w:id="135" w:name="_Toc89406040"/>
      <w:bookmarkStart w:id="136" w:name="_Toc122080365"/>
      <w:bookmarkStart w:id="137" w:name="_Toc8028399"/>
      <w:bookmarkStart w:id="138" w:name="_Toc168739636"/>
      <w:bookmarkStart w:id="139" w:name="_Toc6426867"/>
      <w:r>
        <w:rPr>
          <w:b w:val="0"/>
          <w:szCs w:val="24"/>
        </w:rPr>
        <w:t>6.2 独立工程</w:t>
      </w:r>
      <w:bookmarkEnd w:id="135"/>
      <w:bookmarkEnd w:id="136"/>
      <w:bookmarkEnd w:id="137"/>
      <w:bookmarkEnd w:id="138"/>
      <w:bookmarkEnd w:id="139"/>
    </w:p>
    <w:p w14:paraId="5DB82F58">
      <w:pPr>
        <w:pStyle w:val="51"/>
        <w:spacing w:after="0"/>
        <w:ind w:left="957" w:leftChars="113" w:hanging="720" w:hangingChars="300"/>
      </w:pPr>
      <w:r>
        <w:t>6.2.1 本项目中的独立工程：详见承包范围</w:t>
      </w:r>
      <w:r>
        <w:rPr>
          <w:rFonts w:hint="eastAsia"/>
        </w:rPr>
        <w:t>（如有）</w:t>
      </w:r>
      <w:r>
        <w:t>。</w:t>
      </w:r>
    </w:p>
    <w:p w14:paraId="5F50F5F0">
      <w:pPr>
        <w:pStyle w:val="4"/>
        <w:spacing w:before="0" w:after="0" w:line="360" w:lineRule="auto"/>
        <w:rPr>
          <w:b/>
          <w:sz w:val="24"/>
          <w:szCs w:val="24"/>
        </w:rPr>
      </w:pPr>
      <w:bookmarkStart w:id="140" w:name="_Toc78944695"/>
      <w:bookmarkStart w:id="141" w:name="_Toc6426868"/>
      <w:bookmarkStart w:id="142" w:name="_Toc168739637"/>
      <w:bookmarkStart w:id="143" w:name="_Toc122080366"/>
      <w:bookmarkStart w:id="144" w:name="_Toc8028400"/>
      <w:bookmarkStart w:id="145" w:name="_Toc89406052"/>
      <w:r>
        <w:rPr>
          <w:b/>
          <w:sz w:val="24"/>
          <w:szCs w:val="24"/>
        </w:rPr>
        <w:t>7、材料、设备供应</w:t>
      </w:r>
      <w:bookmarkEnd w:id="140"/>
      <w:bookmarkEnd w:id="141"/>
      <w:bookmarkEnd w:id="142"/>
      <w:bookmarkEnd w:id="143"/>
      <w:bookmarkEnd w:id="144"/>
      <w:bookmarkEnd w:id="145"/>
    </w:p>
    <w:p w14:paraId="2F942A44">
      <w:pPr>
        <w:pStyle w:val="50"/>
        <w:numPr>
          <w:ilvl w:val="0"/>
          <w:numId w:val="0"/>
        </w:numPr>
        <w:spacing w:before="0" w:after="0" w:line="360" w:lineRule="auto"/>
        <w:rPr>
          <w:b w:val="0"/>
          <w:szCs w:val="24"/>
        </w:rPr>
      </w:pPr>
      <w:bookmarkStart w:id="146" w:name="_Toc168739640"/>
      <w:bookmarkStart w:id="147" w:name="_Toc6426871"/>
      <w:bookmarkStart w:id="148" w:name="_Toc8028403"/>
      <w:r>
        <w:rPr>
          <w:b w:val="0"/>
          <w:szCs w:val="24"/>
        </w:rPr>
        <w:t>7.1 承包人采购材料设备</w:t>
      </w:r>
      <w:bookmarkEnd w:id="146"/>
      <w:r>
        <w:rPr>
          <w:rFonts w:hint="eastAsia"/>
          <w:b w:val="0"/>
          <w:szCs w:val="24"/>
        </w:rPr>
        <w:t>（乙供材）</w:t>
      </w:r>
      <w:bookmarkEnd w:id="147"/>
      <w:bookmarkEnd w:id="148"/>
    </w:p>
    <w:p w14:paraId="43973BED">
      <w:pPr>
        <w:pStyle w:val="51"/>
        <w:spacing w:after="0"/>
        <w:ind w:left="-2" w:leftChars="-1" w:firstLine="360" w:firstLineChars="150"/>
      </w:pPr>
      <w:r>
        <w:t>7.1.1发包人限品牌承包人采购供应材料：详见</w:t>
      </w:r>
      <w:r>
        <w:rPr>
          <w:rFonts w:hint="eastAsia"/>
        </w:rPr>
        <w:t>承包范围</w:t>
      </w:r>
      <w:r>
        <w:t>。</w:t>
      </w:r>
    </w:p>
    <w:p w14:paraId="4142DA91">
      <w:pPr>
        <w:ind w:left="884" w:hanging="525"/>
        <w:rPr>
          <w:sz w:val="24"/>
        </w:rPr>
      </w:pPr>
      <w:r>
        <w:rPr>
          <w:rFonts w:hint="eastAsia"/>
          <w:sz w:val="24"/>
        </w:rPr>
        <w:t>7.</w:t>
      </w:r>
      <w:r>
        <w:rPr>
          <w:sz w:val="24"/>
        </w:rPr>
        <w:t>1</w:t>
      </w:r>
      <w:r>
        <w:rPr>
          <w:rFonts w:hint="eastAsia"/>
          <w:sz w:val="24"/>
        </w:rPr>
        <w:t>.</w:t>
      </w:r>
      <w:r>
        <w:rPr>
          <w:sz w:val="24"/>
        </w:rPr>
        <w:t>2</w:t>
      </w:r>
      <w:r>
        <w:rPr>
          <w:rFonts w:hint="eastAsia"/>
          <w:sz w:val="24"/>
        </w:rPr>
        <w:t xml:space="preserve"> 其他约定：</w:t>
      </w:r>
      <w:r>
        <w:rPr>
          <w:rFonts w:hint="eastAsia"/>
          <w:sz w:val="24"/>
          <w:u w:val="single"/>
        </w:rPr>
        <w:t xml:space="preserve">      /                                </w:t>
      </w:r>
      <w:r>
        <w:rPr>
          <w:rFonts w:hint="eastAsia"/>
          <w:sz w:val="24"/>
        </w:rPr>
        <w:t>。</w:t>
      </w:r>
    </w:p>
    <w:p w14:paraId="59439456">
      <w:pPr>
        <w:ind w:left="884" w:hanging="525"/>
      </w:pPr>
      <w:bookmarkStart w:id="149" w:name="_Toc78944690"/>
      <w:bookmarkStart w:id="150" w:name="_Toc89406047"/>
      <w:bookmarkStart w:id="151" w:name="_Toc122080374"/>
      <w:bookmarkStart w:id="152" w:name="_Toc168739647"/>
      <w:bookmarkStart w:id="153" w:name="_Toc89406049"/>
      <w:bookmarkStart w:id="154" w:name="_Toc122080376"/>
      <w:bookmarkStart w:id="155" w:name="_Toc78944692"/>
    </w:p>
    <w:p w14:paraId="7280EA1A">
      <w:pPr>
        <w:pStyle w:val="4"/>
        <w:spacing w:before="0" w:after="0" w:line="360" w:lineRule="auto"/>
        <w:rPr>
          <w:b/>
          <w:sz w:val="24"/>
          <w:szCs w:val="24"/>
        </w:rPr>
      </w:pPr>
      <w:bookmarkStart w:id="156" w:name="_Toc8028404"/>
      <w:bookmarkStart w:id="157" w:name="_Toc6426877"/>
      <w:r>
        <w:rPr>
          <w:b/>
          <w:sz w:val="24"/>
          <w:szCs w:val="24"/>
        </w:rPr>
        <w:t>8、工期管理</w:t>
      </w:r>
      <w:bookmarkEnd w:id="149"/>
      <w:bookmarkEnd w:id="150"/>
      <w:bookmarkEnd w:id="151"/>
      <w:bookmarkEnd w:id="152"/>
      <w:bookmarkEnd w:id="156"/>
      <w:bookmarkEnd w:id="157"/>
    </w:p>
    <w:p w14:paraId="070C1DF1">
      <w:pPr>
        <w:pStyle w:val="50"/>
        <w:numPr>
          <w:ilvl w:val="0"/>
          <w:numId w:val="0"/>
        </w:numPr>
        <w:spacing w:before="0" w:after="0" w:line="360" w:lineRule="auto"/>
        <w:rPr>
          <w:b w:val="0"/>
          <w:szCs w:val="24"/>
        </w:rPr>
      </w:pPr>
      <w:bookmarkStart w:id="158" w:name="_Toc78944691"/>
      <w:bookmarkStart w:id="159" w:name="_Toc168739648"/>
      <w:bookmarkStart w:id="160" w:name="_Toc122080375"/>
      <w:bookmarkStart w:id="161" w:name="_Toc6426878"/>
      <w:bookmarkStart w:id="162" w:name="_Toc8028405"/>
      <w:bookmarkStart w:id="163" w:name="_Toc89406048"/>
      <w:r>
        <w:rPr>
          <w:b w:val="0"/>
          <w:szCs w:val="24"/>
        </w:rPr>
        <w:t>8.</w:t>
      </w:r>
      <w:r>
        <w:rPr>
          <w:rFonts w:hint="eastAsia"/>
          <w:b w:val="0"/>
          <w:szCs w:val="24"/>
        </w:rPr>
        <w:t>1</w:t>
      </w:r>
      <w:r>
        <w:rPr>
          <w:b w:val="0"/>
          <w:szCs w:val="24"/>
        </w:rPr>
        <w:t>工期</w:t>
      </w:r>
      <w:bookmarkEnd w:id="158"/>
      <w:bookmarkEnd w:id="159"/>
      <w:bookmarkEnd w:id="160"/>
      <w:bookmarkEnd w:id="161"/>
      <w:bookmarkEnd w:id="162"/>
      <w:bookmarkEnd w:id="163"/>
    </w:p>
    <w:bookmarkEnd w:id="153"/>
    <w:bookmarkEnd w:id="154"/>
    <w:bookmarkEnd w:id="155"/>
    <w:p w14:paraId="2090AFCF">
      <w:pPr>
        <w:pStyle w:val="51"/>
        <w:spacing w:after="0"/>
        <w:ind w:left="1260" w:leftChars="257" w:hanging="720" w:hangingChars="300"/>
        <w:rPr>
          <w:rFonts w:ascii="宋体" w:hAnsi="宋体"/>
        </w:rPr>
      </w:pPr>
      <w:r>
        <w:rPr>
          <w:rFonts w:ascii="宋体" w:hAnsi="宋体"/>
        </w:rPr>
        <w:t>8.1.1本工程之工期约定如下：</w:t>
      </w:r>
    </w:p>
    <w:p w14:paraId="266EFD4B">
      <w:pPr>
        <w:spacing w:line="360" w:lineRule="auto"/>
        <w:ind w:firstLine="360" w:firstLineChars="150"/>
        <w:rPr>
          <w:rFonts w:ascii="Times New Roman" w:hAnsi="Times New Roman" w:eastAsia="宋体" w:cs="Times New Roman"/>
          <w:b w:val="0"/>
          <w:bCs/>
          <w:kern w:val="2"/>
          <w:sz w:val="24"/>
          <w:szCs w:val="24"/>
          <w:lang w:val="en-US" w:eastAsia="zh-CN" w:bidi="ar-SA"/>
        </w:rPr>
      </w:pPr>
      <w:r>
        <w:rPr>
          <w:rFonts w:ascii="宋体" w:hAnsi="宋体" w:cs="Arial"/>
          <w:sz w:val="24"/>
        </w:rPr>
        <w:t>开工日期：</w:t>
      </w:r>
      <w:r>
        <w:rPr>
          <w:rFonts w:ascii="宋体" w:hAnsi="宋体" w:cs="Arial"/>
          <w:i/>
          <w:sz w:val="24"/>
          <w:u w:val="single"/>
        </w:rPr>
        <w:t xml:space="preserve"> </w:t>
      </w:r>
      <w:r>
        <w:rPr>
          <w:rFonts w:ascii="宋体" w:hAnsi="宋体" w:cs="Arial"/>
          <w:sz w:val="24"/>
          <w:u w:val="single"/>
        </w:rPr>
        <w:t>暂定</w:t>
      </w:r>
      <w:r>
        <w:rPr>
          <w:rFonts w:hint="eastAsia" w:ascii="宋体" w:hAnsi="宋体" w:cs="Arial"/>
          <w:sz w:val="24"/>
          <w:u w:val="single"/>
        </w:rPr>
        <w:t>2</w:t>
      </w:r>
      <w:r>
        <w:rPr>
          <w:rFonts w:ascii="宋体" w:hAnsi="宋体" w:cs="Arial"/>
          <w:sz w:val="24"/>
          <w:u w:val="single"/>
        </w:rPr>
        <w:t>025年</w:t>
      </w:r>
      <w:r>
        <w:rPr>
          <w:rFonts w:hint="eastAsia" w:ascii="宋体" w:hAnsi="宋体" w:cs="Arial"/>
          <w:sz w:val="24"/>
          <w:u w:val="single"/>
        </w:rPr>
        <w:t>2月2</w:t>
      </w:r>
      <w:r>
        <w:rPr>
          <w:rFonts w:ascii="宋体" w:hAnsi="宋体" w:cs="Arial"/>
          <w:sz w:val="24"/>
          <w:u w:val="single"/>
        </w:rPr>
        <w:t>0日</w:t>
      </w:r>
      <w:r>
        <w:rPr>
          <w:rFonts w:ascii="宋体" w:hAnsi="宋体" w:cs="Arial"/>
          <w:i/>
          <w:sz w:val="24"/>
          <w:u w:val="single"/>
        </w:rPr>
        <w:t xml:space="preserve">  </w:t>
      </w:r>
      <w:r>
        <w:rPr>
          <w:rFonts w:ascii="宋体" w:hAnsi="宋体" w:cs="Arial"/>
          <w:sz w:val="24"/>
        </w:rPr>
        <w:t>，</w:t>
      </w:r>
      <w:r>
        <w:rPr>
          <w:rFonts w:ascii="Times New Roman" w:hAnsi="Times New Roman" w:eastAsia="宋体" w:cs="Times New Roman"/>
          <w:b w:val="0"/>
          <w:bCs/>
          <w:kern w:val="2"/>
          <w:sz w:val="24"/>
          <w:szCs w:val="24"/>
          <w:lang w:val="en-US" w:eastAsia="zh-CN" w:bidi="ar-SA"/>
        </w:rPr>
        <w:t>实际开工时间以发包人发出的开工令为准；际竣工时间以</w:t>
      </w:r>
    </w:p>
    <w:p w14:paraId="6FA6CEA8">
      <w:pPr>
        <w:spacing w:line="360" w:lineRule="auto"/>
        <w:ind w:firstLine="360" w:firstLineChars="150"/>
        <w:rPr>
          <w:rFonts w:ascii="宋体" w:hAnsi="宋体" w:cs="Arial"/>
          <w:sz w:val="24"/>
        </w:rPr>
      </w:pPr>
      <w:r>
        <w:rPr>
          <w:rFonts w:ascii="宋体" w:hAnsi="宋体" w:cs="Arial"/>
          <w:sz w:val="24"/>
        </w:rPr>
        <w:t>竣工日期：</w:t>
      </w:r>
      <w:r>
        <w:rPr>
          <w:rFonts w:ascii="宋体" w:hAnsi="宋体" w:cs="Arial"/>
          <w:sz w:val="24"/>
          <w:u w:val="single"/>
        </w:rPr>
        <w:t xml:space="preserve">  暂定</w:t>
      </w:r>
      <w:r>
        <w:rPr>
          <w:rFonts w:hint="eastAsia" w:ascii="宋体" w:hAnsi="宋体" w:cs="Arial"/>
          <w:sz w:val="24"/>
          <w:u w:val="single"/>
        </w:rPr>
        <w:t>2</w:t>
      </w:r>
      <w:r>
        <w:rPr>
          <w:rFonts w:ascii="宋体" w:hAnsi="宋体" w:cs="Arial"/>
          <w:sz w:val="24"/>
          <w:u w:val="single"/>
        </w:rPr>
        <w:t>025年</w:t>
      </w:r>
      <w:r>
        <w:rPr>
          <w:rFonts w:hint="eastAsia" w:ascii="宋体" w:hAnsi="宋体" w:cs="Arial"/>
          <w:sz w:val="24"/>
          <w:u w:val="single"/>
        </w:rPr>
        <w:t>3月3</w:t>
      </w:r>
      <w:r>
        <w:rPr>
          <w:rFonts w:ascii="宋体" w:hAnsi="宋体" w:cs="Arial"/>
          <w:sz w:val="24"/>
          <w:u w:val="single"/>
        </w:rPr>
        <w:t xml:space="preserve">1日 </w:t>
      </w:r>
      <w:r>
        <w:rPr>
          <w:rFonts w:ascii="宋体" w:hAnsi="宋体" w:cs="Arial"/>
          <w:sz w:val="24"/>
        </w:rPr>
        <w:t>，实发包人</w:t>
      </w:r>
      <w:r>
        <w:rPr>
          <w:rFonts w:hint="eastAsia" w:ascii="宋体" w:hAnsi="宋体" w:cs="Arial"/>
          <w:sz w:val="24"/>
        </w:rPr>
        <w:t>书面</w:t>
      </w:r>
      <w:r>
        <w:rPr>
          <w:rFonts w:ascii="宋体" w:hAnsi="宋体" w:cs="Arial"/>
          <w:sz w:val="24"/>
        </w:rPr>
        <w:t>发出的开工令所述时间加上合同总工期计算（含开工令所述时间当天）；</w:t>
      </w:r>
      <w:r>
        <w:rPr>
          <w:rFonts w:hint="eastAsia" w:ascii="Arial" w:hAnsi="Arial" w:cs="Arial"/>
          <w:kern w:val="0"/>
          <w:sz w:val="24"/>
        </w:rPr>
        <w:t>除本合同另有约定外，一切其他可能致使承包人在时间上受损的原因包括但不限于休息日、法定假日、雨季、停水、停电、材料订货、因承包方原因造成的停工、与指定分包单位及独立分包单位之间的配合时间等，皆已包括在上述工期内。</w:t>
      </w:r>
    </w:p>
    <w:p w14:paraId="43F809A8">
      <w:pPr>
        <w:spacing w:line="360" w:lineRule="auto"/>
        <w:ind w:firstLine="360" w:firstLineChars="150"/>
        <w:rPr>
          <w:rFonts w:ascii="宋体" w:hAnsi="宋体" w:cs="Arial"/>
          <w:sz w:val="24"/>
        </w:rPr>
      </w:pPr>
      <w:r>
        <w:rPr>
          <w:rFonts w:ascii="宋体" w:hAnsi="宋体" w:cs="Arial"/>
          <w:sz w:val="24"/>
        </w:rPr>
        <w:t>合同总工期：</w:t>
      </w:r>
      <w:r>
        <w:rPr>
          <w:rFonts w:ascii="宋体" w:hAnsi="宋体" w:cs="Arial"/>
          <w:sz w:val="24"/>
          <w:u w:val="single"/>
        </w:rPr>
        <w:t xml:space="preserve">  共计</w:t>
      </w:r>
      <w:r>
        <w:rPr>
          <w:rFonts w:hint="eastAsia" w:ascii="宋体" w:hAnsi="宋体" w:cs="Arial"/>
          <w:sz w:val="24"/>
          <w:u w:val="single"/>
        </w:rPr>
        <w:t>25</w:t>
      </w:r>
      <w:r>
        <w:rPr>
          <w:rFonts w:ascii="宋体" w:hAnsi="宋体" w:cs="Arial"/>
          <w:sz w:val="24"/>
          <w:u w:val="single"/>
        </w:rPr>
        <w:t xml:space="preserve">日历 </w:t>
      </w:r>
      <w:r>
        <w:rPr>
          <w:rFonts w:ascii="宋体" w:hAnsi="宋体" w:cs="Arial"/>
          <w:sz w:val="24"/>
        </w:rPr>
        <w:t>天，包括所有准备工作、申请有关批文、证件等所需时间</w:t>
      </w:r>
      <w:r>
        <w:rPr>
          <w:rFonts w:hint="eastAsia" w:ascii="宋体" w:hAnsi="宋体" w:cs="Arial"/>
          <w:sz w:val="24"/>
        </w:rPr>
        <w:t>，</w:t>
      </w:r>
      <w:r>
        <w:rPr>
          <w:rFonts w:ascii="宋体" w:hAnsi="宋体" w:cs="Arial"/>
          <w:b/>
          <w:sz w:val="24"/>
        </w:rPr>
        <w:t>根据现场实际情况需考虑二次进场</w:t>
      </w:r>
      <w:r>
        <w:rPr>
          <w:rFonts w:ascii="宋体" w:hAnsi="宋体" w:cs="Arial"/>
          <w:sz w:val="24"/>
        </w:rPr>
        <w:t>。</w:t>
      </w:r>
    </w:p>
    <w:p w14:paraId="38952A4F">
      <w:pPr>
        <w:pStyle w:val="51"/>
        <w:spacing w:after="0"/>
        <w:ind w:left="1260" w:leftChars="257" w:hanging="720" w:hangingChars="300"/>
        <w:rPr>
          <w:rFonts w:ascii="宋体" w:hAnsi="宋体"/>
        </w:rPr>
      </w:pPr>
      <w:r>
        <w:rPr>
          <w:rFonts w:ascii="宋体" w:hAnsi="宋体"/>
        </w:rPr>
        <w:t>8.1.2节点工期</w:t>
      </w:r>
    </w:p>
    <w:tbl>
      <w:tblPr>
        <w:tblStyle w:val="33"/>
        <w:tblW w:w="96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126"/>
        <w:gridCol w:w="1559"/>
        <w:gridCol w:w="2410"/>
        <w:gridCol w:w="2045"/>
      </w:tblGrid>
      <w:tr w14:paraId="4FE16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56" w:type="dxa"/>
            <w:gridSpan w:val="2"/>
          </w:tcPr>
          <w:p w14:paraId="3BFFE545">
            <w:pPr>
              <w:spacing w:before="60" w:beforeLines="25" w:after="60" w:afterLines="25" w:line="276" w:lineRule="auto"/>
              <w:jc w:val="center"/>
            </w:pPr>
            <w:r>
              <w:rPr>
                <w:rFonts w:hint="eastAsia" w:ascii="Arial" w:hAnsi="Arial" w:cs="Arial"/>
                <w:szCs w:val="21"/>
                <w:lang w:val="zh-CN"/>
              </w:rPr>
              <w:t>工程部位</w:t>
            </w:r>
          </w:p>
        </w:tc>
        <w:tc>
          <w:tcPr>
            <w:tcW w:w="1559" w:type="dxa"/>
          </w:tcPr>
          <w:p w14:paraId="4D8808D0">
            <w:pPr>
              <w:spacing w:before="60" w:beforeLines="25" w:after="60" w:afterLines="25"/>
              <w:jc w:val="center"/>
            </w:pPr>
            <w:r>
              <w:rPr>
                <w:rFonts w:hint="eastAsia" w:ascii="Arial" w:hAnsi="Arial" w:cs="Arial"/>
                <w:szCs w:val="21"/>
                <w:lang w:val="zh-CN"/>
              </w:rPr>
              <w:t>开工时间</w:t>
            </w:r>
          </w:p>
        </w:tc>
        <w:tc>
          <w:tcPr>
            <w:tcW w:w="2410" w:type="dxa"/>
          </w:tcPr>
          <w:p w14:paraId="62EDEE39">
            <w:pPr>
              <w:spacing w:before="60" w:beforeLines="25" w:after="60" w:afterLines="25"/>
              <w:jc w:val="center"/>
            </w:pPr>
            <w:r>
              <w:rPr>
                <w:rFonts w:hint="eastAsia" w:ascii="Arial" w:hAnsi="Arial" w:cs="Arial"/>
                <w:szCs w:val="21"/>
                <w:lang w:val="zh-CN"/>
              </w:rPr>
              <w:t>完工时间</w:t>
            </w:r>
          </w:p>
        </w:tc>
        <w:tc>
          <w:tcPr>
            <w:tcW w:w="2045" w:type="dxa"/>
          </w:tcPr>
          <w:p w14:paraId="7A7139AF">
            <w:pPr>
              <w:spacing w:before="60" w:beforeLines="25" w:after="60" w:afterLines="25"/>
              <w:jc w:val="center"/>
              <w:rPr>
                <w:rFonts w:ascii="Arial" w:hAnsi="Arial" w:cs="Arial"/>
                <w:szCs w:val="21"/>
                <w:lang w:val="zh-CN"/>
              </w:rPr>
            </w:pPr>
            <w:r>
              <w:rPr>
                <w:rFonts w:hint="eastAsia" w:ascii="Arial" w:hAnsi="Arial" w:cs="Arial"/>
                <w:szCs w:val="21"/>
                <w:lang w:val="zh-CN"/>
              </w:rPr>
              <w:t>计划验收时间</w:t>
            </w:r>
          </w:p>
        </w:tc>
      </w:tr>
      <w:tr w14:paraId="79F1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Merge w:val="restart"/>
            <w:vAlign w:val="center"/>
          </w:tcPr>
          <w:p w14:paraId="5734B988">
            <w:pPr>
              <w:spacing w:before="60" w:beforeLines="25" w:after="60" w:afterLines="25" w:line="276" w:lineRule="auto"/>
              <w:jc w:val="center"/>
              <w:rPr>
                <w:rFonts w:ascii="Arial" w:hAnsi="Arial" w:cs="Arial"/>
                <w:szCs w:val="21"/>
                <w:lang w:val="zh-CN"/>
              </w:rPr>
            </w:pPr>
            <w:r>
              <w:rPr>
                <w:rFonts w:hint="eastAsia" w:ascii="Arial" w:hAnsi="Arial" w:cs="Arial"/>
                <w:szCs w:val="21"/>
                <w:lang w:val="zh-CN"/>
              </w:rPr>
              <w:t>济南转山项目A</w:t>
            </w:r>
            <w:r>
              <w:rPr>
                <w:rFonts w:ascii="Arial" w:hAnsi="Arial" w:cs="Arial"/>
                <w:szCs w:val="21"/>
                <w:lang w:val="zh-CN"/>
              </w:rPr>
              <w:t>2地块附属商业智能化工程</w:t>
            </w:r>
          </w:p>
        </w:tc>
        <w:tc>
          <w:tcPr>
            <w:tcW w:w="2126" w:type="dxa"/>
            <w:vAlign w:val="center"/>
          </w:tcPr>
          <w:p w14:paraId="55891B33">
            <w:pPr>
              <w:spacing w:before="60" w:beforeLines="25" w:after="60" w:afterLines="25" w:line="276" w:lineRule="auto"/>
              <w:rPr>
                <w:rFonts w:ascii="Arial" w:hAnsi="Arial" w:cs="Arial"/>
                <w:szCs w:val="21"/>
                <w:lang w:val="zh-CN"/>
              </w:rPr>
            </w:pPr>
            <w:r>
              <w:rPr>
                <w:rFonts w:ascii="Arial" w:hAnsi="Arial" w:cs="Arial"/>
                <w:szCs w:val="21"/>
                <w:lang w:val="zh-CN"/>
              </w:rPr>
              <w:t>智能化配管穿线及其</w:t>
            </w:r>
            <w:r>
              <w:rPr>
                <w:rFonts w:hint="eastAsia" w:ascii="Arial" w:hAnsi="Arial" w:cs="Arial"/>
                <w:szCs w:val="21"/>
                <w:lang w:val="zh-CN"/>
              </w:rPr>
              <w:t>他</w:t>
            </w:r>
            <w:r>
              <w:rPr>
                <w:rFonts w:ascii="Arial" w:hAnsi="Arial" w:cs="Arial"/>
                <w:szCs w:val="21"/>
                <w:lang w:val="zh-CN"/>
              </w:rPr>
              <w:t>系统工程</w:t>
            </w:r>
          </w:p>
        </w:tc>
        <w:tc>
          <w:tcPr>
            <w:tcW w:w="1559" w:type="dxa"/>
            <w:vAlign w:val="center"/>
          </w:tcPr>
          <w:p w14:paraId="4E7AF759">
            <w:pPr>
              <w:spacing w:before="60" w:beforeLines="25" w:after="60" w:afterLines="25" w:line="276" w:lineRule="auto"/>
              <w:jc w:val="center"/>
              <w:rPr>
                <w:rFonts w:hint="default" w:ascii="Arial" w:hAnsi="Arial" w:eastAsia="宋体" w:cs="Arial"/>
                <w:szCs w:val="21"/>
                <w:lang w:val="en-US" w:eastAsia="zh-CN"/>
              </w:rPr>
            </w:pPr>
            <w:r>
              <w:rPr>
                <w:rFonts w:hint="eastAsia" w:ascii="Arial" w:hAnsi="Arial" w:cs="Arial"/>
                <w:szCs w:val="21"/>
                <w:lang w:val="zh-CN"/>
              </w:rPr>
              <w:t>202</w:t>
            </w:r>
            <w:r>
              <w:rPr>
                <w:rFonts w:ascii="Arial" w:hAnsi="Arial" w:cs="Arial"/>
                <w:szCs w:val="21"/>
                <w:lang w:val="zh-CN"/>
              </w:rPr>
              <w:t>5</w:t>
            </w:r>
            <w:r>
              <w:rPr>
                <w:rFonts w:hint="eastAsia" w:ascii="Arial" w:hAnsi="Arial" w:cs="Arial"/>
                <w:szCs w:val="21"/>
                <w:lang w:val="zh-CN"/>
              </w:rPr>
              <w:t>.</w:t>
            </w:r>
            <w:r>
              <w:rPr>
                <w:rFonts w:hint="eastAsia" w:ascii="Arial" w:hAnsi="Arial" w:cs="Arial"/>
                <w:szCs w:val="21"/>
                <w:lang w:val="en-US" w:eastAsia="zh-CN"/>
              </w:rPr>
              <w:t>3</w:t>
            </w:r>
            <w:r>
              <w:rPr>
                <w:rFonts w:hint="eastAsia" w:ascii="Arial" w:hAnsi="Arial" w:cs="Arial"/>
                <w:szCs w:val="21"/>
                <w:lang w:val="zh-CN"/>
              </w:rPr>
              <w:t>.</w:t>
            </w:r>
            <w:r>
              <w:rPr>
                <w:rFonts w:hint="eastAsia" w:ascii="Arial" w:hAnsi="Arial" w:cs="Arial"/>
                <w:szCs w:val="21"/>
                <w:lang w:val="en-US" w:eastAsia="zh-CN"/>
              </w:rPr>
              <w:t>15</w:t>
            </w:r>
          </w:p>
        </w:tc>
        <w:tc>
          <w:tcPr>
            <w:tcW w:w="2410" w:type="dxa"/>
            <w:vAlign w:val="center"/>
          </w:tcPr>
          <w:p w14:paraId="6FC68D92">
            <w:pPr>
              <w:spacing w:before="60" w:beforeLines="25" w:after="60" w:afterLines="25" w:line="276" w:lineRule="auto"/>
              <w:jc w:val="center"/>
              <w:rPr>
                <w:rFonts w:hint="default" w:ascii="Arial" w:hAnsi="Arial" w:eastAsia="宋体" w:cs="Arial"/>
                <w:szCs w:val="21"/>
                <w:lang w:val="en-US" w:eastAsia="zh-CN"/>
              </w:rPr>
            </w:pPr>
            <w:r>
              <w:rPr>
                <w:rFonts w:hint="eastAsia" w:ascii="Arial" w:hAnsi="Arial" w:cs="Arial"/>
                <w:szCs w:val="21"/>
                <w:lang w:val="zh-CN"/>
              </w:rPr>
              <w:t>202</w:t>
            </w:r>
            <w:r>
              <w:rPr>
                <w:rFonts w:ascii="Arial" w:hAnsi="Arial" w:cs="Arial"/>
                <w:szCs w:val="21"/>
                <w:lang w:val="zh-CN"/>
              </w:rPr>
              <w:t>5</w:t>
            </w:r>
            <w:r>
              <w:rPr>
                <w:rFonts w:hint="eastAsia" w:ascii="Arial" w:hAnsi="Arial" w:cs="Arial"/>
                <w:szCs w:val="21"/>
                <w:lang w:val="zh-CN"/>
              </w:rPr>
              <w:t>.</w:t>
            </w:r>
            <w:r>
              <w:rPr>
                <w:rFonts w:ascii="Arial" w:hAnsi="Arial" w:cs="Arial"/>
                <w:szCs w:val="21"/>
                <w:lang w:val="zh-CN"/>
              </w:rPr>
              <w:t>3</w:t>
            </w:r>
            <w:r>
              <w:rPr>
                <w:rFonts w:hint="eastAsia" w:ascii="Arial" w:hAnsi="Arial" w:cs="Arial"/>
                <w:szCs w:val="21"/>
                <w:lang w:val="zh-CN"/>
              </w:rPr>
              <w:t>.</w:t>
            </w:r>
            <w:r>
              <w:rPr>
                <w:rFonts w:hint="eastAsia" w:ascii="Arial" w:hAnsi="Arial" w:cs="Arial"/>
                <w:szCs w:val="21"/>
                <w:lang w:val="en-US" w:eastAsia="zh-CN"/>
              </w:rPr>
              <w:t>22</w:t>
            </w:r>
          </w:p>
        </w:tc>
        <w:tc>
          <w:tcPr>
            <w:tcW w:w="2045" w:type="dxa"/>
            <w:vMerge w:val="restart"/>
            <w:vAlign w:val="center"/>
          </w:tcPr>
          <w:p w14:paraId="17EB585C">
            <w:pPr>
              <w:spacing w:before="60" w:beforeLines="25" w:after="60" w:afterLines="25" w:line="276" w:lineRule="auto"/>
              <w:jc w:val="center"/>
              <w:rPr>
                <w:rFonts w:ascii="Arial" w:hAnsi="Arial" w:cs="Arial"/>
                <w:szCs w:val="21"/>
                <w:lang w:val="zh-CN"/>
              </w:rPr>
            </w:pPr>
            <w:r>
              <w:rPr>
                <w:rFonts w:hint="eastAsia" w:ascii="Arial" w:hAnsi="Arial" w:cs="Arial"/>
                <w:szCs w:val="21"/>
                <w:lang w:val="zh-CN"/>
              </w:rPr>
              <w:t>2</w:t>
            </w:r>
            <w:r>
              <w:rPr>
                <w:rFonts w:ascii="Arial" w:hAnsi="Arial" w:cs="Arial"/>
                <w:szCs w:val="21"/>
                <w:lang w:val="zh-CN"/>
              </w:rPr>
              <w:t>025.</w:t>
            </w:r>
            <w:r>
              <w:rPr>
                <w:rFonts w:hint="eastAsia" w:ascii="Arial" w:hAnsi="Arial" w:cs="Arial"/>
                <w:szCs w:val="21"/>
                <w:lang w:val="en-US" w:eastAsia="zh-CN"/>
              </w:rPr>
              <w:t>4</w:t>
            </w:r>
            <w:r>
              <w:rPr>
                <w:rFonts w:ascii="Arial" w:hAnsi="Arial" w:cs="Arial"/>
                <w:szCs w:val="21"/>
                <w:lang w:val="zh-CN"/>
              </w:rPr>
              <w:t>.</w:t>
            </w:r>
            <w:r>
              <w:rPr>
                <w:rFonts w:hint="eastAsia" w:ascii="Arial" w:hAnsi="Arial" w:cs="Arial"/>
                <w:szCs w:val="21"/>
                <w:lang w:val="en-US" w:eastAsia="zh-CN"/>
              </w:rPr>
              <w:t>6</w:t>
            </w:r>
          </w:p>
        </w:tc>
      </w:tr>
      <w:tr w14:paraId="1E12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530" w:type="dxa"/>
            <w:vMerge w:val="continue"/>
          </w:tcPr>
          <w:p w14:paraId="55F71758">
            <w:pPr>
              <w:spacing w:before="60" w:beforeLines="25" w:after="60" w:afterLines="25" w:line="276" w:lineRule="auto"/>
              <w:rPr>
                <w:rFonts w:eastAsia="华文细黑"/>
                <w:bCs/>
                <w:sz w:val="36"/>
              </w:rPr>
            </w:pPr>
          </w:p>
        </w:tc>
        <w:tc>
          <w:tcPr>
            <w:tcW w:w="2126" w:type="dxa"/>
            <w:vAlign w:val="center"/>
          </w:tcPr>
          <w:p w14:paraId="7A8DB7EA">
            <w:pPr>
              <w:spacing w:before="60" w:beforeLines="25" w:after="60" w:afterLines="25" w:line="276" w:lineRule="auto"/>
              <w:rPr>
                <w:rFonts w:ascii="Arial" w:hAnsi="Arial" w:cs="Arial"/>
                <w:szCs w:val="21"/>
                <w:lang w:val="zh-CN"/>
              </w:rPr>
            </w:pPr>
            <w:r>
              <w:rPr>
                <w:rFonts w:hint="eastAsia" w:ascii="Arial" w:hAnsi="Arial" w:cs="Arial"/>
                <w:szCs w:val="21"/>
                <w:lang w:val="zh-CN"/>
              </w:rPr>
              <w:t>室外工程</w:t>
            </w:r>
          </w:p>
        </w:tc>
        <w:tc>
          <w:tcPr>
            <w:tcW w:w="1559" w:type="dxa"/>
            <w:vAlign w:val="center"/>
          </w:tcPr>
          <w:p w14:paraId="07B6B63E">
            <w:pPr>
              <w:spacing w:before="60" w:beforeLines="25" w:after="60" w:afterLines="25" w:line="276" w:lineRule="auto"/>
              <w:jc w:val="center"/>
              <w:rPr>
                <w:rFonts w:ascii="Arial" w:hAnsi="Arial" w:cs="Arial"/>
                <w:szCs w:val="21"/>
                <w:lang w:val="zh-CN"/>
              </w:rPr>
            </w:pPr>
            <w:r>
              <w:rPr>
                <w:rFonts w:hint="eastAsia" w:ascii="Arial" w:hAnsi="Arial" w:cs="Arial"/>
                <w:szCs w:val="21"/>
                <w:lang w:val="zh-CN"/>
              </w:rPr>
              <w:t>202</w:t>
            </w:r>
            <w:r>
              <w:rPr>
                <w:rFonts w:ascii="Arial" w:hAnsi="Arial" w:cs="Arial"/>
                <w:szCs w:val="21"/>
                <w:lang w:val="zh-CN"/>
              </w:rPr>
              <w:t>5</w:t>
            </w:r>
            <w:r>
              <w:rPr>
                <w:rFonts w:hint="eastAsia" w:ascii="Arial" w:hAnsi="Arial" w:cs="Arial"/>
                <w:szCs w:val="21"/>
                <w:lang w:val="zh-CN"/>
              </w:rPr>
              <w:t>.</w:t>
            </w:r>
            <w:r>
              <w:rPr>
                <w:rFonts w:ascii="Arial" w:hAnsi="Arial" w:cs="Arial"/>
                <w:szCs w:val="21"/>
                <w:lang w:val="zh-CN"/>
              </w:rPr>
              <w:t>3</w:t>
            </w:r>
            <w:r>
              <w:rPr>
                <w:rFonts w:hint="eastAsia" w:ascii="Arial" w:hAnsi="Arial" w:cs="Arial"/>
                <w:szCs w:val="21"/>
                <w:lang w:val="zh-CN"/>
              </w:rPr>
              <w:t>.</w:t>
            </w:r>
            <w:r>
              <w:rPr>
                <w:rFonts w:ascii="Arial" w:hAnsi="Arial" w:cs="Arial"/>
                <w:szCs w:val="21"/>
                <w:lang w:val="zh-CN"/>
              </w:rPr>
              <w:t>23</w:t>
            </w:r>
          </w:p>
        </w:tc>
        <w:tc>
          <w:tcPr>
            <w:tcW w:w="2410" w:type="dxa"/>
            <w:vAlign w:val="center"/>
          </w:tcPr>
          <w:p w14:paraId="4AC9BFFD">
            <w:pPr>
              <w:spacing w:before="60" w:beforeLines="25" w:after="60" w:afterLines="25" w:line="276" w:lineRule="auto"/>
              <w:jc w:val="center"/>
              <w:rPr>
                <w:rFonts w:ascii="Arial" w:hAnsi="Arial" w:cs="Arial"/>
                <w:szCs w:val="21"/>
                <w:lang w:val="zh-CN"/>
              </w:rPr>
            </w:pPr>
            <w:r>
              <w:rPr>
                <w:rFonts w:hint="eastAsia" w:ascii="Arial" w:hAnsi="Arial" w:cs="Arial"/>
                <w:szCs w:val="21"/>
                <w:lang w:val="zh-CN"/>
              </w:rPr>
              <w:t>202</w:t>
            </w:r>
            <w:r>
              <w:rPr>
                <w:rFonts w:ascii="Arial" w:hAnsi="Arial" w:cs="Arial"/>
                <w:szCs w:val="21"/>
                <w:lang w:val="zh-CN"/>
              </w:rPr>
              <w:t>5</w:t>
            </w:r>
            <w:r>
              <w:rPr>
                <w:rFonts w:hint="eastAsia" w:ascii="Arial" w:hAnsi="Arial" w:cs="Arial"/>
                <w:szCs w:val="21"/>
                <w:lang w:val="zh-CN"/>
              </w:rPr>
              <w:t>.</w:t>
            </w:r>
            <w:r>
              <w:rPr>
                <w:rFonts w:ascii="Arial" w:hAnsi="Arial" w:cs="Arial"/>
                <w:szCs w:val="21"/>
                <w:lang w:val="zh-CN"/>
              </w:rPr>
              <w:t>3</w:t>
            </w:r>
            <w:r>
              <w:rPr>
                <w:rFonts w:hint="eastAsia" w:ascii="Arial" w:hAnsi="Arial" w:cs="Arial"/>
                <w:szCs w:val="21"/>
                <w:lang w:val="zh-CN"/>
              </w:rPr>
              <w:t>.30</w:t>
            </w:r>
          </w:p>
        </w:tc>
        <w:tc>
          <w:tcPr>
            <w:tcW w:w="2045" w:type="dxa"/>
            <w:vMerge w:val="continue"/>
          </w:tcPr>
          <w:p w14:paraId="3603C102">
            <w:pPr>
              <w:spacing w:before="60" w:beforeLines="25" w:after="60" w:afterLines="25" w:line="276" w:lineRule="auto"/>
              <w:jc w:val="center"/>
              <w:rPr>
                <w:rFonts w:ascii="Arial" w:hAnsi="Arial" w:cs="Arial"/>
                <w:szCs w:val="21"/>
                <w:lang w:val="zh-CN"/>
              </w:rPr>
            </w:pPr>
          </w:p>
        </w:tc>
      </w:tr>
      <w:tr w14:paraId="3BD2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vMerge w:val="continue"/>
          </w:tcPr>
          <w:p w14:paraId="154124AB">
            <w:pPr>
              <w:spacing w:before="60" w:beforeLines="25" w:after="60" w:afterLines="25" w:line="276" w:lineRule="auto"/>
              <w:rPr>
                <w:rFonts w:eastAsia="华文细黑"/>
                <w:bCs/>
                <w:sz w:val="36"/>
              </w:rPr>
            </w:pPr>
          </w:p>
        </w:tc>
        <w:tc>
          <w:tcPr>
            <w:tcW w:w="2126" w:type="dxa"/>
            <w:vAlign w:val="center"/>
          </w:tcPr>
          <w:p w14:paraId="39FE59D4">
            <w:pPr>
              <w:rPr>
                <w:rFonts w:ascii="Arial" w:hAnsi="Arial" w:cs="Arial"/>
                <w:szCs w:val="21"/>
                <w:lang w:val="zh-CN"/>
              </w:rPr>
            </w:pPr>
            <w:r>
              <w:rPr>
                <w:rFonts w:hint="eastAsia" w:ascii="Arial" w:hAnsi="Arial" w:cs="Arial"/>
                <w:szCs w:val="21"/>
                <w:lang w:val="zh-CN"/>
              </w:rPr>
              <w:t>监控设备安装及机房安装（含调试）</w:t>
            </w:r>
          </w:p>
        </w:tc>
        <w:tc>
          <w:tcPr>
            <w:tcW w:w="1559" w:type="dxa"/>
            <w:vAlign w:val="center"/>
          </w:tcPr>
          <w:p w14:paraId="51416768">
            <w:pPr>
              <w:ind w:firstLine="210" w:firstLineChars="100"/>
              <w:rPr>
                <w:rFonts w:ascii="Arial" w:hAnsi="Arial" w:cs="Arial"/>
                <w:szCs w:val="21"/>
                <w:lang w:val="zh-CN"/>
              </w:rPr>
            </w:pPr>
            <w:r>
              <w:rPr>
                <w:rFonts w:hint="eastAsia" w:ascii="Arial" w:hAnsi="Arial" w:cs="Arial"/>
                <w:szCs w:val="21"/>
                <w:lang w:val="zh-CN"/>
              </w:rPr>
              <w:t>202</w:t>
            </w:r>
            <w:r>
              <w:rPr>
                <w:rFonts w:ascii="Arial" w:hAnsi="Arial" w:cs="Arial"/>
                <w:szCs w:val="21"/>
                <w:lang w:val="zh-CN"/>
              </w:rPr>
              <w:t>5</w:t>
            </w:r>
            <w:r>
              <w:rPr>
                <w:rFonts w:hint="eastAsia" w:ascii="Arial" w:hAnsi="Arial" w:cs="Arial"/>
                <w:szCs w:val="21"/>
                <w:lang w:val="zh-CN"/>
              </w:rPr>
              <w:t>.</w:t>
            </w:r>
            <w:r>
              <w:rPr>
                <w:rFonts w:ascii="Arial" w:hAnsi="Arial" w:cs="Arial"/>
                <w:szCs w:val="21"/>
                <w:lang w:val="zh-CN"/>
              </w:rPr>
              <w:t>3</w:t>
            </w:r>
            <w:r>
              <w:rPr>
                <w:rFonts w:hint="eastAsia" w:ascii="Arial" w:hAnsi="Arial" w:cs="Arial"/>
                <w:szCs w:val="21"/>
                <w:lang w:val="zh-CN"/>
              </w:rPr>
              <w:t>.</w:t>
            </w:r>
            <w:r>
              <w:rPr>
                <w:rFonts w:ascii="Arial" w:hAnsi="Arial" w:cs="Arial"/>
                <w:szCs w:val="21"/>
                <w:lang w:val="zh-CN"/>
              </w:rPr>
              <w:t>2</w:t>
            </w:r>
            <w:r>
              <w:rPr>
                <w:rFonts w:hint="eastAsia" w:ascii="Arial" w:hAnsi="Arial" w:cs="Arial"/>
                <w:szCs w:val="21"/>
                <w:lang w:val="en-US" w:eastAsia="zh-CN"/>
              </w:rPr>
              <w:t>5</w:t>
            </w:r>
          </w:p>
        </w:tc>
        <w:tc>
          <w:tcPr>
            <w:tcW w:w="2410" w:type="dxa"/>
            <w:vAlign w:val="center"/>
          </w:tcPr>
          <w:p w14:paraId="780979FC">
            <w:pPr>
              <w:ind w:firstLine="630" w:firstLineChars="300"/>
              <w:rPr>
                <w:rFonts w:hint="eastAsia" w:ascii="Arial" w:hAnsi="Arial" w:eastAsia="宋体" w:cs="Arial"/>
                <w:szCs w:val="21"/>
                <w:lang w:val="zh-CN" w:eastAsia="zh-CN"/>
              </w:rPr>
            </w:pPr>
            <w:r>
              <w:rPr>
                <w:rFonts w:hint="eastAsia" w:ascii="Arial" w:hAnsi="Arial" w:cs="Arial"/>
                <w:szCs w:val="21"/>
                <w:lang w:val="zh-CN"/>
              </w:rPr>
              <w:t>202</w:t>
            </w:r>
            <w:r>
              <w:rPr>
                <w:rFonts w:ascii="Arial" w:hAnsi="Arial" w:cs="Arial"/>
                <w:szCs w:val="21"/>
                <w:lang w:val="zh-CN"/>
              </w:rPr>
              <w:t>5</w:t>
            </w:r>
            <w:r>
              <w:rPr>
                <w:rFonts w:hint="eastAsia" w:ascii="Arial" w:hAnsi="Arial" w:cs="Arial"/>
                <w:szCs w:val="21"/>
                <w:lang w:val="zh-CN"/>
              </w:rPr>
              <w:t>.</w:t>
            </w:r>
            <w:r>
              <w:rPr>
                <w:rFonts w:hint="eastAsia" w:ascii="Arial" w:hAnsi="Arial" w:cs="Arial"/>
                <w:szCs w:val="21"/>
                <w:lang w:val="en-US" w:eastAsia="zh-CN"/>
              </w:rPr>
              <w:t>4</w:t>
            </w:r>
            <w:r>
              <w:rPr>
                <w:rFonts w:hint="eastAsia" w:ascii="Arial" w:hAnsi="Arial" w:cs="Arial"/>
                <w:szCs w:val="21"/>
                <w:lang w:val="zh-CN"/>
              </w:rPr>
              <w:t>.</w:t>
            </w:r>
            <w:r>
              <w:rPr>
                <w:rFonts w:hint="eastAsia" w:ascii="Arial" w:hAnsi="Arial" w:cs="Arial"/>
                <w:szCs w:val="21"/>
                <w:lang w:val="en-US" w:eastAsia="zh-CN"/>
              </w:rPr>
              <w:t>5</w:t>
            </w:r>
          </w:p>
        </w:tc>
        <w:tc>
          <w:tcPr>
            <w:tcW w:w="2045" w:type="dxa"/>
            <w:vMerge w:val="continue"/>
          </w:tcPr>
          <w:p w14:paraId="74F98CC3">
            <w:pPr>
              <w:rPr>
                <w:rFonts w:ascii="Arial" w:hAnsi="Arial" w:cs="Arial"/>
                <w:bCs/>
                <w:sz w:val="18"/>
                <w:szCs w:val="18"/>
              </w:rPr>
            </w:pPr>
          </w:p>
        </w:tc>
      </w:tr>
    </w:tbl>
    <w:p w14:paraId="72AB75A9">
      <w:pPr>
        <w:tabs>
          <w:tab w:val="left" w:pos="709"/>
        </w:tabs>
        <w:autoSpaceDE w:val="0"/>
        <w:autoSpaceDN w:val="0"/>
        <w:adjustRightInd w:val="0"/>
        <w:snapToGrid w:val="0"/>
        <w:spacing w:before="120" w:beforeLines="50" w:line="360" w:lineRule="auto"/>
        <w:ind w:firstLine="360" w:firstLineChars="150"/>
        <w:textAlignment w:val="baseline"/>
        <w:rPr>
          <w:rFonts w:ascii="Arial" w:hAnsi="Arial" w:cs="Arial"/>
          <w:kern w:val="0"/>
          <w:sz w:val="24"/>
        </w:rPr>
      </w:pPr>
      <w:r>
        <w:rPr>
          <w:rFonts w:hint="eastAsia" w:ascii="Arial" w:hAnsi="Arial" w:cs="Arial"/>
          <w:kern w:val="0"/>
          <w:sz w:val="24"/>
        </w:rPr>
        <w:t>上述节点按照发包人签发的进场通知书节点起算（以日历天计）。</w:t>
      </w:r>
    </w:p>
    <w:p w14:paraId="22EAB1A1">
      <w:pPr>
        <w:pStyle w:val="50"/>
        <w:numPr>
          <w:ilvl w:val="0"/>
          <w:numId w:val="0"/>
        </w:numPr>
        <w:spacing w:before="0" w:after="0" w:line="360" w:lineRule="auto"/>
        <w:rPr>
          <w:rFonts w:hint="eastAsia" w:eastAsia="宋体"/>
          <w:b w:val="0"/>
          <w:szCs w:val="24"/>
          <w:lang w:val="en-US" w:eastAsia="zh-CN"/>
        </w:rPr>
      </w:pPr>
      <w:bookmarkStart w:id="164" w:name="_Toc6426882"/>
      <w:bookmarkStart w:id="165" w:name="_Toc8028406"/>
      <w:bookmarkStart w:id="166" w:name="_Toc118634712"/>
      <w:bookmarkStart w:id="167" w:name="_Toc357782002"/>
      <w:r>
        <w:rPr>
          <w:b w:val="0"/>
          <w:szCs w:val="24"/>
        </w:rPr>
        <w:t xml:space="preserve">8.2 </w:t>
      </w:r>
      <w:commentRangeStart w:id="6"/>
      <w:r>
        <w:rPr>
          <w:b w:val="0"/>
          <w:szCs w:val="24"/>
        </w:rPr>
        <w:t>拖期违约赔偿</w:t>
      </w:r>
      <w:bookmarkEnd w:id="164"/>
      <w:bookmarkEnd w:id="165"/>
      <w:bookmarkEnd w:id="166"/>
      <w:bookmarkEnd w:id="167"/>
      <w:r>
        <w:rPr>
          <w:rFonts w:hint="eastAsia"/>
          <w:b w:val="0"/>
          <w:szCs w:val="24"/>
          <w:lang w:val="en-US" w:eastAsia="zh-CN"/>
        </w:rPr>
        <w:tab/>
      </w:r>
    </w:p>
    <w:p w14:paraId="5541BADD">
      <w:pPr>
        <w:pStyle w:val="51"/>
        <w:spacing w:after="0"/>
        <w:ind w:left="1699" w:leftChars="257" w:hanging="1159" w:hangingChars="483"/>
        <w:rPr>
          <w:rFonts w:ascii="宋体" w:hAnsi="宋体" w:cs="Arial"/>
          <w:lang w:val="zh-CN"/>
        </w:rPr>
      </w:pPr>
      <w:r>
        <w:rPr>
          <w:rFonts w:ascii="宋体" w:hAnsi="宋体"/>
        </w:rPr>
        <w:t>8.2.1</w:t>
      </w:r>
      <w:r>
        <w:rPr>
          <w:rFonts w:ascii="宋体" w:hAnsi="宋体" w:cs="Arial"/>
          <w:lang w:val="zh-CN"/>
        </w:rPr>
        <w:t>（1）承包人若拖延合同约定的阶段节点工期，则每拖延一天支付违约金</w:t>
      </w:r>
      <w:r>
        <w:rPr>
          <w:rFonts w:ascii="宋体" w:hAnsi="宋体" w:cs="Arial"/>
          <w:u w:val="single"/>
          <w:lang w:val="zh-CN"/>
        </w:rPr>
        <w:t xml:space="preserve"> 壹万 </w:t>
      </w:r>
      <w:r>
        <w:rPr>
          <w:rFonts w:ascii="宋体" w:hAnsi="宋体" w:cs="Arial"/>
          <w:lang w:val="zh-CN"/>
        </w:rPr>
        <w:t>元。</w:t>
      </w:r>
      <w:r>
        <w:rPr>
          <w:rFonts w:hint="eastAsia" w:ascii="宋体" w:hAnsi="宋体" w:cs="Arial"/>
        </w:rPr>
        <w:t>拖延超过七天的，发包人有权无责解除合同，且不予结算费用。</w:t>
      </w:r>
    </w:p>
    <w:p w14:paraId="03754CDE">
      <w:pPr>
        <w:spacing w:line="360" w:lineRule="auto"/>
        <w:ind w:left="1875" w:leftChars="540" w:hanging="741" w:hangingChars="309"/>
        <w:rPr>
          <w:rFonts w:ascii="宋体" w:hAnsi="宋体" w:cs="Arial"/>
          <w:sz w:val="24"/>
          <w:lang w:val="zh-CN"/>
        </w:rPr>
      </w:pPr>
      <w:r>
        <w:rPr>
          <w:rFonts w:ascii="宋体" w:hAnsi="宋体" w:cs="Arial"/>
          <w:sz w:val="24"/>
          <w:lang w:val="zh-CN"/>
        </w:rPr>
        <w:t>（2）若承包人拖延总工期，则每拖延一天支付违约金</w:t>
      </w:r>
      <w:r>
        <w:rPr>
          <w:rFonts w:hint="eastAsia" w:ascii="宋体" w:hAnsi="宋体" w:cs="Arial"/>
          <w:sz w:val="24"/>
          <w:u w:val="single"/>
          <w:lang w:val="zh-CN"/>
        </w:rPr>
        <w:t xml:space="preserve"> 贰</w:t>
      </w:r>
      <w:r>
        <w:rPr>
          <w:rFonts w:ascii="宋体" w:hAnsi="宋体" w:cs="Arial"/>
          <w:sz w:val="24"/>
          <w:u w:val="single"/>
          <w:lang w:val="zh-CN"/>
        </w:rPr>
        <w:t>万</w:t>
      </w:r>
      <w:r>
        <w:rPr>
          <w:rFonts w:hint="eastAsia" w:ascii="宋体" w:hAnsi="宋体" w:cs="Arial"/>
          <w:sz w:val="24"/>
          <w:u w:val="single"/>
          <w:lang w:val="zh-CN"/>
        </w:rPr>
        <w:t xml:space="preserve"> </w:t>
      </w:r>
      <w:r>
        <w:rPr>
          <w:rFonts w:ascii="宋体" w:hAnsi="宋体" w:cs="Arial"/>
          <w:sz w:val="24"/>
          <w:lang w:val="zh-CN"/>
        </w:rPr>
        <w:t>元。</w:t>
      </w:r>
      <w:r>
        <w:rPr>
          <w:rFonts w:hint="eastAsia" w:ascii="宋体" w:hAnsi="宋体" w:cs="Arial"/>
          <w:sz w:val="24"/>
        </w:rPr>
        <w:t>拖延超过十天的，发包人有权无责解除合同，且不予结算费用。</w:t>
      </w:r>
    </w:p>
    <w:p w14:paraId="2230EC2D">
      <w:pPr>
        <w:spacing w:line="360" w:lineRule="auto"/>
        <w:ind w:left="1875" w:leftChars="540" w:hanging="741" w:hangingChars="309"/>
        <w:rPr>
          <w:rFonts w:ascii="宋体" w:hAnsi="宋体" w:cs="Arial"/>
          <w:sz w:val="24"/>
          <w:lang w:val="zh-CN"/>
        </w:rPr>
      </w:pPr>
      <w:r>
        <w:rPr>
          <w:rFonts w:ascii="宋体" w:hAnsi="宋体" w:cs="Arial"/>
          <w:sz w:val="24"/>
          <w:lang w:val="zh-CN"/>
        </w:rPr>
        <w:t>（3）如承包人拖延总工期的同时，另有拖延阶段节点工期情形的，应按本合同约定的拖延不同工期的违约金标准分别支付违约金。</w:t>
      </w:r>
      <w:commentRangeEnd w:id="6"/>
      <w:r>
        <w:commentReference w:id="6"/>
      </w:r>
    </w:p>
    <w:p w14:paraId="384C61BC">
      <w:pPr>
        <w:pStyle w:val="4"/>
        <w:spacing w:before="0" w:after="0" w:line="360" w:lineRule="auto"/>
        <w:rPr>
          <w:b/>
          <w:sz w:val="24"/>
          <w:szCs w:val="24"/>
        </w:rPr>
      </w:pPr>
      <w:bookmarkStart w:id="168" w:name="_Toc78944699"/>
      <w:bookmarkStart w:id="169" w:name="_Toc6426883"/>
      <w:bookmarkStart w:id="170" w:name="_Toc8028407"/>
      <w:bookmarkStart w:id="171" w:name="_Toc168739654"/>
      <w:bookmarkStart w:id="172" w:name="_Toc89406056"/>
      <w:bookmarkStart w:id="173" w:name="_Toc122080380"/>
      <w:r>
        <w:rPr>
          <w:b/>
          <w:sz w:val="24"/>
          <w:szCs w:val="24"/>
        </w:rPr>
        <w:t>9、工程质量</w:t>
      </w:r>
      <w:bookmarkEnd w:id="168"/>
      <w:bookmarkEnd w:id="169"/>
      <w:bookmarkEnd w:id="170"/>
      <w:bookmarkEnd w:id="171"/>
      <w:bookmarkEnd w:id="172"/>
      <w:bookmarkEnd w:id="173"/>
    </w:p>
    <w:p w14:paraId="08750E7A">
      <w:pPr>
        <w:pStyle w:val="50"/>
        <w:numPr>
          <w:ilvl w:val="0"/>
          <w:numId w:val="0"/>
        </w:numPr>
        <w:spacing w:before="0" w:after="0" w:line="360" w:lineRule="auto"/>
        <w:rPr>
          <w:b w:val="0"/>
          <w:szCs w:val="24"/>
        </w:rPr>
      </w:pPr>
      <w:bookmarkStart w:id="174" w:name="_Toc8028408"/>
      <w:bookmarkStart w:id="175" w:name="_Toc168739655"/>
      <w:bookmarkStart w:id="176" w:name="_Toc122080381"/>
      <w:bookmarkStart w:id="177" w:name="_Toc6426884"/>
      <w:bookmarkStart w:id="178" w:name="_Toc89406057"/>
      <w:bookmarkStart w:id="179" w:name="_Toc78944700"/>
      <w:r>
        <w:rPr>
          <w:b w:val="0"/>
          <w:szCs w:val="24"/>
        </w:rPr>
        <w:t>9.1 工程质量、技术要求</w:t>
      </w:r>
      <w:bookmarkEnd w:id="174"/>
      <w:bookmarkEnd w:id="175"/>
      <w:bookmarkEnd w:id="176"/>
      <w:bookmarkEnd w:id="177"/>
      <w:bookmarkEnd w:id="178"/>
      <w:bookmarkEnd w:id="179"/>
    </w:p>
    <w:p w14:paraId="148A2481">
      <w:pPr>
        <w:pStyle w:val="51"/>
        <w:ind w:left="-15" w:leftChars="-7" w:firstLine="374" w:firstLineChars="156"/>
        <w:rPr>
          <w:u w:val="single"/>
        </w:rPr>
      </w:pPr>
      <w:bookmarkStart w:id="180" w:name="_Toc78944701"/>
      <w:bookmarkStart w:id="181" w:name="_Toc89406058"/>
      <w:r>
        <w:t>9</w:t>
      </w:r>
      <w:r>
        <w:rPr>
          <w:rFonts w:hint="eastAsia"/>
        </w:rPr>
        <w:t>.</w:t>
      </w:r>
      <w:r>
        <w:t>1.1 本工程的质量等级要求：</w:t>
      </w:r>
      <w:r>
        <w:rPr>
          <w:u w:val="single"/>
        </w:rPr>
        <w:t xml:space="preserve">  </w:t>
      </w:r>
      <w:r>
        <w:rPr>
          <w:rFonts w:hint="eastAsia"/>
          <w:u w:val="single"/>
        </w:rPr>
        <w:t>合格 （质量标准的评定以现行国家、地方政府、行业及发包人的质量检验评定标准、合同要求为依据），</w:t>
      </w:r>
      <w:r>
        <w:t>详见</w:t>
      </w:r>
      <w:r>
        <w:rPr>
          <w:b/>
        </w:rPr>
        <w:t>《</w:t>
      </w:r>
      <w:r>
        <w:rPr>
          <w:rFonts w:hint="eastAsia"/>
          <w:b/>
        </w:rPr>
        <w:t>工程规范</w:t>
      </w:r>
      <w:r>
        <w:rPr>
          <w:b/>
        </w:rPr>
        <w:t>》。</w:t>
      </w:r>
      <w:r>
        <w:t>本工程质量等级不符合约定的处理：</w:t>
      </w:r>
      <w:r>
        <w:rPr>
          <w:u w:val="single"/>
        </w:rPr>
        <w:t>详见专用条款1</w:t>
      </w:r>
      <w:r>
        <w:rPr>
          <w:rFonts w:hint="eastAsia"/>
          <w:u w:val="single"/>
        </w:rPr>
        <w:t>6</w:t>
      </w:r>
      <w:r>
        <w:rPr>
          <w:u w:val="single"/>
        </w:rPr>
        <w:t>.1.1的相关约定</w:t>
      </w:r>
      <w:r>
        <w:t>。</w:t>
      </w:r>
    </w:p>
    <w:p w14:paraId="74A2F7C4">
      <w:pPr>
        <w:tabs>
          <w:tab w:val="left" w:pos="0"/>
        </w:tabs>
        <w:spacing w:line="360" w:lineRule="auto"/>
        <w:ind w:left="-15" w:leftChars="-7" w:firstLine="374" w:firstLineChars="156"/>
        <w:rPr>
          <w:kern w:val="0"/>
          <w:sz w:val="24"/>
          <w:u w:val="single"/>
        </w:rPr>
      </w:pPr>
      <w:r>
        <w:rPr>
          <w:sz w:val="24"/>
        </w:rPr>
        <w:t xml:space="preserve">9.1.2 </w:t>
      </w:r>
      <w:r>
        <w:rPr>
          <w:rFonts w:hint="eastAsia"/>
          <w:sz w:val="24"/>
        </w:rPr>
        <w:t>关</w:t>
      </w:r>
      <w:r>
        <w:rPr>
          <w:rFonts w:hint="eastAsia"/>
          <w:kern w:val="0"/>
          <w:sz w:val="24"/>
        </w:rPr>
        <w:t>于实测实量工作的补充及处罚</w:t>
      </w:r>
      <w:commentRangeStart w:id="7"/>
      <w:r>
        <w:rPr>
          <w:rFonts w:hint="eastAsia"/>
          <w:kern w:val="0"/>
          <w:sz w:val="24"/>
        </w:rPr>
        <w:t>：</w:t>
      </w:r>
      <w:r>
        <w:rPr>
          <w:rFonts w:hint="eastAsia"/>
          <w:kern w:val="0"/>
          <w:sz w:val="24"/>
          <w:u w:val="single"/>
        </w:rPr>
        <w:t>本工程需按照甲方过程评估、交付评估制度管理要求进行评估检查。承包人必须结合第三方测评制定详细的各施工阶段第三方测评管理实施细则并具备可操作性，包括实测实量、安全文明及风险评估的管理实施细则。承包人需建立单独的实测实量专项小组，配备专人负责实测实量的自检工作。要求承包人对实体质量进行</w:t>
      </w:r>
      <w:r>
        <w:rPr>
          <w:kern w:val="0"/>
          <w:sz w:val="24"/>
          <w:u w:val="single"/>
        </w:rPr>
        <w:t>100%</w:t>
      </w:r>
      <w:r>
        <w:rPr>
          <w:rFonts w:hint="eastAsia"/>
          <w:kern w:val="0"/>
          <w:sz w:val="24"/>
          <w:u w:val="single"/>
        </w:rPr>
        <w:t>实测实量检查，并应接受甲方、独立第三方的实测实量检查评分。测评分数应达到甲方要求，对测评过程中发现的问题应于整改通知下发三日内积极落实整改。</w:t>
      </w:r>
      <w:commentRangeEnd w:id="7"/>
      <w:r>
        <w:commentReference w:id="7"/>
      </w:r>
    </w:p>
    <w:p w14:paraId="127D3FAE">
      <w:pPr>
        <w:tabs>
          <w:tab w:val="left" w:pos="709"/>
        </w:tabs>
        <w:autoSpaceDE w:val="0"/>
        <w:autoSpaceDN w:val="0"/>
        <w:adjustRightInd w:val="0"/>
        <w:snapToGrid w:val="0"/>
        <w:spacing w:before="120" w:beforeLines="50" w:line="360" w:lineRule="auto"/>
        <w:ind w:firstLine="360" w:firstLineChars="150"/>
        <w:textAlignment w:val="baseline"/>
        <w:rPr>
          <w:sz w:val="24"/>
        </w:rPr>
      </w:pPr>
      <w:r>
        <w:rPr>
          <w:sz w:val="24"/>
        </w:rPr>
        <w:t>9.1.3 其他约定</w:t>
      </w:r>
    </w:p>
    <w:p w14:paraId="1AEB95AD">
      <w:pPr>
        <w:tabs>
          <w:tab w:val="left" w:pos="709"/>
        </w:tabs>
        <w:autoSpaceDE w:val="0"/>
        <w:autoSpaceDN w:val="0"/>
        <w:adjustRightInd w:val="0"/>
        <w:snapToGrid w:val="0"/>
        <w:spacing w:before="120" w:beforeLines="50" w:line="360" w:lineRule="auto"/>
        <w:ind w:firstLine="360" w:firstLineChars="150"/>
        <w:textAlignment w:val="baseline"/>
        <w:rPr>
          <w:kern w:val="0"/>
          <w:sz w:val="24"/>
        </w:rPr>
      </w:pPr>
      <w:r>
        <w:rPr>
          <w:kern w:val="0"/>
          <w:sz w:val="24"/>
        </w:rPr>
        <w:t>9.1.3.1 竣工验收备案后，工程交付客户之前，由发包人、承包人、监理、物业共同对房屋的工程质量、使用功能等进行分户验收。每次均建立分户验收档案记录或填写《住宅工程质量分户验收表》，四方共同签字确认</w:t>
      </w:r>
      <w:r>
        <w:rPr>
          <w:rFonts w:hint="eastAsia"/>
          <w:kern w:val="0"/>
          <w:sz w:val="24"/>
        </w:rPr>
        <w:t>。</w:t>
      </w:r>
    </w:p>
    <w:p w14:paraId="1D8B0049">
      <w:pPr>
        <w:tabs>
          <w:tab w:val="left" w:pos="709"/>
        </w:tabs>
        <w:autoSpaceDE w:val="0"/>
        <w:autoSpaceDN w:val="0"/>
        <w:adjustRightInd w:val="0"/>
        <w:snapToGrid w:val="0"/>
        <w:spacing w:before="120" w:beforeLines="50" w:line="360" w:lineRule="auto"/>
        <w:ind w:firstLine="360" w:firstLineChars="150"/>
        <w:textAlignment w:val="baseline"/>
        <w:rPr>
          <w:kern w:val="0"/>
          <w:sz w:val="24"/>
        </w:rPr>
      </w:pPr>
      <w:r>
        <w:rPr>
          <w:kern w:val="0"/>
          <w:sz w:val="24"/>
        </w:rPr>
        <w:t>9.1.3.2</w:t>
      </w:r>
      <w:r>
        <w:rPr>
          <w:rFonts w:hint="eastAsia"/>
          <w:kern w:val="0"/>
          <w:sz w:val="24"/>
        </w:rPr>
        <w:t>承包人承担因上述承包人质量缺陷投诉造成的维修费用及业主赔付费用。</w:t>
      </w:r>
    </w:p>
    <w:p w14:paraId="6FAC5990">
      <w:pPr>
        <w:tabs>
          <w:tab w:val="left" w:pos="709"/>
        </w:tabs>
        <w:autoSpaceDE w:val="0"/>
        <w:autoSpaceDN w:val="0"/>
        <w:adjustRightInd w:val="0"/>
        <w:snapToGrid w:val="0"/>
        <w:spacing w:before="120" w:beforeLines="50" w:line="360" w:lineRule="auto"/>
        <w:ind w:firstLine="360" w:firstLineChars="150"/>
        <w:textAlignment w:val="baseline"/>
        <w:rPr>
          <w:kern w:val="0"/>
          <w:sz w:val="24"/>
        </w:rPr>
      </w:pPr>
      <w:r>
        <w:rPr>
          <w:kern w:val="0"/>
          <w:sz w:val="24"/>
        </w:rPr>
        <w:t xml:space="preserve">9.1.3.3 </w:t>
      </w:r>
      <w:r>
        <w:rPr>
          <w:rFonts w:hint="eastAsia"/>
          <w:kern w:val="0"/>
          <w:sz w:val="24"/>
        </w:rPr>
        <w:t>承包人需根据发包人要求使用数字化管理系统，包括但不限于</w:t>
      </w:r>
      <w:r>
        <w:rPr>
          <w:kern w:val="0"/>
          <w:sz w:val="24"/>
        </w:rPr>
        <w:t>工程管理软件</w:t>
      </w:r>
      <w:r>
        <w:rPr>
          <w:rFonts w:hint="eastAsia"/>
          <w:kern w:val="0"/>
          <w:sz w:val="24"/>
        </w:rPr>
        <w:t>（数字工程）、电子签章、</w:t>
      </w:r>
      <w:r>
        <w:rPr>
          <w:kern w:val="0"/>
          <w:sz w:val="24"/>
        </w:rPr>
        <w:t>远程监控</w:t>
      </w:r>
      <w:r>
        <w:rPr>
          <w:rFonts w:hint="eastAsia"/>
          <w:kern w:val="0"/>
          <w:sz w:val="24"/>
        </w:rPr>
        <w:t>、</w:t>
      </w:r>
      <w:r>
        <w:rPr>
          <w:kern w:val="0"/>
          <w:sz w:val="24"/>
        </w:rPr>
        <w:t>供方平台</w:t>
      </w:r>
      <w:r>
        <w:rPr>
          <w:rFonts w:hint="eastAsia"/>
          <w:kern w:val="0"/>
          <w:sz w:val="24"/>
        </w:rPr>
        <w:t>等，并完全响应发包人的相关要求。</w:t>
      </w:r>
    </w:p>
    <w:p w14:paraId="458F2436">
      <w:pPr>
        <w:tabs>
          <w:tab w:val="left" w:pos="709"/>
        </w:tabs>
        <w:autoSpaceDE w:val="0"/>
        <w:autoSpaceDN w:val="0"/>
        <w:adjustRightInd w:val="0"/>
        <w:snapToGrid w:val="0"/>
        <w:spacing w:before="120" w:beforeLines="50" w:line="360" w:lineRule="auto"/>
        <w:ind w:firstLine="360" w:firstLineChars="150"/>
        <w:textAlignment w:val="baseline"/>
        <w:rPr>
          <w:kern w:val="0"/>
          <w:sz w:val="24"/>
        </w:rPr>
      </w:pPr>
      <w:r>
        <w:rPr>
          <w:kern w:val="0"/>
          <w:sz w:val="24"/>
        </w:rPr>
        <w:t>对于使用数字化管理系统所产生的费用</w:t>
      </w:r>
      <w:r>
        <w:rPr>
          <w:rFonts w:hint="eastAsia"/>
          <w:kern w:val="0"/>
          <w:sz w:val="24"/>
        </w:rPr>
        <w:t>，</w:t>
      </w:r>
      <w:r>
        <w:rPr>
          <w:kern w:val="0"/>
          <w:sz w:val="24"/>
        </w:rPr>
        <w:t>均已在投标报价中综合考虑</w:t>
      </w:r>
      <w:r>
        <w:rPr>
          <w:rFonts w:hint="eastAsia"/>
          <w:kern w:val="0"/>
          <w:sz w:val="24"/>
        </w:rPr>
        <w:t>，不另行计取。</w:t>
      </w:r>
    </w:p>
    <w:bookmarkEnd w:id="180"/>
    <w:bookmarkEnd w:id="181"/>
    <w:p w14:paraId="307A775D">
      <w:pPr>
        <w:pStyle w:val="4"/>
        <w:spacing w:before="0" w:after="0" w:line="360" w:lineRule="auto"/>
        <w:rPr>
          <w:b/>
          <w:sz w:val="24"/>
          <w:szCs w:val="24"/>
        </w:rPr>
      </w:pPr>
      <w:bookmarkStart w:id="182" w:name="_Toc8028409"/>
      <w:bookmarkStart w:id="183" w:name="_Toc168739657"/>
      <w:bookmarkStart w:id="184" w:name="_Toc6426886"/>
      <w:bookmarkStart w:id="185" w:name="_Toc89406059"/>
      <w:bookmarkStart w:id="186" w:name="_Toc122080383"/>
      <w:bookmarkStart w:id="187" w:name="_Toc78944702"/>
      <w:r>
        <w:rPr>
          <w:b/>
          <w:sz w:val="24"/>
          <w:szCs w:val="24"/>
        </w:rPr>
        <w:t>10</w:t>
      </w:r>
      <w:r>
        <w:rPr>
          <w:rFonts w:hint="eastAsia"/>
          <w:b/>
          <w:sz w:val="24"/>
          <w:szCs w:val="24"/>
        </w:rPr>
        <w:t>、现场管理</w:t>
      </w:r>
      <w:bookmarkEnd w:id="182"/>
      <w:bookmarkEnd w:id="183"/>
      <w:bookmarkEnd w:id="184"/>
      <w:bookmarkEnd w:id="185"/>
      <w:bookmarkEnd w:id="186"/>
      <w:bookmarkEnd w:id="187"/>
    </w:p>
    <w:p w14:paraId="315D5CCF">
      <w:pPr>
        <w:pStyle w:val="50"/>
        <w:numPr>
          <w:ilvl w:val="0"/>
          <w:numId w:val="0"/>
        </w:numPr>
        <w:spacing w:before="0" w:after="0" w:line="360" w:lineRule="auto"/>
        <w:rPr>
          <w:b w:val="0"/>
          <w:szCs w:val="24"/>
        </w:rPr>
      </w:pPr>
      <w:bookmarkStart w:id="188" w:name="_Toc78944703"/>
      <w:bookmarkStart w:id="189" w:name="_Toc89406060"/>
      <w:bookmarkStart w:id="190" w:name="_Toc122080384"/>
      <w:bookmarkStart w:id="191" w:name="_Toc8028410"/>
      <w:bookmarkStart w:id="192" w:name="_Toc168739658"/>
      <w:bookmarkStart w:id="193" w:name="_Toc6426887"/>
      <w:r>
        <w:rPr>
          <w:b w:val="0"/>
          <w:szCs w:val="24"/>
        </w:rPr>
        <w:t xml:space="preserve">10.1 </w:t>
      </w:r>
      <w:r>
        <w:rPr>
          <w:rFonts w:hint="eastAsia"/>
          <w:b w:val="0"/>
          <w:szCs w:val="24"/>
        </w:rPr>
        <w:t>现场安全</w:t>
      </w:r>
      <w:bookmarkEnd w:id="188"/>
      <w:bookmarkEnd w:id="189"/>
      <w:r>
        <w:rPr>
          <w:rFonts w:hint="eastAsia"/>
          <w:b w:val="0"/>
          <w:szCs w:val="24"/>
        </w:rPr>
        <w:t>、文明施工</w:t>
      </w:r>
      <w:bookmarkEnd w:id="190"/>
      <w:bookmarkEnd w:id="191"/>
      <w:bookmarkEnd w:id="192"/>
      <w:bookmarkEnd w:id="193"/>
    </w:p>
    <w:p w14:paraId="784211AB">
      <w:pPr>
        <w:pStyle w:val="51"/>
        <w:spacing w:after="0"/>
        <w:ind w:left="-2" w:leftChars="-1" w:firstLine="391" w:firstLineChars="163"/>
      </w:pPr>
      <w:bookmarkStart w:id="194" w:name="_Toc78944704"/>
      <w:r>
        <w:t>10.1.1</w:t>
      </w:r>
      <w:r>
        <w:rPr>
          <w:rFonts w:hint="eastAsia"/>
        </w:rPr>
        <w:t>发包人对本工程的安全文明施工要求：配合承包单位</w:t>
      </w:r>
      <w:r>
        <w:rPr>
          <w:rFonts w:hint="eastAsia"/>
          <w:u w:val="single"/>
        </w:rPr>
        <w:t>取得济南市安全文明工地并满足甲方集团技术标准中关于安全文明的要求，且满足发包人对现场文明施工要求的相关规定</w:t>
      </w:r>
      <w:r>
        <w:t>。</w:t>
      </w:r>
    </w:p>
    <w:p w14:paraId="29A9EEC7">
      <w:pPr>
        <w:pStyle w:val="50"/>
        <w:numPr>
          <w:ilvl w:val="0"/>
          <w:numId w:val="0"/>
        </w:numPr>
        <w:spacing w:before="0" w:after="0" w:line="360" w:lineRule="auto"/>
      </w:pPr>
      <w:commentRangeStart w:id="8"/>
      <w:r>
        <w:rPr>
          <w:b w:val="0"/>
          <w:szCs w:val="24"/>
        </w:rPr>
        <w:t>1</w:t>
      </w:r>
      <w:r>
        <w:rPr>
          <w:rFonts w:hint="eastAsia"/>
          <w:b w:val="0"/>
          <w:szCs w:val="24"/>
        </w:rPr>
        <w:t>0</w:t>
      </w:r>
      <w:r>
        <w:rPr>
          <w:b w:val="0"/>
          <w:szCs w:val="24"/>
        </w:rPr>
        <w:t>.</w:t>
      </w:r>
      <w:r>
        <w:rPr>
          <w:rFonts w:hint="eastAsia"/>
          <w:b w:val="0"/>
          <w:szCs w:val="24"/>
        </w:rPr>
        <w:t>2</w:t>
      </w:r>
      <w:r>
        <w:rPr>
          <w:b w:val="0"/>
          <w:szCs w:val="24"/>
        </w:rPr>
        <w:t xml:space="preserve"> </w:t>
      </w:r>
      <w:r>
        <w:rPr>
          <w:rFonts w:hint="eastAsia"/>
          <w:b w:val="0"/>
          <w:szCs w:val="24"/>
        </w:rPr>
        <w:t>现场安全、文明施工</w:t>
      </w:r>
      <w:commentRangeEnd w:id="8"/>
      <w:r>
        <w:commentReference w:id="8"/>
      </w:r>
    </w:p>
    <w:p w14:paraId="0334058E">
      <w:pPr>
        <w:pStyle w:val="51"/>
        <w:spacing w:after="0"/>
        <w:ind w:left="-2" w:leftChars="-1" w:firstLine="391" w:firstLineChars="163"/>
      </w:pPr>
      <w:r>
        <w:rPr>
          <w:rFonts w:hint="eastAsia"/>
        </w:rPr>
        <w:t>10.2.1施工过程中必须遵守总包现场安全文明施工管理相关规定，包括但不限于临水临电管理、现场消防管理、工完场清、施工人员安全教育、高空作业管理等，并依照总承包管理规定缴纳相应安全保证金等（最低标准为合同额度的千分之三，具体依照总承包合同相关管理规定执行）。如在施工过程中发生打架斗殴或其他形式的安全事故，每发生一次罚款2000元。</w:t>
      </w:r>
    </w:p>
    <w:p w14:paraId="40DABA2B">
      <w:pPr>
        <w:pStyle w:val="51"/>
        <w:spacing w:after="0"/>
        <w:ind w:left="-2" w:leftChars="-1" w:firstLine="391" w:firstLineChars="163"/>
      </w:pPr>
      <w:r>
        <w:rPr>
          <w:rFonts w:hint="eastAsia"/>
        </w:rPr>
        <w:t>10.2.2发包人不提供住宿场所，承包人施工人员住宿场所自行考虑。承包人需禁止工地内工人住宿、做饭、使用与工程需求无关的大功率电器，一经发现，承包人承担违约金1000元/次，并承担因此产生的一切后果、损失。</w:t>
      </w:r>
    </w:p>
    <w:p w14:paraId="7B858CCC">
      <w:pPr>
        <w:pStyle w:val="51"/>
        <w:spacing w:after="0"/>
        <w:ind w:left="-2" w:leftChars="-1" w:firstLine="391" w:firstLineChars="163"/>
      </w:pPr>
      <w:r>
        <w:rPr>
          <w:rFonts w:hint="eastAsia"/>
        </w:rPr>
        <w:t>10.2.3承包人负责自身承包范围内自施工至验收交付过程中的扬尘防控，在进行室外作业时要实现快速开挖、快速回填要求，已开挖的沟槽需采取必要的防护和警戒措施，原则上当天开挖的管线管沟、设备井，次日要完成管线管沟回填，两日内完成设备井的砌筑、回填。</w:t>
      </w:r>
    </w:p>
    <w:p w14:paraId="4986D744">
      <w:pPr>
        <w:pStyle w:val="51"/>
        <w:spacing w:after="0"/>
        <w:ind w:left="-2" w:leftChars="-1" w:firstLine="391" w:firstLineChars="163"/>
        <w:rPr>
          <w:bCs/>
        </w:rPr>
      </w:pPr>
      <w:r>
        <w:rPr>
          <w:bCs/>
        </w:rPr>
        <w:t>1</w:t>
      </w:r>
      <w:r>
        <w:rPr>
          <w:rFonts w:hint="eastAsia"/>
          <w:bCs/>
        </w:rPr>
        <w:t>0</w:t>
      </w:r>
      <w:commentRangeStart w:id="9"/>
      <w:r>
        <w:rPr>
          <w:bCs/>
        </w:rPr>
        <w:t>.</w:t>
      </w:r>
      <w:r>
        <w:rPr>
          <w:rFonts w:hint="eastAsia"/>
          <w:bCs/>
        </w:rPr>
        <w:t>2.4</w:t>
      </w:r>
      <w:r>
        <w:rPr>
          <w:bCs/>
        </w:rPr>
        <w:t xml:space="preserve"> </w:t>
      </w:r>
      <w:r>
        <w:rPr>
          <w:rFonts w:hint="eastAsia"/>
          <w:bCs/>
        </w:rPr>
        <w:t>工程施工实行样板先行，承包人必须先做施工样板，</w:t>
      </w:r>
      <w:commentRangeEnd w:id="9"/>
      <w:r>
        <w:commentReference w:id="9"/>
      </w:r>
      <w:r>
        <w:rPr>
          <w:rFonts w:hint="eastAsia"/>
          <w:bCs/>
        </w:rPr>
        <w:t>并经建设方、监理方和总包方共同验收、书面确认后才能展开大面积施工，承包人未做施工样板或者施工样板未通过验收，承包人擅自展开施工所导致的自身拆改，由此引起的其他单位的损失将全部由承包人承担，且每发生一次处罚款5000元。</w:t>
      </w:r>
    </w:p>
    <w:p w14:paraId="797D8316">
      <w:pPr>
        <w:pStyle w:val="51"/>
        <w:spacing w:after="0"/>
        <w:ind w:left="-2" w:leftChars="-1" w:firstLine="391" w:firstLineChars="163"/>
      </w:pPr>
      <w:r>
        <w:rPr>
          <w:bCs/>
        </w:rPr>
        <w:t>1</w:t>
      </w:r>
      <w:r>
        <w:rPr>
          <w:rFonts w:hint="eastAsia"/>
          <w:bCs/>
        </w:rPr>
        <w:t>0</w:t>
      </w:r>
      <w:r>
        <w:rPr>
          <w:bCs/>
        </w:rPr>
        <w:t>.</w:t>
      </w:r>
      <w:r>
        <w:rPr>
          <w:rFonts w:hint="eastAsia"/>
          <w:bCs/>
        </w:rPr>
        <w:t>2.5</w:t>
      </w:r>
      <w:r>
        <w:rPr>
          <w:rFonts w:hint="eastAsia"/>
        </w:rPr>
        <w:t>本工程原则上按照智能化深化图纸的路由、标高、工序进行施工，但需遵循规范要求的“管道避让原则”，兼顾其他室外专业单位图纸，承包人进场施工前负责对全系统进行图纸优化，及时进行读图审图，进行图纸问题汇总，对图纸的合理性、满足规范性负责，严格按照进场后的技术交底及现场指导要求进行统筹施工，否则，若按原图纸施工后管线标高、设备功能不满足规范、验收要求无法实现正常功能或影响其他管线设备正常施工的，进而导致后期拆改、增项的，承包人需无条件、自行拆改增项，费用不予计取，且由此引起的其他单位的损失将全部由承包人承担，且每发生一次处罚款5000元。</w:t>
      </w:r>
    </w:p>
    <w:p w14:paraId="2A5FB492">
      <w:pPr>
        <w:pStyle w:val="51"/>
        <w:spacing w:after="0"/>
        <w:ind w:left="-2" w:leftChars="-1" w:firstLine="391" w:firstLineChars="163"/>
      </w:pPr>
      <w:r>
        <w:t>1</w:t>
      </w:r>
      <w:r>
        <w:rPr>
          <w:rFonts w:hint="eastAsia"/>
        </w:rPr>
        <w:t>0</w:t>
      </w:r>
      <w:r>
        <w:t>.</w:t>
      </w:r>
      <w:r>
        <w:rPr>
          <w:rFonts w:hint="eastAsia"/>
        </w:rPr>
        <w:t>2.6为配合验收或其他情形，如承包人有材料、机械堆放时，需无条件按照发包人要求的时间予以自行清理、搬运，否则处以5000元/次的罚款，发包人有权安排第三方进行清理，费用根据发包人实际支付给第三方单位的费用全额1.5倍从承包人合同款中予以扣除。原则上地面面层硬化完成后，禁止材料、机械堆放使用，否则造成成品破损及工期、验收延误的，除承担相应损失外，另处2000元/次违约处罚。</w:t>
      </w:r>
    </w:p>
    <w:p w14:paraId="2B966E18">
      <w:pPr>
        <w:pStyle w:val="51"/>
        <w:spacing w:after="0"/>
        <w:ind w:left="-2" w:leftChars="-1" w:firstLine="391" w:firstLineChars="163"/>
      </w:pPr>
      <w:r>
        <w:t>1</w:t>
      </w:r>
      <w:r>
        <w:rPr>
          <w:rFonts w:hint="eastAsia"/>
        </w:rPr>
        <w:t>0</w:t>
      </w:r>
      <w:r>
        <w:t>.</w:t>
      </w:r>
      <w:r>
        <w:rPr>
          <w:rFonts w:hint="eastAsia"/>
        </w:rPr>
        <w:t>2.7如承包人不按合同或发包人要求进行施工，发包人可勒令承包人暂停施工并暂停支付工程进度款，待整改完毕后报发包人验收并同意后方可复工，由此造成的损失由承包人承担，工期不予顺延，每发生一次罚款2000-10000元。</w:t>
      </w:r>
    </w:p>
    <w:p w14:paraId="7FDA39A5">
      <w:pPr>
        <w:pStyle w:val="51"/>
        <w:spacing w:after="0"/>
        <w:ind w:left="-2" w:leftChars="-1" w:firstLine="391" w:firstLineChars="163"/>
      </w:pPr>
      <w:r>
        <w:t>1</w:t>
      </w:r>
      <w:r>
        <w:rPr>
          <w:rFonts w:hint="eastAsia"/>
        </w:rPr>
        <w:t>0</w:t>
      </w:r>
      <w:r>
        <w:t>.</w:t>
      </w:r>
      <w:r>
        <w:rPr>
          <w:rFonts w:hint="eastAsia"/>
        </w:rPr>
        <w:t>2.8承包人管理人员必须参加每周工程例会（含监理例会、质量例会以及发包人、监理、总包组织的其他例会），因故不能参加的应提前至少</w:t>
      </w:r>
      <w:r>
        <w:t xml:space="preserve">4 </w:t>
      </w:r>
      <w:r>
        <w:rPr>
          <w:rFonts w:hint="eastAsia"/>
        </w:rPr>
        <w:t>小时向例会组织人提出申请并在获得例会组织人批准后方可缺席，否则视为承包人违约，承包人</w:t>
      </w:r>
      <w:r>
        <w:t>向</w:t>
      </w:r>
      <w:r>
        <w:rPr>
          <w:rFonts w:hint="eastAsia"/>
        </w:rPr>
        <w:t>发包人支付1000元/次的违约金，参加会议迟到的，承包人</w:t>
      </w:r>
      <w:r>
        <w:t>向</w:t>
      </w:r>
      <w:r>
        <w:rPr>
          <w:rFonts w:hint="eastAsia"/>
        </w:rPr>
        <w:t>发包人支付500元/次的违约金。</w:t>
      </w:r>
    </w:p>
    <w:p w14:paraId="4FA9E2D3">
      <w:pPr>
        <w:pStyle w:val="51"/>
        <w:spacing w:after="0"/>
        <w:ind w:left="-2" w:leftChars="-1" w:firstLine="391" w:firstLineChars="163"/>
      </w:pPr>
      <w:r>
        <w:rPr>
          <w:rFonts w:hint="eastAsia"/>
        </w:rPr>
        <w:t>10.2.9承包人进场7日内上报工程管理策划、施工交底等发包人要求的资料，按时完成发包人要求上报的各项计划、图纸会审、施工方案，未按时上报的，每延迟一天承包人</w:t>
      </w:r>
      <w:r>
        <w:t>向</w:t>
      </w:r>
      <w:r>
        <w:rPr>
          <w:rFonts w:hint="eastAsia"/>
        </w:rPr>
        <w:t>发包人支付2000元/天的违约金。</w:t>
      </w:r>
    </w:p>
    <w:p w14:paraId="540CB124">
      <w:pPr>
        <w:pStyle w:val="51"/>
        <w:spacing w:after="0"/>
        <w:ind w:left="-2" w:leftChars="-1" w:firstLine="391" w:firstLineChars="163"/>
      </w:pPr>
      <w:r>
        <w:rPr>
          <w:rFonts w:hint="eastAsia"/>
        </w:rPr>
        <w:t>10.2.10承包人进场后，按照发包人约定的时间，将工作面进行全面熟悉、摸排，有问题的一次性书面提出，后期再发现的新问题，由承包人自行处理解决，费用不予考虑。承包人不得以后期发现的问题未处理为由而消极怠工，否则视为承包人违约，违约金额2000元/次。</w:t>
      </w:r>
    </w:p>
    <w:p w14:paraId="6ED7470A">
      <w:pPr>
        <w:pStyle w:val="51"/>
        <w:spacing w:after="0"/>
        <w:ind w:left="-2" w:leftChars="-1" w:firstLine="391" w:firstLineChars="163"/>
      </w:pPr>
      <w:r>
        <w:rPr>
          <w:rFonts w:hint="eastAsia"/>
        </w:rPr>
        <w:t>10.2.11因图纸变动、图纸未明确但现场施工需要、后期二次现场调整需要所增加的开洞、堵洞、明配管以及发包人调整的其他施工范围情形，承包人需无条件执行，否则视为承包人违约，违约金额2000元/次，且发包人有权安排第三方单位进行问题处理，费用由承包人承担，并额外增加管理费。</w:t>
      </w:r>
    </w:p>
    <w:p w14:paraId="79C4C2E2">
      <w:pPr>
        <w:pStyle w:val="51"/>
        <w:spacing w:after="0"/>
        <w:ind w:left="-2" w:leftChars="-1" w:firstLine="391" w:firstLineChars="163"/>
      </w:pPr>
      <w:r>
        <w:rPr>
          <w:rFonts w:hint="eastAsia"/>
        </w:rPr>
        <w:t>10.2.12 承包人根据不同材料的备货周期，统筹提前考虑各系统所用材料的封样、下单、复试送检等工作，因承包人原因导致上述工作不力出现材料到货不及时，影响工程进度、验收的，处罚款2000元/次。材料未封样而擅自进场的、进场材料质量证明文件不齐全的，一律做退场处理，并承担违约金1000元/次。</w:t>
      </w:r>
    </w:p>
    <w:p w14:paraId="357799F8">
      <w:pPr>
        <w:pStyle w:val="51"/>
        <w:spacing w:after="0"/>
        <w:ind w:left="-2" w:leftChars="-1" w:firstLine="391" w:firstLineChars="163"/>
      </w:pPr>
      <w:r>
        <w:rPr>
          <w:rFonts w:hint="eastAsia"/>
        </w:rPr>
        <w:t>10.2.13承包人提报的</w:t>
      </w:r>
      <w:r>
        <w:rPr>
          <w:rFonts w:hint="eastAsia"/>
          <w:u w:val="single"/>
        </w:rPr>
        <w:t>供货计划需严格按照发包人提供（如有）给承包人的材料备货周期进行下单提报，对提报供货</w:t>
      </w:r>
      <w:r>
        <w:rPr>
          <w:rFonts w:hint="eastAsia"/>
        </w:rPr>
        <w:t>计划的规格型号及数量负责，由于承包人自身原因导致甲供材料规格数量及型号出现错误的，所有责任将由承包人承担，且每发生一次处罚款2000-20000元。承包人</w:t>
      </w:r>
      <w:r>
        <w:rPr>
          <w:rFonts w:hint="eastAsia"/>
          <w:u w:val="single"/>
        </w:rPr>
        <w:t>负责备货期间的过程跟进，按时收货，提前落实仓库，做好收货时清点，落实到货与图纸、合同匹配度，查验质量证明文件，对收货结果负责。</w:t>
      </w:r>
      <w:r>
        <w:rPr>
          <w:rFonts w:hint="eastAsia"/>
        </w:rPr>
        <w:t>根据工程验收进度承包人负责统筹考虑、协调甲供材单位进行现场调试配合、指导，对调试结果负责。</w:t>
      </w:r>
    </w:p>
    <w:p w14:paraId="09686B67">
      <w:pPr>
        <w:pStyle w:val="51"/>
        <w:spacing w:after="0"/>
        <w:ind w:left="-2" w:leftChars="-1" w:firstLine="391" w:firstLineChars="163"/>
      </w:pPr>
      <w:r>
        <w:rPr>
          <w:rFonts w:hint="eastAsia"/>
        </w:rPr>
        <w:t>10.2.14承包人未按照合同或者发包人下发其他文件约定品牌进行施工的，由承包人无偿返工更换，并承担违约金2000元/次，因特殊原因无法更换的，由承包人承担材料差价，并承担违约金5000元/次。</w:t>
      </w:r>
    </w:p>
    <w:p w14:paraId="4D1906F9">
      <w:pPr>
        <w:pStyle w:val="51"/>
        <w:spacing w:after="0"/>
        <w:ind w:left="-2" w:leftChars="-1" w:firstLine="391" w:firstLineChars="163"/>
      </w:pPr>
      <w:r>
        <w:rPr>
          <w:rFonts w:hint="eastAsia"/>
        </w:rPr>
        <w:t>10.2.15承包人未按照约定时间完成发包人或监理的过程整改通知单（联系单）、物业承接查验提出的问题的，每延迟一天处罚款1000元/天，且发包人有权暂停支付工程款、办理签证、结算事项。无论项目处于何种阶段，承包人工程完工后，需由发包人（或发包人委托的物业人员）、监理单位进行联合检查，检查结果确实收尾完成、无遗漏后，方可进行竣备验收款项申请、结算资料上报，否则因工程未收尾完成、联合检查不合格导致上述事项滞后的，责任由承包人自行承担。</w:t>
      </w:r>
    </w:p>
    <w:p w14:paraId="76B2ADF6">
      <w:pPr>
        <w:pStyle w:val="51"/>
        <w:spacing w:after="0"/>
        <w:ind w:left="-2" w:leftChars="-1" w:firstLine="391" w:firstLineChars="163"/>
      </w:pPr>
      <w:r>
        <w:rPr>
          <w:rFonts w:hint="eastAsia"/>
        </w:rPr>
        <w:t>10.2.16本合同未尽事宜以发包人签字下发的工作联系单、通知单、指令单、会议纪要为准。</w:t>
      </w:r>
    </w:p>
    <w:p w14:paraId="41C55608">
      <w:pPr>
        <w:pStyle w:val="51"/>
        <w:spacing w:after="0"/>
        <w:ind w:left="-2" w:leftChars="-1" w:firstLine="391" w:firstLineChars="163"/>
      </w:pPr>
      <w:r>
        <w:rPr>
          <w:rFonts w:hint="eastAsia"/>
        </w:rPr>
        <w:t>10.2.17承包人不得以任何理由拒绝发包人下发的变更及界面调整，否则每发生一次罚款2000元。</w:t>
      </w:r>
    </w:p>
    <w:p w14:paraId="4B404BC0">
      <w:pPr>
        <w:pStyle w:val="51"/>
        <w:spacing w:after="0"/>
        <w:ind w:left="-2" w:leftChars="-1" w:firstLine="391" w:firstLineChars="163"/>
      </w:pPr>
      <w:r>
        <w:rPr>
          <w:rFonts w:hint="eastAsia"/>
        </w:rPr>
        <w:t>10.2.18承包人施工时需考虑下道工序施工，如果承包人施工完成后导致下道工序无法施工，涉及拆除费用由承包人承担并且每发生一次处罚款2000元。</w:t>
      </w:r>
    </w:p>
    <w:p w14:paraId="3B7D3964">
      <w:pPr>
        <w:pStyle w:val="51"/>
        <w:spacing w:after="0"/>
        <w:ind w:left="-2" w:leftChars="-1" w:firstLine="391" w:firstLineChars="163"/>
      </w:pPr>
      <w:r>
        <w:rPr>
          <w:rFonts w:hint="eastAsia"/>
        </w:rPr>
        <w:t>10.2.19承包人需无条件配合施工发包人进行电梯验收时的相关工作，否则按违约处理。</w:t>
      </w:r>
    </w:p>
    <w:p w14:paraId="49902119">
      <w:pPr>
        <w:spacing w:line="360" w:lineRule="auto"/>
        <w:ind w:firstLine="480" w:firstLineChars="200"/>
        <w:rPr>
          <w:sz w:val="24"/>
        </w:rPr>
      </w:pPr>
      <w:r>
        <w:rPr>
          <w:rFonts w:hint="eastAsia"/>
          <w:sz w:val="24"/>
        </w:rPr>
        <w:t>10.2.20不服从甲方监理管理或者甲方认为工作能力与本项目不符的乙方管理人员，甲方有权提出更换，乙方必须在3个日历天内完成人员更换并出具书面授权书，每发生一次罚款5000元。</w:t>
      </w:r>
    </w:p>
    <w:p w14:paraId="419F3E9B">
      <w:pPr>
        <w:spacing w:line="360" w:lineRule="auto"/>
        <w:ind w:firstLine="480" w:firstLineChars="200"/>
        <w:rPr>
          <w:sz w:val="24"/>
        </w:rPr>
      </w:pPr>
      <w:r>
        <w:rPr>
          <w:rFonts w:hint="eastAsia"/>
          <w:sz w:val="24"/>
        </w:rPr>
        <w:t>10.2.21申报进度款需提供农民工工资结清证明，否则甲方监理有权拒绝承包人申报进度款。</w:t>
      </w:r>
    </w:p>
    <w:p w14:paraId="30FD3DA4">
      <w:pPr>
        <w:spacing w:line="360" w:lineRule="auto"/>
        <w:ind w:firstLine="480" w:firstLineChars="200"/>
        <w:rPr>
          <w:sz w:val="24"/>
        </w:rPr>
      </w:pPr>
      <w:r>
        <w:rPr>
          <w:rFonts w:hint="eastAsia"/>
          <w:sz w:val="24"/>
        </w:rPr>
        <w:t>10.2.22施工过程中各项施工措施费用综合考虑在合同报价内，发包人不再支付任何其他费用。</w:t>
      </w:r>
    </w:p>
    <w:bookmarkEnd w:id="194"/>
    <w:p w14:paraId="6C61A965">
      <w:pPr>
        <w:pStyle w:val="4"/>
        <w:spacing w:before="0" w:after="0" w:line="360" w:lineRule="auto"/>
        <w:rPr>
          <w:b/>
          <w:sz w:val="24"/>
          <w:szCs w:val="24"/>
        </w:rPr>
      </w:pPr>
      <w:bookmarkStart w:id="195" w:name="_Toc6426888"/>
      <w:bookmarkStart w:id="196" w:name="_Toc78944713"/>
      <w:bookmarkStart w:id="197" w:name="_Toc89406070"/>
      <w:bookmarkStart w:id="198" w:name="_Toc8028411"/>
      <w:bookmarkStart w:id="199" w:name="_Toc168739660"/>
      <w:bookmarkStart w:id="200" w:name="_Toc122080386"/>
      <w:r>
        <w:rPr>
          <w:b/>
          <w:sz w:val="24"/>
          <w:szCs w:val="24"/>
        </w:rPr>
        <w:t>11、验收和移交</w:t>
      </w:r>
      <w:bookmarkEnd w:id="195"/>
      <w:bookmarkEnd w:id="196"/>
      <w:bookmarkEnd w:id="197"/>
      <w:bookmarkEnd w:id="198"/>
      <w:bookmarkEnd w:id="199"/>
      <w:bookmarkEnd w:id="200"/>
    </w:p>
    <w:p w14:paraId="42702354">
      <w:pPr>
        <w:pStyle w:val="50"/>
        <w:numPr>
          <w:ilvl w:val="0"/>
          <w:numId w:val="0"/>
        </w:numPr>
        <w:spacing w:before="0" w:after="0" w:line="360" w:lineRule="auto"/>
        <w:rPr>
          <w:b w:val="0"/>
          <w:szCs w:val="24"/>
        </w:rPr>
      </w:pPr>
      <w:bookmarkStart w:id="201" w:name="_Toc6426889"/>
      <w:bookmarkStart w:id="202" w:name="_Toc78944714"/>
      <w:bookmarkStart w:id="203" w:name="_Toc89406071"/>
      <w:bookmarkStart w:id="204" w:name="_Toc168739661"/>
      <w:bookmarkStart w:id="205" w:name="_Toc122080387"/>
      <w:bookmarkStart w:id="206" w:name="_Toc8028412"/>
      <w:r>
        <w:rPr>
          <w:b w:val="0"/>
          <w:szCs w:val="24"/>
        </w:rPr>
        <w:t>11.1 工程验收</w:t>
      </w:r>
      <w:bookmarkEnd w:id="201"/>
      <w:bookmarkEnd w:id="202"/>
      <w:bookmarkEnd w:id="203"/>
      <w:bookmarkEnd w:id="204"/>
      <w:bookmarkEnd w:id="205"/>
      <w:bookmarkEnd w:id="206"/>
    </w:p>
    <w:p w14:paraId="25526BF7">
      <w:pPr>
        <w:pStyle w:val="51"/>
        <w:spacing w:after="0"/>
        <w:ind w:firstLine="360" w:firstLineChars="150"/>
      </w:pPr>
      <w:r>
        <w:rPr>
          <w:rFonts w:hint="eastAsia"/>
        </w:rPr>
        <w:t>1</w:t>
      </w:r>
      <w:r>
        <w:t>1</w:t>
      </w:r>
      <w:r>
        <w:rPr>
          <w:rFonts w:hint="eastAsia"/>
        </w:rPr>
        <w:t>.1.1</w:t>
      </w:r>
      <w:commentRangeStart w:id="10"/>
      <w:r>
        <w:t>验收日期的确定</w:t>
      </w:r>
      <w:r>
        <w:rPr>
          <w:rFonts w:hint="eastAsia"/>
        </w:rPr>
        <w:t>：</w:t>
      </w:r>
      <w:r>
        <w:rPr>
          <w:u w:val="single"/>
        </w:rPr>
        <w:t>以工程</w:t>
      </w:r>
      <w:r>
        <w:rPr>
          <w:rFonts w:hint="eastAsia"/>
          <w:u w:val="single"/>
        </w:rPr>
        <w:t>验收</w:t>
      </w:r>
      <w:r>
        <w:rPr>
          <w:u w:val="single"/>
        </w:rPr>
        <w:t>完成</w:t>
      </w:r>
      <w:r>
        <w:rPr>
          <w:rFonts w:hint="eastAsia"/>
          <w:u w:val="single"/>
        </w:rPr>
        <w:t>，发包人</w:t>
      </w:r>
      <w:r>
        <w:rPr>
          <w:u w:val="single"/>
        </w:rPr>
        <w:t>颁布验收证明之日为准。</w:t>
      </w:r>
    </w:p>
    <w:p w14:paraId="34D87ACC">
      <w:pPr>
        <w:pStyle w:val="51"/>
        <w:spacing w:after="0"/>
        <w:ind w:firstLine="1200" w:firstLineChars="500"/>
        <w:rPr>
          <w:u w:val="single"/>
        </w:rPr>
      </w:pPr>
      <w:r>
        <w:t>竣工日期的确定：</w:t>
      </w:r>
      <w:r>
        <w:rPr>
          <w:u w:val="single"/>
        </w:rPr>
        <w:t>以工程移交</w:t>
      </w:r>
      <w:r>
        <w:rPr>
          <w:rFonts w:hint="eastAsia"/>
          <w:u w:val="single"/>
        </w:rPr>
        <w:t>物业营销</w:t>
      </w:r>
      <w:r>
        <w:rPr>
          <w:u w:val="single"/>
        </w:rPr>
        <w:t>之日为准。</w:t>
      </w:r>
    </w:p>
    <w:p w14:paraId="40F2E849">
      <w:pPr>
        <w:pStyle w:val="51"/>
        <w:spacing w:after="0"/>
        <w:ind w:left="899" w:leftChars="428" w:firstLine="240" w:firstLineChars="100"/>
      </w:pPr>
      <w:r>
        <w:t>承包人提供竣工资料的约定：</w:t>
      </w:r>
      <w:r>
        <w:rPr>
          <w:u w:val="single"/>
        </w:rPr>
        <w:t xml:space="preserve"> 竣工图及电子光盘各3套。</w:t>
      </w:r>
    </w:p>
    <w:p w14:paraId="3C81EE5E">
      <w:pPr>
        <w:pStyle w:val="51"/>
        <w:spacing w:after="0"/>
        <w:ind w:left="-2" w:firstLine="434" w:firstLineChars="181"/>
        <w:rPr>
          <w:u w:val="single"/>
        </w:rPr>
      </w:pPr>
      <w:r>
        <w:t>11.1.2 单项工程交工验收的约定：</w:t>
      </w:r>
      <w:r>
        <w:rPr>
          <w:rFonts w:hint="eastAsia"/>
          <w:u w:val="single"/>
        </w:rPr>
        <w:t>全部工程验收合格</w:t>
      </w:r>
      <w:r>
        <w:rPr>
          <w:u w:val="single"/>
        </w:rPr>
        <w:t>。</w:t>
      </w:r>
    </w:p>
    <w:p w14:paraId="7957A19D">
      <w:pPr>
        <w:pStyle w:val="51"/>
        <w:spacing w:after="0"/>
        <w:ind w:left="-2" w:firstLine="434" w:firstLineChars="181"/>
      </w:pPr>
      <w:r>
        <w:t>11.1.</w:t>
      </w:r>
      <w:r>
        <w:rPr>
          <w:rFonts w:hint="eastAsia"/>
        </w:rPr>
        <w:t xml:space="preserve">3 </w:t>
      </w:r>
      <w:r>
        <w:t>竣工验收除检查必要的质保资料（包括项目</w:t>
      </w:r>
      <w:r>
        <w:rPr>
          <w:rFonts w:hint="eastAsia"/>
        </w:rPr>
        <w:t>部</w:t>
      </w:r>
      <w:r>
        <w:t>自检及</w:t>
      </w:r>
      <w:r>
        <w:rPr>
          <w:rFonts w:hint="eastAsia"/>
        </w:rPr>
        <w:t>城市、区域和集团</w:t>
      </w:r>
      <w:r>
        <w:t>相关部门组织检查资料）外，还要对使用功能进行实测实量及外部观感质量的评定。</w:t>
      </w:r>
      <w:commentRangeEnd w:id="10"/>
      <w:r>
        <w:commentReference w:id="10"/>
      </w:r>
    </w:p>
    <w:p w14:paraId="413DFAF2">
      <w:pPr>
        <w:pStyle w:val="51"/>
        <w:tabs>
          <w:tab w:val="left" w:pos="600"/>
          <w:tab w:val="left" w:pos="1288"/>
        </w:tabs>
        <w:spacing w:after="0"/>
        <w:ind w:firstLine="480" w:firstLineChars="200"/>
      </w:pPr>
      <w:r>
        <w:t>11.1.4</w:t>
      </w:r>
      <w:r>
        <w:rPr>
          <w:rFonts w:hint="eastAsia"/>
        </w:rPr>
        <w:t>由</w:t>
      </w:r>
      <w:r>
        <w:t>发包人组织</w:t>
      </w:r>
      <w:r>
        <w:rPr>
          <w:rFonts w:hint="eastAsia"/>
        </w:rPr>
        <w:t>对工程进行</w:t>
      </w:r>
      <w:r>
        <w:t>验收</w:t>
      </w:r>
      <w:r>
        <w:rPr>
          <w:rFonts w:hint="eastAsia"/>
        </w:rPr>
        <w:t>，如验收结果</w:t>
      </w:r>
      <w:r>
        <w:t>符合本合同规定的质量标准，则自验收结束之日起二周以内，承包人将工程移交给发包人，撤出全部临建、施工人员、机械设备和剩余材料（除收尾工程所需外），并将所有承包范围内的工程清理干净。如承包人不能</w:t>
      </w:r>
      <w:r>
        <w:rPr>
          <w:rFonts w:hint="eastAsia"/>
        </w:rPr>
        <w:t>及时</w:t>
      </w:r>
      <w:r>
        <w:t>拆除或清理，</w:t>
      </w:r>
      <w:r>
        <w:rPr>
          <w:rFonts w:hint="eastAsia"/>
        </w:rPr>
        <w:t>发包人将</w:t>
      </w:r>
      <w:r>
        <w:t>对于占用的面积收取每平米每天</w:t>
      </w:r>
      <w:r>
        <w:rPr>
          <w:rFonts w:hint="eastAsia"/>
          <w:u w:val="single"/>
        </w:rPr>
        <w:t xml:space="preserve"> 30</w:t>
      </w:r>
      <w:r>
        <w:t>元的租金，并有权派人强行拆除并清理，造成的费用及责任均由承包人承担。</w:t>
      </w:r>
    </w:p>
    <w:p w14:paraId="43D6B324">
      <w:pPr>
        <w:pStyle w:val="51"/>
        <w:numPr>
          <w:ilvl w:val="255"/>
          <w:numId w:val="0"/>
        </w:numPr>
        <w:tabs>
          <w:tab w:val="left" w:pos="480"/>
          <w:tab w:val="left" w:pos="1190"/>
        </w:tabs>
        <w:spacing w:after="0"/>
        <w:ind w:firstLine="240" w:firstLineChars="100"/>
      </w:pPr>
      <w:r>
        <w:t>11.1.5为办好入住期间的验收、维修工作，承包人须</w:t>
      </w:r>
      <w:r>
        <w:rPr>
          <w:rFonts w:hint="eastAsia"/>
        </w:rPr>
        <w:t>配备</w:t>
      </w:r>
      <w:r>
        <w:t>足够人员配合发包人办理业主入住，对业主提出的质量问题，承包人应在发包人规定时间内完成整改。</w:t>
      </w:r>
      <w:r>
        <w:rPr>
          <w:rFonts w:hint="eastAsia"/>
        </w:rPr>
        <w:t>1</w:t>
      </w:r>
      <w:r>
        <w:t>1.1.6如</w:t>
      </w:r>
      <w:r>
        <w:rPr>
          <w:rFonts w:hint="eastAsia"/>
        </w:rPr>
        <w:t>因</w:t>
      </w:r>
      <w:r>
        <w:t>承包人原因，工程未按合同工期完成，发包人有权</w:t>
      </w:r>
      <w:r>
        <w:rPr>
          <w:rFonts w:hint="eastAsia"/>
        </w:rPr>
        <w:t>通过</w:t>
      </w:r>
      <w:r>
        <w:t>任何形式委托</w:t>
      </w:r>
      <w:r>
        <w:rPr>
          <w:rFonts w:hint="eastAsia"/>
        </w:rPr>
        <w:t>其他</w:t>
      </w:r>
      <w:r>
        <w:t>单位完成，相关费用及责任由承包人承担。</w:t>
      </w:r>
    </w:p>
    <w:p w14:paraId="2778E4AF">
      <w:pPr>
        <w:pStyle w:val="51"/>
        <w:tabs>
          <w:tab w:val="left" w:pos="1033"/>
        </w:tabs>
        <w:spacing w:after="0"/>
        <w:ind w:left="239"/>
      </w:pPr>
    </w:p>
    <w:p w14:paraId="3D4779FB">
      <w:pPr>
        <w:pStyle w:val="50"/>
        <w:numPr>
          <w:ilvl w:val="0"/>
          <w:numId w:val="0"/>
        </w:numPr>
        <w:tabs>
          <w:tab w:val="left" w:pos="360"/>
          <w:tab w:val="left" w:pos="480"/>
          <w:tab w:val="left" w:pos="1190"/>
        </w:tabs>
        <w:spacing w:before="0" w:after="0" w:line="360" w:lineRule="auto"/>
        <w:rPr>
          <w:b w:val="0"/>
          <w:szCs w:val="24"/>
        </w:rPr>
      </w:pPr>
      <w:r>
        <w:rPr>
          <w:b w:val="0"/>
          <w:szCs w:val="24"/>
        </w:rPr>
        <w:t>11.2</w:t>
      </w:r>
      <w:r>
        <w:rPr>
          <w:rFonts w:hint="eastAsia"/>
          <w:b w:val="0"/>
          <w:szCs w:val="24"/>
        </w:rPr>
        <w:t xml:space="preserve"> </w:t>
      </w:r>
      <w:bookmarkStart w:id="207" w:name="_Toc6426890"/>
      <w:bookmarkStart w:id="208" w:name="_Toc8028413"/>
      <w:r>
        <w:rPr>
          <w:b w:val="0"/>
          <w:szCs w:val="24"/>
        </w:rPr>
        <w:t>移交及承接查验</w:t>
      </w:r>
      <w:bookmarkEnd w:id="207"/>
      <w:bookmarkEnd w:id="208"/>
    </w:p>
    <w:p w14:paraId="78BFF77D">
      <w:pPr>
        <w:pStyle w:val="51"/>
        <w:spacing w:after="0"/>
      </w:pPr>
      <w:r>
        <w:rPr>
          <w:rFonts w:hint="eastAsia"/>
        </w:rPr>
        <w:t>1</w:t>
      </w:r>
      <w:r>
        <w:t>1</w:t>
      </w:r>
      <w:r>
        <w:rPr>
          <w:rFonts w:hint="eastAsia"/>
        </w:rPr>
        <w:t>.2.</w:t>
      </w:r>
      <w:r>
        <w:t>1</w:t>
      </w:r>
      <w:r>
        <w:rPr>
          <w:rFonts w:hint="eastAsia"/>
        </w:rPr>
        <w:t xml:space="preserve"> 对于因承包人原因造成的承接查验未按时完成，视为承包人违约，承包人需承担</w:t>
      </w:r>
      <w:r>
        <w:rPr>
          <w:u w:val="single"/>
        </w:rPr>
        <w:t xml:space="preserve"> 伍 </w:t>
      </w:r>
      <w:r>
        <w:rPr>
          <w:rFonts w:hint="eastAsia"/>
        </w:rPr>
        <w:t>万元违约金。</w:t>
      </w:r>
    </w:p>
    <w:p w14:paraId="4D5D87DE">
      <w:pPr>
        <w:pStyle w:val="4"/>
        <w:spacing w:before="120" w:after="0" w:line="360" w:lineRule="auto"/>
        <w:rPr>
          <w:b/>
          <w:sz w:val="24"/>
          <w:szCs w:val="24"/>
        </w:rPr>
      </w:pPr>
      <w:bookmarkStart w:id="209" w:name="_Toc6426892"/>
      <w:bookmarkStart w:id="210" w:name="_Toc168739663"/>
      <w:bookmarkStart w:id="211" w:name="_Toc78944723"/>
      <w:bookmarkStart w:id="212" w:name="_Toc8028414"/>
      <w:bookmarkStart w:id="213" w:name="_Toc89406080"/>
      <w:bookmarkStart w:id="214" w:name="_Toc122080389"/>
      <w:r>
        <w:rPr>
          <w:b/>
          <w:sz w:val="24"/>
          <w:szCs w:val="24"/>
        </w:rPr>
        <w:t>12、工程质量保修</w:t>
      </w:r>
      <w:bookmarkEnd w:id="209"/>
      <w:bookmarkEnd w:id="210"/>
      <w:bookmarkEnd w:id="211"/>
      <w:bookmarkEnd w:id="212"/>
      <w:bookmarkEnd w:id="213"/>
      <w:bookmarkEnd w:id="214"/>
    </w:p>
    <w:p w14:paraId="4CE63B60">
      <w:pPr>
        <w:pStyle w:val="50"/>
        <w:numPr>
          <w:ilvl w:val="0"/>
          <w:numId w:val="0"/>
        </w:numPr>
        <w:spacing w:before="0" w:after="0" w:line="360" w:lineRule="auto"/>
        <w:rPr>
          <w:b w:val="0"/>
          <w:szCs w:val="24"/>
        </w:rPr>
      </w:pPr>
      <w:bookmarkStart w:id="215" w:name="_Toc89406081"/>
      <w:bookmarkStart w:id="216" w:name="_Toc6426893"/>
      <w:bookmarkStart w:id="217" w:name="_Toc168739664"/>
      <w:bookmarkStart w:id="218" w:name="_Toc78944724"/>
      <w:bookmarkStart w:id="219" w:name="_Toc8028415"/>
      <w:bookmarkStart w:id="220" w:name="_Toc122080390"/>
      <w:r>
        <w:rPr>
          <w:b w:val="0"/>
          <w:szCs w:val="24"/>
        </w:rPr>
        <w:t>12.1 工程质量保修</w:t>
      </w:r>
      <w:bookmarkEnd w:id="215"/>
      <w:bookmarkEnd w:id="216"/>
      <w:bookmarkEnd w:id="217"/>
      <w:bookmarkEnd w:id="218"/>
      <w:bookmarkEnd w:id="219"/>
      <w:bookmarkEnd w:id="220"/>
    </w:p>
    <w:p w14:paraId="19123E78">
      <w:pPr>
        <w:autoSpaceDE w:val="0"/>
        <w:autoSpaceDN w:val="0"/>
        <w:adjustRightInd w:val="0"/>
        <w:spacing w:line="360" w:lineRule="auto"/>
        <w:rPr>
          <w:bCs/>
          <w:color w:val="FF0000"/>
          <w:sz w:val="24"/>
        </w:rPr>
      </w:pPr>
      <w:commentRangeStart w:id="11"/>
      <w:r>
        <w:rPr>
          <w:bCs/>
          <w:sz w:val="24"/>
        </w:rPr>
        <w:t>12.1.1工程质量保修金为：本工程结算价款的3％</w:t>
      </w:r>
      <w:commentRangeEnd w:id="11"/>
      <w:r>
        <w:commentReference w:id="11"/>
      </w:r>
      <w:r>
        <w:rPr>
          <w:bCs/>
          <w:sz w:val="24"/>
        </w:rPr>
        <w:t>。</w:t>
      </w:r>
      <w:commentRangeStart w:id="12"/>
      <w:r>
        <w:rPr>
          <w:rFonts w:hint="eastAsia"/>
          <w:bCs/>
          <w:sz w:val="24"/>
        </w:rPr>
        <w:t>本合同设备、系统、工程的保修期为两年，双方约定保修期的起算日期为工程竣工验收合格后满三个月之日起或以项目集中交付物业营销日期为时间起算点，两者以时间</w:t>
      </w:r>
      <w:r>
        <w:rPr>
          <w:bCs/>
          <w:sz w:val="24"/>
        </w:rPr>
        <w:t>较迟者</w:t>
      </w:r>
      <w:r>
        <w:rPr>
          <w:rFonts w:hint="eastAsia"/>
          <w:bCs/>
          <w:sz w:val="24"/>
        </w:rPr>
        <w:t>为保修期的开始日期</w:t>
      </w:r>
      <w:commentRangeEnd w:id="12"/>
      <w:r>
        <w:commentReference w:id="12"/>
      </w:r>
      <w:r>
        <w:rPr>
          <w:rFonts w:hint="eastAsia"/>
          <w:bCs/>
          <w:sz w:val="24"/>
        </w:rPr>
        <w:t>。集中交付日期是指按照项目发展分期进行的产品集中交付物业营销使用的时间，维修期的起算点为集中交付期间的最后一天。保修期内如设备、系统、工程发生故障，施工方应自收到甲方通知之时起8个小时内派员维修，并在合理长的时间内免费维修完毕，因质量问题引起的损坏，乙方免收一切费用；否则，乙方可按合同综合单价向甲方收取更换的材料、部件的成本费用。若乙方在收到通知后不及时派员维修，甲方、物业管理公司可另请人员修理，费用从保函中扣除，如保函金额不足以支付的，甲方有权向乙方追偿。</w:t>
      </w:r>
    </w:p>
    <w:p w14:paraId="085D64AA">
      <w:pPr>
        <w:spacing w:line="360" w:lineRule="auto"/>
        <w:ind w:firstLine="480" w:firstLineChars="200"/>
        <w:rPr>
          <w:sz w:val="24"/>
        </w:rPr>
      </w:pPr>
      <w:r>
        <w:rPr>
          <w:rFonts w:hint="eastAsia"/>
          <w:sz w:val="24"/>
        </w:rPr>
        <w:t>承包人在入住前一个月向业主单位提交维保专项方案，明确管理人员、维修人员及材料、配件的安排。</w:t>
      </w:r>
    </w:p>
    <w:p w14:paraId="40BCFFBC">
      <w:pPr>
        <w:pStyle w:val="51"/>
        <w:tabs>
          <w:tab w:val="left" w:pos="1440"/>
        </w:tabs>
        <w:spacing w:after="0"/>
        <w:ind w:firstLine="391" w:firstLineChars="163"/>
      </w:pPr>
      <w:r>
        <w:rPr>
          <w:rFonts w:hint="eastAsia"/>
        </w:rPr>
        <w:t>1</w:t>
      </w:r>
      <w:r>
        <w:t>2</w:t>
      </w:r>
      <w:r>
        <w:rPr>
          <w:rFonts w:hint="eastAsia"/>
        </w:rPr>
        <w:t>.1.</w:t>
      </w:r>
      <w:r>
        <w:t>2</w:t>
      </w:r>
      <w:r>
        <w:rPr>
          <w:rFonts w:hint="eastAsia"/>
        </w:rPr>
        <w:t>承包人在施工质量及环境质量方面的责任，不因竣工前取得的任何检测报告而有所减轻。在发包人将房屋产权移交小业主后，如小业主收房时对于各种材料、设备、工程质量、室内空气环境等复检后不合格，则所有包括检测费用在内的赔偿责任由承包人承担。</w:t>
      </w:r>
    </w:p>
    <w:p w14:paraId="4716EA7D">
      <w:pPr>
        <w:pStyle w:val="51"/>
        <w:tabs>
          <w:tab w:val="left" w:pos="1440"/>
        </w:tabs>
        <w:spacing w:after="0"/>
        <w:ind w:firstLine="393" w:firstLineChars="163"/>
        <w:rPr>
          <w:b/>
        </w:rPr>
      </w:pPr>
    </w:p>
    <w:p w14:paraId="46F667DA">
      <w:pPr>
        <w:pStyle w:val="4"/>
        <w:spacing w:before="0" w:after="0" w:line="360" w:lineRule="auto"/>
        <w:rPr>
          <w:b/>
          <w:sz w:val="24"/>
          <w:szCs w:val="24"/>
        </w:rPr>
      </w:pPr>
      <w:bookmarkStart w:id="221" w:name="_Toc6426894"/>
      <w:bookmarkStart w:id="222" w:name="_Toc78944706"/>
      <w:bookmarkStart w:id="223" w:name="_Toc122080391"/>
      <w:bookmarkStart w:id="224" w:name="_Toc168739665"/>
      <w:bookmarkStart w:id="225" w:name="_Toc8028416"/>
      <w:bookmarkStart w:id="226" w:name="_Toc89406063"/>
      <w:r>
        <w:rPr>
          <w:b/>
          <w:sz w:val="24"/>
          <w:szCs w:val="24"/>
        </w:rPr>
        <w:t>13、合同计价、计量</w:t>
      </w:r>
      <w:bookmarkEnd w:id="221"/>
      <w:bookmarkEnd w:id="222"/>
      <w:bookmarkEnd w:id="223"/>
      <w:bookmarkEnd w:id="224"/>
      <w:bookmarkEnd w:id="225"/>
      <w:bookmarkEnd w:id="226"/>
    </w:p>
    <w:p w14:paraId="13CF6F29">
      <w:pPr>
        <w:pStyle w:val="50"/>
        <w:numPr>
          <w:ilvl w:val="0"/>
          <w:numId w:val="0"/>
        </w:numPr>
        <w:spacing w:before="0" w:after="0" w:line="360" w:lineRule="auto"/>
        <w:rPr>
          <w:b w:val="0"/>
          <w:szCs w:val="24"/>
        </w:rPr>
      </w:pPr>
      <w:bookmarkStart w:id="227" w:name="_Toc168739666"/>
      <w:bookmarkStart w:id="228" w:name="_Toc6426895"/>
      <w:bookmarkStart w:id="229" w:name="_Toc8028417"/>
      <w:bookmarkStart w:id="230" w:name="_Toc122080392"/>
      <w:bookmarkStart w:id="231" w:name="_Toc89406064"/>
      <w:bookmarkStart w:id="232" w:name="_Toc78944707"/>
      <w:r>
        <w:rPr>
          <w:b w:val="0"/>
          <w:szCs w:val="24"/>
        </w:rPr>
        <w:t>13.1 合同价款</w:t>
      </w:r>
      <w:bookmarkEnd w:id="227"/>
      <w:bookmarkEnd w:id="228"/>
      <w:bookmarkEnd w:id="229"/>
      <w:bookmarkEnd w:id="230"/>
    </w:p>
    <w:p w14:paraId="75BF83B0">
      <w:pPr>
        <w:pStyle w:val="51"/>
        <w:spacing w:after="0"/>
        <w:ind w:left="29" w:leftChars="14" w:firstLine="480" w:firstLineChars="200"/>
      </w:pPr>
      <w:bookmarkStart w:id="233" w:name="_Toc168739667"/>
      <w:bookmarkStart w:id="234" w:name="_Toc122080393"/>
      <w:r>
        <w:rPr>
          <w:rFonts w:hint="eastAsia"/>
          <w:u w:val="single"/>
        </w:rPr>
        <w:t>本工程合同采用固定总价（图纸包干）</w:t>
      </w:r>
      <w:r>
        <w:rPr>
          <w:rFonts w:hint="eastAsia"/>
        </w:rPr>
        <w:t>。</w:t>
      </w:r>
    </w:p>
    <w:bookmarkEnd w:id="231"/>
    <w:bookmarkEnd w:id="232"/>
    <w:bookmarkEnd w:id="233"/>
    <w:bookmarkEnd w:id="234"/>
    <w:p w14:paraId="71682CC3">
      <w:pPr>
        <w:tabs>
          <w:tab w:val="left" w:pos="540"/>
        </w:tabs>
        <w:spacing w:line="360" w:lineRule="auto"/>
        <w:ind w:left="42" w:leftChars="20" w:firstLine="400" w:firstLineChars="167"/>
        <w:rPr>
          <w:sz w:val="24"/>
        </w:rPr>
      </w:pPr>
      <w:bookmarkStart w:id="235" w:name="_Toc89406067"/>
      <w:bookmarkStart w:id="236" w:name="_Toc78944710"/>
      <w:bookmarkStart w:id="237" w:name="_Toc168739670"/>
      <w:bookmarkStart w:id="238" w:name="_Toc122080396"/>
      <w:r>
        <w:rPr>
          <w:sz w:val="24"/>
        </w:rPr>
        <w:t>设计变更、签证、</w:t>
      </w:r>
      <w:r>
        <w:rPr>
          <w:rFonts w:hint="eastAsia"/>
          <w:sz w:val="24"/>
        </w:rPr>
        <w:t>合同</w:t>
      </w:r>
      <w:r>
        <w:rPr>
          <w:sz w:val="24"/>
        </w:rPr>
        <w:t>外工程的价款</w:t>
      </w:r>
      <w:r>
        <w:rPr>
          <w:rFonts w:hint="eastAsia"/>
          <w:sz w:val="24"/>
        </w:rPr>
        <w:t>：</w:t>
      </w:r>
      <w:r>
        <w:rPr>
          <w:sz w:val="24"/>
        </w:rPr>
        <w:t>依据甲乙双方共同确认的工程数量，按照合同约定计价方法，计算汇总得出。</w:t>
      </w:r>
    </w:p>
    <w:p w14:paraId="74C53B21">
      <w:pPr>
        <w:pStyle w:val="50"/>
        <w:numPr>
          <w:ilvl w:val="0"/>
          <w:numId w:val="0"/>
        </w:numPr>
        <w:spacing w:before="0" w:after="0" w:line="360" w:lineRule="auto"/>
        <w:rPr>
          <w:b w:val="0"/>
          <w:szCs w:val="24"/>
        </w:rPr>
      </w:pPr>
      <w:bookmarkStart w:id="239" w:name="_Toc6426896"/>
      <w:bookmarkStart w:id="240" w:name="_Toc8028418"/>
      <w:bookmarkStart w:id="241" w:name="_Toc351542594"/>
      <w:r>
        <w:rPr>
          <w:b w:val="0"/>
          <w:szCs w:val="24"/>
        </w:rPr>
        <w:t>13.2 合同计价</w:t>
      </w:r>
      <w:bookmarkEnd w:id="239"/>
      <w:bookmarkEnd w:id="240"/>
      <w:bookmarkEnd w:id="241"/>
    </w:p>
    <w:p w14:paraId="110498B1">
      <w:pPr>
        <w:tabs>
          <w:tab w:val="left" w:pos="436"/>
          <w:tab w:val="left" w:pos="556"/>
        </w:tabs>
        <w:spacing w:line="360" w:lineRule="auto"/>
        <w:ind w:firstLine="480" w:firstLineChars="200"/>
        <w:rPr>
          <w:sz w:val="24"/>
        </w:rPr>
      </w:pPr>
      <w:r>
        <w:rPr>
          <w:rFonts w:hint="eastAsia"/>
          <w:sz w:val="24"/>
        </w:rPr>
        <w:t>详见措施费报价说明和工程量计算规则及单价说明</w:t>
      </w:r>
      <w:r>
        <w:rPr>
          <w:sz w:val="24"/>
        </w:rPr>
        <w:t>。</w:t>
      </w:r>
    </w:p>
    <w:p w14:paraId="6A0FA4BA">
      <w:pPr>
        <w:pStyle w:val="50"/>
        <w:numPr>
          <w:ilvl w:val="0"/>
          <w:numId w:val="0"/>
        </w:numPr>
        <w:spacing w:before="0" w:after="0" w:line="360" w:lineRule="auto"/>
        <w:rPr>
          <w:b w:val="0"/>
          <w:szCs w:val="24"/>
        </w:rPr>
      </w:pPr>
      <w:bookmarkStart w:id="242" w:name="_Toc168739668"/>
      <w:bookmarkStart w:id="243" w:name="_Toc8028419"/>
      <w:bookmarkStart w:id="244" w:name="_Toc122080394"/>
      <w:bookmarkStart w:id="245" w:name="_Toc6426897"/>
      <w:bookmarkStart w:id="246" w:name="_Toc351542595"/>
      <w:bookmarkStart w:id="247" w:name="_Toc78944708"/>
      <w:bookmarkStart w:id="248" w:name="_Toc89406065"/>
      <w:r>
        <w:rPr>
          <w:b w:val="0"/>
          <w:szCs w:val="24"/>
        </w:rPr>
        <w:t>13.3 合同价款的调整</w:t>
      </w:r>
      <w:bookmarkEnd w:id="242"/>
      <w:bookmarkEnd w:id="243"/>
      <w:bookmarkEnd w:id="244"/>
      <w:bookmarkEnd w:id="245"/>
      <w:bookmarkEnd w:id="246"/>
    </w:p>
    <w:p w14:paraId="6EC68549">
      <w:pPr>
        <w:tabs>
          <w:tab w:val="left" w:pos="464"/>
        </w:tabs>
        <w:spacing w:line="360" w:lineRule="auto"/>
        <w:ind w:firstLine="446" w:firstLineChars="186"/>
        <w:rPr>
          <w:sz w:val="24"/>
          <w:u w:val="single"/>
        </w:rPr>
      </w:pPr>
      <w:r>
        <w:rPr>
          <w:sz w:val="24"/>
        </w:rPr>
        <w:t xml:space="preserve"> 14.3.1 </w:t>
      </w:r>
      <w:r>
        <w:rPr>
          <w:rFonts w:hint="eastAsia"/>
          <w:sz w:val="24"/>
          <w:u w:val="single"/>
        </w:rPr>
        <w:t>本工程不调价。</w:t>
      </w:r>
    </w:p>
    <w:bookmarkEnd w:id="247"/>
    <w:bookmarkEnd w:id="248"/>
    <w:p w14:paraId="0ECEFCFE">
      <w:pPr>
        <w:pStyle w:val="4"/>
        <w:spacing w:before="0" w:after="0" w:line="360" w:lineRule="auto"/>
        <w:rPr>
          <w:b/>
          <w:sz w:val="24"/>
          <w:szCs w:val="24"/>
        </w:rPr>
      </w:pPr>
      <w:bookmarkStart w:id="249" w:name="_Toc6426899"/>
      <w:bookmarkStart w:id="250" w:name="_Toc8028420"/>
      <w:r>
        <w:rPr>
          <w:b/>
          <w:sz w:val="24"/>
          <w:szCs w:val="24"/>
        </w:rPr>
        <w:t>14、工程变更</w:t>
      </w:r>
      <w:bookmarkEnd w:id="235"/>
      <w:bookmarkEnd w:id="236"/>
      <w:bookmarkEnd w:id="237"/>
      <w:bookmarkEnd w:id="238"/>
      <w:bookmarkEnd w:id="249"/>
      <w:bookmarkEnd w:id="250"/>
    </w:p>
    <w:p w14:paraId="4D4AB516">
      <w:pPr>
        <w:pStyle w:val="50"/>
        <w:numPr>
          <w:ilvl w:val="0"/>
          <w:numId w:val="0"/>
        </w:numPr>
        <w:spacing w:before="0" w:after="0" w:line="360" w:lineRule="auto"/>
        <w:rPr>
          <w:b w:val="0"/>
          <w:szCs w:val="24"/>
        </w:rPr>
      </w:pPr>
      <w:bookmarkStart w:id="251" w:name="_Toc122080398"/>
      <w:bookmarkStart w:id="252" w:name="_Toc78944712"/>
      <w:bookmarkStart w:id="253" w:name="_Toc89406069"/>
      <w:bookmarkStart w:id="254" w:name="_Toc168739672"/>
      <w:bookmarkStart w:id="255" w:name="_Toc6426901"/>
      <w:bookmarkStart w:id="256" w:name="_Toc8028421"/>
      <w:r>
        <w:rPr>
          <w:b w:val="0"/>
          <w:szCs w:val="24"/>
        </w:rPr>
        <w:t xml:space="preserve">14.1 </w:t>
      </w:r>
      <w:r>
        <w:rPr>
          <w:rFonts w:hint="eastAsia"/>
          <w:b w:val="0"/>
          <w:szCs w:val="24"/>
        </w:rPr>
        <w:t>变更、签证价款</w:t>
      </w:r>
      <w:bookmarkEnd w:id="251"/>
      <w:bookmarkEnd w:id="252"/>
      <w:bookmarkEnd w:id="253"/>
      <w:bookmarkEnd w:id="254"/>
      <w:r>
        <w:rPr>
          <w:rFonts w:hint="eastAsia"/>
          <w:b w:val="0"/>
          <w:szCs w:val="24"/>
        </w:rPr>
        <w:t>确定</w:t>
      </w:r>
      <w:bookmarkEnd w:id="255"/>
      <w:bookmarkEnd w:id="256"/>
    </w:p>
    <w:p w14:paraId="27BFAC93">
      <w:pPr>
        <w:pStyle w:val="51"/>
        <w:tabs>
          <w:tab w:val="left" w:pos="1440"/>
        </w:tabs>
        <w:spacing w:after="0"/>
        <w:ind w:left="957" w:leftChars="113" w:hanging="720" w:hangingChars="300"/>
      </w:pPr>
      <w:r>
        <w:t>14.1.1 变更及签证工程量的计量与确定原则：</w:t>
      </w:r>
      <w:r>
        <w:rPr>
          <w:u w:val="single"/>
        </w:rPr>
        <w:t xml:space="preserve">  </w:t>
      </w:r>
      <w:r>
        <w:rPr>
          <w:rFonts w:hint="eastAsia"/>
          <w:u w:val="single"/>
        </w:rPr>
        <w:t>除通用条款外，详见设计变更现场签证管理工作程序</w:t>
      </w:r>
      <w:r>
        <w:rPr>
          <w:u w:val="single"/>
        </w:rPr>
        <w:t xml:space="preserve"> </w:t>
      </w:r>
      <w:r>
        <w:t>。</w:t>
      </w:r>
    </w:p>
    <w:p w14:paraId="63B08661">
      <w:pPr>
        <w:pStyle w:val="51"/>
        <w:tabs>
          <w:tab w:val="left" w:pos="1440"/>
        </w:tabs>
        <w:spacing w:after="0"/>
        <w:ind w:left="957" w:leftChars="113" w:hanging="720" w:hangingChars="300"/>
      </w:pPr>
      <w:r>
        <w:rPr>
          <w:rFonts w:hint="eastAsia"/>
        </w:rPr>
        <w:t>1</w:t>
      </w:r>
      <w:r>
        <w:t>4</w:t>
      </w:r>
      <w:r>
        <w:rPr>
          <w:rFonts w:hint="eastAsia"/>
        </w:rPr>
        <w:t>.</w:t>
      </w:r>
      <w:r>
        <w:t>1</w:t>
      </w:r>
      <w:r>
        <w:rPr>
          <w:rFonts w:hint="eastAsia"/>
        </w:rPr>
        <w:t>.</w:t>
      </w:r>
      <w:r>
        <w:t>2</w:t>
      </w:r>
      <w:r>
        <w:rPr>
          <w:rFonts w:hint="eastAsia"/>
        </w:rPr>
        <w:t>经双方审核无误后的变更签证费用和扣款费用，需签订工程变更价款确认书，</w:t>
      </w:r>
      <w:r>
        <w:rPr>
          <w:rFonts w:hint="eastAsia"/>
          <w:u w:val="single"/>
        </w:rPr>
        <w:t>变更签证造价确认完成后，随当期进度产值一同支付，付款比例与当期产值付款比例一致</w:t>
      </w:r>
      <w:r>
        <w:rPr>
          <w:rFonts w:hint="eastAsia"/>
        </w:rPr>
        <w:t>。</w:t>
      </w:r>
    </w:p>
    <w:p w14:paraId="3C8CAFE3">
      <w:pPr>
        <w:pStyle w:val="51"/>
        <w:tabs>
          <w:tab w:val="left" w:pos="1440"/>
        </w:tabs>
        <w:spacing w:after="0"/>
        <w:ind w:left="957" w:leftChars="113" w:hanging="720" w:hangingChars="300"/>
      </w:pPr>
      <w:r>
        <w:rPr>
          <w:rFonts w:hint="eastAsia"/>
        </w:rPr>
        <w:t>1</w:t>
      </w:r>
      <w:r>
        <w:t>4</w:t>
      </w:r>
      <w:r>
        <w:rPr>
          <w:rFonts w:hint="eastAsia"/>
        </w:rPr>
        <w:t>.</w:t>
      </w:r>
      <w:r>
        <w:t>1</w:t>
      </w:r>
      <w:r>
        <w:rPr>
          <w:rFonts w:hint="eastAsia"/>
        </w:rPr>
        <w:t>.</w:t>
      </w:r>
      <w:r>
        <w:t>3</w:t>
      </w:r>
      <w:r>
        <w:rPr>
          <w:rFonts w:hint="eastAsia"/>
        </w:rPr>
        <w:t xml:space="preserve"> 承包人针对变更、签证的申报书的内容必须完整、准确，上报的预算额，为提高确认效率，避免承包人高估冒算，报价不得高出最终审定结算价的</w:t>
      </w:r>
      <w:r>
        <w:rPr>
          <w:rFonts w:hint="eastAsia"/>
          <w:u w:val="single"/>
        </w:rPr>
        <w:t>10%</w:t>
      </w:r>
      <w:r>
        <w:rPr>
          <w:rFonts w:hint="eastAsia"/>
        </w:rPr>
        <w:t>，否则，发包人收取超出</w:t>
      </w:r>
      <w:r>
        <w:rPr>
          <w:rFonts w:hint="eastAsia"/>
          <w:u w:val="single"/>
        </w:rPr>
        <w:t>10%</w:t>
      </w:r>
      <w:r>
        <w:rPr>
          <w:rFonts w:hint="eastAsia"/>
        </w:rPr>
        <w:t>部分的</w:t>
      </w:r>
      <w:r>
        <w:rPr>
          <w:rFonts w:hint="eastAsia"/>
          <w:u w:val="single"/>
        </w:rPr>
        <w:t>20％</w:t>
      </w:r>
      <w:r>
        <w:rPr>
          <w:rFonts w:hint="eastAsia"/>
        </w:rPr>
        <w:t>作为违约金，直接在该申报书的结算款中扣除。</w:t>
      </w:r>
    </w:p>
    <w:p w14:paraId="536410A8">
      <w:pPr>
        <w:pStyle w:val="4"/>
        <w:spacing w:before="0" w:after="0" w:line="360" w:lineRule="auto"/>
        <w:rPr>
          <w:b/>
          <w:sz w:val="24"/>
          <w:szCs w:val="24"/>
        </w:rPr>
      </w:pPr>
      <w:bookmarkStart w:id="257" w:name="_Toc8028422"/>
      <w:bookmarkStart w:id="258" w:name="_Toc168739673"/>
      <w:bookmarkStart w:id="259" w:name="_Toc122080399"/>
      <w:bookmarkStart w:id="260" w:name="_Toc6426902"/>
      <w:r>
        <w:rPr>
          <w:b/>
          <w:sz w:val="24"/>
          <w:szCs w:val="24"/>
        </w:rPr>
        <w:t>15、支付和结算</w:t>
      </w:r>
      <w:bookmarkEnd w:id="257"/>
      <w:bookmarkEnd w:id="258"/>
      <w:bookmarkEnd w:id="259"/>
      <w:bookmarkEnd w:id="260"/>
    </w:p>
    <w:p w14:paraId="74696ACE">
      <w:pPr>
        <w:spacing w:line="360" w:lineRule="auto"/>
        <w:ind w:firstLine="480" w:firstLineChars="200"/>
        <w:rPr>
          <w:sz w:val="24"/>
        </w:rPr>
      </w:pPr>
      <w:r>
        <w:rPr>
          <w:rFonts w:hint="eastAsia"/>
          <w:sz w:val="24"/>
        </w:rPr>
        <w:t>对于暂定总价（模拟清单）的合同，要求在进场后获取施工图纸</w:t>
      </w:r>
      <w:r>
        <w:rPr>
          <w:rFonts w:hint="eastAsia"/>
          <w:sz w:val="24"/>
          <w:u w:val="single"/>
        </w:rPr>
        <w:t>30</w:t>
      </w:r>
      <w:r>
        <w:rPr>
          <w:rFonts w:hint="eastAsia"/>
          <w:sz w:val="24"/>
        </w:rPr>
        <w:t>日历天内确定合同总价，并发起补充协议审批流程，完成闭口，承包人需配合发包人对量工作，否则将暂停一切付款。</w:t>
      </w:r>
    </w:p>
    <w:p w14:paraId="62A15BA3">
      <w:pPr>
        <w:pStyle w:val="50"/>
        <w:numPr>
          <w:ilvl w:val="0"/>
          <w:numId w:val="0"/>
        </w:numPr>
        <w:spacing w:before="0" w:after="0" w:line="360" w:lineRule="auto"/>
        <w:rPr>
          <w:b w:val="0"/>
          <w:szCs w:val="24"/>
        </w:rPr>
      </w:pPr>
      <w:bookmarkStart w:id="261" w:name="_Toc78944709"/>
      <w:bookmarkStart w:id="262" w:name="_Toc122080400"/>
      <w:bookmarkStart w:id="263" w:name="_Toc168739674"/>
      <w:bookmarkStart w:id="264" w:name="_Toc6426903"/>
      <w:bookmarkStart w:id="265" w:name="_Toc8028423"/>
      <w:bookmarkStart w:id="266" w:name="_Toc89406066"/>
      <w:r>
        <w:rPr>
          <w:b w:val="0"/>
          <w:szCs w:val="24"/>
        </w:rPr>
        <w:t>15.1 工程款支付</w:t>
      </w:r>
      <w:bookmarkEnd w:id="261"/>
      <w:bookmarkEnd w:id="262"/>
      <w:bookmarkEnd w:id="263"/>
      <w:bookmarkEnd w:id="264"/>
      <w:bookmarkEnd w:id="265"/>
      <w:bookmarkEnd w:id="266"/>
    </w:p>
    <w:p w14:paraId="5044B28F">
      <w:pPr>
        <w:tabs>
          <w:tab w:val="left" w:pos="709"/>
        </w:tabs>
        <w:autoSpaceDE w:val="0"/>
        <w:autoSpaceDN w:val="0"/>
        <w:adjustRightInd w:val="0"/>
        <w:snapToGrid w:val="0"/>
        <w:spacing w:before="120" w:beforeLines="50" w:line="360" w:lineRule="auto"/>
        <w:ind w:firstLine="240" w:firstLineChars="100"/>
        <w:textAlignment w:val="baseline"/>
        <w:rPr>
          <w:rFonts w:ascii="Arial" w:hAnsi="Arial" w:cs="Arial"/>
          <w:kern w:val="0"/>
          <w:sz w:val="24"/>
        </w:rPr>
      </w:pPr>
      <w:r>
        <w:rPr>
          <w:sz w:val="24"/>
        </w:rPr>
        <w:t>15.1.1</w:t>
      </w:r>
      <w:r>
        <w:rPr>
          <w:rFonts w:hint="eastAsia"/>
          <w:sz w:val="24"/>
          <w:u w:val="single"/>
        </w:rPr>
        <w:t>本工程无预付款。</w:t>
      </w:r>
    </w:p>
    <w:p w14:paraId="690155FB">
      <w:pPr>
        <w:tabs>
          <w:tab w:val="left" w:pos="709"/>
        </w:tabs>
        <w:autoSpaceDE w:val="0"/>
        <w:autoSpaceDN w:val="0"/>
        <w:adjustRightInd w:val="0"/>
        <w:snapToGrid w:val="0"/>
        <w:spacing w:line="360" w:lineRule="auto"/>
        <w:ind w:firstLine="240" w:firstLineChars="100"/>
        <w:textAlignment w:val="baseline"/>
      </w:pPr>
      <w:r>
        <w:rPr>
          <w:sz w:val="24"/>
        </w:rPr>
        <w:t>15.1.</w:t>
      </w:r>
      <w:r>
        <w:rPr>
          <w:rFonts w:hint="eastAsia"/>
          <w:sz w:val="24"/>
        </w:rPr>
        <w:t>2</w:t>
      </w:r>
      <w:r>
        <w:rPr>
          <w:rFonts w:hint="eastAsia" w:ascii="Arial" w:hAnsi="Arial" w:cs="Arial"/>
          <w:kern w:val="0"/>
          <w:sz w:val="24"/>
        </w:rPr>
        <w:t>本工程进度款选用按</w:t>
      </w:r>
      <w:r>
        <w:rPr>
          <w:rFonts w:hint="eastAsia" w:ascii="Arial" w:hAnsi="Arial" w:cs="Arial"/>
          <w:kern w:val="0"/>
          <w:sz w:val="24"/>
          <w:u w:val="single"/>
        </w:rPr>
        <w:t xml:space="preserve"> 周期 </w:t>
      </w:r>
      <w:r>
        <w:rPr>
          <w:rFonts w:hint="eastAsia" w:ascii="Arial" w:hAnsi="Arial" w:cs="Arial"/>
          <w:kern w:val="0"/>
          <w:sz w:val="24"/>
        </w:rPr>
        <w:t>付款，</w:t>
      </w:r>
      <w:r>
        <w:rPr>
          <w:rFonts w:hint="eastAsia"/>
          <w:sz w:val="24"/>
        </w:rPr>
        <w:t>以实际完成工程量，并经监理及发包人验收合格、资料齐全为付款依据。工程付款方式如下</w:t>
      </w:r>
      <w:r>
        <w:rPr>
          <w:rFonts w:hint="eastAsia"/>
        </w:rPr>
        <w:t>：</w:t>
      </w:r>
      <w:r>
        <w:t xml:space="preserve"> </w:t>
      </w:r>
    </w:p>
    <w:p w14:paraId="3352720E">
      <w:pPr>
        <w:pStyle w:val="53"/>
        <w:spacing w:before="60" w:beforeLines="25" w:after="60" w:afterLines="25" w:line="276" w:lineRule="auto"/>
        <w:ind w:left="0"/>
        <w:rPr>
          <w:kern w:val="2"/>
          <w:szCs w:val="24"/>
        </w:rPr>
      </w:pPr>
      <w:r>
        <w:rPr>
          <w:rFonts w:hint="eastAsia"/>
          <w:kern w:val="2"/>
          <w:szCs w:val="24"/>
        </w:rPr>
        <w:t>A．按形象进度</w:t>
      </w:r>
    </w:p>
    <w:p w14:paraId="66A56CB6">
      <w:pPr>
        <w:pStyle w:val="53"/>
        <w:spacing w:before="60" w:beforeLines="25" w:after="60" w:afterLines="25" w:line="276" w:lineRule="auto"/>
        <w:rPr>
          <w:u w:val="single"/>
        </w:rPr>
      </w:pPr>
      <w:r>
        <w:rPr>
          <w:rFonts w:hint="eastAsia"/>
          <w:u w:val="single"/>
        </w:rPr>
        <w:t>单一楼栋（分区）形象进度达到50%时，付至该栋楼（或分区）对应产值的75％；</w:t>
      </w:r>
    </w:p>
    <w:p w14:paraId="50A4F589">
      <w:pPr>
        <w:pStyle w:val="53"/>
        <w:spacing w:before="60" w:beforeLines="25" w:after="60" w:afterLines="25" w:line="276" w:lineRule="auto"/>
        <w:rPr>
          <w:u w:val="single"/>
        </w:rPr>
      </w:pPr>
      <w:r>
        <w:rPr>
          <w:rFonts w:hint="eastAsia"/>
          <w:u w:val="single"/>
        </w:rPr>
        <w:t>全部完工，形象进度达到100%，调试完毕后，付至合同总额的75%；</w:t>
      </w:r>
    </w:p>
    <w:p w14:paraId="741C54DE">
      <w:pPr>
        <w:pStyle w:val="53"/>
        <w:spacing w:before="60" w:beforeLines="25" w:after="60" w:afterLines="25" w:line="276" w:lineRule="auto"/>
        <w:ind w:left="0"/>
        <w:rPr>
          <w:kern w:val="2"/>
          <w:szCs w:val="24"/>
        </w:rPr>
      </w:pPr>
      <w:r>
        <w:rPr>
          <w:rFonts w:hint="eastAsia"/>
          <w:kern w:val="2"/>
          <w:szCs w:val="24"/>
        </w:rPr>
        <w:t>B．按周期</w:t>
      </w:r>
    </w:p>
    <w:p w14:paraId="68EE4E29">
      <w:pPr>
        <w:widowControl/>
        <w:shd w:val="clear" w:color="auto" w:fill="FFFFFF"/>
        <w:spacing w:line="360" w:lineRule="auto"/>
        <w:ind w:firstLine="360" w:firstLineChars="150"/>
        <w:jc w:val="left"/>
        <w:rPr>
          <w:rFonts w:ascii="宋体" w:hAnsi="宋体" w:cs="宋体"/>
          <w:kern w:val="0"/>
          <w:sz w:val="24"/>
          <w:shd w:val="clear" w:color="auto" w:fill="FFFFFF"/>
        </w:rPr>
      </w:pPr>
      <w:r>
        <w:rPr>
          <w:rFonts w:hint="eastAsia" w:ascii="Arial" w:hAnsi="Arial" w:cs="Arial"/>
          <w:kern w:val="0"/>
          <w:sz w:val="24"/>
        </w:rPr>
        <w:t>承包人</w:t>
      </w:r>
      <w:r>
        <w:rPr>
          <w:rFonts w:hint="eastAsia" w:ascii="Arial" w:hAnsi="Arial" w:cs="Arial"/>
          <w:kern w:val="0"/>
          <w:sz w:val="24"/>
          <w:u w:val="single"/>
        </w:rPr>
        <w:t>每月20日</w:t>
      </w:r>
      <w:r>
        <w:rPr>
          <w:rFonts w:hint="eastAsia" w:ascii="Arial" w:hAnsi="Arial" w:cs="Arial"/>
          <w:kern w:val="0"/>
          <w:sz w:val="24"/>
        </w:rPr>
        <w:t>提交已完工程的付款申请书交发包人审批（措施费与实体工程款等比例支付）。</w:t>
      </w:r>
      <w:commentRangeStart w:id="13"/>
      <w:r>
        <w:rPr>
          <w:rFonts w:hint="eastAsia" w:ascii="宋体" w:hAnsi="宋体" w:cs="宋体"/>
          <w:kern w:val="0"/>
          <w:sz w:val="24"/>
          <w:shd w:val="clear" w:color="auto" w:fill="FFFFFF"/>
        </w:rPr>
        <w:t>发包人</w:t>
      </w:r>
      <w:r>
        <w:rPr>
          <w:rFonts w:ascii="宋体" w:hAnsi="宋体" w:cs="宋体"/>
          <w:kern w:val="0"/>
          <w:sz w:val="24"/>
          <w:shd w:val="clear" w:color="auto" w:fill="FFFFFF"/>
        </w:rPr>
        <w:t>在办理每一次付款手续</w:t>
      </w:r>
      <w:r>
        <w:rPr>
          <w:rFonts w:hint="eastAsia" w:ascii="宋体" w:hAnsi="宋体" w:cs="宋体"/>
          <w:kern w:val="0"/>
          <w:sz w:val="24"/>
          <w:shd w:val="clear" w:color="auto" w:fill="FFFFFF"/>
        </w:rPr>
        <w:t>前</w:t>
      </w:r>
      <w:r>
        <w:rPr>
          <w:rFonts w:ascii="宋体" w:hAnsi="宋体" w:cs="宋体"/>
          <w:kern w:val="0"/>
          <w:sz w:val="24"/>
          <w:shd w:val="clear" w:color="auto" w:fill="FFFFFF"/>
        </w:rPr>
        <w:t>，</w:t>
      </w:r>
      <w:r>
        <w:rPr>
          <w:rFonts w:hint="eastAsia" w:ascii="宋体" w:hAnsi="宋体" w:cs="宋体"/>
          <w:kern w:val="0"/>
          <w:sz w:val="24"/>
          <w:shd w:val="clear" w:color="auto" w:fill="FFFFFF"/>
        </w:rPr>
        <w:t>承包人</w:t>
      </w:r>
      <w:r>
        <w:rPr>
          <w:rFonts w:ascii="宋体" w:hAnsi="宋体" w:cs="宋体"/>
          <w:kern w:val="0"/>
          <w:sz w:val="24"/>
          <w:shd w:val="clear" w:color="auto" w:fill="FFFFFF"/>
        </w:rPr>
        <w:t>须向</w:t>
      </w:r>
      <w:r>
        <w:rPr>
          <w:rFonts w:hint="eastAsia" w:ascii="宋体" w:hAnsi="宋体" w:cs="宋体"/>
          <w:kern w:val="0"/>
          <w:sz w:val="24"/>
          <w:shd w:val="clear" w:color="auto" w:fill="FFFFFF"/>
        </w:rPr>
        <w:t>发包人</w:t>
      </w:r>
      <w:r>
        <w:rPr>
          <w:rFonts w:ascii="宋体" w:hAnsi="宋体" w:cs="宋体"/>
          <w:kern w:val="0"/>
          <w:sz w:val="24"/>
          <w:shd w:val="clear" w:color="auto" w:fill="FFFFFF"/>
        </w:rPr>
        <w:t>开具与</w:t>
      </w:r>
      <w:r>
        <w:rPr>
          <w:rFonts w:hint="eastAsia" w:ascii="宋体" w:hAnsi="宋体" w:cs="宋体"/>
          <w:kern w:val="0"/>
          <w:sz w:val="24"/>
          <w:shd w:val="clear" w:color="auto" w:fill="FFFFFF"/>
        </w:rPr>
        <w:t>当期已完工并完成对应核算产值或结算产值</w:t>
      </w:r>
      <w:r>
        <w:rPr>
          <w:rFonts w:ascii="宋体" w:hAnsi="宋体" w:cs="宋体"/>
          <w:kern w:val="0"/>
          <w:sz w:val="24"/>
          <w:shd w:val="clear" w:color="auto" w:fill="FFFFFF"/>
        </w:rPr>
        <w:t>等额</w:t>
      </w:r>
      <w:r>
        <w:rPr>
          <w:rFonts w:hint="eastAsia" w:ascii="宋体" w:hAnsi="宋体" w:cs="宋体"/>
          <w:kern w:val="0"/>
          <w:sz w:val="24"/>
          <w:shd w:val="clear" w:color="auto" w:fill="FFFFFF"/>
        </w:rPr>
        <w:t>的、</w:t>
      </w:r>
      <w:r>
        <w:rPr>
          <w:rFonts w:ascii="宋体" w:hAnsi="宋体" w:cs="宋体"/>
          <w:kern w:val="0"/>
          <w:sz w:val="24"/>
          <w:shd w:val="clear" w:color="auto" w:fill="FFFFFF"/>
        </w:rPr>
        <w:t>合法有效的增值税发票，</w:t>
      </w:r>
      <w:r>
        <w:rPr>
          <w:rFonts w:hint="eastAsia" w:ascii="宋体" w:hAnsi="宋体" w:cs="宋体"/>
          <w:kern w:val="0"/>
          <w:sz w:val="24"/>
          <w:shd w:val="clear" w:color="auto" w:fill="FFFFFF"/>
        </w:rPr>
        <w:t>并</w:t>
      </w:r>
      <w:r>
        <w:rPr>
          <w:rFonts w:ascii="宋体" w:hAnsi="宋体" w:cs="宋体"/>
          <w:kern w:val="0"/>
          <w:sz w:val="24"/>
          <w:shd w:val="clear" w:color="auto" w:fill="FFFFFF"/>
        </w:rPr>
        <w:t>加盖发票专用章</w:t>
      </w:r>
      <w:r>
        <w:rPr>
          <w:rFonts w:hint="eastAsia" w:ascii="宋体" w:hAnsi="宋体" w:cs="宋体"/>
          <w:kern w:val="0"/>
          <w:sz w:val="24"/>
          <w:shd w:val="clear" w:color="auto" w:fill="FFFFFF"/>
        </w:rPr>
        <w:t>，每次按发包人确认产值的</w:t>
      </w:r>
      <w:r>
        <w:rPr>
          <w:rFonts w:hint="eastAsia" w:ascii="Arial" w:hAnsi="Arial" w:cs="Arial"/>
          <w:kern w:val="0"/>
          <w:sz w:val="24"/>
          <w:u w:val="single"/>
        </w:rPr>
        <w:t xml:space="preserve"> </w:t>
      </w:r>
      <w:r>
        <w:rPr>
          <w:rFonts w:ascii="Arial" w:hAnsi="Arial" w:cs="Arial"/>
          <w:kern w:val="0"/>
          <w:sz w:val="24"/>
          <w:u w:val="single"/>
        </w:rPr>
        <w:t xml:space="preserve">70 </w:t>
      </w:r>
      <w:r>
        <w:rPr>
          <w:rFonts w:hint="eastAsia" w:ascii="Arial" w:hAnsi="Arial" w:cs="Arial"/>
          <w:kern w:val="0"/>
          <w:sz w:val="24"/>
          <w:u w:val="single"/>
        </w:rPr>
        <w:t>%</w:t>
      </w:r>
      <w:r>
        <w:rPr>
          <w:rFonts w:hint="eastAsia" w:ascii="宋体" w:hAnsi="宋体" w:cs="宋体"/>
          <w:kern w:val="0"/>
          <w:sz w:val="24"/>
          <w:shd w:val="clear" w:color="auto" w:fill="FFFFFF"/>
        </w:rPr>
        <w:t>支付</w:t>
      </w:r>
      <w:r>
        <w:rPr>
          <w:rFonts w:ascii="宋体" w:hAnsi="宋体" w:cs="宋体"/>
          <w:kern w:val="0"/>
          <w:sz w:val="24"/>
          <w:shd w:val="clear" w:color="auto" w:fill="FFFFFF"/>
        </w:rPr>
        <w:t>。</w:t>
      </w:r>
      <w:commentRangeEnd w:id="13"/>
      <w:r>
        <w:commentReference w:id="13"/>
      </w:r>
    </w:p>
    <w:p w14:paraId="12FF3D71">
      <w:pPr>
        <w:tabs>
          <w:tab w:val="left" w:pos="709"/>
        </w:tabs>
        <w:autoSpaceDE w:val="0"/>
        <w:autoSpaceDN w:val="0"/>
        <w:adjustRightInd w:val="0"/>
        <w:snapToGrid w:val="0"/>
        <w:spacing w:line="360" w:lineRule="auto"/>
        <w:textAlignment w:val="baseline"/>
        <w:rPr>
          <w:rFonts w:ascii="Arial" w:hAnsi="Arial" w:cs="Arial"/>
          <w:kern w:val="0"/>
          <w:sz w:val="24"/>
        </w:rPr>
      </w:pPr>
      <w:r>
        <w:rPr>
          <w:sz w:val="24"/>
        </w:rPr>
        <w:t>15.1.</w:t>
      </w:r>
      <w:r>
        <w:rPr>
          <w:rFonts w:hint="eastAsia"/>
          <w:sz w:val="24"/>
        </w:rPr>
        <w:t>3竣工款</w:t>
      </w:r>
      <w:r>
        <w:rPr>
          <w:rFonts w:hint="eastAsia" w:ascii="Arial" w:hAnsi="Arial" w:cs="Arial"/>
          <w:kern w:val="0"/>
          <w:sz w:val="24"/>
        </w:rPr>
        <w:t>付款金额：</w:t>
      </w:r>
      <w:r>
        <w:rPr>
          <w:rFonts w:ascii="Arial" w:hAnsi="Arial" w:cs="Arial"/>
          <w:kern w:val="0"/>
          <w:sz w:val="24"/>
          <w:u w:val="single"/>
        </w:rPr>
        <w:t>上述工程全部完工</w:t>
      </w:r>
      <w:r>
        <w:rPr>
          <w:rFonts w:hint="eastAsia" w:ascii="Arial" w:hAnsi="Arial" w:cs="Arial"/>
          <w:kern w:val="0"/>
          <w:sz w:val="24"/>
          <w:u w:val="single"/>
        </w:rPr>
        <w:t>，保洁完成，</w:t>
      </w:r>
      <w:r>
        <w:rPr>
          <w:rFonts w:ascii="Arial" w:hAnsi="Arial" w:cs="Arial"/>
          <w:kern w:val="0"/>
          <w:sz w:val="24"/>
          <w:u w:val="single"/>
        </w:rPr>
        <w:t>经发包人</w:t>
      </w:r>
      <w:r>
        <w:rPr>
          <w:rFonts w:hint="eastAsia" w:ascii="Arial" w:hAnsi="Arial" w:cs="Arial"/>
          <w:kern w:val="0"/>
          <w:sz w:val="24"/>
          <w:u w:val="single"/>
        </w:rPr>
        <w:t>及</w:t>
      </w:r>
      <w:r>
        <w:rPr>
          <w:rFonts w:ascii="Arial" w:hAnsi="Arial" w:cs="Arial"/>
          <w:kern w:val="0"/>
          <w:sz w:val="24"/>
          <w:u w:val="single"/>
        </w:rPr>
        <w:t>监理验收达到竣工验收标准</w:t>
      </w:r>
      <w:r>
        <w:rPr>
          <w:rFonts w:hint="eastAsia" w:ascii="Arial" w:hAnsi="Arial" w:cs="Arial"/>
          <w:kern w:val="0"/>
          <w:sz w:val="24"/>
          <w:u w:val="single"/>
        </w:rPr>
        <w:t>，</w:t>
      </w:r>
      <w:r>
        <w:rPr>
          <w:rFonts w:ascii="Arial" w:hAnsi="Arial" w:cs="Arial"/>
          <w:kern w:val="0"/>
          <w:sz w:val="24"/>
          <w:u w:val="single"/>
        </w:rPr>
        <w:t>发包人支付</w:t>
      </w:r>
      <w:r>
        <w:rPr>
          <w:rFonts w:hint="eastAsia" w:ascii="Arial" w:hAnsi="Arial" w:cs="Arial"/>
          <w:kern w:val="0"/>
          <w:sz w:val="24"/>
          <w:u w:val="single"/>
        </w:rPr>
        <w:t>至</w:t>
      </w:r>
      <w:r>
        <w:rPr>
          <w:rFonts w:ascii="Arial" w:hAnsi="Arial" w:cs="Arial"/>
          <w:kern w:val="0"/>
          <w:sz w:val="24"/>
          <w:u w:val="single"/>
        </w:rPr>
        <w:t>合同项下工程合同价款的</w:t>
      </w:r>
      <w:r>
        <w:rPr>
          <w:rFonts w:hint="eastAsia" w:ascii="Arial" w:hAnsi="Arial" w:cs="Arial"/>
          <w:kern w:val="0"/>
          <w:sz w:val="24"/>
          <w:u w:val="single"/>
        </w:rPr>
        <w:t xml:space="preserve"> </w:t>
      </w:r>
      <w:r>
        <w:rPr>
          <w:rFonts w:ascii="Arial" w:hAnsi="Arial" w:cs="Arial"/>
          <w:kern w:val="0"/>
          <w:sz w:val="24"/>
          <w:u w:val="single"/>
        </w:rPr>
        <w:t>85</w:t>
      </w:r>
      <w:r>
        <w:rPr>
          <w:rFonts w:hint="eastAsia" w:ascii="Arial" w:hAnsi="Arial" w:cs="Arial"/>
          <w:kern w:val="0"/>
          <w:sz w:val="24"/>
          <w:u w:val="single"/>
        </w:rPr>
        <w:t xml:space="preserve"> </w:t>
      </w:r>
      <w:r>
        <w:rPr>
          <w:rFonts w:ascii="Arial" w:hAnsi="Arial" w:cs="Arial"/>
          <w:kern w:val="0"/>
          <w:sz w:val="24"/>
          <w:u w:val="single"/>
        </w:rPr>
        <w:t>%。</w:t>
      </w:r>
      <w:r>
        <w:rPr>
          <w:rFonts w:hint="eastAsia" w:ascii="Arial" w:hAnsi="Arial" w:cs="Arial"/>
          <w:kern w:val="0"/>
          <w:sz w:val="24"/>
        </w:rPr>
        <w:t>如承包人不能按节点要求完成或滞后完成，发包人有权延迟支付相应节点工程款，承包人不得以此为理由影响工程进度；所有赔付经发包人及监理确认后生效。</w:t>
      </w:r>
    </w:p>
    <w:p w14:paraId="3FC67FDB">
      <w:pPr>
        <w:tabs>
          <w:tab w:val="left" w:pos="709"/>
        </w:tabs>
        <w:autoSpaceDE w:val="0"/>
        <w:autoSpaceDN w:val="0"/>
        <w:adjustRightInd w:val="0"/>
        <w:snapToGrid w:val="0"/>
        <w:spacing w:line="360" w:lineRule="auto"/>
        <w:textAlignment w:val="baseline"/>
        <w:rPr>
          <w:rFonts w:ascii="Arial" w:hAnsi="Arial" w:cs="Arial"/>
          <w:kern w:val="0"/>
          <w:sz w:val="24"/>
        </w:rPr>
      </w:pPr>
      <w:r>
        <w:rPr>
          <w:sz w:val="24"/>
        </w:rPr>
        <w:t>15.1.</w:t>
      </w:r>
      <w:r>
        <w:rPr>
          <w:rFonts w:hint="eastAsia"/>
          <w:sz w:val="24"/>
        </w:rPr>
        <w:t>4结算款付款金额</w:t>
      </w:r>
      <w:commentRangeStart w:id="14"/>
      <w:r>
        <w:rPr>
          <w:rFonts w:hint="eastAsia"/>
          <w:sz w:val="24"/>
        </w:rPr>
        <w:t>：结算完成后支付至结算总价</w:t>
      </w:r>
      <w:commentRangeEnd w:id="14"/>
      <w:r>
        <w:commentReference w:id="14"/>
      </w:r>
      <w:r>
        <w:rPr>
          <w:rFonts w:hint="eastAsia"/>
          <w:sz w:val="24"/>
        </w:rPr>
        <w:t>的</w:t>
      </w:r>
      <w:r>
        <w:rPr>
          <w:sz w:val="24"/>
        </w:rPr>
        <w:t>97</w:t>
      </w:r>
      <w:r>
        <w:rPr>
          <w:rFonts w:hint="eastAsia"/>
          <w:sz w:val="24"/>
        </w:rPr>
        <w:t xml:space="preserve"> %，3%留作保修金，但开具100%足额合法有效的增值税发票（含保修金）。保修金按照《工程质量保修协议》要求支付。未按100%支付的产值及预留的保修款均不计息</w:t>
      </w:r>
      <w:r>
        <w:rPr>
          <w:rFonts w:hint="eastAsia" w:ascii="Arial" w:hAnsi="Arial" w:cs="Arial"/>
          <w:kern w:val="0"/>
          <w:sz w:val="24"/>
        </w:rPr>
        <w:t>。</w:t>
      </w:r>
    </w:p>
    <w:p w14:paraId="67A5D785">
      <w:pPr>
        <w:tabs>
          <w:tab w:val="left" w:pos="709"/>
        </w:tabs>
        <w:autoSpaceDE w:val="0"/>
        <w:autoSpaceDN w:val="0"/>
        <w:adjustRightInd w:val="0"/>
        <w:snapToGrid w:val="0"/>
        <w:spacing w:line="360" w:lineRule="auto"/>
        <w:textAlignment w:val="baseline"/>
        <w:rPr>
          <w:rFonts w:ascii="Arial" w:hAnsi="Arial" w:cs="Arial"/>
          <w:kern w:val="0"/>
          <w:sz w:val="24"/>
        </w:rPr>
      </w:pPr>
      <w:r>
        <w:rPr>
          <w:rFonts w:hint="eastAsia"/>
          <w:sz w:val="24"/>
        </w:rPr>
        <w:t>1</w:t>
      </w:r>
      <w:r>
        <w:rPr>
          <w:sz w:val="24"/>
        </w:rPr>
        <w:t>5</w:t>
      </w:r>
      <w:r>
        <w:rPr>
          <w:rFonts w:hint="eastAsia"/>
          <w:sz w:val="24"/>
        </w:rPr>
        <w:t>.1.5</w:t>
      </w:r>
      <w:r>
        <w:rPr>
          <w:rFonts w:hint="eastAsia" w:ascii="Arial" w:hAnsi="Arial" w:cs="Arial"/>
          <w:kern w:val="0"/>
          <w:sz w:val="24"/>
        </w:rPr>
        <w:t>其他说明</w:t>
      </w:r>
    </w:p>
    <w:p w14:paraId="12647683">
      <w:pPr>
        <w:numPr>
          <w:ilvl w:val="0"/>
          <w:numId w:val="6"/>
        </w:numPr>
        <w:tabs>
          <w:tab w:val="left" w:pos="709"/>
        </w:tabs>
        <w:autoSpaceDE w:val="0"/>
        <w:autoSpaceDN w:val="0"/>
        <w:adjustRightInd w:val="0"/>
        <w:snapToGrid w:val="0"/>
        <w:spacing w:line="360" w:lineRule="auto"/>
        <w:textAlignment w:val="baseline"/>
        <w:rPr>
          <w:rFonts w:ascii="Arial" w:hAnsi="Arial" w:cs="Arial"/>
          <w:kern w:val="0"/>
          <w:sz w:val="24"/>
        </w:rPr>
      </w:pPr>
      <w:r>
        <w:rPr>
          <w:rFonts w:hint="eastAsia" w:ascii="Arial" w:hAnsi="Arial" w:cs="Arial"/>
          <w:kern w:val="0"/>
          <w:sz w:val="24"/>
        </w:rPr>
        <w:t>奖励与惩罚在进度款中发放或扣减。</w:t>
      </w:r>
    </w:p>
    <w:p w14:paraId="547B6A1B">
      <w:pPr>
        <w:numPr>
          <w:ilvl w:val="0"/>
          <w:numId w:val="6"/>
        </w:numPr>
        <w:tabs>
          <w:tab w:val="left" w:pos="709"/>
        </w:tabs>
        <w:autoSpaceDE w:val="0"/>
        <w:autoSpaceDN w:val="0"/>
        <w:adjustRightInd w:val="0"/>
        <w:snapToGrid w:val="0"/>
        <w:spacing w:line="360" w:lineRule="auto"/>
        <w:textAlignment w:val="baseline"/>
        <w:rPr>
          <w:rFonts w:ascii="Arial" w:hAnsi="Arial" w:cs="Arial"/>
          <w:kern w:val="0"/>
          <w:sz w:val="24"/>
        </w:rPr>
      </w:pPr>
      <w:r>
        <w:rPr>
          <w:rFonts w:hint="eastAsia" w:ascii="Arial" w:hAnsi="Arial" w:cs="Arial"/>
          <w:kern w:val="0"/>
          <w:sz w:val="24"/>
        </w:rPr>
        <w:t>如因发包人原因延迟支付工程款，承包人工期不予顺延，付款逾期超过30天，发包人按照银行同期利率支付承包人利息。</w:t>
      </w:r>
    </w:p>
    <w:p w14:paraId="7E37C033">
      <w:pPr>
        <w:numPr>
          <w:ilvl w:val="0"/>
          <w:numId w:val="6"/>
        </w:numPr>
        <w:tabs>
          <w:tab w:val="left" w:pos="709"/>
        </w:tabs>
        <w:autoSpaceDE w:val="0"/>
        <w:autoSpaceDN w:val="0"/>
        <w:adjustRightInd w:val="0"/>
        <w:snapToGrid w:val="0"/>
        <w:spacing w:line="360" w:lineRule="auto"/>
        <w:textAlignment w:val="baseline"/>
        <w:rPr>
          <w:rFonts w:ascii="Arial" w:hAnsi="Arial" w:cs="Arial"/>
          <w:kern w:val="0"/>
          <w:sz w:val="24"/>
        </w:rPr>
      </w:pPr>
      <w:r>
        <w:rPr>
          <w:rFonts w:hint="eastAsia" w:ascii="Arial" w:hAnsi="Arial" w:cs="Arial"/>
          <w:kern w:val="0"/>
          <w:sz w:val="24"/>
        </w:rPr>
        <w:t>所有赔付经发包人或监理确认后即生效，承包人需要承担的违约金由发包人签字和监理单位总监签字，监理单位盖章确认后即生效。</w:t>
      </w:r>
    </w:p>
    <w:p w14:paraId="6A7D6058">
      <w:pPr>
        <w:numPr>
          <w:ilvl w:val="0"/>
          <w:numId w:val="6"/>
        </w:numPr>
        <w:tabs>
          <w:tab w:val="left" w:pos="709"/>
        </w:tabs>
        <w:autoSpaceDE w:val="0"/>
        <w:autoSpaceDN w:val="0"/>
        <w:adjustRightInd w:val="0"/>
        <w:snapToGrid w:val="0"/>
        <w:spacing w:line="360" w:lineRule="auto"/>
        <w:textAlignment w:val="baseline"/>
        <w:rPr>
          <w:rFonts w:ascii="Arial" w:hAnsi="Arial" w:cs="Arial"/>
          <w:kern w:val="0"/>
          <w:sz w:val="24"/>
        </w:rPr>
      </w:pPr>
      <w:r>
        <w:rPr>
          <w:rFonts w:hint="eastAsia" w:ascii="Arial" w:hAnsi="Arial" w:cs="Arial"/>
          <w:kern w:val="0"/>
          <w:sz w:val="24"/>
        </w:rPr>
        <w:t>水电费等以代缴、代垫付方式支付的</w:t>
      </w:r>
      <w:r>
        <w:rPr>
          <w:rFonts w:ascii="Arial" w:hAnsi="Arial" w:cs="Arial"/>
          <w:kern w:val="0"/>
          <w:sz w:val="24"/>
        </w:rPr>
        <w:t>款项</w:t>
      </w:r>
      <w:r>
        <w:rPr>
          <w:rFonts w:hint="eastAsia" w:ascii="Arial" w:hAnsi="Arial" w:cs="Arial"/>
          <w:kern w:val="0"/>
          <w:sz w:val="24"/>
        </w:rPr>
        <w:t>，视同发包人已就该代缴、代垫付部分向承包人付款。</w:t>
      </w:r>
    </w:p>
    <w:p w14:paraId="13769E1D">
      <w:pPr>
        <w:numPr>
          <w:ilvl w:val="0"/>
          <w:numId w:val="6"/>
        </w:numPr>
        <w:spacing w:line="360" w:lineRule="auto"/>
        <w:rPr>
          <w:rFonts w:ascii="Arial" w:hAnsi="Arial" w:cs="Arial"/>
          <w:kern w:val="0"/>
          <w:sz w:val="24"/>
        </w:rPr>
      </w:pPr>
      <w:commentRangeStart w:id="15"/>
      <w:r>
        <w:rPr>
          <w:rFonts w:hint="eastAsia" w:ascii="Arial" w:hAnsi="Arial" w:cs="Arial"/>
          <w:kern w:val="0"/>
          <w:sz w:val="24"/>
        </w:rPr>
        <w:t>本工程发票税率为</w:t>
      </w:r>
      <w:r>
        <w:rPr>
          <w:rFonts w:ascii="Arial" w:hAnsi="Arial" w:cs="Arial"/>
          <w:kern w:val="0"/>
          <w:sz w:val="24"/>
          <w:u w:val="single"/>
        </w:rPr>
        <w:t xml:space="preserve"> 9 </w:t>
      </w:r>
      <w:r>
        <w:rPr>
          <w:rFonts w:hint="eastAsia" w:ascii="Arial" w:hAnsi="Arial" w:cs="Arial"/>
          <w:kern w:val="0"/>
          <w:sz w:val="24"/>
          <w:u w:val="single"/>
        </w:rPr>
        <w:t>%</w:t>
      </w:r>
      <w:r>
        <w:rPr>
          <w:rFonts w:hint="eastAsia" w:ascii="Arial" w:hAnsi="Arial" w:cs="Arial"/>
          <w:kern w:val="0"/>
          <w:sz w:val="24"/>
        </w:rPr>
        <w:t>，发票要求详见通用条款16.1.1。</w:t>
      </w:r>
      <w:commentRangeEnd w:id="15"/>
      <w:r>
        <w:commentReference w:id="15"/>
      </w:r>
    </w:p>
    <w:p w14:paraId="62A1EADA">
      <w:pPr>
        <w:numPr>
          <w:ilvl w:val="0"/>
          <w:numId w:val="6"/>
        </w:numPr>
        <w:spacing w:line="360" w:lineRule="auto"/>
        <w:rPr>
          <w:rFonts w:ascii="Arial" w:hAnsi="Arial" w:cs="Arial"/>
          <w:kern w:val="0"/>
          <w:sz w:val="24"/>
        </w:rPr>
      </w:pPr>
      <w:r>
        <w:rPr>
          <w:rFonts w:hint="eastAsia" w:ascii="Arial" w:hAnsi="Arial" w:cs="Arial"/>
          <w:kern w:val="0"/>
          <w:sz w:val="24"/>
        </w:rPr>
        <w:t>承包人须</w:t>
      </w:r>
      <w:r>
        <w:rPr>
          <w:rFonts w:ascii="Arial" w:hAnsi="Arial" w:cs="Arial"/>
          <w:kern w:val="0"/>
          <w:sz w:val="24"/>
        </w:rPr>
        <w:t>在本工程对应项目分期计划竣工备案之前1</w:t>
      </w:r>
      <w:r>
        <w:rPr>
          <w:rFonts w:hint="eastAsia" w:ascii="Arial" w:hAnsi="Arial" w:cs="Arial"/>
          <w:kern w:val="0"/>
          <w:sz w:val="24"/>
        </w:rPr>
        <w:t>个月按合同最新造价（合同最新造价</w:t>
      </w:r>
      <w:r>
        <w:rPr>
          <w:rFonts w:ascii="Arial" w:hAnsi="Arial" w:cs="Arial"/>
          <w:kern w:val="0"/>
          <w:sz w:val="24"/>
        </w:rPr>
        <w:t>=</w:t>
      </w:r>
      <w:r>
        <w:rPr>
          <w:rFonts w:hint="eastAsia" w:ascii="Arial" w:hAnsi="Arial" w:cs="Arial"/>
          <w:kern w:val="0"/>
          <w:sz w:val="24"/>
        </w:rPr>
        <w:t>合同总额</w:t>
      </w:r>
      <w:r>
        <w:rPr>
          <w:rFonts w:ascii="Arial" w:hAnsi="Arial" w:cs="Arial"/>
          <w:kern w:val="0"/>
          <w:sz w:val="24"/>
        </w:rPr>
        <w:t>+</w:t>
      </w:r>
      <w:r>
        <w:rPr>
          <w:rFonts w:hint="eastAsia" w:ascii="Arial" w:hAnsi="Arial" w:cs="Arial"/>
          <w:kern w:val="0"/>
          <w:sz w:val="24"/>
        </w:rPr>
        <w:t>补充协议额</w:t>
      </w:r>
      <w:r>
        <w:rPr>
          <w:rFonts w:ascii="Arial" w:hAnsi="Arial" w:cs="Arial"/>
          <w:kern w:val="0"/>
          <w:sz w:val="24"/>
        </w:rPr>
        <w:t>+</w:t>
      </w:r>
      <w:r>
        <w:rPr>
          <w:rFonts w:hint="eastAsia" w:ascii="Arial" w:hAnsi="Arial" w:cs="Arial"/>
          <w:kern w:val="0"/>
          <w:sz w:val="24"/>
        </w:rPr>
        <w:t>已确认金额的变更签证</w:t>
      </w:r>
      <w:r>
        <w:rPr>
          <w:rFonts w:ascii="Arial" w:hAnsi="Arial" w:cs="Arial"/>
          <w:kern w:val="0"/>
          <w:sz w:val="24"/>
        </w:rPr>
        <w:t>+</w:t>
      </w:r>
      <w:r>
        <w:rPr>
          <w:rFonts w:hint="eastAsia" w:ascii="Arial" w:hAnsi="Arial" w:cs="Arial"/>
          <w:kern w:val="0"/>
          <w:sz w:val="24"/>
        </w:rPr>
        <w:t>奖励）全额开具增值税发票。</w:t>
      </w:r>
    </w:p>
    <w:p w14:paraId="49B7FD07">
      <w:pPr>
        <w:numPr>
          <w:ilvl w:val="0"/>
          <w:numId w:val="6"/>
        </w:numPr>
        <w:spacing w:line="360" w:lineRule="auto"/>
        <w:rPr>
          <w:rFonts w:ascii="Arial" w:hAnsi="Arial" w:cs="Arial"/>
          <w:kern w:val="0"/>
          <w:sz w:val="24"/>
        </w:rPr>
      </w:pPr>
      <w:r>
        <w:rPr>
          <w:rFonts w:hint="eastAsia" w:ascii="Arial" w:hAnsi="Arial" w:cs="Arial"/>
          <w:kern w:val="0"/>
          <w:sz w:val="24"/>
        </w:rPr>
        <w:t>因工期延误、工程质量、甲供材超供等违约原因，发包人需要对承包人的扣款（含客户入住后出现质量问题的工程赔付），视同承包人向发包人支付合同违约金，不直接扣减工程款结算金额全额开具增值税发票。</w:t>
      </w:r>
    </w:p>
    <w:p w14:paraId="0B9CD40C">
      <w:pPr>
        <w:pStyle w:val="51"/>
        <w:tabs>
          <w:tab w:val="left" w:pos="1440"/>
        </w:tabs>
        <w:ind w:left="269" w:leftChars="128"/>
        <w:rPr>
          <w:u w:val="single"/>
        </w:rPr>
      </w:pPr>
      <w:r>
        <w:t>15.1.</w:t>
      </w:r>
      <w:r>
        <w:rPr>
          <w:rFonts w:hint="eastAsia"/>
        </w:rPr>
        <w:t>6工程款</w:t>
      </w:r>
      <w:r>
        <w:t>支付申请单提交及审核要求：</w:t>
      </w:r>
    </w:p>
    <w:p w14:paraId="175C11DA">
      <w:pPr>
        <w:numPr>
          <w:ilvl w:val="0"/>
          <w:numId w:val="7"/>
        </w:numPr>
        <w:spacing w:line="360" w:lineRule="auto"/>
        <w:rPr>
          <w:rFonts w:ascii="Arial" w:hAnsi="Arial" w:cs="Arial"/>
          <w:kern w:val="0"/>
          <w:sz w:val="24"/>
        </w:rPr>
      </w:pPr>
      <w:r>
        <w:rPr>
          <w:rFonts w:hint="eastAsia" w:ascii="Arial" w:hAnsi="Arial" w:cs="Arial"/>
          <w:kern w:val="0"/>
          <w:sz w:val="24"/>
        </w:rPr>
        <w:t>承包人所提交的支付申请单的组成至少包括以下资料：工程产值申报表，未下发工程设计变更单、签证单申报表，金额计算明细，合同关键页复印件，当期工期节点完成情况对比，当期费用变化事项报备表等资料。</w:t>
      </w:r>
    </w:p>
    <w:p w14:paraId="1CF44E6F">
      <w:pPr>
        <w:numPr>
          <w:ilvl w:val="0"/>
          <w:numId w:val="7"/>
        </w:numPr>
        <w:spacing w:line="360" w:lineRule="auto"/>
        <w:rPr>
          <w:sz w:val="24"/>
        </w:rPr>
      </w:pPr>
      <w:commentRangeStart w:id="16"/>
      <w:r>
        <w:rPr>
          <w:rFonts w:hint="eastAsia" w:ascii="Arial" w:hAnsi="Arial" w:cs="Arial"/>
          <w:kern w:val="0"/>
          <w:sz w:val="24"/>
        </w:rPr>
        <w:t>承包人如对于应由其承担的扣款事宜，拖延不受，怠于认可，发包人有权拒绝接收支付申请，停止付款,并无需承担违约责任</w:t>
      </w:r>
      <w:ins w:id="0" w:author="毕晓龙" w:date="2025-04-03T11:03:11Z">
        <w:r>
          <w:rPr>
            <w:rFonts w:hint="eastAsia" w:ascii="Arial" w:hAnsi="Arial" w:cs="Arial"/>
            <w:kern w:val="0"/>
            <w:sz w:val="24"/>
            <w:lang w:eastAsia="zh-CN"/>
          </w:rPr>
          <w:t>，</w:t>
        </w:r>
      </w:ins>
      <w:ins w:id="1" w:author="毕晓龙" w:date="2025-04-03T11:03:12Z">
        <w:r>
          <w:rPr>
            <w:rFonts w:hint="eastAsia" w:ascii="Arial" w:hAnsi="Arial" w:cs="Arial"/>
            <w:kern w:val="0"/>
            <w:sz w:val="24"/>
            <w:lang w:val="en-US" w:eastAsia="zh-CN"/>
          </w:rPr>
          <w:t>但</w:t>
        </w:r>
      </w:ins>
      <w:ins w:id="2" w:author="毕晓龙" w:date="2025-04-03T11:03:14Z">
        <w:r>
          <w:rPr>
            <w:rFonts w:hint="eastAsia" w:ascii="Arial" w:hAnsi="Arial" w:cs="Arial"/>
            <w:kern w:val="0"/>
            <w:sz w:val="24"/>
            <w:lang w:val="en-US" w:eastAsia="zh-CN"/>
          </w:rPr>
          <w:t>双方</w:t>
        </w:r>
      </w:ins>
      <w:ins w:id="3" w:author="毕晓龙" w:date="2025-04-03T11:03:16Z">
        <w:r>
          <w:rPr>
            <w:rFonts w:hint="eastAsia" w:ascii="Arial" w:hAnsi="Arial" w:cs="Arial"/>
            <w:kern w:val="0"/>
            <w:sz w:val="24"/>
            <w:lang w:val="en-US" w:eastAsia="zh-CN"/>
          </w:rPr>
          <w:t>存在</w:t>
        </w:r>
      </w:ins>
      <w:ins w:id="4" w:author="毕晓龙" w:date="2025-04-03T11:03:18Z">
        <w:r>
          <w:rPr>
            <w:rFonts w:hint="eastAsia" w:ascii="Arial" w:hAnsi="Arial" w:cs="Arial"/>
            <w:kern w:val="0"/>
            <w:sz w:val="24"/>
            <w:lang w:val="en-US" w:eastAsia="zh-CN"/>
          </w:rPr>
          <w:t>争议</w:t>
        </w:r>
      </w:ins>
      <w:ins w:id="5" w:author="毕晓龙" w:date="2025-04-03T11:03:19Z">
        <w:r>
          <w:rPr>
            <w:rFonts w:hint="eastAsia" w:ascii="Arial" w:hAnsi="Arial" w:cs="Arial"/>
            <w:kern w:val="0"/>
            <w:sz w:val="24"/>
            <w:lang w:val="en-US" w:eastAsia="zh-CN"/>
          </w:rPr>
          <w:t>的</w:t>
        </w:r>
      </w:ins>
      <w:ins w:id="6" w:author="毕晓龙" w:date="2025-04-03T11:03:21Z">
        <w:r>
          <w:rPr>
            <w:rFonts w:hint="eastAsia" w:ascii="Arial" w:hAnsi="Arial" w:cs="Arial"/>
            <w:kern w:val="0"/>
            <w:sz w:val="24"/>
            <w:lang w:val="en-US" w:eastAsia="zh-CN"/>
          </w:rPr>
          <w:t>扣款</w:t>
        </w:r>
      </w:ins>
      <w:ins w:id="7" w:author="毕晓龙" w:date="2025-04-03T11:03:23Z">
        <w:r>
          <w:rPr>
            <w:rFonts w:hint="eastAsia" w:ascii="Arial" w:hAnsi="Arial" w:cs="Arial"/>
            <w:kern w:val="0"/>
            <w:sz w:val="24"/>
            <w:lang w:val="en-US" w:eastAsia="zh-CN"/>
          </w:rPr>
          <w:t>事项，</w:t>
        </w:r>
      </w:ins>
      <w:ins w:id="8" w:author="毕晓龙" w:date="2025-04-03T11:03:24Z">
        <w:r>
          <w:rPr>
            <w:rFonts w:hint="eastAsia" w:ascii="Arial" w:hAnsi="Arial" w:cs="Arial"/>
            <w:kern w:val="0"/>
            <w:sz w:val="24"/>
            <w:lang w:val="en-US" w:eastAsia="zh-CN"/>
          </w:rPr>
          <w:t>须</w:t>
        </w:r>
      </w:ins>
      <w:ins w:id="9" w:author="毕晓龙" w:date="2025-04-03T11:03:27Z">
        <w:r>
          <w:rPr>
            <w:rFonts w:hint="eastAsia" w:ascii="Arial" w:hAnsi="Arial" w:cs="Arial"/>
            <w:kern w:val="0"/>
            <w:sz w:val="24"/>
            <w:lang w:val="en-US" w:eastAsia="zh-CN"/>
          </w:rPr>
          <w:t>双方</w:t>
        </w:r>
      </w:ins>
      <w:ins w:id="10" w:author="毕晓龙" w:date="2025-04-03T11:03:28Z">
        <w:r>
          <w:rPr>
            <w:rFonts w:hint="eastAsia" w:ascii="Arial" w:hAnsi="Arial" w:cs="Arial"/>
            <w:kern w:val="0"/>
            <w:sz w:val="24"/>
            <w:lang w:val="en-US" w:eastAsia="zh-CN"/>
          </w:rPr>
          <w:t>协商</w:t>
        </w:r>
      </w:ins>
      <w:ins w:id="11" w:author="毕晓龙" w:date="2025-04-03T11:03:30Z">
        <w:r>
          <w:rPr>
            <w:rFonts w:hint="eastAsia" w:ascii="Arial" w:hAnsi="Arial" w:cs="Arial"/>
            <w:kern w:val="0"/>
            <w:sz w:val="24"/>
            <w:lang w:val="en-US" w:eastAsia="zh-CN"/>
          </w:rPr>
          <w:t>达成</w:t>
        </w:r>
      </w:ins>
      <w:ins w:id="12" w:author="毕晓龙" w:date="2025-04-03T11:03:31Z">
        <w:r>
          <w:rPr>
            <w:rFonts w:hint="eastAsia" w:ascii="Arial" w:hAnsi="Arial" w:cs="Arial"/>
            <w:kern w:val="0"/>
            <w:sz w:val="24"/>
            <w:lang w:val="en-US" w:eastAsia="zh-CN"/>
          </w:rPr>
          <w:t>一致</w:t>
        </w:r>
      </w:ins>
      <w:r>
        <w:rPr>
          <w:rFonts w:hint="eastAsia" w:ascii="Arial" w:hAnsi="Arial" w:cs="Arial"/>
          <w:kern w:val="0"/>
          <w:sz w:val="24"/>
        </w:rPr>
        <w:t>。</w:t>
      </w:r>
      <w:commentRangeEnd w:id="16"/>
      <w:r>
        <w:commentReference w:id="16"/>
      </w:r>
    </w:p>
    <w:p w14:paraId="0D59595F">
      <w:pPr>
        <w:numPr>
          <w:ilvl w:val="0"/>
          <w:numId w:val="7"/>
        </w:numPr>
        <w:spacing w:line="360" w:lineRule="auto"/>
        <w:rPr>
          <w:sz w:val="24"/>
        </w:rPr>
      </w:pPr>
      <w:commentRangeStart w:id="17"/>
      <w:r>
        <w:rPr>
          <w:rFonts w:hint="eastAsia"/>
          <w:sz w:val="24"/>
        </w:rPr>
        <w:t>承包人应在发包人每一次付款前向发包人开具增值税专用发票，否则发包人有权顺延付款时间且不承担违约责任，承包人仍应按合同要求履行义务。</w:t>
      </w:r>
      <w:commentRangeEnd w:id="17"/>
      <w:r>
        <w:commentReference w:id="17"/>
      </w:r>
    </w:p>
    <w:p w14:paraId="27DB0993">
      <w:pPr>
        <w:pStyle w:val="50"/>
        <w:numPr>
          <w:ilvl w:val="0"/>
          <w:numId w:val="0"/>
        </w:numPr>
        <w:spacing w:before="0" w:after="0" w:line="360" w:lineRule="auto"/>
        <w:rPr>
          <w:b w:val="0"/>
          <w:szCs w:val="24"/>
        </w:rPr>
      </w:pPr>
      <w:bookmarkStart w:id="267" w:name="_Toc78944716"/>
      <w:bookmarkStart w:id="268" w:name="_Toc6426904"/>
      <w:bookmarkStart w:id="269" w:name="_Toc122080401"/>
      <w:bookmarkStart w:id="270" w:name="_Toc8028424"/>
      <w:bookmarkStart w:id="271" w:name="_Toc89406073"/>
      <w:bookmarkStart w:id="272" w:name="_Toc168739675"/>
      <w:r>
        <w:rPr>
          <w:b w:val="0"/>
          <w:szCs w:val="24"/>
        </w:rPr>
        <w:t>15.2 结算</w:t>
      </w:r>
      <w:bookmarkEnd w:id="267"/>
      <w:bookmarkEnd w:id="268"/>
      <w:bookmarkEnd w:id="269"/>
      <w:bookmarkEnd w:id="270"/>
      <w:bookmarkEnd w:id="271"/>
      <w:bookmarkEnd w:id="272"/>
    </w:p>
    <w:p w14:paraId="7FDA0C86">
      <w:pPr>
        <w:spacing w:line="360" w:lineRule="auto"/>
        <w:ind w:firstLine="240" w:firstLineChars="100"/>
        <w:rPr>
          <w:sz w:val="24"/>
        </w:rPr>
      </w:pPr>
      <w:r>
        <w:rPr>
          <w:sz w:val="24"/>
        </w:rPr>
        <w:t>15.2.1</w:t>
      </w:r>
      <w:r>
        <w:rPr>
          <w:rFonts w:hint="eastAsia"/>
          <w:sz w:val="24"/>
        </w:rPr>
        <w:t xml:space="preserve"> 暂定总价（模拟清单）包干价及签订补充协议时间要求：</w:t>
      </w:r>
    </w:p>
    <w:p w14:paraId="2FE92537">
      <w:pPr>
        <w:numPr>
          <w:ilvl w:val="0"/>
          <w:numId w:val="8"/>
        </w:numPr>
        <w:tabs>
          <w:tab w:val="left" w:pos="709"/>
        </w:tabs>
        <w:autoSpaceDE w:val="0"/>
        <w:autoSpaceDN w:val="0"/>
        <w:adjustRightInd w:val="0"/>
        <w:snapToGrid w:val="0"/>
        <w:spacing w:line="360" w:lineRule="auto"/>
        <w:textAlignment w:val="baseline"/>
        <w:rPr>
          <w:rFonts w:ascii="Arial" w:hAnsi="Arial" w:cs="Arial"/>
          <w:kern w:val="0"/>
          <w:sz w:val="24"/>
          <w:u w:val="single"/>
        </w:rPr>
      </w:pPr>
      <w:r>
        <w:rPr>
          <w:rFonts w:hint="eastAsia" w:ascii="Arial" w:hAnsi="Arial" w:cs="Arial"/>
          <w:kern w:val="0"/>
          <w:sz w:val="24"/>
          <w:u w:val="single"/>
        </w:rPr>
        <w:t>发包人提供施工图纸后20个日历天内，承包人提供所有工程量清单；</w:t>
      </w:r>
    </w:p>
    <w:p w14:paraId="0B663EA5">
      <w:pPr>
        <w:numPr>
          <w:ilvl w:val="0"/>
          <w:numId w:val="8"/>
        </w:numPr>
        <w:tabs>
          <w:tab w:val="left" w:pos="709"/>
        </w:tabs>
        <w:autoSpaceDE w:val="0"/>
        <w:autoSpaceDN w:val="0"/>
        <w:adjustRightInd w:val="0"/>
        <w:snapToGrid w:val="0"/>
        <w:spacing w:line="360" w:lineRule="auto"/>
        <w:textAlignment w:val="baseline"/>
        <w:rPr>
          <w:rFonts w:ascii="Arial" w:hAnsi="Arial" w:cs="Arial"/>
          <w:kern w:val="0"/>
          <w:sz w:val="24"/>
          <w:u w:val="single"/>
        </w:rPr>
      </w:pPr>
      <w:r>
        <w:rPr>
          <w:rFonts w:hint="eastAsia" w:ascii="Arial" w:hAnsi="Arial" w:cs="Arial"/>
          <w:kern w:val="0"/>
          <w:sz w:val="24"/>
          <w:u w:val="single"/>
        </w:rPr>
        <w:t>发包人组织预算工程量及套价核对，核对时间10个日历天；</w:t>
      </w:r>
    </w:p>
    <w:p w14:paraId="6A6103B4">
      <w:pPr>
        <w:numPr>
          <w:ilvl w:val="0"/>
          <w:numId w:val="8"/>
        </w:numPr>
        <w:tabs>
          <w:tab w:val="left" w:pos="709"/>
        </w:tabs>
        <w:autoSpaceDE w:val="0"/>
        <w:autoSpaceDN w:val="0"/>
        <w:adjustRightInd w:val="0"/>
        <w:snapToGrid w:val="0"/>
        <w:spacing w:line="360" w:lineRule="auto"/>
        <w:textAlignment w:val="baseline"/>
        <w:rPr>
          <w:rFonts w:ascii="Arial" w:hAnsi="Arial" w:cs="Arial"/>
          <w:kern w:val="0"/>
          <w:sz w:val="24"/>
          <w:u w:val="single"/>
        </w:rPr>
      </w:pPr>
      <w:r>
        <w:rPr>
          <w:rFonts w:hint="eastAsia" w:ascii="Arial" w:hAnsi="Arial" w:cs="Arial"/>
          <w:kern w:val="0"/>
          <w:sz w:val="24"/>
          <w:u w:val="single"/>
        </w:rPr>
        <w:t>施工图预算完成并经双方确认后，双方签订补充协议调整合同价格，在下次进度款支付时按调整后的合同价支付。</w:t>
      </w:r>
    </w:p>
    <w:p w14:paraId="23341328">
      <w:pPr>
        <w:numPr>
          <w:ilvl w:val="0"/>
          <w:numId w:val="8"/>
        </w:numPr>
        <w:tabs>
          <w:tab w:val="left" w:pos="709"/>
        </w:tabs>
        <w:autoSpaceDE w:val="0"/>
        <w:autoSpaceDN w:val="0"/>
        <w:adjustRightInd w:val="0"/>
        <w:snapToGrid w:val="0"/>
        <w:spacing w:line="360" w:lineRule="auto"/>
        <w:textAlignment w:val="baseline"/>
        <w:rPr>
          <w:sz w:val="24"/>
          <w:u w:val="single"/>
        </w:rPr>
      </w:pPr>
      <w:r>
        <w:rPr>
          <w:rFonts w:hint="eastAsia"/>
          <w:sz w:val="24"/>
          <w:u w:val="single"/>
        </w:rPr>
        <w:t>合计30个</w:t>
      </w:r>
      <w:r>
        <w:rPr>
          <w:rFonts w:hint="eastAsia" w:ascii="Arial" w:hAnsi="Arial" w:cs="Arial"/>
          <w:kern w:val="0"/>
          <w:sz w:val="24"/>
          <w:u w:val="single"/>
        </w:rPr>
        <w:t>日历天</w:t>
      </w:r>
      <w:r>
        <w:rPr>
          <w:rFonts w:hint="eastAsia"/>
          <w:sz w:val="24"/>
          <w:u w:val="single"/>
        </w:rPr>
        <w:t>内完成施工图预算编制及核对工作，承包人需全力配合，否则将暂停一切付款。</w:t>
      </w:r>
    </w:p>
    <w:p w14:paraId="025805AC">
      <w:pPr>
        <w:spacing w:line="360" w:lineRule="auto"/>
        <w:ind w:firstLine="240" w:firstLineChars="100"/>
        <w:rPr>
          <w:sz w:val="24"/>
        </w:rPr>
      </w:pPr>
      <w:r>
        <w:rPr>
          <w:sz w:val="24"/>
        </w:rPr>
        <w:t>15.2.2 “暂定金额”项目价款的确定：</w:t>
      </w:r>
      <w:r>
        <w:rPr>
          <w:sz w:val="24"/>
          <w:u w:val="single"/>
        </w:rPr>
        <w:t xml:space="preserve"> </w:t>
      </w:r>
      <w:r>
        <w:rPr>
          <w:rFonts w:hint="eastAsia"/>
          <w:sz w:val="24"/>
          <w:u w:val="single"/>
        </w:rPr>
        <w:t>与通用条款一致</w:t>
      </w:r>
      <w:r>
        <w:rPr>
          <w:sz w:val="24"/>
          <w:u w:val="single"/>
        </w:rPr>
        <w:t xml:space="preserve"> </w:t>
      </w:r>
      <w:r>
        <w:rPr>
          <w:rFonts w:hint="eastAsia"/>
          <w:sz w:val="24"/>
        </w:rPr>
        <w:t>。</w:t>
      </w:r>
    </w:p>
    <w:p w14:paraId="5FAC7D3D">
      <w:pPr>
        <w:spacing w:line="360" w:lineRule="auto"/>
        <w:ind w:firstLine="240" w:firstLineChars="100"/>
        <w:rPr>
          <w:sz w:val="24"/>
        </w:rPr>
      </w:pPr>
      <w:r>
        <w:rPr>
          <w:sz w:val="24"/>
        </w:rPr>
        <w:t>15.2.3 发包人供应材料、设备结算办法：</w:t>
      </w:r>
    </w:p>
    <w:p w14:paraId="528B7580">
      <w:pPr>
        <w:spacing w:line="360" w:lineRule="auto"/>
        <w:ind w:firstLine="1080" w:firstLineChars="450"/>
        <w:rPr>
          <w:sz w:val="24"/>
        </w:rPr>
      </w:pPr>
      <w:r>
        <w:rPr>
          <w:sz w:val="24"/>
          <w:u w:val="single"/>
        </w:rPr>
        <w:t xml:space="preserve"> 详见</w:t>
      </w:r>
      <w:r>
        <w:rPr>
          <w:rFonts w:hint="eastAsia"/>
          <w:sz w:val="24"/>
          <w:u w:val="single"/>
        </w:rPr>
        <w:t>甲供材管理工作程序（本工程无甲供材）</w:t>
      </w:r>
      <w:r>
        <w:rPr>
          <w:sz w:val="24"/>
          <w:u w:val="single"/>
        </w:rPr>
        <w:t xml:space="preserve"> </w:t>
      </w:r>
      <w:r>
        <w:rPr>
          <w:sz w:val="24"/>
        </w:rPr>
        <w:t>。</w:t>
      </w:r>
    </w:p>
    <w:p w14:paraId="3C4B11FF">
      <w:pPr>
        <w:spacing w:before="60" w:beforeLines="25" w:after="60" w:afterLines="25" w:line="276" w:lineRule="auto"/>
        <w:ind w:firstLine="240" w:firstLineChars="100"/>
        <w:jc w:val="left"/>
        <w:rPr>
          <w:sz w:val="24"/>
          <w:u w:val="single"/>
        </w:rPr>
      </w:pPr>
      <w:r>
        <w:rPr>
          <w:sz w:val="24"/>
        </w:rPr>
        <w:t>15.2.4发包人供应材料设备损耗率的确定：</w:t>
      </w:r>
      <w:r>
        <w:rPr>
          <w:sz w:val="24"/>
          <w:u w:val="single"/>
        </w:rPr>
        <w:t>详见</w:t>
      </w:r>
      <w:r>
        <w:rPr>
          <w:rFonts w:hint="eastAsia"/>
          <w:sz w:val="24"/>
          <w:u w:val="single"/>
        </w:rPr>
        <w:t>工程量计算规则及单价说明和工程量清单</w:t>
      </w:r>
      <w:r>
        <w:rPr>
          <w:sz w:val="24"/>
        </w:rPr>
        <w:t>。</w:t>
      </w:r>
    </w:p>
    <w:p w14:paraId="0E70C744">
      <w:pPr>
        <w:pStyle w:val="4"/>
        <w:spacing w:before="0" w:after="0" w:line="360" w:lineRule="auto"/>
        <w:rPr>
          <w:b/>
          <w:sz w:val="24"/>
          <w:szCs w:val="24"/>
        </w:rPr>
      </w:pPr>
      <w:bookmarkStart w:id="273" w:name="_Toc122080402"/>
      <w:bookmarkStart w:id="274" w:name="_Toc168739676"/>
      <w:bookmarkStart w:id="275" w:name="_Toc8028425"/>
      <w:bookmarkStart w:id="276" w:name="_Toc6426905"/>
      <w:bookmarkStart w:id="277" w:name="_Toc89406074"/>
      <w:bookmarkStart w:id="278" w:name="_Toc78944717"/>
      <w:r>
        <w:rPr>
          <w:b/>
          <w:sz w:val="24"/>
          <w:szCs w:val="24"/>
        </w:rPr>
        <w:t>16、违约、索赔和争议</w:t>
      </w:r>
      <w:bookmarkEnd w:id="273"/>
      <w:bookmarkEnd w:id="274"/>
      <w:bookmarkEnd w:id="275"/>
      <w:bookmarkEnd w:id="276"/>
      <w:bookmarkEnd w:id="277"/>
      <w:bookmarkEnd w:id="278"/>
    </w:p>
    <w:p w14:paraId="244D53B4">
      <w:pPr>
        <w:pStyle w:val="50"/>
        <w:numPr>
          <w:ilvl w:val="0"/>
          <w:numId w:val="0"/>
        </w:numPr>
        <w:spacing w:before="0" w:after="0" w:line="360" w:lineRule="auto"/>
        <w:rPr>
          <w:b w:val="0"/>
          <w:szCs w:val="24"/>
        </w:rPr>
      </w:pPr>
      <w:bookmarkStart w:id="279" w:name="_Toc6426906"/>
      <w:bookmarkStart w:id="280" w:name="_Toc78944718"/>
      <w:bookmarkStart w:id="281" w:name="_Toc89406075"/>
      <w:bookmarkStart w:id="282" w:name="_Toc122080403"/>
      <w:bookmarkStart w:id="283" w:name="_Toc8028426"/>
      <w:bookmarkStart w:id="284" w:name="_Toc168739677"/>
      <w:r>
        <w:rPr>
          <w:b w:val="0"/>
          <w:szCs w:val="24"/>
        </w:rPr>
        <w:t>16.1 违约</w:t>
      </w:r>
      <w:bookmarkEnd w:id="279"/>
      <w:bookmarkEnd w:id="280"/>
      <w:bookmarkEnd w:id="281"/>
      <w:bookmarkEnd w:id="282"/>
      <w:bookmarkEnd w:id="283"/>
      <w:bookmarkEnd w:id="284"/>
    </w:p>
    <w:p w14:paraId="280574EB">
      <w:pPr>
        <w:pStyle w:val="51"/>
        <w:tabs>
          <w:tab w:val="left" w:pos="1440"/>
          <w:tab w:val="left" w:pos="1620"/>
        </w:tabs>
        <w:spacing w:after="0"/>
        <w:ind w:firstLine="480" w:firstLineChars="200"/>
      </w:pPr>
      <w:r>
        <w:t>16.1.1违约责任赔偿的一般规定：</w:t>
      </w:r>
    </w:p>
    <w:p w14:paraId="6BDAD1B6">
      <w:pPr>
        <w:numPr>
          <w:ilvl w:val="0"/>
          <w:numId w:val="9"/>
        </w:numPr>
        <w:spacing w:line="360" w:lineRule="auto"/>
        <w:rPr>
          <w:rFonts w:ascii="Arial" w:hAnsi="Arial" w:cs="Arial"/>
          <w:kern w:val="0"/>
          <w:sz w:val="24"/>
        </w:rPr>
      </w:pPr>
      <w:r>
        <w:rPr>
          <w:rFonts w:ascii="Arial" w:hAnsi="Arial" w:cs="Arial"/>
          <w:kern w:val="0"/>
          <w:sz w:val="24"/>
        </w:rPr>
        <w:t>承包人应为自己的每次违约行为向发包人支付的违约金的最低额度为人民币</w:t>
      </w:r>
      <w:r>
        <w:rPr>
          <w:rFonts w:hint="eastAsia" w:ascii="Arial" w:hAnsi="Arial" w:cs="Arial"/>
          <w:kern w:val="0"/>
          <w:sz w:val="24"/>
          <w:u w:val="single"/>
        </w:rPr>
        <w:t xml:space="preserve"> 10000</w:t>
      </w:r>
      <w:r>
        <w:rPr>
          <w:rFonts w:ascii="Arial" w:hAnsi="Arial" w:cs="Arial"/>
          <w:kern w:val="0"/>
          <w:sz w:val="24"/>
          <w:u w:val="single"/>
        </w:rPr>
        <w:t xml:space="preserve"> </w:t>
      </w:r>
      <w:r>
        <w:rPr>
          <w:rFonts w:ascii="Arial" w:hAnsi="Arial" w:cs="Arial"/>
          <w:kern w:val="0"/>
          <w:sz w:val="24"/>
        </w:rPr>
        <w:t>元整。</w:t>
      </w:r>
    </w:p>
    <w:p w14:paraId="582DB941">
      <w:pPr>
        <w:numPr>
          <w:ilvl w:val="0"/>
          <w:numId w:val="9"/>
        </w:numPr>
        <w:spacing w:line="360" w:lineRule="auto"/>
        <w:rPr>
          <w:rFonts w:ascii="Arial" w:hAnsi="Arial" w:cs="Arial"/>
          <w:kern w:val="0"/>
          <w:sz w:val="24"/>
        </w:rPr>
      </w:pPr>
      <w:r>
        <w:rPr>
          <w:rFonts w:ascii="Arial" w:hAnsi="Arial" w:cs="Arial"/>
          <w:kern w:val="0"/>
          <w:sz w:val="24"/>
        </w:rPr>
        <w:t>承包人未按时竣工</w:t>
      </w:r>
      <w:r>
        <w:rPr>
          <w:rFonts w:hint="eastAsia" w:ascii="Arial" w:hAnsi="Arial" w:cs="Arial"/>
          <w:kern w:val="0"/>
          <w:sz w:val="24"/>
        </w:rPr>
        <w:t>的</w:t>
      </w:r>
      <w:r>
        <w:rPr>
          <w:rFonts w:ascii="Arial" w:hAnsi="Arial" w:cs="Arial"/>
          <w:kern w:val="0"/>
          <w:sz w:val="24"/>
        </w:rPr>
        <w:t>违约责任约定：</w:t>
      </w:r>
      <w:r>
        <w:rPr>
          <w:rFonts w:hint="eastAsia" w:ascii="Arial" w:hAnsi="Arial" w:cs="Arial"/>
          <w:kern w:val="0"/>
          <w:sz w:val="24"/>
          <w:u w:val="single"/>
        </w:rPr>
        <w:t>按照专用条款</w:t>
      </w:r>
      <w:r>
        <w:rPr>
          <w:rFonts w:ascii="Arial" w:hAnsi="Arial" w:cs="Arial"/>
          <w:kern w:val="0"/>
          <w:sz w:val="24"/>
          <w:u w:val="single"/>
        </w:rPr>
        <w:t>8</w:t>
      </w:r>
      <w:r>
        <w:rPr>
          <w:rFonts w:hint="eastAsia" w:ascii="Arial" w:hAnsi="Arial" w:cs="Arial"/>
          <w:kern w:val="0"/>
          <w:sz w:val="24"/>
          <w:u w:val="single"/>
        </w:rPr>
        <w:t>.</w:t>
      </w:r>
      <w:r>
        <w:rPr>
          <w:rFonts w:ascii="Arial" w:hAnsi="Arial" w:cs="Arial"/>
          <w:kern w:val="0"/>
          <w:sz w:val="24"/>
          <w:u w:val="single"/>
        </w:rPr>
        <w:t>2</w:t>
      </w:r>
      <w:r>
        <w:rPr>
          <w:rFonts w:hint="eastAsia" w:ascii="Arial" w:hAnsi="Arial" w:cs="Arial"/>
          <w:kern w:val="0"/>
          <w:sz w:val="24"/>
          <w:u w:val="single"/>
        </w:rPr>
        <w:t>执行</w:t>
      </w:r>
      <w:r>
        <w:rPr>
          <w:rFonts w:ascii="Arial" w:hAnsi="Arial" w:cs="Arial"/>
          <w:kern w:val="0"/>
          <w:sz w:val="24"/>
        </w:rPr>
        <w:t>。</w:t>
      </w:r>
    </w:p>
    <w:p w14:paraId="163344F3">
      <w:pPr>
        <w:numPr>
          <w:ilvl w:val="0"/>
          <w:numId w:val="9"/>
        </w:numPr>
        <w:spacing w:line="360" w:lineRule="auto"/>
        <w:rPr>
          <w:rFonts w:ascii="Arial" w:hAnsi="Arial" w:cs="Arial"/>
          <w:kern w:val="0"/>
          <w:sz w:val="24"/>
        </w:rPr>
      </w:pPr>
      <w:r>
        <w:rPr>
          <w:rFonts w:ascii="Arial" w:hAnsi="Arial" w:cs="Arial"/>
          <w:kern w:val="0"/>
          <w:sz w:val="24"/>
        </w:rPr>
        <w:t>工程质量达不到合同约定的质量标准承包人违约责任约定：</w:t>
      </w:r>
    </w:p>
    <w:p w14:paraId="4197F34C">
      <w:pPr>
        <w:numPr>
          <w:ilvl w:val="0"/>
          <w:numId w:val="10"/>
        </w:numPr>
        <w:spacing w:line="360" w:lineRule="auto"/>
        <w:ind w:left="1701" w:hanging="709"/>
        <w:rPr>
          <w:sz w:val="24"/>
        </w:rPr>
      </w:pPr>
      <w:r>
        <w:rPr>
          <w:sz w:val="24"/>
          <w:u w:val="single"/>
        </w:rPr>
        <w:t xml:space="preserve">需做防水处理的部分，应严格按照国家规范执行，确保不漏水、不渗水，一旦发现其质量不能符合要求，将处以人民币 </w:t>
      </w:r>
      <w:r>
        <w:rPr>
          <w:rFonts w:hint="eastAsia"/>
          <w:sz w:val="24"/>
          <w:u w:val="single"/>
        </w:rPr>
        <w:t xml:space="preserve">5000 </w:t>
      </w:r>
      <w:r>
        <w:rPr>
          <w:sz w:val="24"/>
          <w:u w:val="single"/>
        </w:rPr>
        <w:t>元/处的罚款，并责令其返工，所需费用均由承包人承担，工期亦不予延长</w:t>
      </w:r>
      <w:r>
        <w:rPr>
          <w:sz w:val="24"/>
        </w:rPr>
        <w:t>。</w:t>
      </w:r>
    </w:p>
    <w:p w14:paraId="370E58FA">
      <w:pPr>
        <w:numPr>
          <w:ilvl w:val="0"/>
          <w:numId w:val="10"/>
        </w:numPr>
        <w:spacing w:line="360" w:lineRule="auto"/>
        <w:rPr>
          <w:sz w:val="24"/>
          <w:u w:val="single"/>
        </w:rPr>
      </w:pPr>
      <w:r>
        <w:rPr>
          <w:rFonts w:hint="eastAsia"/>
          <w:sz w:val="24"/>
        </w:rPr>
        <w:t>其他约定。</w:t>
      </w:r>
    </w:p>
    <w:p w14:paraId="344171F0">
      <w:pPr>
        <w:numPr>
          <w:ilvl w:val="0"/>
          <w:numId w:val="9"/>
        </w:numPr>
        <w:spacing w:line="360" w:lineRule="auto"/>
        <w:rPr>
          <w:sz w:val="24"/>
          <w:u w:val="single"/>
        </w:rPr>
      </w:pPr>
      <w:r>
        <w:rPr>
          <w:sz w:val="24"/>
          <w:u w:val="single"/>
        </w:rPr>
        <w:t>在施工过程中，凡违反发包人合同中</w:t>
      </w:r>
      <w:r>
        <w:rPr>
          <w:rFonts w:hint="eastAsia"/>
          <w:sz w:val="24"/>
          <w:u w:val="single"/>
        </w:rPr>
        <w:t>未注明具体的处罚措施</w:t>
      </w:r>
      <w:r>
        <w:rPr>
          <w:sz w:val="24"/>
          <w:u w:val="single"/>
        </w:rPr>
        <w:t xml:space="preserve">的相关管理要求、质量要求、技术要求及发包人制定的各项现场管理细则，发包人有权处以人民币 </w:t>
      </w:r>
      <w:r>
        <w:rPr>
          <w:rFonts w:hint="eastAsia"/>
          <w:sz w:val="24"/>
          <w:u w:val="single"/>
        </w:rPr>
        <w:t>壹万</w:t>
      </w:r>
      <w:r>
        <w:rPr>
          <w:sz w:val="24"/>
          <w:u w:val="single"/>
        </w:rPr>
        <w:t xml:space="preserve"> 元</w:t>
      </w:r>
      <w:r>
        <w:rPr>
          <w:rFonts w:hint="eastAsia"/>
          <w:sz w:val="24"/>
          <w:u w:val="single"/>
        </w:rPr>
        <w:t>/次</w:t>
      </w:r>
      <w:r>
        <w:rPr>
          <w:sz w:val="24"/>
          <w:u w:val="single"/>
        </w:rPr>
        <w:t>的违约处罚，在同期支付的工程款中扣除。</w:t>
      </w:r>
    </w:p>
    <w:p w14:paraId="35056A99">
      <w:pPr>
        <w:numPr>
          <w:ilvl w:val="0"/>
          <w:numId w:val="9"/>
        </w:numPr>
        <w:spacing w:line="360" w:lineRule="auto"/>
        <w:rPr>
          <w:sz w:val="24"/>
          <w:u w:val="single"/>
        </w:rPr>
      </w:pPr>
      <w:r>
        <w:rPr>
          <w:sz w:val="24"/>
          <w:u w:val="single"/>
        </w:rPr>
        <w:t>在本工程施工过程中以及质量保修期内，由于承包人施工质量问题、安全事故</w:t>
      </w:r>
      <w:r>
        <w:rPr>
          <w:rFonts w:hint="eastAsia"/>
          <w:sz w:val="24"/>
          <w:u w:val="single"/>
        </w:rPr>
        <w:t>、劳资纠纷</w:t>
      </w:r>
      <w:r>
        <w:rPr>
          <w:sz w:val="24"/>
          <w:u w:val="single"/>
        </w:rPr>
        <w:t>或者其他原因，受到报纸、电视等媒体的曝光或政府有关主管部门的通报批评，给发包人的形象和声誉造成损失，每次由承包人向发包人支付</w:t>
      </w:r>
      <w:r>
        <w:rPr>
          <w:rFonts w:hint="eastAsia"/>
          <w:sz w:val="24"/>
          <w:u w:val="single"/>
        </w:rPr>
        <w:t xml:space="preserve"> 拾</w:t>
      </w:r>
      <w:r>
        <w:rPr>
          <w:sz w:val="24"/>
          <w:u w:val="single"/>
        </w:rPr>
        <w:t>万</w:t>
      </w:r>
      <w:r>
        <w:rPr>
          <w:rFonts w:hint="eastAsia"/>
          <w:sz w:val="24"/>
          <w:u w:val="single"/>
        </w:rPr>
        <w:t xml:space="preserve"> </w:t>
      </w:r>
      <w:r>
        <w:rPr>
          <w:sz w:val="24"/>
          <w:u w:val="single"/>
        </w:rPr>
        <w:t>元违约金，从承包人工程进度款或保修款中扣除。</w:t>
      </w:r>
    </w:p>
    <w:p w14:paraId="3BC6AF94">
      <w:pPr>
        <w:numPr>
          <w:ilvl w:val="0"/>
          <w:numId w:val="9"/>
        </w:numPr>
        <w:spacing w:line="360" w:lineRule="auto"/>
        <w:rPr>
          <w:sz w:val="24"/>
          <w:u w:val="single"/>
        </w:rPr>
      </w:pPr>
      <w:r>
        <w:rPr>
          <w:sz w:val="24"/>
        </w:rPr>
        <w:t>承包人不得向发包人任何人员贿赂，或以</w:t>
      </w:r>
      <w:r>
        <w:rPr>
          <w:rFonts w:hint="eastAsia"/>
          <w:sz w:val="24"/>
        </w:rPr>
        <w:t>其他不正当</w:t>
      </w:r>
      <w:r>
        <w:rPr>
          <w:sz w:val="24"/>
        </w:rPr>
        <w:t>的方式损害发包人利益，一经发现，承包人向发包人支付违约金</w:t>
      </w:r>
      <w:r>
        <w:rPr>
          <w:sz w:val="24"/>
          <w:u w:val="single"/>
        </w:rPr>
        <w:t xml:space="preserve"> </w:t>
      </w:r>
      <w:r>
        <w:rPr>
          <w:rFonts w:hint="eastAsia"/>
          <w:sz w:val="24"/>
          <w:u w:val="single"/>
        </w:rPr>
        <w:t xml:space="preserve">拾万 </w:t>
      </w:r>
      <w:r>
        <w:rPr>
          <w:sz w:val="24"/>
        </w:rPr>
        <w:t>元/人次，同时承包人承担由此造成的一切后果。</w:t>
      </w:r>
    </w:p>
    <w:p w14:paraId="5871F81E">
      <w:pPr>
        <w:numPr>
          <w:ilvl w:val="0"/>
          <w:numId w:val="9"/>
        </w:numPr>
        <w:spacing w:line="360" w:lineRule="auto"/>
        <w:rPr>
          <w:sz w:val="24"/>
        </w:rPr>
      </w:pPr>
      <w:r>
        <w:rPr>
          <w:sz w:val="24"/>
        </w:rPr>
        <w:t>因承包人原因造成现场安全事故，</w:t>
      </w:r>
      <w:r>
        <w:rPr>
          <w:rFonts w:hint="eastAsia"/>
          <w:sz w:val="24"/>
        </w:rPr>
        <w:t>由</w:t>
      </w:r>
      <w:r>
        <w:rPr>
          <w:sz w:val="24"/>
        </w:rPr>
        <w:t>承包人承担全部法律责任</w:t>
      </w:r>
      <w:r>
        <w:rPr>
          <w:rFonts w:hint="eastAsia"/>
          <w:sz w:val="24"/>
        </w:rPr>
        <w:t>，</w:t>
      </w:r>
      <w:r>
        <w:rPr>
          <w:sz w:val="24"/>
        </w:rPr>
        <w:t>不得因此对工程工期及发包人形象造成任何损毁</w:t>
      </w:r>
      <w:r>
        <w:rPr>
          <w:rFonts w:hint="eastAsia"/>
          <w:sz w:val="24"/>
        </w:rPr>
        <w:t>，</w:t>
      </w:r>
      <w:r>
        <w:rPr>
          <w:sz w:val="24"/>
        </w:rPr>
        <w:t>否则承包人</w:t>
      </w:r>
      <w:r>
        <w:rPr>
          <w:rFonts w:hint="eastAsia"/>
          <w:sz w:val="24"/>
        </w:rPr>
        <w:t>须</w:t>
      </w:r>
      <w:r>
        <w:rPr>
          <w:sz w:val="24"/>
        </w:rPr>
        <w:t>向发包人支付违约金人民币</w:t>
      </w:r>
      <w:r>
        <w:rPr>
          <w:rFonts w:hint="eastAsia"/>
          <w:sz w:val="24"/>
          <w:u w:val="single"/>
        </w:rPr>
        <w:t xml:space="preserve"> </w:t>
      </w:r>
      <w:r>
        <w:rPr>
          <w:sz w:val="24"/>
          <w:u w:val="single"/>
        </w:rPr>
        <w:t>拾万</w:t>
      </w:r>
      <w:r>
        <w:rPr>
          <w:rFonts w:hint="eastAsia"/>
          <w:sz w:val="24"/>
          <w:u w:val="single"/>
        </w:rPr>
        <w:t xml:space="preserve"> </w:t>
      </w:r>
      <w:r>
        <w:rPr>
          <w:rFonts w:hint="eastAsia"/>
          <w:sz w:val="24"/>
        </w:rPr>
        <w:t>元整。</w:t>
      </w:r>
    </w:p>
    <w:p w14:paraId="4ADD8FE5">
      <w:pPr>
        <w:numPr>
          <w:ilvl w:val="0"/>
          <w:numId w:val="9"/>
        </w:numPr>
        <w:spacing w:line="360" w:lineRule="auto"/>
        <w:rPr>
          <w:sz w:val="24"/>
        </w:rPr>
      </w:pPr>
      <w:r>
        <w:rPr>
          <w:sz w:val="24"/>
        </w:rPr>
        <w:t>承包人在移交工程的同时，未能向发包人提交竣工资料及其它资料的，每迟延一天，承包人向发包人支付违约金</w:t>
      </w:r>
      <w:r>
        <w:rPr>
          <w:rFonts w:hint="eastAsia"/>
          <w:sz w:val="24"/>
          <w:u w:val="single"/>
        </w:rPr>
        <w:t xml:space="preserve"> 壹万 </w:t>
      </w:r>
      <w:r>
        <w:rPr>
          <w:sz w:val="24"/>
        </w:rPr>
        <w:t>元。</w:t>
      </w:r>
    </w:p>
    <w:p w14:paraId="0D8FBF47">
      <w:pPr>
        <w:numPr>
          <w:ilvl w:val="0"/>
          <w:numId w:val="9"/>
        </w:numPr>
        <w:spacing w:line="360" w:lineRule="auto"/>
        <w:rPr>
          <w:sz w:val="24"/>
        </w:rPr>
      </w:pPr>
      <w:r>
        <w:rPr>
          <w:sz w:val="24"/>
        </w:rPr>
        <w:t>承包人不得以发包人未及时对材料进行认价原因而拖延工期，否则拖延工期不予顺延。</w:t>
      </w:r>
    </w:p>
    <w:p w14:paraId="6B42C6E3">
      <w:pPr>
        <w:spacing w:line="360" w:lineRule="auto"/>
        <w:ind w:left="1319" w:leftChars="228" w:hanging="840" w:hangingChars="350"/>
        <w:rPr>
          <w:sz w:val="24"/>
        </w:rPr>
      </w:pPr>
      <w:commentRangeStart w:id="18"/>
      <w:r>
        <w:rPr>
          <w:sz w:val="24"/>
        </w:rPr>
        <w:t>16.1.2 若承包人</w:t>
      </w:r>
      <w:r>
        <w:rPr>
          <w:rFonts w:hint="eastAsia"/>
          <w:sz w:val="24"/>
        </w:rPr>
        <w:t>（</w:t>
      </w:r>
      <w:r>
        <w:rPr>
          <w:sz w:val="24"/>
        </w:rPr>
        <w:t>包括其自行分包人</w:t>
      </w:r>
      <w:r>
        <w:rPr>
          <w:rFonts w:hint="eastAsia"/>
          <w:sz w:val="24"/>
        </w:rPr>
        <w:t>）</w:t>
      </w:r>
      <w:r>
        <w:rPr>
          <w:sz w:val="24"/>
        </w:rPr>
        <w:t>有拖欠、克扣工人劳动报酬行为的，发包人可对其</w:t>
      </w:r>
      <w:r>
        <w:rPr>
          <w:rFonts w:hint="eastAsia"/>
          <w:sz w:val="24"/>
        </w:rPr>
        <w:t>收取承包人</w:t>
      </w:r>
      <w:r>
        <w:rPr>
          <w:rFonts w:hint="eastAsia"/>
          <w:sz w:val="24"/>
          <w:u w:val="single"/>
        </w:rPr>
        <w:t>欠薪款项30%的违约金</w:t>
      </w:r>
      <w:r>
        <w:rPr>
          <w:rFonts w:hint="eastAsia"/>
          <w:sz w:val="24"/>
        </w:rPr>
        <w:t>。</w:t>
      </w:r>
      <w:commentRangeEnd w:id="18"/>
      <w:r>
        <w:commentReference w:id="18"/>
      </w:r>
    </w:p>
    <w:p w14:paraId="4FB5F81C">
      <w:pPr>
        <w:pStyle w:val="50"/>
        <w:numPr>
          <w:ilvl w:val="0"/>
          <w:numId w:val="0"/>
        </w:numPr>
        <w:spacing w:before="0" w:after="0" w:line="360" w:lineRule="auto"/>
        <w:rPr>
          <w:b w:val="0"/>
          <w:szCs w:val="24"/>
        </w:rPr>
      </w:pPr>
      <w:bookmarkStart w:id="285" w:name="_Toc78944720"/>
      <w:bookmarkStart w:id="286" w:name="_Toc89406077"/>
      <w:bookmarkStart w:id="287" w:name="_Toc168739679"/>
      <w:bookmarkStart w:id="288" w:name="_Toc8028427"/>
      <w:bookmarkStart w:id="289" w:name="_Toc122080405"/>
      <w:bookmarkStart w:id="290" w:name="_Toc6426908"/>
      <w:r>
        <w:rPr>
          <w:b w:val="0"/>
          <w:szCs w:val="24"/>
        </w:rPr>
        <w:t>16.2 争议</w:t>
      </w:r>
      <w:bookmarkEnd w:id="285"/>
      <w:bookmarkEnd w:id="286"/>
      <w:bookmarkEnd w:id="287"/>
      <w:bookmarkEnd w:id="288"/>
      <w:bookmarkEnd w:id="289"/>
      <w:bookmarkEnd w:id="290"/>
    </w:p>
    <w:p w14:paraId="5D8DA828">
      <w:pPr>
        <w:spacing w:line="360" w:lineRule="auto"/>
        <w:ind w:firstLine="480" w:firstLineChars="200"/>
        <w:rPr>
          <w:sz w:val="24"/>
        </w:rPr>
      </w:pPr>
      <w:r>
        <w:rPr>
          <w:sz w:val="24"/>
        </w:rPr>
        <w:t>16.2.1争议解决方式：</w:t>
      </w:r>
      <w:r>
        <w:rPr>
          <w:sz w:val="24"/>
          <w:u w:val="single"/>
        </w:rPr>
        <w:t xml:space="preserve">   </w:t>
      </w:r>
      <w:r>
        <w:rPr>
          <w:rFonts w:hint="eastAsia"/>
          <w:sz w:val="24"/>
          <w:u w:val="single"/>
        </w:rPr>
        <w:t>同通用条款</w:t>
      </w:r>
      <w:r>
        <w:rPr>
          <w:sz w:val="24"/>
          <w:u w:val="single"/>
        </w:rPr>
        <w:t xml:space="preserve">      </w:t>
      </w:r>
      <w:r>
        <w:rPr>
          <w:sz w:val="24"/>
        </w:rPr>
        <w:t>。</w:t>
      </w:r>
    </w:p>
    <w:p w14:paraId="70E4D6EA">
      <w:pPr>
        <w:pStyle w:val="4"/>
        <w:spacing w:before="0" w:after="0" w:line="360" w:lineRule="auto"/>
        <w:rPr>
          <w:b/>
          <w:sz w:val="24"/>
          <w:szCs w:val="24"/>
        </w:rPr>
      </w:pPr>
      <w:bookmarkStart w:id="291" w:name="_Toc6426909"/>
      <w:bookmarkStart w:id="292" w:name="_Toc89406078"/>
      <w:bookmarkStart w:id="293" w:name="_Toc168739680"/>
      <w:bookmarkStart w:id="294" w:name="_Toc122080406"/>
      <w:bookmarkStart w:id="295" w:name="_Toc8028428"/>
      <w:bookmarkStart w:id="296" w:name="_Toc78944721"/>
      <w:r>
        <w:rPr>
          <w:b/>
          <w:sz w:val="24"/>
          <w:szCs w:val="24"/>
        </w:rPr>
        <w:t>17、不可抗力</w:t>
      </w:r>
      <w:bookmarkEnd w:id="291"/>
      <w:bookmarkEnd w:id="292"/>
      <w:bookmarkEnd w:id="293"/>
      <w:bookmarkEnd w:id="294"/>
      <w:bookmarkEnd w:id="295"/>
      <w:bookmarkEnd w:id="296"/>
    </w:p>
    <w:p w14:paraId="780336E3">
      <w:pPr>
        <w:pStyle w:val="50"/>
        <w:numPr>
          <w:ilvl w:val="0"/>
          <w:numId w:val="0"/>
        </w:numPr>
        <w:spacing w:before="0" w:after="0" w:line="360" w:lineRule="auto"/>
        <w:rPr>
          <w:b w:val="0"/>
          <w:szCs w:val="24"/>
        </w:rPr>
      </w:pPr>
      <w:bookmarkStart w:id="297" w:name="_Toc6426910"/>
      <w:bookmarkStart w:id="298" w:name="_Toc168739681"/>
      <w:bookmarkStart w:id="299" w:name="_Toc89406079"/>
      <w:bookmarkStart w:id="300" w:name="_Toc78944722"/>
      <w:bookmarkStart w:id="301" w:name="_Toc8028429"/>
      <w:bookmarkStart w:id="302" w:name="_Toc122080407"/>
      <w:r>
        <w:rPr>
          <w:b w:val="0"/>
          <w:szCs w:val="24"/>
        </w:rPr>
        <w:t>17.1 不可抗力</w:t>
      </w:r>
      <w:bookmarkEnd w:id="297"/>
      <w:bookmarkEnd w:id="298"/>
      <w:bookmarkEnd w:id="299"/>
      <w:bookmarkEnd w:id="300"/>
      <w:bookmarkEnd w:id="301"/>
      <w:bookmarkEnd w:id="302"/>
    </w:p>
    <w:p w14:paraId="5E2B90BA">
      <w:pPr>
        <w:spacing w:line="360" w:lineRule="auto"/>
        <w:ind w:firstLine="240" w:firstLineChars="100"/>
        <w:rPr>
          <w:sz w:val="24"/>
        </w:rPr>
      </w:pPr>
      <w:r>
        <w:rPr>
          <w:sz w:val="24"/>
        </w:rPr>
        <w:t>17.1.1发包人、承包人约定的其他不可抗力：</w:t>
      </w:r>
    </w:p>
    <w:p w14:paraId="2B4E3288">
      <w:pPr>
        <w:spacing w:line="360" w:lineRule="auto"/>
        <w:ind w:left="1478" w:leftChars="475" w:hanging="480" w:hangingChars="200"/>
        <w:rPr>
          <w:sz w:val="24"/>
        </w:rPr>
      </w:pPr>
      <w:bookmarkStart w:id="303" w:name="_Toc122080408"/>
      <w:bookmarkStart w:id="304" w:name="_Toc89406082"/>
      <w:bookmarkStart w:id="305" w:name="_Toc168739682"/>
      <w:bookmarkStart w:id="306" w:name="_Toc78944725"/>
      <w:r>
        <w:rPr>
          <w:sz w:val="24"/>
        </w:rPr>
        <w:t>(1)</w:t>
      </w:r>
      <w:r>
        <w:rPr>
          <w:sz w:val="24"/>
          <w:u w:val="single"/>
        </w:rPr>
        <w:t xml:space="preserve">   </w:t>
      </w:r>
      <w:r>
        <w:rPr>
          <w:rFonts w:hint="eastAsia"/>
          <w:sz w:val="24"/>
          <w:u w:val="single"/>
        </w:rPr>
        <w:t>无</w:t>
      </w:r>
      <w:r>
        <w:rPr>
          <w:sz w:val="24"/>
          <w:u w:val="single"/>
        </w:rPr>
        <w:t xml:space="preserve">     </w:t>
      </w:r>
      <w:r>
        <w:rPr>
          <w:sz w:val="24"/>
        </w:rPr>
        <w:t>；</w:t>
      </w:r>
    </w:p>
    <w:p w14:paraId="3B8123FF">
      <w:pPr>
        <w:pStyle w:val="4"/>
        <w:spacing w:before="0" w:after="0" w:line="360" w:lineRule="auto"/>
        <w:rPr>
          <w:b/>
          <w:sz w:val="24"/>
          <w:szCs w:val="24"/>
        </w:rPr>
      </w:pPr>
      <w:bookmarkStart w:id="307" w:name="_Toc8028430"/>
      <w:bookmarkStart w:id="308" w:name="_Toc6426911"/>
      <w:r>
        <w:rPr>
          <w:b/>
          <w:sz w:val="24"/>
          <w:szCs w:val="24"/>
        </w:rPr>
        <w:t>18、工程保险</w:t>
      </w:r>
      <w:bookmarkEnd w:id="303"/>
      <w:bookmarkEnd w:id="304"/>
      <w:bookmarkEnd w:id="305"/>
      <w:bookmarkEnd w:id="306"/>
      <w:bookmarkEnd w:id="307"/>
      <w:bookmarkEnd w:id="308"/>
    </w:p>
    <w:p w14:paraId="48BC8282">
      <w:pPr>
        <w:pStyle w:val="50"/>
        <w:numPr>
          <w:ilvl w:val="0"/>
          <w:numId w:val="0"/>
        </w:numPr>
        <w:spacing w:before="0" w:after="0" w:line="360" w:lineRule="auto"/>
        <w:rPr>
          <w:b w:val="0"/>
          <w:szCs w:val="24"/>
        </w:rPr>
      </w:pPr>
      <w:bookmarkStart w:id="309" w:name="_Toc168739683"/>
      <w:bookmarkStart w:id="310" w:name="_Toc122080409"/>
      <w:bookmarkStart w:id="311" w:name="_Toc6426912"/>
      <w:bookmarkStart w:id="312" w:name="_Toc8028431"/>
      <w:commentRangeStart w:id="19"/>
      <w:r>
        <w:rPr>
          <w:b w:val="0"/>
          <w:szCs w:val="24"/>
        </w:rPr>
        <w:t xml:space="preserve">18.1 </w:t>
      </w:r>
      <w:bookmarkEnd w:id="309"/>
      <w:bookmarkEnd w:id="310"/>
      <w:bookmarkEnd w:id="311"/>
      <w:bookmarkStart w:id="313" w:name="_Toc78944727"/>
      <w:bookmarkStart w:id="314" w:name="_Toc89406084"/>
      <w:r>
        <w:rPr>
          <w:rFonts w:hint="eastAsia"/>
          <w:b w:val="0"/>
          <w:szCs w:val="24"/>
        </w:rPr>
        <w:t>工程一切险及第三者责任险</w:t>
      </w:r>
      <w:bookmarkEnd w:id="312"/>
    </w:p>
    <w:p w14:paraId="40AE4494">
      <w:pPr>
        <w:pStyle w:val="51"/>
        <w:tabs>
          <w:tab w:val="left" w:pos="1440"/>
          <w:tab w:val="left" w:pos="1620"/>
        </w:tabs>
        <w:spacing w:after="0"/>
        <w:ind w:left="1016" w:leftChars="84" w:hanging="840" w:hangingChars="350"/>
      </w:pPr>
      <w:r>
        <w:t xml:space="preserve">18.1.1 </w:t>
      </w:r>
      <w:r>
        <w:rPr>
          <w:rFonts w:hint="eastAsia"/>
        </w:rPr>
        <w:t>第三方责任险的每次事故最高赔偿限额不少于人民币</w:t>
      </w:r>
      <w:r>
        <w:rPr>
          <w:rFonts w:hint="eastAsia"/>
          <w:u w:val="single"/>
        </w:rPr>
        <w:t xml:space="preserve"> 贰拾</w:t>
      </w:r>
      <w:r>
        <w:rPr>
          <w:u w:val="single"/>
        </w:rPr>
        <w:t xml:space="preserve"> </w:t>
      </w:r>
      <w:r>
        <w:rPr>
          <w:rFonts w:hint="eastAsia"/>
        </w:rPr>
        <w:t>万元。</w:t>
      </w:r>
      <w:r>
        <w:t xml:space="preserve"> </w:t>
      </w:r>
    </w:p>
    <w:p w14:paraId="0B0236F6">
      <w:pPr>
        <w:pStyle w:val="50"/>
        <w:numPr>
          <w:ilvl w:val="0"/>
          <w:numId w:val="0"/>
        </w:numPr>
        <w:spacing w:before="0" w:after="0" w:line="360" w:lineRule="auto"/>
        <w:rPr>
          <w:b w:val="0"/>
        </w:rPr>
      </w:pPr>
      <w:bookmarkStart w:id="315" w:name="_Toc122080412"/>
      <w:bookmarkStart w:id="316" w:name="_Toc168739686"/>
      <w:bookmarkStart w:id="317" w:name="_Toc6426913"/>
      <w:bookmarkStart w:id="318" w:name="_Toc8028432"/>
      <w:r>
        <w:rPr>
          <w:b w:val="0"/>
          <w:bCs w:val="0"/>
          <w:szCs w:val="24"/>
        </w:rPr>
        <w:t>18.2</w:t>
      </w:r>
      <w:r>
        <w:rPr>
          <w:rFonts w:hint="eastAsia"/>
          <w:b w:val="0"/>
          <w:bCs w:val="0"/>
          <w:szCs w:val="24"/>
        </w:rPr>
        <w:t>保险配合责任</w:t>
      </w:r>
      <w:commentRangeEnd w:id="19"/>
      <w:r>
        <w:commentReference w:id="19"/>
      </w:r>
      <w:bookmarkEnd w:id="315"/>
      <w:bookmarkEnd w:id="316"/>
      <w:bookmarkEnd w:id="317"/>
      <w:bookmarkEnd w:id="318"/>
    </w:p>
    <w:p w14:paraId="14896769">
      <w:pPr>
        <w:pStyle w:val="4"/>
        <w:spacing w:before="0" w:after="0" w:line="360" w:lineRule="auto"/>
        <w:rPr>
          <w:b/>
          <w:sz w:val="24"/>
          <w:szCs w:val="24"/>
        </w:rPr>
      </w:pPr>
      <w:bookmarkStart w:id="319" w:name="_Toc6426914"/>
      <w:bookmarkStart w:id="320" w:name="_Toc168739687"/>
      <w:bookmarkStart w:id="321" w:name="_Toc8028433"/>
      <w:bookmarkStart w:id="322" w:name="_Toc122080413"/>
      <w:r>
        <w:rPr>
          <w:b/>
          <w:sz w:val="24"/>
          <w:szCs w:val="24"/>
        </w:rPr>
        <w:t>19、工程担保</w:t>
      </w:r>
      <w:bookmarkEnd w:id="313"/>
      <w:bookmarkEnd w:id="314"/>
      <w:bookmarkEnd w:id="319"/>
      <w:bookmarkEnd w:id="320"/>
      <w:bookmarkEnd w:id="321"/>
      <w:bookmarkEnd w:id="322"/>
    </w:p>
    <w:p w14:paraId="37A9F9BB">
      <w:pPr>
        <w:pStyle w:val="50"/>
        <w:numPr>
          <w:ilvl w:val="0"/>
          <w:numId w:val="0"/>
        </w:numPr>
        <w:spacing w:before="0" w:after="0" w:line="360" w:lineRule="auto"/>
        <w:rPr>
          <w:b w:val="0"/>
          <w:szCs w:val="24"/>
        </w:rPr>
      </w:pPr>
      <w:bookmarkStart w:id="323" w:name="_Toc6426915"/>
      <w:bookmarkStart w:id="324" w:name="_Toc8028434"/>
      <w:r>
        <w:rPr>
          <w:b w:val="0"/>
          <w:szCs w:val="24"/>
        </w:rPr>
        <w:t>19.1、履约担保</w:t>
      </w:r>
      <w:bookmarkEnd w:id="323"/>
      <w:bookmarkEnd w:id="324"/>
    </w:p>
    <w:p w14:paraId="1E5BE3A5">
      <w:pPr>
        <w:widowControl/>
        <w:spacing w:line="360" w:lineRule="auto"/>
        <w:jc w:val="left"/>
        <w:rPr>
          <w:kern w:val="0"/>
          <w:sz w:val="24"/>
          <w:szCs w:val="20"/>
        </w:rPr>
      </w:pPr>
      <w:r>
        <w:rPr>
          <w:kern w:val="0"/>
          <w:sz w:val="24"/>
          <w:szCs w:val="20"/>
        </w:rPr>
        <w:t>19.1.1</w:t>
      </w:r>
      <w:r>
        <w:rPr>
          <w:rFonts w:hint="eastAsia"/>
          <w:kern w:val="0"/>
          <w:sz w:val="24"/>
          <w:szCs w:val="20"/>
        </w:rPr>
        <w:t>合同经双方盖章、签字后，承包人15天内向发包人缴纳履约保证金或提交工程履约保函。若承包人未按时缴纳履约保证金或提交工程履约保函，发包人有权解除本合同，且所涉及的有关经济、法律等责任均由承包人承担。</w:t>
      </w:r>
    </w:p>
    <w:p w14:paraId="21B9EF48">
      <w:pPr>
        <w:pStyle w:val="51"/>
        <w:tabs>
          <w:tab w:val="left" w:pos="1440"/>
          <w:tab w:val="left" w:pos="1620"/>
        </w:tabs>
        <w:adjustRightInd w:val="0"/>
        <w:snapToGrid w:val="0"/>
        <w:spacing w:after="0"/>
        <w:rPr>
          <w:kern w:val="0"/>
          <w:szCs w:val="20"/>
        </w:rPr>
      </w:pPr>
      <w:r>
        <w:rPr>
          <w:rFonts w:hint="eastAsia"/>
          <w:kern w:val="0"/>
          <w:szCs w:val="20"/>
        </w:rPr>
        <w:t>合同甲、乙双方约定本工程履约担保按如下</w:t>
      </w:r>
      <w:r>
        <w:rPr>
          <w:kern w:val="0"/>
          <w:szCs w:val="20"/>
        </w:rPr>
        <w:t>√(1)</w:t>
      </w:r>
      <w:r>
        <w:rPr>
          <w:rFonts w:hint="eastAsia"/>
          <w:kern w:val="0"/>
          <w:szCs w:val="20"/>
        </w:rPr>
        <w:t>、□</w:t>
      </w:r>
      <w:r>
        <w:rPr>
          <w:kern w:val="0"/>
          <w:szCs w:val="20"/>
        </w:rPr>
        <w:t xml:space="preserve">(2) </w:t>
      </w:r>
      <w:r>
        <w:rPr>
          <w:rFonts w:hint="eastAsia"/>
          <w:kern w:val="0"/>
          <w:szCs w:val="20"/>
        </w:rPr>
        <w:t>缴纳：</w:t>
      </w:r>
    </w:p>
    <w:p w14:paraId="3AADEF39">
      <w:pPr>
        <w:pStyle w:val="53"/>
        <w:numPr>
          <w:ilvl w:val="0"/>
          <w:numId w:val="11"/>
        </w:numPr>
        <w:snapToGrid w:val="0"/>
        <w:spacing w:before="0" w:after="0" w:line="360" w:lineRule="exact"/>
        <w:ind w:left="419" w:right="0" w:hanging="357"/>
        <w:rPr>
          <w:kern w:val="2"/>
          <w:szCs w:val="24"/>
        </w:rPr>
      </w:pPr>
      <w:r>
        <w:rPr>
          <w:rFonts w:hint="eastAsia"/>
          <w:kern w:val="2"/>
          <w:szCs w:val="24"/>
        </w:rPr>
        <w:t>现金方式</w:t>
      </w:r>
    </w:p>
    <w:p w14:paraId="1EC74542">
      <w:pPr>
        <w:pStyle w:val="53"/>
        <w:snapToGrid w:val="0"/>
        <w:spacing w:before="60" w:beforeLines="25" w:after="60" w:afterLines="25" w:line="360" w:lineRule="exact"/>
        <w:ind w:left="0" w:right="0" w:firstLine="480" w:firstLineChars="200"/>
        <w:rPr>
          <w:kern w:val="2"/>
          <w:szCs w:val="24"/>
        </w:rPr>
      </w:pPr>
      <w:r>
        <w:rPr>
          <w:rFonts w:hint="eastAsia"/>
        </w:rPr>
        <w:t>承包人</w:t>
      </w:r>
      <w:r>
        <w:rPr>
          <w:rFonts w:hint="eastAsia"/>
          <w:kern w:val="2"/>
          <w:szCs w:val="24"/>
        </w:rPr>
        <w:t>可以以支票、转账、电汇等方式缴纳履约保证金，保证金不少于合同总价款的</w:t>
      </w:r>
      <w:r>
        <w:rPr>
          <w:kern w:val="2"/>
          <w:szCs w:val="24"/>
          <w:u w:val="single"/>
        </w:rPr>
        <w:t xml:space="preserve"> 3 </w:t>
      </w:r>
      <w:r>
        <w:rPr>
          <w:kern w:val="2"/>
          <w:szCs w:val="24"/>
        </w:rPr>
        <w:t>%</w:t>
      </w:r>
      <w:r>
        <w:rPr>
          <w:rFonts w:hint="eastAsia"/>
          <w:kern w:val="2"/>
          <w:szCs w:val="24"/>
        </w:rPr>
        <w:t>。</w:t>
      </w:r>
    </w:p>
    <w:p w14:paraId="149FD2C1">
      <w:pPr>
        <w:pStyle w:val="53"/>
        <w:numPr>
          <w:ilvl w:val="0"/>
          <w:numId w:val="11"/>
        </w:numPr>
        <w:snapToGrid w:val="0"/>
        <w:spacing w:before="60" w:beforeLines="25" w:after="60" w:afterLines="25" w:line="360" w:lineRule="exact"/>
        <w:ind w:right="0" w:hanging="360"/>
        <w:rPr>
          <w:kern w:val="2"/>
          <w:szCs w:val="24"/>
        </w:rPr>
      </w:pPr>
      <w:r>
        <w:rPr>
          <w:rFonts w:hint="eastAsia"/>
          <w:kern w:val="2"/>
          <w:szCs w:val="24"/>
        </w:rPr>
        <w:t>履约保函方式</w:t>
      </w:r>
    </w:p>
    <w:p w14:paraId="35D4942B">
      <w:pPr>
        <w:pStyle w:val="53"/>
        <w:snapToGrid w:val="0"/>
        <w:spacing w:before="60" w:beforeLines="25" w:after="60" w:afterLines="25" w:line="360" w:lineRule="exact"/>
        <w:ind w:left="0" w:right="0" w:firstLine="480" w:firstLineChars="200"/>
        <w:rPr>
          <w:kern w:val="2"/>
          <w:szCs w:val="24"/>
        </w:rPr>
      </w:pPr>
      <w:r>
        <w:rPr>
          <w:rFonts w:hint="eastAsia"/>
          <w:kern w:val="2"/>
          <w:szCs w:val="24"/>
        </w:rPr>
        <w:t>承包人所提交的履约保函金额不少于合同暂定总价款的</w:t>
      </w:r>
      <w:r>
        <w:rPr>
          <w:rFonts w:hint="eastAsia"/>
          <w:kern w:val="2"/>
          <w:szCs w:val="24"/>
          <w:u w:val="single"/>
        </w:rPr>
        <w:t xml:space="preserve"> </w:t>
      </w:r>
      <w:r>
        <w:rPr>
          <w:kern w:val="2"/>
          <w:szCs w:val="24"/>
          <w:u w:val="single"/>
        </w:rPr>
        <w:t xml:space="preserve">3 </w:t>
      </w:r>
      <w:r>
        <w:rPr>
          <w:kern w:val="2"/>
          <w:szCs w:val="24"/>
        </w:rPr>
        <w:t>%</w:t>
      </w:r>
      <w:r>
        <w:rPr>
          <w:rFonts w:hint="eastAsia"/>
          <w:kern w:val="2"/>
          <w:szCs w:val="24"/>
        </w:rPr>
        <w:t>，保函格式须为无条件履约保函。履约保函须确保履约保函提交之日起至承包人单位取得由发包人、监理、承包人、设计共同签署的工程竣工验收合格证明文件后</w:t>
      </w:r>
      <w:r>
        <w:rPr>
          <w:kern w:val="2"/>
          <w:szCs w:val="24"/>
        </w:rPr>
        <w:t>28</w:t>
      </w:r>
      <w:r>
        <w:rPr>
          <w:rFonts w:hint="eastAsia"/>
          <w:kern w:val="2"/>
          <w:szCs w:val="24"/>
        </w:rPr>
        <w:t>天内有效。</w:t>
      </w:r>
    </w:p>
    <w:p w14:paraId="6B96A98B">
      <w:pPr>
        <w:pStyle w:val="53"/>
        <w:snapToGrid w:val="0"/>
        <w:spacing w:before="60" w:beforeLines="25" w:after="60" w:afterLines="25" w:line="360" w:lineRule="exact"/>
        <w:ind w:left="0" w:right="0"/>
        <w:rPr>
          <w:kern w:val="2"/>
          <w:szCs w:val="24"/>
        </w:rPr>
      </w:pPr>
      <w:r>
        <w:rPr>
          <w:kern w:val="2"/>
          <w:szCs w:val="24"/>
        </w:rPr>
        <w:t>19.1.2</w:t>
      </w:r>
      <w:r>
        <w:rPr>
          <w:rFonts w:hint="eastAsia"/>
          <w:kern w:val="2"/>
          <w:szCs w:val="24"/>
        </w:rPr>
        <w:t xml:space="preserve"> 承包人未违约的情况下，发包人分阶段退还：</w:t>
      </w:r>
    </w:p>
    <w:p w14:paraId="34E1DB8A">
      <w:pPr>
        <w:pStyle w:val="53"/>
        <w:snapToGrid w:val="0"/>
        <w:spacing w:before="60" w:beforeLines="25" w:after="60" w:afterLines="25" w:line="360" w:lineRule="exact"/>
        <w:ind w:left="0" w:right="0" w:firstLine="480" w:firstLineChars="200"/>
        <w:rPr>
          <w:kern w:val="2"/>
          <w:szCs w:val="24"/>
        </w:rPr>
      </w:pPr>
      <w:r>
        <w:rPr>
          <w:rFonts w:hint="eastAsia"/>
          <w:kern w:val="2"/>
          <w:szCs w:val="24"/>
        </w:rPr>
        <w:t>①、工程形象进度完成</w:t>
      </w:r>
      <w:r>
        <w:rPr>
          <w:kern w:val="2"/>
          <w:szCs w:val="24"/>
        </w:rPr>
        <w:t>100%</w:t>
      </w:r>
      <w:r>
        <w:rPr>
          <w:rFonts w:hint="eastAsia"/>
          <w:kern w:val="2"/>
          <w:szCs w:val="24"/>
        </w:rPr>
        <w:t>并承包人退场后</w:t>
      </w:r>
      <w:r>
        <w:rPr>
          <w:kern w:val="2"/>
          <w:szCs w:val="24"/>
        </w:rPr>
        <w:t>30</w:t>
      </w:r>
      <w:r>
        <w:rPr>
          <w:rFonts w:hint="eastAsia"/>
          <w:kern w:val="2"/>
          <w:szCs w:val="24"/>
        </w:rPr>
        <w:t>天内，退还</w:t>
      </w:r>
      <w:r>
        <w:rPr>
          <w:kern w:val="2"/>
          <w:szCs w:val="24"/>
        </w:rPr>
        <w:t>50%</w:t>
      </w:r>
      <w:r>
        <w:rPr>
          <w:rFonts w:hint="eastAsia"/>
          <w:kern w:val="2"/>
          <w:szCs w:val="24"/>
        </w:rPr>
        <w:t>工程履约保证金；</w:t>
      </w:r>
    </w:p>
    <w:p w14:paraId="0997A882">
      <w:pPr>
        <w:pStyle w:val="53"/>
        <w:snapToGrid w:val="0"/>
        <w:spacing w:before="60" w:beforeLines="25" w:after="60" w:afterLines="25" w:line="360" w:lineRule="exact"/>
        <w:ind w:left="0" w:right="0" w:firstLine="480" w:firstLineChars="200"/>
        <w:rPr>
          <w:kern w:val="2"/>
          <w:szCs w:val="24"/>
        </w:rPr>
      </w:pPr>
      <w:r>
        <w:rPr>
          <w:rFonts w:hint="eastAsia"/>
          <w:kern w:val="2"/>
          <w:szCs w:val="24"/>
        </w:rPr>
        <w:t>②、承包人取得由发包人颁发的工程竣工验收合格证明文件后</w:t>
      </w:r>
      <w:r>
        <w:rPr>
          <w:kern w:val="2"/>
          <w:szCs w:val="24"/>
        </w:rPr>
        <w:t>45</w:t>
      </w:r>
      <w:r>
        <w:rPr>
          <w:rFonts w:hint="eastAsia"/>
          <w:kern w:val="2"/>
          <w:szCs w:val="24"/>
        </w:rPr>
        <w:t>天内，退还剩余工程履约保证金。</w:t>
      </w:r>
    </w:p>
    <w:p w14:paraId="22EBED30">
      <w:pPr>
        <w:pStyle w:val="51"/>
        <w:tabs>
          <w:tab w:val="left" w:pos="1440"/>
          <w:tab w:val="left" w:pos="1620"/>
        </w:tabs>
        <w:ind w:left="29" w:leftChars="14"/>
        <w:rPr>
          <w:u w:val="single"/>
        </w:rPr>
      </w:pPr>
      <w:r>
        <w:t>19.1.3 其他事项约定：</w:t>
      </w:r>
      <w:r>
        <w:rPr>
          <w:u w:val="single"/>
        </w:rPr>
        <w:t xml:space="preserve">  </w:t>
      </w:r>
      <w:bookmarkStart w:id="325" w:name="_Toc89406085"/>
      <w:bookmarkStart w:id="326" w:name="_Toc168739688"/>
      <w:bookmarkStart w:id="327" w:name="_Toc8028435"/>
      <w:bookmarkStart w:id="328" w:name="_Toc78944728"/>
      <w:bookmarkStart w:id="329" w:name="_Toc122080414"/>
      <w:bookmarkStart w:id="330" w:name="_Toc6426916"/>
      <w:r>
        <w:rPr>
          <w:rFonts w:hint="eastAsia"/>
          <w:u w:val="single"/>
        </w:rPr>
        <w:t>1.投标人除按规定的要求进行保修外，还应每半年（两年不得少于四次）对所有系统运行的稳定性、线路的通畅性及系统故障进行排查，并做好记录，由物业公司或招标人一并签字，以保证各系统的正常运行，此费用包含在投标报价中；每少一次检查，扣除维保费的20%”</w:t>
      </w:r>
    </w:p>
    <w:p w14:paraId="03227C17">
      <w:pPr>
        <w:pStyle w:val="51"/>
        <w:tabs>
          <w:tab w:val="left" w:pos="1440"/>
          <w:tab w:val="left" w:pos="1620"/>
        </w:tabs>
        <w:ind w:left="29" w:leftChars="14"/>
        <w:rPr>
          <w:b/>
        </w:rPr>
      </w:pPr>
      <w:r>
        <w:rPr>
          <w:b/>
        </w:rPr>
        <w:t>20、合同的生效、终止和解除</w:t>
      </w:r>
      <w:bookmarkEnd w:id="325"/>
      <w:bookmarkEnd w:id="326"/>
      <w:bookmarkEnd w:id="327"/>
      <w:bookmarkEnd w:id="328"/>
      <w:bookmarkEnd w:id="329"/>
      <w:bookmarkEnd w:id="330"/>
    </w:p>
    <w:p w14:paraId="13161568">
      <w:pPr>
        <w:pStyle w:val="50"/>
        <w:numPr>
          <w:ilvl w:val="0"/>
          <w:numId w:val="0"/>
        </w:numPr>
        <w:spacing w:before="0" w:after="0" w:line="360" w:lineRule="auto"/>
        <w:rPr>
          <w:b w:val="0"/>
          <w:szCs w:val="24"/>
        </w:rPr>
      </w:pPr>
      <w:r>
        <w:rPr>
          <w:rFonts w:hint="eastAsia"/>
          <w:b w:val="0"/>
          <w:szCs w:val="24"/>
        </w:rPr>
        <w:t>2</w:t>
      </w:r>
      <w:r>
        <w:rPr>
          <w:b w:val="0"/>
          <w:szCs w:val="24"/>
        </w:rPr>
        <w:t>0</w:t>
      </w:r>
      <w:r>
        <w:rPr>
          <w:rFonts w:hint="eastAsia"/>
          <w:b w:val="0"/>
          <w:szCs w:val="24"/>
        </w:rPr>
        <w:t>.1 合同生效、终止</w:t>
      </w:r>
    </w:p>
    <w:p w14:paraId="4BE33C0B">
      <w:pPr>
        <w:spacing w:line="360" w:lineRule="auto"/>
        <w:ind w:firstLine="240" w:firstLineChars="100"/>
        <w:rPr>
          <w:sz w:val="24"/>
        </w:rPr>
      </w:pPr>
      <w:r>
        <w:rPr>
          <w:rFonts w:hint="eastAsia"/>
          <w:sz w:val="24"/>
        </w:rPr>
        <w:t>2</w:t>
      </w:r>
      <w:r>
        <w:rPr>
          <w:sz w:val="24"/>
        </w:rPr>
        <w:t>0</w:t>
      </w:r>
      <w:r>
        <w:rPr>
          <w:rFonts w:hint="eastAsia"/>
          <w:sz w:val="24"/>
        </w:rPr>
        <w:t>.1.1 若本合同采用电子签章，则本合同自发包人与承包人双方加盖公章后生效。</w:t>
      </w:r>
    </w:p>
    <w:p w14:paraId="034C3B50">
      <w:pPr>
        <w:pStyle w:val="50"/>
        <w:numPr>
          <w:ilvl w:val="0"/>
          <w:numId w:val="0"/>
        </w:numPr>
        <w:spacing w:before="0" w:after="0" w:line="360" w:lineRule="auto"/>
        <w:rPr>
          <w:b w:val="0"/>
          <w:szCs w:val="24"/>
        </w:rPr>
      </w:pPr>
      <w:bookmarkStart w:id="331" w:name="_Toc78944731"/>
      <w:bookmarkStart w:id="332" w:name="_Toc122080417"/>
      <w:bookmarkStart w:id="333" w:name="_Toc6426919"/>
      <w:bookmarkStart w:id="334" w:name="_Toc89406088"/>
      <w:bookmarkStart w:id="335" w:name="_Toc8028436"/>
      <w:bookmarkStart w:id="336" w:name="_Toc168739691"/>
      <w:r>
        <w:rPr>
          <w:b w:val="0"/>
          <w:szCs w:val="24"/>
        </w:rPr>
        <w:t xml:space="preserve">20.2 </w:t>
      </w:r>
      <w:r>
        <w:rPr>
          <w:rFonts w:hint="eastAsia"/>
          <w:b w:val="0"/>
          <w:szCs w:val="24"/>
        </w:rPr>
        <w:t>合同效力及份数</w:t>
      </w:r>
      <w:bookmarkEnd w:id="331"/>
      <w:bookmarkEnd w:id="332"/>
      <w:bookmarkEnd w:id="333"/>
      <w:bookmarkEnd w:id="334"/>
      <w:bookmarkEnd w:id="335"/>
      <w:bookmarkEnd w:id="336"/>
    </w:p>
    <w:p w14:paraId="11248DB4">
      <w:pPr>
        <w:spacing w:line="360" w:lineRule="auto"/>
        <w:ind w:firstLine="240" w:firstLineChars="100"/>
        <w:rPr>
          <w:sz w:val="24"/>
        </w:rPr>
      </w:pPr>
      <w:bookmarkStart w:id="337" w:name="_Toc351542616"/>
      <w:r>
        <w:rPr>
          <w:sz w:val="24"/>
        </w:rPr>
        <w:t>20.2.1合同正本份数：</w:t>
      </w:r>
      <w:r>
        <w:rPr>
          <w:rFonts w:hint="eastAsia"/>
          <w:sz w:val="24"/>
        </w:rPr>
        <w:t>详见合同协议书</w:t>
      </w:r>
      <w:r>
        <w:rPr>
          <w:sz w:val="24"/>
        </w:rPr>
        <w:t>。</w:t>
      </w:r>
      <w:bookmarkEnd w:id="337"/>
    </w:p>
    <w:p w14:paraId="39737AD3">
      <w:pPr>
        <w:spacing w:line="360" w:lineRule="auto"/>
        <w:ind w:firstLine="240" w:firstLineChars="100"/>
        <w:rPr>
          <w:sz w:val="24"/>
        </w:rPr>
      </w:pPr>
      <w:r>
        <w:rPr>
          <w:sz w:val="24"/>
        </w:rPr>
        <w:t>20.2.2合同副本份数：</w:t>
      </w:r>
      <w:r>
        <w:rPr>
          <w:rFonts w:hint="eastAsia"/>
          <w:sz w:val="24"/>
        </w:rPr>
        <w:t>详见合同协议书</w:t>
      </w:r>
      <w:r>
        <w:rPr>
          <w:sz w:val="24"/>
        </w:rPr>
        <w:t>。</w:t>
      </w:r>
    </w:p>
    <w:p w14:paraId="68AD4E61">
      <w:r>
        <w:br w:type="page"/>
      </w:r>
    </w:p>
    <w:p w14:paraId="4360F89C">
      <w:pPr>
        <w:pStyle w:val="23"/>
      </w:pPr>
      <w:r>
        <w:t>通用条款</w:t>
      </w:r>
    </w:p>
    <w:p w14:paraId="04E80C30">
      <w:pPr>
        <w:spacing w:line="360" w:lineRule="auto"/>
        <w:jc w:val="center"/>
        <w:rPr>
          <w:sz w:val="24"/>
          <w:lang w:val="zh-CN" w:eastAsia="zh-CN"/>
        </w:rPr>
      </w:pPr>
      <w:r>
        <w:rPr>
          <w:sz w:val="24"/>
          <w:lang w:val="zh-CN" w:eastAsia="zh-CN"/>
        </w:rPr>
        <w:t>目</w:t>
      </w:r>
      <w:r>
        <w:rPr>
          <w:rFonts w:hint="eastAsia"/>
          <w:sz w:val="24"/>
          <w:lang w:val="zh-CN"/>
        </w:rPr>
        <w:t xml:space="preserve"> </w:t>
      </w:r>
      <w:r>
        <w:rPr>
          <w:sz w:val="24"/>
          <w:lang w:val="zh-CN"/>
        </w:rPr>
        <w:t xml:space="preserve">    </w:t>
      </w:r>
      <w:r>
        <w:rPr>
          <w:sz w:val="24"/>
          <w:lang w:val="zh-CN" w:eastAsia="zh-CN"/>
        </w:rPr>
        <w:t>录</w:t>
      </w:r>
    </w:p>
    <w:p w14:paraId="297EB957">
      <w:pPr>
        <w:pStyle w:val="15"/>
        <w:tabs>
          <w:tab w:val="right" w:leader="dot" w:pos="8302"/>
        </w:tabs>
        <w:rPr>
          <w:rFonts w:eastAsiaTheme="minorEastAsia" w:cstheme="minorBidi"/>
          <w:i w:val="0"/>
          <w:iCs w:val="0"/>
          <w:sz w:val="21"/>
          <w:szCs w:val="22"/>
        </w:rPr>
      </w:pPr>
      <w:bookmarkStart w:id="338" w:name="_Toc114019287"/>
      <w:bookmarkStart w:id="339" w:name="_Toc357353543"/>
      <w:bookmarkStart w:id="340" w:name="_Toc78940597"/>
      <w:bookmarkStart w:id="341" w:name="_Toc114019477"/>
      <w:bookmarkStart w:id="342" w:name="_Toc357434429"/>
      <w:bookmarkStart w:id="343" w:name="_Toc78944575"/>
      <w:bookmarkStart w:id="344" w:name="_Toc78880729"/>
      <w:r>
        <w:rPr>
          <w:b/>
          <w:i w:val="0"/>
          <w:iCs w:val="0"/>
          <w:sz w:val="32"/>
          <w:szCs w:val="32"/>
          <w:lang w:val="zh-CN" w:eastAsia="zh-CN"/>
        </w:rPr>
        <w:fldChar w:fldCharType="begin"/>
      </w:r>
      <w:r>
        <w:rPr>
          <w:b/>
          <w:i w:val="0"/>
          <w:iCs w:val="0"/>
          <w:sz w:val="32"/>
          <w:szCs w:val="32"/>
          <w:lang w:val="zh-CN" w:eastAsia="zh-CN"/>
        </w:rPr>
        <w:instrText xml:space="preserve"> TOC \o "1-3" \h \z \u </w:instrText>
      </w:r>
      <w:r>
        <w:rPr>
          <w:b/>
          <w:i w:val="0"/>
          <w:iCs w:val="0"/>
          <w:sz w:val="32"/>
          <w:szCs w:val="32"/>
          <w:lang w:val="zh-CN" w:eastAsia="zh-CN"/>
        </w:rPr>
        <w:fldChar w:fldCharType="separate"/>
      </w:r>
      <w:r>
        <w:fldChar w:fldCharType="begin"/>
      </w:r>
      <w:r>
        <w:instrText xml:space="preserve"> HYPERLINK \l "_Toc8833155" </w:instrText>
      </w:r>
      <w:r>
        <w:fldChar w:fldCharType="separate"/>
      </w:r>
      <w:r>
        <w:rPr>
          <w:rStyle w:val="38"/>
        </w:rPr>
        <w:t>1</w:t>
      </w:r>
      <w:r>
        <w:rPr>
          <w:rStyle w:val="38"/>
          <w:rFonts w:hint="eastAsia"/>
        </w:rPr>
        <w:t>、词语定义及解释</w:t>
      </w:r>
      <w:r>
        <w:tab/>
      </w:r>
      <w:r>
        <w:fldChar w:fldCharType="begin"/>
      </w:r>
      <w:r>
        <w:instrText xml:space="preserve"> PAGEREF _Toc8833155 \h </w:instrText>
      </w:r>
      <w:r>
        <w:fldChar w:fldCharType="separate"/>
      </w:r>
      <w:r>
        <w:t>3</w:t>
      </w:r>
      <w:r>
        <w:fldChar w:fldCharType="end"/>
      </w:r>
      <w:r>
        <w:fldChar w:fldCharType="end"/>
      </w:r>
    </w:p>
    <w:p w14:paraId="7D98FC1E">
      <w:pPr>
        <w:pStyle w:val="15"/>
        <w:tabs>
          <w:tab w:val="right" w:leader="dot" w:pos="8302"/>
        </w:tabs>
        <w:rPr>
          <w:rFonts w:eastAsiaTheme="minorEastAsia" w:cstheme="minorBidi"/>
          <w:i w:val="0"/>
          <w:iCs w:val="0"/>
          <w:sz w:val="21"/>
          <w:szCs w:val="22"/>
        </w:rPr>
      </w:pPr>
      <w:r>
        <w:fldChar w:fldCharType="begin"/>
      </w:r>
      <w:r>
        <w:instrText xml:space="preserve"> HYPERLINK \l "_Toc8833156" </w:instrText>
      </w:r>
      <w:r>
        <w:fldChar w:fldCharType="separate"/>
      </w:r>
      <w:r>
        <w:rPr>
          <w:rStyle w:val="38"/>
        </w:rPr>
        <w:t xml:space="preserve">1.1 </w:t>
      </w:r>
      <w:r>
        <w:rPr>
          <w:rStyle w:val="38"/>
          <w:rFonts w:hint="eastAsia"/>
        </w:rPr>
        <w:t>词语定义</w:t>
      </w:r>
      <w:r>
        <w:tab/>
      </w:r>
      <w:r>
        <w:fldChar w:fldCharType="begin"/>
      </w:r>
      <w:r>
        <w:instrText xml:space="preserve"> PAGEREF _Toc8833156 \h </w:instrText>
      </w:r>
      <w:r>
        <w:fldChar w:fldCharType="separate"/>
      </w:r>
      <w:r>
        <w:t>3</w:t>
      </w:r>
      <w:r>
        <w:fldChar w:fldCharType="end"/>
      </w:r>
      <w:r>
        <w:fldChar w:fldCharType="end"/>
      </w:r>
    </w:p>
    <w:p w14:paraId="710D0FF8">
      <w:pPr>
        <w:pStyle w:val="15"/>
        <w:tabs>
          <w:tab w:val="right" w:leader="dot" w:pos="8302"/>
        </w:tabs>
        <w:rPr>
          <w:rFonts w:eastAsiaTheme="minorEastAsia" w:cstheme="minorBidi"/>
          <w:i w:val="0"/>
          <w:iCs w:val="0"/>
          <w:sz w:val="21"/>
          <w:szCs w:val="22"/>
        </w:rPr>
      </w:pPr>
      <w:r>
        <w:fldChar w:fldCharType="begin"/>
      </w:r>
      <w:r>
        <w:instrText xml:space="preserve"> HYPERLINK \l "_Toc8833157" </w:instrText>
      </w:r>
      <w:r>
        <w:fldChar w:fldCharType="separate"/>
      </w:r>
      <w:r>
        <w:rPr>
          <w:rStyle w:val="38"/>
        </w:rPr>
        <w:t xml:space="preserve">1.2 </w:t>
      </w:r>
      <w:r>
        <w:rPr>
          <w:rStyle w:val="38"/>
          <w:rFonts w:hint="eastAsia"/>
        </w:rPr>
        <w:t>标题和旁注</w:t>
      </w:r>
      <w:r>
        <w:tab/>
      </w:r>
      <w:r>
        <w:fldChar w:fldCharType="begin"/>
      </w:r>
      <w:r>
        <w:instrText xml:space="preserve"> PAGEREF _Toc8833157 \h </w:instrText>
      </w:r>
      <w:r>
        <w:fldChar w:fldCharType="separate"/>
      </w:r>
      <w:r>
        <w:t>7</w:t>
      </w:r>
      <w:r>
        <w:fldChar w:fldCharType="end"/>
      </w:r>
      <w:r>
        <w:fldChar w:fldCharType="end"/>
      </w:r>
    </w:p>
    <w:p w14:paraId="1D2A8DB7">
      <w:pPr>
        <w:pStyle w:val="15"/>
        <w:tabs>
          <w:tab w:val="right" w:leader="dot" w:pos="8302"/>
        </w:tabs>
        <w:rPr>
          <w:rFonts w:eastAsiaTheme="minorEastAsia" w:cstheme="minorBidi"/>
          <w:i w:val="0"/>
          <w:iCs w:val="0"/>
          <w:sz w:val="21"/>
          <w:szCs w:val="22"/>
        </w:rPr>
      </w:pPr>
      <w:r>
        <w:fldChar w:fldCharType="begin"/>
      </w:r>
      <w:r>
        <w:instrText xml:space="preserve"> HYPERLINK \l "_Toc8833158" </w:instrText>
      </w:r>
      <w:r>
        <w:fldChar w:fldCharType="separate"/>
      </w:r>
      <w:r>
        <w:rPr>
          <w:rStyle w:val="38"/>
        </w:rPr>
        <w:t>2</w:t>
      </w:r>
      <w:r>
        <w:rPr>
          <w:rStyle w:val="38"/>
          <w:rFonts w:hint="eastAsia"/>
        </w:rPr>
        <w:t>、合同文件</w:t>
      </w:r>
      <w:r>
        <w:tab/>
      </w:r>
      <w:r>
        <w:fldChar w:fldCharType="begin"/>
      </w:r>
      <w:r>
        <w:instrText xml:space="preserve"> PAGEREF _Toc8833158 \h </w:instrText>
      </w:r>
      <w:r>
        <w:fldChar w:fldCharType="separate"/>
      </w:r>
      <w:r>
        <w:t>7</w:t>
      </w:r>
      <w:r>
        <w:fldChar w:fldCharType="end"/>
      </w:r>
      <w:r>
        <w:fldChar w:fldCharType="end"/>
      </w:r>
    </w:p>
    <w:p w14:paraId="048B5943">
      <w:pPr>
        <w:pStyle w:val="15"/>
        <w:tabs>
          <w:tab w:val="right" w:leader="dot" w:pos="8302"/>
        </w:tabs>
        <w:rPr>
          <w:rFonts w:eastAsiaTheme="minorEastAsia" w:cstheme="minorBidi"/>
          <w:i w:val="0"/>
          <w:iCs w:val="0"/>
          <w:sz w:val="21"/>
          <w:szCs w:val="22"/>
        </w:rPr>
      </w:pPr>
      <w:r>
        <w:fldChar w:fldCharType="begin"/>
      </w:r>
      <w:r>
        <w:instrText xml:space="preserve"> HYPERLINK \l "_Toc8833159" </w:instrText>
      </w:r>
      <w:r>
        <w:fldChar w:fldCharType="separate"/>
      </w:r>
      <w:r>
        <w:rPr>
          <w:rStyle w:val="38"/>
        </w:rPr>
        <w:t xml:space="preserve">2.1 </w:t>
      </w:r>
      <w:r>
        <w:rPr>
          <w:rStyle w:val="38"/>
          <w:rFonts w:hint="eastAsia"/>
        </w:rPr>
        <w:t>书面形式</w:t>
      </w:r>
      <w:r>
        <w:tab/>
      </w:r>
      <w:r>
        <w:fldChar w:fldCharType="begin"/>
      </w:r>
      <w:r>
        <w:instrText xml:space="preserve"> PAGEREF _Toc8833159 \h </w:instrText>
      </w:r>
      <w:r>
        <w:fldChar w:fldCharType="separate"/>
      </w:r>
      <w:r>
        <w:t>7</w:t>
      </w:r>
      <w:r>
        <w:fldChar w:fldCharType="end"/>
      </w:r>
      <w:r>
        <w:fldChar w:fldCharType="end"/>
      </w:r>
    </w:p>
    <w:p w14:paraId="70EC0028">
      <w:pPr>
        <w:pStyle w:val="15"/>
        <w:tabs>
          <w:tab w:val="right" w:leader="dot" w:pos="8302"/>
        </w:tabs>
        <w:rPr>
          <w:rFonts w:eastAsiaTheme="minorEastAsia" w:cstheme="minorBidi"/>
          <w:i w:val="0"/>
          <w:iCs w:val="0"/>
          <w:sz w:val="21"/>
          <w:szCs w:val="22"/>
        </w:rPr>
      </w:pPr>
      <w:r>
        <w:fldChar w:fldCharType="begin"/>
      </w:r>
      <w:r>
        <w:instrText xml:space="preserve"> HYPERLINK \l "_Toc8833160" </w:instrText>
      </w:r>
      <w:r>
        <w:fldChar w:fldCharType="separate"/>
      </w:r>
      <w:r>
        <w:rPr>
          <w:rStyle w:val="38"/>
        </w:rPr>
        <w:t xml:space="preserve">2.2 </w:t>
      </w:r>
      <w:r>
        <w:rPr>
          <w:rStyle w:val="38"/>
          <w:rFonts w:hint="eastAsia"/>
        </w:rPr>
        <w:t>合同文件组成及解释顺序</w:t>
      </w:r>
      <w:r>
        <w:tab/>
      </w:r>
      <w:r>
        <w:fldChar w:fldCharType="begin"/>
      </w:r>
      <w:r>
        <w:instrText xml:space="preserve"> PAGEREF _Toc8833160 \h </w:instrText>
      </w:r>
      <w:r>
        <w:fldChar w:fldCharType="separate"/>
      </w:r>
      <w:r>
        <w:t>7</w:t>
      </w:r>
      <w:r>
        <w:fldChar w:fldCharType="end"/>
      </w:r>
      <w:r>
        <w:fldChar w:fldCharType="end"/>
      </w:r>
    </w:p>
    <w:p w14:paraId="28CEEDCD">
      <w:pPr>
        <w:pStyle w:val="15"/>
        <w:tabs>
          <w:tab w:val="right" w:leader="dot" w:pos="8302"/>
        </w:tabs>
        <w:rPr>
          <w:rFonts w:eastAsiaTheme="minorEastAsia" w:cstheme="minorBidi"/>
          <w:i w:val="0"/>
          <w:iCs w:val="0"/>
          <w:sz w:val="21"/>
          <w:szCs w:val="22"/>
        </w:rPr>
      </w:pPr>
      <w:r>
        <w:fldChar w:fldCharType="begin"/>
      </w:r>
      <w:r>
        <w:instrText xml:space="preserve"> HYPERLINK \l "_Toc8833161" </w:instrText>
      </w:r>
      <w:r>
        <w:fldChar w:fldCharType="separate"/>
      </w:r>
      <w:r>
        <w:rPr>
          <w:rStyle w:val="38"/>
        </w:rPr>
        <w:t xml:space="preserve">2.3 </w:t>
      </w:r>
      <w:r>
        <w:rPr>
          <w:rStyle w:val="38"/>
          <w:rFonts w:hint="eastAsia"/>
        </w:rPr>
        <w:t>语言文字和适用法律、法规</w:t>
      </w:r>
      <w:r>
        <w:tab/>
      </w:r>
      <w:r>
        <w:fldChar w:fldCharType="begin"/>
      </w:r>
      <w:r>
        <w:instrText xml:space="preserve"> PAGEREF _Toc8833161 \h </w:instrText>
      </w:r>
      <w:r>
        <w:fldChar w:fldCharType="separate"/>
      </w:r>
      <w:r>
        <w:t>7</w:t>
      </w:r>
      <w:r>
        <w:fldChar w:fldCharType="end"/>
      </w:r>
      <w:r>
        <w:fldChar w:fldCharType="end"/>
      </w:r>
    </w:p>
    <w:p w14:paraId="2585A146">
      <w:pPr>
        <w:pStyle w:val="15"/>
        <w:tabs>
          <w:tab w:val="right" w:leader="dot" w:pos="8302"/>
        </w:tabs>
        <w:rPr>
          <w:rFonts w:eastAsiaTheme="minorEastAsia" w:cstheme="minorBidi"/>
          <w:i w:val="0"/>
          <w:iCs w:val="0"/>
          <w:sz w:val="21"/>
          <w:szCs w:val="22"/>
        </w:rPr>
      </w:pPr>
      <w:r>
        <w:fldChar w:fldCharType="begin"/>
      </w:r>
      <w:r>
        <w:instrText xml:space="preserve"> HYPERLINK \l "_Toc8833162" </w:instrText>
      </w:r>
      <w:r>
        <w:fldChar w:fldCharType="separate"/>
      </w:r>
      <w:r>
        <w:rPr>
          <w:rStyle w:val="38"/>
        </w:rPr>
        <w:t xml:space="preserve">2.4 </w:t>
      </w:r>
      <w:r>
        <w:rPr>
          <w:rStyle w:val="38"/>
          <w:rFonts w:hint="eastAsia"/>
        </w:rPr>
        <w:t>图纸</w:t>
      </w:r>
      <w:r>
        <w:tab/>
      </w:r>
      <w:r>
        <w:fldChar w:fldCharType="begin"/>
      </w:r>
      <w:r>
        <w:instrText xml:space="preserve"> PAGEREF _Toc8833162 \h </w:instrText>
      </w:r>
      <w:r>
        <w:fldChar w:fldCharType="separate"/>
      </w:r>
      <w:r>
        <w:t>8</w:t>
      </w:r>
      <w:r>
        <w:fldChar w:fldCharType="end"/>
      </w:r>
      <w:r>
        <w:fldChar w:fldCharType="end"/>
      </w:r>
    </w:p>
    <w:p w14:paraId="1288BF11">
      <w:pPr>
        <w:pStyle w:val="15"/>
        <w:tabs>
          <w:tab w:val="right" w:leader="dot" w:pos="8302"/>
        </w:tabs>
        <w:rPr>
          <w:rFonts w:eastAsiaTheme="minorEastAsia" w:cstheme="minorBidi"/>
          <w:i w:val="0"/>
          <w:iCs w:val="0"/>
          <w:sz w:val="21"/>
          <w:szCs w:val="22"/>
        </w:rPr>
      </w:pPr>
      <w:r>
        <w:fldChar w:fldCharType="begin"/>
      </w:r>
      <w:r>
        <w:instrText xml:space="preserve"> HYPERLINK \l "_Toc8833163" </w:instrText>
      </w:r>
      <w:r>
        <w:fldChar w:fldCharType="separate"/>
      </w:r>
      <w:r>
        <w:rPr>
          <w:rStyle w:val="38"/>
        </w:rPr>
        <w:t xml:space="preserve">2.5 </w:t>
      </w:r>
      <w:r>
        <w:rPr>
          <w:rStyle w:val="38"/>
          <w:rFonts w:hint="eastAsia"/>
        </w:rPr>
        <w:t>适用标准、规范</w:t>
      </w:r>
      <w:r>
        <w:tab/>
      </w:r>
      <w:r>
        <w:fldChar w:fldCharType="begin"/>
      </w:r>
      <w:r>
        <w:instrText xml:space="preserve"> PAGEREF _Toc8833163 \h </w:instrText>
      </w:r>
      <w:r>
        <w:fldChar w:fldCharType="separate"/>
      </w:r>
      <w:r>
        <w:t>9</w:t>
      </w:r>
      <w:r>
        <w:fldChar w:fldCharType="end"/>
      </w:r>
      <w:r>
        <w:fldChar w:fldCharType="end"/>
      </w:r>
    </w:p>
    <w:p w14:paraId="2316B157">
      <w:pPr>
        <w:pStyle w:val="15"/>
        <w:tabs>
          <w:tab w:val="right" w:leader="dot" w:pos="8302"/>
        </w:tabs>
        <w:rPr>
          <w:rFonts w:eastAsiaTheme="minorEastAsia" w:cstheme="minorBidi"/>
          <w:i w:val="0"/>
          <w:iCs w:val="0"/>
          <w:sz w:val="21"/>
          <w:szCs w:val="22"/>
        </w:rPr>
      </w:pPr>
      <w:r>
        <w:fldChar w:fldCharType="begin"/>
      </w:r>
      <w:r>
        <w:instrText xml:space="preserve"> HYPERLINK \l "_Toc8833164" </w:instrText>
      </w:r>
      <w:r>
        <w:fldChar w:fldCharType="separate"/>
      </w:r>
      <w:r>
        <w:rPr>
          <w:rStyle w:val="38"/>
        </w:rPr>
        <w:t xml:space="preserve">2.6 </w:t>
      </w:r>
      <w:r>
        <w:rPr>
          <w:rStyle w:val="38"/>
          <w:rFonts w:hint="eastAsia"/>
        </w:rPr>
        <w:t>工程指令</w:t>
      </w:r>
      <w:r>
        <w:tab/>
      </w:r>
      <w:r>
        <w:fldChar w:fldCharType="begin"/>
      </w:r>
      <w:r>
        <w:instrText xml:space="preserve"> PAGEREF _Toc8833164 \h </w:instrText>
      </w:r>
      <w:r>
        <w:fldChar w:fldCharType="separate"/>
      </w:r>
      <w:r>
        <w:t>9</w:t>
      </w:r>
      <w:r>
        <w:fldChar w:fldCharType="end"/>
      </w:r>
      <w:r>
        <w:fldChar w:fldCharType="end"/>
      </w:r>
    </w:p>
    <w:p w14:paraId="389E18FE">
      <w:pPr>
        <w:pStyle w:val="15"/>
        <w:tabs>
          <w:tab w:val="right" w:leader="dot" w:pos="8302"/>
        </w:tabs>
        <w:rPr>
          <w:rFonts w:eastAsiaTheme="minorEastAsia" w:cstheme="minorBidi"/>
          <w:i w:val="0"/>
          <w:iCs w:val="0"/>
          <w:sz w:val="21"/>
          <w:szCs w:val="22"/>
        </w:rPr>
      </w:pPr>
      <w:r>
        <w:fldChar w:fldCharType="begin"/>
      </w:r>
      <w:r>
        <w:instrText xml:space="preserve"> HYPERLINK \l "_Toc8833165" </w:instrText>
      </w:r>
      <w:r>
        <w:fldChar w:fldCharType="separate"/>
      </w:r>
      <w:r>
        <w:rPr>
          <w:rStyle w:val="38"/>
        </w:rPr>
        <w:t>3</w:t>
      </w:r>
      <w:r>
        <w:rPr>
          <w:rStyle w:val="38"/>
          <w:rFonts w:hint="eastAsia"/>
        </w:rPr>
        <w:t>、发包人</w:t>
      </w:r>
      <w:r>
        <w:tab/>
      </w:r>
      <w:r>
        <w:fldChar w:fldCharType="begin"/>
      </w:r>
      <w:r>
        <w:instrText xml:space="preserve"> PAGEREF _Toc8833165 \h </w:instrText>
      </w:r>
      <w:r>
        <w:fldChar w:fldCharType="separate"/>
      </w:r>
      <w:r>
        <w:t>10</w:t>
      </w:r>
      <w:r>
        <w:fldChar w:fldCharType="end"/>
      </w:r>
      <w:r>
        <w:fldChar w:fldCharType="end"/>
      </w:r>
    </w:p>
    <w:p w14:paraId="24319F91">
      <w:pPr>
        <w:pStyle w:val="15"/>
        <w:tabs>
          <w:tab w:val="right" w:leader="dot" w:pos="8302"/>
        </w:tabs>
        <w:rPr>
          <w:rFonts w:eastAsiaTheme="minorEastAsia" w:cstheme="minorBidi"/>
          <w:i w:val="0"/>
          <w:iCs w:val="0"/>
          <w:sz w:val="21"/>
          <w:szCs w:val="22"/>
        </w:rPr>
      </w:pPr>
      <w:r>
        <w:fldChar w:fldCharType="begin"/>
      </w:r>
      <w:r>
        <w:instrText xml:space="preserve"> HYPERLINK \l "_Toc8833166" </w:instrText>
      </w:r>
      <w:r>
        <w:fldChar w:fldCharType="separate"/>
      </w:r>
      <w:r>
        <w:rPr>
          <w:rStyle w:val="38"/>
        </w:rPr>
        <w:t xml:space="preserve">3.1 </w:t>
      </w:r>
      <w:r>
        <w:rPr>
          <w:rStyle w:val="38"/>
          <w:rFonts w:hint="eastAsia"/>
        </w:rPr>
        <w:t>发包人代表及现场人员</w:t>
      </w:r>
      <w:r>
        <w:tab/>
      </w:r>
      <w:r>
        <w:fldChar w:fldCharType="begin"/>
      </w:r>
      <w:r>
        <w:instrText xml:space="preserve"> PAGEREF _Toc8833166 \h </w:instrText>
      </w:r>
      <w:r>
        <w:fldChar w:fldCharType="separate"/>
      </w:r>
      <w:r>
        <w:t>10</w:t>
      </w:r>
      <w:r>
        <w:fldChar w:fldCharType="end"/>
      </w:r>
      <w:r>
        <w:fldChar w:fldCharType="end"/>
      </w:r>
    </w:p>
    <w:p w14:paraId="1EC3489B">
      <w:pPr>
        <w:pStyle w:val="15"/>
        <w:tabs>
          <w:tab w:val="right" w:leader="dot" w:pos="8302"/>
        </w:tabs>
        <w:rPr>
          <w:rFonts w:eastAsiaTheme="minorEastAsia" w:cstheme="minorBidi"/>
          <w:i w:val="0"/>
          <w:iCs w:val="0"/>
          <w:sz w:val="21"/>
          <w:szCs w:val="22"/>
        </w:rPr>
      </w:pPr>
      <w:r>
        <w:fldChar w:fldCharType="begin"/>
      </w:r>
      <w:r>
        <w:instrText xml:space="preserve"> HYPERLINK \l "_Toc8833167" </w:instrText>
      </w:r>
      <w:r>
        <w:fldChar w:fldCharType="separate"/>
      </w:r>
      <w:r>
        <w:rPr>
          <w:rStyle w:val="38"/>
        </w:rPr>
        <w:t xml:space="preserve">3.2 </w:t>
      </w:r>
      <w:r>
        <w:rPr>
          <w:rStyle w:val="38"/>
          <w:rFonts w:hint="eastAsia"/>
        </w:rPr>
        <w:t>发包人的工作内容和责任、义务</w:t>
      </w:r>
      <w:r>
        <w:tab/>
      </w:r>
      <w:r>
        <w:fldChar w:fldCharType="begin"/>
      </w:r>
      <w:r>
        <w:instrText xml:space="preserve"> PAGEREF _Toc8833167 \h </w:instrText>
      </w:r>
      <w:r>
        <w:fldChar w:fldCharType="separate"/>
      </w:r>
      <w:r>
        <w:t>10</w:t>
      </w:r>
      <w:r>
        <w:fldChar w:fldCharType="end"/>
      </w:r>
      <w:r>
        <w:fldChar w:fldCharType="end"/>
      </w:r>
    </w:p>
    <w:p w14:paraId="44C52E5C">
      <w:pPr>
        <w:pStyle w:val="15"/>
        <w:tabs>
          <w:tab w:val="right" w:leader="dot" w:pos="8302"/>
        </w:tabs>
        <w:rPr>
          <w:rFonts w:eastAsiaTheme="minorEastAsia" w:cstheme="minorBidi"/>
          <w:i w:val="0"/>
          <w:iCs w:val="0"/>
          <w:sz w:val="21"/>
          <w:szCs w:val="22"/>
        </w:rPr>
      </w:pPr>
      <w:r>
        <w:fldChar w:fldCharType="begin"/>
      </w:r>
      <w:r>
        <w:instrText xml:space="preserve"> HYPERLINK \l "_Toc8833168" </w:instrText>
      </w:r>
      <w:r>
        <w:fldChar w:fldCharType="separate"/>
      </w:r>
      <w:r>
        <w:rPr>
          <w:rStyle w:val="38"/>
        </w:rPr>
        <w:t>4</w:t>
      </w:r>
      <w:r>
        <w:rPr>
          <w:rStyle w:val="38"/>
          <w:rFonts w:hint="eastAsia"/>
        </w:rPr>
        <w:t>、监理方</w:t>
      </w:r>
      <w:r>
        <w:tab/>
      </w:r>
      <w:r>
        <w:fldChar w:fldCharType="begin"/>
      </w:r>
      <w:r>
        <w:instrText xml:space="preserve"> PAGEREF _Toc8833168 \h </w:instrText>
      </w:r>
      <w:r>
        <w:fldChar w:fldCharType="separate"/>
      </w:r>
      <w:r>
        <w:t>11</w:t>
      </w:r>
      <w:r>
        <w:fldChar w:fldCharType="end"/>
      </w:r>
      <w:r>
        <w:fldChar w:fldCharType="end"/>
      </w:r>
    </w:p>
    <w:p w14:paraId="5B906745">
      <w:pPr>
        <w:pStyle w:val="15"/>
        <w:tabs>
          <w:tab w:val="right" w:leader="dot" w:pos="8302"/>
        </w:tabs>
        <w:rPr>
          <w:rFonts w:eastAsiaTheme="minorEastAsia" w:cstheme="minorBidi"/>
          <w:i w:val="0"/>
          <w:iCs w:val="0"/>
          <w:sz w:val="21"/>
          <w:szCs w:val="22"/>
        </w:rPr>
      </w:pPr>
      <w:r>
        <w:fldChar w:fldCharType="begin"/>
      </w:r>
      <w:r>
        <w:instrText xml:space="preserve"> HYPERLINK \l "_Toc8833169" </w:instrText>
      </w:r>
      <w:r>
        <w:fldChar w:fldCharType="separate"/>
      </w:r>
      <w:r>
        <w:rPr>
          <w:rStyle w:val="38"/>
        </w:rPr>
        <w:t xml:space="preserve">4.1 </w:t>
      </w:r>
      <w:r>
        <w:rPr>
          <w:rStyle w:val="38"/>
          <w:rFonts w:hint="eastAsia"/>
        </w:rPr>
        <w:t>监理工程师</w:t>
      </w:r>
      <w:r>
        <w:tab/>
      </w:r>
      <w:r>
        <w:fldChar w:fldCharType="begin"/>
      </w:r>
      <w:r>
        <w:instrText xml:space="preserve"> PAGEREF _Toc8833169 \h </w:instrText>
      </w:r>
      <w:r>
        <w:fldChar w:fldCharType="separate"/>
      </w:r>
      <w:r>
        <w:t>11</w:t>
      </w:r>
      <w:r>
        <w:fldChar w:fldCharType="end"/>
      </w:r>
      <w:r>
        <w:fldChar w:fldCharType="end"/>
      </w:r>
    </w:p>
    <w:p w14:paraId="4DD6B8D4">
      <w:pPr>
        <w:pStyle w:val="15"/>
        <w:tabs>
          <w:tab w:val="right" w:leader="dot" w:pos="8302"/>
        </w:tabs>
        <w:rPr>
          <w:rFonts w:eastAsiaTheme="minorEastAsia" w:cstheme="minorBidi"/>
          <w:i w:val="0"/>
          <w:iCs w:val="0"/>
          <w:sz w:val="21"/>
          <w:szCs w:val="22"/>
        </w:rPr>
      </w:pPr>
      <w:r>
        <w:fldChar w:fldCharType="begin"/>
      </w:r>
      <w:r>
        <w:instrText xml:space="preserve"> HYPERLINK \l "_Toc8833170" </w:instrText>
      </w:r>
      <w:r>
        <w:fldChar w:fldCharType="separate"/>
      </w:r>
      <w:r>
        <w:rPr>
          <w:rStyle w:val="38"/>
        </w:rPr>
        <w:t xml:space="preserve">4.2 </w:t>
      </w:r>
      <w:r>
        <w:rPr>
          <w:rStyle w:val="38"/>
          <w:rFonts w:hint="eastAsia"/>
        </w:rPr>
        <w:t>监理工程师的职责</w:t>
      </w:r>
      <w:r>
        <w:tab/>
      </w:r>
      <w:r>
        <w:fldChar w:fldCharType="begin"/>
      </w:r>
      <w:r>
        <w:instrText xml:space="preserve"> PAGEREF _Toc8833170 \h </w:instrText>
      </w:r>
      <w:r>
        <w:fldChar w:fldCharType="separate"/>
      </w:r>
      <w:r>
        <w:t>11</w:t>
      </w:r>
      <w:r>
        <w:fldChar w:fldCharType="end"/>
      </w:r>
      <w:r>
        <w:fldChar w:fldCharType="end"/>
      </w:r>
    </w:p>
    <w:p w14:paraId="417D7309">
      <w:pPr>
        <w:pStyle w:val="15"/>
        <w:tabs>
          <w:tab w:val="right" w:leader="dot" w:pos="8302"/>
        </w:tabs>
        <w:rPr>
          <w:rFonts w:eastAsiaTheme="minorEastAsia" w:cstheme="minorBidi"/>
          <w:i w:val="0"/>
          <w:iCs w:val="0"/>
          <w:sz w:val="21"/>
          <w:szCs w:val="22"/>
        </w:rPr>
      </w:pPr>
      <w:r>
        <w:fldChar w:fldCharType="begin"/>
      </w:r>
      <w:r>
        <w:instrText xml:space="preserve"> HYPERLINK \l "_Toc8833171" </w:instrText>
      </w:r>
      <w:r>
        <w:fldChar w:fldCharType="separate"/>
      </w:r>
      <w:r>
        <w:rPr>
          <w:rStyle w:val="38"/>
        </w:rPr>
        <w:t>5</w:t>
      </w:r>
      <w:r>
        <w:rPr>
          <w:rStyle w:val="38"/>
          <w:rFonts w:hint="eastAsia"/>
        </w:rPr>
        <w:t>、承包人</w:t>
      </w:r>
      <w:r>
        <w:tab/>
      </w:r>
      <w:r>
        <w:fldChar w:fldCharType="begin"/>
      </w:r>
      <w:r>
        <w:instrText xml:space="preserve"> PAGEREF _Toc8833171 \h </w:instrText>
      </w:r>
      <w:r>
        <w:fldChar w:fldCharType="separate"/>
      </w:r>
      <w:r>
        <w:t>12</w:t>
      </w:r>
      <w:r>
        <w:fldChar w:fldCharType="end"/>
      </w:r>
      <w:r>
        <w:fldChar w:fldCharType="end"/>
      </w:r>
    </w:p>
    <w:p w14:paraId="04B2E7D4">
      <w:pPr>
        <w:pStyle w:val="15"/>
        <w:tabs>
          <w:tab w:val="right" w:leader="dot" w:pos="8302"/>
        </w:tabs>
        <w:rPr>
          <w:rFonts w:eastAsiaTheme="minorEastAsia" w:cstheme="minorBidi"/>
          <w:i w:val="0"/>
          <w:iCs w:val="0"/>
          <w:sz w:val="21"/>
          <w:szCs w:val="22"/>
        </w:rPr>
      </w:pPr>
      <w:r>
        <w:fldChar w:fldCharType="begin"/>
      </w:r>
      <w:r>
        <w:instrText xml:space="preserve"> HYPERLINK \l "_Toc8833172" </w:instrText>
      </w:r>
      <w:r>
        <w:fldChar w:fldCharType="separate"/>
      </w:r>
      <w:r>
        <w:rPr>
          <w:rStyle w:val="38"/>
        </w:rPr>
        <w:t xml:space="preserve">5.1 </w:t>
      </w:r>
      <w:r>
        <w:rPr>
          <w:rStyle w:val="38"/>
          <w:rFonts w:hint="eastAsia"/>
        </w:rPr>
        <w:t>承包人代表及现场人员</w:t>
      </w:r>
      <w:r>
        <w:tab/>
      </w:r>
      <w:r>
        <w:fldChar w:fldCharType="begin"/>
      </w:r>
      <w:r>
        <w:instrText xml:space="preserve"> PAGEREF _Toc8833172 \h </w:instrText>
      </w:r>
      <w:r>
        <w:fldChar w:fldCharType="separate"/>
      </w:r>
      <w:r>
        <w:t>12</w:t>
      </w:r>
      <w:r>
        <w:fldChar w:fldCharType="end"/>
      </w:r>
      <w:r>
        <w:fldChar w:fldCharType="end"/>
      </w:r>
    </w:p>
    <w:p w14:paraId="5E747566">
      <w:pPr>
        <w:pStyle w:val="15"/>
        <w:tabs>
          <w:tab w:val="right" w:leader="dot" w:pos="8302"/>
        </w:tabs>
        <w:rPr>
          <w:rFonts w:eastAsiaTheme="minorEastAsia" w:cstheme="minorBidi"/>
          <w:i w:val="0"/>
          <w:iCs w:val="0"/>
          <w:sz w:val="21"/>
          <w:szCs w:val="22"/>
        </w:rPr>
      </w:pPr>
      <w:r>
        <w:fldChar w:fldCharType="begin"/>
      </w:r>
      <w:r>
        <w:instrText xml:space="preserve"> HYPERLINK \l "_Toc8833173" </w:instrText>
      </w:r>
      <w:r>
        <w:fldChar w:fldCharType="separate"/>
      </w:r>
      <w:r>
        <w:rPr>
          <w:rStyle w:val="38"/>
        </w:rPr>
        <w:t xml:space="preserve">5.2 </w:t>
      </w:r>
      <w:r>
        <w:rPr>
          <w:rStyle w:val="38"/>
          <w:rFonts w:hint="eastAsia"/>
        </w:rPr>
        <w:t>承包人的工作内容和责任、义务</w:t>
      </w:r>
      <w:r>
        <w:tab/>
      </w:r>
      <w:r>
        <w:fldChar w:fldCharType="begin"/>
      </w:r>
      <w:r>
        <w:instrText xml:space="preserve"> PAGEREF _Toc8833173 \h </w:instrText>
      </w:r>
      <w:r>
        <w:fldChar w:fldCharType="separate"/>
      </w:r>
      <w:r>
        <w:t>13</w:t>
      </w:r>
      <w:r>
        <w:fldChar w:fldCharType="end"/>
      </w:r>
      <w:r>
        <w:fldChar w:fldCharType="end"/>
      </w:r>
    </w:p>
    <w:p w14:paraId="34C8AB8A">
      <w:pPr>
        <w:pStyle w:val="15"/>
        <w:tabs>
          <w:tab w:val="right" w:leader="dot" w:pos="8302"/>
        </w:tabs>
        <w:rPr>
          <w:rFonts w:eastAsiaTheme="minorEastAsia" w:cstheme="minorBidi"/>
          <w:i w:val="0"/>
          <w:iCs w:val="0"/>
          <w:sz w:val="21"/>
          <w:szCs w:val="22"/>
        </w:rPr>
      </w:pPr>
      <w:r>
        <w:fldChar w:fldCharType="begin"/>
      </w:r>
      <w:r>
        <w:instrText xml:space="preserve"> HYPERLINK \l "_Toc8833174" </w:instrText>
      </w:r>
      <w:r>
        <w:fldChar w:fldCharType="separate"/>
      </w:r>
      <w:r>
        <w:rPr>
          <w:rStyle w:val="38"/>
        </w:rPr>
        <w:t>5.3</w:t>
      </w:r>
      <w:r>
        <w:rPr>
          <w:rStyle w:val="38"/>
          <w:rFonts w:hint="eastAsia"/>
        </w:rPr>
        <w:t>承包人与总承包人工作</w:t>
      </w:r>
      <w:r>
        <w:tab/>
      </w:r>
      <w:r>
        <w:fldChar w:fldCharType="begin"/>
      </w:r>
      <w:r>
        <w:instrText xml:space="preserve"> PAGEREF _Toc8833174 \h </w:instrText>
      </w:r>
      <w:r>
        <w:fldChar w:fldCharType="separate"/>
      </w:r>
      <w:r>
        <w:t>15</w:t>
      </w:r>
      <w:r>
        <w:fldChar w:fldCharType="end"/>
      </w:r>
      <w:r>
        <w:fldChar w:fldCharType="end"/>
      </w:r>
    </w:p>
    <w:p w14:paraId="11698CAD">
      <w:pPr>
        <w:pStyle w:val="15"/>
        <w:tabs>
          <w:tab w:val="right" w:leader="dot" w:pos="8302"/>
        </w:tabs>
        <w:rPr>
          <w:rFonts w:eastAsiaTheme="minorEastAsia" w:cstheme="minorBidi"/>
          <w:i w:val="0"/>
          <w:iCs w:val="0"/>
          <w:sz w:val="21"/>
          <w:szCs w:val="22"/>
        </w:rPr>
      </w:pPr>
      <w:r>
        <w:fldChar w:fldCharType="begin"/>
      </w:r>
      <w:r>
        <w:instrText xml:space="preserve"> HYPERLINK \l "_Toc8833175" </w:instrText>
      </w:r>
      <w:r>
        <w:fldChar w:fldCharType="separate"/>
      </w:r>
      <w:r>
        <w:rPr>
          <w:rStyle w:val="38"/>
        </w:rPr>
        <w:t>6</w:t>
      </w:r>
      <w:r>
        <w:rPr>
          <w:rStyle w:val="38"/>
          <w:rFonts w:hint="eastAsia"/>
        </w:rPr>
        <w:t>、转让、分包和独立工程</w:t>
      </w:r>
      <w:r>
        <w:tab/>
      </w:r>
      <w:r>
        <w:fldChar w:fldCharType="begin"/>
      </w:r>
      <w:r>
        <w:instrText xml:space="preserve"> PAGEREF _Toc8833175 \h </w:instrText>
      </w:r>
      <w:r>
        <w:fldChar w:fldCharType="separate"/>
      </w:r>
      <w:r>
        <w:t>16</w:t>
      </w:r>
      <w:r>
        <w:fldChar w:fldCharType="end"/>
      </w:r>
      <w:r>
        <w:fldChar w:fldCharType="end"/>
      </w:r>
    </w:p>
    <w:p w14:paraId="19467D86">
      <w:pPr>
        <w:pStyle w:val="15"/>
        <w:tabs>
          <w:tab w:val="right" w:leader="dot" w:pos="8302"/>
        </w:tabs>
        <w:rPr>
          <w:rFonts w:eastAsiaTheme="minorEastAsia" w:cstheme="minorBidi"/>
          <w:i w:val="0"/>
          <w:iCs w:val="0"/>
          <w:sz w:val="21"/>
          <w:szCs w:val="22"/>
        </w:rPr>
      </w:pPr>
      <w:r>
        <w:fldChar w:fldCharType="begin"/>
      </w:r>
      <w:r>
        <w:instrText xml:space="preserve"> HYPERLINK \l "_Toc8833176" </w:instrText>
      </w:r>
      <w:r>
        <w:fldChar w:fldCharType="separate"/>
      </w:r>
      <w:r>
        <w:rPr>
          <w:rStyle w:val="38"/>
        </w:rPr>
        <w:t xml:space="preserve">6.1 </w:t>
      </w:r>
      <w:r>
        <w:rPr>
          <w:rStyle w:val="38"/>
          <w:rFonts w:hint="eastAsia"/>
        </w:rPr>
        <w:t>转让</w:t>
      </w:r>
      <w:r>
        <w:tab/>
      </w:r>
      <w:r>
        <w:fldChar w:fldCharType="begin"/>
      </w:r>
      <w:r>
        <w:instrText xml:space="preserve"> PAGEREF _Toc8833176 \h </w:instrText>
      </w:r>
      <w:r>
        <w:fldChar w:fldCharType="separate"/>
      </w:r>
      <w:r>
        <w:t>16</w:t>
      </w:r>
      <w:r>
        <w:fldChar w:fldCharType="end"/>
      </w:r>
      <w:r>
        <w:fldChar w:fldCharType="end"/>
      </w:r>
    </w:p>
    <w:p w14:paraId="404A4BC1">
      <w:pPr>
        <w:pStyle w:val="15"/>
        <w:tabs>
          <w:tab w:val="right" w:leader="dot" w:pos="8302"/>
        </w:tabs>
        <w:rPr>
          <w:rFonts w:eastAsiaTheme="minorEastAsia" w:cstheme="minorBidi"/>
          <w:i w:val="0"/>
          <w:iCs w:val="0"/>
          <w:sz w:val="21"/>
          <w:szCs w:val="22"/>
        </w:rPr>
      </w:pPr>
      <w:r>
        <w:fldChar w:fldCharType="begin"/>
      </w:r>
      <w:r>
        <w:instrText xml:space="preserve"> HYPERLINK \l "_Toc8833177" </w:instrText>
      </w:r>
      <w:r>
        <w:fldChar w:fldCharType="separate"/>
      </w:r>
      <w:r>
        <w:rPr>
          <w:rStyle w:val="38"/>
        </w:rPr>
        <w:t xml:space="preserve">6.2 </w:t>
      </w:r>
      <w:r>
        <w:rPr>
          <w:rStyle w:val="38"/>
          <w:rFonts w:hint="eastAsia"/>
        </w:rPr>
        <w:t>分包（包括自行分包和指定分包）</w:t>
      </w:r>
      <w:r>
        <w:tab/>
      </w:r>
      <w:r>
        <w:fldChar w:fldCharType="begin"/>
      </w:r>
      <w:r>
        <w:instrText xml:space="preserve"> PAGEREF _Toc8833177 \h </w:instrText>
      </w:r>
      <w:r>
        <w:fldChar w:fldCharType="separate"/>
      </w:r>
      <w:r>
        <w:t>16</w:t>
      </w:r>
      <w:r>
        <w:fldChar w:fldCharType="end"/>
      </w:r>
      <w:r>
        <w:fldChar w:fldCharType="end"/>
      </w:r>
    </w:p>
    <w:p w14:paraId="7D490F4A">
      <w:pPr>
        <w:pStyle w:val="15"/>
        <w:tabs>
          <w:tab w:val="right" w:leader="dot" w:pos="8302"/>
        </w:tabs>
        <w:rPr>
          <w:rFonts w:eastAsiaTheme="minorEastAsia" w:cstheme="minorBidi"/>
          <w:i w:val="0"/>
          <w:iCs w:val="0"/>
          <w:sz w:val="21"/>
          <w:szCs w:val="22"/>
        </w:rPr>
      </w:pPr>
      <w:r>
        <w:fldChar w:fldCharType="begin"/>
      </w:r>
      <w:r>
        <w:instrText xml:space="preserve"> HYPERLINK \l "_Toc8833178" </w:instrText>
      </w:r>
      <w:r>
        <w:fldChar w:fldCharType="separate"/>
      </w:r>
      <w:r>
        <w:rPr>
          <w:rStyle w:val="38"/>
        </w:rPr>
        <w:t xml:space="preserve">6.2.2 </w:t>
      </w:r>
      <w:r>
        <w:rPr>
          <w:rStyle w:val="38"/>
          <w:rFonts w:hint="eastAsia"/>
        </w:rPr>
        <w:t>指定分包</w:t>
      </w:r>
      <w:r>
        <w:tab/>
      </w:r>
      <w:r>
        <w:fldChar w:fldCharType="begin"/>
      </w:r>
      <w:r>
        <w:instrText xml:space="preserve"> PAGEREF _Toc8833178 \h </w:instrText>
      </w:r>
      <w:r>
        <w:fldChar w:fldCharType="separate"/>
      </w:r>
      <w:r>
        <w:t>17</w:t>
      </w:r>
      <w:r>
        <w:fldChar w:fldCharType="end"/>
      </w:r>
      <w:r>
        <w:fldChar w:fldCharType="end"/>
      </w:r>
    </w:p>
    <w:p w14:paraId="76DC8476">
      <w:pPr>
        <w:pStyle w:val="15"/>
        <w:tabs>
          <w:tab w:val="right" w:leader="dot" w:pos="8302"/>
        </w:tabs>
        <w:rPr>
          <w:rFonts w:eastAsiaTheme="minorEastAsia" w:cstheme="minorBidi"/>
          <w:i w:val="0"/>
          <w:iCs w:val="0"/>
          <w:sz w:val="21"/>
          <w:szCs w:val="22"/>
        </w:rPr>
      </w:pPr>
      <w:r>
        <w:fldChar w:fldCharType="begin"/>
      </w:r>
      <w:r>
        <w:instrText xml:space="preserve"> HYPERLINK \l "_Toc8833179" </w:instrText>
      </w:r>
      <w:r>
        <w:fldChar w:fldCharType="separate"/>
      </w:r>
      <w:r>
        <w:rPr>
          <w:rStyle w:val="38"/>
        </w:rPr>
        <w:t xml:space="preserve">6.3 </w:t>
      </w:r>
      <w:r>
        <w:rPr>
          <w:rStyle w:val="38"/>
          <w:rFonts w:hint="eastAsia"/>
        </w:rPr>
        <w:t>独立工程</w:t>
      </w:r>
      <w:r>
        <w:tab/>
      </w:r>
      <w:r>
        <w:fldChar w:fldCharType="begin"/>
      </w:r>
      <w:r>
        <w:instrText xml:space="preserve"> PAGEREF _Toc8833179 \h </w:instrText>
      </w:r>
      <w:r>
        <w:fldChar w:fldCharType="separate"/>
      </w:r>
      <w:r>
        <w:t>19</w:t>
      </w:r>
      <w:r>
        <w:fldChar w:fldCharType="end"/>
      </w:r>
      <w:r>
        <w:fldChar w:fldCharType="end"/>
      </w:r>
    </w:p>
    <w:p w14:paraId="04D2A95E">
      <w:pPr>
        <w:pStyle w:val="15"/>
        <w:tabs>
          <w:tab w:val="right" w:leader="dot" w:pos="8302"/>
        </w:tabs>
        <w:rPr>
          <w:rFonts w:eastAsiaTheme="minorEastAsia" w:cstheme="minorBidi"/>
          <w:i w:val="0"/>
          <w:iCs w:val="0"/>
          <w:sz w:val="21"/>
          <w:szCs w:val="22"/>
        </w:rPr>
      </w:pPr>
      <w:r>
        <w:fldChar w:fldCharType="begin"/>
      </w:r>
      <w:r>
        <w:instrText xml:space="preserve"> HYPERLINK \l "_Toc8833180" </w:instrText>
      </w:r>
      <w:r>
        <w:fldChar w:fldCharType="separate"/>
      </w:r>
      <w:r>
        <w:rPr>
          <w:rStyle w:val="38"/>
        </w:rPr>
        <w:t>7</w:t>
      </w:r>
      <w:r>
        <w:rPr>
          <w:rStyle w:val="38"/>
          <w:rFonts w:hint="eastAsia"/>
        </w:rPr>
        <w:t>、材料、设备供应</w:t>
      </w:r>
      <w:r>
        <w:tab/>
      </w:r>
      <w:r>
        <w:fldChar w:fldCharType="begin"/>
      </w:r>
      <w:r>
        <w:instrText xml:space="preserve"> PAGEREF _Toc8833180 \h </w:instrText>
      </w:r>
      <w:r>
        <w:fldChar w:fldCharType="separate"/>
      </w:r>
      <w:r>
        <w:t>19</w:t>
      </w:r>
      <w:r>
        <w:fldChar w:fldCharType="end"/>
      </w:r>
      <w:r>
        <w:fldChar w:fldCharType="end"/>
      </w:r>
    </w:p>
    <w:p w14:paraId="20B8306D">
      <w:pPr>
        <w:pStyle w:val="15"/>
        <w:tabs>
          <w:tab w:val="right" w:leader="dot" w:pos="8302"/>
        </w:tabs>
        <w:rPr>
          <w:rFonts w:eastAsiaTheme="minorEastAsia" w:cstheme="minorBidi"/>
          <w:i w:val="0"/>
          <w:iCs w:val="0"/>
          <w:sz w:val="21"/>
          <w:szCs w:val="22"/>
        </w:rPr>
      </w:pPr>
      <w:r>
        <w:fldChar w:fldCharType="begin"/>
      </w:r>
      <w:r>
        <w:instrText xml:space="preserve"> HYPERLINK \l "_Toc8833181" </w:instrText>
      </w:r>
      <w:r>
        <w:fldChar w:fldCharType="separate"/>
      </w:r>
      <w:r>
        <w:rPr>
          <w:rStyle w:val="38"/>
        </w:rPr>
        <w:t xml:space="preserve">7.1 </w:t>
      </w:r>
      <w:r>
        <w:rPr>
          <w:rStyle w:val="38"/>
          <w:rFonts w:hint="eastAsia"/>
        </w:rPr>
        <w:t>发包人供应材料设备（甲供材）</w:t>
      </w:r>
      <w:r>
        <w:tab/>
      </w:r>
      <w:r>
        <w:fldChar w:fldCharType="begin"/>
      </w:r>
      <w:r>
        <w:instrText xml:space="preserve"> PAGEREF _Toc8833181 \h </w:instrText>
      </w:r>
      <w:r>
        <w:fldChar w:fldCharType="separate"/>
      </w:r>
      <w:r>
        <w:t>19</w:t>
      </w:r>
      <w:r>
        <w:fldChar w:fldCharType="end"/>
      </w:r>
      <w:r>
        <w:fldChar w:fldCharType="end"/>
      </w:r>
    </w:p>
    <w:p w14:paraId="55267EB1">
      <w:pPr>
        <w:pStyle w:val="15"/>
        <w:tabs>
          <w:tab w:val="right" w:leader="dot" w:pos="8302"/>
        </w:tabs>
        <w:rPr>
          <w:rFonts w:eastAsiaTheme="minorEastAsia" w:cstheme="minorBidi"/>
          <w:i w:val="0"/>
          <w:iCs w:val="0"/>
          <w:sz w:val="21"/>
          <w:szCs w:val="22"/>
        </w:rPr>
      </w:pPr>
      <w:r>
        <w:fldChar w:fldCharType="begin"/>
      </w:r>
      <w:r>
        <w:instrText xml:space="preserve"> HYPERLINK \l "_Toc8833182" </w:instrText>
      </w:r>
      <w:r>
        <w:fldChar w:fldCharType="separate"/>
      </w:r>
      <w:r>
        <w:rPr>
          <w:rStyle w:val="38"/>
        </w:rPr>
        <w:t xml:space="preserve">7.2 </w:t>
      </w:r>
      <w:r>
        <w:rPr>
          <w:rStyle w:val="38"/>
          <w:rFonts w:hint="eastAsia"/>
        </w:rPr>
        <w:t>指定供应材料设备（甲指乙供）</w:t>
      </w:r>
      <w:r>
        <w:tab/>
      </w:r>
      <w:r>
        <w:fldChar w:fldCharType="begin"/>
      </w:r>
      <w:r>
        <w:instrText xml:space="preserve"> PAGEREF _Toc8833182 \h </w:instrText>
      </w:r>
      <w:r>
        <w:fldChar w:fldCharType="separate"/>
      </w:r>
      <w:r>
        <w:t>20</w:t>
      </w:r>
      <w:r>
        <w:fldChar w:fldCharType="end"/>
      </w:r>
      <w:r>
        <w:fldChar w:fldCharType="end"/>
      </w:r>
    </w:p>
    <w:p w14:paraId="40D735E0">
      <w:pPr>
        <w:pStyle w:val="15"/>
        <w:tabs>
          <w:tab w:val="right" w:leader="dot" w:pos="8302"/>
        </w:tabs>
        <w:rPr>
          <w:rFonts w:eastAsiaTheme="minorEastAsia" w:cstheme="minorBidi"/>
          <w:i w:val="0"/>
          <w:iCs w:val="0"/>
          <w:sz w:val="21"/>
          <w:szCs w:val="22"/>
        </w:rPr>
      </w:pPr>
      <w:r>
        <w:fldChar w:fldCharType="begin"/>
      </w:r>
      <w:r>
        <w:instrText xml:space="preserve"> HYPERLINK \l "_Toc8833183" </w:instrText>
      </w:r>
      <w:r>
        <w:fldChar w:fldCharType="separate"/>
      </w:r>
      <w:r>
        <w:rPr>
          <w:rStyle w:val="38"/>
        </w:rPr>
        <w:t xml:space="preserve">7.3 </w:t>
      </w:r>
      <w:r>
        <w:rPr>
          <w:rStyle w:val="38"/>
          <w:rFonts w:hint="eastAsia"/>
        </w:rPr>
        <w:t>承包人采购材料设备（乙供材）</w:t>
      </w:r>
      <w:r>
        <w:tab/>
      </w:r>
      <w:r>
        <w:fldChar w:fldCharType="begin"/>
      </w:r>
      <w:r>
        <w:instrText xml:space="preserve"> PAGEREF _Toc8833183 \h </w:instrText>
      </w:r>
      <w:r>
        <w:fldChar w:fldCharType="separate"/>
      </w:r>
      <w:r>
        <w:t>22</w:t>
      </w:r>
      <w:r>
        <w:fldChar w:fldCharType="end"/>
      </w:r>
      <w:r>
        <w:fldChar w:fldCharType="end"/>
      </w:r>
    </w:p>
    <w:p w14:paraId="1B3AA998">
      <w:pPr>
        <w:pStyle w:val="15"/>
        <w:tabs>
          <w:tab w:val="right" w:leader="dot" w:pos="8302"/>
        </w:tabs>
        <w:rPr>
          <w:rFonts w:eastAsiaTheme="minorEastAsia" w:cstheme="minorBidi"/>
          <w:i w:val="0"/>
          <w:iCs w:val="0"/>
          <w:sz w:val="21"/>
          <w:szCs w:val="22"/>
        </w:rPr>
      </w:pPr>
      <w:r>
        <w:fldChar w:fldCharType="begin"/>
      </w:r>
      <w:r>
        <w:instrText xml:space="preserve"> HYPERLINK \l "_Toc8833184" </w:instrText>
      </w:r>
      <w:r>
        <w:fldChar w:fldCharType="separate"/>
      </w:r>
      <w:r>
        <w:rPr>
          <w:rStyle w:val="38"/>
        </w:rPr>
        <w:t xml:space="preserve">7.4 </w:t>
      </w:r>
      <w:r>
        <w:rPr>
          <w:rStyle w:val="38"/>
          <w:rFonts w:hint="eastAsia"/>
        </w:rPr>
        <w:t>材料设备的检验与管理</w:t>
      </w:r>
      <w:r>
        <w:tab/>
      </w:r>
      <w:r>
        <w:fldChar w:fldCharType="begin"/>
      </w:r>
      <w:r>
        <w:instrText xml:space="preserve"> PAGEREF _Toc8833184 \h </w:instrText>
      </w:r>
      <w:r>
        <w:fldChar w:fldCharType="separate"/>
      </w:r>
      <w:r>
        <w:t>24</w:t>
      </w:r>
      <w:r>
        <w:fldChar w:fldCharType="end"/>
      </w:r>
      <w:r>
        <w:fldChar w:fldCharType="end"/>
      </w:r>
    </w:p>
    <w:p w14:paraId="3488F02E">
      <w:pPr>
        <w:pStyle w:val="15"/>
        <w:tabs>
          <w:tab w:val="right" w:leader="dot" w:pos="8302"/>
        </w:tabs>
        <w:rPr>
          <w:rFonts w:eastAsiaTheme="minorEastAsia" w:cstheme="minorBidi"/>
          <w:i w:val="0"/>
          <w:iCs w:val="0"/>
          <w:sz w:val="21"/>
          <w:szCs w:val="22"/>
        </w:rPr>
      </w:pPr>
      <w:r>
        <w:fldChar w:fldCharType="begin"/>
      </w:r>
      <w:r>
        <w:instrText xml:space="preserve"> HYPERLINK \l "_Toc8833185" </w:instrText>
      </w:r>
      <w:r>
        <w:fldChar w:fldCharType="separate"/>
      </w:r>
      <w:r>
        <w:rPr>
          <w:rStyle w:val="38"/>
        </w:rPr>
        <w:t>8</w:t>
      </w:r>
      <w:r>
        <w:rPr>
          <w:rStyle w:val="38"/>
          <w:rFonts w:hint="eastAsia"/>
        </w:rPr>
        <w:t>、施工准备</w:t>
      </w:r>
      <w:r>
        <w:tab/>
      </w:r>
      <w:r>
        <w:fldChar w:fldCharType="begin"/>
      </w:r>
      <w:r>
        <w:instrText xml:space="preserve"> PAGEREF _Toc8833185 \h </w:instrText>
      </w:r>
      <w:r>
        <w:fldChar w:fldCharType="separate"/>
      </w:r>
      <w:r>
        <w:t>25</w:t>
      </w:r>
      <w:r>
        <w:fldChar w:fldCharType="end"/>
      </w:r>
      <w:r>
        <w:fldChar w:fldCharType="end"/>
      </w:r>
    </w:p>
    <w:p w14:paraId="0472E4E3">
      <w:pPr>
        <w:pStyle w:val="15"/>
        <w:tabs>
          <w:tab w:val="right" w:leader="dot" w:pos="8302"/>
        </w:tabs>
        <w:rPr>
          <w:rFonts w:eastAsiaTheme="minorEastAsia" w:cstheme="minorBidi"/>
          <w:i w:val="0"/>
          <w:iCs w:val="0"/>
          <w:sz w:val="21"/>
          <w:szCs w:val="22"/>
        </w:rPr>
      </w:pPr>
      <w:r>
        <w:fldChar w:fldCharType="begin"/>
      </w:r>
      <w:r>
        <w:instrText xml:space="preserve"> HYPERLINK \l "_Toc8833186" </w:instrText>
      </w:r>
      <w:r>
        <w:fldChar w:fldCharType="separate"/>
      </w:r>
      <w:r>
        <w:rPr>
          <w:rStyle w:val="38"/>
        </w:rPr>
        <w:t xml:space="preserve">8.1 </w:t>
      </w:r>
      <w:r>
        <w:rPr>
          <w:rStyle w:val="38"/>
          <w:rFonts w:hint="eastAsia"/>
        </w:rPr>
        <w:t>施工组织</w:t>
      </w:r>
      <w:r>
        <w:tab/>
      </w:r>
      <w:r>
        <w:fldChar w:fldCharType="begin"/>
      </w:r>
      <w:r>
        <w:instrText xml:space="preserve"> PAGEREF _Toc8833186 \h </w:instrText>
      </w:r>
      <w:r>
        <w:fldChar w:fldCharType="separate"/>
      </w:r>
      <w:r>
        <w:t>25</w:t>
      </w:r>
      <w:r>
        <w:fldChar w:fldCharType="end"/>
      </w:r>
      <w:r>
        <w:fldChar w:fldCharType="end"/>
      </w:r>
    </w:p>
    <w:p w14:paraId="46C39994">
      <w:pPr>
        <w:pStyle w:val="15"/>
        <w:tabs>
          <w:tab w:val="right" w:leader="dot" w:pos="8302"/>
        </w:tabs>
        <w:rPr>
          <w:rFonts w:eastAsiaTheme="minorEastAsia" w:cstheme="minorBidi"/>
          <w:i w:val="0"/>
          <w:iCs w:val="0"/>
          <w:sz w:val="21"/>
          <w:szCs w:val="22"/>
        </w:rPr>
      </w:pPr>
      <w:r>
        <w:fldChar w:fldCharType="begin"/>
      </w:r>
      <w:r>
        <w:instrText xml:space="preserve"> HYPERLINK \l "_Toc8833187" </w:instrText>
      </w:r>
      <w:r>
        <w:fldChar w:fldCharType="separate"/>
      </w:r>
      <w:r>
        <w:rPr>
          <w:rStyle w:val="38"/>
        </w:rPr>
        <w:t xml:space="preserve">8.2 </w:t>
      </w:r>
      <w:r>
        <w:rPr>
          <w:rStyle w:val="38"/>
          <w:rFonts w:hint="eastAsia"/>
        </w:rPr>
        <w:t>施工计划</w:t>
      </w:r>
      <w:r>
        <w:tab/>
      </w:r>
      <w:r>
        <w:fldChar w:fldCharType="begin"/>
      </w:r>
      <w:r>
        <w:instrText xml:space="preserve"> PAGEREF _Toc8833187 \h </w:instrText>
      </w:r>
      <w:r>
        <w:fldChar w:fldCharType="separate"/>
      </w:r>
      <w:r>
        <w:t>25</w:t>
      </w:r>
      <w:r>
        <w:fldChar w:fldCharType="end"/>
      </w:r>
      <w:r>
        <w:fldChar w:fldCharType="end"/>
      </w:r>
    </w:p>
    <w:p w14:paraId="58E796AF">
      <w:pPr>
        <w:pStyle w:val="15"/>
        <w:tabs>
          <w:tab w:val="right" w:leader="dot" w:pos="8302"/>
        </w:tabs>
        <w:rPr>
          <w:rFonts w:eastAsiaTheme="minorEastAsia" w:cstheme="minorBidi"/>
          <w:i w:val="0"/>
          <w:iCs w:val="0"/>
          <w:sz w:val="21"/>
          <w:szCs w:val="22"/>
        </w:rPr>
      </w:pPr>
      <w:r>
        <w:fldChar w:fldCharType="begin"/>
      </w:r>
      <w:r>
        <w:instrText xml:space="preserve"> HYPERLINK \l "_Toc8833188" </w:instrText>
      </w:r>
      <w:r>
        <w:fldChar w:fldCharType="separate"/>
      </w:r>
      <w:r>
        <w:rPr>
          <w:rStyle w:val="38"/>
        </w:rPr>
        <w:t xml:space="preserve">8.3 </w:t>
      </w:r>
      <w:r>
        <w:rPr>
          <w:rStyle w:val="38"/>
          <w:rFonts w:hint="eastAsia"/>
        </w:rPr>
        <w:t>现场准备</w:t>
      </w:r>
      <w:r>
        <w:tab/>
      </w:r>
      <w:r>
        <w:fldChar w:fldCharType="begin"/>
      </w:r>
      <w:r>
        <w:instrText xml:space="preserve"> PAGEREF _Toc8833188 \h </w:instrText>
      </w:r>
      <w:r>
        <w:fldChar w:fldCharType="separate"/>
      </w:r>
      <w:r>
        <w:t>26</w:t>
      </w:r>
      <w:r>
        <w:fldChar w:fldCharType="end"/>
      </w:r>
      <w:r>
        <w:fldChar w:fldCharType="end"/>
      </w:r>
    </w:p>
    <w:p w14:paraId="478CA232">
      <w:pPr>
        <w:pStyle w:val="15"/>
        <w:tabs>
          <w:tab w:val="right" w:leader="dot" w:pos="8302"/>
        </w:tabs>
        <w:rPr>
          <w:rFonts w:eastAsiaTheme="minorEastAsia" w:cstheme="minorBidi"/>
          <w:i w:val="0"/>
          <w:iCs w:val="0"/>
          <w:sz w:val="21"/>
          <w:szCs w:val="22"/>
        </w:rPr>
      </w:pPr>
      <w:r>
        <w:fldChar w:fldCharType="begin"/>
      </w:r>
      <w:r>
        <w:instrText xml:space="preserve"> HYPERLINK \l "_Toc8833189" </w:instrText>
      </w:r>
      <w:r>
        <w:fldChar w:fldCharType="separate"/>
      </w:r>
      <w:r>
        <w:rPr>
          <w:rStyle w:val="38"/>
        </w:rPr>
        <w:t>9</w:t>
      </w:r>
      <w:r>
        <w:rPr>
          <w:rStyle w:val="38"/>
          <w:rFonts w:hint="eastAsia"/>
        </w:rPr>
        <w:t>、工期管理</w:t>
      </w:r>
      <w:r>
        <w:tab/>
      </w:r>
      <w:r>
        <w:fldChar w:fldCharType="begin"/>
      </w:r>
      <w:r>
        <w:instrText xml:space="preserve"> PAGEREF _Toc8833189 \h </w:instrText>
      </w:r>
      <w:r>
        <w:fldChar w:fldCharType="separate"/>
      </w:r>
      <w:r>
        <w:t>26</w:t>
      </w:r>
      <w:r>
        <w:fldChar w:fldCharType="end"/>
      </w:r>
      <w:r>
        <w:fldChar w:fldCharType="end"/>
      </w:r>
    </w:p>
    <w:p w14:paraId="79374435">
      <w:pPr>
        <w:pStyle w:val="15"/>
        <w:tabs>
          <w:tab w:val="right" w:leader="dot" w:pos="8302"/>
        </w:tabs>
        <w:rPr>
          <w:rFonts w:eastAsiaTheme="minorEastAsia" w:cstheme="minorBidi"/>
          <w:i w:val="0"/>
          <w:iCs w:val="0"/>
          <w:sz w:val="21"/>
          <w:szCs w:val="22"/>
        </w:rPr>
      </w:pPr>
      <w:r>
        <w:fldChar w:fldCharType="begin"/>
      </w:r>
      <w:r>
        <w:instrText xml:space="preserve"> HYPERLINK \l "_Toc8833190" </w:instrText>
      </w:r>
      <w:r>
        <w:fldChar w:fldCharType="separate"/>
      </w:r>
      <w:r>
        <w:rPr>
          <w:rStyle w:val="38"/>
        </w:rPr>
        <w:t xml:space="preserve">9.1 </w:t>
      </w:r>
      <w:r>
        <w:rPr>
          <w:rStyle w:val="38"/>
          <w:rFonts w:hint="eastAsia"/>
        </w:rPr>
        <w:t>工期</w:t>
      </w:r>
      <w:r>
        <w:tab/>
      </w:r>
      <w:r>
        <w:fldChar w:fldCharType="begin"/>
      </w:r>
      <w:r>
        <w:instrText xml:space="preserve"> PAGEREF _Toc8833190 \h </w:instrText>
      </w:r>
      <w:r>
        <w:fldChar w:fldCharType="separate"/>
      </w:r>
      <w:r>
        <w:t>26</w:t>
      </w:r>
      <w:r>
        <w:fldChar w:fldCharType="end"/>
      </w:r>
      <w:r>
        <w:fldChar w:fldCharType="end"/>
      </w:r>
    </w:p>
    <w:p w14:paraId="5840A29C">
      <w:pPr>
        <w:pStyle w:val="15"/>
        <w:tabs>
          <w:tab w:val="right" w:leader="dot" w:pos="8302"/>
        </w:tabs>
        <w:rPr>
          <w:rFonts w:eastAsiaTheme="minorEastAsia" w:cstheme="minorBidi"/>
          <w:i w:val="0"/>
          <w:iCs w:val="0"/>
          <w:sz w:val="21"/>
          <w:szCs w:val="22"/>
        </w:rPr>
      </w:pPr>
      <w:r>
        <w:fldChar w:fldCharType="begin"/>
      </w:r>
      <w:r>
        <w:instrText xml:space="preserve"> HYPERLINK \l "_Toc8833191" </w:instrText>
      </w:r>
      <w:r>
        <w:fldChar w:fldCharType="separate"/>
      </w:r>
      <w:r>
        <w:rPr>
          <w:rStyle w:val="38"/>
        </w:rPr>
        <w:t xml:space="preserve">9.2 </w:t>
      </w:r>
      <w:r>
        <w:rPr>
          <w:rStyle w:val="38"/>
          <w:rFonts w:hint="eastAsia"/>
        </w:rPr>
        <w:t>开工及开工延期</w:t>
      </w:r>
      <w:r>
        <w:tab/>
      </w:r>
      <w:r>
        <w:fldChar w:fldCharType="begin"/>
      </w:r>
      <w:r>
        <w:instrText xml:space="preserve"> PAGEREF _Toc8833191 \h </w:instrText>
      </w:r>
      <w:r>
        <w:fldChar w:fldCharType="separate"/>
      </w:r>
      <w:r>
        <w:t>27</w:t>
      </w:r>
      <w:r>
        <w:fldChar w:fldCharType="end"/>
      </w:r>
      <w:r>
        <w:fldChar w:fldCharType="end"/>
      </w:r>
    </w:p>
    <w:p w14:paraId="42AB102A">
      <w:pPr>
        <w:pStyle w:val="15"/>
        <w:tabs>
          <w:tab w:val="right" w:leader="dot" w:pos="8302"/>
        </w:tabs>
        <w:rPr>
          <w:rFonts w:eastAsiaTheme="minorEastAsia" w:cstheme="minorBidi"/>
          <w:i w:val="0"/>
          <w:iCs w:val="0"/>
          <w:sz w:val="21"/>
          <w:szCs w:val="22"/>
        </w:rPr>
      </w:pPr>
      <w:r>
        <w:fldChar w:fldCharType="begin"/>
      </w:r>
      <w:r>
        <w:instrText xml:space="preserve"> HYPERLINK \l "_Toc8833192" </w:instrText>
      </w:r>
      <w:r>
        <w:fldChar w:fldCharType="separate"/>
      </w:r>
      <w:r>
        <w:rPr>
          <w:rStyle w:val="38"/>
        </w:rPr>
        <w:t xml:space="preserve">9.3 </w:t>
      </w:r>
      <w:r>
        <w:rPr>
          <w:rStyle w:val="38"/>
          <w:rFonts w:hint="eastAsia"/>
        </w:rPr>
        <w:t>暂停施工及复工</w:t>
      </w:r>
      <w:r>
        <w:tab/>
      </w:r>
      <w:r>
        <w:fldChar w:fldCharType="begin"/>
      </w:r>
      <w:r>
        <w:instrText xml:space="preserve"> PAGEREF _Toc8833192 \h </w:instrText>
      </w:r>
      <w:r>
        <w:fldChar w:fldCharType="separate"/>
      </w:r>
      <w:r>
        <w:t>27</w:t>
      </w:r>
      <w:r>
        <w:fldChar w:fldCharType="end"/>
      </w:r>
      <w:r>
        <w:fldChar w:fldCharType="end"/>
      </w:r>
    </w:p>
    <w:p w14:paraId="3797FEC3">
      <w:pPr>
        <w:pStyle w:val="15"/>
        <w:tabs>
          <w:tab w:val="right" w:leader="dot" w:pos="8302"/>
        </w:tabs>
        <w:rPr>
          <w:rFonts w:eastAsiaTheme="minorEastAsia" w:cstheme="minorBidi"/>
          <w:i w:val="0"/>
          <w:iCs w:val="0"/>
          <w:sz w:val="21"/>
          <w:szCs w:val="22"/>
        </w:rPr>
      </w:pPr>
      <w:r>
        <w:fldChar w:fldCharType="begin"/>
      </w:r>
      <w:r>
        <w:instrText xml:space="preserve"> HYPERLINK \l "_Toc8833193" </w:instrText>
      </w:r>
      <w:r>
        <w:fldChar w:fldCharType="separate"/>
      </w:r>
      <w:r>
        <w:rPr>
          <w:rStyle w:val="38"/>
        </w:rPr>
        <w:t xml:space="preserve">9.4 </w:t>
      </w:r>
      <w:r>
        <w:rPr>
          <w:rStyle w:val="38"/>
          <w:rFonts w:hint="eastAsia"/>
        </w:rPr>
        <w:t>工期的延长</w:t>
      </w:r>
      <w:r>
        <w:tab/>
      </w:r>
      <w:r>
        <w:fldChar w:fldCharType="begin"/>
      </w:r>
      <w:r>
        <w:instrText xml:space="preserve"> PAGEREF _Toc8833193 \h </w:instrText>
      </w:r>
      <w:r>
        <w:fldChar w:fldCharType="separate"/>
      </w:r>
      <w:r>
        <w:t>28</w:t>
      </w:r>
      <w:r>
        <w:fldChar w:fldCharType="end"/>
      </w:r>
      <w:r>
        <w:fldChar w:fldCharType="end"/>
      </w:r>
    </w:p>
    <w:p w14:paraId="5D156112">
      <w:pPr>
        <w:pStyle w:val="15"/>
        <w:tabs>
          <w:tab w:val="right" w:leader="dot" w:pos="8302"/>
        </w:tabs>
        <w:rPr>
          <w:rFonts w:eastAsiaTheme="minorEastAsia" w:cstheme="minorBidi"/>
          <w:i w:val="0"/>
          <w:iCs w:val="0"/>
          <w:sz w:val="21"/>
          <w:szCs w:val="22"/>
        </w:rPr>
      </w:pPr>
      <w:r>
        <w:fldChar w:fldCharType="begin"/>
      </w:r>
      <w:r>
        <w:instrText xml:space="preserve"> HYPERLINK \l "_Toc8833194" </w:instrText>
      </w:r>
      <w:r>
        <w:fldChar w:fldCharType="separate"/>
      </w:r>
      <w:r>
        <w:rPr>
          <w:rStyle w:val="38"/>
        </w:rPr>
        <w:t xml:space="preserve">9.5 </w:t>
      </w:r>
      <w:r>
        <w:rPr>
          <w:rStyle w:val="38"/>
          <w:rFonts w:hint="eastAsia"/>
        </w:rPr>
        <w:t>拖期违约赔偿</w:t>
      </w:r>
      <w:r>
        <w:tab/>
      </w:r>
      <w:r>
        <w:fldChar w:fldCharType="begin"/>
      </w:r>
      <w:r>
        <w:instrText xml:space="preserve"> PAGEREF _Toc8833194 \h </w:instrText>
      </w:r>
      <w:r>
        <w:fldChar w:fldCharType="separate"/>
      </w:r>
      <w:r>
        <w:t>28</w:t>
      </w:r>
      <w:r>
        <w:fldChar w:fldCharType="end"/>
      </w:r>
      <w:r>
        <w:fldChar w:fldCharType="end"/>
      </w:r>
    </w:p>
    <w:p w14:paraId="1839CE67">
      <w:pPr>
        <w:pStyle w:val="15"/>
        <w:tabs>
          <w:tab w:val="right" w:leader="dot" w:pos="8302"/>
        </w:tabs>
        <w:rPr>
          <w:rFonts w:eastAsiaTheme="minorEastAsia" w:cstheme="minorBidi"/>
          <w:i w:val="0"/>
          <w:iCs w:val="0"/>
          <w:sz w:val="21"/>
          <w:szCs w:val="22"/>
        </w:rPr>
      </w:pPr>
      <w:r>
        <w:fldChar w:fldCharType="begin"/>
      </w:r>
      <w:r>
        <w:instrText xml:space="preserve"> HYPERLINK \l "_Toc8833195" </w:instrText>
      </w:r>
      <w:r>
        <w:fldChar w:fldCharType="separate"/>
      </w:r>
      <w:r>
        <w:rPr>
          <w:rStyle w:val="38"/>
        </w:rPr>
        <w:t>10</w:t>
      </w:r>
      <w:r>
        <w:rPr>
          <w:rStyle w:val="38"/>
          <w:rFonts w:hint="eastAsia"/>
        </w:rPr>
        <w:t>、工程质量</w:t>
      </w:r>
      <w:r>
        <w:tab/>
      </w:r>
      <w:r>
        <w:fldChar w:fldCharType="begin"/>
      </w:r>
      <w:r>
        <w:instrText xml:space="preserve"> PAGEREF _Toc8833195 \h </w:instrText>
      </w:r>
      <w:r>
        <w:fldChar w:fldCharType="separate"/>
      </w:r>
      <w:r>
        <w:t>29</w:t>
      </w:r>
      <w:r>
        <w:fldChar w:fldCharType="end"/>
      </w:r>
      <w:r>
        <w:fldChar w:fldCharType="end"/>
      </w:r>
    </w:p>
    <w:p w14:paraId="7CAFF73E">
      <w:pPr>
        <w:pStyle w:val="15"/>
        <w:tabs>
          <w:tab w:val="right" w:leader="dot" w:pos="8302"/>
        </w:tabs>
        <w:rPr>
          <w:rFonts w:eastAsiaTheme="minorEastAsia" w:cstheme="minorBidi"/>
          <w:i w:val="0"/>
          <w:iCs w:val="0"/>
          <w:sz w:val="21"/>
          <w:szCs w:val="22"/>
        </w:rPr>
      </w:pPr>
      <w:r>
        <w:fldChar w:fldCharType="begin"/>
      </w:r>
      <w:r>
        <w:instrText xml:space="preserve"> HYPERLINK \l "_Toc8833196" </w:instrText>
      </w:r>
      <w:r>
        <w:fldChar w:fldCharType="separate"/>
      </w:r>
      <w:r>
        <w:rPr>
          <w:rStyle w:val="38"/>
        </w:rPr>
        <w:t xml:space="preserve">10.1 </w:t>
      </w:r>
      <w:r>
        <w:rPr>
          <w:rStyle w:val="38"/>
          <w:rFonts w:hint="eastAsia"/>
        </w:rPr>
        <w:t>工程质量、技术要求</w:t>
      </w:r>
      <w:r>
        <w:tab/>
      </w:r>
      <w:r>
        <w:fldChar w:fldCharType="begin"/>
      </w:r>
      <w:r>
        <w:instrText xml:space="preserve"> PAGEREF _Toc8833196 \h </w:instrText>
      </w:r>
      <w:r>
        <w:fldChar w:fldCharType="separate"/>
      </w:r>
      <w:r>
        <w:t>29</w:t>
      </w:r>
      <w:r>
        <w:fldChar w:fldCharType="end"/>
      </w:r>
      <w:r>
        <w:fldChar w:fldCharType="end"/>
      </w:r>
    </w:p>
    <w:p w14:paraId="05ACFDB6">
      <w:pPr>
        <w:pStyle w:val="15"/>
        <w:tabs>
          <w:tab w:val="right" w:leader="dot" w:pos="8302"/>
        </w:tabs>
        <w:rPr>
          <w:rFonts w:eastAsiaTheme="minorEastAsia" w:cstheme="minorBidi"/>
          <w:i w:val="0"/>
          <w:iCs w:val="0"/>
          <w:sz w:val="21"/>
          <w:szCs w:val="22"/>
        </w:rPr>
      </w:pPr>
      <w:r>
        <w:fldChar w:fldCharType="begin"/>
      </w:r>
      <w:r>
        <w:instrText xml:space="preserve"> HYPERLINK \l "_Toc8833197" </w:instrText>
      </w:r>
      <w:r>
        <w:fldChar w:fldCharType="separate"/>
      </w:r>
      <w:r>
        <w:rPr>
          <w:rStyle w:val="38"/>
        </w:rPr>
        <w:t xml:space="preserve">10.2 </w:t>
      </w:r>
      <w:r>
        <w:rPr>
          <w:rStyle w:val="38"/>
          <w:rFonts w:hint="eastAsia"/>
        </w:rPr>
        <w:t>质量检验</w:t>
      </w:r>
      <w:r>
        <w:tab/>
      </w:r>
      <w:r>
        <w:fldChar w:fldCharType="begin"/>
      </w:r>
      <w:r>
        <w:instrText xml:space="preserve"> PAGEREF _Toc8833197 \h </w:instrText>
      </w:r>
      <w:r>
        <w:fldChar w:fldCharType="separate"/>
      </w:r>
      <w:r>
        <w:t>29</w:t>
      </w:r>
      <w:r>
        <w:fldChar w:fldCharType="end"/>
      </w:r>
      <w:r>
        <w:fldChar w:fldCharType="end"/>
      </w:r>
    </w:p>
    <w:p w14:paraId="588DF014">
      <w:pPr>
        <w:pStyle w:val="15"/>
        <w:tabs>
          <w:tab w:val="right" w:leader="dot" w:pos="8302"/>
        </w:tabs>
        <w:rPr>
          <w:rFonts w:eastAsiaTheme="minorEastAsia" w:cstheme="minorBidi"/>
          <w:i w:val="0"/>
          <w:iCs w:val="0"/>
          <w:sz w:val="21"/>
          <w:szCs w:val="22"/>
        </w:rPr>
      </w:pPr>
      <w:r>
        <w:fldChar w:fldCharType="begin"/>
      </w:r>
      <w:r>
        <w:instrText xml:space="preserve"> HYPERLINK \l "_Toc8833198" </w:instrText>
      </w:r>
      <w:r>
        <w:fldChar w:fldCharType="separate"/>
      </w:r>
      <w:r>
        <w:rPr>
          <w:rStyle w:val="38"/>
        </w:rPr>
        <w:t>11</w:t>
      </w:r>
      <w:r>
        <w:rPr>
          <w:rStyle w:val="38"/>
          <w:rFonts w:hint="eastAsia"/>
        </w:rPr>
        <w:t>、现场管理</w:t>
      </w:r>
      <w:r>
        <w:tab/>
      </w:r>
      <w:r>
        <w:fldChar w:fldCharType="begin"/>
      </w:r>
      <w:r>
        <w:instrText xml:space="preserve"> PAGEREF _Toc8833198 \h </w:instrText>
      </w:r>
      <w:r>
        <w:fldChar w:fldCharType="separate"/>
      </w:r>
      <w:r>
        <w:t>30</w:t>
      </w:r>
      <w:r>
        <w:fldChar w:fldCharType="end"/>
      </w:r>
      <w:r>
        <w:fldChar w:fldCharType="end"/>
      </w:r>
    </w:p>
    <w:p w14:paraId="58401B9C">
      <w:pPr>
        <w:pStyle w:val="15"/>
        <w:tabs>
          <w:tab w:val="right" w:leader="dot" w:pos="8302"/>
        </w:tabs>
        <w:rPr>
          <w:rFonts w:eastAsiaTheme="minorEastAsia" w:cstheme="minorBidi"/>
          <w:i w:val="0"/>
          <w:iCs w:val="0"/>
          <w:sz w:val="21"/>
          <w:szCs w:val="22"/>
        </w:rPr>
      </w:pPr>
      <w:r>
        <w:fldChar w:fldCharType="begin"/>
      </w:r>
      <w:r>
        <w:instrText xml:space="preserve"> HYPERLINK \l "_Toc8833199" </w:instrText>
      </w:r>
      <w:r>
        <w:fldChar w:fldCharType="separate"/>
      </w:r>
      <w:r>
        <w:rPr>
          <w:rStyle w:val="38"/>
        </w:rPr>
        <w:t xml:space="preserve">11.1 </w:t>
      </w:r>
      <w:r>
        <w:rPr>
          <w:rStyle w:val="38"/>
          <w:rFonts w:hint="eastAsia"/>
        </w:rPr>
        <w:t>现场安全、文明施工</w:t>
      </w:r>
      <w:r>
        <w:tab/>
      </w:r>
      <w:r>
        <w:fldChar w:fldCharType="begin"/>
      </w:r>
      <w:r>
        <w:instrText xml:space="preserve"> PAGEREF _Toc8833199 \h </w:instrText>
      </w:r>
      <w:r>
        <w:fldChar w:fldCharType="separate"/>
      </w:r>
      <w:r>
        <w:t>30</w:t>
      </w:r>
      <w:r>
        <w:fldChar w:fldCharType="end"/>
      </w:r>
      <w:r>
        <w:fldChar w:fldCharType="end"/>
      </w:r>
    </w:p>
    <w:p w14:paraId="2E70228A">
      <w:pPr>
        <w:pStyle w:val="15"/>
        <w:tabs>
          <w:tab w:val="right" w:leader="dot" w:pos="8302"/>
        </w:tabs>
        <w:rPr>
          <w:rFonts w:eastAsiaTheme="minorEastAsia" w:cstheme="minorBidi"/>
          <w:i w:val="0"/>
          <w:iCs w:val="0"/>
          <w:sz w:val="21"/>
          <w:szCs w:val="22"/>
        </w:rPr>
      </w:pPr>
      <w:r>
        <w:fldChar w:fldCharType="begin"/>
      </w:r>
      <w:r>
        <w:instrText xml:space="preserve"> HYPERLINK \l "_Toc8833200" </w:instrText>
      </w:r>
      <w:r>
        <w:fldChar w:fldCharType="separate"/>
      </w:r>
      <w:r>
        <w:rPr>
          <w:rStyle w:val="38"/>
        </w:rPr>
        <w:t>12</w:t>
      </w:r>
      <w:r>
        <w:rPr>
          <w:rStyle w:val="38"/>
          <w:rFonts w:hint="eastAsia"/>
        </w:rPr>
        <w:t>、验收和移交</w:t>
      </w:r>
      <w:r>
        <w:tab/>
      </w:r>
      <w:r>
        <w:fldChar w:fldCharType="begin"/>
      </w:r>
      <w:r>
        <w:instrText xml:space="preserve"> PAGEREF _Toc8833200 \h </w:instrText>
      </w:r>
      <w:r>
        <w:fldChar w:fldCharType="separate"/>
      </w:r>
      <w:r>
        <w:t>31</w:t>
      </w:r>
      <w:r>
        <w:fldChar w:fldCharType="end"/>
      </w:r>
      <w:r>
        <w:fldChar w:fldCharType="end"/>
      </w:r>
    </w:p>
    <w:p w14:paraId="1EE9CD12">
      <w:pPr>
        <w:pStyle w:val="15"/>
        <w:tabs>
          <w:tab w:val="right" w:leader="dot" w:pos="8302"/>
        </w:tabs>
        <w:rPr>
          <w:rFonts w:eastAsiaTheme="minorEastAsia" w:cstheme="minorBidi"/>
          <w:i w:val="0"/>
          <w:iCs w:val="0"/>
          <w:sz w:val="21"/>
          <w:szCs w:val="22"/>
        </w:rPr>
      </w:pPr>
      <w:r>
        <w:fldChar w:fldCharType="begin"/>
      </w:r>
      <w:r>
        <w:instrText xml:space="preserve"> HYPERLINK \l "_Toc8833201" </w:instrText>
      </w:r>
      <w:r>
        <w:fldChar w:fldCharType="separate"/>
      </w:r>
      <w:r>
        <w:rPr>
          <w:rStyle w:val="38"/>
        </w:rPr>
        <w:t xml:space="preserve">12.1 </w:t>
      </w:r>
      <w:r>
        <w:rPr>
          <w:rStyle w:val="38"/>
          <w:rFonts w:hint="eastAsia"/>
        </w:rPr>
        <w:t>工程验收</w:t>
      </w:r>
      <w:r>
        <w:tab/>
      </w:r>
      <w:r>
        <w:fldChar w:fldCharType="begin"/>
      </w:r>
      <w:r>
        <w:instrText xml:space="preserve"> PAGEREF _Toc8833201 \h </w:instrText>
      </w:r>
      <w:r>
        <w:fldChar w:fldCharType="separate"/>
      </w:r>
      <w:r>
        <w:t>31</w:t>
      </w:r>
      <w:r>
        <w:fldChar w:fldCharType="end"/>
      </w:r>
      <w:r>
        <w:fldChar w:fldCharType="end"/>
      </w:r>
    </w:p>
    <w:p w14:paraId="0A6CE337">
      <w:pPr>
        <w:pStyle w:val="15"/>
        <w:tabs>
          <w:tab w:val="right" w:leader="dot" w:pos="8302"/>
        </w:tabs>
        <w:rPr>
          <w:rFonts w:eastAsiaTheme="minorEastAsia" w:cstheme="minorBidi"/>
          <w:i w:val="0"/>
          <w:iCs w:val="0"/>
          <w:sz w:val="21"/>
          <w:szCs w:val="22"/>
        </w:rPr>
      </w:pPr>
      <w:r>
        <w:fldChar w:fldCharType="begin"/>
      </w:r>
      <w:r>
        <w:instrText xml:space="preserve"> HYPERLINK \l "_Toc8833202" </w:instrText>
      </w:r>
      <w:r>
        <w:fldChar w:fldCharType="separate"/>
      </w:r>
      <w:r>
        <w:rPr>
          <w:rStyle w:val="38"/>
        </w:rPr>
        <w:t xml:space="preserve">12.2 </w:t>
      </w:r>
      <w:r>
        <w:rPr>
          <w:rStyle w:val="38"/>
          <w:rFonts w:hint="eastAsia"/>
        </w:rPr>
        <w:t>移交及承接查验</w:t>
      </w:r>
      <w:r>
        <w:tab/>
      </w:r>
      <w:r>
        <w:fldChar w:fldCharType="begin"/>
      </w:r>
      <w:r>
        <w:instrText xml:space="preserve"> PAGEREF _Toc8833202 \h </w:instrText>
      </w:r>
      <w:r>
        <w:fldChar w:fldCharType="separate"/>
      </w:r>
      <w:r>
        <w:t>31</w:t>
      </w:r>
      <w:r>
        <w:fldChar w:fldCharType="end"/>
      </w:r>
      <w:r>
        <w:fldChar w:fldCharType="end"/>
      </w:r>
    </w:p>
    <w:p w14:paraId="0E5566E3">
      <w:pPr>
        <w:pStyle w:val="15"/>
        <w:tabs>
          <w:tab w:val="right" w:leader="dot" w:pos="8302"/>
        </w:tabs>
        <w:rPr>
          <w:rFonts w:eastAsiaTheme="minorEastAsia" w:cstheme="minorBidi"/>
          <w:i w:val="0"/>
          <w:iCs w:val="0"/>
          <w:sz w:val="21"/>
          <w:szCs w:val="22"/>
        </w:rPr>
      </w:pPr>
      <w:r>
        <w:fldChar w:fldCharType="begin"/>
      </w:r>
      <w:r>
        <w:instrText xml:space="preserve"> HYPERLINK \l "_Toc8833203" </w:instrText>
      </w:r>
      <w:r>
        <w:fldChar w:fldCharType="separate"/>
      </w:r>
      <w:r>
        <w:rPr>
          <w:rStyle w:val="38"/>
        </w:rPr>
        <w:t xml:space="preserve">12.3 </w:t>
      </w:r>
      <w:r>
        <w:rPr>
          <w:rStyle w:val="38"/>
          <w:rFonts w:hint="eastAsia"/>
        </w:rPr>
        <w:t>培训发包人雇员</w:t>
      </w:r>
      <w:r>
        <w:tab/>
      </w:r>
      <w:r>
        <w:fldChar w:fldCharType="begin"/>
      </w:r>
      <w:r>
        <w:instrText xml:space="preserve"> PAGEREF _Toc8833203 \h </w:instrText>
      </w:r>
      <w:r>
        <w:fldChar w:fldCharType="separate"/>
      </w:r>
      <w:r>
        <w:t>32</w:t>
      </w:r>
      <w:r>
        <w:fldChar w:fldCharType="end"/>
      </w:r>
      <w:r>
        <w:fldChar w:fldCharType="end"/>
      </w:r>
    </w:p>
    <w:p w14:paraId="7D58C4E3">
      <w:pPr>
        <w:pStyle w:val="15"/>
        <w:tabs>
          <w:tab w:val="right" w:leader="dot" w:pos="8302"/>
        </w:tabs>
        <w:rPr>
          <w:rFonts w:eastAsiaTheme="minorEastAsia" w:cstheme="minorBidi"/>
          <w:i w:val="0"/>
          <w:iCs w:val="0"/>
          <w:sz w:val="21"/>
          <w:szCs w:val="22"/>
        </w:rPr>
      </w:pPr>
      <w:r>
        <w:fldChar w:fldCharType="begin"/>
      </w:r>
      <w:r>
        <w:instrText xml:space="preserve"> HYPERLINK \l "_Toc8833204" </w:instrText>
      </w:r>
      <w:r>
        <w:fldChar w:fldCharType="separate"/>
      </w:r>
      <w:r>
        <w:rPr>
          <w:rStyle w:val="38"/>
        </w:rPr>
        <w:t>13</w:t>
      </w:r>
      <w:r>
        <w:rPr>
          <w:rStyle w:val="38"/>
          <w:rFonts w:hint="eastAsia"/>
        </w:rPr>
        <w:t>、工程质量保修</w:t>
      </w:r>
      <w:r>
        <w:tab/>
      </w:r>
      <w:r>
        <w:fldChar w:fldCharType="begin"/>
      </w:r>
      <w:r>
        <w:instrText xml:space="preserve"> PAGEREF _Toc8833204 \h </w:instrText>
      </w:r>
      <w:r>
        <w:fldChar w:fldCharType="separate"/>
      </w:r>
      <w:r>
        <w:t>32</w:t>
      </w:r>
      <w:r>
        <w:fldChar w:fldCharType="end"/>
      </w:r>
      <w:r>
        <w:fldChar w:fldCharType="end"/>
      </w:r>
    </w:p>
    <w:p w14:paraId="51864208">
      <w:pPr>
        <w:pStyle w:val="15"/>
        <w:tabs>
          <w:tab w:val="right" w:leader="dot" w:pos="8302"/>
        </w:tabs>
        <w:rPr>
          <w:rFonts w:eastAsiaTheme="minorEastAsia" w:cstheme="minorBidi"/>
          <w:i w:val="0"/>
          <w:iCs w:val="0"/>
          <w:sz w:val="21"/>
          <w:szCs w:val="22"/>
        </w:rPr>
      </w:pPr>
      <w:r>
        <w:fldChar w:fldCharType="begin"/>
      </w:r>
      <w:r>
        <w:instrText xml:space="preserve"> HYPERLINK \l "_Toc8833205" </w:instrText>
      </w:r>
      <w:r>
        <w:fldChar w:fldCharType="separate"/>
      </w:r>
      <w:r>
        <w:rPr>
          <w:rStyle w:val="38"/>
        </w:rPr>
        <w:t xml:space="preserve">13.1 </w:t>
      </w:r>
      <w:r>
        <w:rPr>
          <w:rStyle w:val="38"/>
          <w:rFonts w:hint="eastAsia"/>
        </w:rPr>
        <w:t>工程质量保修</w:t>
      </w:r>
      <w:r>
        <w:tab/>
      </w:r>
      <w:r>
        <w:fldChar w:fldCharType="begin"/>
      </w:r>
      <w:r>
        <w:instrText xml:space="preserve"> PAGEREF _Toc8833205 \h </w:instrText>
      </w:r>
      <w:r>
        <w:fldChar w:fldCharType="separate"/>
      </w:r>
      <w:r>
        <w:t>32</w:t>
      </w:r>
      <w:r>
        <w:fldChar w:fldCharType="end"/>
      </w:r>
      <w:r>
        <w:fldChar w:fldCharType="end"/>
      </w:r>
    </w:p>
    <w:p w14:paraId="26A019A1">
      <w:pPr>
        <w:pStyle w:val="15"/>
        <w:tabs>
          <w:tab w:val="right" w:leader="dot" w:pos="8302"/>
        </w:tabs>
        <w:rPr>
          <w:rFonts w:eastAsiaTheme="minorEastAsia" w:cstheme="minorBidi"/>
          <w:i w:val="0"/>
          <w:iCs w:val="0"/>
          <w:sz w:val="21"/>
          <w:szCs w:val="22"/>
        </w:rPr>
      </w:pPr>
      <w:r>
        <w:fldChar w:fldCharType="begin"/>
      </w:r>
      <w:r>
        <w:instrText xml:space="preserve"> HYPERLINK \l "_Toc8833206" </w:instrText>
      </w:r>
      <w:r>
        <w:fldChar w:fldCharType="separate"/>
      </w:r>
      <w:r>
        <w:rPr>
          <w:rStyle w:val="38"/>
        </w:rPr>
        <w:t>14</w:t>
      </w:r>
      <w:r>
        <w:rPr>
          <w:rStyle w:val="38"/>
          <w:rFonts w:hint="eastAsia"/>
        </w:rPr>
        <w:t>、合同计价、计量</w:t>
      </w:r>
      <w:r>
        <w:tab/>
      </w:r>
      <w:r>
        <w:fldChar w:fldCharType="begin"/>
      </w:r>
      <w:r>
        <w:instrText xml:space="preserve"> PAGEREF _Toc8833206 \h </w:instrText>
      </w:r>
      <w:r>
        <w:fldChar w:fldCharType="separate"/>
      </w:r>
      <w:r>
        <w:t>34</w:t>
      </w:r>
      <w:r>
        <w:fldChar w:fldCharType="end"/>
      </w:r>
      <w:r>
        <w:fldChar w:fldCharType="end"/>
      </w:r>
    </w:p>
    <w:p w14:paraId="6703FE77">
      <w:pPr>
        <w:pStyle w:val="15"/>
        <w:tabs>
          <w:tab w:val="right" w:leader="dot" w:pos="8302"/>
        </w:tabs>
        <w:rPr>
          <w:rFonts w:eastAsiaTheme="minorEastAsia" w:cstheme="minorBidi"/>
          <w:i w:val="0"/>
          <w:iCs w:val="0"/>
          <w:sz w:val="21"/>
          <w:szCs w:val="22"/>
        </w:rPr>
      </w:pPr>
      <w:r>
        <w:fldChar w:fldCharType="begin"/>
      </w:r>
      <w:r>
        <w:instrText xml:space="preserve"> HYPERLINK \l "_Toc8833207" </w:instrText>
      </w:r>
      <w:r>
        <w:fldChar w:fldCharType="separate"/>
      </w:r>
      <w:r>
        <w:rPr>
          <w:rStyle w:val="38"/>
        </w:rPr>
        <w:t xml:space="preserve">14.1 </w:t>
      </w:r>
      <w:r>
        <w:rPr>
          <w:rStyle w:val="38"/>
          <w:rFonts w:hint="eastAsia"/>
        </w:rPr>
        <w:t>合同价款</w:t>
      </w:r>
      <w:r>
        <w:tab/>
      </w:r>
      <w:r>
        <w:fldChar w:fldCharType="begin"/>
      </w:r>
      <w:r>
        <w:instrText xml:space="preserve"> PAGEREF _Toc8833207 \h </w:instrText>
      </w:r>
      <w:r>
        <w:fldChar w:fldCharType="separate"/>
      </w:r>
      <w:r>
        <w:t>34</w:t>
      </w:r>
      <w:r>
        <w:fldChar w:fldCharType="end"/>
      </w:r>
      <w:r>
        <w:fldChar w:fldCharType="end"/>
      </w:r>
    </w:p>
    <w:p w14:paraId="1F46184A">
      <w:pPr>
        <w:pStyle w:val="15"/>
        <w:tabs>
          <w:tab w:val="right" w:leader="dot" w:pos="8302"/>
        </w:tabs>
        <w:rPr>
          <w:rFonts w:eastAsiaTheme="minorEastAsia" w:cstheme="minorBidi"/>
          <w:i w:val="0"/>
          <w:iCs w:val="0"/>
          <w:sz w:val="21"/>
          <w:szCs w:val="22"/>
        </w:rPr>
      </w:pPr>
      <w:r>
        <w:fldChar w:fldCharType="begin"/>
      </w:r>
      <w:r>
        <w:instrText xml:space="preserve"> HYPERLINK \l "_Toc8833208" </w:instrText>
      </w:r>
      <w:r>
        <w:fldChar w:fldCharType="separate"/>
      </w:r>
      <w:r>
        <w:rPr>
          <w:rStyle w:val="38"/>
        </w:rPr>
        <w:t xml:space="preserve">14.2 </w:t>
      </w:r>
      <w:r>
        <w:rPr>
          <w:rStyle w:val="38"/>
          <w:rFonts w:hint="eastAsia"/>
        </w:rPr>
        <w:t>合同计价</w:t>
      </w:r>
      <w:r>
        <w:tab/>
      </w:r>
      <w:r>
        <w:fldChar w:fldCharType="begin"/>
      </w:r>
      <w:r>
        <w:instrText xml:space="preserve"> PAGEREF _Toc8833208 \h </w:instrText>
      </w:r>
      <w:r>
        <w:fldChar w:fldCharType="separate"/>
      </w:r>
      <w:r>
        <w:t>35</w:t>
      </w:r>
      <w:r>
        <w:fldChar w:fldCharType="end"/>
      </w:r>
      <w:r>
        <w:fldChar w:fldCharType="end"/>
      </w:r>
    </w:p>
    <w:p w14:paraId="5F1E886D">
      <w:pPr>
        <w:pStyle w:val="15"/>
        <w:tabs>
          <w:tab w:val="right" w:leader="dot" w:pos="8302"/>
        </w:tabs>
        <w:rPr>
          <w:rFonts w:eastAsiaTheme="minorEastAsia" w:cstheme="minorBidi"/>
          <w:i w:val="0"/>
          <w:iCs w:val="0"/>
          <w:sz w:val="21"/>
          <w:szCs w:val="22"/>
        </w:rPr>
      </w:pPr>
      <w:r>
        <w:fldChar w:fldCharType="begin"/>
      </w:r>
      <w:r>
        <w:instrText xml:space="preserve"> HYPERLINK \l "_Toc8833209" </w:instrText>
      </w:r>
      <w:r>
        <w:fldChar w:fldCharType="separate"/>
      </w:r>
      <w:r>
        <w:rPr>
          <w:rStyle w:val="38"/>
        </w:rPr>
        <w:t xml:space="preserve">14.3 </w:t>
      </w:r>
      <w:r>
        <w:rPr>
          <w:rStyle w:val="38"/>
          <w:rFonts w:hint="eastAsia"/>
        </w:rPr>
        <w:t>合同价款的调整</w:t>
      </w:r>
      <w:r>
        <w:tab/>
      </w:r>
      <w:r>
        <w:fldChar w:fldCharType="begin"/>
      </w:r>
      <w:r>
        <w:instrText xml:space="preserve"> PAGEREF _Toc8833209 \h </w:instrText>
      </w:r>
      <w:r>
        <w:fldChar w:fldCharType="separate"/>
      </w:r>
      <w:r>
        <w:t>36</w:t>
      </w:r>
      <w:r>
        <w:fldChar w:fldCharType="end"/>
      </w:r>
      <w:r>
        <w:fldChar w:fldCharType="end"/>
      </w:r>
    </w:p>
    <w:p w14:paraId="3164AA9F">
      <w:pPr>
        <w:pStyle w:val="15"/>
        <w:tabs>
          <w:tab w:val="right" w:leader="dot" w:pos="8302"/>
        </w:tabs>
        <w:rPr>
          <w:rFonts w:eastAsiaTheme="minorEastAsia" w:cstheme="minorBidi"/>
          <w:i w:val="0"/>
          <w:iCs w:val="0"/>
          <w:sz w:val="21"/>
          <w:szCs w:val="22"/>
        </w:rPr>
      </w:pPr>
      <w:r>
        <w:fldChar w:fldCharType="begin"/>
      </w:r>
      <w:r>
        <w:instrText xml:space="preserve"> HYPERLINK \l "_Toc8833210" </w:instrText>
      </w:r>
      <w:r>
        <w:fldChar w:fldCharType="separate"/>
      </w:r>
      <w:r>
        <w:rPr>
          <w:rStyle w:val="38"/>
        </w:rPr>
        <w:t xml:space="preserve">14.4 </w:t>
      </w:r>
      <w:r>
        <w:rPr>
          <w:rStyle w:val="38"/>
          <w:rFonts w:hint="eastAsia"/>
        </w:rPr>
        <w:t>工程量确认</w:t>
      </w:r>
      <w:r>
        <w:tab/>
      </w:r>
      <w:r>
        <w:fldChar w:fldCharType="begin"/>
      </w:r>
      <w:r>
        <w:instrText xml:space="preserve"> PAGEREF _Toc8833210 \h </w:instrText>
      </w:r>
      <w:r>
        <w:fldChar w:fldCharType="separate"/>
      </w:r>
      <w:r>
        <w:t>37</w:t>
      </w:r>
      <w:r>
        <w:fldChar w:fldCharType="end"/>
      </w:r>
      <w:r>
        <w:fldChar w:fldCharType="end"/>
      </w:r>
    </w:p>
    <w:p w14:paraId="7DF25440">
      <w:pPr>
        <w:pStyle w:val="15"/>
        <w:tabs>
          <w:tab w:val="right" w:leader="dot" w:pos="8302"/>
        </w:tabs>
        <w:rPr>
          <w:rFonts w:eastAsiaTheme="minorEastAsia" w:cstheme="minorBidi"/>
          <w:i w:val="0"/>
          <w:iCs w:val="0"/>
          <w:sz w:val="21"/>
          <w:szCs w:val="22"/>
        </w:rPr>
      </w:pPr>
      <w:r>
        <w:fldChar w:fldCharType="begin"/>
      </w:r>
      <w:r>
        <w:instrText xml:space="preserve"> HYPERLINK \l "_Toc8833211" </w:instrText>
      </w:r>
      <w:r>
        <w:fldChar w:fldCharType="separate"/>
      </w:r>
      <w:r>
        <w:rPr>
          <w:rStyle w:val="38"/>
        </w:rPr>
        <w:t>15</w:t>
      </w:r>
      <w:r>
        <w:rPr>
          <w:rStyle w:val="38"/>
          <w:rFonts w:hint="eastAsia"/>
        </w:rPr>
        <w:t>、工程变更</w:t>
      </w:r>
      <w:r>
        <w:tab/>
      </w:r>
      <w:r>
        <w:fldChar w:fldCharType="begin"/>
      </w:r>
      <w:r>
        <w:instrText xml:space="preserve"> PAGEREF _Toc8833211 \h </w:instrText>
      </w:r>
      <w:r>
        <w:fldChar w:fldCharType="separate"/>
      </w:r>
      <w:r>
        <w:t>38</w:t>
      </w:r>
      <w:r>
        <w:fldChar w:fldCharType="end"/>
      </w:r>
      <w:r>
        <w:fldChar w:fldCharType="end"/>
      </w:r>
    </w:p>
    <w:p w14:paraId="549707D2">
      <w:pPr>
        <w:pStyle w:val="15"/>
        <w:tabs>
          <w:tab w:val="right" w:leader="dot" w:pos="8302"/>
        </w:tabs>
        <w:rPr>
          <w:rFonts w:eastAsiaTheme="minorEastAsia" w:cstheme="minorBidi"/>
          <w:i w:val="0"/>
          <w:iCs w:val="0"/>
          <w:sz w:val="21"/>
          <w:szCs w:val="22"/>
        </w:rPr>
      </w:pPr>
      <w:r>
        <w:fldChar w:fldCharType="begin"/>
      </w:r>
      <w:r>
        <w:instrText xml:space="preserve"> HYPERLINK \l "_Toc8833212" </w:instrText>
      </w:r>
      <w:r>
        <w:fldChar w:fldCharType="separate"/>
      </w:r>
      <w:r>
        <w:rPr>
          <w:rStyle w:val="38"/>
        </w:rPr>
        <w:t xml:space="preserve">15.1 </w:t>
      </w:r>
      <w:r>
        <w:rPr>
          <w:rStyle w:val="38"/>
          <w:rFonts w:hint="eastAsia"/>
        </w:rPr>
        <w:t>设计变更及签证</w:t>
      </w:r>
      <w:r>
        <w:tab/>
      </w:r>
      <w:r>
        <w:fldChar w:fldCharType="begin"/>
      </w:r>
      <w:r>
        <w:instrText xml:space="preserve"> PAGEREF _Toc8833212 \h </w:instrText>
      </w:r>
      <w:r>
        <w:fldChar w:fldCharType="separate"/>
      </w:r>
      <w:r>
        <w:t>38</w:t>
      </w:r>
      <w:r>
        <w:fldChar w:fldCharType="end"/>
      </w:r>
      <w:r>
        <w:fldChar w:fldCharType="end"/>
      </w:r>
    </w:p>
    <w:p w14:paraId="4113E4C5">
      <w:pPr>
        <w:pStyle w:val="15"/>
        <w:tabs>
          <w:tab w:val="right" w:leader="dot" w:pos="8302"/>
        </w:tabs>
        <w:rPr>
          <w:rFonts w:eastAsiaTheme="minorEastAsia" w:cstheme="minorBidi"/>
          <w:i w:val="0"/>
          <w:iCs w:val="0"/>
          <w:sz w:val="21"/>
          <w:szCs w:val="22"/>
        </w:rPr>
      </w:pPr>
      <w:r>
        <w:fldChar w:fldCharType="begin"/>
      </w:r>
      <w:r>
        <w:instrText xml:space="preserve"> HYPERLINK \l "_Toc8833213" </w:instrText>
      </w:r>
      <w:r>
        <w:fldChar w:fldCharType="separate"/>
      </w:r>
      <w:r>
        <w:rPr>
          <w:rStyle w:val="38"/>
        </w:rPr>
        <w:t xml:space="preserve">15.2 </w:t>
      </w:r>
      <w:r>
        <w:rPr>
          <w:rStyle w:val="38"/>
          <w:rFonts w:hint="eastAsia"/>
        </w:rPr>
        <w:t>变更、签证价款的确定</w:t>
      </w:r>
      <w:r>
        <w:tab/>
      </w:r>
      <w:r>
        <w:fldChar w:fldCharType="begin"/>
      </w:r>
      <w:r>
        <w:instrText xml:space="preserve"> PAGEREF _Toc8833213 \h </w:instrText>
      </w:r>
      <w:r>
        <w:fldChar w:fldCharType="separate"/>
      </w:r>
      <w:r>
        <w:t>39</w:t>
      </w:r>
      <w:r>
        <w:fldChar w:fldCharType="end"/>
      </w:r>
      <w:r>
        <w:fldChar w:fldCharType="end"/>
      </w:r>
    </w:p>
    <w:p w14:paraId="333C3F78">
      <w:pPr>
        <w:pStyle w:val="15"/>
        <w:tabs>
          <w:tab w:val="right" w:leader="dot" w:pos="8302"/>
        </w:tabs>
        <w:rPr>
          <w:rFonts w:eastAsiaTheme="minorEastAsia" w:cstheme="minorBidi"/>
          <w:i w:val="0"/>
          <w:iCs w:val="0"/>
          <w:sz w:val="21"/>
          <w:szCs w:val="22"/>
        </w:rPr>
      </w:pPr>
      <w:r>
        <w:fldChar w:fldCharType="begin"/>
      </w:r>
      <w:r>
        <w:instrText xml:space="preserve"> HYPERLINK \l "_Toc8833214" </w:instrText>
      </w:r>
      <w:r>
        <w:fldChar w:fldCharType="separate"/>
      </w:r>
      <w:r>
        <w:rPr>
          <w:rStyle w:val="38"/>
        </w:rPr>
        <w:t>16</w:t>
      </w:r>
      <w:r>
        <w:rPr>
          <w:rStyle w:val="38"/>
          <w:rFonts w:hint="eastAsia"/>
        </w:rPr>
        <w:t>、支付和结算</w:t>
      </w:r>
      <w:r>
        <w:tab/>
      </w:r>
      <w:r>
        <w:fldChar w:fldCharType="begin"/>
      </w:r>
      <w:r>
        <w:instrText xml:space="preserve"> PAGEREF _Toc8833214 \h </w:instrText>
      </w:r>
      <w:r>
        <w:fldChar w:fldCharType="separate"/>
      </w:r>
      <w:r>
        <w:t>41</w:t>
      </w:r>
      <w:r>
        <w:fldChar w:fldCharType="end"/>
      </w:r>
      <w:r>
        <w:fldChar w:fldCharType="end"/>
      </w:r>
    </w:p>
    <w:p w14:paraId="295BB9A2">
      <w:pPr>
        <w:pStyle w:val="15"/>
        <w:tabs>
          <w:tab w:val="right" w:leader="dot" w:pos="8302"/>
        </w:tabs>
        <w:rPr>
          <w:rFonts w:eastAsiaTheme="minorEastAsia" w:cstheme="minorBidi"/>
          <w:i w:val="0"/>
          <w:iCs w:val="0"/>
          <w:sz w:val="21"/>
          <w:szCs w:val="22"/>
        </w:rPr>
      </w:pPr>
      <w:r>
        <w:fldChar w:fldCharType="begin"/>
      </w:r>
      <w:r>
        <w:instrText xml:space="preserve"> HYPERLINK \l "_Toc8833215" </w:instrText>
      </w:r>
      <w:r>
        <w:fldChar w:fldCharType="separate"/>
      </w:r>
      <w:r>
        <w:rPr>
          <w:rStyle w:val="38"/>
        </w:rPr>
        <w:t xml:space="preserve">16.1 </w:t>
      </w:r>
      <w:r>
        <w:rPr>
          <w:rStyle w:val="38"/>
          <w:rFonts w:hint="eastAsia"/>
        </w:rPr>
        <w:t>工程款支付</w:t>
      </w:r>
      <w:r>
        <w:tab/>
      </w:r>
      <w:r>
        <w:fldChar w:fldCharType="begin"/>
      </w:r>
      <w:r>
        <w:instrText xml:space="preserve"> PAGEREF _Toc8833215 \h </w:instrText>
      </w:r>
      <w:r>
        <w:fldChar w:fldCharType="separate"/>
      </w:r>
      <w:r>
        <w:t>41</w:t>
      </w:r>
      <w:r>
        <w:fldChar w:fldCharType="end"/>
      </w:r>
      <w:r>
        <w:fldChar w:fldCharType="end"/>
      </w:r>
    </w:p>
    <w:p w14:paraId="3EED49ED">
      <w:pPr>
        <w:pStyle w:val="15"/>
        <w:tabs>
          <w:tab w:val="right" w:leader="dot" w:pos="8302"/>
        </w:tabs>
        <w:rPr>
          <w:rFonts w:eastAsiaTheme="minorEastAsia" w:cstheme="minorBidi"/>
          <w:i w:val="0"/>
          <w:iCs w:val="0"/>
          <w:sz w:val="21"/>
          <w:szCs w:val="22"/>
        </w:rPr>
      </w:pPr>
      <w:r>
        <w:fldChar w:fldCharType="begin"/>
      </w:r>
      <w:r>
        <w:instrText xml:space="preserve"> HYPERLINK \l "_Toc8833216" </w:instrText>
      </w:r>
      <w:r>
        <w:fldChar w:fldCharType="separate"/>
      </w:r>
      <w:r>
        <w:rPr>
          <w:rStyle w:val="38"/>
        </w:rPr>
        <w:t xml:space="preserve">16.2 </w:t>
      </w:r>
      <w:r>
        <w:rPr>
          <w:rStyle w:val="38"/>
          <w:rFonts w:hint="eastAsia"/>
        </w:rPr>
        <w:t>结算</w:t>
      </w:r>
      <w:r>
        <w:tab/>
      </w:r>
      <w:r>
        <w:fldChar w:fldCharType="begin"/>
      </w:r>
      <w:r>
        <w:instrText xml:space="preserve"> PAGEREF _Toc8833216 \h </w:instrText>
      </w:r>
      <w:r>
        <w:fldChar w:fldCharType="separate"/>
      </w:r>
      <w:r>
        <w:t>43</w:t>
      </w:r>
      <w:r>
        <w:fldChar w:fldCharType="end"/>
      </w:r>
      <w:r>
        <w:fldChar w:fldCharType="end"/>
      </w:r>
    </w:p>
    <w:p w14:paraId="3039ED47">
      <w:pPr>
        <w:pStyle w:val="15"/>
        <w:tabs>
          <w:tab w:val="right" w:leader="dot" w:pos="8302"/>
        </w:tabs>
        <w:rPr>
          <w:rFonts w:eastAsiaTheme="minorEastAsia" w:cstheme="minorBidi"/>
          <w:i w:val="0"/>
          <w:iCs w:val="0"/>
          <w:sz w:val="21"/>
          <w:szCs w:val="22"/>
        </w:rPr>
      </w:pPr>
      <w:r>
        <w:fldChar w:fldCharType="begin"/>
      </w:r>
      <w:r>
        <w:instrText xml:space="preserve"> HYPERLINK \l "_Toc8833217" </w:instrText>
      </w:r>
      <w:r>
        <w:fldChar w:fldCharType="separate"/>
      </w:r>
      <w:r>
        <w:rPr>
          <w:rStyle w:val="38"/>
        </w:rPr>
        <w:t>17</w:t>
      </w:r>
      <w:r>
        <w:rPr>
          <w:rStyle w:val="38"/>
          <w:rFonts w:hint="eastAsia"/>
        </w:rPr>
        <w:t>、违约、索赔和争议</w:t>
      </w:r>
      <w:r>
        <w:tab/>
      </w:r>
      <w:r>
        <w:fldChar w:fldCharType="begin"/>
      </w:r>
      <w:r>
        <w:instrText xml:space="preserve"> PAGEREF _Toc8833217 \h </w:instrText>
      </w:r>
      <w:r>
        <w:fldChar w:fldCharType="separate"/>
      </w:r>
      <w:r>
        <w:t>44</w:t>
      </w:r>
      <w:r>
        <w:fldChar w:fldCharType="end"/>
      </w:r>
      <w:r>
        <w:fldChar w:fldCharType="end"/>
      </w:r>
    </w:p>
    <w:p w14:paraId="39509103">
      <w:pPr>
        <w:pStyle w:val="15"/>
        <w:tabs>
          <w:tab w:val="right" w:leader="dot" w:pos="8302"/>
        </w:tabs>
        <w:rPr>
          <w:rFonts w:eastAsiaTheme="minorEastAsia" w:cstheme="minorBidi"/>
          <w:i w:val="0"/>
          <w:iCs w:val="0"/>
          <w:sz w:val="21"/>
          <w:szCs w:val="22"/>
        </w:rPr>
      </w:pPr>
      <w:r>
        <w:fldChar w:fldCharType="begin"/>
      </w:r>
      <w:r>
        <w:instrText xml:space="preserve"> HYPERLINK \l "_Toc8833218" </w:instrText>
      </w:r>
      <w:r>
        <w:fldChar w:fldCharType="separate"/>
      </w:r>
      <w:r>
        <w:rPr>
          <w:rStyle w:val="38"/>
        </w:rPr>
        <w:t xml:space="preserve">17.1 </w:t>
      </w:r>
      <w:r>
        <w:rPr>
          <w:rStyle w:val="38"/>
          <w:rFonts w:hint="eastAsia"/>
        </w:rPr>
        <w:t>违约</w:t>
      </w:r>
      <w:r>
        <w:tab/>
      </w:r>
      <w:r>
        <w:fldChar w:fldCharType="begin"/>
      </w:r>
      <w:r>
        <w:instrText xml:space="preserve"> PAGEREF _Toc8833218 \h </w:instrText>
      </w:r>
      <w:r>
        <w:fldChar w:fldCharType="separate"/>
      </w:r>
      <w:r>
        <w:t>44</w:t>
      </w:r>
      <w:r>
        <w:fldChar w:fldCharType="end"/>
      </w:r>
      <w:r>
        <w:fldChar w:fldCharType="end"/>
      </w:r>
    </w:p>
    <w:p w14:paraId="62D80039">
      <w:pPr>
        <w:pStyle w:val="15"/>
        <w:tabs>
          <w:tab w:val="right" w:leader="dot" w:pos="8302"/>
        </w:tabs>
        <w:rPr>
          <w:rFonts w:eastAsiaTheme="minorEastAsia" w:cstheme="minorBidi"/>
          <w:i w:val="0"/>
          <w:iCs w:val="0"/>
          <w:sz w:val="21"/>
          <w:szCs w:val="22"/>
        </w:rPr>
      </w:pPr>
      <w:r>
        <w:fldChar w:fldCharType="begin"/>
      </w:r>
      <w:r>
        <w:instrText xml:space="preserve"> HYPERLINK \l "_Toc8833219" </w:instrText>
      </w:r>
      <w:r>
        <w:fldChar w:fldCharType="separate"/>
      </w:r>
      <w:r>
        <w:rPr>
          <w:rStyle w:val="38"/>
        </w:rPr>
        <w:t xml:space="preserve">17.2 </w:t>
      </w:r>
      <w:r>
        <w:rPr>
          <w:rStyle w:val="38"/>
          <w:rFonts w:hint="eastAsia"/>
        </w:rPr>
        <w:t>索赔</w:t>
      </w:r>
      <w:r>
        <w:tab/>
      </w:r>
      <w:r>
        <w:fldChar w:fldCharType="begin"/>
      </w:r>
      <w:r>
        <w:instrText xml:space="preserve"> PAGEREF _Toc8833219 \h </w:instrText>
      </w:r>
      <w:r>
        <w:fldChar w:fldCharType="separate"/>
      </w:r>
      <w:r>
        <w:t>46</w:t>
      </w:r>
      <w:r>
        <w:fldChar w:fldCharType="end"/>
      </w:r>
      <w:r>
        <w:fldChar w:fldCharType="end"/>
      </w:r>
    </w:p>
    <w:p w14:paraId="138D6646">
      <w:pPr>
        <w:pStyle w:val="15"/>
        <w:tabs>
          <w:tab w:val="right" w:leader="dot" w:pos="8302"/>
        </w:tabs>
        <w:rPr>
          <w:rFonts w:eastAsiaTheme="minorEastAsia" w:cstheme="minorBidi"/>
          <w:i w:val="0"/>
          <w:iCs w:val="0"/>
          <w:sz w:val="21"/>
          <w:szCs w:val="22"/>
        </w:rPr>
      </w:pPr>
      <w:r>
        <w:fldChar w:fldCharType="begin"/>
      </w:r>
      <w:r>
        <w:instrText xml:space="preserve"> HYPERLINK \l "_Toc8833220" </w:instrText>
      </w:r>
      <w:r>
        <w:fldChar w:fldCharType="separate"/>
      </w:r>
      <w:r>
        <w:rPr>
          <w:rStyle w:val="38"/>
        </w:rPr>
        <w:t>17.3</w:t>
      </w:r>
      <w:r>
        <w:rPr>
          <w:rStyle w:val="38"/>
          <w:rFonts w:hint="eastAsia"/>
        </w:rPr>
        <w:t>争议</w:t>
      </w:r>
      <w:r>
        <w:tab/>
      </w:r>
      <w:r>
        <w:fldChar w:fldCharType="begin"/>
      </w:r>
      <w:r>
        <w:instrText xml:space="preserve"> PAGEREF _Toc8833220 \h </w:instrText>
      </w:r>
      <w:r>
        <w:fldChar w:fldCharType="separate"/>
      </w:r>
      <w:r>
        <w:t>47</w:t>
      </w:r>
      <w:r>
        <w:fldChar w:fldCharType="end"/>
      </w:r>
      <w:r>
        <w:fldChar w:fldCharType="end"/>
      </w:r>
    </w:p>
    <w:p w14:paraId="32993D8F">
      <w:pPr>
        <w:pStyle w:val="15"/>
        <w:tabs>
          <w:tab w:val="right" w:leader="dot" w:pos="8302"/>
        </w:tabs>
        <w:rPr>
          <w:rFonts w:eastAsiaTheme="minorEastAsia" w:cstheme="minorBidi"/>
          <w:i w:val="0"/>
          <w:iCs w:val="0"/>
          <w:sz w:val="21"/>
          <w:szCs w:val="22"/>
        </w:rPr>
      </w:pPr>
      <w:r>
        <w:fldChar w:fldCharType="begin"/>
      </w:r>
      <w:r>
        <w:instrText xml:space="preserve"> HYPERLINK \l "_Toc8833221" </w:instrText>
      </w:r>
      <w:r>
        <w:fldChar w:fldCharType="separate"/>
      </w:r>
      <w:r>
        <w:rPr>
          <w:rStyle w:val="38"/>
        </w:rPr>
        <w:t>18</w:t>
      </w:r>
      <w:r>
        <w:rPr>
          <w:rStyle w:val="38"/>
          <w:rFonts w:hint="eastAsia"/>
        </w:rPr>
        <w:t>、不可抗力</w:t>
      </w:r>
      <w:r>
        <w:tab/>
      </w:r>
      <w:r>
        <w:fldChar w:fldCharType="begin"/>
      </w:r>
      <w:r>
        <w:instrText xml:space="preserve"> PAGEREF _Toc8833221 \h </w:instrText>
      </w:r>
      <w:r>
        <w:fldChar w:fldCharType="separate"/>
      </w:r>
      <w:r>
        <w:t>47</w:t>
      </w:r>
      <w:r>
        <w:fldChar w:fldCharType="end"/>
      </w:r>
      <w:r>
        <w:fldChar w:fldCharType="end"/>
      </w:r>
    </w:p>
    <w:p w14:paraId="3BDB5E48">
      <w:pPr>
        <w:pStyle w:val="15"/>
        <w:tabs>
          <w:tab w:val="right" w:leader="dot" w:pos="8302"/>
        </w:tabs>
        <w:rPr>
          <w:rFonts w:eastAsiaTheme="minorEastAsia" w:cstheme="minorBidi"/>
          <w:i w:val="0"/>
          <w:iCs w:val="0"/>
          <w:sz w:val="21"/>
          <w:szCs w:val="22"/>
        </w:rPr>
      </w:pPr>
      <w:r>
        <w:fldChar w:fldCharType="begin"/>
      </w:r>
      <w:r>
        <w:instrText xml:space="preserve"> HYPERLINK \l "_Toc8833222" </w:instrText>
      </w:r>
      <w:r>
        <w:fldChar w:fldCharType="separate"/>
      </w:r>
      <w:r>
        <w:rPr>
          <w:rStyle w:val="38"/>
        </w:rPr>
        <w:t xml:space="preserve">18.1 </w:t>
      </w:r>
      <w:r>
        <w:rPr>
          <w:rStyle w:val="38"/>
          <w:rFonts w:hint="eastAsia"/>
        </w:rPr>
        <w:t>不可抗力</w:t>
      </w:r>
      <w:r>
        <w:tab/>
      </w:r>
      <w:r>
        <w:fldChar w:fldCharType="begin"/>
      </w:r>
      <w:r>
        <w:instrText xml:space="preserve"> PAGEREF _Toc8833222 \h </w:instrText>
      </w:r>
      <w:r>
        <w:fldChar w:fldCharType="separate"/>
      </w:r>
      <w:r>
        <w:t>47</w:t>
      </w:r>
      <w:r>
        <w:fldChar w:fldCharType="end"/>
      </w:r>
      <w:r>
        <w:fldChar w:fldCharType="end"/>
      </w:r>
    </w:p>
    <w:p w14:paraId="69BCC6FF">
      <w:pPr>
        <w:pStyle w:val="15"/>
        <w:tabs>
          <w:tab w:val="right" w:leader="dot" w:pos="8302"/>
        </w:tabs>
        <w:rPr>
          <w:rFonts w:eastAsiaTheme="minorEastAsia" w:cstheme="minorBidi"/>
          <w:i w:val="0"/>
          <w:iCs w:val="0"/>
          <w:sz w:val="21"/>
          <w:szCs w:val="22"/>
        </w:rPr>
      </w:pPr>
      <w:r>
        <w:fldChar w:fldCharType="begin"/>
      </w:r>
      <w:r>
        <w:instrText xml:space="preserve"> HYPERLINK \l "_Toc8833223" </w:instrText>
      </w:r>
      <w:r>
        <w:fldChar w:fldCharType="separate"/>
      </w:r>
      <w:r>
        <w:rPr>
          <w:rStyle w:val="38"/>
        </w:rPr>
        <w:t>19</w:t>
      </w:r>
      <w:r>
        <w:rPr>
          <w:rStyle w:val="38"/>
          <w:rFonts w:hint="eastAsia"/>
        </w:rPr>
        <w:t>、工程保险</w:t>
      </w:r>
      <w:r>
        <w:tab/>
      </w:r>
      <w:r>
        <w:fldChar w:fldCharType="begin"/>
      </w:r>
      <w:r>
        <w:instrText xml:space="preserve"> PAGEREF _Toc8833223 \h </w:instrText>
      </w:r>
      <w:r>
        <w:fldChar w:fldCharType="separate"/>
      </w:r>
      <w:r>
        <w:t>48</w:t>
      </w:r>
      <w:r>
        <w:fldChar w:fldCharType="end"/>
      </w:r>
      <w:r>
        <w:fldChar w:fldCharType="end"/>
      </w:r>
    </w:p>
    <w:p w14:paraId="0A2B127C">
      <w:pPr>
        <w:pStyle w:val="15"/>
        <w:tabs>
          <w:tab w:val="right" w:leader="dot" w:pos="8302"/>
        </w:tabs>
        <w:rPr>
          <w:rFonts w:eastAsiaTheme="minorEastAsia" w:cstheme="minorBidi"/>
          <w:i w:val="0"/>
          <w:iCs w:val="0"/>
          <w:sz w:val="21"/>
          <w:szCs w:val="22"/>
        </w:rPr>
      </w:pPr>
      <w:r>
        <w:fldChar w:fldCharType="begin"/>
      </w:r>
      <w:r>
        <w:instrText xml:space="preserve"> HYPERLINK \l "_Toc8833224" </w:instrText>
      </w:r>
      <w:r>
        <w:fldChar w:fldCharType="separate"/>
      </w:r>
      <w:r>
        <w:rPr>
          <w:rStyle w:val="38"/>
        </w:rPr>
        <w:t xml:space="preserve">19.1 </w:t>
      </w:r>
      <w:r>
        <w:rPr>
          <w:rStyle w:val="38"/>
          <w:rFonts w:hint="eastAsia"/>
        </w:rPr>
        <w:t>工程一切险及第三者责任险购买</w:t>
      </w:r>
      <w:r>
        <w:tab/>
      </w:r>
      <w:r>
        <w:fldChar w:fldCharType="begin"/>
      </w:r>
      <w:r>
        <w:instrText xml:space="preserve"> PAGEREF _Toc8833224 \h </w:instrText>
      </w:r>
      <w:r>
        <w:fldChar w:fldCharType="separate"/>
      </w:r>
      <w:r>
        <w:t>48</w:t>
      </w:r>
      <w:r>
        <w:fldChar w:fldCharType="end"/>
      </w:r>
      <w:r>
        <w:fldChar w:fldCharType="end"/>
      </w:r>
    </w:p>
    <w:p w14:paraId="3170DD77">
      <w:pPr>
        <w:pStyle w:val="15"/>
        <w:tabs>
          <w:tab w:val="right" w:leader="dot" w:pos="8302"/>
        </w:tabs>
        <w:rPr>
          <w:rFonts w:eastAsiaTheme="minorEastAsia" w:cstheme="minorBidi"/>
          <w:i w:val="0"/>
          <w:iCs w:val="0"/>
          <w:sz w:val="21"/>
          <w:szCs w:val="22"/>
        </w:rPr>
      </w:pPr>
      <w:r>
        <w:fldChar w:fldCharType="begin"/>
      </w:r>
      <w:r>
        <w:instrText xml:space="preserve"> HYPERLINK \l "_Toc8833225" </w:instrText>
      </w:r>
      <w:r>
        <w:fldChar w:fldCharType="separate"/>
      </w:r>
      <w:r>
        <w:rPr>
          <w:rStyle w:val="38"/>
        </w:rPr>
        <w:t xml:space="preserve">19.2 </w:t>
      </w:r>
      <w:r>
        <w:rPr>
          <w:rStyle w:val="38"/>
          <w:rFonts w:hint="eastAsia"/>
        </w:rPr>
        <w:t>保险配合责任</w:t>
      </w:r>
      <w:r>
        <w:tab/>
      </w:r>
      <w:r>
        <w:fldChar w:fldCharType="begin"/>
      </w:r>
      <w:r>
        <w:instrText xml:space="preserve"> PAGEREF _Toc8833225 \h </w:instrText>
      </w:r>
      <w:r>
        <w:fldChar w:fldCharType="separate"/>
      </w:r>
      <w:r>
        <w:t>49</w:t>
      </w:r>
      <w:r>
        <w:fldChar w:fldCharType="end"/>
      </w:r>
      <w:r>
        <w:fldChar w:fldCharType="end"/>
      </w:r>
    </w:p>
    <w:p w14:paraId="51ECDD78">
      <w:pPr>
        <w:pStyle w:val="15"/>
        <w:tabs>
          <w:tab w:val="right" w:leader="dot" w:pos="8302"/>
        </w:tabs>
        <w:rPr>
          <w:rFonts w:eastAsiaTheme="minorEastAsia" w:cstheme="minorBidi"/>
          <w:i w:val="0"/>
          <w:iCs w:val="0"/>
          <w:sz w:val="21"/>
          <w:szCs w:val="22"/>
        </w:rPr>
      </w:pPr>
      <w:r>
        <w:fldChar w:fldCharType="begin"/>
      </w:r>
      <w:r>
        <w:instrText xml:space="preserve"> HYPERLINK \l "_Toc8833226" </w:instrText>
      </w:r>
      <w:r>
        <w:fldChar w:fldCharType="separate"/>
      </w:r>
      <w:r>
        <w:rPr>
          <w:rStyle w:val="38"/>
        </w:rPr>
        <w:t>20</w:t>
      </w:r>
      <w:r>
        <w:rPr>
          <w:rStyle w:val="38"/>
          <w:rFonts w:hint="eastAsia"/>
        </w:rPr>
        <w:t>、工程担保</w:t>
      </w:r>
      <w:r>
        <w:tab/>
      </w:r>
      <w:r>
        <w:fldChar w:fldCharType="begin"/>
      </w:r>
      <w:r>
        <w:instrText xml:space="preserve"> PAGEREF _Toc8833226 \h </w:instrText>
      </w:r>
      <w:r>
        <w:fldChar w:fldCharType="separate"/>
      </w:r>
      <w:r>
        <w:t>49</w:t>
      </w:r>
      <w:r>
        <w:fldChar w:fldCharType="end"/>
      </w:r>
      <w:r>
        <w:fldChar w:fldCharType="end"/>
      </w:r>
    </w:p>
    <w:p w14:paraId="06F92A20">
      <w:pPr>
        <w:pStyle w:val="15"/>
        <w:tabs>
          <w:tab w:val="right" w:leader="dot" w:pos="8302"/>
        </w:tabs>
        <w:rPr>
          <w:rFonts w:eastAsiaTheme="minorEastAsia" w:cstheme="minorBidi"/>
          <w:i w:val="0"/>
          <w:iCs w:val="0"/>
          <w:sz w:val="21"/>
          <w:szCs w:val="22"/>
        </w:rPr>
      </w:pPr>
      <w:r>
        <w:fldChar w:fldCharType="begin"/>
      </w:r>
      <w:r>
        <w:instrText xml:space="preserve"> HYPERLINK \l "_Toc8833227" </w:instrText>
      </w:r>
      <w:r>
        <w:fldChar w:fldCharType="separate"/>
      </w:r>
      <w:r>
        <w:rPr>
          <w:rStyle w:val="38"/>
        </w:rPr>
        <w:t>20.1</w:t>
      </w:r>
      <w:r>
        <w:rPr>
          <w:rStyle w:val="38"/>
          <w:rFonts w:hint="eastAsia"/>
        </w:rPr>
        <w:t>、履约担保</w:t>
      </w:r>
      <w:r>
        <w:tab/>
      </w:r>
      <w:r>
        <w:fldChar w:fldCharType="begin"/>
      </w:r>
      <w:r>
        <w:instrText xml:space="preserve"> PAGEREF _Toc8833227 \h </w:instrText>
      </w:r>
      <w:r>
        <w:fldChar w:fldCharType="separate"/>
      </w:r>
      <w:r>
        <w:t>49</w:t>
      </w:r>
      <w:r>
        <w:fldChar w:fldCharType="end"/>
      </w:r>
      <w:r>
        <w:fldChar w:fldCharType="end"/>
      </w:r>
    </w:p>
    <w:p w14:paraId="1FD1C5D3">
      <w:pPr>
        <w:pStyle w:val="15"/>
        <w:tabs>
          <w:tab w:val="right" w:leader="dot" w:pos="8302"/>
        </w:tabs>
        <w:rPr>
          <w:rFonts w:eastAsiaTheme="minorEastAsia" w:cstheme="minorBidi"/>
          <w:i w:val="0"/>
          <w:iCs w:val="0"/>
          <w:sz w:val="21"/>
          <w:szCs w:val="22"/>
        </w:rPr>
      </w:pPr>
      <w:r>
        <w:fldChar w:fldCharType="begin"/>
      </w:r>
      <w:r>
        <w:instrText xml:space="preserve"> HYPERLINK \l "_Toc8833228" </w:instrText>
      </w:r>
      <w:r>
        <w:fldChar w:fldCharType="separate"/>
      </w:r>
      <w:r>
        <w:rPr>
          <w:rStyle w:val="38"/>
        </w:rPr>
        <w:t>21</w:t>
      </w:r>
      <w:r>
        <w:rPr>
          <w:rStyle w:val="38"/>
          <w:rFonts w:hint="eastAsia"/>
        </w:rPr>
        <w:t>、合同的生效、终止和解除</w:t>
      </w:r>
      <w:r>
        <w:tab/>
      </w:r>
      <w:r>
        <w:fldChar w:fldCharType="begin"/>
      </w:r>
      <w:r>
        <w:instrText xml:space="preserve"> PAGEREF _Toc8833228 \h </w:instrText>
      </w:r>
      <w:r>
        <w:fldChar w:fldCharType="separate"/>
      </w:r>
      <w:r>
        <w:t>49</w:t>
      </w:r>
      <w:r>
        <w:fldChar w:fldCharType="end"/>
      </w:r>
      <w:r>
        <w:fldChar w:fldCharType="end"/>
      </w:r>
    </w:p>
    <w:p w14:paraId="4D9EEBF8">
      <w:pPr>
        <w:pStyle w:val="15"/>
        <w:tabs>
          <w:tab w:val="right" w:leader="dot" w:pos="8302"/>
        </w:tabs>
        <w:rPr>
          <w:rFonts w:eastAsiaTheme="minorEastAsia" w:cstheme="minorBidi"/>
          <w:i w:val="0"/>
          <w:iCs w:val="0"/>
          <w:sz w:val="21"/>
          <w:szCs w:val="22"/>
        </w:rPr>
      </w:pPr>
      <w:r>
        <w:fldChar w:fldCharType="begin"/>
      </w:r>
      <w:r>
        <w:instrText xml:space="preserve"> HYPERLINK \l "_Toc8833229" </w:instrText>
      </w:r>
      <w:r>
        <w:fldChar w:fldCharType="separate"/>
      </w:r>
      <w:r>
        <w:rPr>
          <w:rStyle w:val="38"/>
        </w:rPr>
        <w:t xml:space="preserve">21.1 </w:t>
      </w:r>
      <w:r>
        <w:rPr>
          <w:rStyle w:val="38"/>
          <w:rFonts w:hint="eastAsia"/>
        </w:rPr>
        <w:t>合同生效、终止</w:t>
      </w:r>
      <w:r>
        <w:tab/>
      </w:r>
      <w:r>
        <w:fldChar w:fldCharType="begin"/>
      </w:r>
      <w:r>
        <w:instrText xml:space="preserve"> PAGEREF _Toc8833229 \h </w:instrText>
      </w:r>
      <w:r>
        <w:fldChar w:fldCharType="separate"/>
      </w:r>
      <w:r>
        <w:t>49</w:t>
      </w:r>
      <w:r>
        <w:fldChar w:fldCharType="end"/>
      </w:r>
      <w:r>
        <w:fldChar w:fldCharType="end"/>
      </w:r>
    </w:p>
    <w:p w14:paraId="64CF6B66">
      <w:pPr>
        <w:pStyle w:val="15"/>
        <w:tabs>
          <w:tab w:val="right" w:leader="dot" w:pos="8302"/>
        </w:tabs>
        <w:rPr>
          <w:rFonts w:eastAsiaTheme="minorEastAsia" w:cstheme="minorBidi"/>
          <w:i w:val="0"/>
          <w:iCs w:val="0"/>
          <w:sz w:val="21"/>
          <w:szCs w:val="22"/>
        </w:rPr>
      </w:pPr>
      <w:r>
        <w:fldChar w:fldCharType="begin"/>
      </w:r>
      <w:r>
        <w:instrText xml:space="preserve"> HYPERLINK \l "_Toc8833230" </w:instrText>
      </w:r>
      <w:r>
        <w:fldChar w:fldCharType="separate"/>
      </w:r>
      <w:r>
        <w:rPr>
          <w:rStyle w:val="38"/>
        </w:rPr>
        <w:t xml:space="preserve">21.2 </w:t>
      </w:r>
      <w:r>
        <w:rPr>
          <w:rStyle w:val="38"/>
          <w:rFonts w:hint="eastAsia"/>
        </w:rPr>
        <w:t>合同的解除</w:t>
      </w:r>
      <w:r>
        <w:tab/>
      </w:r>
      <w:r>
        <w:fldChar w:fldCharType="begin"/>
      </w:r>
      <w:r>
        <w:instrText xml:space="preserve"> PAGEREF _Toc8833230 \h </w:instrText>
      </w:r>
      <w:r>
        <w:fldChar w:fldCharType="separate"/>
      </w:r>
      <w:r>
        <w:t>50</w:t>
      </w:r>
      <w:r>
        <w:fldChar w:fldCharType="end"/>
      </w:r>
      <w:r>
        <w:fldChar w:fldCharType="end"/>
      </w:r>
    </w:p>
    <w:p w14:paraId="04580DE3">
      <w:pPr>
        <w:pStyle w:val="15"/>
        <w:tabs>
          <w:tab w:val="right" w:leader="dot" w:pos="8302"/>
        </w:tabs>
        <w:rPr>
          <w:rFonts w:eastAsiaTheme="minorEastAsia" w:cstheme="minorBidi"/>
          <w:i w:val="0"/>
          <w:iCs w:val="0"/>
          <w:sz w:val="21"/>
          <w:szCs w:val="22"/>
        </w:rPr>
      </w:pPr>
      <w:r>
        <w:fldChar w:fldCharType="begin"/>
      </w:r>
      <w:r>
        <w:instrText xml:space="preserve"> HYPERLINK \l "_Toc8833231" </w:instrText>
      </w:r>
      <w:r>
        <w:fldChar w:fldCharType="separate"/>
      </w:r>
      <w:r>
        <w:rPr>
          <w:rStyle w:val="38"/>
        </w:rPr>
        <w:t xml:space="preserve">21.3 </w:t>
      </w:r>
      <w:r>
        <w:rPr>
          <w:rStyle w:val="38"/>
          <w:rFonts w:hint="eastAsia"/>
        </w:rPr>
        <w:t>合同效力及份数</w:t>
      </w:r>
      <w:r>
        <w:tab/>
      </w:r>
      <w:r>
        <w:fldChar w:fldCharType="begin"/>
      </w:r>
      <w:r>
        <w:instrText xml:space="preserve"> PAGEREF _Toc8833231 \h </w:instrText>
      </w:r>
      <w:r>
        <w:fldChar w:fldCharType="separate"/>
      </w:r>
      <w:r>
        <w:t>52</w:t>
      </w:r>
      <w:r>
        <w:fldChar w:fldCharType="end"/>
      </w:r>
      <w:r>
        <w:fldChar w:fldCharType="end"/>
      </w:r>
    </w:p>
    <w:p w14:paraId="0A62F96D">
      <w:pPr>
        <w:spacing w:line="360" w:lineRule="auto"/>
        <w:jc w:val="center"/>
        <w:rPr>
          <w:bCs/>
          <w:i/>
          <w:caps/>
          <w:szCs w:val="21"/>
        </w:rPr>
      </w:pPr>
      <w:r>
        <w:rPr>
          <w:rFonts w:asciiTheme="minorHAnsi" w:hAnsiTheme="minorHAnsi" w:cstheme="minorHAnsi"/>
          <w:b/>
          <w:i/>
          <w:iCs/>
          <w:sz w:val="32"/>
          <w:szCs w:val="32"/>
          <w:lang w:val="zh-CN" w:eastAsia="zh-CN"/>
        </w:rPr>
        <w:fldChar w:fldCharType="end"/>
      </w:r>
    </w:p>
    <w:p w14:paraId="4650FB7E">
      <w:pPr>
        <w:spacing w:line="360" w:lineRule="auto"/>
        <w:jc w:val="center"/>
        <w:rPr>
          <w:bCs/>
          <w:i/>
          <w:caps/>
          <w:szCs w:val="21"/>
        </w:rPr>
      </w:pPr>
    </w:p>
    <w:p w14:paraId="2BCCFCF9">
      <w:pPr>
        <w:spacing w:line="360" w:lineRule="auto"/>
        <w:jc w:val="center"/>
        <w:rPr>
          <w:bCs/>
          <w:i/>
          <w:caps/>
          <w:szCs w:val="21"/>
        </w:rPr>
      </w:pPr>
    </w:p>
    <w:p w14:paraId="72119B05">
      <w:pPr>
        <w:spacing w:line="360" w:lineRule="auto"/>
        <w:jc w:val="center"/>
        <w:rPr>
          <w:bCs/>
          <w:i/>
          <w:caps/>
          <w:szCs w:val="21"/>
        </w:rPr>
      </w:pPr>
    </w:p>
    <w:p w14:paraId="2BE83A7F">
      <w:pPr>
        <w:spacing w:line="360" w:lineRule="auto"/>
        <w:rPr>
          <w:bCs/>
          <w:i/>
          <w:caps/>
          <w:szCs w:val="21"/>
        </w:rPr>
      </w:pPr>
    </w:p>
    <w:p w14:paraId="46031C0D">
      <w:pPr>
        <w:spacing w:line="360" w:lineRule="auto"/>
        <w:jc w:val="center"/>
        <w:rPr>
          <w:sz w:val="44"/>
          <w:szCs w:val="44"/>
        </w:rPr>
      </w:pPr>
      <w:r>
        <w:rPr>
          <w:sz w:val="44"/>
          <w:szCs w:val="44"/>
        </w:rPr>
        <w:t>通用条款</w:t>
      </w:r>
      <w:bookmarkEnd w:id="338"/>
      <w:bookmarkEnd w:id="339"/>
      <w:bookmarkEnd w:id="340"/>
      <w:bookmarkEnd w:id="341"/>
      <w:bookmarkEnd w:id="342"/>
      <w:bookmarkEnd w:id="343"/>
      <w:bookmarkEnd w:id="344"/>
    </w:p>
    <w:p w14:paraId="00580647">
      <w:pPr>
        <w:pStyle w:val="4"/>
        <w:rPr>
          <w:sz w:val="24"/>
          <w:szCs w:val="24"/>
        </w:rPr>
      </w:pPr>
      <w:bookmarkStart w:id="345" w:name="_Toc357434430"/>
      <w:bookmarkStart w:id="346" w:name="_Toc454555574"/>
      <w:bookmarkStart w:id="347" w:name="_Toc78944576"/>
      <w:bookmarkStart w:id="348" w:name="_Toc78940598"/>
      <w:bookmarkStart w:id="349" w:name="_Toc455134526"/>
      <w:bookmarkStart w:id="350" w:name="_Toc455151654"/>
      <w:bookmarkStart w:id="351" w:name="_Toc78880730"/>
      <w:bookmarkStart w:id="352" w:name="_Toc8833155"/>
      <w:r>
        <w:rPr>
          <w:sz w:val="24"/>
          <w:szCs w:val="24"/>
        </w:rPr>
        <w:t>1、</w:t>
      </w:r>
      <w:r>
        <w:rPr>
          <w:rStyle w:val="73"/>
          <w:b w:val="0"/>
          <w:bCs w:val="0"/>
        </w:rPr>
        <w:t>词语定义及解释</w:t>
      </w:r>
      <w:bookmarkEnd w:id="345"/>
      <w:bookmarkEnd w:id="346"/>
      <w:bookmarkEnd w:id="347"/>
      <w:bookmarkEnd w:id="348"/>
      <w:bookmarkEnd w:id="349"/>
      <w:bookmarkEnd w:id="350"/>
      <w:bookmarkEnd w:id="351"/>
      <w:bookmarkEnd w:id="352"/>
    </w:p>
    <w:p w14:paraId="4BF58651">
      <w:pPr>
        <w:pStyle w:val="50"/>
        <w:numPr>
          <w:ilvl w:val="0"/>
          <w:numId w:val="0"/>
        </w:numPr>
        <w:spacing w:before="120" w:after="120" w:line="360" w:lineRule="auto"/>
        <w:rPr>
          <w:szCs w:val="24"/>
        </w:rPr>
      </w:pPr>
      <w:bookmarkStart w:id="353" w:name="_Toc78880731"/>
      <w:bookmarkStart w:id="354" w:name="_Toc357434431"/>
      <w:bookmarkStart w:id="355" w:name="_Toc455151655"/>
      <w:bookmarkStart w:id="356" w:name="_Toc455134527"/>
      <w:bookmarkStart w:id="357" w:name="_Toc78940599"/>
      <w:bookmarkStart w:id="358" w:name="_Toc8833156"/>
      <w:bookmarkStart w:id="359" w:name="_Toc78944577"/>
      <w:bookmarkStart w:id="360" w:name="_Toc454555575"/>
      <w:r>
        <w:rPr>
          <w:szCs w:val="24"/>
        </w:rPr>
        <w:t>1.1 词语定义</w:t>
      </w:r>
      <w:bookmarkEnd w:id="353"/>
      <w:bookmarkEnd w:id="354"/>
      <w:bookmarkEnd w:id="355"/>
      <w:bookmarkEnd w:id="356"/>
      <w:bookmarkEnd w:id="357"/>
      <w:bookmarkEnd w:id="358"/>
      <w:bookmarkEnd w:id="359"/>
      <w:bookmarkEnd w:id="360"/>
    </w:p>
    <w:p w14:paraId="252EB7EE">
      <w:pPr>
        <w:pStyle w:val="51"/>
        <w:spacing w:after="0"/>
        <w:ind w:firstLine="360" w:firstLineChars="150"/>
      </w:pPr>
      <w:bookmarkStart w:id="361" w:name="_Toc34908889"/>
      <w:r>
        <w:rPr>
          <w:lang w:val="en-US" w:eastAsia="zh-CN"/>
        </w:rPr>
        <mc:AlternateContent>
          <mc:Choice Requires="wps">
            <w:drawing>
              <wp:anchor distT="0" distB="0" distL="114300" distR="114300" simplePos="0" relativeHeight="251659264" behindDoc="0" locked="0" layoutInCell="1" allowOverlap="1">
                <wp:simplePos x="0" y="0"/>
                <wp:positionH relativeFrom="column">
                  <wp:posOffset>-720090</wp:posOffset>
                </wp:positionH>
                <wp:positionV relativeFrom="page">
                  <wp:posOffset>2412365</wp:posOffset>
                </wp:positionV>
                <wp:extent cx="551180" cy="297180"/>
                <wp:effectExtent l="0" t="0" r="1905" b="0"/>
                <wp:wrapNone/>
                <wp:docPr id="210" name="文本框 210"/>
                <wp:cNvGraphicFramePr/>
                <a:graphic xmlns:a="http://schemas.openxmlformats.org/drawingml/2006/main">
                  <a:graphicData uri="http://schemas.microsoft.com/office/word/2010/wordprocessingShape">
                    <wps:wsp>
                      <wps:cNvSpPr txBox="1">
                        <a:spLocks noChangeArrowheads="1"/>
                      </wps:cNvSpPr>
                      <wps:spPr bwMode="auto">
                        <a:xfrm>
                          <a:off x="0" y="0"/>
                          <a:ext cx="551180" cy="297180"/>
                        </a:xfrm>
                        <a:prstGeom prst="rect">
                          <a:avLst/>
                        </a:prstGeom>
                        <a:solidFill>
                          <a:srgbClr val="FFFFFF"/>
                        </a:solidFill>
                        <a:ln>
                          <a:noFill/>
                        </a:ln>
                        <a:effectLst/>
                      </wps:spPr>
                      <wps:txbx>
                        <w:txbxContent>
                          <w:p w14:paraId="60284CB0">
                            <w:r>
                              <w:rPr>
                                <w:rFonts w:hint="eastAsia" w:ascii="楷体_GB2312" w:eastAsia="楷体_GB2312"/>
                                <w:szCs w:val="21"/>
                              </w:rPr>
                              <w:t>词语定义</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89.95pt;height:23.4pt;width:43.4pt;mso-position-vertical-relative:page;z-index:251659264;mso-width-relative:page;mso-height-relative:page;" fillcolor="#FFFFFF" filled="t" stroked="f" coordsize="21600,21600" o:gfxdata="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BH5Ms3AAAAAwBAAAPAAAAAAAAAAEAIAAAACIAAABkcnMvZG93bnJldi54bWxQSwECFAAUAAAA&#10;CACHTuJA15MDpiMCAAA/BAAADgAAAAAAAAABACAAAAArAQAAZHJzL2Uyb0RvYy54bWxQSwUGAAAA&#10;AAYABgBZAQAAwAUAAAAA&#10;">
                <v:fill on="t" focussize="0,0"/>
                <v:stroke on="f"/>
                <v:imagedata o:title=""/>
                <o:lock v:ext="edit" aspectratio="f"/>
                <v:textbox inset="0mm,0mm,0mm,0mm">
                  <w:txbxContent>
                    <w:p w14:paraId="60284CB0">
                      <w:r>
                        <w:rPr>
                          <w:rFonts w:hint="eastAsia" w:ascii="楷体_GB2312" w:eastAsia="楷体_GB2312"/>
                          <w:szCs w:val="21"/>
                        </w:rPr>
                        <w:t>词语定义</w:t>
                      </w:r>
                    </w:p>
                  </w:txbxContent>
                </v:textbox>
              </v:shape>
            </w:pict>
          </mc:Fallback>
        </mc:AlternateContent>
      </w:r>
      <w:r>
        <w:t>下列词语除专用条款另有约定外，应具有本条所赋予的定义：</w:t>
      </w:r>
      <w:bookmarkEnd w:id="361"/>
    </w:p>
    <w:p w14:paraId="0C52F9E9">
      <w:pPr>
        <w:pStyle w:val="51"/>
        <w:spacing w:after="0"/>
        <w:ind w:left="1077" w:leftChars="113" w:hanging="840" w:hangingChars="350"/>
        <w:rPr>
          <w:lang w:eastAsia="zh-CN"/>
        </w:rPr>
      </w:pPr>
      <w:bookmarkStart w:id="362" w:name="_Toc34908890"/>
      <w:r>
        <w:t>1.1.1</w:t>
      </w:r>
      <w:r>
        <w:tab/>
      </w:r>
      <w:r>
        <w:t>合同：指合同协议书内所指的所有合同文件。</w:t>
      </w:r>
    </w:p>
    <w:p w14:paraId="664A07F4">
      <w:pPr>
        <w:pStyle w:val="51"/>
        <w:spacing w:after="0"/>
        <w:ind w:left="1077" w:leftChars="113" w:hanging="840" w:hangingChars="350"/>
      </w:pPr>
      <w:r>
        <w:t>1.1.2</w:t>
      </w:r>
      <w:r>
        <w:tab/>
      </w:r>
      <w:r>
        <w:t>通用条款：指根据法律、法规和规章的规定及建设工程施工的需要订立，通用于建设工程施工的条款。</w:t>
      </w:r>
    </w:p>
    <w:p w14:paraId="41201134">
      <w:pPr>
        <w:pStyle w:val="51"/>
        <w:spacing w:after="0"/>
        <w:ind w:left="1077" w:leftChars="113" w:hanging="840" w:hangingChars="350"/>
      </w:pPr>
      <w:bookmarkStart w:id="363" w:name="_Toc34908891"/>
      <w:r>
        <w:t>1.1.3</w:t>
      </w:r>
      <w:r>
        <w:tab/>
      </w:r>
      <w:r>
        <w:t>专用条款：指对通用条款的具体化、补充或修订。</w:t>
      </w:r>
      <w:bookmarkEnd w:id="363"/>
      <w:r>
        <w:t xml:space="preserve"> </w:t>
      </w:r>
    </w:p>
    <w:p w14:paraId="0640D182">
      <w:pPr>
        <w:pStyle w:val="51"/>
        <w:spacing w:after="0"/>
        <w:ind w:left="1077" w:leftChars="113" w:hanging="840" w:hangingChars="350"/>
      </w:pPr>
      <w:bookmarkStart w:id="364" w:name="_Toc34908892"/>
      <w:r>
        <w:t>1.1.4  发包人（甲方、业主）：甲方、业主是发包人的简称，指本合同指</w:t>
      </w:r>
      <w:r>
        <w:rPr>
          <w:rFonts w:hint="eastAsia"/>
          <w:lang w:eastAsia="zh-CN"/>
        </w:rPr>
        <w:t>明</w:t>
      </w:r>
      <w:r>
        <w:t>的执行本工程投资计划的当事人，或其他指定的负责管理本工程的当事人，以及取得该当事人资格的合法继承人。</w:t>
      </w:r>
      <w:bookmarkEnd w:id="364"/>
    </w:p>
    <w:p w14:paraId="7FB224FD">
      <w:pPr>
        <w:pStyle w:val="51"/>
        <w:spacing w:after="0"/>
        <w:ind w:left="1077" w:leftChars="113" w:hanging="840" w:hangingChars="350"/>
      </w:pPr>
      <w:r>
        <w:t>1.1.5  发包人代表：发包人在专用条款中指定，代表发包人行使合同权利和义务的人员。</w:t>
      </w:r>
    </w:p>
    <w:p w14:paraId="70420A06">
      <w:pPr>
        <w:pStyle w:val="51"/>
        <w:spacing w:after="0"/>
        <w:ind w:left="1077" w:leftChars="113" w:hanging="840" w:hangingChars="350"/>
      </w:pPr>
      <w:bookmarkStart w:id="365" w:name="_Toc34908893"/>
      <w:r>
        <w:t>1.1.6  承包人（乙方</w:t>
      </w:r>
      <w:r>
        <w:rPr>
          <w:rFonts w:hint="eastAsia"/>
        </w:rPr>
        <w:t>、分包人</w:t>
      </w:r>
      <w:r>
        <w:t>）：乙方是承包人的简称，指本合同中指定已获发包人接受，并与发包人签订了合同协议书承建本工程的具有相应工程施工承建资质的当事人，以及取得该当事人资格的合法继承人，但不指其任何受让人（除经发包人同意外）。</w:t>
      </w:r>
      <w:bookmarkEnd w:id="365"/>
    </w:p>
    <w:p w14:paraId="30877BCC">
      <w:pPr>
        <w:pStyle w:val="51"/>
        <w:spacing w:after="0"/>
        <w:ind w:left="1077" w:leftChars="113" w:hanging="840" w:hangingChars="350"/>
      </w:pPr>
      <w:r>
        <w:t>1.1.7  承包人代表：由承包人任命经发包人批准，代表承包人行使合同权利和义务的人员。</w:t>
      </w:r>
    </w:p>
    <w:p w14:paraId="58A4FF13">
      <w:pPr>
        <w:pStyle w:val="51"/>
        <w:spacing w:after="0"/>
        <w:ind w:left="1077" w:leftChars="113" w:hanging="840" w:hangingChars="350"/>
      </w:pPr>
      <w:r>
        <w:t>1.1.8  总承包人：是指由发包人指定的，完成总承包工程范围内工程的当事人，以及取得该当事人资格的合法继承人，负责施工现场的总体协调和管理职能。</w:t>
      </w:r>
    </w:p>
    <w:p w14:paraId="4CDA5E0F">
      <w:pPr>
        <w:pStyle w:val="51"/>
        <w:spacing w:after="0"/>
        <w:ind w:left="1077" w:leftChars="113" w:hanging="840" w:hangingChars="350"/>
      </w:pPr>
      <w:r>
        <w:t>1.1.9  指定分包人：是指由发包人指定的，完成本工程范围内部分指定工程的当事人，以及取得该当事人资格的合法继承人，但不指其任何受让人（除经发包人同意外）。</w:t>
      </w:r>
    </w:p>
    <w:p w14:paraId="70573D56">
      <w:pPr>
        <w:pStyle w:val="51"/>
        <w:spacing w:after="0"/>
        <w:ind w:left="1077" w:leftChars="113" w:hanging="840" w:hangingChars="350"/>
      </w:pPr>
      <w:r>
        <w:t xml:space="preserve">1.1.10 </w:t>
      </w:r>
      <w:r>
        <w:rPr>
          <w:rFonts w:hint="eastAsia"/>
        </w:rPr>
        <w:t>直接分</w:t>
      </w:r>
      <w:r>
        <w:t>包人：是指由发包人选定，完成整个发展项目中与本合同有影响的独立工程施工的当事人，以及取得该当事人资格的合法继承人，但不指其任何受让人（除经发包人同意外）。</w:t>
      </w:r>
    </w:p>
    <w:p w14:paraId="5DD90EEA">
      <w:pPr>
        <w:pStyle w:val="51"/>
        <w:spacing w:after="0"/>
        <w:ind w:left="1077" w:leftChars="113" w:hanging="840" w:hangingChars="350"/>
      </w:pPr>
      <w:bookmarkStart w:id="366" w:name="_Toc34908894"/>
      <w:r>
        <w:t>1.1.11 监理方：是指由发包人为本合同目的委托的负责本工程实施监理并与之签订书面合同，具备相应工程监理资质的</w:t>
      </w:r>
      <w:bookmarkEnd w:id="366"/>
      <w:r>
        <w:t>当事人。</w:t>
      </w:r>
    </w:p>
    <w:p w14:paraId="6B1E1ED1">
      <w:pPr>
        <w:pStyle w:val="51"/>
        <w:spacing w:after="0"/>
        <w:ind w:left="1077" w:leftChars="113" w:hanging="840" w:hangingChars="350"/>
      </w:pPr>
      <w:r>
        <w:t>1.1.12 监理工程师：是指由监理方指派，代表监理方行使合同权利和义务的人员。</w:t>
      </w:r>
    </w:p>
    <w:p w14:paraId="7D9122C5">
      <w:pPr>
        <w:pStyle w:val="51"/>
        <w:spacing w:after="0"/>
        <w:ind w:left="1077" w:leftChars="113" w:hanging="840" w:hangingChars="350"/>
      </w:pPr>
      <w:r>
        <w:t>1.1.13 设计方：是指发包人委托的负责本工程设计并取得相应工程设计资质的当事人，以及取得该当事人资格的合法继承人。</w:t>
      </w:r>
    </w:p>
    <w:p w14:paraId="43EFE0AB">
      <w:pPr>
        <w:pStyle w:val="51"/>
        <w:spacing w:after="0"/>
        <w:ind w:left="1077" w:leftChars="113" w:hanging="840" w:hangingChars="350"/>
      </w:pPr>
      <w:r>
        <w:t>1.1.14 发包人直接供应（甲供</w:t>
      </w:r>
      <w:r>
        <w:rPr>
          <w:rFonts w:hint="eastAsia"/>
        </w:rPr>
        <w:t>材</w:t>
      </w:r>
      <w:r>
        <w:t>）：由发包人直接供应的材料、设备，该部分材料款不计入本工程合同价。</w:t>
      </w:r>
    </w:p>
    <w:p w14:paraId="648AD8C2">
      <w:pPr>
        <w:pStyle w:val="51"/>
        <w:spacing w:after="0"/>
        <w:ind w:left="1077" w:leftChars="113" w:hanging="840" w:hangingChars="350"/>
      </w:pPr>
      <w:r>
        <w:t>1.1.15 承包人自行采购（乙供</w:t>
      </w:r>
      <w:r>
        <w:rPr>
          <w:rFonts w:hint="eastAsia"/>
        </w:rPr>
        <w:t>材</w:t>
      </w:r>
      <w:r>
        <w:t>）：由承包人自行采购的材料</w:t>
      </w:r>
      <w:r>
        <w:rPr>
          <w:rFonts w:hint="eastAsia"/>
          <w:lang w:eastAsia="zh-CN"/>
        </w:rPr>
        <w:t>、设备</w:t>
      </w:r>
      <w:r>
        <w:t>，发包人仅对材料</w:t>
      </w:r>
      <w:r>
        <w:rPr>
          <w:rFonts w:hint="eastAsia"/>
          <w:lang w:eastAsia="zh-CN"/>
        </w:rPr>
        <w:t>、设备</w:t>
      </w:r>
      <w:r>
        <w:t>使用前就质量、技术性能进行验收，材料</w:t>
      </w:r>
      <w:r>
        <w:rPr>
          <w:rFonts w:hint="eastAsia"/>
          <w:lang w:eastAsia="zh-CN"/>
        </w:rPr>
        <w:t>、设备</w:t>
      </w:r>
      <w:r>
        <w:t>款包干于合同价款内。</w:t>
      </w:r>
    </w:p>
    <w:p w14:paraId="3DAA861C">
      <w:pPr>
        <w:pStyle w:val="51"/>
        <w:spacing w:after="0"/>
        <w:ind w:left="1077" w:leftChars="113" w:hanging="840" w:hangingChars="350"/>
      </w:pPr>
      <w:r>
        <w:t>1.1.</w:t>
      </w:r>
      <w:bookmarkStart w:id="367" w:name="_Toc34908898"/>
      <w:r>
        <w:t>16 永久工程：指根据本合同约定应实施的永久性工程，包括1.1.14款所指的设备。</w:t>
      </w:r>
      <w:bookmarkEnd w:id="367"/>
    </w:p>
    <w:p w14:paraId="51E7AEC5">
      <w:pPr>
        <w:pStyle w:val="51"/>
        <w:spacing w:after="0"/>
        <w:ind w:left="1077" w:leftChars="113" w:hanging="840" w:hangingChars="350"/>
      </w:pPr>
      <w:bookmarkStart w:id="368" w:name="_Toc34908899"/>
      <w:r>
        <w:t xml:space="preserve">1.1.17 临时工程：指实施和完成本工程及其缺陷的修复过程中所需的各种临时性工程。 </w:t>
      </w:r>
      <w:bookmarkEnd w:id="368"/>
    </w:p>
    <w:p w14:paraId="4028AA29">
      <w:pPr>
        <w:pStyle w:val="51"/>
        <w:spacing w:after="0"/>
        <w:ind w:left="1077" w:leftChars="113" w:hanging="840" w:hangingChars="350"/>
        <w:rPr>
          <w:lang w:eastAsia="zh-CN"/>
        </w:rPr>
      </w:pPr>
      <w:r>
        <w:t>1.1.18 工程：指永久工程和临时工程，或视具体情况指两者中的任何一个。</w:t>
      </w:r>
    </w:p>
    <w:p w14:paraId="7314C4A1">
      <w:pPr>
        <w:pStyle w:val="51"/>
        <w:spacing w:after="0"/>
        <w:ind w:left="1077" w:leftChars="113" w:hanging="840" w:hangingChars="350"/>
        <w:rPr>
          <w:lang w:val="en-US" w:eastAsia="zh-CN"/>
        </w:rPr>
      </w:pPr>
      <w:r>
        <w:t>1.1.19</w:t>
      </w:r>
      <w:r>
        <w:rPr>
          <w:rFonts w:hint="eastAsia"/>
        </w:rPr>
        <w:t>材料设备：指预定构成或已构成永久工程一部分的材料、机械、仪器、装置。</w:t>
      </w:r>
    </w:p>
    <w:p w14:paraId="7EC8373E">
      <w:pPr>
        <w:pStyle w:val="51"/>
        <w:spacing w:after="0"/>
        <w:ind w:left="1077" w:leftChars="113" w:hanging="840" w:hangingChars="350"/>
      </w:pPr>
      <w:bookmarkStart w:id="369" w:name="_Toc34908905"/>
      <w:r>
        <w:t>1.1.</w:t>
      </w:r>
      <w:r>
        <w:rPr>
          <w:rFonts w:hint="eastAsia"/>
          <w:lang w:eastAsia="zh-CN"/>
        </w:rPr>
        <w:t>20</w:t>
      </w:r>
      <w:r>
        <w:t xml:space="preserve"> 现场或工地：指由发包人提供的，用于本发展项目工程施工的场地以及发包人在合同中具体指定构成现场一部分的其他场所。</w:t>
      </w:r>
      <w:bookmarkEnd w:id="369"/>
    </w:p>
    <w:p w14:paraId="61FC2EF2">
      <w:pPr>
        <w:pStyle w:val="51"/>
        <w:spacing w:after="0"/>
        <w:ind w:left="1077" w:leftChars="113" w:hanging="840" w:hangingChars="350"/>
      </w:pPr>
      <w:bookmarkStart w:id="370" w:name="_Toc34908908"/>
      <w:r>
        <w:t>1.1.2</w:t>
      </w:r>
      <w:r>
        <w:rPr>
          <w:rFonts w:hint="eastAsia"/>
          <w:lang w:eastAsia="zh-CN"/>
        </w:rPr>
        <w:t>1</w:t>
      </w:r>
      <w:r>
        <w:t xml:space="preserve"> 合同价款：指在中标通知书中写明的或发包人、承包人双方议定的，承包人按合同约定实施和完成本工程及其缺陷的修复应得到的价款。</w:t>
      </w:r>
      <w:bookmarkEnd w:id="370"/>
    </w:p>
    <w:p w14:paraId="22A1E9A2">
      <w:pPr>
        <w:pStyle w:val="51"/>
        <w:spacing w:after="0"/>
        <w:ind w:left="1077" w:leftChars="113" w:hanging="840" w:hangingChars="350"/>
      </w:pPr>
      <w:r>
        <w:t>1.1.2</w:t>
      </w:r>
      <w:r>
        <w:rPr>
          <w:rFonts w:hint="eastAsia"/>
          <w:lang w:eastAsia="zh-CN"/>
        </w:rPr>
        <w:t>2</w:t>
      </w:r>
      <w:r>
        <w:t>工程变更：本合同内“工程变更”一词是设计变更与现场签证的统称。</w:t>
      </w:r>
    </w:p>
    <w:p w14:paraId="388CBF06">
      <w:pPr>
        <w:pStyle w:val="51"/>
        <w:spacing w:after="0"/>
        <w:ind w:left="1077" w:leftChars="113" w:hanging="840" w:hangingChars="350"/>
      </w:pPr>
      <w:bookmarkStart w:id="371" w:name="_Toc34908916"/>
      <w:r>
        <w:t>1.1.2</w:t>
      </w:r>
      <w:r>
        <w:rPr>
          <w:rFonts w:hint="eastAsia"/>
          <w:lang w:eastAsia="zh-CN"/>
        </w:rPr>
        <w:t>3</w:t>
      </w:r>
      <w:r>
        <w:t xml:space="preserve"> 图纸：指由发包人按本合同约定向承包人提供的全部设计图纸和性质类似的技术资料，或由承包人提交并经发包人批准的所有图纸和其他性质类似的技术资料。</w:t>
      </w:r>
      <w:bookmarkEnd w:id="371"/>
    </w:p>
    <w:p w14:paraId="0A89147C">
      <w:pPr>
        <w:pStyle w:val="51"/>
        <w:spacing w:after="0"/>
        <w:ind w:left="1077" w:leftChars="113" w:hanging="840" w:hangingChars="350"/>
      </w:pPr>
      <w:bookmarkStart w:id="372" w:name="_Toc34908917"/>
      <w:r>
        <w:t>1.1.2</w:t>
      </w:r>
      <w:r>
        <w:rPr>
          <w:rFonts w:hint="eastAsia"/>
          <w:lang w:eastAsia="zh-CN"/>
        </w:rPr>
        <w:t>4</w:t>
      </w:r>
      <w:r>
        <w:rPr>
          <w:rFonts w:hint="eastAsia"/>
        </w:rPr>
        <w:t>工程规范：指国家、行业、工程所在地现行</w:t>
      </w:r>
      <w:r>
        <w:t>的及</w:t>
      </w:r>
      <w:r>
        <w:rPr>
          <w:rFonts w:hint="eastAsia"/>
        </w:rPr>
        <w:t>合同中约定的关于工程施工、设计、供货、检验、调试、验收、维护、保修等方面的规范和标准及其</w:t>
      </w:r>
      <w:r>
        <w:t>修改或补充</w:t>
      </w:r>
      <w:r>
        <w:rPr>
          <w:rFonts w:hint="eastAsia"/>
        </w:rPr>
        <w:t>，它是合同的一个组成部分，甲方以书面形式对上述这些文件的修改或增加的内容也属于本合同的</w:t>
      </w:r>
      <w:r>
        <w:rPr>
          <w:rFonts w:hint="eastAsia"/>
          <w:lang w:eastAsia="zh-CN"/>
        </w:rPr>
        <w:t>工程</w:t>
      </w:r>
      <w:r>
        <w:rPr>
          <w:rFonts w:hint="eastAsia"/>
        </w:rPr>
        <w:t>规范。</w:t>
      </w:r>
      <w:bookmarkEnd w:id="372"/>
    </w:p>
    <w:p w14:paraId="47E3A194">
      <w:pPr>
        <w:pStyle w:val="51"/>
        <w:spacing w:after="0"/>
        <w:ind w:left="1077" w:leftChars="113" w:hanging="840" w:hangingChars="350"/>
      </w:pPr>
      <w:bookmarkStart w:id="373" w:name="_Toc34908918"/>
      <w:r>
        <w:t>1.1.2</w:t>
      </w:r>
      <w:r>
        <w:rPr>
          <w:rFonts w:hint="eastAsia"/>
          <w:lang w:eastAsia="zh-CN"/>
        </w:rPr>
        <w:t>5</w:t>
      </w:r>
      <w:r>
        <w:tab/>
      </w:r>
      <w:r>
        <w:t>工程量清单：指根据有关工程量计算规则、图纸列出的工程项目名称和相应数量等的明细清单。</w:t>
      </w:r>
      <w:bookmarkEnd w:id="373"/>
    </w:p>
    <w:p w14:paraId="02BA7E04">
      <w:pPr>
        <w:pStyle w:val="51"/>
        <w:spacing w:after="0"/>
        <w:ind w:left="1077" w:leftChars="113" w:hanging="840" w:hangingChars="350"/>
        <w:rPr>
          <w:lang w:eastAsia="zh-CN"/>
        </w:rPr>
      </w:pPr>
      <w:r>
        <w:t>1.1.2</w:t>
      </w:r>
      <w:r>
        <w:rPr>
          <w:rFonts w:hint="eastAsia"/>
          <w:lang w:eastAsia="zh-CN"/>
        </w:rPr>
        <w:t>6</w:t>
      </w:r>
      <w:r>
        <w:t xml:space="preserve"> 书面形式：指合同、协议、信件和数据电文（包括电报、电传、传真、电子数据交换和电子邮件）等可以有形地表现所载内容的形式，最终以送达对方并确认收到后方可有效。</w:t>
      </w:r>
    </w:p>
    <w:p w14:paraId="47810B5C">
      <w:pPr>
        <w:pStyle w:val="51"/>
        <w:spacing w:after="0"/>
        <w:ind w:left="1077" w:leftChars="113" w:hanging="840" w:hangingChars="350"/>
      </w:pPr>
      <w:bookmarkStart w:id="374" w:name="_Toc34908914"/>
      <w:r>
        <w:t>1.1.2</w:t>
      </w:r>
      <w:r>
        <w:rPr>
          <w:rFonts w:hint="eastAsia"/>
          <w:lang w:eastAsia="zh-CN"/>
        </w:rPr>
        <w:t>7</w:t>
      </w:r>
      <w:r>
        <w:t xml:space="preserve"> 合同工期：指发包人和承包人在本合同中约定的，按总日历天数（包括法定节假日）计算的从开工日期至竣工日期的天数。</w:t>
      </w:r>
      <w:bookmarkEnd w:id="374"/>
    </w:p>
    <w:p w14:paraId="3C9DB333">
      <w:pPr>
        <w:pStyle w:val="51"/>
        <w:spacing w:after="0"/>
        <w:ind w:left="1077" w:leftChars="113" w:hanging="840" w:hangingChars="350"/>
      </w:pPr>
      <w:bookmarkStart w:id="375" w:name="_Toc34908915"/>
      <w:r>
        <w:t>1.1.2</w:t>
      </w:r>
      <w:r>
        <w:rPr>
          <w:rFonts w:hint="eastAsia"/>
          <w:lang w:eastAsia="zh-CN"/>
        </w:rPr>
        <w:t>8</w:t>
      </w:r>
      <w:r>
        <w:t xml:space="preserve"> 实际工期：</w:t>
      </w:r>
      <w:bookmarkEnd w:id="375"/>
      <w:r>
        <w:t>指按总日历天数（包括法定节假日）计算的从发包人指令开工日期至发包人确认实际竣工日期的天数。</w:t>
      </w:r>
    </w:p>
    <w:p w14:paraId="08F06FCA">
      <w:pPr>
        <w:pStyle w:val="51"/>
        <w:spacing w:after="0"/>
        <w:ind w:left="1077" w:leftChars="113" w:hanging="840" w:hangingChars="350"/>
      </w:pPr>
      <w:r>
        <w:t>1.1.2</w:t>
      </w:r>
      <w:r>
        <w:rPr>
          <w:rFonts w:hint="eastAsia"/>
          <w:lang w:eastAsia="zh-CN"/>
        </w:rPr>
        <w:t>9</w:t>
      </w:r>
      <w:r>
        <w:t xml:space="preserve"> “日或月”：应作一个公历日或公历月解释。</w:t>
      </w:r>
    </w:p>
    <w:p w14:paraId="0AFD5E12">
      <w:pPr>
        <w:pStyle w:val="51"/>
        <w:spacing w:after="0"/>
        <w:ind w:left="1077" w:leftChars="113" w:hanging="840" w:hangingChars="350"/>
      </w:pPr>
      <w:r>
        <w:rPr>
          <w:rFonts w:hint="eastAsia"/>
          <w:lang w:eastAsia="zh-CN"/>
        </w:rPr>
        <w:t>1.</w:t>
      </w:r>
      <w:r>
        <w:rPr>
          <w:lang w:eastAsia="zh-CN"/>
        </w:rPr>
        <w:t>1</w:t>
      </w:r>
      <w:r>
        <w:rPr>
          <w:rFonts w:hint="eastAsia"/>
          <w:lang w:eastAsia="zh-CN"/>
        </w:rPr>
        <w:t>.30</w:t>
      </w:r>
      <w:r>
        <w:rPr>
          <w:rFonts w:hint="eastAsia"/>
        </w:rPr>
        <w:t>小时或天：本合同中约定按小时计算时间的，从事件有效开始时计算（不扣除休息时间）；约定按天计算时间的，开始当天不计入，从次日开始计算。时限的最后一天是法定节假日的，以节假日次日为时限的最后一天，但竣工日期除外。时限的最后一天的截止时间为当日24时。</w:t>
      </w:r>
    </w:p>
    <w:p w14:paraId="350E892B">
      <w:pPr>
        <w:pStyle w:val="51"/>
        <w:spacing w:after="0"/>
        <w:ind w:left="1077" w:leftChars="113" w:hanging="840" w:hangingChars="350"/>
      </w:pPr>
      <w:r>
        <w:t>1.1.</w:t>
      </w:r>
      <w:r>
        <w:rPr>
          <w:rFonts w:hint="eastAsia"/>
          <w:lang w:eastAsia="zh-CN"/>
        </w:rPr>
        <w:t>3</w:t>
      </w:r>
      <w:r>
        <w:rPr>
          <w:lang w:eastAsia="zh-CN"/>
        </w:rPr>
        <w:t>1</w:t>
      </w:r>
      <w:r>
        <w:t xml:space="preserve"> 法定节假日：指每个星期六、星期天及国家法定的其他节假日。</w:t>
      </w:r>
    </w:p>
    <w:p w14:paraId="09B10C0B">
      <w:pPr>
        <w:pStyle w:val="51"/>
        <w:spacing w:after="0"/>
        <w:ind w:left="1077" w:leftChars="113" w:hanging="840" w:hangingChars="350"/>
        <w:rPr>
          <w:lang w:eastAsia="zh-CN"/>
        </w:rPr>
      </w:pPr>
      <w:r>
        <w:t>1.1.3</w:t>
      </w:r>
      <w:r>
        <w:rPr>
          <w:lang w:eastAsia="zh-CN"/>
        </w:rPr>
        <w:t>2</w:t>
      </w:r>
      <w:r>
        <w:t xml:space="preserve"> 战略采购：战略采购是发包人就某些通用性强、适用面广的代表企业内部品质的材料或者连同安装施工，通过全国范围内的供应商选择，确定之材料供应、施工安装的合作厂家，其物料供应方式分为</w:t>
      </w:r>
      <w:r>
        <w:rPr>
          <w:rFonts w:hint="eastAsia"/>
          <w:lang w:eastAsia="zh-CN"/>
        </w:rPr>
        <w:t>甲供</w:t>
      </w:r>
      <w:r>
        <w:t>或者</w:t>
      </w:r>
      <w:r>
        <w:rPr>
          <w:rFonts w:hint="eastAsia"/>
          <w:lang w:eastAsia="zh-CN"/>
        </w:rPr>
        <w:t>甲指乙供</w:t>
      </w:r>
      <w:r>
        <w:t>。甲供是指甲方按照约定的用量根据乙方提报的计划直接供货</w:t>
      </w:r>
      <w:r>
        <w:rPr>
          <w:rFonts w:hint="eastAsia"/>
          <w:lang w:eastAsia="zh-CN"/>
        </w:rPr>
        <w:t>，</w:t>
      </w:r>
      <w:r>
        <w:t>材料价款由甲方直接支付</w:t>
      </w:r>
      <w:r>
        <w:rPr>
          <w:rFonts w:hint="eastAsia"/>
          <w:lang w:eastAsia="zh-CN"/>
        </w:rPr>
        <w:t>；甲指乙供是指甲方指定战略采购单位、联系人及对应部品价格，由乙方根据需求量和需求计划自行安排供货。</w:t>
      </w:r>
    </w:p>
    <w:p w14:paraId="6827B82B">
      <w:pPr>
        <w:pStyle w:val="51"/>
        <w:spacing w:after="0"/>
        <w:ind w:left="1077" w:leftChars="113" w:hanging="840" w:hangingChars="350"/>
        <w:rPr>
          <w:lang w:eastAsia="zh-CN"/>
        </w:rPr>
      </w:pPr>
      <w:r>
        <w:rPr>
          <w:rFonts w:hint="eastAsia"/>
          <w:lang w:eastAsia="zh-CN"/>
        </w:rPr>
        <w:t>1.1.3</w:t>
      </w:r>
      <w:r>
        <w:rPr>
          <w:lang w:eastAsia="zh-CN"/>
        </w:rPr>
        <w:t>3</w:t>
      </w:r>
      <w:r>
        <w:rPr>
          <w:rFonts w:hint="eastAsia"/>
          <w:lang w:eastAsia="zh-CN"/>
        </w:rPr>
        <w:t xml:space="preserve"> 甲控材料（甲限材料）：是指甲方对于应用于本工程的材料限制品牌、品类、型号、规格等材料相关性质，由乙方自行联系供应商进行采购的材料。</w:t>
      </w:r>
    </w:p>
    <w:p w14:paraId="56D12FF9">
      <w:pPr>
        <w:pStyle w:val="51"/>
        <w:spacing w:after="0"/>
        <w:ind w:left="1077" w:leftChars="113" w:hanging="840" w:hangingChars="350"/>
      </w:pPr>
      <w:r>
        <w:rPr>
          <w:lang w:val="en-US" w:eastAsia="zh-CN"/>
        </w:rPr>
        <mc:AlternateContent>
          <mc:Choice Requires="wps">
            <w:drawing>
              <wp:anchor distT="0" distB="0" distL="114300" distR="114300" simplePos="0" relativeHeight="251824128" behindDoc="0" locked="0" layoutInCell="1" allowOverlap="1">
                <wp:simplePos x="0" y="0"/>
                <wp:positionH relativeFrom="column">
                  <wp:posOffset>-720090</wp:posOffset>
                </wp:positionH>
                <wp:positionV relativeFrom="paragraph">
                  <wp:posOffset>71755</wp:posOffset>
                </wp:positionV>
                <wp:extent cx="685800" cy="988695"/>
                <wp:effectExtent l="0" t="0" r="7620" b="1905"/>
                <wp:wrapNone/>
                <wp:docPr id="209" name="文本框 209"/>
                <wp:cNvGraphicFramePr/>
                <a:graphic xmlns:a="http://schemas.openxmlformats.org/drawingml/2006/main">
                  <a:graphicData uri="http://schemas.microsoft.com/office/word/2010/wordprocessingShape">
                    <wps:wsp>
                      <wps:cNvSpPr txBox="1">
                        <a:spLocks noChangeArrowheads="1"/>
                      </wps:cNvSpPr>
                      <wps:spPr bwMode="auto">
                        <a:xfrm>
                          <a:off x="0" y="0"/>
                          <a:ext cx="685800" cy="988695"/>
                        </a:xfrm>
                        <a:prstGeom prst="rect">
                          <a:avLst/>
                        </a:prstGeom>
                        <a:solidFill>
                          <a:srgbClr val="FFFFFF"/>
                        </a:solidFill>
                        <a:ln>
                          <a:noFill/>
                        </a:ln>
                        <a:effectLst/>
                      </wps:spPr>
                      <wps:txbx>
                        <w:txbxContent>
                          <w:p w14:paraId="4265D983">
                            <w:pPr>
                              <w:jc w:val="left"/>
                              <w:rPr>
                                <w:rFonts w:ascii="楷体_GB2312" w:eastAsia="楷体_GB2312"/>
                                <w:szCs w:val="21"/>
                              </w:rPr>
                            </w:pPr>
                            <w:r>
                              <w:rPr>
                                <w:rFonts w:hint="eastAsia" w:ascii="楷体_GB2312" w:eastAsia="楷体_GB2312"/>
                                <w:szCs w:val="21"/>
                              </w:rPr>
                              <w:t>暂定材料供应单价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77.85pt;width:54pt;z-index:251824128;mso-width-relative:page;mso-height-relative:page;" fillcolor="#FFFFFF" filled="t" stroked="f" coordsize="21600,21600" o:gfxdata="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JDWEvXAAAACgEAAA8AAAAAAAAAAQAgAAAAIgAAAGRycy9kb3ducmV2LnhtbFBLAQIUABQAAAAI&#10;AIdO4kCcqD02JwIAAD8EAAAOAAAAAAAAAAEAIAAAACYBAABkcnMvZTJvRG9jLnhtbFBLBQYAAAAA&#10;BgAGAFkBAAC/BQAAAAA=&#10;">
                <v:fill on="t" focussize="0,0"/>
                <v:stroke on="f"/>
                <v:imagedata o:title=""/>
                <o:lock v:ext="edit" aspectratio="f"/>
                <v:textbox inset="0mm,0mm,0mm,0mm">
                  <w:txbxContent>
                    <w:p w14:paraId="4265D983">
                      <w:pPr>
                        <w:jc w:val="left"/>
                        <w:rPr>
                          <w:rFonts w:ascii="楷体_GB2312" w:eastAsia="楷体_GB2312"/>
                          <w:szCs w:val="21"/>
                        </w:rPr>
                      </w:pPr>
                      <w:r>
                        <w:rPr>
                          <w:rFonts w:hint="eastAsia" w:ascii="楷体_GB2312" w:eastAsia="楷体_GB2312"/>
                          <w:szCs w:val="21"/>
                        </w:rPr>
                        <w:t>暂定材料供应单价</w:t>
                      </w:r>
                    </w:p>
                  </w:txbxContent>
                </v:textbox>
              </v:shape>
            </w:pict>
          </mc:Fallback>
        </mc:AlternateContent>
      </w:r>
      <w:r>
        <w:t>1.1.3</w:t>
      </w:r>
      <w:r>
        <w:rPr>
          <w:lang w:eastAsia="zh-CN"/>
        </w:rPr>
        <w:t>4</w:t>
      </w:r>
      <w:r>
        <w:tab/>
      </w:r>
      <w:r>
        <w:t>暂定供应单价：指在工程量清单中由发包人提供的暂定的供应单价。</w:t>
      </w:r>
    </w:p>
    <w:p w14:paraId="322A41F1">
      <w:pPr>
        <w:pStyle w:val="51"/>
        <w:spacing w:after="0"/>
        <w:ind w:left="1077" w:leftChars="113" w:hanging="840" w:hangingChars="350"/>
      </w:pPr>
      <w:r>
        <w:t>1.1.3</w:t>
      </w:r>
      <w:r>
        <w:rPr>
          <w:lang w:eastAsia="zh-CN"/>
        </w:rPr>
        <w:t>5</w:t>
      </w:r>
      <w:r>
        <w:tab/>
      </w:r>
      <w:r>
        <w:t>暂定数量：指在工程量清单中由发包人为工程所估计的工程量，不能作为承包人按本合同履行其义务为工程施工的实际及准确工程量。</w:t>
      </w:r>
    </w:p>
    <w:p w14:paraId="1A309644">
      <w:pPr>
        <w:pStyle w:val="51"/>
        <w:spacing w:after="0"/>
        <w:ind w:left="1077" w:leftChars="113" w:hanging="840" w:hangingChars="350"/>
      </w:pPr>
      <w:r>
        <w:rPr>
          <w:lang w:val="en-US" w:eastAsia="zh-CN"/>
        </w:rPr>
        <mc:AlternateContent>
          <mc:Choice Requires="wps">
            <w:drawing>
              <wp:anchor distT="0" distB="0" distL="114300" distR="114300" simplePos="0" relativeHeight="251825152"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208" name="文本框 208"/>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01BD249F">
                            <w:pPr>
                              <w:rPr>
                                <w:rFonts w:ascii="楷体_GB2312" w:eastAsia="楷体_GB2312"/>
                                <w:szCs w:val="21"/>
                              </w:rPr>
                            </w:pPr>
                            <w:r>
                              <w:rPr>
                                <w:rFonts w:hint="eastAsia" w:ascii="楷体_GB2312" w:eastAsia="楷体_GB2312"/>
                                <w:szCs w:val="21"/>
                              </w:rPr>
                              <w:t>暂定金额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825152;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r5ZVp2AAAAAkBAAAPAAAAAAAAAAEAIAAAACIAAABkcnMvZG93bnJldi54bWxQSwECFAAUAAAA&#10;CACHTuJAm0FXGicCAAA/BAAADgAAAAAAAAABACAAAAAnAQAAZHJzL2Uyb0RvYy54bWxQSwUGAAAA&#10;AAYABgBZAQAAwAUAAAAA&#10;">
                <v:fill on="t" focussize="0,0"/>
                <v:stroke on="f"/>
                <v:imagedata o:title=""/>
                <o:lock v:ext="edit" aspectratio="f"/>
                <v:textbox inset="0mm,0mm,0mm,0mm">
                  <w:txbxContent>
                    <w:p w14:paraId="01BD249F">
                      <w:pPr>
                        <w:rPr>
                          <w:rFonts w:ascii="楷体_GB2312" w:eastAsia="楷体_GB2312"/>
                          <w:szCs w:val="21"/>
                        </w:rPr>
                      </w:pPr>
                      <w:r>
                        <w:rPr>
                          <w:rFonts w:hint="eastAsia" w:ascii="楷体_GB2312" w:eastAsia="楷体_GB2312"/>
                          <w:szCs w:val="21"/>
                        </w:rPr>
                        <w:t>暂定金额</w:t>
                      </w:r>
                    </w:p>
                  </w:txbxContent>
                </v:textbox>
              </v:shape>
            </w:pict>
          </mc:Fallback>
        </mc:AlternateContent>
      </w:r>
      <w:r>
        <w:t>1.1.3</w:t>
      </w:r>
      <w:r>
        <w:rPr>
          <w:lang w:eastAsia="zh-CN"/>
        </w:rPr>
        <w:t>6</w:t>
      </w:r>
      <w:r>
        <w:tab/>
      </w:r>
      <w:r>
        <w:t>暂定金额：指为在本工程承包范围内，但招投标时未能完全预见、规定或详细说明的工作，或签订合同时不能确定价款的工程而预留的暂定金额。</w:t>
      </w:r>
    </w:p>
    <w:p w14:paraId="55016EC4">
      <w:pPr>
        <w:pStyle w:val="51"/>
        <w:spacing w:after="0"/>
        <w:ind w:left="1077" w:leftChars="113" w:hanging="840" w:hangingChars="350"/>
        <w:rPr>
          <w:lang w:eastAsia="zh-CN"/>
        </w:rPr>
      </w:pPr>
      <w:r>
        <w:rPr>
          <w:lang w:val="en-US" w:eastAsia="zh-CN"/>
        </w:rPr>
        <mc:AlternateContent>
          <mc:Choice Requires="wps">
            <w:drawing>
              <wp:anchor distT="0" distB="0" distL="114300" distR="114300" simplePos="0" relativeHeight="251823104" behindDoc="0" locked="0" layoutInCell="1" allowOverlap="1">
                <wp:simplePos x="0" y="0"/>
                <wp:positionH relativeFrom="column">
                  <wp:posOffset>-720090</wp:posOffset>
                </wp:positionH>
                <wp:positionV relativeFrom="paragraph">
                  <wp:posOffset>71755</wp:posOffset>
                </wp:positionV>
                <wp:extent cx="685800" cy="258445"/>
                <wp:effectExtent l="0" t="0" r="7620" b="5715"/>
                <wp:wrapNone/>
                <wp:docPr id="207" name="文本框 207"/>
                <wp:cNvGraphicFramePr/>
                <a:graphic xmlns:a="http://schemas.openxmlformats.org/drawingml/2006/main">
                  <a:graphicData uri="http://schemas.microsoft.com/office/word/2010/wordprocessingShape">
                    <wps:wsp>
                      <wps:cNvSpPr txBox="1">
                        <a:spLocks noChangeArrowheads="1"/>
                      </wps:cNvSpPr>
                      <wps:spPr bwMode="auto">
                        <a:xfrm>
                          <a:off x="0" y="0"/>
                          <a:ext cx="685800" cy="258445"/>
                        </a:xfrm>
                        <a:prstGeom prst="rect">
                          <a:avLst/>
                        </a:prstGeom>
                        <a:solidFill>
                          <a:srgbClr val="FFFFFF"/>
                        </a:solidFill>
                        <a:ln>
                          <a:noFill/>
                        </a:ln>
                        <a:effectLst/>
                      </wps:spPr>
                      <wps:txbx>
                        <w:txbxContent>
                          <w:p w14:paraId="3F43D2CD">
                            <w:pPr>
                              <w:rPr>
                                <w:rFonts w:ascii="楷体_GB2312" w:eastAsia="楷体_GB2312"/>
                                <w:szCs w:val="21"/>
                              </w:rPr>
                            </w:pPr>
                            <w:r>
                              <w:rPr>
                                <w:rFonts w:hint="eastAsia" w:ascii="楷体_GB2312" w:eastAsia="楷体_GB2312"/>
                                <w:szCs w:val="21"/>
                              </w:rPr>
                              <w:t>预留暂定款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0.35pt;width:54pt;z-index:251823104;mso-width-relative:page;mso-height-relative:page;" fillcolor="#FFFFFF" filled="t" stroked="f" coordsize="21600,21600" o:gfxdata="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VAii1wAAAAkBAAAPAAAAAAAAAAEAIAAAACIAAABkcnMvZG93bnJldi54bWxQSwECFAAUAAAA&#10;CACHTuJAGg+csSgCAAA/BAAADgAAAAAAAAABACAAAAAmAQAAZHJzL2Uyb0RvYy54bWxQSwUGAAAA&#10;AAYABgBZAQAAwAUAAAAA&#10;">
                <v:fill on="t" focussize="0,0"/>
                <v:stroke on="f"/>
                <v:imagedata o:title=""/>
                <o:lock v:ext="edit" aspectratio="f"/>
                <v:textbox inset="0mm,0mm,0mm,0mm">
                  <w:txbxContent>
                    <w:p w14:paraId="3F43D2CD">
                      <w:pPr>
                        <w:rPr>
                          <w:rFonts w:ascii="楷体_GB2312" w:eastAsia="楷体_GB2312"/>
                          <w:szCs w:val="21"/>
                        </w:rPr>
                      </w:pPr>
                      <w:r>
                        <w:rPr>
                          <w:rFonts w:hint="eastAsia" w:ascii="楷体_GB2312" w:eastAsia="楷体_GB2312"/>
                          <w:szCs w:val="21"/>
                        </w:rPr>
                        <w:t>预留暂定款</w:t>
                      </w:r>
                    </w:p>
                  </w:txbxContent>
                </v:textbox>
              </v:shape>
            </w:pict>
          </mc:Fallback>
        </mc:AlternateContent>
      </w:r>
      <w:r>
        <w:t>1.1.3</w:t>
      </w:r>
      <w:r>
        <w:rPr>
          <w:lang w:eastAsia="zh-CN"/>
        </w:rPr>
        <w:t>7</w:t>
      </w:r>
      <w:r>
        <w:tab/>
      </w:r>
      <w:r>
        <w:t>预留暂定款：为在招标时未能完全预见、规定或详细说明的工作而预留的暂定款，此类款项的工程可能发生也可能不发生。</w:t>
      </w:r>
    </w:p>
    <w:p w14:paraId="33033AA8">
      <w:pPr>
        <w:pStyle w:val="51"/>
        <w:tabs>
          <w:tab w:val="left" w:pos="142"/>
          <w:tab w:val="left" w:pos="993"/>
        </w:tabs>
        <w:ind w:left="991" w:leftChars="135" w:hanging="708" w:hangingChars="295"/>
        <w:rPr>
          <w:rFonts w:hAnsi="宋体"/>
          <w:lang w:eastAsia="zh-CN"/>
        </w:rPr>
      </w:pPr>
      <w:r>
        <w:rPr>
          <w:rFonts w:hint="eastAsia" w:hAnsi="宋体"/>
        </w:rPr>
        <w:t>1</w:t>
      </w:r>
      <w:r>
        <w:rPr>
          <w:rFonts w:hAnsi="宋体"/>
        </w:rPr>
        <w:t>.1.</w:t>
      </w:r>
      <w:r>
        <w:rPr>
          <w:rFonts w:hint="eastAsia" w:hAnsi="宋体"/>
          <w:lang w:eastAsia="zh-CN"/>
        </w:rPr>
        <w:t>3</w:t>
      </w:r>
      <w:r>
        <w:rPr>
          <w:rFonts w:hAnsi="宋体"/>
          <w:lang w:eastAsia="zh-CN"/>
        </w:rPr>
        <w:t>8</w:t>
      </w:r>
      <w:r>
        <w:rPr>
          <w:rFonts w:hint="eastAsia" w:hAnsi="宋体"/>
        </w:rPr>
        <w:t>工程验收：指为确保工程符合合同及国家、地方、行业的规定，依据合同及国家、地方、行业的有关规定，工程经过甲方、监理、勘察、设计以及有关部门和单位的检查验收。</w:t>
      </w:r>
    </w:p>
    <w:p w14:paraId="1DEE16A0">
      <w:pPr>
        <w:pStyle w:val="51"/>
        <w:tabs>
          <w:tab w:val="left" w:pos="142"/>
          <w:tab w:val="left" w:pos="426"/>
        </w:tabs>
        <w:ind w:left="991" w:leftChars="135" w:hanging="708" w:hangingChars="295"/>
        <w:rPr>
          <w:rFonts w:ascii="宋体" w:hAnsi="宋体"/>
          <w:bCs/>
        </w:rPr>
      </w:pPr>
      <w:r>
        <w:rPr>
          <w:rFonts w:hAnsi="宋体"/>
        </w:rPr>
        <w:t>1.</w:t>
      </w:r>
      <w:r>
        <w:rPr>
          <w:rFonts w:hint="eastAsia" w:hAnsi="宋体"/>
        </w:rPr>
        <w:t>1.</w:t>
      </w:r>
      <w:r>
        <w:rPr>
          <w:rFonts w:hint="eastAsia" w:hAnsi="宋体"/>
          <w:lang w:eastAsia="zh-CN"/>
        </w:rPr>
        <w:t>3</w:t>
      </w:r>
      <w:r>
        <w:rPr>
          <w:rFonts w:hAnsi="宋体"/>
          <w:lang w:eastAsia="zh-CN"/>
        </w:rPr>
        <w:t>9</w:t>
      </w:r>
      <w:r>
        <w:rPr>
          <w:rFonts w:hint="eastAsia" w:ascii="宋体" w:hAnsi="宋体"/>
          <w:bCs/>
          <w:lang w:eastAsia="zh-CN"/>
        </w:rPr>
        <w:t>分项工程验收</w:t>
      </w:r>
      <w:r>
        <w:rPr>
          <w:rFonts w:hint="eastAsia" w:ascii="宋体" w:hAnsi="宋体"/>
          <w:bCs/>
        </w:rPr>
        <w:t>：</w:t>
      </w:r>
      <w:r>
        <w:rPr>
          <w:rFonts w:hint="eastAsia" w:ascii="宋体" w:hAnsi="宋体"/>
          <w:bCs/>
          <w:lang w:eastAsia="zh-CN"/>
        </w:rPr>
        <w:t>是指分项工程完工后，由发包方、监理方、承包人、总承包人参加的对于本工程施工质量、使用功能等是否符合发包人要求而组织的初步验收工作</w:t>
      </w:r>
      <w:r>
        <w:rPr>
          <w:rFonts w:hint="eastAsia" w:ascii="宋体" w:hAnsi="宋体"/>
          <w:bCs/>
        </w:rPr>
        <w:t>。</w:t>
      </w:r>
    </w:p>
    <w:p w14:paraId="51E6B890">
      <w:pPr>
        <w:pStyle w:val="51"/>
        <w:tabs>
          <w:tab w:val="left" w:pos="142"/>
          <w:tab w:val="left" w:pos="993"/>
        </w:tabs>
        <w:ind w:left="994" w:leftChars="136" w:hanging="708" w:hangingChars="295"/>
        <w:rPr>
          <w:rFonts w:hAnsi="宋体"/>
          <w:lang w:eastAsia="zh-CN"/>
        </w:rPr>
      </w:pPr>
      <w:r>
        <w:rPr>
          <w:rFonts w:hint="eastAsia" w:hAnsi="宋体"/>
        </w:rPr>
        <w:t>1</w:t>
      </w:r>
      <w:r>
        <w:rPr>
          <w:rFonts w:hAnsi="宋体"/>
        </w:rPr>
        <w:t>.1.</w:t>
      </w:r>
      <w:r>
        <w:rPr>
          <w:rFonts w:hAnsi="宋体"/>
          <w:lang w:eastAsia="zh-CN"/>
        </w:rPr>
        <w:t>40</w:t>
      </w:r>
      <w:r>
        <w:rPr>
          <w:rFonts w:hint="eastAsia" w:hAnsi="宋体"/>
        </w:rPr>
        <w:t>竣工验收：</w:t>
      </w:r>
      <w:r>
        <w:rPr>
          <w:rFonts w:ascii="Arial" w:hAnsi="Arial" w:cs="Arial"/>
          <w:sz w:val="23"/>
          <w:szCs w:val="23"/>
          <w:shd w:val="clear" w:color="auto" w:fill="FFFFFF"/>
        </w:rPr>
        <w:t>竣工验收指项目竣工后</w:t>
      </w:r>
      <w:r>
        <w:rPr>
          <w:rFonts w:hint="eastAsia" w:ascii="Arial" w:hAnsi="Arial" w:cs="Arial"/>
          <w:sz w:val="23"/>
          <w:szCs w:val="23"/>
          <w:shd w:val="clear" w:color="auto" w:fill="FFFFFF"/>
        </w:rPr>
        <w:t>发包人</w:t>
      </w:r>
      <w:r>
        <w:rPr>
          <w:rFonts w:ascii="Arial" w:hAnsi="Arial" w:cs="Arial"/>
          <w:sz w:val="23"/>
          <w:szCs w:val="23"/>
          <w:shd w:val="clear" w:color="auto" w:fill="FFFFFF"/>
        </w:rPr>
        <w:t>会同设计、施工、设备供应单位及工程质量监督部门，对该项目是否符合规划设计要求以及建筑施工和设备安装质量进行全面检验，取得竣工合格资料、数据和凭证。</w:t>
      </w:r>
      <w:r>
        <w:rPr>
          <w:rFonts w:hint="eastAsia" w:ascii="Arial" w:hAnsi="Arial" w:cs="Arial"/>
          <w:sz w:val="23"/>
          <w:szCs w:val="23"/>
          <w:shd w:val="clear" w:color="auto" w:fill="FFFFFF"/>
        </w:rPr>
        <w:t>同时</w:t>
      </w:r>
      <w:r>
        <w:rPr>
          <w:rFonts w:ascii="Arial" w:hAnsi="Arial" w:cs="Arial"/>
          <w:sz w:val="23"/>
          <w:szCs w:val="23"/>
          <w:shd w:val="clear" w:color="auto" w:fill="FFFFFF"/>
        </w:rPr>
        <w:t>，竣工验收是建立在分阶段</w:t>
      </w:r>
      <w:r>
        <w:rPr>
          <w:rFonts w:hint="eastAsia" w:ascii="Arial" w:hAnsi="Arial" w:cs="Arial"/>
          <w:sz w:val="23"/>
          <w:szCs w:val="23"/>
          <w:shd w:val="clear" w:color="auto" w:fill="FFFFFF"/>
        </w:rPr>
        <w:t>、分类</w:t>
      </w:r>
      <w:r>
        <w:rPr>
          <w:rFonts w:ascii="Arial" w:hAnsi="Arial" w:cs="Arial"/>
          <w:sz w:val="23"/>
          <w:szCs w:val="23"/>
          <w:shd w:val="clear" w:color="auto" w:fill="FFFFFF"/>
        </w:rPr>
        <w:t>验收</w:t>
      </w:r>
      <w:r>
        <w:rPr>
          <w:rFonts w:hint="eastAsia" w:ascii="Arial" w:hAnsi="Arial" w:cs="Arial"/>
          <w:sz w:val="23"/>
          <w:szCs w:val="23"/>
          <w:shd w:val="clear" w:color="auto" w:fill="FFFFFF"/>
        </w:rPr>
        <w:t>全部完成</w:t>
      </w:r>
      <w:r>
        <w:rPr>
          <w:rFonts w:ascii="Arial" w:hAnsi="Arial" w:cs="Arial"/>
          <w:sz w:val="23"/>
          <w:szCs w:val="23"/>
          <w:shd w:val="clear" w:color="auto" w:fill="FFFFFF"/>
        </w:rPr>
        <w:t>的基础之上</w:t>
      </w:r>
      <w:r>
        <w:rPr>
          <w:rFonts w:hint="eastAsia" w:hAnsi="宋体"/>
        </w:rPr>
        <w:t>。</w:t>
      </w:r>
    </w:p>
    <w:p w14:paraId="1B434E3F">
      <w:pPr>
        <w:pStyle w:val="51"/>
        <w:tabs>
          <w:tab w:val="left" w:pos="142"/>
          <w:tab w:val="left" w:pos="624"/>
        </w:tabs>
        <w:ind w:left="847" w:leftChars="135" w:hanging="564" w:hangingChars="235"/>
        <w:rPr>
          <w:rFonts w:hAnsi="宋体"/>
        </w:rPr>
      </w:pPr>
      <w:r>
        <w:rPr>
          <w:rFonts w:hAnsi="宋体"/>
        </w:rPr>
        <w:t>1.1.</w:t>
      </w:r>
      <w:r>
        <w:rPr>
          <w:rFonts w:hint="eastAsia" w:hAnsi="宋体"/>
          <w:lang w:eastAsia="zh-CN"/>
        </w:rPr>
        <w:t>4</w:t>
      </w:r>
      <w:r>
        <w:rPr>
          <w:rFonts w:hAnsi="宋体"/>
          <w:lang w:eastAsia="zh-CN"/>
        </w:rPr>
        <w:t>1</w:t>
      </w:r>
      <w:r>
        <w:rPr>
          <w:rFonts w:hint="eastAsia" w:ascii="宋体" w:hAnsi="宋体"/>
          <w:bCs/>
        </w:rPr>
        <w:t>开工日期：协议中明确的日期，或甲方书面调整的开始施工的日期。</w:t>
      </w:r>
    </w:p>
    <w:p w14:paraId="001D89E0">
      <w:pPr>
        <w:pStyle w:val="51"/>
        <w:tabs>
          <w:tab w:val="left" w:pos="142"/>
          <w:tab w:val="left" w:pos="624"/>
        </w:tabs>
        <w:ind w:left="847" w:leftChars="135" w:hanging="564" w:hangingChars="235"/>
        <w:rPr>
          <w:rFonts w:ascii="宋体" w:hAnsi="宋体"/>
          <w:bCs/>
          <w:lang w:eastAsia="zh-CN"/>
        </w:rPr>
      </w:pPr>
      <w:r>
        <w:rPr>
          <w:rFonts w:hAnsi="宋体"/>
        </w:rPr>
        <w:t>1.</w:t>
      </w:r>
      <w:r>
        <w:rPr>
          <w:rFonts w:hint="eastAsia" w:hAnsi="宋体"/>
        </w:rPr>
        <w:t>1.</w:t>
      </w:r>
      <w:r>
        <w:rPr>
          <w:rFonts w:hint="eastAsia" w:hAnsi="宋体"/>
          <w:lang w:eastAsia="zh-CN"/>
        </w:rPr>
        <w:t>4</w:t>
      </w:r>
      <w:r>
        <w:rPr>
          <w:rFonts w:hAnsi="宋体"/>
          <w:lang w:eastAsia="zh-CN"/>
        </w:rPr>
        <w:t>2</w:t>
      </w:r>
      <w:r>
        <w:rPr>
          <w:rFonts w:hint="eastAsia" w:ascii="宋体" w:hAnsi="宋体"/>
          <w:bCs/>
        </w:rPr>
        <w:t>竣工日期：按</w:t>
      </w:r>
      <w:r>
        <w:rPr>
          <w:rFonts w:ascii="宋体" w:hAnsi="宋体"/>
          <w:bCs/>
        </w:rPr>
        <w:t>工程</w:t>
      </w:r>
      <w:r>
        <w:rPr>
          <w:rFonts w:hint="eastAsia" w:ascii="宋体" w:hAnsi="宋体"/>
          <w:bCs/>
        </w:rPr>
        <w:t>通过</w:t>
      </w:r>
      <w:r>
        <w:rPr>
          <w:rFonts w:ascii="宋体" w:hAnsi="宋体"/>
          <w:bCs/>
        </w:rPr>
        <w:t>竣工验收，</w:t>
      </w:r>
      <w:r>
        <w:rPr>
          <w:rFonts w:hint="eastAsia" w:ascii="宋体" w:hAnsi="宋体"/>
          <w:bCs/>
        </w:rPr>
        <w:t>取得备案证明的日期</w:t>
      </w:r>
      <w:r>
        <w:rPr>
          <w:rFonts w:ascii="宋体" w:hAnsi="宋体"/>
          <w:bCs/>
        </w:rPr>
        <w:t>。</w:t>
      </w:r>
      <w:r>
        <w:rPr>
          <w:rFonts w:hint="eastAsia" w:ascii="宋体" w:hAnsi="宋体"/>
          <w:bCs/>
        </w:rPr>
        <w:t>若取得备案证明后</w:t>
      </w:r>
      <w:r>
        <w:rPr>
          <w:rFonts w:ascii="宋体" w:hAnsi="宋体"/>
          <w:bCs/>
        </w:rPr>
        <w:t>，</w:t>
      </w:r>
      <w:r>
        <w:rPr>
          <w:rFonts w:hint="eastAsia" w:ascii="宋体" w:hAnsi="宋体"/>
          <w:bCs/>
        </w:rPr>
        <w:t>仍存在工程整改，则</w:t>
      </w:r>
      <w:r>
        <w:rPr>
          <w:rFonts w:ascii="宋体" w:hAnsi="宋体"/>
          <w:bCs/>
        </w:rPr>
        <w:t>实际竣工日期为乙方</w:t>
      </w:r>
      <w:r>
        <w:rPr>
          <w:rFonts w:hint="eastAsia" w:ascii="宋体" w:hAnsi="宋体"/>
          <w:bCs/>
        </w:rPr>
        <w:t>完成整改并经</w:t>
      </w:r>
      <w:r>
        <w:rPr>
          <w:rFonts w:ascii="宋体" w:hAnsi="宋体"/>
          <w:bCs/>
        </w:rPr>
        <w:t>甲方验收</w:t>
      </w:r>
      <w:r>
        <w:rPr>
          <w:rFonts w:hint="eastAsia" w:ascii="宋体" w:hAnsi="宋体"/>
          <w:bCs/>
        </w:rPr>
        <w:t>合格</w:t>
      </w:r>
      <w:r>
        <w:rPr>
          <w:rFonts w:ascii="宋体" w:hAnsi="宋体"/>
          <w:bCs/>
        </w:rPr>
        <w:t>的日期。</w:t>
      </w:r>
      <w:r>
        <w:rPr>
          <w:rFonts w:hint="eastAsia" w:ascii="宋体" w:hAnsi="宋体"/>
          <w:bCs/>
        </w:rPr>
        <w:t>实际竣工日期按天计算，不足一天按一天计。</w:t>
      </w:r>
    </w:p>
    <w:p w14:paraId="083F18B1">
      <w:pPr>
        <w:pStyle w:val="51"/>
        <w:tabs>
          <w:tab w:val="left" w:pos="142"/>
          <w:tab w:val="left" w:pos="426"/>
        </w:tabs>
        <w:ind w:left="991" w:leftChars="135" w:hanging="708" w:hangingChars="295"/>
        <w:rPr>
          <w:rFonts w:ascii="宋体" w:hAnsi="宋体"/>
          <w:bCs/>
        </w:rPr>
      </w:pPr>
      <w:r>
        <w:rPr>
          <w:rFonts w:hAnsi="宋体"/>
        </w:rPr>
        <w:t>1.</w:t>
      </w:r>
      <w:r>
        <w:rPr>
          <w:rFonts w:hint="eastAsia" w:hAnsi="宋体"/>
        </w:rPr>
        <w:t>1.</w:t>
      </w:r>
      <w:r>
        <w:rPr>
          <w:rFonts w:hint="eastAsia" w:hAnsi="宋体"/>
          <w:lang w:eastAsia="zh-CN"/>
        </w:rPr>
        <w:t>4</w:t>
      </w:r>
      <w:r>
        <w:rPr>
          <w:rFonts w:hAnsi="宋体"/>
          <w:lang w:eastAsia="zh-CN"/>
        </w:rPr>
        <w:t>3</w:t>
      </w:r>
      <w:r>
        <w:rPr>
          <w:rFonts w:hint="eastAsia" w:ascii="宋体" w:hAnsi="宋体"/>
          <w:bCs/>
        </w:rPr>
        <w:t>通知、同意、批准、证书和决定：除另有规定之外，合同文件中提及的由任何人发出、给予的任何通知、同意、批准、认可、确认、证书或决定均应是以书面形式体现，任何这种书面形式均不应以任何理由扣留或延误，也不应免除双方按合同规定应承担的义务和责任。</w:t>
      </w:r>
    </w:p>
    <w:p w14:paraId="77A2E842">
      <w:pPr>
        <w:pStyle w:val="51"/>
        <w:tabs>
          <w:tab w:val="left" w:pos="142"/>
          <w:tab w:val="left" w:pos="624"/>
        </w:tabs>
        <w:ind w:left="991" w:leftChars="135" w:hanging="708" w:hangingChars="295"/>
        <w:rPr>
          <w:rFonts w:hAnsi="宋体"/>
        </w:rPr>
      </w:pPr>
      <w:r>
        <w:rPr>
          <w:rFonts w:hAnsi="宋体"/>
        </w:rPr>
        <w:t>1.</w:t>
      </w:r>
      <w:r>
        <w:rPr>
          <w:rFonts w:hint="eastAsia" w:ascii="宋体" w:hAnsi="宋体"/>
          <w:bCs/>
        </w:rPr>
        <w:t>1.</w:t>
      </w:r>
      <w:r>
        <w:rPr>
          <w:rFonts w:hint="eastAsia" w:ascii="宋体" w:hAnsi="宋体"/>
          <w:bCs/>
          <w:lang w:eastAsia="zh-CN"/>
        </w:rPr>
        <w:t>4</w:t>
      </w:r>
      <w:r>
        <w:rPr>
          <w:rFonts w:ascii="宋体" w:hAnsi="宋体"/>
          <w:bCs/>
          <w:lang w:eastAsia="zh-CN"/>
        </w:rPr>
        <w:t>4</w:t>
      </w:r>
      <w:r>
        <w:rPr>
          <w:rFonts w:hint="eastAsia" w:ascii="宋体" w:hAnsi="宋体"/>
          <w:bCs/>
        </w:rPr>
        <w:t>保修期：根据现行有关法律规定或，按照合同约定由承包人负责对合同约定的保修范围内发生的质量问题履行</w:t>
      </w:r>
      <w:r>
        <w:rPr>
          <w:rFonts w:hint="eastAsia" w:ascii="宋体" w:hAnsi="宋体"/>
          <w:bCs/>
          <w:lang w:eastAsia="zh-CN"/>
        </w:rPr>
        <w:t>保</w:t>
      </w:r>
      <w:r>
        <w:rPr>
          <w:rFonts w:hint="eastAsia" w:ascii="宋体" w:hAnsi="宋体"/>
          <w:bCs/>
        </w:rPr>
        <w:t>修义务并对造成的损失并对造成本的损失承担赔偿责任的期限。</w:t>
      </w:r>
      <w:bookmarkStart w:id="376" w:name="_Toc174268941"/>
      <w:bookmarkStart w:id="377" w:name="_Toc174273097"/>
    </w:p>
    <w:p w14:paraId="3FB52FC4">
      <w:pPr>
        <w:pStyle w:val="51"/>
        <w:tabs>
          <w:tab w:val="left" w:pos="142"/>
        </w:tabs>
        <w:ind w:left="991" w:leftChars="135" w:hanging="708" w:hangingChars="295"/>
        <w:rPr>
          <w:rFonts w:ascii="宋体" w:hAnsi="宋体"/>
          <w:u w:val="single"/>
        </w:rPr>
      </w:pPr>
      <w:r>
        <w:rPr>
          <w:rFonts w:ascii="宋体" w:hAnsi="宋体"/>
          <w:bCs/>
        </w:rPr>
        <w:t>1.1.</w:t>
      </w:r>
      <w:r>
        <w:rPr>
          <w:rFonts w:hint="eastAsia" w:ascii="宋体" w:hAnsi="宋体"/>
          <w:bCs/>
          <w:lang w:eastAsia="zh-CN"/>
        </w:rPr>
        <w:t>4</w:t>
      </w:r>
      <w:r>
        <w:rPr>
          <w:rFonts w:ascii="宋体" w:hAnsi="宋体"/>
          <w:bCs/>
          <w:lang w:eastAsia="zh-CN"/>
        </w:rPr>
        <w:t>5</w:t>
      </w:r>
      <w:r>
        <w:rPr>
          <w:rFonts w:hint="eastAsia" w:ascii="宋体" w:hAnsi="宋体"/>
          <w:bCs/>
        </w:rPr>
        <w:t xml:space="preserve"> “之后”、“之前”、 “之上”、“之下”</w:t>
      </w:r>
      <w:bookmarkEnd w:id="376"/>
      <w:bookmarkEnd w:id="377"/>
      <w:r>
        <w:rPr>
          <w:rFonts w:hint="eastAsia" w:ascii="宋体" w:hAnsi="宋体"/>
          <w:bCs/>
        </w:rPr>
        <w:t>，</w:t>
      </w:r>
      <w:r>
        <w:rPr>
          <w:rFonts w:hint="eastAsia" w:ascii="宋体" w:hAnsi="宋体"/>
        </w:rPr>
        <w:t>除本合同另有约定以外，“之后”、“之上”含本数；“之前”、“之下”不含本数。</w:t>
      </w:r>
      <w:r>
        <w:rPr>
          <w:rFonts w:hint="eastAsia" w:ascii="宋体" w:hAnsi="宋体"/>
          <w:bCs/>
        </w:rPr>
        <w:t>“以后”、“以前”、 “以上”、“以下”、</w:t>
      </w:r>
      <w:r>
        <w:rPr>
          <w:rFonts w:ascii="宋体" w:hAnsi="宋体"/>
          <w:bCs/>
        </w:rPr>
        <w:t>“</w:t>
      </w:r>
      <w:r>
        <w:rPr>
          <w:rFonts w:hint="eastAsia" w:ascii="宋体" w:hAnsi="宋体"/>
          <w:bCs/>
        </w:rPr>
        <w:t>以内</w:t>
      </w:r>
      <w:r>
        <w:rPr>
          <w:rFonts w:ascii="宋体" w:hAnsi="宋体"/>
          <w:bCs/>
        </w:rPr>
        <w:t>”</w:t>
      </w:r>
      <w:r>
        <w:rPr>
          <w:rFonts w:hint="eastAsia" w:ascii="宋体" w:hAnsi="宋体"/>
          <w:bCs/>
        </w:rPr>
        <w:t>、</w:t>
      </w:r>
      <w:r>
        <w:rPr>
          <w:rFonts w:ascii="宋体" w:hAnsi="宋体"/>
          <w:bCs/>
        </w:rPr>
        <w:t>“</w:t>
      </w:r>
      <w:r>
        <w:rPr>
          <w:rFonts w:hint="eastAsia" w:ascii="宋体" w:hAnsi="宋体"/>
          <w:bCs/>
        </w:rPr>
        <w:t>以外</w:t>
      </w:r>
      <w:r>
        <w:rPr>
          <w:rFonts w:ascii="宋体" w:hAnsi="宋体"/>
          <w:bCs/>
        </w:rPr>
        <w:t>”</w:t>
      </w:r>
      <w:r>
        <w:rPr>
          <w:rFonts w:hint="eastAsia" w:ascii="宋体" w:hAnsi="宋体"/>
          <w:bCs/>
        </w:rPr>
        <w:t>，</w:t>
      </w:r>
      <w:r>
        <w:rPr>
          <w:rFonts w:hint="eastAsia" w:ascii="宋体" w:hAnsi="宋体"/>
        </w:rPr>
        <w:t>除本合同另有约定以外，“以后”、“以上”、</w:t>
      </w:r>
      <w:r>
        <w:rPr>
          <w:rFonts w:ascii="宋体" w:hAnsi="宋体"/>
          <w:bCs/>
        </w:rPr>
        <w:t>“</w:t>
      </w:r>
      <w:r>
        <w:rPr>
          <w:rFonts w:hint="eastAsia" w:ascii="宋体" w:hAnsi="宋体"/>
          <w:bCs/>
        </w:rPr>
        <w:t>以内</w:t>
      </w:r>
      <w:r>
        <w:rPr>
          <w:rFonts w:ascii="宋体" w:hAnsi="宋体"/>
          <w:bCs/>
        </w:rPr>
        <w:t>”</w:t>
      </w:r>
      <w:r>
        <w:rPr>
          <w:rFonts w:hint="eastAsia" w:ascii="宋体" w:hAnsi="宋体"/>
        </w:rPr>
        <w:t>含本数；“以前”、“以下”、</w:t>
      </w:r>
      <w:r>
        <w:rPr>
          <w:rFonts w:ascii="宋体" w:hAnsi="宋体"/>
          <w:bCs/>
        </w:rPr>
        <w:t>“</w:t>
      </w:r>
      <w:r>
        <w:rPr>
          <w:rFonts w:hint="eastAsia" w:ascii="宋体" w:hAnsi="宋体"/>
          <w:bCs/>
        </w:rPr>
        <w:t>以外</w:t>
      </w:r>
      <w:r>
        <w:rPr>
          <w:rFonts w:ascii="宋体" w:hAnsi="宋体"/>
          <w:bCs/>
        </w:rPr>
        <w:t>”</w:t>
      </w:r>
      <w:r>
        <w:rPr>
          <w:rFonts w:hint="eastAsia" w:ascii="宋体" w:hAnsi="宋体"/>
        </w:rPr>
        <w:t>不含本数。</w:t>
      </w:r>
    </w:p>
    <w:bookmarkEnd w:id="362"/>
    <w:p w14:paraId="24F6503D">
      <w:pPr>
        <w:pStyle w:val="50"/>
        <w:numPr>
          <w:ilvl w:val="0"/>
          <w:numId w:val="0"/>
        </w:numPr>
        <w:spacing w:before="120" w:after="120" w:line="360" w:lineRule="auto"/>
        <w:rPr>
          <w:szCs w:val="24"/>
        </w:rPr>
      </w:pPr>
      <w:bookmarkStart w:id="378" w:name="_Toc78944579"/>
      <w:bookmarkStart w:id="379" w:name="_Toc454555576"/>
      <w:bookmarkStart w:id="380" w:name="_Toc8833157"/>
      <w:bookmarkStart w:id="381" w:name="_Toc357434432"/>
      <w:bookmarkStart w:id="382" w:name="_Toc455151656"/>
      <w:bookmarkStart w:id="383" w:name="_Toc89405934"/>
      <w:bookmarkStart w:id="384" w:name="_Toc455134528"/>
      <w:r>
        <w:rPr>
          <w:szCs w:val="24"/>
        </w:rPr>
        <w:t>1.2 标题和旁注</w:t>
      </w:r>
      <w:bookmarkEnd w:id="378"/>
      <w:bookmarkEnd w:id="379"/>
      <w:bookmarkEnd w:id="380"/>
      <w:bookmarkEnd w:id="381"/>
      <w:bookmarkEnd w:id="382"/>
      <w:bookmarkEnd w:id="383"/>
      <w:bookmarkEnd w:id="384"/>
    </w:p>
    <w:p w14:paraId="18710C6E">
      <w:pPr>
        <w:pStyle w:val="51"/>
        <w:spacing w:after="0"/>
        <w:ind w:left="1077" w:leftChars="113" w:hanging="840" w:hangingChars="350"/>
      </w:pPr>
      <w:r>
        <w:rPr>
          <w:lang w:val="en-US" w:eastAsia="zh-CN"/>
        </w:rPr>
        <mc:AlternateContent>
          <mc:Choice Requires="wps">
            <w:drawing>
              <wp:anchor distT="0" distB="0" distL="114300" distR="114300" simplePos="0" relativeHeight="251660288" behindDoc="0" locked="0" layoutInCell="1" allowOverlap="1">
                <wp:simplePos x="0" y="0"/>
                <wp:positionH relativeFrom="column">
                  <wp:posOffset>-720090</wp:posOffset>
                </wp:positionH>
                <wp:positionV relativeFrom="paragraph">
                  <wp:posOffset>36195</wp:posOffset>
                </wp:positionV>
                <wp:extent cx="705485" cy="297180"/>
                <wp:effectExtent l="0" t="0" r="4445" b="0"/>
                <wp:wrapNone/>
                <wp:docPr id="206" name="文本框 206"/>
                <wp:cNvGraphicFramePr/>
                <a:graphic xmlns:a="http://schemas.openxmlformats.org/drawingml/2006/main">
                  <a:graphicData uri="http://schemas.microsoft.com/office/word/2010/wordprocessingShape">
                    <wps:wsp>
                      <wps:cNvSpPr txBox="1">
                        <a:spLocks noChangeArrowheads="1"/>
                      </wps:cNvSpPr>
                      <wps:spPr bwMode="auto">
                        <a:xfrm>
                          <a:off x="0" y="0"/>
                          <a:ext cx="705485" cy="297180"/>
                        </a:xfrm>
                        <a:prstGeom prst="rect">
                          <a:avLst/>
                        </a:prstGeom>
                        <a:solidFill>
                          <a:srgbClr val="FFFFFF"/>
                        </a:solidFill>
                        <a:ln>
                          <a:noFill/>
                        </a:ln>
                        <a:effectLst/>
                      </wps:spPr>
                      <wps:txbx>
                        <w:txbxContent>
                          <w:p w14:paraId="5EF98E30">
                            <w:r>
                              <w:rPr>
                                <w:rFonts w:hint="eastAsia" w:ascii="楷体_GB2312" w:eastAsia="楷体_GB2312"/>
                                <w:szCs w:val="21"/>
                              </w:rPr>
                              <w:t>标题和旁注</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23.4pt;width:55.55pt;z-index:251660288;mso-width-relative:page;mso-height-relative:page;" fillcolor="#FFFFFF" filled="t" stroked="f" coordsize="21600,21600" o:gfxdata="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UKsZNgAAAAIAQAADwAAAAAAAAABACAAAAAiAAAAZHJzL2Rvd25yZXYueG1sUEsBAhQAFAAA&#10;AAgAh07iQA6ychAoAgAAPwQAAA4AAAAAAAAAAQAgAAAAJwEAAGRycy9lMm9Eb2MueG1sUEsFBgAA&#10;AAAGAAYAWQEAAMEFAAAAAA==&#10;">
                <v:fill on="t" focussize="0,0"/>
                <v:stroke on="f"/>
                <v:imagedata o:title=""/>
                <o:lock v:ext="edit" aspectratio="f"/>
                <v:textbox inset="0mm,0mm,0mm,0mm">
                  <w:txbxContent>
                    <w:p w14:paraId="5EF98E30">
                      <w:r>
                        <w:rPr>
                          <w:rFonts w:hint="eastAsia" w:ascii="楷体_GB2312" w:eastAsia="楷体_GB2312"/>
                          <w:szCs w:val="21"/>
                        </w:rPr>
                        <w:t>标题和旁注</w:t>
                      </w:r>
                    </w:p>
                  </w:txbxContent>
                </v:textbox>
              </v:shape>
            </w:pict>
          </mc:Fallback>
        </mc:AlternateContent>
      </w:r>
      <w:r>
        <w:t>1.2.1</w:t>
      </w:r>
      <w:r>
        <w:tab/>
      </w:r>
      <w:r>
        <w:t>标题和旁注不视为独立工程合同条款或独立工程合同本身的一部分，在解释及推定独立工程合同条款时，不列入考虑。</w:t>
      </w:r>
    </w:p>
    <w:p w14:paraId="43F68A63">
      <w:pPr>
        <w:pStyle w:val="4"/>
        <w:spacing w:before="120" w:after="120" w:line="360" w:lineRule="auto"/>
        <w:rPr>
          <w:sz w:val="28"/>
          <w:szCs w:val="28"/>
        </w:rPr>
      </w:pPr>
      <w:bookmarkStart w:id="385" w:name="_Toc78880733"/>
      <w:bookmarkStart w:id="386" w:name="_Toc78944580"/>
      <w:bookmarkStart w:id="387" w:name="_Toc78940601"/>
      <w:bookmarkStart w:id="388" w:name="_Toc454555577"/>
      <w:bookmarkStart w:id="389" w:name="_Toc8833158"/>
      <w:bookmarkStart w:id="390" w:name="_Toc357434433"/>
      <w:bookmarkStart w:id="391" w:name="_Toc455151657"/>
      <w:bookmarkStart w:id="392" w:name="_Toc455134529"/>
      <w:r>
        <w:rPr>
          <w:sz w:val="28"/>
          <w:szCs w:val="28"/>
        </w:rPr>
        <w:t>2、</w:t>
      </w:r>
      <w:bookmarkEnd w:id="385"/>
      <w:bookmarkEnd w:id="386"/>
      <w:bookmarkEnd w:id="387"/>
      <w:r>
        <w:rPr>
          <w:sz w:val="28"/>
          <w:szCs w:val="28"/>
        </w:rPr>
        <w:t>合同文件</w:t>
      </w:r>
      <w:bookmarkEnd w:id="388"/>
      <w:bookmarkEnd w:id="389"/>
      <w:bookmarkEnd w:id="390"/>
      <w:bookmarkEnd w:id="391"/>
      <w:bookmarkEnd w:id="392"/>
    </w:p>
    <w:p w14:paraId="6427DB2B">
      <w:pPr>
        <w:pStyle w:val="50"/>
        <w:numPr>
          <w:ilvl w:val="0"/>
          <w:numId w:val="0"/>
        </w:numPr>
        <w:spacing w:before="120" w:after="120" w:line="360" w:lineRule="auto"/>
        <w:rPr>
          <w:szCs w:val="24"/>
        </w:rPr>
      </w:pPr>
      <w:bookmarkStart w:id="393" w:name="_Toc357434434"/>
      <w:bookmarkStart w:id="394" w:name="_Toc455151658"/>
      <w:bookmarkStart w:id="395" w:name="_Toc455134530"/>
      <w:bookmarkStart w:id="396" w:name="_Toc122080262"/>
      <w:bookmarkStart w:id="397" w:name="_Toc144869883"/>
      <w:bookmarkStart w:id="398" w:name="_Toc8833159"/>
      <w:bookmarkStart w:id="399" w:name="_Toc454555578"/>
      <w:bookmarkStart w:id="400" w:name="_Toc78940600"/>
      <w:bookmarkStart w:id="401" w:name="_Toc78940602"/>
      <w:bookmarkStart w:id="402" w:name="_Toc78880734"/>
      <w:bookmarkStart w:id="403" w:name="_Toc78944581"/>
      <w:bookmarkStart w:id="404" w:name="_Toc78944578"/>
      <w:bookmarkStart w:id="405" w:name="_Toc78880732"/>
      <w:r>
        <w:rPr>
          <w:szCs w:val="24"/>
        </w:rPr>
        <w:t>2.1 书面形式</w:t>
      </w:r>
      <w:bookmarkEnd w:id="393"/>
      <w:bookmarkEnd w:id="394"/>
      <w:bookmarkEnd w:id="395"/>
      <w:bookmarkEnd w:id="396"/>
      <w:bookmarkEnd w:id="397"/>
      <w:bookmarkEnd w:id="398"/>
      <w:bookmarkEnd w:id="399"/>
    </w:p>
    <w:p w14:paraId="680FED57">
      <w:pPr>
        <w:pStyle w:val="51"/>
        <w:spacing w:after="0"/>
        <w:ind w:left="1077" w:leftChars="113" w:hanging="840" w:hangingChars="350"/>
      </w:pPr>
      <w:r>
        <w:rPr>
          <w:lang w:val="en-US" w:eastAsia="zh-CN"/>
        </w:rPr>
        <mc:AlternateContent>
          <mc:Choice Requires="wps">
            <w:drawing>
              <wp:anchor distT="0" distB="0" distL="114300" distR="114300" simplePos="0" relativeHeight="251673600" behindDoc="0" locked="0" layoutInCell="1" allowOverlap="1">
                <wp:simplePos x="0" y="0"/>
                <wp:positionH relativeFrom="column">
                  <wp:posOffset>-720090</wp:posOffset>
                </wp:positionH>
                <wp:positionV relativeFrom="paragraph">
                  <wp:posOffset>71755</wp:posOffset>
                </wp:positionV>
                <wp:extent cx="705485" cy="297180"/>
                <wp:effectExtent l="0" t="0" r="4445" b="0"/>
                <wp:wrapNone/>
                <wp:docPr id="205" name="文本框 205"/>
                <wp:cNvGraphicFramePr/>
                <a:graphic xmlns:a="http://schemas.openxmlformats.org/drawingml/2006/main">
                  <a:graphicData uri="http://schemas.microsoft.com/office/word/2010/wordprocessingShape">
                    <wps:wsp>
                      <wps:cNvSpPr txBox="1">
                        <a:spLocks noChangeArrowheads="1"/>
                      </wps:cNvSpPr>
                      <wps:spPr bwMode="auto">
                        <a:xfrm>
                          <a:off x="0" y="0"/>
                          <a:ext cx="705485" cy="297180"/>
                        </a:xfrm>
                        <a:prstGeom prst="rect">
                          <a:avLst/>
                        </a:prstGeom>
                        <a:solidFill>
                          <a:srgbClr val="FFFFFF"/>
                        </a:solidFill>
                        <a:ln>
                          <a:noFill/>
                        </a:ln>
                        <a:effectLst/>
                      </wps:spPr>
                      <wps:txbx>
                        <w:txbxContent>
                          <w:p w14:paraId="300C6CD5">
                            <w:r>
                              <w:rPr>
                                <w:rFonts w:hint="eastAsia" w:ascii="楷体_GB2312" w:eastAsia="楷体_GB2312"/>
                                <w:szCs w:val="21"/>
                              </w:rPr>
                              <w:t>书面形式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5.55pt;z-index:251673600;mso-width-relative:page;mso-height-relative:page;" fillcolor="#FFFFFF" filled="t" stroked="f" coordsize="21600,21600" o:gfxdata="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6MEj9NgAAAAJAQAADwAAAAAAAAABACAAAAAiAAAAZHJzL2Rvd25yZXYueG1sUEsBAhQAFAAA&#10;AAgAh07iQMRhu08oAgAAPwQAAA4AAAAAAAAAAQAgAAAAJwEAAGRycy9lMm9Eb2MueG1sUEsFBgAA&#10;AAAGAAYAWQEAAMEFAAAAAA==&#10;">
                <v:fill on="t" focussize="0,0"/>
                <v:stroke on="f"/>
                <v:imagedata o:title=""/>
                <o:lock v:ext="edit" aspectratio="f"/>
                <v:textbox inset="0mm,0mm,0mm,0mm">
                  <w:txbxContent>
                    <w:p w14:paraId="300C6CD5">
                      <w:r>
                        <w:rPr>
                          <w:rFonts w:hint="eastAsia" w:ascii="楷体_GB2312" w:eastAsia="楷体_GB2312"/>
                          <w:szCs w:val="21"/>
                        </w:rPr>
                        <w:t>书面形式</w:t>
                      </w:r>
                    </w:p>
                  </w:txbxContent>
                </v:textbox>
              </v:shape>
            </w:pict>
          </mc:Fallback>
        </mc:AlternateContent>
      </w:r>
      <w:r>
        <w:t>2.1.1</w:t>
      </w:r>
      <w:r>
        <w:tab/>
      </w:r>
      <w:r>
        <w:t>合同文件任何地方提及的由任何人发出的任何通知、指令、批准、证书等，应一律是书面形式，且不得无故扣押或拖延。任何书面形式的通知、指令、批准、证书等，应由人工送达并取得书面签收，或通过传真送达并保存传真记录，或通过电子邮件并得到回执，或通过邮寄并保存邮局的邮寄证明。</w:t>
      </w:r>
    </w:p>
    <w:p w14:paraId="461111F3">
      <w:pPr>
        <w:pStyle w:val="50"/>
        <w:numPr>
          <w:ilvl w:val="0"/>
          <w:numId w:val="0"/>
        </w:numPr>
        <w:spacing w:before="120" w:after="120" w:line="360" w:lineRule="auto"/>
        <w:rPr>
          <w:szCs w:val="24"/>
        </w:rPr>
      </w:pPr>
      <w:bookmarkStart w:id="406" w:name="_Toc455151659"/>
      <w:bookmarkStart w:id="407" w:name="_Toc357434435"/>
      <w:bookmarkStart w:id="408" w:name="_Toc144869884"/>
      <w:bookmarkStart w:id="409" w:name="_Toc454555579"/>
      <w:bookmarkStart w:id="410" w:name="_Toc455134531"/>
      <w:bookmarkStart w:id="411" w:name="_Toc122080263"/>
      <w:bookmarkStart w:id="412" w:name="_Toc8833160"/>
      <w:r>
        <w:rPr>
          <w:szCs w:val="24"/>
        </w:rPr>
        <w:t>2.2 合同文件组成及解释顺序</w:t>
      </w:r>
      <w:bookmarkEnd w:id="406"/>
      <w:bookmarkEnd w:id="407"/>
      <w:bookmarkEnd w:id="408"/>
      <w:bookmarkEnd w:id="409"/>
      <w:bookmarkEnd w:id="410"/>
      <w:bookmarkEnd w:id="411"/>
      <w:bookmarkEnd w:id="412"/>
    </w:p>
    <w:p w14:paraId="17EA6DF9">
      <w:pPr>
        <w:pStyle w:val="51"/>
        <w:spacing w:after="0"/>
        <w:ind w:left="1077" w:leftChars="113" w:hanging="840" w:hangingChars="350"/>
      </w:pPr>
      <w:r>
        <w:rPr>
          <w:lang w:val="en-US" w:eastAsia="zh-CN"/>
        </w:rPr>
        <mc:AlternateContent>
          <mc:Choice Requires="wps">
            <w:drawing>
              <wp:anchor distT="0" distB="0" distL="114300" distR="114300" simplePos="0" relativeHeight="251670528" behindDoc="0" locked="0" layoutInCell="1" allowOverlap="1">
                <wp:simplePos x="0" y="0"/>
                <wp:positionH relativeFrom="column">
                  <wp:posOffset>-720090</wp:posOffset>
                </wp:positionH>
                <wp:positionV relativeFrom="paragraph">
                  <wp:posOffset>1127760</wp:posOffset>
                </wp:positionV>
                <wp:extent cx="702310" cy="792480"/>
                <wp:effectExtent l="0" t="0" r="7620" b="0"/>
                <wp:wrapNone/>
                <wp:docPr id="204" name="文本框 204"/>
                <wp:cNvGraphicFramePr/>
                <a:graphic xmlns:a="http://schemas.openxmlformats.org/drawingml/2006/main">
                  <a:graphicData uri="http://schemas.microsoft.com/office/word/2010/wordprocessingShape">
                    <wps:wsp>
                      <wps:cNvSpPr txBox="1">
                        <a:spLocks noChangeArrowheads="1"/>
                      </wps:cNvSpPr>
                      <wps:spPr bwMode="auto">
                        <a:xfrm>
                          <a:off x="0" y="0"/>
                          <a:ext cx="702310" cy="792480"/>
                        </a:xfrm>
                        <a:prstGeom prst="rect">
                          <a:avLst/>
                        </a:prstGeom>
                        <a:solidFill>
                          <a:srgbClr val="FFFFFF"/>
                        </a:solidFill>
                        <a:ln>
                          <a:noFill/>
                        </a:ln>
                        <a:effectLst/>
                      </wps:spPr>
                      <wps:txbx>
                        <w:txbxContent>
                          <w:p w14:paraId="178404FF">
                            <w:pPr>
                              <w:jc w:val="left"/>
                              <w:rPr>
                                <w:rFonts w:ascii="楷体_GB2312" w:eastAsia="楷体_GB2312"/>
                                <w:szCs w:val="21"/>
                              </w:rPr>
                            </w:pPr>
                            <w:r>
                              <w:rPr>
                                <w:rFonts w:hint="eastAsia" w:ascii="楷体_GB2312" w:eastAsia="楷体_GB2312"/>
                                <w:szCs w:val="21"/>
                              </w:rPr>
                              <w:t>承包人了解合同</w:t>
                            </w:r>
                          </w:p>
                          <w:p w14:paraId="3EC05B0A"/>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88.8pt;height:62.4pt;width:55.3pt;z-index:251670528;mso-width-relative:page;mso-height-relative:page;" fillcolor="#FFFFFF" filled="t" stroked="f" coordsize="21600,21600" o:gfxdata="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UMGYbaAAAACwEAAA8AAAAAAAAAAQAgAAAAIgAAAGRycy9kb3ducmV2LnhtbFBLAQIUABQA&#10;AAAIAIdO4kCwSDHkJwIAAD8EAAAOAAAAAAAAAAEAIAAAACkBAABkcnMvZTJvRG9jLnhtbFBLBQYA&#10;AAAABgAGAFkBAADCBQAAAAA=&#10;">
                <v:fill on="t" focussize="0,0"/>
                <v:stroke on="f"/>
                <v:imagedata o:title=""/>
                <o:lock v:ext="edit" aspectratio="f"/>
                <v:textbox inset="0mm,0mm,0mm,0mm">
                  <w:txbxContent>
                    <w:p w14:paraId="178404FF">
                      <w:pPr>
                        <w:jc w:val="left"/>
                        <w:rPr>
                          <w:rFonts w:ascii="楷体_GB2312" w:eastAsia="楷体_GB2312"/>
                          <w:szCs w:val="21"/>
                        </w:rPr>
                      </w:pPr>
                      <w:r>
                        <w:rPr>
                          <w:rFonts w:hint="eastAsia" w:ascii="楷体_GB2312" w:eastAsia="楷体_GB2312"/>
                          <w:szCs w:val="21"/>
                        </w:rPr>
                        <w:t>承包人了解合同</w:t>
                      </w:r>
                    </w:p>
                    <w:p w14:paraId="3EC05B0A"/>
                  </w:txbxContent>
                </v:textbox>
              </v:shape>
            </w:pict>
          </mc:Fallback>
        </mc:AlternateContent>
      </w:r>
      <w:r>
        <w:rPr>
          <w:lang w:val="en-US" w:eastAsia="zh-CN"/>
        </w:rPr>
        <mc:AlternateContent>
          <mc:Choice Requires="wps">
            <w:drawing>
              <wp:anchor distT="0" distB="0" distL="114300" distR="114300" simplePos="0" relativeHeight="251663360" behindDoc="0" locked="0" layoutInCell="1" allowOverlap="1">
                <wp:simplePos x="0" y="0"/>
                <wp:positionH relativeFrom="column">
                  <wp:posOffset>-720090</wp:posOffset>
                </wp:positionH>
                <wp:positionV relativeFrom="paragraph">
                  <wp:posOffset>53975</wp:posOffset>
                </wp:positionV>
                <wp:extent cx="702310" cy="1141730"/>
                <wp:effectExtent l="0" t="0" r="7620" b="5715"/>
                <wp:wrapNone/>
                <wp:docPr id="203" name="文本框 203"/>
                <wp:cNvGraphicFramePr/>
                <a:graphic xmlns:a="http://schemas.openxmlformats.org/drawingml/2006/main">
                  <a:graphicData uri="http://schemas.microsoft.com/office/word/2010/wordprocessingShape">
                    <wps:wsp>
                      <wps:cNvSpPr txBox="1">
                        <a:spLocks noChangeArrowheads="1"/>
                      </wps:cNvSpPr>
                      <wps:spPr bwMode="auto">
                        <a:xfrm>
                          <a:off x="0" y="0"/>
                          <a:ext cx="702310" cy="1141730"/>
                        </a:xfrm>
                        <a:prstGeom prst="rect">
                          <a:avLst/>
                        </a:prstGeom>
                        <a:solidFill>
                          <a:srgbClr val="FFFFFF"/>
                        </a:solidFill>
                        <a:ln>
                          <a:noFill/>
                        </a:ln>
                        <a:effectLst/>
                      </wps:spPr>
                      <wps:txbx>
                        <w:txbxContent>
                          <w:p w14:paraId="3FB5E520">
                            <w:pPr>
                              <w:jc w:val="left"/>
                              <w:rPr>
                                <w:rFonts w:ascii="楷体_GB2312" w:eastAsia="楷体_GB2312"/>
                                <w:szCs w:val="21"/>
                              </w:rPr>
                            </w:pPr>
                            <w:r>
                              <w:rPr>
                                <w:rFonts w:hint="eastAsia" w:ascii="楷体_GB2312" w:eastAsia="楷体_GB2312"/>
                                <w:szCs w:val="21"/>
                              </w:rPr>
                              <w:t>合同文件组成及解释顺序</w:t>
                            </w:r>
                          </w:p>
                          <w:p w14:paraId="4023E1DA">
                            <w:pPr>
                              <w:jc w:val="left"/>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89.9pt;width:55.3pt;z-index:251663360;mso-width-relative:page;mso-height-relative:page;" fillcolor="#FFFFFF" filled="t" stroked="f" coordsize="21600,21600" o:gfxdata="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tIJZ12AAAAAkBAAAPAAAAAAAAAAEAIAAAACIAAABkcnMvZG93bnJldi54bWxQSwECFAAUAAAA&#10;CACHTuJA23ovXycCAABABAAADgAAAAAAAAABACAAAAAnAQAAZHJzL2Uyb0RvYy54bWxQSwUGAAAA&#10;AAYABgBZAQAAwAUAAAAA&#10;">
                <v:fill on="t" focussize="0,0"/>
                <v:stroke on="f"/>
                <v:imagedata o:title=""/>
                <o:lock v:ext="edit" aspectratio="f"/>
                <v:textbox inset="0mm,0mm,0mm,0mm">
                  <w:txbxContent>
                    <w:p w14:paraId="3FB5E520">
                      <w:pPr>
                        <w:jc w:val="left"/>
                        <w:rPr>
                          <w:rFonts w:ascii="楷体_GB2312" w:eastAsia="楷体_GB2312"/>
                          <w:szCs w:val="21"/>
                        </w:rPr>
                      </w:pPr>
                      <w:r>
                        <w:rPr>
                          <w:rFonts w:hint="eastAsia" w:ascii="楷体_GB2312" w:eastAsia="楷体_GB2312"/>
                          <w:szCs w:val="21"/>
                        </w:rPr>
                        <w:t>合同文件组成及解释顺序</w:t>
                      </w:r>
                    </w:p>
                    <w:p w14:paraId="4023E1DA">
                      <w:pPr>
                        <w:jc w:val="left"/>
                      </w:pPr>
                    </w:p>
                  </w:txbxContent>
                </v:textbox>
              </v:shape>
            </w:pict>
          </mc:Fallback>
        </mc:AlternateContent>
      </w:r>
      <w:r>
        <w:t>2.2.1</w:t>
      </w:r>
      <w:r>
        <w:tab/>
      </w:r>
      <w:r>
        <w:t>组成本合同的文件及优先解释顺序详见合同协议书，任何有关的澄清解释不得违背合同约定的解释顺序。</w:t>
      </w:r>
    </w:p>
    <w:p w14:paraId="1789A301">
      <w:pPr>
        <w:pStyle w:val="51"/>
        <w:spacing w:after="0"/>
        <w:ind w:left="1077" w:leftChars="113" w:hanging="840" w:hangingChars="350"/>
        <w:rPr>
          <w:lang w:eastAsia="zh-CN"/>
        </w:rPr>
      </w:pPr>
      <w:r>
        <w:t>2.2.2   构成本合同的合同文件之间应是相互解释和相互补充说明的。如果合同文件之间出现矛盾或不一致，或合同文件中出现明显错误时，承包人应立即以书面形式通知发包人代表和监理工程师，发包人代表和监理工程师应就此向承包人做出必要的书面澄清。</w:t>
      </w:r>
    </w:p>
    <w:p w14:paraId="4C15BBB5">
      <w:pPr>
        <w:pStyle w:val="50"/>
        <w:numPr>
          <w:ilvl w:val="0"/>
          <w:numId w:val="0"/>
        </w:numPr>
        <w:spacing w:before="120" w:after="120" w:line="360" w:lineRule="auto"/>
        <w:rPr>
          <w:szCs w:val="24"/>
        </w:rPr>
      </w:pPr>
      <w:bookmarkStart w:id="413" w:name="_Toc8833161"/>
      <w:bookmarkStart w:id="414" w:name="_Toc144869885"/>
      <w:bookmarkStart w:id="415" w:name="_Toc122080264"/>
      <w:bookmarkStart w:id="416" w:name="_Toc357434436"/>
      <w:r>
        <mc:AlternateContent>
          <mc:Choice Requires="wps">
            <w:drawing>
              <wp:anchor distT="0" distB="0" distL="114300" distR="114300" simplePos="0" relativeHeight="251664384" behindDoc="0" locked="0" layoutInCell="1" allowOverlap="1">
                <wp:simplePos x="0" y="0"/>
                <wp:positionH relativeFrom="column">
                  <wp:posOffset>-685800</wp:posOffset>
                </wp:positionH>
                <wp:positionV relativeFrom="paragraph">
                  <wp:posOffset>434340</wp:posOffset>
                </wp:positionV>
                <wp:extent cx="702310" cy="792480"/>
                <wp:effectExtent l="0" t="0" r="7620" b="0"/>
                <wp:wrapNone/>
                <wp:docPr id="201" name="文本框 201"/>
                <wp:cNvGraphicFramePr/>
                <a:graphic xmlns:a="http://schemas.openxmlformats.org/drawingml/2006/main">
                  <a:graphicData uri="http://schemas.microsoft.com/office/word/2010/wordprocessingShape">
                    <wps:wsp>
                      <wps:cNvSpPr txBox="1">
                        <a:spLocks noChangeArrowheads="1"/>
                      </wps:cNvSpPr>
                      <wps:spPr bwMode="auto">
                        <a:xfrm>
                          <a:off x="0" y="0"/>
                          <a:ext cx="702310" cy="792480"/>
                        </a:xfrm>
                        <a:prstGeom prst="rect">
                          <a:avLst/>
                        </a:prstGeom>
                        <a:solidFill>
                          <a:srgbClr val="FFFFFF"/>
                        </a:solidFill>
                        <a:ln>
                          <a:noFill/>
                        </a:ln>
                        <a:effectLst/>
                      </wps:spPr>
                      <wps:txbx>
                        <w:txbxContent>
                          <w:p w14:paraId="08A29EF5">
                            <w:pPr>
                              <w:jc w:val="left"/>
                              <w:rPr>
                                <w:rFonts w:ascii="楷体_GB2312" w:eastAsia="楷体_GB2312"/>
                                <w:szCs w:val="21"/>
                              </w:rPr>
                            </w:pPr>
                            <w:r>
                              <w:rPr>
                                <w:rFonts w:hint="eastAsia" w:ascii="楷体_GB2312" w:eastAsia="楷体_GB2312"/>
                                <w:szCs w:val="21"/>
                              </w:rPr>
                              <w:t>适用语言文字</w:t>
                            </w:r>
                          </w:p>
                          <w:p w14:paraId="61B8C158"/>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4.2pt;height:62.4pt;width:55.3pt;z-index:251664384;mso-width-relative:page;mso-height-relative:page;" fillcolor="#FFFFFF" filled="t" stroked="f" coordsize="21600,21600" o:gfxdata="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ID0Sf2AAAAAkBAAAPAAAAAAAAAAEAIAAAACIAAABkcnMvZG93bnJldi54bWxQSwECFAAUAAAA&#10;CACHTuJA7jxrBCcCAAA/BAAADgAAAAAAAAABACAAAAAnAQAAZHJzL2Uyb0RvYy54bWxQSwUGAAAA&#10;AAYABgBZAQAAwAUAAAAA&#10;">
                <v:fill on="t" focussize="0,0"/>
                <v:stroke on="f"/>
                <v:imagedata o:title=""/>
                <o:lock v:ext="edit" aspectratio="f"/>
                <v:textbox inset="0mm,0mm,0mm,0mm">
                  <w:txbxContent>
                    <w:p w14:paraId="08A29EF5">
                      <w:pPr>
                        <w:jc w:val="left"/>
                        <w:rPr>
                          <w:rFonts w:ascii="楷体_GB2312" w:eastAsia="楷体_GB2312"/>
                          <w:szCs w:val="21"/>
                        </w:rPr>
                      </w:pPr>
                      <w:r>
                        <w:rPr>
                          <w:rFonts w:hint="eastAsia" w:ascii="楷体_GB2312" w:eastAsia="楷体_GB2312"/>
                          <w:szCs w:val="21"/>
                        </w:rPr>
                        <w:t>适用语言文字</w:t>
                      </w:r>
                    </w:p>
                    <w:p w14:paraId="61B8C158"/>
                  </w:txbxContent>
                </v:textbox>
              </v:shape>
            </w:pict>
          </mc:Fallback>
        </mc:AlternateContent>
      </w:r>
      <w:bookmarkStart w:id="417" w:name="_Toc455151660"/>
      <w:bookmarkStart w:id="418" w:name="_Toc455134532"/>
      <w:bookmarkStart w:id="419" w:name="_Toc454555580"/>
      <w:r>
        <w:rPr>
          <w:szCs w:val="24"/>
        </w:rPr>
        <w:t>2.3 语言文字和适用法律、法规</w:t>
      </w:r>
      <w:bookmarkEnd w:id="413"/>
      <w:bookmarkEnd w:id="414"/>
      <w:bookmarkEnd w:id="415"/>
      <w:bookmarkEnd w:id="416"/>
      <w:bookmarkEnd w:id="417"/>
      <w:bookmarkEnd w:id="418"/>
      <w:bookmarkEnd w:id="419"/>
    </w:p>
    <w:p w14:paraId="78CEEDAF">
      <w:pPr>
        <w:pStyle w:val="51"/>
        <w:spacing w:after="0"/>
        <w:ind w:left="1077" w:leftChars="113" w:hanging="840" w:hangingChars="350"/>
      </w:pPr>
      <w:r>
        <w:t>2.3.1</w:t>
      </w:r>
      <w:r>
        <w:tab/>
      </w:r>
      <w:r>
        <w:t>除非本合同中另有约定，本合同的拟定和解释使用中文。如果本合同需要译成另一种或几种语言文字，中文应为合同主导语言，具有优先解释权。</w:t>
      </w:r>
    </w:p>
    <w:p w14:paraId="35815819">
      <w:pPr>
        <w:pStyle w:val="51"/>
        <w:spacing w:after="0"/>
        <w:ind w:left="1077" w:leftChars="113" w:hanging="840" w:hangingChars="350"/>
      </w:pPr>
      <w:r>
        <w:rPr>
          <w:lang w:val="en-US" w:eastAsia="zh-CN"/>
        </w:rPr>
        <mc:AlternateContent>
          <mc:Choice Requires="wps">
            <w:drawing>
              <wp:anchor distT="0" distB="0" distL="114300" distR="114300" simplePos="0" relativeHeight="251665408" behindDoc="0" locked="0" layoutInCell="1" allowOverlap="1">
                <wp:simplePos x="0" y="0"/>
                <wp:positionH relativeFrom="column">
                  <wp:posOffset>-720090</wp:posOffset>
                </wp:positionH>
                <wp:positionV relativeFrom="paragraph">
                  <wp:posOffset>53975</wp:posOffset>
                </wp:positionV>
                <wp:extent cx="702310" cy="723265"/>
                <wp:effectExtent l="0" t="0" r="7620" b="3175"/>
                <wp:wrapNone/>
                <wp:docPr id="200" name="文本框 200"/>
                <wp:cNvGraphicFramePr/>
                <a:graphic xmlns:a="http://schemas.openxmlformats.org/drawingml/2006/main">
                  <a:graphicData uri="http://schemas.microsoft.com/office/word/2010/wordprocessingShape">
                    <wps:wsp>
                      <wps:cNvSpPr txBox="1">
                        <a:spLocks noChangeArrowheads="1"/>
                      </wps:cNvSpPr>
                      <wps:spPr bwMode="auto">
                        <a:xfrm>
                          <a:off x="0" y="0"/>
                          <a:ext cx="702310" cy="723265"/>
                        </a:xfrm>
                        <a:prstGeom prst="rect">
                          <a:avLst/>
                        </a:prstGeom>
                        <a:solidFill>
                          <a:srgbClr val="FFFFFF"/>
                        </a:solidFill>
                        <a:ln>
                          <a:noFill/>
                        </a:ln>
                        <a:effectLst/>
                      </wps:spPr>
                      <wps:txbx>
                        <w:txbxContent>
                          <w:p w14:paraId="71107E88">
                            <w:pPr>
                              <w:jc w:val="left"/>
                              <w:rPr>
                                <w:rFonts w:ascii="楷体_GB2312" w:eastAsia="楷体_GB2312"/>
                                <w:szCs w:val="21"/>
                              </w:rPr>
                            </w:pPr>
                            <w:r>
                              <w:rPr>
                                <w:rFonts w:hint="eastAsia" w:ascii="楷体_GB2312" w:eastAsia="楷体_GB2312"/>
                                <w:szCs w:val="21"/>
                              </w:rPr>
                              <w:t>适用法律法规</w:t>
                            </w:r>
                          </w:p>
                          <w:p w14:paraId="20D31D0C">
                            <w:pPr>
                              <w:jc w:val="left"/>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6.95pt;width:55.3pt;z-index:251665408;mso-width-relative:page;mso-height-relative:page;" fillcolor="#FFFFFF" filled="t" stroked="f" coordsize="21600,21600" o:gfxdata="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MDi6nYAAAACQEAAA8AAAAAAAAAAQAgAAAAIgAAAGRycy9kb3ducmV2LnhtbFBLAQIUABQAAAAI&#10;AIdO4kBVNlR2JgIAAD8EAAAOAAAAAAAAAAEAIAAAACcBAABkcnMvZTJvRG9jLnhtbFBLBQYAAAAA&#10;BgAGAFkBAAC/BQAAAAA=&#10;">
                <v:fill on="t" focussize="0,0"/>
                <v:stroke on="f"/>
                <v:imagedata o:title=""/>
                <o:lock v:ext="edit" aspectratio="f"/>
                <v:textbox inset="0mm,0mm,0mm,0mm">
                  <w:txbxContent>
                    <w:p w14:paraId="71107E88">
                      <w:pPr>
                        <w:jc w:val="left"/>
                        <w:rPr>
                          <w:rFonts w:ascii="楷体_GB2312" w:eastAsia="楷体_GB2312"/>
                          <w:szCs w:val="21"/>
                        </w:rPr>
                      </w:pPr>
                      <w:r>
                        <w:rPr>
                          <w:rFonts w:hint="eastAsia" w:ascii="楷体_GB2312" w:eastAsia="楷体_GB2312"/>
                          <w:szCs w:val="21"/>
                        </w:rPr>
                        <w:t>适用法律法规</w:t>
                      </w:r>
                    </w:p>
                    <w:p w14:paraId="20D31D0C">
                      <w:pPr>
                        <w:jc w:val="left"/>
                      </w:pPr>
                    </w:p>
                  </w:txbxContent>
                </v:textbox>
              </v:shape>
            </w:pict>
          </mc:Fallback>
        </mc:AlternateContent>
      </w:r>
      <w:r>
        <w:t>2.3.2</w:t>
      </w:r>
      <w:r>
        <w:tab/>
      </w:r>
      <w:r>
        <w:t>本合同适用中国法律、行政法规及工程所在地地方法规。除非本合同中另有约定，国家及工程所在地建设行政主管部门和其他有关主管部门制定的行政规章和规范性文件也适用于本合同。</w:t>
      </w:r>
    </w:p>
    <w:p w14:paraId="3E1D84EF">
      <w:pPr>
        <w:pStyle w:val="50"/>
        <w:numPr>
          <w:ilvl w:val="0"/>
          <w:numId w:val="0"/>
        </w:numPr>
        <w:spacing w:before="120" w:after="120" w:line="360" w:lineRule="auto"/>
        <w:rPr>
          <w:szCs w:val="24"/>
        </w:rPr>
      </w:pPr>
      <w:bookmarkStart w:id="420" w:name="_Toc122080265"/>
      <w:bookmarkStart w:id="421" w:name="_Toc8833162"/>
      <w:bookmarkStart w:id="422" w:name="_Toc144869886"/>
      <w:bookmarkStart w:id="423" w:name="_Toc357434437"/>
      <w:r>
        <mc:AlternateContent>
          <mc:Choice Requires="wps">
            <w:drawing>
              <wp:anchor distT="0" distB="0" distL="114300" distR="114300" simplePos="0" relativeHeight="251666432" behindDoc="0" locked="0" layoutInCell="1" allowOverlap="1">
                <wp:simplePos x="0" y="0"/>
                <wp:positionH relativeFrom="column">
                  <wp:posOffset>-685800</wp:posOffset>
                </wp:positionH>
                <wp:positionV relativeFrom="paragraph">
                  <wp:posOffset>381000</wp:posOffset>
                </wp:positionV>
                <wp:extent cx="702310" cy="297180"/>
                <wp:effectExtent l="0" t="0" r="7620" b="0"/>
                <wp:wrapNone/>
                <wp:docPr id="199" name="文本框 199"/>
                <wp:cNvGraphicFramePr/>
                <a:graphic xmlns:a="http://schemas.openxmlformats.org/drawingml/2006/main">
                  <a:graphicData uri="http://schemas.microsoft.com/office/word/2010/wordprocessingShape">
                    <wps:wsp>
                      <wps:cNvSpPr txBox="1">
                        <a:spLocks noChangeArrowheads="1"/>
                      </wps:cNvSpPr>
                      <wps:spPr bwMode="auto">
                        <a:xfrm>
                          <a:off x="0" y="0"/>
                          <a:ext cx="702310" cy="297180"/>
                        </a:xfrm>
                        <a:prstGeom prst="rect">
                          <a:avLst/>
                        </a:prstGeom>
                        <a:solidFill>
                          <a:srgbClr val="FFFFFF"/>
                        </a:solidFill>
                        <a:ln>
                          <a:noFill/>
                        </a:ln>
                        <a:effectLst/>
                      </wps:spPr>
                      <wps:txbx>
                        <w:txbxContent>
                          <w:p w14:paraId="5C7E3F84">
                            <w:pPr>
                              <w:jc w:val="left"/>
                            </w:pPr>
                            <w:r>
                              <w:rPr>
                                <w:rFonts w:hint="eastAsia" w:ascii="楷体_GB2312" w:eastAsia="楷体_GB2312"/>
                                <w:szCs w:val="21"/>
                              </w:rPr>
                              <w:t>图纸的提供</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0pt;height:23.4pt;width:55.3pt;z-index:251666432;mso-width-relative:page;mso-height-relative:page;" fillcolor="#FFFFFF" filled="t" stroked="f" coordsize="21600,21600" o:gfxdata="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6zJi9YAAAAJAQAADwAAAAAAAAABACAAAAAiAAAAZHJzL2Rvd25yZXYueG1sUEsBAhQAFAAAAAgA&#10;h07iQIqd98cnAgAAPwQAAA4AAAAAAAAAAQAgAAAAJQEAAGRycy9lMm9Eb2MueG1sUEsFBgAAAAAG&#10;AAYAWQEAAL4FAAAAAA==&#10;">
                <v:fill on="t" focussize="0,0"/>
                <v:stroke on="f"/>
                <v:imagedata o:title=""/>
                <o:lock v:ext="edit" aspectratio="f"/>
                <v:textbox inset="0mm,0mm,0mm,0mm">
                  <w:txbxContent>
                    <w:p w14:paraId="5C7E3F84">
                      <w:pPr>
                        <w:jc w:val="left"/>
                      </w:pPr>
                      <w:r>
                        <w:rPr>
                          <w:rFonts w:hint="eastAsia" w:ascii="楷体_GB2312" w:eastAsia="楷体_GB2312"/>
                          <w:szCs w:val="21"/>
                        </w:rPr>
                        <w:t>图纸的提供</w:t>
                      </w:r>
                    </w:p>
                  </w:txbxContent>
                </v:textbox>
              </v:shape>
            </w:pict>
          </mc:Fallback>
        </mc:AlternateContent>
      </w:r>
      <w:bookmarkStart w:id="424" w:name="_Toc454555581"/>
      <w:bookmarkStart w:id="425" w:name="_Toc455134533"/>
      <w:bookmarkStart w:id="426" w:name="_Toc455151661"/>
      <w:r>
        <w:rPr>
          <w:szCs w:val="24"/>
        </w:rPr>
        <w:t>2.4 图纸</w:t>
      </w:r>
      <w:bookmarkEnd w:id="420"/>
      <w:bookmarkEnd w:id="421"/>
      <w:bookmarkEnd w:id="422"/>
      <w:bookmarkEnd w:id="423"/>
      <w:bookmarkEnd w:id="424"/>
      <w:bookmarkEnd w:id="425"/>
      <w:bookmarkEnd w:id="426"/>
    </w:p>
    <w:p w14:paraId="0D81941A">
      <w:pPr>
        <w:pStyle w:val="51"/>
        <w:spacing w:after="0"/>
        <w:ind w:left="1077" w:leftChars="113" w:hanging="840" w:hangingChars="350"/>
      </w:pPr>
      <w:r>
        <w:t>2.4.1</w:t>
      </w:r>
      <w:r>
        <w:tab/>
      </w:r>
      <w:r>
        <w:t>发包人应按专用条款约定的套数，向承包人提供施工图纸。若承包人需要增加图纸套数的，由发包人代为复制，承包人承担复制费用。未经发包人同意，承包人不得将图纸提供给与本工程施工无关的第三方。</w:t>
      </w:r>
    </w:p>
    <w:p w14:paraId="3F1B63AA">
      <w:pPr>
        <w:pStyle w:val="51"/>
        <w:spacing w:after="0"/>
        <w:ind w:left="1077" w:leftChars="113" w:hanging="840" w:hangingChars="350"/>
      </w:pPr>
      <w:r>
        <w:rPr>
          <w:lang w:val="en-US" w:eastAsia="zh-CN"/>
        </w:rPr>
        <mc:AlternateContent>
          <mc:Choice Requires="wps">
            <w:drawing>
              <wp:anchor distT="0" distB="0" distL="114300" distR="114300" simplePos="0" relativeHeight="251667456" behindDoc="0" locked="0" layoutInCell="1" allowOverlap="1">
                <wp:simplePos x="0" y="0"/>
                <wp:positionH relativeFrom="column">
                  <wp:posOffset>-685800</wp:posOffset>
                </wp:positionH>
                <wp:positionV relativeFrom="paragraph">
                  <wp:posOffset>0</wp:posOffset>
                </wp:positionV>
                <wp:extent cx="702310" cy="693420"/>
                <wp:effectExtent l="0" t="0" r="7620" b="0"/>
                <wp:wrapNone/>
                <wp:docPr id="198" name="文本框 198"/>
                <wp:cNvGraphicFramePr/>
                <a:graphic xmlns:a="http://schemas.openxmlformats.org/drawingml/2006/main">
                  <a:graphicData uri="http://schemas.microsoft.com/office/word/2010/wordprocessingShape">
                    <wps:wsp>
                      <wps:cNvSpPr txBox="1">
                        <a:spLocks noChangeArrowheads="1"/>
                      </wps:cNvSpPr>
                      <wps:spPr bwMode="auto">
                        <a:xfrm>
                          <a:off x="0" y="0"/>
                          <a:ext cx="702310" cy="693420"/>
                        </a:xfrm>
                        <a:prstGeom prst="rect">
                          <a:avLst/>
                        </a:prstGeom>
                        <a:solidFill>
                          <a:srgbClr val="FFFFFF"/>
                        </a:solidFill>
                        <a:ln>
                          <a:noFill/>
                        </a:ln>
                        <a:effectLst/>
                      </wps:spPr>
                      <wps:txbx>
                        <w:txbxContent>
                          <w:p w14:paraId="23296A70">
                            <w:pPr>
                              <w:jc w:val="left"/>
                              <w:rPr>
                                <w:rFonts w:ascii="楷体_GB2312" w:eastAsia="楷体_GB2312"/>
                                <w:szCs w:val="21"/>
                              </w:rPr>
                            </w:pPr>
                            <w:r>
                              <w:rPr>
                                <w:rFonts w:hint="eastAsia" w:ascii="楷体_GB2312" w:eastAsia="楷体_GB2312"/>
                                <w:szCs w:val="21"/>
                              </w:rPr>
                              <w:t>图纸保密要求</w:t>
                            </w:r>
                          </w:p>
                          <w:p w14:paraId="06E5055C"/>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0pt;height:54.6pt;width:55.3pt;z-index:251667456;mso-width-relative:page;mso-height-relative:page;" fillcolor="#FFFFFF" filled="t" stroked="f" coordsize="21600,21600" o:gfxdata="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2YZ1gAAAAcBAAAPAAAAAAAAAAEAIAAAACIAAABkcnMvZG93bnJldi54bWxQSwECFAAUAAAACACH&#10;TuJAdpW0ACYCAAA/BAAADgAAAAAAAAABACAAAAAlAQAAZHJzL2Uyb0RvYy54bWxQSwUGAAAAAAYA&#10;BgBZAQAAvQUAAAAA&#10;">
                <v:fill on="t" focussize="0,0"/>
                <v:stroke on="f"/>
                <v:imagedata o:title=""/>
                <o:lock v:ext="edit" aspectratio="f"/>
                <v:textbox inset="0mm,0mm,0mm,0mm">
                  <w:txbxContent>
                    <w:p w14:paraId="23296A70">
                      <w:pPr>
                        <w:jc w:val="left"/>
                        <w:rPr>
                          <w:rFonts w:ascii="楷体_GB2312" w:eastAsia="楷体_GB2312"/>
                          <w:szCs w:val="21"/>
                        </w:rPr>
                      </w:pPr>
                      <w:r>
                        <w:rPr>
                          <w:rFonts w:hint="eastAsia" w:ascii="楷体_GB2312" w:eastAsia="楷体_GB2312"/>
                          <w:szCs w:val="21"/>
                        </w:rPr>
                        <w:t>图纸保密要求</w:t>
                      </w:r>
                    </w:p>
                    <w:p w14:paraId="06E5055C"/>
                  </w:txbxContent>
                </v:textbox>
              </v:shape>
            </w:pict>
          </mc:Fallback>
        </mc:AlternateContent>
      </w:r>
      <w:r>
        <w:t>2.4.2</w:t>
      </w:r>
      <w:r>
        <w:tab/>
      </w:r>
      <w:r>
        <w:t>发包人对工程有保密要求的，应在专用条款中提出保密要求和保密期限，承包人在约定的保密期限内履行保密义务。</w:t>
      </w:r>
    </w:p>
    <w:p w14:paraId="18CB4FC5">
      <w:pPr>
        <w:pStyle w:val="51"/>
        <w:spacing w:after="0"/>
        <w:ind w:left="1077" w:leftChars="113" w:hanging="840" w:hangingChars="350"/>
        <w:rPr>
          <w:lang w:eastAsia="zh-CN"/>
        </w:rPr>
      </w:pPr>
      <w:r>
        <w:rPr>
          <w:lang w:val="en-US" w:eastAsia="zh-CN"/>
        </w:rPr>
        <mc:AlternateContent>
          <mc:Choice Requires="wps">
            <w:drawing>
              <wp:anchor distT="0" distB="0" distL="114300" distR="114300" simplePos="0" relativeHeight="251671552" behindDoc="0" locked="0" layoutInCell="1" allowOverlap="1">
                <wp:simplePos x="0" y="0"/>
                <wp:positionH relativeFrom="column">
                  <wp:posOffset>-720090</wp:posOffset>
                </wp:positionH>
                <wp:positionV relativeFrom="paragraph">
                  <wp:posOffset>53975</wp:posOffset>
                </wp:positionV>
                <wp:extent cx="702310" cy="639445"/>
                <wp:effectExtent l="0" t="0" r="7620" b="4445"/>
                <wp:wrapNone/>
                <wp:docPr id="197" name="文本框 197"/>
                <wp:cNvGraphicFramePr/>
                <a:graphic xmlns:a="http://schemas.openxmlformats.org/drawingml/2006/main">
                  <a:graphicData uri="http://schemas.microsoft.com/office/word/2010/wordprocessingShape">
                    <wps:wsp>
                      <wps:cNvSpPr txBox="1">
                        <a:spLocks noChangeArrowheads="1"/>
                      </wps:cNvSpPr>
                      <wps:spPr bwMode="auto">
                        <a:xfrm>
                          <a:off x="0" y="0"/>
                          <a:ext cx="702310" cy="639445"/>
                        </a:xfrm>
                        <a:prstGeom prst="rect">
                          <a:avLst/>
                        </a:prstGeom>
                        <a:solidFill>
                          <a:srgbClr val="FFFFFF"/>
                        </a:solidFill>
                        <a:ln>
                          <a:noFill/>
                        </a:ln>
                        <a:effectLst/>
                      </wps:spPr>
                      <wps:txbx>
                        <w:txbxContent>
                          <w:p w14:paraId="1D02D35B">
                            <w:pPr>
                              <w:jc w:val="left"/>
                            </w:pPr>
                            <w:r>
                              <w:rPr>
                                <w:rFonts w:hint="eastAsia" w:ascii="楷体_GB2312" w:eastAsia="楷体_GB2312"/>
                                <w:szCs w:val="21"/>
                              </w:rPr>
                              <w:t>图纸供应计划</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0.35pt;width:55.3pt;z-index:251671552;mso-width-relative:page;mso-height-relative:page;" fillcolor="#FFFFFF" filled="t" stroked="f" coordsize="21600,21600" o:gfxdata="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ZLh4tgAAAAJAQAADwAAAAAAAAABACAAAAAiAAAAZHJzL2Rvd25yZXYueG1sUEsBAhQAFAAA&#10;AAgAh07iQHW+ivEoAgAAPwQAAA4AAAAAAAAAAQAgAAAAJwEAAGRycy9lMm9Eb2MueG1sUEsFBgAA&#10;AAAGAAYAWQEAAMEFAAAAAA==&#10;">
                <v:fill on="t" focussize="0,0"/>
                <v:stroke on="f"/>
                <v:imagedata o:title=""/>
                <o:lock v:ext="edit" aspectratio="f"/>
                <v:textbox inset="0mm,0mm,0mm,0mm">
                  <w:txbxContent>
                    <w:p w14:paraId="1D02D35B">
                      <w:pPr>
                        <w:jc w:val="left"/>
                      </w:pPr>
                      <w:r>
                        <w:rPr>
                          <w:rFonts w:hint="eastAsia" w:ascii="楷体_GB2312" w:eastAsia="楷体_GB2312"/>
                          <w:szCs w:val="21"/>
                        </w:rPr>
                        <w:t>图纸供应计划</w:t>
                      </w:r>
                    </w:p>
                  </w:txbxContent>
                </v:textbox>
              </v:shape>
            </w:pict>
          </mc:Fallback>
        </mc:AlternateContent>
      </w:r>
      <w:r>
        <w:t xml:space="preserve">2.4.3 </w:t>
      </w:r>
      <w:r>
        <w:tab/>
      </w:r>
      <w:r>
        <w:t>承包人应按专用条款的约定,提交根据工程进度要求编制的施工图需求计划，该计划应明确承包人对各区段最新版本图纸的最迟需求时间，且应合理考虑准备时间以及图纸复制时间等综合因素，该计划经发包人代表和监理工程师审批同意后，作为发包人向承包人提供图纸的主要依据。</w:t>
      </w:r>
    </w:p>
    <w:p w14:paraId="4ABFF854">
      <w:pPr>
        <w:pStyle w:val="51"/>
        <w:spacing w:after="0"/>
        <w:ind w:left="1077" w:leftChars="113" w:hanging="840" w:hangingChars="350"/>
        <w:rPr>
          <w:lang w:eastAsia="zh-CN"/>
        </w:rPr>
      </w:pPr>
      <w:r>
        <w:rPr>
          <w:lang w:val="en-US" w:eastAsia="zh-CN"/>
        </w:rPr>
        <mc:AlternateContent>
          <mc:Choice Requires="wps">
            <w:drawing>
              <wp:anchor distT="0" distB="0" distL="114300" distR="114300" simplePos="0" relativeHeight="251860992" behindDoc="0" locked="0" layoutInCell="1" allowOverlap="1">
                <wp:simplePos x="0" y="0"/>
                <wp:positionH relativeFrom="column">
                  <wp:posOffset>-720090</wp:posOffset>
                </wp:positionH>
                <wp:positionV relativeFrom="paragraph">
                  <wp:posOffset>53975</wp:posOffset>
                </wp:positionV>
                <wp:extent cx="702310" cy="639445"/>
                <wp:effectExtent l="0" t="0" r="7620" b="4445"/>
                <wp:wrapNone/>
                <wp:docPr id="196" name="文本框 196"/>
                <wp:cNvGraphicFramePr/>
                <a:graphic xmlns:a="http://schemas.openxmlformats.org/drawingml/2006/main">
                  <a:graphicData uri="http://schemas.microsoft.com/office/word/2010/wordprocessingShape">
                    <wps:wsp>
                      <wps:cNvSpPr txBox="1">
                        <a:spLocks noChangeArrowheads="1"/>
                      </wps:cNvSpPr>
                      <wps:spPr bwMode="auto">
                        <a:xfrm>
                          <a:off x="0" y="0"/>
                          <a:ext cx="702310" cy="639445"/>
                        </a:xfrm>
                        <a:prstGeom prst="rect">
                          <a:avLst/>
                        </a:prstGeom>
                        <a:solidFill>
                          <a:srgbClr val="FFFFFF"/>
                        </a:solidFill>
                        <a:ln>
                          <a:noFill/>
                        </a:ln>
                        <a:effectLst/>
                      </wps:spPr>
                      <wps:txbx>
                        <w:txbxContent>
                          <w:p w14:paraId="2A1B786A">
                            <w:pPr>
                              <w:jc w:val="left"/>
                            </w:pPr>
                            <w:r>
                              <w:rPr>
                                <w:rFonts w:hint="eastAsia" w:ascii="楷体_GB2312" w:eastAsia="楷体_GB2312"/>
                                <w:szCs w:val="21"/>
                              </w:rPr>
                              <w:t>图纸供应计划</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0.35pt;width:55.3pt;z-index:251860992;mso-width-relative:page;mso-height-relative:page;" fillcolor="#FFFFFF" filled="t" stroked="f" coordsize="21600,21600" o:gfxdata="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ZLh4tgAAAAJAQAADwAAAAAAAAABACAAAAAiAAAAZHJzL2Rvd25yZXYueG1sUEsBAhQAFAAA&#10;AAgAh07iQAwNHXIoAgAAPwQAAA4AAAAAAAAAAQAgAAAAJwEAAGRycy9lMm9Eb2MueG1sUEsFBgAA&#10;AAAGAAYAWQEAAMEFAAAAAA==&#10;">
                <v:fill on="t" focussize="0,0"/>
                <v:stroke on="f"/>
                <v:imagedata o:title=""/>
                <o:lock v:ext="edit" aspectratio="f"/>
                <v:textbox inset="0mm,0mm,0mm,0mm">
                  <w:txbxContent>
                    <w:p w14:paraId="2A1B786A">
                      <w:pPr>
                        <w:jc w:val="left"/>
                      </w:pPr>
                      <w:r>
                        <w:rPr>
                          <w:rFonts w:hint="eastAsia" w:ascii="楷体_GB2312" w:eastAsia="楷体_GB2312"/>
                          <w:szCs w:val="21"/>
                        </w:rPr>
                        <w:t>图纸供应计划</w:t>
                      </w:r>
                    </w:p>
                  </w:txbxContent>
                </v:textbox>
              </v:shape>
            </w:pict>
          </mc:Fallback>
        </mc:AlternateContent>
      </w:r>
      <w:r>
        <w:t>2.4.</w:t>
      </w:r>
      <w:r>
        <w:rPr>
          <w:rFonts w:hint="eastAsia"/>
          <w:lang w:eastAsia="zh-CN"/>
        </w:rPr>
        <w:t>4</w:t>
      </w:r>
      <w:r>
        <w:t xml:space="preserve"> </w:t>
      </w:r>
      <w:r>
        <w:tab/>
      </w:r>
      <w:r>
        <w:t>由于发包人原因未能按约定提供图纸，给承包人造成工期延误的，发包人应顺延延误的工期，因工期延误导致承包人产生费用的参照第17.2条索赔条款。</w:t>
      </w:r>
    </w:p>
    <w:p w14:paraId="41A69E75">
      <w:pPr>
        <w:pStyle w:val="51"/>
        <w:spacing w:after="0"/>
        <w:ind w:left="1077" w:leftChars="113" w:hanging="840" w:hangingChars="350"/>
      </w:pPr>
      <w:bookmarkStart w:id="427" w:name="_Toc34908944"/>
      <w:r>
        <w:t xml:space="preserve">2.4.5 </w:t>
      </w:r>
      <w:r>
        <w:tab/>
      </w:r>
      <w:r>
        <w:t>当监理工程师及发包人代表认为需要时，承包人应提交临时工程的设计图纸2份，供审批或备查。</w:t>
      </w:r>
      <w:bookmarkEnd w:id="427"/>
    </w:p>
    <w:p w14:paraId="3019D695">
      <w:pPr>
        <w:pStyle w:val="51"/>
        <w:spacing w:after="0"/>
        <w:ind w:left="1077" w:leftChars="113" w:hanging="840" w:hangingChars="350"/>
      </w:pPr>
      <w:r>
        <w:t>2.4.6</w:t>
      </w:r>
      <w:r>
        <w:tab/>
      </w:r>
      <w:r>
        <w:t>发包人和监理工程师有权随时向承包人发出为满足本工程的正确实施和完成及其缺陷修复所需的补充图纸和技术资料，承包人应予执行。</w:t>
      </w:r>
    </w:p>
    <w:p w14:paraId="6A49D111">
      <w:pPr>
        <w:pStyle w:val="51"/>
        <w:spacing w:after="0"/>
        <w:ind w:left="1077" w:leftChars="113" w:hanging="840" w:hangingChars="350"/>
      </w:pPr>
      <w:r>
        <w:rPr>
          <w:lang w:val="en-US" w:eastAsia="zh-CN"/>
        </w:rPr>
        <mc:AlternateContent>
          <mc:Choice Requires="wps">
            <w:drawing>
              <wp:anchor distT="0" distB="0" distL="114300" distR="114300" simplePos="0" relativeHeight="251672576" behindDoc="0" locked="0" layoutInCell="1" allowOverlap="1">
                <wp:simplePos x="0" y="0"/>
                <wp:positionH relativeFrom="column">
                  <wp:posOffset>-720090</wp:posOffset>
                </wp:positionH>
                <wp:positionV relativeFrom="paragraph">
                  <wp:posOffset>71755</wp:posOffset>
                </wp:positionV>
                <wp:extent cx="702310" cy="819785"/>
                <wp:effectExtent l="0" t="0" r="7620" b="5715"/>
                <wp:wrapNone/>
                <wp:docPr id="195" name="文本框 195"/>
                <wp:cNvGraphicFramePr/>
                <a:graphic xmlns:a="http://schemas.openxmlformats.org/drawingml/2006/main">
                  <a:graphicData uri="http://schemas.microsoft.com/office/word/2010/wordprocessingShape">
                    <wps:wsp>
                      <wps:cNvSpPr txBox="1">
                        <a:spLocks noChangeArrowheads="1"/>
                      </wps:cNvSpPr>
                      <wps:spPr bwMode="auto">
                        <a:xfrm>
                          <a:off x="0" y="0"/>
                          <a:ext cx="702310" cy="819785"/>
                        </a:xfrm>
                        <a:prstGeom prst="rect">
                          <a:avLst/>
                        </a:prstGeom>
                        <a:solidFill>
                          <a:srgbClr val="FFFFFF"/>
                        </a:solidFill>
                        <a:ln>
                          <a:noFill/>
                        </a:ln>
                        <a:effectLst/>
                      </wps:spPr>
                      <wps:txbx>
                        <w:txbxContent>
                          <w:p w14:paraId="124C092E">
                            <w:pPr>
                              <w:jc w:val="left"/>
                              <w:rPr>
                                <w:rFonts w:ascii="楷体_GB2312" w:eastAsia="楷体_GB2312"/>
                                <w:szCs w:val="21"/>
                              </w:rPr>
                            </w:pPr>
                            <w:r>
                              <w:rPr>
                                <w:rFonts w:hint="eastAsia" w:ascii="楷体_GB2312" w:eastAsia="楷体_GB2312"/>
                                <w:szCs w:val="21"/>
                              </w:rPr>
                              <w:t>承包人负责的设计</w:t>
                            </w:r>
                          </w:p>
                          <w:p w14:paraId="0A08D58C">
                            <w:pPr>
                              <w:jc w:val="left"/>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4.55pt;width:55.3pt;z-index:251672576;mso-width-relative:page;mso-height-relative:page;" fillcolor="#FFFFFF" filled="t" stroked="f" coordsize="21600,21600" o:gfxdata="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8rl7YAAAACgEAAA8AAAAAAAAAAQAgAAAAIgAAAGRycy9kb3ducmV2LnhtbFBLAQIUABQAAAAI&#10;AIdO4kC1i6ATJgIAAD8EAAAOAAAAAAAAAAEAIAAAACcBAABkcnMvZTJvRG9jLnhtbFBLBQYAAAAA&#10;BgAGAFkBAAC/BQAAAAA=&#10;">
                <v:fill on="t" focussize="0,0"/>
                <v:stroke on="f"/>
                <v:imagedata o:title=""/>
                <o:lock v:ext="edit" aspectratio="f"/>
                <v:textbox inset="0mm,0mm,0mm,0mm">
                  <w:txbxContent>
                    <w:p w14:paraId="124C092E">
                      <w:pPr>
                        <w:jc w:val="left"/>
                        <w:rPr>
                          <w:rFonts w:ascii="楷体_GB2312" w:eastAsia="楷体_GB2312"/>
                          <w:szCs w:val="21"/>
                        </w:rPr>
                      </w:pPr>
                      <w:r>
                        <w:rPr>
                          <w:rFonts w:hint="eastAsia" w:ascii="楷体_GB2312" w:eastAsia="楷体_GB2312"/>
                          <w:szCs w:val="21"/>
                        </w:rPr>
                        <w:t>承包人负责的设计</w:t>
                      </w:r>
                    </w:p>
                    <w:p w14:paraId="0A08D58C">
                      <w:pPr>
                        <w:jc w:val="left"/>
                      </w:pPr>
                    </w:p>
                  </w:txbxContent>
                </v:textbox>
              </v:shape>
            </w:pict>
          </mc:Fallback>
        </mc:AlternateContent>
      </w:r>
      <w:r>
        <w:t>2.4.7</w:t>
      </w:r>
      <w:r>
        <w:tab/>
      </w:r>
      <w:r>
        <w:t>承包人在其设计资质和业务允许范围内完成发包人委托设计的工程的施工图设计，经监理工程师审核发包人确认后方可使用进行施工，所付出的时间和发生的费用，由承包人负责。</w:t>
      </w:r>
      <w:r>
        <w:rPr>
          <w:rFonts w:hint="eastAsia"/>
        </w:rPr>
        <w:t>因为承包人未能提交合同约定应由其提交的图纸或提交的图纸有误所致，承包人无权要求发包人顺延工期，且承担由此引起的工期延误罚款和费用损失</w:t>
      </w:r>
      <w:r>
        <w:rPr>
          <w:rFonts w:hint="eastAsia"/>
          <w:lang w:eastAsia="zh-CN"/>
        </w:rPr>
        <w:t>。</w:t>
      </w:r>
    </w:p>
    <w:p w14:paraId="2CE66932">
      <w:pPr>
        <w:pStyle w:val="51"/>
        <w:spacing w:after="0"/>
        <w:ind w:left="1077" w:leftChars="113" w:hanging="840" w:hangingChars="350"/>
      </w:pPr>
      <w:r>
        <w:rPr>
          <w:lang w:val="en-US" w:eastAsia="zh-CN"/>
        </w:rPr>
        <mc:AlternateContent>
          <mc:Choice Requires="wps">
            <w:drawing>
              <wp:anchor distT="0" distB="0" distL="114300" distR="114300" simplePos="0" relativeHeight="251674624" behindDoc="0" locked="0" layoutInCell="1" allowOverlap="1">
                <wp:simplePos x="0" y="0"/>
                <wp:positionH relativeFrom="column">
                  <wp:posOffset>-711200</wp:posOffset>
                </wp:positionH>
                <wp:positionV relativeFrom="paragraph">
                  <wp:posOffset>55245</wp:posOffset>
                </wp:positionV>
                <wp:extent cx="636270" cy="396240"/>
                <wp:effectExtent l="0" t="0" r="7620" b="0"/>
                <wp:wrapNone/>
                <wp:docPr id="194" name="文本框 194"/>
                <wp:cNvGraphicFramePr/>
                <a:graphic xmlns:a="http://schemas.openxmlformats.org/drawingml/2006/main">
                  <a:graphicData uri="http://schemas.microsoft.com/office/word/2010/wordprocessingShape">
                    <wps:wsp>
                      <wps:cNvSpPr txBox="1">
                        <a:spLocks noChangeArrowheads="1"/>
                      </wps:cNvSpPr>
                      <wps:spPr bwMode="auto">
                        <a:xfrm>
                          <a:off x="0" y="0"/>
                          <a:ext cx="636270" cy="396240"/>
                        </a:xfrm>
                        <a:prstGeom prst="rect">
                          <a:avLst/>
                        </a:prstGeom>
                        <a:solidFill>
                          <a:srgbClr val="FFFFFF"/>
                        </a:solidFill>
                        <a:ln>
                          <a:noFill/>
                        </a:ln>
                        <a:effectLst/>
                      </wps:spPr>
                      <wps:txbx>
                        <w:txbxContent>
                          <w:p w14:paraId="48D876B7">
                            <w:pPr>
                              <w:jc w:val="left"/>
                            </w:pPr>
                            <w:r>
                              <w:rPr>
                                <w:rFonts w:hint="eastAsia" w:ascii="楷体_GB2312" w:eastAsia="楷体_GB2312"/>
                                <w:szCs w:val="21"/>
                              </w:rPr>
                              <w:t>图纸缺陷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pt;margin-top:4.35pt;height:31.2pt;width:50.1pt;z-index:251674624;mso-width-relative:page;mso-height-relative:page;" fillcolor="#FFFFFF" filled="t" stroked="f" coordsize="21600,21600" o:gfxdata="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n5ryLXAAAACQEAAA8AAAAAAAAAAQAgAAAAIgAAAGRycy9kb3ducmV2LnhtbFBLAQIUABQAAAAI&#10;AIdO4kAW094qJwIAAD8EAAAOAAAAAAAAAAEAIAAAACYBAABkcnMvZTJvRG9jLnhtbFBLBQYAAAAA&#10;BgAGAFkBAAC/BQAAAAA=&#10;">
                <v:fill on="t" focussize="0,0"/>
                <v:stroke on="f"/>
                <v:imagedata o:title=""/>
                <o:lock v:ext="edit" aspectratio="f"/>
                <v:textbox inset="0mm,0mm,0mm,0mm">
                  <w:txbxContent>
                    <w:p w14:paraId="48D876B7">
                      <w:pPr>
                        <w:jc w:val="left"/>
                      </w:pPr>
                      <w:r>
                        <w:rPr>
                          <w:rFonts w:hint="eastAsia" w:ascii="楷体_GB2312" w:eastAsia="楷体_GB2312"/>
                          <w:szCs w:val="21"/>
                        </w:rPr>
                        <w:t>图纸缺陷</w:t>
                      </w:r>
                    </w:p>
                  </w:txbxContent>
                </v:textbox>
              </v:shape>
            </w:pict>
          </mc:Fallback>
        </mc:AlternateContent>
      </w:r>
      <w:r>
        <w:t>2.4.8</w:t>
      </w:r>
      <w:r>
        <w:tab/>
      </w:r>
      <w:r>
        <w:t>承包人作为有经验的承建商，在收到发包人发出的施工图纸（合同图纸）后，应充分理解及核实图纸的错、漏、碰、缺等相关问题，并已全部考虑进合同总价中，由发包人在合同图纸发出后单独发出的设计变更，按照通用条款第15.2条执行。</w:t>
      </w:r>
    </w:p>
    <w:p w14:paraId="1E5E6BD9">
      <w:pPr>
        <w:pStyle w:val="50"/>
        <w:numPr>
          <w:ilvl w:val="0"/>
          <w:numId w:val="0"/>
        </w:numPr>
        <w:spacing w:before="120" w:after="120" w:line="360" w:lineRule="auto"/>
        <w:rPr>
          <w:szCs w:val="24"/>
        </w:rPr>
      </w:pPr>
      <w:bookmarkStart w:id="428" w:name="_Toc455151662"/>
      <w:bookmarkStart w:id="429" w:name="_Toc122080266"/>
      <w:bookmarkStart w:id="430" w:name="_Toc144869887"/>
      <w:bookmarkStart w:id="431" w:name="_Toc454555582"/>
      <w:bookmarkStart w:id="432" w:name="_Toc8833163"/>
      <w:bookmarkStart w:id="433" w:name="_Toc357434438"/>
      <w:bookmarkStart w:id="434" w:name="_Toc455134534"/>
      <w:r>
        <w:rPr>
          <w:szCs w:val="24"/>
        </w:rPr>
        <w:t>2.5 适用标准、规范</w:t>
      </w:r>
      <w:bookmarkEnd w:id="428"/>
      <w:bookmarkEnd w:id="429"/>
      <w:bookmarkEnd w:id="430"/>
      <w:bookmarkEnd w:id="431"/>
      <w:bookmarkEnd w:id="432"/>
      <w:bookmarkEnd w:id="433"/>
      <w:bookmarkEnd w:id="434"/>
    </w:p>
    <w:p w14:paraId="275C1EA7">
      <w:pPr>
        <w:pStyle w:val="51"/>
        <w:spacing w:after="0"/>
        <w:ind w:left="847" w:leftChars="112" w:hanging="612" w:hangingChars="255"/>
      </w:pPr>
      <w:r>
        <w:rPr>
          <w:lang w:val="en-US" w:eastAsia="zh-CN"/>
        </w:rPr>
        <mc:AlternateContent>
          <mc:Choice Requires="wps">
            <w:drawing>
              <wp:anchor distT="0" distB="0" distL="114300" distR="114300" simplePos="0" relativeHeight="251668480" behindDoc="0" locked="0" layoutInCell="1" allowOverlap="1">
                <wp:simplePos x="0" y="0"/>
                <wp:positionH relativeFrom="column">
                  <wp:posOffset>-720090</wp:posOffset>
                </wp:positionH>
                <wp:positionV relativeFrom="paragraph">
                  <wp:posOffset>64770</wp:posOffset>
                </wp:positionV>
                <wp:extent cx="702310" cy="1270000"/>
                <wp:effectExtent l="0" t="0" r="7620" b="1270"/>
                <wp:wrapNone/>
                <wp:docPr id="193" name="文本框 193"/>
                <wp:cNvGraphicFramePr/>
                <a:graphic xmlns:a="http://schemas.openxmlformats.org/drawingml/2006/main">
                  <a:graphicData uri="http://schemas.microsoft.com/office/word/2010/wordprocessingShape">
                    <wps:wsp>
                      <wps:cNvSpPr txBox="1">
                        <a:spLocks noChangeArrowheads="1"/>
                      </wps:cNvSpPr>
                      <wps:spPr bwMode="auto">
                        <a:xfrm>
                          <a:off x="0" y="0"/>
                          <a:ext cx="702310" cy="1270000"/>
                        </a:xfrm>
                        <a:prstGeom prst="rect">
                          <a:avLst/>
                        </a:prstGeom>
                        <a:solidFill>
                          <a:srgbClr val="FFFFFF"/>
                        </a:solidFill>
                        <a:ln>
                          <a:noFill/>
                        </a:ln>
                        <a:effectLst/>
                      </wps:spPr>
                      <wps:txbx>
                        <w:txbxContent>
                          <w:p w14:paraId="7C79633F">
                            <w:pPr>
                              <w:jc w:val="left"/>
                              <w:rPr>
                                <w:rFonts w:ascii="楷体_GB2312" w:eastAsia="楷体_GB2312"/>
                                <w:szCs w:val="21"/>
                              </w:rPr>
                            </w:pPr>
                            <w:r>
                              <w:rPr>
                                <w:rFonts w:hint="eastAsia" w:ascii="楷体_GB2312" w:eastAsia="楷体_GB2312"/>
                                <w:szCs w:val="21"/>
                              </w:rPr>
                              <w:t>适用标准和规范及其适用原则</w:t>
                            </w:r>
                          </w:p>
                          <w:p w14:paraId="57E151FC"/>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100pt;width:55.3pt;z-index:251668480;mso-width-relative:page;mso-height-relative:page;" fillcolor="#FFFFFF" filled="t" stroked="f" coordsize="21600,21600" o:gfxdata="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x6pYtcAAAAKAQAADwAAAAAAAAABACAAAAAiAAAAZHJzL2Rvd25yZXYueG1sUEsBAhQAFAAAAAgA&#10;h07iQBmKonsmAgAAQAQAAA4AAAAAAAAAAQAgAAAAJgEAAGRycy9lMm9Eb2MueG1sUEsFBgAAAAAG&#10;AAYAWQEAAL4FAAAAAA==&#10;">
                <v:fill on="t" focussize="0,0"/>
                <v:stroke on="f"/>
                <v:imagedata o:title=""/>
                <o:lock v:ext="edit" aspectratio="f"/>
                <v:textbox inset="0mm,0mm,0mm,0mm">
                  <w:txbxContent>
                    <w:p w14:paraId="7C79633F">
                      <w:pPr>
                        <w:jc w:val="left"/>
                        <w:rPr>
                          <w:rFonts w:ascii="楷体_GB2312" w:eastAsia="楷体_GB2312"/>
                          <w:szCs w:val="21"/>
                        </w:rPr>
                      </w:pPr>
                      <w:r>
                        <w:rPr>
                          <w:rFonts w:hint="eastAsia" w:ascii="楷体_GB2312" w:eastAsia="楷体_GB2312"/>
                          <w:szCs w:val="21"/>
                        </w:rPr>
                        <w:t>适用标准和规范及其适用原则</w:t>
                      </w:r>
                    </w:p>
                    <w:p w14:paraId="57E151FC"/>
                  </w:txbxContent>
                </v:textbox>
              </v:shape>
            </w:pict>
          </mc:Fallback>
        </mc:AlternateContent>
      </w:r>
      <w:r>
        <w:t>2.5.1</w:t>
      </w:r>
      <w:r>
        <w:tab/>
      </w:r>
      <w:r>
        <w:t>本工程的材料、设备、施工必须符合现行有效的国家、行业及工程所在地的规范、规程和标准的要求，以及本合同文件内的工程规范和技术说明。以上规范、标准、说明的任何内容之间出现相互矛盾之处或不一致时，承包人应书面请求发包人和监理工程师予以澄清；除非发包人有特别的指示，</w:t>
      </w:r>
      <w:r>
        <w:rPr>
          <w:rFonts w:hint="eastAsia"/>
        </w:rPr>
        <w:t>否则</w:t>
      </w:r>
      <w:r>
        <w:t>承包人应执行其中标准最高、要求最严的标准。</w:t>
      </w:r>
    </w:p>
    <w:p w14:paraId="1410B6B3">
      <w:pPr>
        <w:pStyle w:val="51"/>
        <w:spacing w:after="0"/>
        <w:ind w:left="837" w:leftChars="113" w:hanging="600" w:hangingChars="250"/>
      </w:pPr>
      <w:r>
        <w:rPr>
          <w:rFonts w:hint="eastAsia"/>
        </w:rPr>
        <w:t>2.5.2施工</w:t>
      </w:r>
      <w:r>
        <w:t>图纸和其他设计文件中的有关文字说明是本工程技术规范的组成部分。对于涉及新技术、新工艺和新材料的工作，相应厂家使用说明或操作说明等的内容，或适用的国外同类标准的内容也是本工程技术规范的组成部分。</w:t>
      </w:r>
    </w:p>
    <w:p w14:paraId="603DB62F">
      <w:pPr>
        <w:pStyle w:val="51"/>
        <w:spacing w:after="0"/>
        <w:ind w:left="837" w:leftChars="113" w:hanging="600" w:hangingChars="250"/>
      </w:pPr>
      <w:bookmarkStart w:id="435" w:name="_Toc34908939"/>
      <w:r>
        <w:rPr>
          <w:rFonts w:hint="eastAsia"/>
        </w:rPr>
        <w:t>2.5.3 国内没有相应标准、规范的，由发包人向承包人提出施工技术要求，承包人提出施工工艺要求，经发包人认可后执行；发包人要求使用国外标准、规范的，可在专用条款中明确国外标准、规范名称。</w:t>
      </w:r>
      <w:bookmarkEnd w:id="435"/>
    </w:p>
    <w:p w14:paraId="3A831C04">
      <w:pPr>
        <w:pStyle w:val="50"/>
        <w:numPr>
          <w:ilvl w:val="0"/>
          <w:numId w:val="0"/>
        </w:numPr>
        <w:spacing w:before="120" w:after="120" w:line="360" w:lineRule="auto"/>
        <w:rPr>
          <w:szCs w:val="24"/>
        </w:rPr>
      </w:pPr>
      <w:bookmarkStart w:id="436" w:name="_Toc144869888"/>
      <w:bookmarkStart w:id="437" w:name="_Toc8833164"/>
      <w:bookmarkStart w:id="438" w:name="_Toc357434439"/>
      <w:bookmarkStart w:id="439" w:name="_Toc122080267"/>
      <w:bookmarkStart w:id="440" w:name="_Toc455134535"/>
      <w:bookmarkStart w:id="441" w:name="_Toc454555583"/>
      <w:bookmarkStart w:id="442" w:name="_Toc455151663"/>
      <w:r>
        <w:rPr>
          <w:szCs w:val="24"/>
        </w:rPr>
        <w:t>2.6 工程指令</w:t>
      </w:r>
      <w:bookmarkEnd w:id="436"/>
      <w:bookmarkEnd w:id="437"/>
      <w:bookmarkEnd w:id="438"/>
      <w:bookmarkEnd w:id="439"/>
      <w:bookmarkEnd w:id="440"/>
      <w:bookmarkEnd w:id="441"/>
      <w:bookmarkEnd w:id="442"/>
    </w:p>
    <w:p w14:paraId="52D6915B">
      <w:pPr>
        <w:pStyle w:val="51"/>
        <w:spacing w:after="0"/>
        <w:ind w:left="1077" w:leftChars="113" w:hanging="840" w:hangingChars="350"/>
      </w:pPr>
      <w:r>
        <w:rPr>
          <w:lang w:val="en-US" w:eastAsia="zh-CN"/>
        </w:rPr>
        <mc:AlternateContent>
          <mc:Choice Requires="wps">
            <w:drawing>
              <wp:anchor distT="0" distB="0" distL="114300" distR="114300" simplePos="0" relativeHeight="251669504" behindDoc="0" locked="0" layoutInCell="1" allowOverlap="1">
                <wp:simplePos x="0" y="0"/>
                <wp:positionH relativeFrom="column">
                  <wp:posOffset>-773430</wp:posOffset>
                </wp:positionH>
                <wp:positionV relativeFrom="paragraph">
                  <wp:posOffset>56515</wp:posOffset>
                </wp:positionV>
                <wp:extent cx="737870" cy="728345"/>
                <wp:effectExtent l="0" t="0" r="5080" b="6350"/>
                <wp:wrapNone/>
                <wp:docPr id="192" name="文本框 192"/>
                <wp:cNvGraphicFramePr/>
                <a:graphic xmlns:a="http://schemas.openxmlformats.org/drawingml/2006/main">
                  <a:graphicData uri="http://schemas.microsoft.com/office/word/2010/wordprocessingShape">
                    <wps:wsp>
                      <wps:cNvSpPr txBox="1">
                        <a:spLocks noChangeArrowheads="1"/>
                      </wps:cNvSpPr>
                      <wps:spPr bwMode="auto">
                        <a:xfrm>
                          <a:off x="0" y="0"/>
                          <a:ext cx="737870" cy="728345"/>
                        </a:xfrm>
                        <a:prstGeom prst="rect">
                          <a:avLst/>
                        </a:prstGeom>
                        <a:solidFill>
                          <a:srgbClr val="FFFFFF"/>
                        </a:solidFill>
                        <a:ln>
                          <a:noFill/>
                        </a:ln>
                        <a:effectLst/>
                      </wps:spPr>
                      <wps:txbx>
                        <w:txbxContent>
                          <w:p w14:paraId="48AD3C30">
                            <w:pPr>
                              <w:jc w:val="left"/>
                            </w:pPr>
                            <w:r>
                              <w:rPr>
                                <w:rFonts w:hint="eastAsia" w:ascii="楷体_GB2312" w:eastAsia="楷体_GB2312"/>
                                <w:szCs w:val="21"/>
                              </w:rPr>
                              <w:t>承包人执行指令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9pt;margin-top:4.45pt;height:57.35pt;width:58.1pt;z-index:251669504;mso-width-relative:page;mso-height-relative:page;" fillcolor="#FFFFFF" filled="t" stroked="f" coordsize="21600,21600" o:gfxdata="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hVnTz2AAAAAkBAAAPAAAAAAAAAAEAIAAAACIAAABkcnMvZG93bnJldi54bWxQSwECFAAUAAAA&#10;CACHTuJAZTTa2ycCAAA/BAAADgAAAAAAAAABACAAAAAnAQAAZHJzL2Uyb0RvYy54bWxQSwUGAAAA&#10;AAYABgBZAQAAwAUAAAAA&#10;">
                <v:fill on="t" focussize="0,0"/>
                <v:stroke on="f"/>
                <v:imagedata o:title=""/>
                <o:lock v:ext="edit" aspectratio="f"/>
                <v:textbox inset="0mm,0mm,0mm,0mm">
                  <w:txbxContent>
                    <w:p w14:paraId="48AD3C30">
                      <w:pPr>
                        <w:jc w:val="left"/>
                      </w:pPr>
                      <w:r>
                        <w:rPr>
                          <w:rFonts w:hint="eastAsia" w:ascii="楷体_GB2312" w:eastAsia="楷体_GB2312"/>
                          <w:szCs w:val="21"/>
                        </w:rPr>
                        <w:t>承包人执行指令</w:t>
                      </w:r>
                    </w:p>
                  </w:txbxContent>
                </v:textbox>
              </v:shape>
            </w:pict>
          </mc:Fallback>
        </mc:AlternateContent>
      </w:r>
      <w:r>
        <w:t>2.6.1承包人应遵照执行发包人就任何事项发出的一切指示或工程指令，如承包人在收到发包人工程指令后7天内仍未遵照执行，则发包人可另雇用其他人士执行，由此所产生的一切费用由承包人承担，发包人可视为债务向承包人索偿或从任何应付给承包人的款项中扣除。</w:t>
      </w:r>
    </w:p>
    <w:p w14:paraId="0C9329FA">
      <w:pPr>
        <w:pStyle w:val="51"/>
        <w:spacing w:after="0"/>
        <w:ind w:left="837" w:leftChars="113" w:hanging="600" w:hangingChars="250"/>
      </w:pPr>
      <w:r>
        <w:rPr>
          <w:rFonts w:hint="eastAsia"/>
          <w:lang w:val="en-US" w:eastAsia="zh-CN"/>
        </w:rPr>
        <mc:AlternateContent>
          <mc:Choice Requires="wps">
            <w:drawing>
              <wp:anchor distT="0" distB="0" distL="114300" distR="114300" simplePos="0" relativeHeight="251841536" behindDoc="0" locked="0" layoutInCell="1" allowOverlap="1">
                <wp:simplePos x="0" y="0"/>
                <wp:positionH relativeFrom="column">
                  <wp:posOffset>-767080</wp:posOffset>
                </wp:positionH>
                <wp:positionV relativeFrom="paragraph">
                  <wp:posOffset>-5715</wp:posOffset>
                </wp:positionV>
                <wp:extent cx="731520" cy="687705"/>
                <wp:effectExtent l="0" t="0" r="3175" b="5715"/>
                <wp:wrapNone/>
                <wp:docPr id="191" name="文本框 191"/>
                <wp:cNvGraphicFramePr/>
                <a:graphic xmlns:a="http://schemas.openxmlformats.org/drawingml/2006/main">
                  <a:graphicData uri="http://schemas.microsoft.com/office/word/2010/wordprocessingShape">
                    <wps:wsp>
                      <wps:cNvSpPr txBox="1">
                        <a:spLocks noChangeArrowheads="1"/>
                      </wps:cNvSpPr>
                      <wps:spPr bwMode="auto">
                        <a:xfrm>
                          <a:off x="0" y="0"/>
                          <a:ext cx="731520" cy="687705"/>
                        </a:xfrm>
                        <a:prstGeom prst="rect">
                          <a:avLst/>
                        </a:prstGeom>
                        <a:solidFill>
                          <a:srgbClr val="FFFFFF"/>
                        </a:solidFill>
                        <a:ln>
                          <a:noFill/>
                        </a:ln>
                        <a:effectLst/>
                      </wps:spPr>
                      <wps:txbx>
                        <w:txbxContent>
                          <w:p w14:paraId="23491C5D">
                            <w:pPr>
                              <w:jc w:val="left"/>
                              <w:rPr>
                                <w:rFonts w:ascii="楷体_GB2312" w:eastAsia="楷体_GB2312"/>
                                <w:szCs w:val="21"/>
                              </w:rPr>
                            </w:pPr>
                            <w:r>
                              <w:rPr>
                                <w:rFonts w:hint="eastAsia" w:ascii="楷体_GB2312" w:eastAsia="楷体_GB2312"/>
                                <w:szCs w:val="21"/>
                              </w:rPr>
                              <w:t>口头指示的</w:t>
                            </w:r>
                          </w:p>
                          <w:p w14:paraId="46D1F0AE">
                            <w:pPr>
                              <w:rPr>
                                <w:rFonts w:ascii="楷体_GB2312" w:eastAsia="楷体_GB2312"/>
                                <w:szCs w:val="21"/>
                              </w:rPr>
                            </w:pPr>
                            <w:r>
                              <w:rPr>
                                <w:rFonts w:hint="eastAsia" w:ascii="楷体_GB2312" w:eastAsia="楷体_GB2312"/>
                                <w:szCs w:val="21"/>
                              </w:rPr>
                              <w:t>确认</w:t>
                            </w:r>
                          </w:p>
                          <w:p w14:paraId="7F0B1554"/>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4pt;margin-top:-0.45pt;height:54.15pt;width:57.6pt;z-index:251841536;mso-width-relative:page;mso-height-relative:page;" fillcolor="#FFFFFF" filled="t" stroked="f" coordsize="21600,21600" o:gfxdata="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n16L2AAAAAkBAAAPAAAAAAAAAAEAIAAAACIAAABkcnMvZG93bnJldi54bWxQSwECFAAUAAAA&#10;CACHTuJAxws1aycCAAA/BAAADgAAAAAAAAABACAAAAAnAQAAZHJzL2Uyb0RvYy54bWxQSwUGAAAA&#10;AAYABgBZAQAAwAUAAAAA&#10;">
                <v:fill on="t" focussize="0,0"/>
                <v:stroke on="f"/>
                <v:imagedata o:title=""/>
                <o:lock v:ext="edit" aspectratio="f"/>
                <v:textbox inset="0mm,0mm,0mm,0mm">
                  <w:txbxContent>
                    <w:p w14:paraId="23491C5D">
                      <w:pPr>
                        <w:jc w:val="left"/>
                        <w:rPr>
                          <w:rFonts w:ascii="楷体_GB2312" w:eastAsia="楷体_GB2312"/>
                          <w:szCs w:val="21"/>
                        </w:rPr>
                      </w:pPr>
                      <w:r>
                        <w:rPr>
                          <w:rFonts w:hint="eastAsia" w:ascii="楷体_GB2312" w:eastAsia="楷体_GB2312"/>
                          <w:szCs w:val="21"/>
                        </w:rPr>
                        <w:t>口头指示的</w:t>
                      </w:r>
                    </w:p>
                    <w:p w14:paraId="46D1F0AE">
                      <w:pPr>
                        <w:rPr>
                          <w:rFonts w:ascii="楷体_GB2312" w:eastAsia="楷体_GB2312"/>
                          <w:szCs w:val="21"/>
                        </w:rPr>
                      </w:pPr>
                      <w:r>
                        <w:rPr>
                          <w:rFonts w:hint="eastAsia" w:ascii="楷体_GB2312" w:eastAsia="楷体_GB2312"/>
                          <w:szCs w:val="21"/>
                        </w:rPr>
                        <w:t>确认</w:t>
                      </w:r>
                    </w:p>
                    <w:p w14:paraId="7F0B1554"/>
                  </w:txbxContent>
                </v:textbox>
              </v:shape>
            </w:pict>
          </mc:Fallback>
        </mc:AlternateContent>
      </w:r>
      <w:r>
        <w:rPr>
          <w:rFonts w:hint="eastAsia"/>
        </w:rPr>
        <w:t>2.6.2</w:t>
      </w:r>
      <w:r>
        <w:t>正常情况下，由发包人代表发出的任何指示都应是书面的。但如果由于某种原因，发包人</w:t>
      </w:r>
      <w:r>
        <w:rPr>
          <w:rFonts w:hint="eastAsia"/>
        </w:rPr>
        <w:t>代表</w:t>
      </w:r>
      <w:r>
        <w:t>认为有必要以口头形式发出这类指示，承包人也应同样遵照执行</w:t>
      </w:r>
      <w:r>
        <w:rPr>
          <w:rFonts w:hint="eastAsia"/>
        </w:rPr>
        <w:t>，</w:t>
      </w:r>
      <w:r>
        <w:t>同时规定</w:t>
      </w:r>
      <w:r>
        <w:rPr>
          <w:rFonts w:hint="eastAsia"/>
        </w:rPr>
        <w:t>：</w:t>
      </w:r>
    </w:p>
    <w:p w14:paraId="04BE0E1A">
      <w:pPr>
        <w:pStyle w:val="51"/>
        <w:spacing w:after="0"/>
        <w:ind w:left="1316" w:leftChars="398" w:hanging="480" w:hangingChars="200"/>
      </w:pPr>
      <w:r>
        <w:rPr>
          <w:rFonts w:hint="eastAsia"/>
        </w:rPr>
        <w:t xml:space="preserve">(1) </w:t>
      </w:r>
      <w:r>
        <w:t>承包人</w:t>
      </w:r>
      <w:r>
        <w:rPr>
          <w:rFonts w:hint="eastAsia"/>
        </w:rPr>
        <w:t>应</w:t>
      </w:r>
      <w:r>
        <w:t>在发包人</w:t>
      </w:r>
      <w:r>
        <w:rPr>
          <w:rFonts w:hint="eastAsia"/>
        </w:rPr>
        <w:t>代表</w:t>
      </w:r>
      <w:r>
        <w:t>发出此类口头指示后</w:t>
      </w:r>
      <w:r>
        <w:rPr>
          <w:rFonts w:hint="eastAsia"/>
        </w:rPr>
        <w:t>2天内</w:t>
      </w:r>
      <w:r>
        <w:t>以书面形式记录此类口头指示并</w:t>
      </w:r>
      <w:r>
        <w:rPr>
          <w:rFonts w:hint="eastAsia"/>
        </w:rPr>
        <w:t>书面</w:t>
      </w:r>
      <w:r>
        <w:t>报发包人</w:t>
      </w:r>
      <w:r>
        <w:rPr>
          <w:rFonts w:hint="eastAsia"/>
        </w:rPr>
        <w:t>代表</w:t>
      </w:r>
      <w:r>
        <w:t>确认，并且书面确认和当时的口头指示在内容上应当一致。</w:t>
      </w:r>
    </w:p>
    <w:p w14:paraId="0A2FAA5B">
      <w:pPr>
        <w:pStyle w:val="51"/>
        <w:spacing w:after="0"/>
        <w:ind w:left="1316" w:leftChars="398" w:hanging="480" w:hangingChars="200"/>
      </w:pPr>
      <w:r>
        <w:rPr>
          <w:rFonts w:hint="eastAsia"/>
        </w:rPr>
        <w:t>(2) 如果发包人代表在发出口头指令2天内自行书面确认该指令，则承包人无须按前述确认。</w:t>
      </w:r>
    </w:p>
    <w:p w14:paraId="61A70D4B">
      <w:pPr>
        <w:pStyle w:val="51"/>
        <w:spacing w:after="0"/>
        <w:ind w:left="1248" w:leftChars="423" w:hanging="360" w:hangingChars="150"/>
      </w:pPr>
      <w:r>
        <w:rPr>
          <w:rFonts w:hint="eastAsia"/>
          <w:lang w:val="en-US" w:eastAsia="zh-CN"/>
        </w:rPr>
        <mc:AlternateContent>
          <mc:Choice Requires="wps">
            <w:drawing>
              <wp:anchor distT="0" distB="0" distL="114300" distR="114300" simplePos="0" relativeHeight="251842560" behindDoc="0" locked="0" layoutInCell="1" allowOverlap="1">
                <wp:simplePos x="0" y="0"/>
                <wp:positionH relativeFrom="column">
                  <wp:posOffset>-760730</wp:posOffset>
                </wp:positionH>
                <wp:positionV relativeFrom="paragraph">
                  <wp:posOffset>260985</wp:posOffset>
                </wp:positionV>
                <wp:extent cx="720090" cy="664210"/>
                <wp:effectExtent l="0" t="0" r="6350" b="4445"/>
                <wp:wrapNone/>
                <wp:docPr id="190" name="文本框 190"/>
                <wp:cNvGraphicFramePr/>
                <a:graphic xmlns:a="http://schemas.openxmlformats.org/drawingml/2006/main">
                  <a:graphicData uri="http://schemas.microsoft.com/office/word/2010/wordprocessingShape">
                    <wps:wsp>
                      <wps:cNvSpPr txBox="1">
                        <a:spLocks noChangeArrowheads="1"/>
                      </wps:cNvSpPr>
                      <wps:spPr bwMode="auto">
                        <a:xfrm>
                          <a:off x="0" y="0"/>
                          <a:ext cx="720090" cy="664210"/>
                        </a:xfrm>
                        <a:prstGeom prst="rect">
                          <a:avLst/>
                        </a:prstGeom>
                        <a:solidFill>
                          <a:srgbClr val="FFFFFF"/>
                        </a:solidFill>
                        <a:ln>
                          <a:noFill/>
                        </a:ln>
                        <a:effectLst/>
                      </wps:spPr>
                      <wps:txbx>
                        <w:txbxContent>
                          <w:p w14:paraId="595F5A6B">
                            <w:pPr>
                              <w:jc w:val="left"/>
                              <w:rPr>
                                <w:rFonts w:ascii="楷体_GB2312" w:eastAsia="楷体_GB2312"/>
                                <w:szCs w:val="21"/>
                              </w:rPr>
                            </w:pPr>
                            <w:r>
                              <w:rPr>
                                <w:rFonts w:hint="eastAsia" w:ascii="楷体_GB2312" w:eastAsia="楷体_GB2312"/>
                                <w:szCs w:val="21"/>
                              </w:rPr>
                              <w:t>工地文件要求</w:t>
                            </w:r>
                          </w:p>
                          <w:p w14:paraId="3A1C8FD7"/>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9pt;margin-top:20.55pt;height:52.3pt;width:56.7pt;z-index:251842560;mso-width-relative:page;mso-height-relative:page;" fillcolor="#FFFFFF" filled="t" stroked="f" coordsize="21600,21600" o:gfxdata="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VjnD9kAAAAKAQAADwAAAAAAAAABACAAAAAiAAAAZHJzL2Rvd25yZXYueG1sUEsBAhQAFAAAAAgA&#10;h07iQOUP6D8kAgAAPwQAAA4AAAAAAAAAAQAgAAAAKAEAAGRycy9lMm9Eb2MueG1sUEsFBgAAAAAG&#10;AAYAWQEAAL4FAAAAAA==&#10;">
                <v:fill on="t" focussize="0,0"/>
                <v:stroke on="f"/>
                <v:imagedata o:title=""/>
                <o:lock v:ext="edit" aspectratio="f"/>
                <v:textbox inset="0mm,0mm,0mm,0mm">
                  <w:txbxContent>
                    <w:p w14:paraId="595F5A6B">
                      <w:pPr>
                        <w:jc w:val="left"/>
                        <w:rPr>
                          <w:rFonts w:ascii="楷体_GB2312" w:eastAsia="楷体_GB2312"/>
                          <w:szCs w:val="21"/>
                        </w:rPr>
                      </w:pPr>
                      <w:r>
                        <w:rPr>
                          <w:rFonts w:hint="eastAsia" w:ascii="楷体_GB2312" w:eastAsia="楷体_GB2312"/>
                          <w:szCs w:val="21"/>
                        </w:rPr>
                        <w:t>工地文件要求</w:t>
                      </w:r>
                    </w:p>
                    <w:p w14:paraId="3A1C8FD7"/>
                  </w:txbxContent>
                </v:textbox>
              </v:shape>
            </w:pict>
          </mc:Fallback>
        </mc:AlternateContent>
      </w:r>
      <w:r>
        <w:rPr>
          <w:rFonts w:hint="eastAsia"/>
        </w:rPr>
        <w:t>(3) 以上口头指令最终以发包人确认的《设计变更/现场签证单》形式方为有效。</w:t>
      </w:r>
    </w:p>
    <w:p w14:paraId="60B5E4D7">
      <w:pPr>
        <w:pStyle w:val="51"/>
        <w:spacing w:after="0"/>
        <w:ind w:left="1077" w:leftChars="113" w:hanging="840" w:hangingChars="350"/>
      </w:pPr>
      <w:r>
        <w:t>2.6.</w:t>
      </w:r>
      <w:r>
        <w:rPr>
          <w:rFonts w:hint="eastAsia"/>
        </w:rPr>
        <w:t>3</w:t>
      </w:r>
      <w:r>
        <w:t xml:space="preserve"> </w:t>
      </w:r>
      <w:r>
        <w:tab/>
      </w:r>
      <w:r>
        <w:rPr>
          <w:rFonts w:hint="eastAsia"/>
        </w:rPr>
        <w:t>所有由发包人或监理工程师发出或批准的文件、指令须经其代表签署并加盖公章后方有效；承包人的所有文件须经承包人代表签署并加盖承包人项目章（印章</w:t>
      </w:r>
      <w:r>
        <w:rPr>
          <w:rFonts w:hint="eastAsia"/>
          <w:lang w:eastAsia="zh-CN"/>
        </w:rPr>
        <w:t>预留印鉴</w:t>
      </w:r>
      <w:r>
        <w:rPr>
          <w:rFonts w:hint="eastAsia"/>
        </w:rPr>
        <w:t>进场后十五日内提供甲方备案）后方有效。</w:t>
      </w:r>
    </w:p>
    <w:p w14:paraId="3D18E9D7">
      <w:pPr>
        <w:pStyle w:val="51"/>
        <w:spacing w:after="0"/>
        <w:ind w:left="1077" w:leftChars="113" w:hanging="840" w:hangingChars="350"/>
      </w:pPr>
      <w:r>
        <w:t>2.6.</w:t>
      </w:r>
      <w:r>
        <w:rPr>
          <w:rFonts w:hint="eastAsia"/>
        </w:rPr>
        <w:t>4</w:t>
      </w:r>
      <w:r>
        <w:t xml:space="preserve"> </w:t>
      </w:r>
      <w:r>
        <w:tab/>
      </w:r>
      <w:r>
        <w:t>所有的工程指令最终有效的形式，</w:t>
      </w:r>
      <w:r>
        <w:rPr>
          <w:rFonts w:hint="eastAsia"/>
        </w:rPr>
        <w:t>以发包人确认的《设计变更/现场签证单》形式方为有效。</w:t>
      </w:r>
    </w:p>
    <w:p w14:paraId="7FCFBFDB">
      <w:pPr>
        <w:pStyle w:val="4"/>
        <w:spacing w:before="120" w:after="120" w:line="360" w:lineRule="auto"/>
        <w:rPr>
          <w:sz w:val="28"/>
          <w:szCs w:val="28"/>
        </w:rPr>
      </w:pPr>
      <w:bookmarkStart w:id="443" w:name="_Toc8833165"/>
      <w:bookmarkStart w:id="444" w:name="_Toc122080268"/>
      <w:bookmarkStart w:id="445" w:name="_Toc454555584"/>
      <w:bookmarkStart w:id="446" w:name="_Toc357434440"/>
      <w:bookmarkStart w:id="447" w:name="_Toc455134536"/>
      <w:bookmarkStart w:id="448" w:name="_Toc144869889"/>
      <w:bookmarkStart w:id="449" w:name="_Toc455151664"/>
      <w:r>
        <w:rPr>
          <w:sz w:val="28"/>
          <w:szCs w:val="28"/>
        </w:rPr>
        <w:t>3、发包人</w:t>
      </w:r>
      <w:bookmarkEnd w:id="443"/>
      <w:bookmarkEnd w:id="444"/>
      <w:bookmarkEnd w:id="445"/>
      <w:bookmarkEnd w:id="446"/>
      <w:bookmarkEnd w:id="447"/>
      <w:bookmarkEnd w:id="448"/>
      <w:bookmarkEnd w:id="449"/>
    </w:p>
    <w:p w14:paraId="60004432">
      <w:pPr>
        <w:pStyle w:val="50"/>
        <w:numPr>
          <w:ilvl w:val="0"/>
          <w:numId w:val="0"/>
        </w:numPr>
        <w:spacing w:before="120" w:after="120" w:line="360" w:lineRule="auto"/>
        <w:rPr>
          <w:szCs w:val="24"/>
        </w:rPr>
      </w:pPr>
      <w:bookmarkStart w:id="450" w:name="_Toc8833166"/>
      <w:bookmarkStart w:id="451" w:name="_Toc455151665"/>
      <w:bookmarkStart w:id="452" w:name="_Toc144869890"/>
      <w:bookmarkStart w:id="453" w:name="_Toc122080269"/>
      <w:bookmarkStart w:id="454" w:name="_Toc454555585"/>
      <w:bookmarkStart w:id="455" w:name="_Toc357434441"/>
      <w:bookmarkStart w:id="456" w:name="_Toc455134537"/>
      <w:r>
        <w:rPr>
          <w:szCs w:val="24"/>
        </w:rPr>
        <w:t>3.1 发包人代表及现场人员</w:t>
      </w:r>
      <w:bookmarkEnd w:id="450"/>
      <w:bookmarkEnd w:id="451"/>
      <w:bookmarkEnd w:id="452"/>
      <w:bookmarkEnd w:id="453"/>
      <w:bookmarkEnd w:id="454"/>
      <w:bookmarkEnd w:id="455"/>
      <w:bookmarkEnd w:id="456"/>
    </w:p>
    <w:p w14:paraId="054513F3">
      <w:pPr>
        <w:pStyle w:val="51"/>
        <w:tabs>
          <w:tab w:val="left" w:pos="900"/>
        </w:tabs>
        <w:spacing w:after="0"/>
        <w:ind w:left="839" w:leftChars="114" w:hanging="600" w:hangingChars="250"/>
        <w:rPr>
          <w:lang w:eastAsia="zh-CN"/>
        </w:rPr>
      </w:pPr>
      <w:r>
        <w:rPr>
          <w:lang w:val="en-US" w:eastAsia="zh-CN"/>
        </w:rPr>
        <mc:AlternateContent>
          <mc:Choice Requires="wps">
            <w:drawing>
              <wp:anchor distT="0" distB="0" distL="114300" distR="114300" simplePos="0" relativeHeight="251675648" behindDoc="0" locked="0" layoutInCell="1" allowOverlap="1">
                <wp:simplePos x="0" y="0"/>
                <wp:positionH relativeFrom="column">
                  <wp:posOffset>-720090</wp:posOffset>
                </wp:positionH>
                <wp:positionV relativeFrom="paragraph">
                  <wp:posOffset>53340</wp:posOffset>
                </wp:positionV>
                <wp:extent cx="741045" cy="708660"/>
                <wp:effectExtent l="0" t="0" r="1905" b="1270"/>
                <wp:wrapNone/>
                <wp:docPr id="189" name="文本框 189"/>
                <wp:cNvGraphicFramePr/>
                <a:graphic xmlns:a="http://schemas.openxmlformats.org/drawingml/2006/main">
                  <a:graphicData uri="http://schemas.microsoft.com/office/word/2010/wordprocessingShape">
                    <wps:wsp>
                      <wps:cNvSpPr txBox="1">
                        <a:spLocks noChangeArrowheads="1"/>
                      </wps:cNvSpPr>
                      <wps:spPr bwMode="auto">
                        <a:xfrm>
                          <a:off x="0" y="0"/>
                          <a:ext cx="741045" cy="708660"/>
                        </a:xfrm>
                        <a:prstGeom prst="rect">
                          <a:avLst/>
                        </a:prstGeom>
                        <a:solidFill>
                          <a:srgbClr val="FFFFFF"/>
                        </a:solidFill>
                        <a:ln>
                          <a:noFill/>
                        </a:ln>
                        <a:effectLst/>
                      </wps:spPr>
                      <wps:txbx>
                        <w:txbxContent>
                          <w:p w14:paraId="11F8CAE2">
                            <w:pPr>
                              <w:jc w:val="left"/>
                              <w:rPr>
                                <w:rFonts w:ascii="楷体_GB2312" w:eastAsia="楷体_GB2312"/>
                                <w:szCs w:val="21"/>
                              </w:rPr>
                            </w:pPr>
                            <w:r>
                              <w:rPr>
                                <w:rFonts w:hint="eastAsia" w:ascii="楷体_GB2312" w:eastAsia="楷体_GB2312"/>
                                <w:szCs w:val="21"/>
                              </w:rPr>
                              <w:t>发包人代表的任命</w:t>
                            </w:r>
                          </w:p>
                          <w:p w14:paraId="108BF5FA"/>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pt;height:55.8pt;width:58.35pt;z-index:251675648;mso-width-relative:page;mso-height-relative:page;" fillcolor="#FFFFFF" filled="t" stroked="f" coordsize="21600,21600" o:gfxdata="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orOkTWAAAACAEAAA8AAAAAAAAAAQAgAAAAIgAAAGRycy9kb3ducmV2LnhtbFBLAQIUABQAAAAI&#10;AIdO4kCpKszyKAIAAD8EAAAOAAAAAAAAAAEAIAAAACUBAABkcnMvZTJvRG9jLnhtbFBLBQYAAAAA&#10;BgAGAFkBAAC/BQAAAAA=&#10;">
                <v:fill on="t" focussize="0,0"/>
                <v:stroke on="f"/>
                <v:imagedata o:title=""/>
                <o:lock v:ext="edit" aspectratio="f"/>
                <v:textbox inset="0mm,0mm,0mm,0mm">
                  <w:txbxContent>
                    <w:p w14:paraId="11F8CAE2">
                      <w:pPr>
                        <w:jc w:val="left"/>
                        <w:rPr>
                          <w:rFonts w:ascii="楷体_GB2312" w:eastAsia="楷体_GB2312"/>
                          <w:szCs w:val="21"/>
                        </w:rPr>
                      </w:pPr>
                      <w:r>
                        <w:rPr>
                          <w:rFonts w:hint="eastAsia" w:ascii="楷体_GB2312" w:eastAsia="楷体_GB2312"/>
                          <w:szCs w:val="21"/>
                        </w:rPr>
                        <w:t>发包人代表的任命</w:t>
                      </w:r>
                    </w:p>
                    <w:p w14:paraId="108BF5FA"/>
                  </w:txbxContent>
                </v:textbox>
              </v:shape>
            </w:pict>
          </mc:Fallback>
        </mc:AlternateContent>
      </w:r>
      <w:r>
        <w:t>3.1.1</w:t>
      </w:r>
      <w:r>
        <w:tab/>
      </w:r>
      <w:r>
        <w:t>发包人可将其权利和义务授予其任命的发包人代表，发包人指定的发包人代表见专用条款，在整个合同期内，代表发包人行使本合同约定的权利和义务，受理与其有关的所有通知、指示、同意、批准、证书、决定及其他通讯联络。</w:t>
      </w:r>
    </w:p>
    <w:p w14:paraId="461B0654">
      <w:pPr>
        <w:pStyle w:val="51"/>
        <w:tabs>
          <w:tab w:val="left" w:pos="900"/>
        </w:tabs>
        <w:spacing w:after="0"/>
        <w:ind w:left="839" w:leftChars="114" w:hanging="600" w:hangingChars="250"/>
      </w:pPr>
      <w:r>
        <w:rPr>
          <w:rFonts w:hint="eastAsia"/>
          <w:lang w:val="en-US" w:eastAsia="zh-CN"/>
        </w:rPr>
        <mc:AlternateContent>
          <mc:Choice Requires="wps">
            <w:drawing>
              <wp:anchor distT="0" distB="0" distL="114300" distR="114300" simplePos="0" relativeHeight="251853824" behindDoc="0" locked="0" layoutInCell="1" allowOverlap="1">
                <wp:simplePos x="0" y="0"/>
                <wp:positionH relativeFrom="column">
                  <wp:posOffset>-720090</wp:posOffset>
                </wp:positionH>
                <wp:positionV relativeFrom="paragraph">
                  <wp:posOffset>53975</wp:posOffset>
                </wp:positionV>
                <wp:extent cx="741045" cy="396240"/>
                <wp:effectExtent l="0" t="0" r="1905" b="0"/>
                <wp:wrapNone/>
                <wp:docPr id="188" name="文本框 188"/>
                <wp:cNvGraphicFramePr/>
                <a:graphic xmlns:a="http://schemas.openxmlformats.org/drawingml/2006/main">
                  <a:graphicData uri="http://schemas.microsoft.com/office/word/2010/wordprocessingShape">
                    <wps:wsp>
                      <wps:cNvSpPr txBox="1">
                        <a:spLocks noChangeArrowheads="1"/>
                      </wps:cNvSpPr>
                      <wps:spPr bwMode="auto">
                        <a:xfrm>
                          <a:off x="0" y="0"/>
                          <a:ext cx="741045" cy="396240"/>
                        </a:xfrm>
                        <a:prstGeom prst="rect">
                          <a:avLst/>
                        </a:prstGeom>
                        <a:solidFill>
                          <a:srgbClr val="FFFFFF"/>
                        </a:solidFill>
                        <a:ln>
                          <a:noFill/>
                        </a:ln>
                        <a:effectLst/>
                      </wps:spPr>
                      <wps:txbx>
                        <w:txbxContent>
                          <w:p w14:paraId="0EC44C95">
                            <w:pPr>
                              <w:jc w:val="left"/>
                              <w:rPr>
                                <w:rFonts w:ascii="楷体_GB2312" w:eastAsia="楷体_GB2312"/>
                                <w:szCs w:val="21"/>
                              </w:rPr>
                            </w:pPr>
                            <w:r>
                              <w:rPr>
                                <w:rFonts w:hint="eastAsia" w:ascii="楷体_GB2312" w:eastAsia="楷体_GB2312"/>
                                <w:szCs w:val="21"/>
                              </w:rPr>
                              <w:t>发包人代表的更换</w:t>
                            </w:r>
                          </w:p>
                          <w:p w14:paraId="1BBAA3FB">
                            <w:pPr>
                              <w:rPr>
                                <w:rFonts w:ascii="楷体_GB2312" w:eastAsia="楷体_GB2312"/>
                                <w:szCs w:val="21"/>
                              </w:rPr>
                            </w:pPr>
                          </w:p>
                          <w:p w14:paraId="6231A255"/>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1.2pt;width:58.35pt;z-index:251853824;mso-width-relative:page;mso-height-relative:page;" fillcolor="#FFFFFF" filled="t" stroked="f" coordsize="21600,21600" o:gfxdata="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aY4EQ1wAAAAcBAAAPAAAAAAAAAAEAIAAAACIAAABkcnMvZG93bnJldi54bWxQSwECFAAUAAAA&#10;CACHTuJABfDKVSgCAAA/BAAADgAAAAAAAAABACAAAAAmAQAAZHJzL2Uyb0RvYy54bWxQSwUGAAAA&#10;AAYABgBZAQAAwAUAAAAA&#10;">
                <v:fill on="t" focussize="0,0"/>
                <v:stroke on="f"/>
                <v:imagedata o:title=""/>
                <o:lock v:ext="edit" aspectratio="f"/>
                <v:textbox inset="0mm,0mm,0mm,0mm">
                  <w:txbxContent>
                    <w:p w14:paraId="0EC44C95">
                      <w:pPr>
                        <w:jc w:val="left"/>
                        <w:rPr>
                          <w:rFonts w:ascii="楷体_GB2312" w:eastAsia="楷体_GB2312"/>
                          <w:szCs w:val="21"/>
                        </w:rPr>
                      </w:pPr>
                      <w:r>
                        <w:rPr>
                          <w:rFonts w:hint="eastAsia" w:ascii="楷体_GB2312" w:eastAsia="楷体_GB2312"/>
                          <w:szCs w:val="21"/>
                        </w:rPr>
                        <w:t>发包人代表的更换</w:t>
                      </w:r>
                    </w:p>
                    <w:p w14:paraId="1BBAA3FB">
                      <w:pPr>
                        <w:rPr>
                          <w:rFonts w:ascii="楷体_GB2312" w:eastAsia="楷体_GB2312"/>
                          <w:szCs w:val="21"/>
                        </w:rPr>
                      </w:pPr>
                    </w:p>
                    <w:p w14:paraId="6231A255"/>
                  </w:txbxContent>
                </v:textbox>
              </v:shape>
            </w:pict>
          </mc:Fallback>
        </mc:AlternateContent>
      </w:r>
      <w:r>
        <w:rPr>
          <w:rFonts w:hint="eastAsia"/>
        </w:rPr>
        <w:t>3.1.2若</w:t>
      </w:r>
      <w:r>
        <w:t>发包人更换其代表，</w:t>
      </w:r>
      <w:r>
        <w:rPr>
          <w:rFonts w:hint="eastAsia"/>
        </w:rPr>
        <w:t>应提前通知承包人。</w:t>
      </w:r>
      <w:r>
        <w:t>在收到发包人</w:t>
      </w:r>
      <w:r>
        <w:rPr>
          <w:rFonts w:hint="eastAsia"/>
        </w:rPr>
        <w:t>正式</w:t>
      </w:r>
      <w:r>
        <w:t>通知之前，任何对发包人代表的任命或更换应不产生合同效力。</w:t>
      </w:r>
    </w:p>
    <w:p w14:paraId="15CE8F12">
      <w:pPr>
        <w:pStyle w:val="51"/>
        <w:tabs>
          <w:tab w:val="left" w:pos="900"/>
        </w:tabs>
        <w:spacing w:after="0"/>
        <w:ind w:left="839" w:leftChars="114" w:hanging="600" w:hangingChars="250"/>
      </w:pPr>
      <w:r>
        <w:rPr>
          <w:rFonts w:hint="eastAsia"/>
          <w:lang w:val="en-US" w:eastAsia="zh-CN"/>
        </w:rPr>
        <mc:AlternateContent>
          <mc:Choice Requires="wps">
            <w:drawing>
              <wp:anchor distT="0" distB="0" distL="114300" distR="114300" simplePos="0" relativeHeight="251854848" behindDoc="0" locked="0" layoutInCell="1" allowOverlap="1">
                <wp:simplePos x="0" y="0"/>
                <wp:positionH relativeFrom="column">
                  <wp:posOffset>-720090</wp:posOffset>
                </wp:positionH>
                <wp:positionV relativeFrom="paragraph">
                  <wp:posOffset>53975</wp:posOffset>
                </wp:positionV>
                <wp:extent cx="737870" cy="396240"/>
                <wp:effectExtent l="0" t="0" r="5080" b="0"/>
                <wp:wrapNone/>
                <wp:docPr id="187" name="文本框 187"/>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5DE216A4">
                            <w:pPr>
                              <w:jc w:val="left"/>
                              <w:rPr>
                                <w:rFonts w:ascii="楷体_GB2312" w:eastAsia="楷体_GB2312"/>
                                <w:szCs w:val="21"/>
                              </w:rPr>
                            </w:pPr>
                            <w:r>
                              <w:rPr>
                                <w:rFonts w:hint="eastAsia" w:ascii="楷体_GB2312" w:eastAsia="楷体_GB2312"/>
                                <w:szCs w:val="21"/>
                              </w:rPr>
                              <w:t>现场人员的职责委托</w:t>
                            </w:r>
                          </w:p>
                          <w:p w14:paraId="458B7216">
                            <w:pPr>
                              <w:rPr>
                                <w:rFonts w:ascii="楷体_GB2312" w:eastAsia="楷体_GB2312"/>
                                <w:szCs w:val="21"/>
                              </w:rPr>
                            </w:pPr>
                          </w:p>
                          <w:p w14:paraId="11A48E09"/>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1.2pt;width:58.1pt;z-index:251854848;mso-width-relative:page;mso-height-relative:page;" fillcolor="#FFFFFF" filled="t" stroked="f" coordsize="21600,21600" o:gfxdata="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OZSJg2AAAAAcBAAAPAAAAAAAAAAEAIAAAACIAAABkcnMvZG93bnJldi54bWxQSwECFAAUAAAA&#10;CACHTuJA82HPUycCAAA/BAAADgAAAAAAAAABACAAAAAnAQAAZHJzL2Uyb0RvYy54bWxQSwUGAAAA&#10;AAYABgBZAQAAwAUAAAAA&#10;">
                <v:fill on="t" focussize="0,0"/>
                <v:stroke on="f"/>
                <v:imagedata o:title=""/>
                <o:lock v:ext="edit" aspectratio="f"/>
                <v:textbox inset="0mm,0mm,0mm,0mm">
                  <w:txbxContent>
                    <w:p w14:paraId="5DE216A4">
                      <w:pPr>
                        <w:jc w:val="left"/>
                        <w:rPr>
                          <w:rFonts w:ascii="楷体_GB2312" w:eastAsia="楷体_GB2312"/>
                          <w:szCs w:val="21"/>
                        </w:rPr>
                      </w:pPr>
                      <w:r>
                        <w:rPr>
                          <w:rFonts w:hint="eastAsia" w:ascii="楷体_GB2312" w:eastAsia="楷体_GB2312"/>
                          <w:szCs w:val="21"/>
                        </w:rPr>
                        <w:t>现场人员的职责委托</w:t>
                      </w:r>
                    </w:p>
                    <w:p w14:paraId="458B7216">
                      <w:pPr>
                        <w:rPr>
                          <w:rFonts w:ascii="楷体_GB2312" w:eastAsia="楷体_GB2312"/>
                          <w:szCs w:val="21"/>
                        </w:rPr>
                      </w:pPr>
                    </w:p>
                    <w:p w14:paraId="11A48E09"/>
                  </w:txbxContent>
                </v:textbox>
              </v:shape>
            </w:pict>
          </mc:Fallback>
        </mc:AlternateContent>
      </w:r>
      <w:r>
        <w:rPr>
          <w:rFonts w:hint="eastAsia"/>
        </w:rPr>
        <w:t>3.1.3</w:t>
      </w:r>
      <w:r>
        <w:t>发包人代表可将其权力和职责委托给</w:t>
      </w:r>
      <w:r>
        <w:rPr>
          <w:rFonts w:hint="eastAsia"/>
        </w:rPr>
        <w:t>现场相应专业的发包人工程师</w:t>
      </w:r>
      <w:r>
        <w:t>，并可随时撤</w:t>
      </w:r>
      <w:r>
        <w:rPr>
          <w:rFonts w:hint="eastAsia"/>
        </w:rPr>
        <w:t>换</w:t>
      </w:r>
      <w:r>
        <w:t>任何此类委托。</w:t>
      </w:r>
    </w:p>
    <w:p w14:paraId="3053751D">
      <w:pPr>
        <w:pStyle w:val="51"/>
        <w:spacing w:after="0"/>
        <w:ind w:left="847" w:leftChars="112" w:hanging="612" w:hangingChars="255"/>
      </w:pPr>
      <w:r>
        <w:rPr>
          <w:lang w:val="en-US" w:eastAsia="zh-CN"/>
        </w:rPr>
        <mc:AlternateContent>
          <mc:Choice Requires="wps">
            <w:drawing>
              <wp:anchor distT="0" distB="0" distL="114300" distR="114300" simplePos="0" relativeHeight="251683840" behindDoc="0" locked="0" layoutInCell="1" allowOverlap="1">
                <wp:simplePos x="0" y="0"/>
                <wp:positionH relativeFrom="column">
                  <wp:posOffset>-720090</wp:posOffset>
                </wp:positionH>
                <wp:positionV relativeFrom="paragraph">
                  <wp:posOffset>48895</wp:posOffset>
                </wp:positionV>
                <wp:extent cx="741045" cy="713105"/>
                <wp:effectExtent l="0" t="0" r="1905" b="5080"/>
                <wp:wrapNone/>
                <wp:docPr id="186" name="文本框 186"/>
                <wp:cNvGraphicFramePr/>
                <a:graphic xmlns:a="http://schemas.openxmlformats.org/drawingml/2006/main">
                  <a:graphicData uri="http://schemas.microsoft.com/office/word/2010/wordprocessingShape">
                    <wps:wsp>
                      <wps:cNvSpPr txBox="1">
                        <a:spLocks noChangeArrowheads="1"/>
                      </wps:cNvSpPr>
                      <wps:spPr bwMode="auto">
                        <a:xfrm>
                          <a:off x="0" y="0"/>
                          <a:ext cx="741045" cy="713105"/>
                        </a:xfrm>
                        <a:prstGeom prst="rect">
                          <a:avLst/>
                        </a:prstGeom>
                        <a:solidFill>
                          <a:srgbClr val="FFFFFF"/>
                        </a:solidFill>
                        <a:ln>
                          <a:noFill/>
                        </a:ln>
                        <a:effectLst/>
                      </wps:spPr>
                      <wps:txbx>
                        <w:txbxContent>
                          <w:p w14:paraId="508ACEBC">
                            <w:pPr>
                              <w:jc w:val="left"/>
                              <w:rPr>
                                <w:rFonts w:ascii="楷体_GB2312" w:eastAsia="楷体_GB2312"/>
                                <w:szCs w:val="21"/>
                              </w:rPr>
                            </w:pPr>
                            <w:r>
                              <w:rPr>
                                <w:rFonts w:hint="eastAsia" w:ascii="楷体_GB2312" w:eastAsia="楷体_GB2312"/>
                                <w:szCs w:val="21"/>
                              </w:rPr>
                              <w:t>发包人进入现场的权利</w:t>
                            </w:r>
                          </w:p>
                          <w:p w14:paraId="7829EDF7">
                            <w:pPr>
                              <w:rPr>
                                <w:rFonts w:ascii="楷体_GB2312" w:eastAsia="楷体_GB2312"/>
                                <w:szCs w:val="21"/>
                              </w:rPr>
                            </w:pPr>
                          </w:p>
                          <w:p w14:paraId="7B9B1D9B"/>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85pt;height:56.15pt;width:58.35pt;z-index:251683840;mso-width-relative:page;mso-height-relative:page;" fillcolor="#FFFFFF" filled="t" stroked="f" coordsize="21600,21600" o:gfxdata="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SH+ePWAAAACAEAAA8AAAAAAAAAAQAgAAAAIgAAAGRycy9kb3ducmV2LnhtbFBLAQIUABQAAAAI&#10;AIdO4kBw7hYNKAIAAD8EAAAOAAAAAAAAAAEAIAAAACUBAABkcnMvZTJvRG9jLnhtbFBLBQYAAAAA&#10;BgAGAFkBAAC/BQAAAAA=&#10;">
                <v:fill on="t" focussize="0,0"/>
                <v:stroke on="f"/>
                <v:imagedata o:title=""/>
                <o:lock v:ext="edit" aspectratio="f"/>
                <v:textbox inset="0mm,0mm,0mm,0mm">
                  <w:txbxContent>
                    <w:p w14:paraId="508ACEBC">
                      <w:pPr>
                        <w:jc w:val="left"/>
                        <w:rPr>
                          <w:rFonts w:ascii="楷体_GB2312" w:eastAsia="楷体_GB2312"/>
                          <w:szCs w:val="21"/>
                        </w:rPr>
                      </w:pPr>
                      <w:r>
                        <w:rPr>
                          <w:rFonts w:hint="eastAsia" w:ascii="楷体_GB2312" w:eastAsia="楷体_GB2312"/>
                          <w:szCs w:val="21"/>
                        </w:rPr>
                        <w:t>发包人进入现场的权利</w:t>
                      </w:r>
                    </w:p>
                    <w:p w14:paraId="7829EDF7">
                      <w:pPr>
                        <w:rPr>
                          <w:rFonts w:ascii="楷体_GB2312" w:eastAsia="楷体_GB2312"/>
                          <w:szCs w:val="21"/>
                        </w:rPr>
                      </w:pPr>
                    </w:p>
                    <w:p w14:paraId="7B9B1D9B"/>
                  </w:txbxContent>
                </v:textbox>
              </v:shape>
            </w:pict>
          </mc:Fallback>
        </mc:AlternateContent>
      </w:r>
      <w:r>
        <w:t>3.1.</w:t>
      </w:r>
      <w:r>
        <w:rPr>
          <w:rFonts w:hint="eastAsia"/>
          <w:lang w:eastAsia="zh-CN"/>
        </w:rPr>
        <w:t>4</w:t>
      </w:r>
      <w:r>
        <w:t xml:space="preserve"> </w:t>
      </w:r>
      <w:r>
        <w:tab/>
      </w:r>
      <w:r>
        <w:t>在任何合理时间内，发包人均有权进入工程现场，以及承包人为本合同作准备工作的工作间或其它地方。</w:t>
      </w:r>
    </w:p>
    <w:p w14:paraId="0CC0AFA2">
      <w:pPr>
        <w:pStyle w:val="50"/>
        <w:numPr>
          <w:ilvl w:val="0"/>
          <w:numId w:val="0"/>
        </w:numPr>
        <w:spacing w:before="120" w:after="120" w:line="360" w:lineRule="auto"/>
        <w:rPr>
          <w:szCs w:val="24"/>
        </w:rPr>
      </w:pPr>
      <w:bookmarkStart w:id="457" w:name="_Toc144869891"/>
      <w:bookmarkStart w:id="458" w:name="_Toc455134538"/>
      <w:bookmarkStart w:id="459" w:name="_Toc357434442"/>
      <w:bookmarkStart w:id="460" w:name="_Toc455151666"/>
      <w:bookmarkStart w:id="461" w:name="_Toc454555586"/>
      <w:bookmarkStart w:id="462" w:name="_Toc122080270"/>
      <w:bookmarkStart w:id="463" w:name="_Toc8833167"/>
      <w:r>
        <w:rPr>
          <w:szCs w:val="24"/>
        </w:rPr>
        <w:t>3.2 发包人</w:t>
      </w:r>
      <w:bookmarkEnd w:id="457"/>
      <w:bookmarkEnd w:id="458"/>
      <w:bookmarkEnd w:id="459"/>
      <w:bookmarkEnd w:id="460"/>
      <w:bookmarkEnd w:id="461"/>
      <w:bookmarkEnd w:id="462"/>
      <w:r>
        <w:rPr>
          <w:rFonts w:hint="eastAsia"/>
          <w:szCs w:val="24"/>
        </w:rPr>
        <w:t>的</w:t>
      </w:r>
      <w:r>
        <w:rPr>
          <w:szCs w:val="24"/>
        </w:rPr>
        <w:t>工作内容和责任</w:t>
      </w:r>
      <w:r>
        <w:rPr>
          <w:rFonts w:hint="eastAsia"/>
          <w:szCs w:val="24"/>
        </w:rPr>
        <w:t>、</w:t>
      </w:r>
      <w:r>
        <w:rPr>
          <w:szCs w:val="24"/>
        </w:rPr>
        <w:t>义务</w:t>
      </w:r>
      <w:bookmarkEnd w:id="463"/>
    </w:p>
    <w:p w14:paraId="571E8203">
      <w:pPr>
        <w:pStyle w:val="51"/>
        <w:spacing w:after="0"/>
        <w:ind w:left="1077" w:leftChars="113" w:hanging="840" w:hangingChars="350"/>
      </w:pPr>
      <w:r>
        <w:rPr>
          <w:lang w:val="en-US" w:eastAsia="zh-CN"/>
        </w:rPr>
        <mc:AlternateContent>
          <mc:Choice Requires="wps">
            <w:drawing>
              <wp:anchor distT="0" distB="0" distL="114300" distR="114300" simplePos="0" relativeHeight="251681792" behindDoc="0" locked="0" layoutInCell="1" allowOverlap="1">
                <wp:simplePos x="0" y="0"/>
                <wp:positionH relativeFrom="column">
                  <wp:posOffset>-720090</wp:posOffset>
                </wp:positionH>
                <wp:positionV relativeFrom="paragraph">
                  <wp:posOffset>64770</wp:posOffset>
                </wp:positionV>
                <wp:extent cx="685800" cy="742950"/>
                <wp:effectExtent l="0" t="0" r="7620" b="0"/>
                <wp:wrapNone/>
                <wp:docPr id="185" name="文本框 185"/>
                <wp:cNvGraphicFramePr/>
                <a:graphic xmlns:a="http://schemas.openxmlformats.org/drawingml/2006/main">
                  <a:graphicData uri="http://schemas.microsoft.com/office/word/2010/wordprocessingShape">
                    <wps:wsp>
                      <wps:cNvSpPr txBox="1">
                        <a:spLocks noChangeArrowheads="1"/>
                      </wps:cNvSpPr>
                      <wps:spPr bwMode="auto">
                        <a:xfrm>
                          <a:off x="0" y="0"/>
                          <a:ext cx="685800" cy="742950"/>
                        </a:xfrm>
                        <a:prstGeom prst="rect">
                          <a:avLst/>
                        </a:prstGeom>
                        <a:solidFill>
                          <a:srgbClr val="FFFFFF"/>
                        </a:solidFill>
                        <a:ln>
                          <a:noFill/>
                        </a:ln>
                        <a:effectLst/>
                      </wps:spPr>
                      <wps:txbx>
                        <w:txbxContent>
                          <w:p w14:paraId="08C5709F">
                            <w:pPr>
                              <w:jc w:val="left"/>
                              <w:rPr>
                                <w:rFonts w:ascii="楷体_GB2312" w:eastAsia="楷体_GB2312"/>
                                <w:szCs w:val="21"/>
                              </w:rPr>
                            </w:pPr>
                            <w:r>
                              <w:rPr>
                                <w:rFonts w:hint="eastAsia" w:ascii="楷体_GB2312" w:eastAsia="楷体_GB2312"/>
                                <w:szCs w:val="21"/>
                              </w:rPr>
                              <w:t>发包人工作的综述</w:t>
                            </w:r>
                          </w:p>
                          <w:p w14:paraId="197E35F7">
                            <w:pPr>
                              <w:rPr>
                                <w:rFonts w:ascii="楷体_GB2312" w:eastAsia="楷体_GB2312"/>
                                <w:szCs w:val="21"/>
                              </w:rPr>
                            </w:pPr>
                          </w:p>
                          <w:p w14:paraId="19E91308"/>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8.5pt;width:54pt;z-index:251681792;mso-width-relative:page;mso-height-relative:page;" fillcolor="#FFFFFF" filled="t" stroked="f" coordsize="21600,21600" o:gfxdata="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KClTjXAAAACgEAAA8AAAAAAAAAAQAgAAAAIgAAAGRycy9kb3ducmV2LnhtbFBLAQIUABQAAAAI&#10;AIdO4kDcRugrJwIAAD8EAAAOAAAAAAAAAAEAIAAAACYBAABkcnMvZTJvRG9jLnhtbFBLBQYAAAAA&#10;BgAGAFkBAAC/BQAAAAA=&#10;">
                <v:fill on="t" focussize="0,0"/>
                <v:stroke on="f"/>
                <v:imagedata o:title=""/>
                <o:lock v:ext="edit" aspectratio="f"/>
                <v:textbox inset="0mm,0mm,0mm,0mm">
                  <w:txbxContent>
                    <w:p w14:paraId="08C5709F">
                      <w:pPr>
                        <w:jc w:val="left"/>
                        <w:rPr>
                          <w:rFonts w:ascii="楷体_GB2312" w:eastAsia="楷体_GB2312"/>
                          <w:szCs w:val="21"/>
                        </w:rPr>
                      </w:pPr>
                      <w:r>
                        <w:rPr>
                          <w:rFonts w:hint="eastAsia" w:ascii="楷体_GB2312" w:eastAsia="楷体_GB2312"/>
                          <w:szCs w:val="21"/>
                        </w:rPr>
                        <w:t>发包人工作的综述</w:t>
                      </w:r>
                    </w:p>
                    <w:p w14:paraId="197E35F7">
                      <w:pPr>
                        <w:rPr>
                          <w:rFonts w:ascii="楷体_GB2312" w:eastAsia="楷体_GB2312"/>
                          <w:szCs w:val="21"/>
                        </w:rPr>
                      </w:pPr>
                    </w:p>
                    <w:p w14:paraId="19E91308"/>
                  </w:txbxContent>
                </v:textbox>
              </v:shape>
            </w:pict>
          </mc:Fallback>
        </mc:AlternateContent>
      </w:r>
      <w:r>
        <w:t xml:space="preserve">3.2.1 </w:t>
      </w:r>
      <w:r>
        <w:tab/>
      </w:r>
      <w:r>
        <w:t>发包人应履行本合同所约定的全部义务。发包人应按本合同约定的期限和方式向承包人支付合同价款及其它应当支付的款项，并按本合同约定进行场地移交，向承包人提供图纸和材料设备。</w:t>
      </w:r>
    </w:p>
    <w:p w14:paraId="486E94B7">
      <w:pPr>
        <w:pStyle w:val="51"/>
        <w:spacing w:after="0"/>
        <w:ind w:left="1077" w:leftChars="113" w:hanging="840" w:hangingChars="350"/>
      </w:pPr>
      <w:r>
        <w:rPr>
          <w:lang w:val="en-US" w:eastAsia="zh-CN"/>
        </w:rPr>
        <mc:AlternateContent>
          <mc:Choice Requires="wps">
            <w:drawing>
              <wp:anchor distT="0" distB="0" distL="114300" distR="114300" simplePos="0" relativeHeight="251684864" behindDoc="0" locked="0" layoutInCell="1" allowOverlap="1">
                <wp:simplePos x="0" y="0"/>
                <wp:positionH relativeFrom="column">
                  <wp:posOffset>-720090</wp:posOffset>
                </wp:positionH>
                <wp:positionV relativeFrom="paragraph">
                  <wp:posOffset>53975</wp:posOffset>
                </wp:positionV>
                <wp:extent cx="685800" cy="307340"/>
                <wp:effectExtent l="0" t="0" r="7620" b="6350"/>
                <wp:wrapNone/>
                <wp:docPr id="184" name="文本框 184"/>
                <wp:cNvGraphicFramePr/>
                <a:graphic xmlns:a="http://schemas.openxmlformats.org/drawingml/2006/main">
                  <a:graphicData uri="http://schemas.microsoft.com/office/word/2010/wordprocessingShape">
                    <wps:wsp>
                      <wps:cNvSpPr txBox="1">
                        <a:spLocks noChangeArrowheads="1"/>
                      </wps:cNvSpPr>
                      <wps:spPr bwMode="auto">
                        <a:xfrm>
                          <a:off x="0" y="0"/>
                          <a:ext cx="685800" cy="307340"/>
                        </a:xfrm>
                        <a:prstGeom prst="rect">
                          <a:avLst/>
                        </a:prstGeom>
                        <a:solidFill>
                          <a:srgbClr val="FFFFFF"/>
                        </a:solidFill>
                        <a:ln>
                          <a:noFill/>
                        </a:ln>
                        <a:effectLst/>
                      </wps:spPr>
                      <wps:txbx>
                        <w:txbxContent>
                          <w:p w14:paraId="1C01A459">
                            <w:r>
                              <w:rPr>
                                <w:rFonts w:hint="eastAsia" w:ascii="楷体_GB2312" w:eastAsia="楷体_GB2312"/>
                                <w:szCs w:val="21"/>
                              </w:rPr>
                              <w:t>现场协调</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24.2pt;width:54pt;z-index:251684864;mso-width-relative:page;mso-height-relative:page;" fillcolor="#FFFFFF" filled="t" stroked="f" coordsize="21600,21600" o:gfxdata="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vGJmF2AAAAAgBAAAPAAAAAAAAAAEAIAAAACIAAABkcnMvZG93bnJldi54bWxQSwECFAAUAAAA&#10;CACHTuJAoMZOFScCAAA/BAAADgAAAAAAAAABACAAAAAnAQAAZHJzL2Uyb0RvYy54bWxQSwUGAAAA&#10;AAYABgBZAQAAwAUAAAAA&#10;">
                <v:fill on="t" focussize="0,0"/>
                <v:stroke on="f"/>
                <v:imagedata o:title=""/>
                <o:lock v:ext="edit" aspectratio="f"/>
                <v:textbox inset="0mm,0mm,0mm,0mm">
                  <w:txbxContent>
                    <w:p w14:paraId="1C01A459">
                      <w:r>
                        <w:rPr>
                          <w:rFonts w:hint="eastAsia" w:ascii="楷体_GB2312" w:eastAsia="楷体_GB2312"/>
                          <w:szCs w:val="21"/>
                        </w:rPr>
                        <w:t>现场协调</w:t>
                      </w:r>
                    </w:p>
                  </w:txbxContent>
                </v:textbox>
              </v:shape>
            </w:pict>
          </mc:Fallback>
        </mc:AlternateContent>
      </w:r>
      <w:r>
        <w:t>3.2.2</w:t>
      </w:r>
      <w:r>
        <w:tab/>
      </w:r>
      <w:r>
        <w:t>施工期间，对于总承包人、各分包人、材料供应商与承包人就质量、进度、现场管理、付款等问题的意见分歧，发包人有权做出最终裁定，分歧各方均应无条件接受裁决，责任方应立即执行。</w:t>
      </w:r>
    </w:p>
    <w:p w14:paraId="554C1256">
      <w:pPr>
        <w:pStyle w:val="51"/>
        <w:spacing w:after="0"/>
        <w:ind w:left="1077" w:leftChars="113" w:hanging="840" w:hangingChars="350"/>
      </w:pPr>
      <w:r>
        <w:t>3.2.3</w:t>
      </w:r>
      <w:r>
        <w:tab/>
      </w:r>
      <w:r>
        <w:t>发包人有增加或者删减工程范围及材料设备供货范围的权利，承包人必须遵从发包人指示，但是任何此类变动发包人应该提前7天通知承包人。</w:t>
      </w:r>
    </w:p>
    <w:p w14:paraId="62684F9F">
      <w:pPr>
        <w:pStyle w:val="4"/>
        <w:spacing w:before="120" w:after="120" w:line="360" w:lineRule="auto"/>
        <w:rPr>
          <w:sz w:val="28"/>
          <w:szCs w:val="28"/>
        </w:rPr>
      </w:pPr>
      <w:bookmarkStart w:id="464" w:name="_Toc455151667"/>
      <w:bookmarkStart w:id="465" w:name="_Toc454555587"/>
      <w:bookmarkStart w:id="466" w:name="_Toc122080271"/>
      <w:bookmarkStart w:id="467" w:name="_Toc8833168"/>
      <w:bookmarkStart w:id="468" w:name="_Toc144869892"/>
      <w:bookmarkStart w:id="469" w:name="_Toc455134539"/>
      <w:bookmarkStart w:id="470" w:name="_Toc357434443"/>
      <w:r>
        <w:rPr>
          <w:sz w:val="28"/>
          <w:szCs w:val="28"/>
        </w:rPr>
        <w:t>4、监理方</w:t>
      </w:r>
      <w:bookmarkEnd w:id="464"/>
      <w:bookmarkEnd w:id="465"/>
      <w:bookmarkEnd w:id="466"/>
      <w:bookmarkEnd w:id="467"/>
      <w:bookmarkEnd w:id="468"/>
      <w:bookmarkEnd w:id="469"/>
      <w:bookmarkEnd w:id="470"/>
    </w:p>
    <w:p w14:paraId="56C3738E">
      <w:pPr>
        <w:pStyle w:val="50"/>
        <w:numPr>
          <w:ilvl w:val="0"/>
          <w:numId w:val="0"/>
        </w:numPr>
        <w:spacing w:before="120" w:after="120" w:line="360" w:lineRule="auto"/>
        <w:rPr>
          <w:szCs w:val="24"/>
        </w:rPr>
      </w:pPr>
      <w:bookmarkStart w:id="471" w:name="_Toc455134540"/>
      <w:bookmarkStart w:id="472" w:name="_Toc454555588"/>
      <w:bookmarkStart w:id="473" w:name="_Toc8833169"/>
      <w:bookmarkStart w:id="474" w:name="_Toc455151668"/>
      <w:bookmarkStart w:id="475" w:name="_Toc144869893"/>
      <w:bookmarkStart w:id="476" w:name="_Toc357434444"/>
      <w:bookmarkStart w:id="477" w:name="_Toc122080272"/>
      <w:r>
        <w:rPr>
          <w:szCs w:val="24"/>
        </w:rPr>
        <w:t>4.1 监理工程师</w:t>
      </w:r>
      <w:bookmarkEnd w:id="471"/>
      <w:bookmarkEnd w:id="472"/>
      <w:bookmarkEnd w:id="473"/>
      <w:bookmarkEnd w:id="474"/>
      <w:bookmarkEnd w:id="475"/>
      <w:bookmarkEnd w:id="476"/>
      <w:bookmarkEnd w:id="477"/>
    </w:p>
    <w:p w14:paraId="233504E6">
      <w:pPr>
        <w:pStyle w:val="51"/>
        <w:spacing w:after="0"/>
        <w:ind w:left="1077" w:leftChars="113" w:hanging="840" w:hangingChars="350"/>
      </w:pPr>
      <w:r>
        <w:rPr>
          <w:lang w:val="en-US" w:eastAsia="zh-CN"/>
        </w:rPr>
        <mc:AlternateContent>
          <mc:Choice Requires="wps">
            <w:drawing>
              <wp:anchor distT="0" distB="0" distL="114300" distR="114300" simplePos="0" relativeHeight="251685888" behindDoc="0" locked="0" layoutInCell="1" allowOverlap="1">
                <wp:simplePos x="0" y="0"/>
                <wp:positionH relativeFrom="column">
                  <wp:posOffset>-720090</wp:posOffset>
                </wp:positionH>
                <wp:positionV relativeFrom="paragraph">
                  <wp:posOffset>71755</wp:posOffset>
                </wp:positionV>
                <wp:extent cx="695325" cy="667385"/>
                <wp:effectExtent l="0" t="0" r="6350" b="1270"/>
                <wp:wrapNone/>
                <wp:docPr id="183" name="文本框 183"/>
                <wp:cNvGraphicFramePr/>
                <a:graphic xmlns:a="http://schemas.openxmlformats.org/drawingml/2006/main">
                  <a:graphicData uri="http://schemas.microsoft.com/office/word/2010/wordprocessingShape">
                    <wps:wsp>
                      <wps:cNvSpPr txBox="1">
                        <a:spLocks noChangeArrowheads="1"/>
                      </wps:cNvSpPr>
                      <wps:spPr bwMode="auto">
                        <a:xfrm>
                          <a:off x="0" y="0"/>
                          <a:ext cx="695325" cy="667385"/>
                        </a:xfrm>
                        <a:prstGeom prst="rect">
                          <a:avLst/>
                        </a:prstGeom>
                        <a:solidFill>
                          <a:srgbClr val="FFFFFF"/>
                        </a:solidFill>
                        <a:ln>
                          <a:noFill/>
                        </a:ln>
                        <a:effectLst/>
                      </wps:spPr>
                      <wps:txbx>
                        <w:txbxContent>
                          <w:p w14:paraId="61717311">
                            <w:pPr>
                              <w:jc w:val="left"/>
                            </w:pPr>
                            <w:r>
                              <w:rPr>
                                <w:rFonts w:hint="eastAsia" w:ascii="楷体_GB2312" w:eastAsia="楷体_GB2312"/>
                                <w:szCs w:val="21"/>
                              </w:rPr>
                              <w:t>发包人委托监理</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2.55pt;width:54.75pt;z-index:251685888;mso-width-relative:page;mso-height-relative:page;" fillcolor="#FFFFFF" filled="t" stroked="f" coordsize="21600,21600" o:gfxdata="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sIcNdgAAAAKAQAADwAAAAAAAAABACAAAAAiAAAAZHJzL2Rvd25yZXYueG1sUEsBAhQAFAAA&#10;AAgAh07iQIocPBMoAgAAPwQAAA4AAAAAAAAAAQAgAAAAJwEAAGRycy9lMm9Eb2MueG1sUEsFBgAA&#10;AAAGAAYAWQEAAMEFAAAAAA==&#10;">
                <v:fill on="t" focussize="0,0"/>
                <v:stroke on="f"/>
                <v:imagedata o:title=""/>
                <o:lock v:ext="edit" aspectratio="f"/>
                <v:textbox inset="0mm,0mm,0mm,0mm">
                  <w:txbxContent>
                    <w:p w14:paraId="61717311">
                      <w:pPr>
                        <w:jc w:val="left"/>
                      </w:pPr>
                      <w:r>
                        <w:rPr>
                          <w:rFonts w:hint="eastAsia" w:ascii="楷体_GB2312" w:eastAsia="楷体_GB2312"/>
                          <w:szCs w:val="21"/>
                        </w:rPr>
                        <w:t>发包人委托监理</w:t>
                      </w:r>
                    </w:p>
                  </w:txbxContent>
                </v:textbox>
              </v:shape>
            </w:pict>
          </mc:Fallback>
        </mc:AlternateContent>
      </w:r>
      <w:r>
        <w:t>4.1.1</w:t>
      </w:r>
      <w:r>
        <w:tab/>
      </w:r>
      <w:r>
        <w:t>发包人委托的监理方见专用条款，作为代表发包人负责本工程所有材料、设备、施工质量及执行当地建设主管部门规定的监理工作与责任，承包人应为监理工程师执行该职责提供各种合理的设施</w:t>
      </w:r>
      <w:r>
        <w:rPr>
          <w:rFonts w:hint="eastAsia"/>
        </w:rPr>
        <w:t>及配合工作</w:t>
      </w:r>
      <w:r>
        <w:t>。</w:t>
      </w:r>
      <w:r>
        <w:rPr>
          <w:rFonts w:hint="eastAsia"/>
        </w:rPr>
        <w:t>监理方具体行使职权的范围依据发包人和监理公司签订的监理合同内容为准，监理合同未作说明的，按国家规定履行监理职责。</w:t>
      </w:r>
    </w:p>
    <w:p w14:paraId="4409BE20">
      <w:pPr>
        <w:pStyle w:val="51"/>
        <w:spacing w:after="0"/>
        <w:ind w:left="1077" w:leftChars="113" w:hanging="840" w:hangingChars="350"/>
      </w:pPr>
      <w:r>
        <w:rPr>
          <w:lang w:val="en-US" w:eastAsia="zh-CN"/>
        </w:rPr>
        <mc:AlternateContent>
          <mc:Choice Requires="wps">
            <w:drawing>
              <wp:anchor distT="0" distB="0" distL="114300" distR="114300" simplePos="0" relativeHeight="251676672" behindDoc="0" locked="0" layoutInCell="1" allowOverlap="1">
                <wp:simplePos x="0" y="0"/>
                <wp:positionH relativeFrom="column">
                  <wp:posOffset>-720090</wp:posOffset>
                </wp:positionH>
                <wp:positionV relativeFrom="paragraph">
                  <wp:posOffset>71755</wp:posOffset>
                </wp:positionV>
                <wp:extent cx="809625" cy="332740"/>
                <wp:effectExtent l="0" t="0" r="7620" b="5715"/>
                <wp:wrapNone/>
                <wp:docPr id="182" name="文本框 182"/>
                <wp:cNvGraphicFramePr/>
                <a:graphic xmlns:a="http://schemas.openxmlformats.org/drawingml/2006/main">
                  <a:graphicData uri="http://schemas.microsoft.com/office/word/2010/wordprocessingShape">
                    <wps:wsp>
                      <wps:cNvSpPr txBox="1">
                        <a:spLocks noChangeArrowheads="1"/>
                      </wps:cNvSpPr>
                      <wps:spPr bwMode="auto">
                        <a:xfrm>
                          <a:off x="0" y="0"/>
                          <a:ext cx="809625" cy="332740"/>
                        </a:xfrm>
                        <a:prstGeom prst="rect">
                          <a:avLst/>
                        </a:prstGeom>
                        <a:solidFill>
                          <a:srgbClr val="FFFFFF"/>
                        </a:solidFill>
                        <a:ln>
                          <a:noFill/>
                        </a:ln>
                        <a:effectLst/>
                      </wps:spPr>
                      <wps:txbx>
                        <w:txbxContent>
                          <w:p w14:paraId="4BCC0CB7">
                            <w:pPr>
                              <w:jc w:val="left"/>
                            </w:pPr>
                            <w:r>
                              <w:rPr>
                                <w:rFonts w:hint="eastAsia" w:ascii="楷体_GB2312" w:eastAsia="楷体_GB2312"/>
                                <w:szCs w:val="21"/>
                              </w:rPr>
                              <w:t>授权与撤换</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6.2pt;width:63.75pt;z-index:251676672;mso-width-relative:page;mso-height-relative:page;" fillcolor="#FFFFFF" filled="t" stroked="f" coordsize="21600,21600" o:gfxdata="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awU2H1wAAAAkBAAAPAAAAAAAAAAEAIAAAACIAAABkcnMvZG93bnJldi54bWxQSwECFAAUAAAA&#10;CACHTuJAsrV56ygCAAA/BAAADgAAAAAAAAABACAAAAAmAQAAZHJzL2Uyb0RvYy54bWxQSwUGAAAA&#10;AAYABgBZAQAAwAUAAAAA&#10;">
                <v:fill on="t" focussize="0,0"/>
                <v:stroke on="f"/>
                <v:imagedata o:title=""/>
                <o:lock v:ext="edit" aspectratio="f"/>
                <v:textbox inset="0mm,0mm,0mm,0mm">
                  <w:txbxContent>
                    <w:p w14:paraId="4BCC0CB7">
                      <w:pPr>
                        <w:jc w:val="left"/>
                      </w:pPr>
                      <w:r>
                        <w:rPr>
                          <w:rFonts w:hint="eastAsia" w:ascii="楷体_GB2312" w:eastAsia="楷体_GB2312"/>
                          <w:szCs w:val="21"/>
                        </w:rPr>
                        <w:t>授权与撤换</w:t>
                      </w:r>
                    </w:p>
                  </w:txbxContent>
                </v:textbox>
              </v:shape>
            </w:pict>
          </mc:Fallback>
        </mc:AlternateContent>
      </w:r>
      <w:r>
        <w:t>4.1.2</w:t>
      </w:r>
      <w:r>
        <w:tab/>
      </w:r>
      <w:r>
        <w:t>监理方可将其职责和权力授予其任命的监理工程师，亦可将其授予监理工程师的任何职权撤回。任何此类授权和撤回发包人将提前通知承包人</w:t>
      </w:r>
      <w:bookmarkStart w:id="478" w:name="_Toc34908966"/>
      <w:r>
        <w:t>。</w:t>
      </w:r>
      <w:bookmarkEnd w:id="478"/>
    </w:p>
    <w:p w14:paraId="44CFB1E8">
      <w:pPr>
        <w:pStyle w:val="50"/>
        <w:numPr>
          <w:ilvl w:val="0"/>
          <w:numId w:val="0"/>
        </w:numPr>
        <w:spacing w:before="120" w:after="120" w:line="360" w:lineRule="auto"/>
        <w:rPr>
          <w:szCs w:val="24"/>
        </w:rPr>
      </w:pPr>
      <w:bookmarkStart w:id="479" w:name="_Toc122080273"/>
      <w:bookmarkStart w:id="480" w:name="_Toc144869894"/>
      <w:bookmarkStart w:id="481" w:name="_Toc455151669"/>
      <w:bookmarkStart w:id="482" w:name="_Toc455134541"/>
      <w:bookmarkStart w:id="483" w:name="_Toc357434445"/>
      <w:bookmarkStart w:id="484" w:name="_Toc454555589"/>
      <w:bookmarkStart w:id="485" w:name="_Toc8833170"/>
      <w:r>
        <w:rPr>
          <w:szCs w:val="24"/>
        </w:rPr>
        <w:t>4.2 监理工程师</w:t>
      </w:r>
      <w:bookmarkEnd w:id="479"/>
      <w:bookmarkEnd w:id="480"/>
      <w:bookmarkEnd w:id="481"/>
      <w:bookmarkEnd w:id="482"/>
      <w:bookmarkEnd w:id="483"/>
      <w:bookmarkEnd w:id="484"/>
      <w:r>
        <w:rPr>
          <w:rFonts w:hint="eastAsia"/>
          <w:szCs w:val="24"/>
        </w:rPr>
        <w:t>的</w:t>
      </w:r>
      <w:r>
        <w:rPr>
          <w:szCs w:val="24"/>
        </w:rPr>
        <w:t>职责</w:t>
      </w:r>
      <w:bookmarkEnd w:id="485"/>
    </w:p>
    <w:p w14:paraId="6EE8FAC7">
      <w:pPr>
        <w:pStyle w:val="51"/>
        <w:spacing w:after="0"/>
        <w:ind w:left="1077" w:leftChars="113" w:hanging="840" w:hangingChars="350"/>
      </w:pPr>
      <w:r>
        <w:rPr>
          <w:lang w:val="en-US" w:eastAsia="zh-CN"/>
        </w:rPr>
        <mc:AlternateContent>
          <mc:Choice Requires="wps">
            <w:drawing>
              <wp:anchor distT="0" distB="0" distL="114300" distR="114300" simplePos="0" relativeHeight="251686912" behindDoc="0" locked="0" layoutInCell="1" allowOverlap="1">
                <wp:simplePos x="0" y="0"/>
                <wp:positionH relativeFrom="column">
                  <wp:posOffset>-720090</wp:posOffset>
                </wp:positionH>
                <wp:positionV relativeFrom="paragraph">
                  <wp:posOffset>53975</wp:posOffset>
                </wp:positionV>
                <wp:extent cx="741045" cy="730250"/>
                <wp:effectExtent l="0" t="0" r="1905" b="4445"/>
                <wp:wrapNone/>
                <wp:docPr id="181" name="文本框 181"/>
                <wp:cNvGraphicFramePr/>
                <a:graphic xmlns:a="http://schemas.openxmlformats.org/drawingml/2006/main">
                  <a:graphicData uri="http://schemas.microsoft.com/office/word/2010/wordprocessingShape">
                    <wps:wsp>
                      <wps:cNvSpPr txBox="1">
                        <a:spLocks noChangeArrowheads="1"/>
                      </wps:cNvSpPr>
                      <wps:spPr bwMode="auto">
                        <a:xfrm>
                          <a:off x="0" y="0"/>
                          <a:ext cx="741045" cy="730250"/>
                        </a:xfrm>
                        <a:prstGeom prst="rect">
                          <a:avLst/>
                        </a:prstGeom>
                        <a:solidFill>
                          <a:srgbClr val="FFFFFF"/>
                        </a:solidFill>
                        <a:ln>
                          <a:noFill/>
                        </a:ln>
                        <a:effectLst/>
                      </wps:spPr>
                      <wps:txbx>
                        <w:txbxContent>
                          <w:p w14:paraId="1251F162">
                            <w:pPr>
                              <w:jc w:val="left"/>
                              <w:rPr>
                                <w:rFonts w:ascii="楷体_GB2312" w:eastAsia="楷体_GB2312"/>
                                <w:szCs w:val="21"/>
                              </w:rPr>
                            </w:pPr>
                            <w:r>
                              <w:rPr>
                                <w:rFonts w:hint="eastAsia" w:ascii="楷体_GB2312" w:eastAsia="楷体_GB2312"/>
                                <w:szCs w:val="21"/>
                              </w:rPr>
                              <w:t>监理工程师的工作</w:t>
                            </w:r>
                          </w:p>
                          <w:p w14:paraId="6CA5F0D3"/>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7.5pt;width:58.35pt;z-index:251686912;mso-width-relative:page;mso-height-relative:page;" fillcolor="#FFFFFF" filled="t" stroked="f" coordsize="21600,21600" o:gfxdata="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L8hxrYAAAACAEAAA8AAAAAAAAAAQAgAAAAIgAAAGRycy9kb3ducmV2LnhtbFBLAQIUABQA&#10;AAAIAIdO4kCUXswPKQIAAD8EAAAOAAAAAAAAAAEAIAAAACcBAABkcnMvZTJvRG9jLnhtbFBLBQYA&#10;AAAABgAGAFkBAADCBQAAAAA=&#10;">
                <v:fill on="t" focussize="0,0"/>
                <v:stroke on="f"/>
                <v:imagedata o:title=""/>
                <o:lock v:ext="edit" aspectratio="f"/>
                <v:textbox inset="0mm,0mm,0mm,0mm">
                  <w:txbxContent>
                    <w:p w14:paraId="1251F162">
                      <w:pPr>
                        <w:jc w:val="left"/>
                        <w:rPr>
                          <w:rFonts w:ascii="楷体_GB2312" w:eastAsia="楷体_GB2312"/>
                          <w:szCs w:val="21"/>
                        </w:rPr>
                      </w:pPr>
                      <w:r>
                        <w:rPr>
                          <w:rFonts w:hint="eastAsia" w:ascii="楷体_GB2312" w:eastAsia="楷体_GB2312"/>
                          <w:szCs w:val="21"/>
                        </w:rPr>
                        <w:t>监理工程师的工作</w:t>
                      </w:r>
                    </w:p>
                    <w:p w14:paraId="6CA5F0D3"/>
                  </w:txbxContent>
                </v:textbox>
              </v:shape>
            </w:pict>
          </mc:Fallback>
        </mc:AlternateContent>
      </w:r>
      <w:r>
        <w:t xml:space="preserve">4.2.1 </w:t>
      </w:r>
      <w:r>
        <w:tab/>
      </w:r>
      <w:r>
        <w:t>监理工程师将行使本合同赋予的全部职责。但监理工程师无权修改合同，亦无权免除承包人在合同内的任何职责和义务。监理工程师在履行和行使其职权时，其任何行为或遗漏，并不免除承包人履行合同约定的任何职责和义务，监理工程师工作包括：</w:t>
      </w:r>
    </w:p>
    <w:p w14:paraId="7AE99AE7">
      <w:pPr>
        <w:pStyle w:val="51"/>
        <w:spacing w:after="0"/>
        <w:ind w:left="1431" w:leftChars="510" w:hanging="360" w:hangingChars="150"/>
      </w:pPr>
      <w:r>
        <w:t>(1)协助发包人对工程质量、进度、安全、文明施工等方面进行管理、监督、检查和控制；</w:t>
      </w:r>
    </w:p>
    <w:p w14:paraId="6EE87E6F">
      <w:pPr>
        <w:pStyle w:val="51"/>
        <w:spacing w:after="0"/>
        <w:ind w:left="1431" w:leftChars="510" w:hanging="360" w:hangingChars="150"/>
      </w:pPr>
      <w:r>
        <w:t>(2)对发包人指令的执行情况进行监督、检查和反馈；</w:t>
      </w:r>
    </w:p>
    <w:p w14:paraId="68476587">
      <w:pPr>
        <w:pStyle w:val="51"/>
        <w:spacing w:after="0"/>
        <w:ind w:left="1431" w:leftChars="510" w:hanging="360" w:hangingChars="150"/>
      </w:pPr>
      <w:r>
        <w:t>(3)协助发包人进行现场工程量计量的审核</w:t>
      </w:r>
      <w:r>
        <w:rPr>
          <w:rFonts w:hint="eastAsia"/>
        </w:rPr>
        <w:t>。</w:t>
      </w:r>
    </w:p>
    <w:p w14:paraId="160ED9F7">
      <w:pPr>
        <w:pStyle w:val="51"/>
        <w:spacing w:after="0"/>
        <w:ind w:left="1077" w:leftChars="113" w:hanging="840" w:hangingChars="350"/>
      </w:pPr>
      <w:r>
        <w:rPr>
          <w:lang w:val="en-US" w:eastAsia="zh-CN"/>
        </w:rPr>
        <mc:AlternateContent>
          <mc:Choice Requires="wps">
            <w:drawing>
              <wp:anchor distT="0" distB="0" distL="114300" distR="114300" simplePos="0" relativeHeight="251687936" behindDoc="0" locked="0" layoutInCell="1" allowOverlap="1">
                <wp:simplePos x="0" y="0"/>
                <wp:positionH relativeFrom="column">
                  <wp:posOffset>-720090</wp:posOffset>
                </wp:positionH>
                <wp:positionV relativeFrom="paragraph">
                  <wp:posOffset>71755</wp:posOffset>
                </wp:positionV>
                <wp:extent cx="695325" cy="713105"/>
                <wp:effectExtent l="0" t="0" r="6350" b="5080"/>
                <wp:wrapNone/>
                <wp:docPr id="180" name="文本框 180"/>
                <wp:cNvGraphicFramePr/>
                <a:graphic xmlns:a="http://schemas.openxmlformats.org/drawingml/2006/main">
                  <a:graphicData uri="http://schemas.microsoft.com/office/word/2010/wordprocessingShape">
                    <wps:wsp>
                      <wps:cNvSpPr txBox="1">
                        <a:spLocks noChangeArrowheads="1"/>
                      </wps:cNvSpPr>
                      <wps:spPr bwMode="auto">
                        <a:xfrm>
                          <a:off x="0" y="0"/>
                          <a:ext cx="695325" cy="713105"/>
                        </a:xfrm>
                        <a:prstGeom prst="rect">
                          <a:avLst/>
                        </a:prstGeom>
                        <a:solidFill>
                          <a:srgbClr val="FFFFFF"/>
                        </a:solidFill>
                        <a:ln>
                          <a:noFill/>
                        </a:ln>
                        <a:effectLst/>
                      </wps:spPr>
                      <wps:txbx>
                        <w:txbxContent>
                          <w:p w14:paraId="7808F37B">
                            <w:pPr>
                              <w:jc w:val="left"/>
                            </w:pPr>
                            <w:r>
                              <w:rPr>
                                <w:rFonts w:hint="eastAsia" w:ascii="楷体_GB2312" w:eastAsia="楷体_GB2312"/>
                                <w:szCs w:val="21"/>
                              </w:rPr>
                              <w:t>监理工程师的指示</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6.15pt;width:54.75pt;z-index:251687936;mso-width-relative:page;mso-height-relative:page;" fillcolor="#FFFFFF" filled="t" stroked="f" coordsize="21600,21600" o:gfxdata="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rljwR2AAAAAoBAAAPAAAAAAAAAAEAIAAAACIAAABkcnMvZG93bnJldi54bWxQSwECFAAUAAAA&#10;CACHTuJA2DTzGycCAAA/BAAADgAAAAAAAAABACAAAAAnAQAAZHJzL2Uyb0RvYy54bWxQSwUGAAAA&#10;AAYABgBZAQAAwAUAAAAA&#10;">
                <v:fill on="t" focussize="0,0"/>
                <v:stroke on="f"/>
                <v:imagedata o:title=""/>
                <o:lock v:ext="edit" aspectratio="f"/>
                <v:textbox inset="0mm,0mm,0mm,0mm">
                  <w:txbxContent>
                    <w:p w14:paraId="7808F37B">
                      <w:pPr>
                        <w:jc w:val="left"/>
                      </w:pPr>
                      <w:r>
                        <w:rPr>
                          <w:rFonts w:hint="eastAsia" w:ascii="楷体_GB2312" w:eastAsia="楷体_GB2312"/>
                          <w:szCs w:val="21"/>
                        </w:rPr>
                        <w:t>监理工程师的指示</w:t>
                      </w:r>
                    </w:p>
                  </w:txbxContent>
                </v:textbox>
              </v:shape>
            </w:pict>
          </mc:Fallback>
        </mc:AlternateContent>
      </w:r>
      <w:r>
        <w:t>4.2.2</w:t>
      </w:r>
      <w:r>
        <w:tab/>
      </w:r>
      <w:r>
        <w:t>监理工程师向承包人或其工程现场负责人发出的任何口头或书面通知、指示、批准、决定等，只要与本工程合同、价格、支付、计量、计价、工期、工期延长、建筑使用功能、分包人和供应商的选择、材料和设备的审批有关，则无即时效力，只有经发包人</w:t>
      </w:r>
      <w:r>
        <w:rPr>
          <w:rFonts w:hint="eastAsia"/>
        </w:rPr>
        <w:t>书面</w:t>
      </w:r>
      <w:r>
        <w:t>批准后，从发包人确认日期起被视为发包人的指示，方可成为发包人和承包人双方之间有合同约束力的文件。</w:t>
      </w:r>
    </w:p>
    <w:p w14:paraId="52CC9E1D">
      <w:pPr>
        <w:pStyle w:val="51"/>
        <w:spacing w:after="0"/>
        <w:ind w:left="1071" w:leftChars="510"/>
      </w:pPr>
      <w:r>
        <w:t>但以下情况，监理工程师发出的指示，承包人应立即遵照执行：</w:t>
      </w:r>
    </w:p>
    <w:p w14:paraId="0EDAA005">
      <w:pPr>
        <w:pStyle w:val="51"/>
        <w:spacing w:after="0"/>
        <w:ind w:left="1431" w:leftChars="510" w:hanging="360" w:hangingChars="150"/>
      </w:pPr>
      <w:r>
        <w:t>(1)当监理工程师认为出现了危及人身安全、财产威胁和立即影响工程安危的紧急情况，在不免除合同约定的承包人的任何职责和义务的情况下，监理工程师发出的指示。</w:t>
      </w:r>
    </w:p>
    <w:p w14:paraId="74399F5A">
      <w:pPr>
        <w:pStyle w:val="51"/>
        <w:spacing w:after="0"/>
        <w:ind w:left="1431" w:leftChars="510" w:hanging="360" w:hangingChars="150"/>
      </w:pPr>
      <w:r>
        <w:t>(2)当工程质量明显与合同文件不符时，发包人授权予监理工程师向承包人发出的停工指示。</w:t>
      </w:r>
    </w:p>
    <w:p w14:paraId="61A34118">
      <w:pPr>
        <w:pStyle w:val="51"/>
        <w:spacing w:after="0"/>
        <w:ind w:left="1071" w:leftChars="510"/>
        <w:rPr>
          <w:lang w:eastAsia="zh-CN"/>
        </w:rPr>
      </w:pPr>
      <w:r>
        <w:t>事后发包人须在指示发出后</w:t>
      </w:r>
      <w:r>
        <w:rPr>
          <w:rFonts w:hint="eastAsia"/>
        </w:rPr>
        <w:t>2</w:t>
      </w:r>
      <w:r>
        <w:t>天内书面确认，发包人指示应视为从监理工程师发出指示的日期起生效。</w:t>
      </w:r>
    </w:p>
    <w:p w14:paraId="4F052A3B">
      <w:pPr>
        <w:pStyle w:val="53"/>
        <w:spacing w:before="156" w:beforeLines="50" w:line="360" w:lineRule="auto"/>
        <w:ind w:left="845" w:leftChars="134" w:right="-109" w:rightChars="-52" w:hanging="564" w:hangingChars="235"/>
        <w:rPr>
          <w:kern w:val="2"/>
          <w:szCs w:val="24"/>
        </w:rPr>
      </w:pPr>
      <w:r>
        <w:rPr>
          <w:rFonts w:hint="eastAsia"/>
          <w:kern w:val="2"/>
          <w:szCs w:val="24"/>
        </w:rPr>
        <w:t>4.2.3</w:t>
      </w:r>
      <w:r>
        <w:rPr>
          <w:kern w:val="2"/>
          <w:szCs w:val="24"/>
        </w:rPr>
        <w:t xml:space="preserve"> </w:t>
      </w:r>
      <w:r>
        <w:rPr>
          <w:rFonts w:hint="eastAsia"/>
          <w:kern w:val="2"/>
          <w:szCs w:val="24"/>
        </w:rPr>
        <w:t>发包人授予监理的职权的范围承包人必须执行。承包人应接受监理对本工程质量、安全及级文明施工的监督、进度控制、设计变更与现场签证的审核、工程进度款的审核、工程例会的组织及其他监理工作，参加监理组织的协调会，服从监理工程师的指示和管理。如有违约行为，按本协议进行处罚。</w:t>
      </w:r>
    </w:p>
    <w:p w14:paraId="14320496">
      <w:pPr>
        <w:pStyle w:val="4"/>
        <w:spacing w:before="120" w:after="120" w:line="360" w:lineRule="auto"/>
        <w:rPr>
          <w:sz w:val="28"/>
          <w:szCs w:val="28"/>
        </w:rPr>
      </w:pPr>
      <w:bookmarkStart w:id="486" w:name="_Toc455151670"/>
      <w:bookmarkStart w:id="487" w:name="_Toc8833171"/>
      <w:bookmarkStart w:id="488" w:name="_Toc454555590"/>
      <w:bookmarkStart w:id="489" w:name="_Toc144869895"/>
      <w:bookmarkStart w:id="490" w:name="_Toc455134542"/>
      <w:bookmarkStart w:id="491" w:name="_Toc357434446"/>
      <w:bookmarkStart w:id="492" w:name="_Toc122080274"/>
      <w:r>
        <w:rPr>
          <w:sz w:val="28"/>
          <w:szCs w:val="28"/>
        </w:rPr>
        <w:t>5、承包人</w:t>
      </w:r>
      <w:bookmarkEnd w:id="486"/>
      <w:bookmarkEnd w:id="487"/>
      <w:bookmarkEnd w:id="488"/>
      <w:bookmarkEnd w:id="489"/>
      <w:bookmarkEnd w:id="490"/>
      <w:bookmarkEnd w:id="491"/>
      <w:bookmarkEnd w:id="492"/>
    </w:p>
    <w:p w14:paraId="5DE6983A">
      <w:pPr>
        <w:pStyle w:val="50"/>
        <w:numPr>
          <w:ilvl w:val="0"/>
          <w:numId w:val="0"/>
        </w:numPr>
        <w:spacing w:before="120" w:after="120" w:line="360" w:lineRule="auto"/>
        <w:rPr>
          <w:szCs w:val="24"/>
        </w:rPr>
      </w:pPr>
      <w:bookmarkStart w:id="493" w:name="_Toc8833172"/>
      <w:bookmarkStart w:id="494" w:name="_Toc144869896"/>
      <w:bookmarkStart w:id="495" w:name="_Toc357434447"/>
      <w:bookmarkStart w:id="496" w:name="_Toc122080275"/>
      <w:r>
        <mc:AlternateContent>
          <mc:Choice Requires="wps">
            <w:drawing>
              <wp:anchor distT="0" distB="0" distL="114300" distR="114300" simplePos="0" relativeHeight="251677696" behindDoc="0" locked="0" layoutInCell="1" allowOverlap="1">
                <wp:simplePos x="0" y="0"/>
                <wp:positionH relativeFrom="column">
                  <wp:posOffset>-685800</wp:posOffset>
                </wp:positionH>
                <wp:positionV relativeFrom="paragraph">
                  <wp:posOffset>358140</wp:posOffset>
                </wp:positionV>
                <wp:extent cx="741045" cy="723265"/>
                <wp:effectExtent l="0" t="0" r="1905" b="3175"/>
                <wp:wrapNone/>
                <wp:docPr id="179" name="文本框 179"/>
                <wp:cNvGraphicFramePr/>
                <a:graphic xmlns:a="http://schemas.openxmlformats.org/drawingml/2006/main">
                  <a:graphicData uri="http://schemas.microsoft.com/office/word/2010/wordprocessingShape">
                    <wps:wsp>
                      <wps:cNvSpPr txBox="1">
                        <a:spLocks noChangeArrowheads="1"/>
                      </wps:cNvSpPr>
                      <wps:spPr bwMode="auto">
                        <a:xfrm>
                          <a:off x="0" y="0"/>
                          <a:ext cx="741045" cy="723265"/>
                        </a:xfrm>
                        <a:prstGeom prst="rect">
                          <a:avLst/>
                        </a:prstGeom>
                        <a:solidFill>
                          <a:srgbClr val="FFFFFF"/>
                        </a:solidFill>
                        <a:ln>
                          <a:noFill/>
                        </a:ln>
                        <a:effectLst/>
                      </wps:spPr>
                      <wps:txbx>
                        <w:txbxContent>
                          <w:p w14:paraId="462DC4DE">
                            <w:pPr>
                              <w:jc w:val="left"/>
                              <w:rPr>
                                <w:rFonts w:ascii="楷体_GB2312" w:eastAsia="楷体_GB2312"/>
                                <w:szCs w:val="21"/>
                              </w:rPr>
                            </w:pPr>
                            <w:r>
                              <w:rPr>
                                <w:rFonts w:hint="eastAsia" w:ascii="楷体_GB2312" w:eastAsia="楷体_GB2312"/>
                                <w:szCs w:val="21"/>
                              </w:rPr>
                              <w:t>承包人组织架构</w:t>
                            </w:r>
                          </w:p>
                          <w:p w14:paraId="64E64453">
                            <w:pPr>
                              <w:rPr>
                                <w:rFonts w:ascii="楷体_GB2312" w:eastAsia="楷体_GB2312"/>
                                <w:szCs w:val="21"/>
                              </w:rPr>
                            </w:pPr>
                          </w:p>
                          <w:p w14:paraId="70D80F86"/>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8.2pt;height:56.95pt;width:58.35pt;z-index:251677696;mso-width-relative:page;mso-height-relative:page;" fillcolor="#FFFFFF" filled="t" stroked="f" coordsize="21600,21600" o:gfxdata="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89p77ZAAAACQEAAA8AAAAAAAAAAQAgAAAAIgAAAGRycy9kb3ducmV2LnhtbFBLAQIUABQA&#10;AAAIAIdO4kAJm2XjKAIAAD8EAAAOAAAAAAAAAAEAIAAAACgBAABkcnMvZTJvRG9jLnhtbFBLBQYA&#10;AAAABgAGAFkBAADCBQAAAAA=&#10;">
                <v:fill on="t" focussize="0,0"/>
                <v:stroke on="f"/>
                <v:imagedata o:title=""/>
                <o:lock v:ext="edit" aspectratio="f"/>
                <v:textbox inset="0mm,0mm,0mm,0mm">
                  <w:txbxContent>
                    <w:p w14:paraId="462DC4DE">
                      <w:pPr>
                        <w:jc w:val="left"/>
                        <w:rPr>
                          <w:rFonts w:ascii="楷体_GB2312" w:eastAsia="楷体_GB2312"/>
                          <w:szCs w:val="21"/>
                        </w:rPr>
                      </w:pPr>
                      <w:r>
                        <w:rPr>
                          <w:rFonts w:hint="eastAsia" w:ascii="楷体_GB2312" w:eastAsia="楷体_GB2312"/>
                          <w:szCs w:val="21"/>
                        </w:rPr>
                        <w:t>承包人组织架构</w:t>
                      </w:r>
                    </w:p>
                    <w:p w14:paraId="64E64453">
                      <w:pPr>
                        <w:rPr>
                          <w:rFonts w:ascii="楷体_GB2312" w:eastAsia="楷体_GB2312"/>
                          <w:szCs w:val="21"/>
                        </w:rPr>
                      </w:pPr>
                    </w:p>
                    <w:p w14:paraId="70D80F86"/>
                  </w:txbxContent>
                </v:textbox>
              </v:shape>
            </w:pict>
          </mc:Fallback>
        </mc:AlternateContent>
      </w:r>
      <w:bookmarkStart w:id="497" w:name="_Toc455134543"/>
      <w:bookmarkStart w:id="498" w:name="_Toc454555591"/>
      <w:bookmarkStart w:id="499" w:name="_Toc455151671"/>
      <w:r>
        <w:rPr>
          <w:szCs w:val="24"/>
        </w:rPr>
        <w:t>5.1 承包人代表及现场人员</w:t>
      </w:r>
      <w:bookmarkEnd w:id="493"/>
      <w:bookmarkEnd w:id="494"/>
      <w:bookmarkEnd w:id="495"/>
      <w:bookmarkEnd w:id="496"/>
      <w:bookmarkEnd w:id="497"/>
      <w:bookmarkEnd w:id="498"/>
      <w:bookmarkEnd w:id="499"/>
    </w:p>
    <w:p w14:paraId="726AC993">
      <w:pPr>
        <w:pStyle w:val="51"/>
        <w:spacing w:after="0"/>
        <w:ind w:left="837" w:leftChars="113" w:hanging="600" w:hangingChars="250"/>
      </w:pPr>
      <w:r>
        <w:t>5.1.1 承包人应按通用条款第8.1.3款要求提交本工程人员组织架构报发包人审批备案，但不得替换承包人投标时提供的、已被发包人批准的任何主要管理人员（包括承包人代表、项目经理、技术负责人、各专业工程师、各专业具有熟练资格的技术员及施工员），以及非经发包人批准而减少各工序施工和维修所需的熟练、半熟练和非技术劳动工人数量。</w:t>
      </w:r>
    </w:p>
    <w:p w14:paraId="05C40ACF">
      <w:pPr>
        <w:pStyle w:val="51"/>
        <w:spacing w:after="0"/>
        <w:ind w:left="837" w:leftChars="113" w:hanging="600" w:hangingChars="250"/>
      </w:pPr>
      <w:r>
        <w:rPr>
          <w:lang w:val="en-US" w:eastAsia="zh-CN"/>
        </w:rPr>
        <mc:AlternateContent>
          <mc:Choice Requires="wps">
            <w:drawing>
              <wp:anchor distT="0" distB="0" distL="114300" distR="114300" simplePos="0" relativeHeight="251678720" behindDoc="0" locked="0" layoutInCell="1" allowOverlap="1">
                <wp:simplePos x="0" y="0"/>
                <wp:positionH relativeFrom="column">
                  <wp:posOffset>-685800</wp:posOffset>
                </wp:positionH>
                <wp:positionV relativeFrom="paragraph">
                  <wp:posOffset>-99060</wp:posOffset>
                </wp:positionV>
                <wp:extent cx="727075" cy="792480"/>
                <wp:effectExtent l="0" t="0" r="7620" b="0"/>
                <wp:wrapNone/>
                <wp:docPr id="178" name="文本框 178"/>
                <wp:cNvGraphicFramePr/>
                <a:graphic xmlns:a="http://schemas.openxmlformats.org/drawingml/2006/main">
                  <a:graphicData uri="http://schemas.microsoft.com/office/word/2010/wordprocessingShape">
                    <wps:wsp>
                      <wps:cNvSpPr txBox="1">
                        <a:spLocks noChangeArrowheads="1"/>
                      </wps:cNvSpPr>
                      <wps:spPr bwMode="auto">
                        <a:xfrm>
                          <a:off x="0" y="0"/>
                          <a:ext cx="727075" cy="792480"/>
                        </a:xfrm>
                        <a:prstGeom prst="rect">
                          <a:avLst/>
                        </a:prstGeom>
                        <a:solidFill>
                          <a:srgbClr val="FFFFFF"/>
                        </a:solidFill>
                        <a:ln>
                          <a:noFill/>
                        </a:ln>
                        <a:effectLst/>
                      </wps:spPr>
                      <wps:txbx>
                        <w:txbxContent>
                          <w:p w14:paraId="28CE49B8">
                            <w:pPr>
                              <w:jc w:val="left"/>
                              <w:rPr>
                                <w:rFonts w:ascii="楷体_GB2312" w:eastAsia="楷体_GB2312"/>
                                <w:szCs w:val="21"/>
                              </w:rPr>
                            </w:pPr>
                            <w:r>
                              <w:rPr>
                                <w:rFonts w:hint="eastAsia" w:ascii="楷体_GB2312" w:eastAsia="楷体_GB2312"/>
                                <w:szCs w:val="21"/>
                              </w:rPr>
                              <w:t>承包人代表的撤换</w:t>
                            </w:r>
                          </w:p>
                          <w:p w14:paraId="0CEEF103">
                            <w:pPr>
                              <w:rPr>
                                <w:rFonts w:ascii="楷体_GB2312" w:eastAsia="楷体_GB2312"/>
                                <w:szCs w:val="21"/>
                              </w:rPr>
                            </w:pPr>
                          </w:p>
                          <w:p w14:paraId="45A0B969"/>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7.8pt;height:62.4pt;width:57.25pt;z-index:251678720;mso-width-relative:page;mso-height-relative:page;" fillcolor="#FFFFFF" filled="t" stroked="f" coordsize="21600,21600" o:gfxdata="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JbHp2AAAAAoBAAAPAAAAAAAAAAEAIAAAACIAAABkcnMvZG93bnJldi54bWxQSwECFAAUAAAA&#10;CACHTuJAZ2hE6CcCAAA/BAAADgAAAAAAAAABACAAAAAnAQAAZHJzL2Uyb0RvYy54bWxQSwUGAAAA&#10;AAYABgBZAQAAwAUAAAAA&#10;">
                <v:fill on="t" focussize="0,0"/>
                <v:stroke on="f"/>
                <v:imagedata o:title=""/>
                <o:lock v:ext="edit" aspectratio="f"/>
                <v:textbox inset="0mm,0mm,0mm,0mm">
                  <w:txbxContent>
                    <w:p w14:paraId="28CE49B8">
                      <w:pPr>
                        <w:jc w:val="left"/>
                        <w:rPr>
                          <w:rFonts w:ascii="楷体_GB2312" w:eastAsia="楷体_GB2312"/>
                          <w:szCs w:val="21"/>
                        </w:rPr>
                      </w:pPr>
                      <w:r>
                        <w:rPr>
                          <w:rFonts w:hint="eastAsia" w:ascii="楷体_GB2312" w:eastAsia="楷体_GB2312"/>
                          <w:szCs w:val="21"/>
                        </w:rPr>
                        <w:t>承包人代表的撤换</w:t>
                      </w:r>
                    </w:p>
                    <w:p w14:paraId="0CEEF103">
                      <w:pPr>
                        <w:rPr>
                          <w:rFonts w:ascii="楷体_GB2312" w:eastAsia="楷体_GB2312"/>
                          <w:szCs w:val="21"/>
                        </w:rPr>
                      </w:pPr>
                    </w:p>
                    <w:p w14:paraId="45A0B969"/>
                  </w:txbxContent>
                </v:textbox>
              </v:shape>
            </w:pict>
          </mc:Fallback>
        </mc:AlternateContent>
      </w:r>
      <w:r>
        <w:t>5.1.2 履约期间没有发包人和监理工程师的事先</w:t>
      </w:r>
      <w:r>
        <w:rPr>
          <w:rFonts w:hint="eastAsia"/>
        </w:rPr>
        <w:t>书面</w:t>
      </w:r>
      <w:r>
        <w:t>批准，承包人不得更换和撤销承包人代表的任命</w:t>
      </w:r>
      <w:r>
        <w:rPr>
          <w:lang w:val="zh-CN"/>
        </w:rPr>
        <w:t>，否则视为承包人违约</w:t>
      </w:r>
      <w:r>
        <w:t>。</w:t>
      </w:r>
    </w:p>
    <w:p w14:paraId="4CDF6B29">
      <w:pPr>
        <w:pStyle w:val="51"/>
        <w:ind w:left="837" w:leftChars="113" w:hanging="600" w:hangingChars="250"/>
      </w:pPr>
      <w:r>
        <w:rPr>
          <w:lang w:val="en-US" w:eastAsia="zh-CN"/>
        </w:rPr>
        <mc:AlternateContent>
          <mc:Choice Requires="wps">
            <w:drawing>
              <wp:anchor distT="0" distB="0" distL="114300" distR="114300" simplePos="0" relativeHeight="251679744" behindDoc="0" locked="0" layoutInCell="1" allowOverlap="1">
                <wp:simplePos x="0" y="0"/>
                <wp:positionH relativeFrom="column">
                  <wp:posOffset>-720090</wp:posOffset>
                </wp:positionH>
                <wp:positionV relativeFrom="paragraph">
                  <wp:posOffset>71755</wp:posOffset>
                </wp:positionV>
                <wp:extent cx="774065" cy="819785"/>
                <wp:effectExtent l="0" t="0" r="1905" b="5715"/>
                <wp:wrapNone/>
                <wp:docPr id="177" name="文本框 177"/>
                <wp:cNvGraphicFramePr/>
                <a:graphic xmlns:a="http://schemas.openxmlformats.org/drawingml/2006/main">
                  <a:graphicData uri="http://schemas.microsoft.com/office/word/2010/wordprocessingShape">
                    <wps:wsp>
                      <wps:cNvSpPr txBox="1">
                        <a:spLocks noChangeArrowheads="1"/>
                      </wps:cNvSpPr>
                      <wps:spPr bwMode="auto">
                        <a:xfrm>
                          <a:off x="0" y="0"/>
                          <a:ext cx="774065" cy="819785"/>
                        </a:xfrm>
                        <a:prstGeom prst="rect">
                          <a:avLst/>
                        </a:prstGeom>
                        <a:solidFill>
                          <a:srgbClr val="FFFFFF"/>
                        </a:solidFill>
                        <a:ln>
                          <a:noFill/>
                        </a:ln>
                        <a:effectLst/>
                      </wps:spPr>
                      <wps:txbx>
                        <w:txbxContent>
                          <w:p w14:paraId="0D36DA32">
                            <w:pPr>
                              <w:jc w:val="left"/>
                              <w:rPr>
                                <w:rFonts w:ascii="楷体_GB2312" w:eastAsia="楷体_GB2312"/>
                                <w:szCs w:val="21"/>
                              </w:rPr>
                            </w:pPr>
                            <w:r>
                              <w:rPr>
                                <w:rFonts w:hint="eastAsia" w:ascii="楷体_GB2312" w:eastAsia="楷体_GB2312"/>
                                <w:szCs w:val="21"/>
                              </w:rPr>
                              <w:t>承包人现场人员的撤换</w:t>
                            </w:r>
                          </w:p>
                          <w:p w14:paraId="0C5D7540">
                            <w:pPr>
                              <w:rPr>
                                <w:rFonts w:ascii="楷体_GB2312" w:eastAsia="楷体_GB2312"/>
                                <w:szCs w:val="21"/>
                              </w:rPr>
                            </w:pPr>
                          </w:p>
                          <w:p w14:paraId="7867DDDB"/>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4.55pt;width:60.95pt;z-index:251679744;mso-width-relative:page;mso-height-relative:page;" fillcolor="#FFFFFF" filled="t" stroked="f" coordsize="21600,21600" o:gfxdata="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rqYt1wAAAAkBAAAPAAAAAAAAAAEAIAAAACIAAABkcnMvZG93bnJldi54bWxQSwECFAAUAAAA&#10;CACHTuJAwxtFgSgCAAA/BAAADgAAAAAAAAABACAAAAAmAQAAZHJzL2Uyb0RvYy54bWxQSwUGAAAA&#10;AAYABgBZAQAAwAUAAAAA&#10;">
                <v:fill on="t" focussize="0,0"/>
                <v:stroke on="f"/>
                <v:imagedata o:title=""/>
                <o:lock v:ext="edit" aspectratio="f"/>
                <v:textbox inset="0mm,0mm,0mm,0mm">
                  <w:txbxContent>
                    <w:p w14:paraId="0D36DA32">
                      <w:pPr>
                        <w:jc w:val="left"/>
                        <w:rPr>
                          <w:rFonts w:ascii="楷体_GB2312" w:eastAsia="楷体_GB2312"/>
                          <w:szCs w:val="21"/>
                        </w:rPr>
                      </w:pPr>
                      <w:r>
                        <w:rPr>
                          <w:rFonts w:hint="eastAsia" w:ascii="楷体_GB2312" w:eastAsia="楷体_GB2312"/>
                          <w:szCs w:val="21"/>
                        </w:rPr>
                        <w:t>承包人现场人员的撤换</w:t>
                      </w:r>
                    </w:p>
                    <w:p w14:paraId="0C5D7540">
                      <w:pPr>
                        <w:rPr>
                          <w:rFonts w:ascii="楷体_GB2312" w:eastAsia="楷体_GB2312"/>
                          <w:szCs w:val="21"/>
                        </w:rPr>
                      </w:pPr>
                    </w:p>
                    <w:p w14:paraId="7867DDDB"/>
                  </w:txbxContent>
                </v:textbox>
              </v:shape>
            </w:pict>
          </mc:Fallback>
        </mc:AlternateContent>
      </w:r>
      <w:r>
        <w:t xml:space="preserve">5.1.3 发包人代表可发出指示（但不应无理或无根据地）要求承包人撤换现场所雇用的任何行为不端或不称职的人员（包括承包人代表），若没有发包人的书面批准，该等人员不应再受雇于本工程。 </w:t>
      </w:r>
    </w:p>
    <w:p w14:paraId="321ED412">
      <w:pPr>
        <w:pStyle w:val="51"/>
        <w:spacing w:after="0"/>
        <w:ind w:left="838" w:leftChars="399"/>
      </w:pPr>
      <w:r>
        <w:t>承包人应在发包人提出此类正式要求后7天内选派具有资格的替代人员，否则视为承包人违约。承包人代表、项目经理、技术负责人的聘用，必须报发包人审批并获批准。</w:t>
      </w:r>
    </w:p>
    <w:p w14:paraId="63BA77A6">
      <w:pPr>
        <w:pStyle w:val="51"/>
        <w:ind w:left="837" w:leftChars="113" w:hanging="600" w:hangingChars="250"/>
      </w:pPr>
      <w:r>
        <w:rPr>
          <w:lang w:val="en-US" w:eastAsia="zh-CN"/>
        </w:rPr>
        <mc:AlternateContent>
          <mc:Choice Requires="wps">
            <w:drawing>
              <wp:anchor distT="0" distB="0" distL="114300" distR="114300" simplePos="0" relativeHeight="251680768" behindDoc="0" locked="0" layoutInCell="1" allowOverlap="1">
                <wp:simplePos x="0" y="0"/>
                <wp:positionH relativeFrom="column">
                  <wp:posOffset>-720090</wp:posOffset>
                </wp:positionH>
                <wp:positionV relativeFrom="paragraph">
                  <wp:posOffset>53975</wp:posOffset>
                </wp:positionV>
                <wp:extent cx="774065" cy="1058545"/>
                <wp:effectExtent l="0" t="0" r="1905" b="6350"/>
                <wp:wrapNone/>
                <wp:docPr id="176" name="文本框 176"/>
                <wp:cNvGraphicFramePr/>
                <a:graphic xmlns:a="http://schemas.openxmlformats.org/drawingml/2006/main">
                  <a:graphicData uri="http://schemas.microsoft.com/office/word/2010/wordprocessingShape">
                    <wps:wsp>
                      <wps:cNvSpPr txBox="1">
                        <a:spLocks noChangeArrowheads="1"/>
                      </wps:cNvSpPr>
                      <wps:spPr bwMode="auto">
                        <a:xfrm>
                          <a:off x="0" y="0"/>
                          <a:ext cx="774065" cy="1058545"/>
                        </a:xfrm>
                        <a:prstGeom prst="rect">
                          <a:avLst/>
                        </a:prstGeom>
                        <a:solidFill>
                          <a:srgbClr val="FFFFFF"/>
                        </a:solidFill>
                        <a:ln>
                          <a:noFill/>
                        </a:ln>
                        <a:effectLst/>
                      </wps:spPr>
                      <wps:txbx>
                        <w:txbxContent>
                          <w:p w14:paraId="6111ED74">
                            <w:pPr>
                              <w:jc w:val="left"/>
                              <w:rPr>
                                <w:rFonts w:ascii="楷体_GB2312" w:eastAsia="楷体_GB2312"/>
                                <w:szCs w:val="21"/>
                              </w:rPr>
                            </w:pPr>
                            <w:r>
                              <w:rPr>
                                <w:rFonts w:hint="eastAsia" w:ascii="楷体_GB2312" w:eastAsia="楷体_GB2312"/>
                                <w:szCs w:val="21"/>
                              </w:rPr>
                              <w:t>承包人职责的委托与撤销</w:t>
                            </w:r>
                          </w:p>
                          <w:p w14:paraId="07CF574E">
                            <w:pPr>
                              <w:rPr>
                                <w:rFonts w:ascii="楷体_GB2312" w:eastAsia="楷体_GB2312"/>
                                <w:szCs w:val="21"/>
                              </w:rPr>
                            </w:pPr>
                          </w:p>
                          <w:p w14:paraId="38550ED9"/>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83.35pt;width:60.95pt;z-index:251680768;mso-width-relative:page;mso-height-relative:page;" fillcolor="#FFFFFF" filled="t" stroked="f" coordsize="21600,21600" o:gfxdata="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c3RV9cAAAAIAQAADwAAAAAAAAABACAAAAAiAAAAZHJzL2Rvd25yZXYueG1sUEsBAhQAFAAA&#10;AAgAh07iQFZH4GopAgAAQAQAAA4AAAAAAAAAAQAgAAAAJgEAAGRycy9lMm9Eb2MueG1sUEsFBgAA&#10;AAAGAAYAWQEAAMEFAAAAAA==&#10;">
                <v:fill on="t" focussize="0,0"/>
                <v:stroke on="f"/>
                <v:imagedata o:title=""/>
                <o:lock v:ext="edit" aspectratio="f"/>
                <v:textbox inset="0mm,0mm,0mm,0mm">
                  <w:txbxContent>
                    <w:p w14:paraId="6111ED74">
                      <w:pPr>
                        <w:jc w:val="left"/>
                        <w:rPr>
                          <w:rFonts w:ascii="楷体_GB2312" w:eastAsia="楷体_GB2312"/>
                          <w:szCs w:val="21"/>
                        </w:rPr>
                      </w:pPr>
                      <w:r>
                        <w:rPr>
                          <w:rFonts w:hint="eastAsia" w:ascii="楷体_GB2312" w:eastAsia="楷体_GB2312"/>
                          <w:szCs w:val="21"/>
                        </w:rPr>
                        <w:t>承包人职责的委托与撤销</w:t>
                      </w:r>
                    </w:p>
                    <w:p w14:paraId="07CF574E">
                      <w:pPr>
                        <w:rPr>
                          <w:rFonts w:ascii="楷体_GB2312" w:eastAsia="楷体_GB2312"/>
                          <w:szCs w:val="21"/>
                        </w:rPr>
                      </w:pPr>
                    </w:p>
                    <w:p w14:paraId="38550ED9"/>
                  </w:txbxContent>
                </v:textbox>
              </v:shape>
            </w:pict>
          </mc:Fallback>
        </mc:AlternateContent>
      </w:r>
      <w:r>
        <w:t>5.1.4 承包人代表、项目经理以及技术负责人在整个合同期内的工作应是全职而不应是兼职的。承包人代表、项目经理以及技术负责人无论何时离开现场均应指定合适的替代人员并正式通知发包人代表和监理工程师。在发包人代表和监理工程师收到由承包人代表签发的正式的书面通知之前，此类权力与职责的委托或撤销委托不产生合同效力。</w:t>
      </w:r>
    </w:p>
    <w:p w14:paraId="038D1597">
      <w:pPr>
        <w:pStyle w:val="50"/>
        <w:numPr>
          <w:ilvl w:val="0"/>
          <w:numId w:val="0"/>
        </w:numPr>
        <w:spacing w:before="120" w:after="120" w:line="360" w:lineRule="auto"/>
        <w:rPr>
          <w:szCs w:val="24"/>
        </w:rPr>
      </w:pPr>
      <w:bookmarkStart w:id="500" w:name="_Toc357434448"/>
      <w:bookmarkStart w:id="501" w:name="_Toc144869897"/>
      <w:bookmarkStart w:id="502" w:name="_Toc455134544"/>
      <w:bookmarkStart w:id="503" w:name="_Toc8833173"/>
      <w:bookmarkStart w:id="504" w:name="_Toc122080276"/>
      <w:bookmarkStart w:id="505" w:name="_Toc454555592"/>
      <w:bookmarkStart w:id="506" w:name="_Toc455151672"/>
      <w:r>
        <w:rPr>
          <w:szCs w:val="24"/>
        </w:rPr>
        <w:t>5.2 承包人的工作内容和责任</w:t>
      </w:r>
      <w:r>
        <w:rPr>
          <w:rFonts w:hint="eastAsia"/>
          <w:szCs w:val="24"/>
        </w:rPr>
        <w:t>、</w:t>
      </w:r>
      <w:r>
        <w:rPr>
          <w:szCs w:val="24"/>
        </w:rPr>
        <w:t>义务</w:t>
      </w:r>
      <w:bookmarkEnd w:id="500"/>
      <w:bookmarkEnd w:id="501"/>
      <w:bookmarkEnd w:id="502"/>
      <w:bookmarkEnd w:id="503"/>
      <w:bookmarkEnd w:id="504"/>
      <w:bookmarkEnd w:id="505"/>
      <w:bookmarkEnd w:id="506"/>
    </w:p>
    <w:p w14:paraId="5682061D">
      <w:pPr>
        <w:pStyle w:val="51"/>
        <w:spacing w:after="0"/>
        <w:ind w:left="837" w:leftChars="113" w:hanging="600" w:hangingChars="250"/>
        <w:rPr>
          <w:rFonts w:ascii="宋体" w:hAnsi="宋体"/>
        </w:rPr>
      </w:pPr>
      <w:r>
        <w:rPr>
          <w:lang w:val="en-US" w:eastAsia="zh-CN"/>
        </w:rPr>
        <mc:AlternateContent>
          <mc:Choice Requires="wps">
            <w:drawing>
              <wp:anchor distT="0" distB="0" distL="114300" distR="114300" simplePos="0" relativeHeight="251688960" behindDoc="0" locked="0" layoutInCell="1" allowOverlap="1">
                <wp:simplePos x="0" y="0"/>
                <wp:positionH relativeFrom="column">
                  <wp:posOffset>-720090</wp:posOffset>
                </wp:positionH>
                <wp:positionV relativeFrom="paragraph">
                  <wp:posOffset>71755</wp:posOffset>
                </wp:positionV>
                <wp:extent cx="702310" cy="789305"/>
                <wp:effectExtent l="0" t="0" r="7620" b="3175"/>
                <wp:wrapNone/>
                <wp:docPr id="175" name="文本框 175"/>
                <wp:cNvGraphicFramePr/>
                <a:graphic xmlns:a="http://schemas.openxmlformats.org/drawingml/2006/main">
                  <a:graphicData uri="http://schemas.microsoft.com/office/word/2010/wordprocessingShape">
                    <wps:wsp>
                      <wps:cNvSpPr txBox="1">
                        <a:spLocks noChangeArrowheads="1"/>
                      </wps:cNvSpPr>
                      <wps:spPr bwMode="auto">
                        <a:xfrm>
                          <a:off x="0" y="0"/>
                          <a:ext cx="702310" cy="789305"/>
                        </a:xfrm>
                        <a:prstGeom prst="rect">
                          <a:avLst/>
                        </a:prstGeom>
                        <a:solidFill>
                          <a:srgbClr val="FFFFFF"/>
                        </a:solidFill>
                        <a:ln>
                          <a:noFill/>
                        </a:ln>
                        <a:effectLst/>
                      </wps:spPr>
                      <wps:txbx>
                        <w:txbxContent>
                          <w:p w14:paraId="2CBCB2CA">
                            <w:pPr>
                              <w:jc w:val="left"/>
                            </w:pPr>
                            <w:r>
                              <w:rPr>
                                <w:rFonts w:hint="eastAsia" w:ascii="楷体_GB2312" w:eastAsia="楷体_GB2312"/>
                                <w:szCs w:val="21"/>
                              </w:rPr>
                              <w:t>承包人的工作</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2.15pt;width:55.3pt;z-index:251688960;mso-width-relative:page;mso-height-relative:page;" fillcolor="#FFFFFF" filled="t" stroked="f" coordsize="21600,21600" o:gfxdata="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msd2jYAAAACgEAAA8AAAAAAAAAAQAgAAAAIgAAAGRycy9kb3ducmV2LnhtbFBLAQIUABQAAAAI&#10;AIdO4kAVT1CeJgIAAD8EAAAOAAAAAAAAAAEAIAAAACcBAABkcnMvZTJvRG9jLnhtbFBLBQYAAAAA&#10;BgAGAFkBAAC/BQAAAAA=&#10;">
                <v:fill on="t" focussize="0,0"/>
                <v:stroke on="f"/>
                <v:imagedata o:title=""/>
                <o:lock v:ext="edit" aspectratio="f"/>
                <v:textbox inset="0mm,0mm,0mm,0mm">
                  <w:txbxContent>
                    <w:p w14:paraId="2CBCB2CA">
                      <w:pPr>
                        <w:jc w:val="left"/>
                      </w:pPr>
                      <w:r>
                        <w:rPr>
                          <w:rFonts w:hint="eastAsia" w:ascii="楷体_GB2312" w:eastAsia="楷体_GB2312"/>
                          <w:szCs w:val="21"/>
                        </w:rPr>
                        <w:t>承包人的工作</w:t>
                      </w:r>
                    </w:p>
                  </w:txbxContent>
                </v:textbox>
              </v:shape>
            </w:pict>
          </mc:Fallback>
        </mc:AlternateContent>
      </w:r>
      <w:r>
        <w:t>5.2.1</w:t>
      </w:r>
      <w:r>
        <w:rPr>
          <w:rFonts w:hint="eastAsia" w:ascii="宋体" w:hAnsi="宋体"/>
        </w:rPr>
        <w:t>承包人须负责向有关政府部门申请取得在当地施工的有关商业登记及审批，并负责支付所有费用及收费。若承包人在收到中标通知书时无法取得所需的商业登记及审批，则发包人可以书面通知承包人终止本合同。当发包人与承包人确认解除合同时，承包人应在7个工作日内提交完整的书面资料开始办理解除相关的商业登记及审批文件，并不得借此向发包人提出额外费用补偿。</w:t>
      </w:r>
    </w:p>
    <w:p w14:paraId="55317295">
      <w:pPr>
        <w:pStyle w:val="51"/>
        <w:spacing w:after="0"/>
        <w:ind w:left="1077" w:leftChars="113" w:hanging="840" w:hangingChars="350"/>
      </w:pPr>
      <w:r>
        <w:rPr>
          <w:lang w:val="en-US" w:eastAsia="zh-CN"/>
        </w:rPr>
        <mc:AlternateContent>
          <mc:Choice Requires="wps">
            <w:drawing>
              <wp:anchor distT="0" distB="0" distL="114300" distR="114300" simplePos="0" relativeHeight="251873280" behindDoc="0" locked="0" layoutInCell="1" allowOverlap="1">
                <wp:simplePos x="0" y="0"/>
                <wp:positionH relativeFrom="column">
                  <wp:posOffset>-720090</wp:posOffset>
                </wp:positionH>
                <wp:positionV relativeFrom="paragraph">
                  <wp:posOffset>71755</wp:posOffset>
                </wp:positionV>
                <wp:extent cx="702310" cy="702945"/>
                <wp:effectExtent l="0" t="0" r="7620" b="6985"/>
                <wp:wrapNone/>
                <wp:docPr id="218" name="文本框 212"/>
                <wp:cNvGraphicFramePr/>
                <a:graphic xmlns:a="http://schemas.openxmlformats.org/drawingml/2006/main">
                  <a:graphicData uri="http://schemas.microsoft.com/office/word/2010/wordprocessingShape">
                    <wps:wsp>
                      <wps:cNvSpPr txBox="1">
                        <a:spLocks noChangeArrowheads="1"/>
                      </wps:cNvSpPr>
                      <wps:spPr bwMode="auto">
                        <a:xfrm>
                          <a:off x="0" y="0"/>
                          <a:ext cx="702310" cy="702945"/>
                        </a:xfrm>
                        <a:prstGeom prst="rect">
                          <a:avLst/>
                        </a:prstGeom>
                        <a:solidFill>
                          <a:srgbClr val="FFFFFF"/>
                        </a:solidFill>
                        <a:ln>
                          <a:noFill/>
                        </a:ln>
                        <a:effectLst/>
                      </wps:spPr>
                      <wps:txbx>
                        <w:txbxContent>
                          <w:p w14:paraId="1CB20F7A">
                            <w:pPr>
                              <w:jc w:val="left"/>
                              <w:rPr>
                                <w:rFonts w:ascii="楷体_GB2312" w:eastAsia="楷体_GB2312"/>
                                <w:szCs w:val="21"/>
                              </w:rPr>
                            </w:pPr>
                            <w:r>
                              <w:rPr>
                                <w:rFonts w:hint="eastAsia" w:ascii="楷体_GB2312" w:eastAsia="楷体_GB2312"/>
                                <w:szCs w:val="21"/>
                              </w:rPr>
                              <w:t>现场保存有图纸、规范等</w:t>
                            </w:r>
                          </w:p>
                          <w:p w14:paraId="7608898B">
                            <w:pPr>
                              <w:jc w:val="left"/>
                            </w:pPr>
                          </w:p>
                        </w:txbxContent>
                      </wps:txbx>
                      <wps:bodyPr rot="0" vert="horz" wrap="square" lIns="0" tIns="0" rIns="0" bIns="0" anchor="t" anchorCtr="0" upright="1">
                        <a:noAutofit/>
                      </wps:bodyPr>
                    </wps:wsp>
                  </a:graphicData>
                </a:graphic>
              </wp:anchor>
            </w:drawing>
          </mc:Choice>
          <mc:Fallback>
            <w:pict>
              <v:shape id="文本框 212" o:spid="_x0000_s1026" o:spt="202" type="#_x0000_t202" style="position:absolute;left:0pt;margin-left:-56.7pt;margin-top:5.65pt;height:55.35pt;width:55.3pt;z-index:251873280;mso-width-relative:page;mso-height-relative:page;" fillcolor="#FFFFFF" filled="t" stroked="f" coordsize="21600,21600" o:gfxdata="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4I1i9cAAAAKAQAADwAAAAAAAAABACAAAAAiAAAAZHJzL2Rvd25yZXYueG1sUEsBAhQAFAAAAAgA&#10;h07iQOSXlckmAgAAPwQAAA4AAAAAAAAAAQAgAAAAJgEAAGRycy9lMm9Eb2MueG1sUEsFBgAAAAAG&#10;AAYAWQEAAL4FAAAAAA==&#10;">
                <v:fill on="t" focussize="0,0"/>
                <v:stroke on="f"/>
                <v:imagedata o:title=""/>
                <o:lock v:ext="edit" aspectratio="f"/>
                <v:textbox inset="0mm,0mm,0mm,0mm">
                  <w:txbxContent>
                    <w:p w14:paraId="1CB20F7A">
                      <w:pPr>
                        <w:jc w:val="left"/>
                        <w:rPr>
                          <w:rFonts w:ascii="楷体_GB2312" w:eastAsia="楷体_GB2312"/>
                          <w:szCs w:val="21"/>
                        </w:rPr>
                      </w:pPr>
                      <w:r>
                        <w:rPr>
                          <w:rFonts w:hint="eastAsia" w:ascii="楷体_GB2312" w:eastAsia="楷体_GB2312"/>
                          <w:szCs w:val="21"/>
                        </w:rPr>
                        <w:t>现场保存有图纸、规范等</w:t>
                      </w:r>
                    </w:p>
                    <w:p w14:paraId="7608898B">
                      <w:pPr>
                        <w:jc w:val="left"/>
                      </w:pPr>
                    </w:p>
                  </w:txbxContent>
                </v:textbox>
              </v:shape>
            </w:pict>
          </mc:Fallback>
        </mc:AlternateContent>
      </w:r>
      <w:r>
        <w:t>5.2.2承包人应在工程现场保存一套完整的施工图纸、一份工程规范、一份未标单价的工程量清单，和一份承包人根据要求制作的详图/加工图，以便在任何合理的时间内供发包人代表或监理工程师查阅。</w:t>
      </w:r>
    </w:p>
    <w:p w14:paraId="6505951E">
      <w:pPr>
        <w:pStyle w:val="51"/>
        <w:spacing w:after="0"/>
        <w:ind w:left="1077" w:leftChars="113" w:hanging="840" w:hangingChars="350"/>
      </w:pPr>
      <w:r>
        <w:t>5.2.3承包人必须清楚了解合同条款以及所有合同文件的内容，任何承包人对此等文件的不了解或疏忽均不能免除其遵守合同文件或任何部分规定的责任。</w:t>
      </w:r>
    </w:p>
    <w:p w14:paraId="22369BAF">
      <w:pPr>
        <w:pStyle w:val="51"/>
        <w:spacing w:after="0"/>
        <w:ind w:left="837" w:leftChars="113" w:hanging="600" w:hangingChars="250"/>
      </w:pPr>
      <w:r>
        <w:rPr>
          <w:rFonts w:hint="eastAsia"/>
          <w:lang w:eastAsia="zh-CN"/>
        </w:rPr>
        <w:t>5.2.</w:t>
      </w:r>
      <w:r>
        <w:rPr>
          <w:lang w:eastAsia="zh-CN"/>
        </w:rPr>
        <w:t xml:space="preserve">4 </w:t>
      </w:r>
      <w:r>
        <w:t>承包人须按照并根据本合同条款，实施完成本工程，履行本合同所约定的全部责任和义务，包括但不限于以下工作：</w:t>
      </w:r>
    </w:p>
    <w:p w14:paraId="23FF3EC0">
      <w:pPr>
        <w:pStyle w:val="51"/>
        <w:spacing w:after="0"/>
        <w:ind w:left="1256" w:leftChars="397" w:hanging="422" w:hangingChars="176"/>
      </w:pPr>
      <w:r>
        <w:t xml:space="preserve">(1) 接收由发包人移交的一切资料及设施，清理工程现场及一切障碍物； </w:t>
      </w:r>
    </w:p>
    <w:p w14:paraId="12170BBE">
      <w:pPr>
        <w:pStyle w:val="51"/>
        <w:spacing w:after="0"/>
        <w:ind w:left="1256" w:leftChars="397" w:hanging="422" w:hangingChars="176"/>
      </w:pPr>
      <w:r>
        <w:t>(2) 完成施工图纸所示以及工程量清单和本合同所说明及提及的工程施工，做好合同约定的深化设计工作，精心组织施工，按时完成本工程，并在各方面令发包人满意及取得国家及当地有关政府部门的认可证书；</w:t>
      </w:r>
    </w:p>
    <w:p w14:paraId="192A3026">
      <w:pPr>
        <w:pStyle w:val="51"/>
        <w:spacing w:after="0"/>
        <w:ind w:left="1256" w:leftChars="397" w:hanging="422" w:hangingChars="176"/>
      </w:pPr>
      <w:r>
        <w:t>(3) 按</w:t>
      </w:r>
      <w:r>
        <w:rPr>
          <w:rFonts w:hint="eastAsia"/>
        </w:rPr>
        <w:t>合同条款约</w:t>
      </w:r>
      <w:r>
        <w:t>定，完成临时设施工程，做好安全文明施工、施工排降水、工程保护、环境保护、销售配合及一切措施工作；</w:t>
      </w:r>
    </w:p>
    <w:p w14:paraId="0285D728">
      <w:pPr>
        <w:pStyle w:val="51"/>
        <w:spacing w:after="0"/>
        <w:ind w:left="1254" w:leftChars="338" w:hanging="544" w:hangingChars="227"/>
      </w:pPr>
      <w:r>
        <w:rPr>
          <w:color w:val="FF0000"/>
        </w:rPr>
        <w:t xml:space="preserve"> </w:t>
      </w:r>
      <w:r>
        <w:t>(</w:t>
      </w:r>
      <w:r>
        <w:rPr>
          <w:rFonts w:hint="eastAsia"/>
          <w:lang w:eastAsia="zh-CN"/>
        </w:rPr>
        <w:t>4</w:t>
      </w:r>
      <w:r>
        <w:t>) 按发包人要求完成工程样板施工，包括必要的安全通道及临时照明等安全措施；</w:t>
      </w:r>
    </w:p>
    <w:p w14:paraId="639BD998">
      <w:pPr>
        <w:pStyle w:val="51"/>
        <w:spacing w:after="0"/>
        <w:ind w:left="1256" w:leftChars="397" w:hanging="422" w:hangingChars="176"/>
      </w:pPr>
      <w:r>
        <w:t>(</w:t>
      </w:r>
      <w:r>
        <w:rPr>
          <w:rFonts w:hint="eastAsia"/>
          <w:lang w:eastAsia="zh-CN"/>
        </w:rPr>
        <w:t>5</w:t>
      </w:r>
      <w:r>
        <w:t>) 依照合同要求承担工程保修责任，按时完成本工程的缺陷修复，并令发包人满意；</w:t>
      </w:r>
    </w:p>
    <w:p w14:paraId="6CF781AC">
      <w:pPr>
        <w:pStyle w:val="51"/>
        <w:spacing w:after="0"/>
        <w:ind w:left="1256" w:leftChars="397" w:hanging="422" w:hangingChars="176"/>
      </w:pPr>
      <w:r>
        <w:t>(</w:t>
      </w:r>
      <w:r>
        <w:rPr>
          <w:rFonts w:hint="eastAsia"/>
          <w:lang w:eastAsia="zh-CN"/>
        </w:rPr>
        <w:t>6</w:t>
      </w:r>
      <w:r>
        <w:t>) 承包人须自费负责一切物料的所有损耗、遗失、由于承包人的错误而引起的损坏、以及在规定的保修及保养期内需要的替换物料和劳务；</w:t>
      </w:r>
    </w:p>
    <w:p w14:paraId="6E369213">
      <w:pPr>
        <w:pStyle w:val="51"/>
        <w:spacing w:after="0"/>
        <w:ind w:left="1256" w:leftChars="397" w:hanging="422" w:hangingChars="176"/>
      </w:pPr>
      <w:r>
        <w:t>(</w:t>
      </w:r>
      <w:r>
        <w:rPr>
          <w:rFonts w:hint="eastAsia"/>
          <w:lang w:eastAsia="zh-CN"/>
        </w:rPr>
        <w:t>7</w:t>
      </w:r>
      <w:r>
        <w:t>)</w:t>
      </w:r>
      <w:r>
        <w:tab/>
      </w:r>
      <w:r>
        <w:t>承包人及其雇员、工人及其他一切有相同权利的人员，在进行工程施工时，有权使用任何总承包人已安装在现场尚未拆除的施工机械、脚手架、梯子、升降机等临时设施，若总承包人现有的以上设施已拆除或不能满足承包人施工要求时，承包人需自行搭设提供</w:t>
      </w:r>
      <w:r>
        <w:rPr>
          <w:rFonts w:hint="eastAsia"/>
        </w:rPr>
        <w:t>并经发包人验收合格</w:t>
      </w:r>
      <w:r>
        <w:t>，及在工作完成后将其迁走。</w:t>
      </w:r>
    </w:p>
    <w:p w14:paraId="3E8EE700">
      <w:pPr>
        <w:pStyle w:val="51"/>
        <w:spacing w:after="0"/>
        <w:ind w:left="1256" w:leftChars="397" w:hanging="422" w:hangingChars="176"/>
      </w:pPr>
      <w:r>
        <w:rPr>
          <w:rFonts w:hint="eastAsia"/>
          <w:lang w:eastAsia="zh-CN"/>
        </w:rPr>
        <w:t>（8）</w:t>
      </w:r>
      <w:r>
        <w:t>承包人必须保护好</w:t>
      </w:r>
      <w:r>
        <w:rPr>
          <w:rFonts w:hint="eastAsia"/>
          <w:lang w:eastAsia="zh-CN"/>
        </w:rPr>
        <w:t>运抵</w:t>
      </w:r>
      <w:r>
        <w:t>工程现场的材料设备，不受天气或其它灾害损坏。</w:t>
      </w:r>
    </w:p>
    <w:p w14:paraId="0B40CDD5">
      <w:pPr>
        <w:pStyle w:val="51"/>
        <w:spacing w:after="0"/>
        <w:ind w:left="837" w:leftChars="113" w:hanging="600" w:hangingChars="250"/>
      </w:pPr>
      <w:r>
        <w:rPr>
          <w:lang w:val="en-US" w:eastAsia="zh-CN"/>
        </w:rPr>
        <mc:AlternateContent>
          <mc:Choice Requires="wps">
            <w:drawing>
              <wp:anchor distT="0" distB="0" distL="114300" distR="114300" simplePos="0" relativeHeight="251689984" behindDoc="0" locked="0" layoutInCell="1" allowOverlap="1">
                <wp:simplePos x="0" y="0"/>
                <wp:positionH relativeFrom="column">
                  <wp:posOffset>-693420</wp:posOffset>
                </wp:positionH>
                <wp:positionV relativeFrom="paragraph">
                  <wp:posOffset>-136525</wp:posOffset>
                </wp:positionV>
                <wp:extent cx="702310" cy="720725"/>
                <wp:effectExtent l="0" t="0" r="7620" b="5715"/>
                <wp:wrapNone/>
                <wp:docPr id="174" name="文本框 174"/>
                <wp:cNvGraphicFramePr/>
                <a:graphic xmlns:a="http://schemas.openxmlformats.org/drawingml/2006/main">
                  <a:graphicData uri="http://schemas.microsoft.com/office/word/2010/wordprocessingShape">
                    <wps:wsp>
                      <wps:cNvSpPr txBox="1">
                        <a:spLocks noChangeArrowheads="1"/>
                      </wps:cNvSpPr>
                      <wps:spPr bwMode="auto">
                        <a:xfrm>
                          <a:off x="0" y="0"/>
                          <a:ext cx="702310" cy="720725"/>
                        </a:xfrm>
                        <a:prstGeom prst="rect">
                          <a:avLst/>
                        </a:prstGeom>
                        <a:solidFill>
                          <a:srgbClr val="FFFFFF"/>
                        </a:solidFill>
                        <a:ln>
                          <a:noFill/>
                        </a:ln>
                        <a:effectLst/>
                      </wps:spPr>
                      <wps:txbx>
                        <w:txbxContent>
                          <w:p w14:paraId="2AA5D217">
                            <w:pPr>
                              <w:jc w:val="left"/>
                            </w:pPr>
                            <w:r>
                              <w:rPr>
                                <w:rFonts w:hint="eastAsia" w:ascii="楷体_GB2312" w:eastAsia="楷体_GB2312"/>
                                <w:szCs w:val="21"/>
                              </w:rPr>
                              <w:t>编制和整理竣工资料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6pt;margin-top:-10.75pt;height:56.75pt;width:55.3pt;z-index:251689984;mso-width-relative:page;mso-height-relative:page;" fillcolor="#FFFFFF" filled="t" stroked="f" coordsize="21600,21600" o:gfxdata="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UB6EHYAAAACQEAAA8AAAAAAAAAAQAgAAAAIgAAAGRycy9kb3ducmV2LnhtbFBLAQIUABQAAAAI&#10;AIdO4kBTr4V1JgIAAD8EAAAOAAAAAAAAAAEAIAAAACcBAABkcnMvZTJvRG9jLnhtbFBLBQYAAAAA&#10;BgAGAFkBAAC/BQAAAAA=&#10;">
                <v:fill on="t" focussize="0,0"/>
                <v:stroke on="f"/>
                <v:imagedata o:title=""/>
                <o:lock v:ext="edit" aspectratio="f"/>
                <v:textbox inset="0mm,0mm,0mm,0mm">
                  <w:txbxContent>
                    <w:p w14:paraId="2AA5D217">
                      <w:pPr>
                        <w:jc w:val="left"/>
                      </w:pPr>
                      <w:r>
                        <w:rPr>
                          <w:rFonts w:hint="eastAsia" w:ascii="楷体_GB2312" w:eastAsia="楷体_GB2312"/>
                          <w:szCs w:val="21"/>
                        </w:rPr>
                        <w:t>编制和整理竣工资料</w:t>
                      </w:r>
                    </w:p>
                  </w:txbxContent>
                </v:textbox>
              </v:shape>
            </w:pict>
          </mc:Fallback>
        </mc:AlternateContent>
      </w:r>
      <w:r>
        <w:rPr>
          <w:lang w:val="en-US" w:eastAsia="zh-CN"/>
        </w:rPr>
        <mc:AlternateContent>
          <mc:Choice Requires="wps">
            <w:drawing>
              <wp:anchor distT="0" distB="0" distL="114300" distR="114300" simplePos="0" relativeHeight="251691008" behindDoc="0" locked="0" layoutInCell="1" allowOverlap="1">
                <wp:simplePos x="0" y="0"/>
                <wp:positionH relativeFrom="column">
                  <wp:posOffset>-685800</wp:posOffset>
                </wp:positionH>
                <wp:positionV relativeFrom="paragraph">
                  <wp:posOffset>835660</wp:posOffset>
                </wp:positionV>
                <wp:extent cx="702310" cy="693420"/>
                <wp:effectExtent l="0" t="0" r="7620" b="0"/>
                <wp:wrapNone/>
                <wp:docPr id="173" name="文本框 173"/>
                <wp:cNvGraphicFramePr/>
                <a:graphic xmlns:a="http://schemas.openxmlformats.org/drawingml/2006/main">
                  <a:graphicData uri="http://schemas.microsoft.com/office/word/2010/wordprocessingShape">
                    <wps:wsp>
                      <wps:cNvSpPr txBox="1">
                        <a:spLocks noChangeArrowheads="1"/>
                      </wps:cNvSpPr>
                      <wps:spPr bwMode="auto">
                        <a:xfrm>
                          <a:off x="0" y="0"/>
                          <a:ext cx="702310" cy="693420"/>
                        </a:xfrm>
                        <a:prstGeom prst="rect">
                          <a:avLst/>
                        </a:prstGeom>
                        <a:solidFill>
                          <a:srgbClr val="FFFFFF"/>
                        </a:solidFill>
                        <a:ln>
                          <a:noFill/>
                        </a:ln>
                        <a:effectLst/>
                      </wps:spPr>
                      <wps:txbx>
                        <w:txbxContent>
                          <w:p w14:paraId="6DDD97DD">
                            <w:pPr>
                              <w:jc w:val="left"/>
                            </w:pPr>
                            <w:r>
                              <w:rPr>
                                <w:rFonts w:hint="eastAsia" w:ascii="楷体_GB2312" w:eastAsia="楷体_GB2312"/>
                                <w:szCs w:val="21"/>
                              </w:rPr>
                              <w:t>税金、费用与押金</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65.8pt;height:54.6pt;width:55.3pt;z-index:251691008;mso-width-relative:page;mso-height-relative:page;" fillcolor="#FFFFFF" filled="t" stroked="f" coordsize="21600,21600" o:gfxdata="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ubi6nYAAAACgEAAA8AAAAAAAAAAQAgAAAAIgAAAGRycy9kb3ducmV2LnhtbFBLAQIUABQAAAAI&#10;AIdO4kAR+5j+JgIAAD8EAAAOAAAAAAAAAAEAIAAAACcBAABkcnMvZTJvRG9jLnhtbFBLBQYAAAAA&#10;BgAGAFkBAAC/BQAAAAA=&#10;">
                <v:fill on="t" focussize="0,0"/>
                <v:stroke on="f"/>
                <v:imagedata o:title=""/>
                <o:lock v:ext="edit" aspectratio="f"/>
                <v:textbox inset="0mm,0mm,0mm,0mm">
                  <w:txbxContent>
                    <w:p w14:paraId="6DDD97DD">
                      <w:pPr>
                        <w:jc w:val="left"/>
                      </w:pPr>
                      <w:r>
                        <w:rPr>
                          <w:rFonts w:hint="eastAsia" w:ascii="楷体_GB2312" w:eastAsia="楷体_GB2312"/>
                          <w:szCs w:val="21"/>
                        </w:rPr>
                        <w:t>税金、费用与押金</w:t>
                      </w:r>
                    </w:p>
                  </w:txbxContent>
                </v:textbox>
              </v:shape>
            </w:pict>
          </mc:Fallback>
        </mc:AlternateContent>
      </w:r>
      <w:r>
        <w:t>5.2.</w:t>
      </w:r>
      <w:r>
        <w:rPr>
          <w:lang w:eastAsia="zh-CN"/>
        </w:rPr>
        <w:t>5</w:t>
      </w:r>
      <w:r>
        <w:t xml:space="preserve"> 承包人须在工程实际竣工日前编制竣工图纸和整理竣工资料，并提交发包人、总承包人和监理工程师审批。经批准的竣工图纸及竣工资料，由承包人提交给总承包人进行汇总，承包人亦须免费提供所需竣工图予发包人存档。</w:t>
      </w:r>
    </w:p>
    <w:p w14:paraId="50252E42">
      <w:pPr>
        <w:pStyle w:val="51"/>
        <w:spacing w:after="0"/>
        <w:ind w:left="837" w:leftChars="113" w:hanging="600" w:hangingChars="250"/>
      </w:pPr>
      <w:r>
        <w:rPr>
          <w:lang w:val="en-US" w:eastAsia="zh-CN"/>
        </w:rPr>
        <mc:AlternateContent>
          <mc:Choice Requires="wps">
            <w:drawing>
              <wp:anchor distT="0" distB="0" distL="114300" distR="114300" simplePos="0" relativeHeight="251692032" behindDoc="0" locked="0" layoutInCell="1" allowOverlap="1">
                <wp:simplePos x="0" y="0"/>
                <wp:positionH relativeFrom="column">
                  <wp:posOffset>-685800</wp:posOffset>
                </wp:positionH>
                <wp:positionV relativeFrom="paragraph">
                  <wp:posOffset>495300</wp:posOffset>
                </wp:positionV>
                <wp:extent cx="782320" cy="891540"/>
                <wp:effectExtent l="0" t="0" r="1905" b="0"/>
                <wp:wrapNone/>
                <wp:docPr id="172" name="文本框 172"/>
                <wp:cNvGraphicFramePr/>
                <a:graphic xmlns:a="http://schemas.openxmlformats.org/drawingml/2006/main">
                  <a:graphicData uri="http://schemas.microsoft.com/office/word/2010/wordprocessingShape">
                    <wps:wsp>
                      <wps:cNvSpPr txBox="1">
                        <a:spLocks noChangeArrowheads="1"/>
                      </wps:cNvSpPr>
                      <wps:spPr bwMode="auto">
                        <a:xfrm>
                          <a:off x="0" y="0"/>
                          <a:ext cx="782320" cy="891540"/>
                        </a:xfrm>
                        <a:prstGeom prst="rect">
                          <a:avLst/>
                        </a:prstGeom>
                        <a:solidFill>
                          <a:srgbClr val="FFFFFF"/>
                        </a:solidFill>
                        <a:ln>
                          <a:noFill/>
                        </a:ln>
                        <a:effectLst/>
                      </wps:spPr>
                      <wps:txbx>
                        <w:txbxContent>
                          <w:p w14:paraId="573868AD">
                            <w:pPr>
                              <w:jc w:val="left"/>
                            </w:pPr>
                            <w:r>
                              <w:rPr>
                                <w:rFonts w:hint="eastAsia" w:ascii="楷体_GB2312" w:eastAsia="楷体_GB2312"/>
                                <w:szCs w:val="21"/>
                              </w:rPr>
                              <w:t>进口物料的结关</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9pt;height:70.2pt;width:61.6pt;z-index:251692032;mso-width-relative:page;mso-height-relative:page;" fillcolor="#FFFFFF" filled="t" stroked="f" coordsize="21600,21600" o:gfxdata="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CG3ZdkAAAAKAQAADwAAAAAAAAABACAAAAAiAAAAZHJzL2Rvd25yZXYueG1sUEsBAhQAFAAA&#10;AAgAh07iQNDys5UnAgAAPwQAAA4AAAAAAAAAAQAgAAAAKAEAAGRycy9lMm9Eb2MueG1sUEsFBgAA&#10;AAAGAAYAWQEAAMEFAAAAAA==&#10;">
                <v:fill on="t" focussize="0,0"/>
                <v:stroke on="f"/>
                <v:imagedata o:title=""/>
                <o:lock v:ext="edit" aspectratio="f"/>
                <v:textbox inset="0mm,0mm,0mm,0mm">
                  <w:txbxContent>
                    <w:p w14:paraId="573868AD">
                      <w:pPr>
                        <w:jc w:val="left"/>
                      </w:pPr>
                      <w:r>
                        <w:rPr>
                          <w:rFonts w:hint="eastAsia" w:ascii="楷体_GB2312" w:eastAsia="楷体_GB2312"/>
                          <w:szCs w:val="21"/>
                        </w:rPr>
                        <w:t>进口物料的结关</w:t>
                      </w:r>
                    </w:p>
                  </w:txbxContent>
                </v:textbox>
              </v:shape>
            </w:pict>
          </mc:Fallback>
        </mc:AlternateContent>
      </w:r>
      <w:r>
        <w:t>5.2.</w:t>
      </w:r>
      <w:r>
        <w:rPr>
          <w:lang w:eastAsia="zh-CN"/>
        </w:rPr>
        <w:t>6</w:t>
      </w:r>
      <w:r>
        <w:t xml:space="preserve"> 承包人须承担任何为执行本工程施工而须缴纳的一切税金、费用、押金等，保障发包人对此等税款、费用与收费无须负上任何责任。</w:t>
      </w:r>
    </w:p>
    <w:p w14:paraId="3D6C7790">
      <w:pPr>
        <w:pStyle w:val="51"/>
        <w:spacing w:after="0"/>
        <w:ind w:left="837" w:leftChars="113" w:hanging="600" w:hangingChars="250"/>
      </w:pPr>
      <w:r>
        <w:t>5.2.</w:t>
      </w:r>
      <w:r>
        <w:rPr>
          <w:lang w:eastAsia="zh-CN"/>
        </w:rPr>
        <w:t>7</w:t>
      </w:r>
      <w:r>
        <w:t>承包人负责安排一切申请进口物料，办理进口批文事项所需的文件及一切相关手续，并承担一切费用。</w:t>
      </w:r>
    </w:p>
    <w:p w14:paraId="0533A423">
      <w:pPr>
        <w:pStyle w:val="51"/>
        <w:spacing w:after="0"/>
        <w:ind w:left="837" w:leftChars="113" w:hanging="600" w:hangingChars="250"/>
      </w:pPr>
      <w:r>
        <w:rPr>
          <w:lang w:val="en-US" w:eastAsia="zh-CN"/>
        </w:rPr>
        <mc:AlternateContent>
          <mc:Choice Requires="wps">
            <w:drawing>
              <wp:anchor distT="0" distB="0" distL="114300" distR="114300" simplePos="0" relativeHeight="251693056" behindDoc="0" locked="0" layoutInCell="1" allowOverlap="1">
                <wp:simplePos x="0" y="0"/>
                <wp:positionH relativeFrom="column">
                  <wp:posOffset>-685800</wp:posOffset>
                </wp:positionH>
                <wp:positionV relativeFrom="paragraph">
                  <wp:posOffset>91440</wp:posOffset>
                </wp:positionV>
                <wp:extent cx="702310" cy="738505"/>
                <wp:effectExtent l="0" t="0" r="7620" b="4445"/>
                <wp:wrapNone/>
                <wp:docPr id="171" name="文本框 171"/>
                <wp:cNvGraphicFramePr/>
                <a:graphic xmlns:a="http://schemas.openxmlformats.org/drawingml/2006/main">
                  <a:graphicData uri="http://schemas.microsoft.com/office/word/2010/wordprocessingShape">
                    <wps:wsp>
                      <wps:cNvSpPr txBox="1">
                        <a:spLocks noChangeArrowheads="1"/>
                      </wps:cNvSpPr>
                      <wps:spPr bwMode="auto">
                        <a:xfrm>
                          <a:off x="0" y="0"/>
                          <a:ext cx="702310" cy="738505"/>
                        </a:xfrm>
                        <a:prstGeom prst="rect">
                          <a:avLst/>
                        </a:prstGeom>
                        <a:solidFill>
                          <a:srgbClr val="FFFFFF"/>
                        </a:solidFill>
                        <a:ln>
                          <a:noFill/>
                        </a:ln>
                        <a:effectLst/>
                      </wps:spPr>
                      <wps:txbx>
                        <w:txbxContent>
                          <w:p w14:paraId="7461C8B3">
                            <w:pPr>
                              <w:jc w:val="left"/>
                            </w:pPr>
                            <w:r>
                              <w:rPr>
                                <w:rFonts w:hint="eastAsia" w:ascii="楷体_GB2312" w:eastAsia="楷体_GB2312"/>
                                <w:szCs w:val="21"/>
                              </w:rPr>
                              <w:t>发票及其他资料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7.2pt;height:58.15pt;width:55.3pt;z-index:251693056;mso-width-relative:page;mso-height-relative:page;" fillcolor="#FFFFFF" filled="t" stroked="f" coordsize="21600,21600" o:gfxdata="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VR5Oz2AAAAAkBAAAPAAAAAAAAAAEAIAAAACIAAABkcnMvZG93bnJldi54bWxQSwECFAAUAAAA&#10;CACHTuJAYuHKtCcCAAA/BAAADgAAAAAAAAABACAAAAAnAQAAZHJzL2Uyb0RvYy54bWxQSwUGAAAA&#10;AAYABgBZAQAAwAUAAAAA&#10;">
                <v:fill on="t" focussize="0,0"/>
                <v:stroke on="f"/>
                <v:imagedata o:title=""/>
                <o:lock v:ext="edit" aspectratio="f"/>
                <v:textbox inset="0mm,0mm,0mm,0mm">
                  <w:txbxContent>
                    <w:p w14:paraId="7461C8B3">
                      <w:pPr>
                        <w:jc w:val="left"/>
                      </w:pPr>
                      <w:r>
                        <w:rPr>
                          <w:rFonts w:hint="eastAsia" w:ascii="楷体_GB2312" w:eastAsia="楷体_GB2312"/>
                          <w:szCs w:val="21"/>
                        </w:rPr>
                        <w:t>发票及其他资料</w:t>
                      </w:r>
                    </w:p>
                  </w:txbxContent>
                </v:textbox>
              </v:shape>
            </w:pict>
          </mc:Fallback>
        </mc:AlternateContent>
      </w:r>
      <w:r>
        <w:t>5.2.</w:t>
      </w:r>
      <w:r>
        <w:rPr>
          <w:lang w:eastAsia="zh-CN"/>
        </w:rPr>
        <w:t>8</w:t>
      </w:r>
      <w:r>
        <w:t xml:space="preserve"> 承包人须保存好所有材料设备的购货发票、货单或收据，以及售货合同、检验报告、质量合格证等，发包人可随时要求承包人出示上述资料的原件供查阅，承包人有义务提供上述资料的复印件</w:t>
      </w:r>
      <w:r>
        <w:rPr>
          <w:rFonts w:hint="eastAsia"/>
          <w:lang w:eastAsia="zh-CN"/>
        </w:rPr>
        <w:t>或</w:t>
      </w:r>
      <w:r>
        <w:t>副本给发包人</w:t>
      </w:r>
      <w:r>
        <w:rPr>
          <w:rFonts w:hint="eastAsia" w:ascii="宋体" w:hAnsi="宋体" w:cs="Arial"/>
        </w:rPr>
        <w:t>，必要时</w:t>
      </w:r>
      <w:r>
        <w:rPr>
          <w:rFonts w:ascii="宋体" w:hAnsi="宋体" w:cs="Arial"/>
        </w:rPr>
        <w:t>按照发包人的要求提供</w:t>
      </w:r>
      <w:r>
        <w:rPr>
          <w:rFonts w:hint="eastAsia" w:ascii="宋体" w:hAnsi="宋体" w:cs="Arial"/>
        </w:rPr>
        <w:t>相应</w:t>
      </w:r>
      <w:r>
        <w:rPr>
          <w:rFonts w:ascii="宋体" w:hAnsi="宋体" w:cs="Arial"/>
        </w:rPr>
        <w:t>原件</w:t>
      </w:r>
      <w:r>
        <w:rPr>
          <w:rFonts w:hint="eastAsia" w:ascii="宋体" w:hAnsi="宋体" w:cs="Arial"/>
        </w:rPr>
        <w:t>或正本</w:t>
      </w:r>
      <w:r>
        <w:t>。</w:t>
      </w:r>
    </w:p>
    <w:p w14:paraId="292C7782">
      <w:pPr>
        <w:pStyle w:val="51"/>
        <w:spacing w:after="0"/>
        <w:ind w:left="837" w:leftChars="113" w:hanging="600" w:hangingChars="250"/>
        <w:rPr>
          <w:rFonts w:ascii="宋体" w:hAnsi="宋体" w:cs="Arial"/>
          <w:lang w:eastAsia="zh-CN"/>
        </w:rPr>
      </w:pPr>
      <w:r>
        <w:rPr>
          <w:lang w:val="en-US" w:eastAsia="zh-CN"/>
        </w:rPr>
        <mc:AlternateContent>
          <mc:Choice Requires="wps">
            <w:drawing>
              <wp:anchor distT="0" distB="0" distL="114300" distR="114300" simplePos="0" relativeHeight="251694080" behindDoc="0" locked="0" layoutInCell="1" allowOverlap="1">
                <wp:simplePos x="0" y="0"/>
                <wp:positionH relativeFrom="column">
                  <wp:posOffset>-685800</wp:posOffset>
                </wp:positionH>
                <wp:positionV relativeFrom="paragraph">
                  <wp:posOffset>61595</wp:posOffset>
                </wp:positionV>
                <wp:extent cx="702310" cy="752475"/>
                <wp:effectExtent l="0" t="0" r="7620" b="6985"/>
                <wp:wrapNone/>
                <wp:docPr id="170" name="文本框 170"/>
                <wp:cNvGraphicFramePr/>
                <a:graphic xmlns:a="http://schemas.openxmlformats.org/drawingml/2006/main">
                  <a:graphicData uri="http://schemas.microsoft.com/office/word/2010/wordprocessingShape">
                    <wps:wsp>
                      <wps:cNvSpPr txBox="1">
                        <a:spLocks noChangeArrowheads="1"/>
                      </wps:cNvSpPr>
                      <wps:spPr bwMode="auto">
                        <a:xfrm>
                          <a:off x="0" y="0"/>
                          <a:ext cx="702310" cy="752475"/>
                        </a:xfrm>
                        <a:prstGeom prst="rect">
                          <a:avLst/>
                        </a:prstGeom>
                        <a:solidFill>
                          <a:srgbClr val="FFFFFF"/>
                        </a:solidFill>
                        <a:ln>
                          <a:noFill/>
                        </a:ln>
                        <a:effectLst/>
                      </wps:spPr>
                      <wps:txbx>
                        <w:txbxContent>
                          <w:p w14:paraId="275C6580">
                            <w:pPr>
                              <w:jc w:val="left"/>
                            </w:pPr>
                            <w:r>
                              <w:rPr>
                                <w:rFonts w:hint="eastAsia" w:ascii="楷体_GB2312" w:eastAsia="楷体_GB2312"/>
                                <w:szCs w:val="21"/>
                              </w:rPr>
                              <w:t>按时支付工人工资</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4.85pt;height:59.25pt;width:55.3pt;z-index:251694080;mso-width-relative:page;mso-height-relative:page;" fillcolor="#FFFFFF" filled="t" stroked="f" coordsize="21600,21600" o:gfxdata="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0b2iNcAAAAIAQAADwAAAAAAAAABACAAAAAiAAAAZHJzL2Rvd25yZXYueG1sUEsBAhQAFAAAAAgA&#10;h07iQDoOMfUmAgAAPwQAAA4AAAAAAAAAAQAgAAAAJgEAAGRycy9lMm9Eb2MueG1sUEsFBgAAAAAG&#10;AAYAWQEAAL4FAAAAAA==&#10;">
                <v:fill on="t" focussize="0,0"/>
                <v:stroke on="f"/>
                <v:imagedata o:title=""/>
                <o:lock v:ext="edit" aspectratio="f"/>
                <v:textbox inset="0mm,0mm,0mm,0mm">
                  <w:txbxContent>
                    <w:p w14:paraId="275C6580">
                      <w:pPr>
                        <w:jc w:val="left"/>
                      </w:pPr>
                      <w:r>
                        <w:rPr>
                          <w:rFonts w:hint="eastAsia" w:ascii="楷体_GB2312" w:eastAsia="楷体_GB2312"/>
                          <w:szCs w:val="21"/>
                        </w:rPr>
                        <w:t>按时支付工人工资</w:t>
                      </w:r>
                    </w:p>
                  </w:txbxContent>
                </v:textbox>
              </v:shape>
            </w:pict>
          </mc:Fallback>
        </mc:AlternateContent>
      </w:r>
      <w:r>
        <w:t>5.2.</w:t>
      </w:r>
      <w:r>
        <w:rPr>
          <w:lang w:eastAsia="zh-CN"/>
        </w:rPr>
        <w:t>9</w:t>
      </w:r>
      <w:r>
        <w:t xml:space="preserve"> 承包人须遵守国家及地方法律、法规按时支付工人工资，不得拖欠和克扣，否则视为承包人违约。</w:t>
      </w:r>
    </w:p>
    <w:p w14:paraId="29F170D2">
      <w:pPr>
        <w:pStyle w:val="51"/>
        <w:ind w:left="-57" w:leftChars="-27" w:firstLine="340" w:firstLineChars="142"/>
        <w:rPr>
          <w:rFonts w:ascii="宋体" w:hAnsi="宋体" w:cs="Arial"/>
          <w:lang w:eastAsia="zh-CN"/>
        </w:rPr>
      </w:pPr>
      <w:r>
        <w:rPr>
          <w:rFonts w:hint="eastAsia" w:ascii="宋体" w:hAnsi="宋体" w:cs="Arial"/>
          <w:lang w:eastAsia="zh-CN"/>
        </w:rPr>
        <w:t>5.2.</w:t>
      </w:r>
      <w:r>
        <w:rPr>
          <w:rFonts w:ascii="宋体" w:hAnsi="宋体" w:cs="Arial"/>
          <w:lang w:eastAsia="zh-CN"/>
        </w:rPr>
        <w:t>9</w:t>
      </w:r>
      <w:r>
        <w:rPr>
          <w:rFonts w:hint="eastAsia" w:ascii="宋体" w:hAnsi="宋体" w:cs="Arial"/>
          <w:lang w:eastAsia="zh-CN"/>
        </w:rPr>
        <w:t>.1</w:t>
      </w:r>
      <w:r>
        <w:rPr>
          <w:rFonts w:hint="eastAsia" w:ascii="宋体" w:hAnsi="宋体" w:cs="Arial"/>
        </w:rPr>
        <w:t>对发包人支付的工程款，承包人须优先用于支付工人劳动报酬；</w:t>
      </w:r>
    </w:p>
    <w:p w14:paraId="2E8203C7">
      <w:pPr>
        <w:pStyle w:val="51"/>
        <w:ind w:left="849" w:leftChars="135" w:hanging="566" w:hangingChars="236"/>
        <w:rPr>
          <w:rFonts w:ascii="宋体" w:hAnsi="宋体" w:cs="Arial"/>
        </w:rPr>
      </w:pPr>
      <w:r>
        <w:rPr>
          <w:rFonts w:hint="eastAsia" w:ascii="宋体" w:hAnsi="宋体" w:cs="Arial"/>
          <w:lang w:eastAsia="zh-CN"/>
        </w:rPr>
        <w:t>5.2.</w:t>
      </w:r>
      <w:r>
        <w:rPr>
          <w:rFonts w:ascii="宋体" w:hAnsi="宋体" w:cs="Arial"/>
          <w:lang w:eastAsia="zh-CN"/>
        </w:rPr>
        <w:t>9</w:t>
      </w:r>
      <w:r>
        <w:rPr>
          <w:rFonts w:hint="eastAsia" w:ascii="宋体" w:hAnsi="宋体" w:cs="Arial"/>
          <w:lang w:eastAsia="zh-CN"/>
        </w:rPr>
        <w:t>.2</w:t>
      </w:r>
      <w:r>
        <w:rPr>
          <w:rFonts w:hint="eastAsia" w:ascii="宋体" w:hAnsi="宋体" w:cs="Arial"/>
        </w:rPr>
        <w:t>承包人有拖欠、克扣工人劳动报酬行为的，发包人有权采取下列任一或全部措施，承包人并应赔偿因此而给甲方造成的一切损失：</w:t>
      </w:r>
    </w:p>
    <w:p w14:paraId="4CD7BAD1">
      <w:pPr>
        <w:pStyle w:val="51"/>
        <w:ind w:left="836" w:leftChars="398" w:firstLine="12" w:firstLineChars="5"/>
        <w:rPr>
          <w:rFonts w:ascii="宋体" w:hAnsi="宋体" w:cs="Arial"/>
        </w:rPr>
      </w:pPr>
      <w:r>
        <w:rPr>
          <w:rFonts w:hint="eastAsia" w:ascii="宋体" w:hAnsi="宋体" w:cs="Arial"/>
        </w:rPr>
        <w:t>1）在承包方工程款（包括本协议约定之外的其他工程）中扣除相应款项，直接支付给承包方所属工人。</w:t>
      </w:r>
    </w:p>
    <w:p w14:paraId="0B26AF62">
      <w:pPr>
        <w:pStyle w:val="51"/>
        <w:ind w:left="836" w:leftChars="398" w:firstLine="12" w:firstLineChars="5"/>
        <w:rPr>
          <w:rFonts w:ascii="宋体" w:hAnsi="宋体" w:cs="Arial"/>
        </w:rPr>
      </w:pPr>
      <w:r>
        <w:rPr>
          <w:rFonts w:hint="eastAsia" w:ascii="宋体" w:hAnsi="宋体" w:cs="Arial"/>
        </w:rPr>
        <w:t>2）解除本合同。</w:t>
      </w:r>
    </w:p>
    <w:p w14:paraId="6622F2B4">
      <w:pPr>
        <w:pStyle w:val="51"/>
        <w:ind w:left="836" w:leftChars="398" w:firstLine="12" w:firstLineChars="5"/>
        <w:rPr>
          <w:rFonts w:ascii="宋体" w:hAnsi="宋体" w:cs="Arial"/>
        </w:rPr>
      </w:pPr>
      <w:r>
        <w:rPr>
          <w:rFonts w:hint="eastAsia" w:ascii="宋体" w:hAnsi="宋体" w:cs="Arial"/>
        </w:rPr>
        <w:t>3）按照政府部门的要求作出应急处理。</w:t>
      </w:r>
    </w:p>
    <w:p w14:paraId="65C5D4C1">
      <w:pPr>
        <w:pStyle w:val="51"/>
        <w:spacing w:after="0"/>
        <w:ind w:left="837" w:leftChars="113" w:hanging="600" w:hangingChars="250"/>
      </w:pPr>
      <w:r>
        <w:rPr>
          <w:lang w:val="en-US" w:eastAsia="zh-CN"/>
        </w:rPr>
        <mc:AlternateContent>
          <mc:Choice Requires="wps">
            <w:drawing>
              <wp:anchor distT="0" distB="0" distL="114300" distR="114300" simplePos="0" relativeHeight="251682816" behindDoc="0" locked="0" layoutInCell="1" allowOverlap="1">
                <wp:simplePos x="0" y="0"/>
                <wp:positionH relativeFrom="column">
                  <wp:posOffset>-685800</wp:posOffset>
                </wp:positionH>
                <wp:positionV relativeFrom="paragraph">
                  <wp:posOffset>0</wp:posOffset>
                </wp:positionV>
                <wp:extent cx="694690" cy="693420"/>
                <wp:effectExtent l="0" t="0" r="6985" b="0"/>
                <wp:wrapNone/>
                <wp:docPr id="169" name="文本框 169"/>
                <wp:cNvGraphicFramePr/>
                <a:graphic xmlns:a="http://schemas.openxmlformats.org/drawingml/2006/main">
                  <a:graphicData uri="http://schemas.microsoft.com/office/word/2010/wordprocessingShape">
                    <wps:wsp>
                      <wps:cNvSpPr txBox="1">
                        <a:spLocks noChangeArrowheads="1"/>
                      </wps:cNvSpPr>
                      <wps:spPr bwMode="auto">
                        <a:xfrm>
                          <a:off x="0" y="0"/>
                          <a:ext cx="694690" cy="693420"/>
                        </a:xfrm>
                        <a:prstGeom prst="rect">
                          <a:avLst/>
                        </a:prstGeom>
                        <a:solidFill>
                          <a:srgbClr val="FFFFFF"/>
                        </a:solidFill>
                        <a:ln>
                          <a:noFill/>
                        </a:ln>
                        <a:effectLst/>
                      </wps:spPr>
                      <wps:txbx>
                        <w:txbxContent>
                          <w:p w14:paraId="2E45C495">
                            <w:r>
                              <w:rPr>
                                <w:rFonts w:hint="eastAsia" w:ascii="楷体_GB2312" w:eastAsia="楷体_GB2312"/>
                                <w:szCs w:val="21"/>
                              </w:rPr>
                              <w:t>遵守发包人管理</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0pt;height:54.6pt;width:54.7pt;z-index:251682816;mso-width-relative:page;mso-height-relative:page;" fillcolor="#FFFFFF" filled="t" stroked="f" coordsize="21600,21600" o:gfxdata="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moFv9YAAAAHAQAADwAAAAAAAAABACAAAAAiAAAAZHJzL2Rvd25yZXYueG1sUEsBAhQAFAAAAAgA&#10;h07iQFsP3L8nAgAAPwQAAA4AAAAAAAAAAQAgAAAAJQEAAGRycy9lMm9Eb2MueG1sUEsFBgAAAAAG&#10;AAYAWQEAAL4FAAAAAA==&#10;">
                <v:fill on="t" focussize="0,0"/>
                <v:stroke on="f"/>
                <v:imagedata o:title=""/>
                <o:lock v:ext="edit" aspectratio="f"/>
                <v:textbox inset="0mm,0mm,0mm,0mm">
                  <w:txbxContent>
                    <w:p w14:paraId="2E45C495">
                      <w:r>
                        <w:rPr>
                          <w:rFonts w:hint="eastAsia" w:ascii="楷体_GB2312" w:eastAsia="楷体_GB2312"/>
                          <w:szCs w:val="21"/>
                        </w:rPr>
                        <w:t>遵守发包人管理</w:t>
                      </w:r>
                    </w:p>
                  </w:txbxContent>
                </v:textbox>
              </v:shape>
            </w:pict>
          </mc:Fallback>
        </mc:AlternateContent>
      </w:r>
      <w:r>
        <w:t>5.2.</w:t>
      </w:r>
      <w:r>
        <w:rPr>
          <w:lang w:eastAsia="zh-CN"/>
        </w:rPr>
        <w:t>10</w:t>
      </w:r>
      <w:r>
        <w:t xml:space="preserve"> 承包人需遵守发包人各项管理制度及现场管理规定，按照发包人规定的格式和标准在限定的时间内完成各项审批。</w:t>
      </w:r>
    </w:p>
    <w:p w14:paraId="717FE97F">
      <w:pPr>
        <w:pStyle w:val="51"/>
        <w:spacing w:after="0"/>
        <w:ind w:left="837" w:leftChars="113" w:hanging="600" w:hangingChars="250"/>
        <w:rPr>
          <w:rFonts w:ascii="宋体" w:hAnsi="宋体"/>
          <w:lang w:eastAsia="zh-CN"/>
        </w:rPr>
      </w:pPr>
      <w:r>
        <w:rPr>
          <w:rFonts w:hint="eastAsia"/>
        </w:rPr>
        <w:t>5.2.</w:t>
      </w:r>
      <w:r>
        <w:rPr>
          <w:lang w:eastAsia="zh-CN"/>
        </w:rPr>
        <w:t>11</w:t>
      </w:r>
      <w:r>
        <w:rPr>
          <w:rFonts w:hint="eastAsia" w:ascii="宋体" w:hAnsi="宋体"/>
        </w:rPr>
        <w:t>承包人须（或协助发包人）向当地有关政府部门，如市建设局、消防局、劳动局、环保局</w:t>
      </w:r>
      <w:r>
        <w:rPr>
          <w:rFonts w:hint="eastAsia" w:ascii="宋体" w:hAnsi="宋体"/>
          <w:lang w:eastAsia="zh-CN"/>
        </w:rPr>
        <w:t>、</w:t>
      </w:r>
      <w:r>
        <w:rPr>
          <w:rFonts w:hint="eastAsia" w:ascii="宋体" w:hAnsi="宋体"/>
        </w:rPr>
        <w:t>园林局等，或任何对本工程有管辖权的部门办理和提交图纸审批、洽商，获取批准及证书。</w:t>
      </w:r>
    </w:p>
    <w:p w14:paraId="532D90DE">
      <w:pPr>
        <w:pStyle w:val="51"/>
        <w:spacing w:after="0"/>
        <w:ind w:left="837" w:leftChars="113" w:hanging="600" w:hangingChars="250"/>
        <w:rPr>
          <w:lang w:eastAsia="zh-CN"/>
        </w:rPr>
      </w:pPr>
      <w:r>
        <w:rPr>
          <w:rFonts w:hint="eastAsia"/>
        </w:rPr>
        <w:t>5.2.1</w:t>
      </w:r>
      <w:r>
        <w:rPr>
          <w:lang w:eastAsia="zh-CN"/>
        </w:rPr>
        <w:t>2</w:t>
      </w:r>
      <w:r>
        <w:rPr>
          <w:rFonts w:hint="eastAsia" w:ascii="宋体" w:hAnsi="宋体"/>
        </w:rPr>
        <w:t>专用条款约定承包人须完成的其他工作。</w:t>
      </w:r>
      <w:r>
        <w:rPr>
          <w:rFonts w:hint="eastAsia" w:ascii="宋体" w:hAnsi="宋体"/>
          <w:lang w:eastAsia="zh-CN"/>
        </w:rPr>
        <w:t xml:space="preserve"> </w:t>
      </w:r>
    </w:p>
    <w:p w14:paraId="161B6580">
      <w:pPr>
        <w:pStyle w:val="50"/>
        <w:numPr>
          <w:ilvl w:val="0"/>
          <w:numId w:val="0"/>
        </w:numPr>
        <w:spacing w:before="120" w:after="120" w:line="360" w:lineRule="auto"/>
        <w:rPr>
          <w:szCs w:val="24"/>
        </w:rPr>
      </w:pPr>
      <w:bookmarkStart w:id="507" w:name="_Toc8833174"/>
      <w:bookmarkStart w:id="508" w:name="_Toc455151673"/>
      <w:bookmarkStart w:id="509" w:name="_Toc454555593"/>
      <w:bookmarkStart w:id="510" w:name="_Toc455134545"/>
      <w:r>
        <w:rPr>
          <w:szCs w:val="24"/>
        </w:rPr>
        <w:t>5.3承包人与总承包人工作</w:t>
      </w:r>
      <w:bookmarkEnd w:id="507"/>
      <w:bookmarkEnd w:id="508"/>
      <w:bookmarkEnd w:id="509"/>
      <w:bookmarkEnd w:id="510"/>
    </w:p>
    <w:p w14:paraId="3411929A">
      <w:pPr>
        <w:pStyle w:val="51"/>
        <w:tabs>
          <w:tab w:val="left" w:pos="900"/>
        </w:tabs>
        <w:spacing w:after="0"/>
        <w:ind w:left="899" w:leftChars="114" w:hanging="660" w:hangingChars="275"/>
        <w:rPr>
          <w:lang w:eastAsia="zh-CN"/>
        </w:rPr>
      </w:pPr>
      <w:r>
        <w:t>5.3.1</w:t>
      </w:r>
      <w:r>
        <w:tab/>
      </w:r>
      <w:r>
        <w:rPr>
          <w:rFonts w:hint="eastAsia"/>
          <w:lang w:eastAsia="zh-CN"/>
        </w:rPr>
        <w:t>承包人具有全面了解总承包人工程范围、工程规范、施工图纸等于本工程相关内容的义务</w:t>
      </w:r>
      <w:r>
        <w:t>。</w:t>
      </w:r>
      <w:r>
        <w:rPr>
          <w:rFonts w:hint="eastAsia"/>
          <w:lang w:eastAsia="zh-CN"/>
        </w:rPr>
        <w:t>承包人在对本工程进行深化设计或修补其交工缺陷时不得造成发包人及总承包人的损失，亦不得因本工程的施工造成总承包人验收风险或与总承包人的合同约定相违背。</w:t>
      </w:r>
    </w:p>
    <w:p w14:paraId="2131F324">
      <w:pPr>
        <w:pStyle w:val="51"/>
        <w:tabs>
          <w:tab w:val="left" w:pos="900"/>
        </w:tabs>
        <w:spacing w:after="0"/>
        <w:ind w:left="899" w:leftChars="114" w:hanging="660" w:hangingChars="275"/>
        <w:rPr>
          <w:lang w:eastAsia="zh-CN"/>
        </w:rPr>
      </w:pPr>
      <w:r>
        <w:t>5.3.</w:t>
      </w:r>
      <w:r>
        <w:rPr>
          <w:rFonts w:hint="eastAsia"/>
          <w:lang w:eastAsia="zh-CN"/>
        </w:rPr>
        <w:t>2</w:t>
      </w:r>
      <w:r>
        <w:tab/>
      </w:r>
      <w:r>
        <w:rPr>
          <w:rFonts w:hint="eastAsia"/>
          <w:lang w:eastAsia="zh-CN"/>
        </w:rPr>
        <w:t>承包人与总承包人是施工过程中互相负有保护对方权益及财产的责任，同时不得损害发包方利益及财产。</w:t>
      </w:r>
    </w:p>
    <w:p w14:paraId="144973B6">
      <w:pPr>
        <w:pStyle w:val="51"/>
        <w:tabs>
          <w:tab w:val="left" w:pos="900"/>
        </w:tabs>
        <w:spacing w:after="0"/>
        <w:ind w:left="899" w:leftChars="114" w:hanging="660" w:hangingChars="275"/>
        <w:rPr>
          <w:lang w:eastAsia="zh-CN"/>
        </w:rPr>
      </w:pPr>
      <w:r>
        <w:t>5.3.</w:t>
      </w:r>
      <w:r>
        <w:rPr>
          <w:rFonts w:hint="eastAsia"/>
          <w:lang w:eastAsia="zh-CN"/>
        </w:rPr>
        <w:t>3</w:t>
      </w:r>
      <w:r>
        <w:tab/>
      </w:r>
      <w:r>
        <w:rPr>
          <w:rFonts w:hint="eastAsia"/>
          <w:lang w:eastAsia="zh-CN"/>
        </w:rPr>
        <w:t xml:space="preserve">承包人在履行合同期间，除需服从发包人管理之外，还需要接受总承包人的统一管理，遵从总承包人的管理规定，按时参加发包人、监理方或总承包人组织的管理协调会议。承包人应及时了解并配合总承包人的工作进度计划，安排充足的人力、材料、机械等完成承包范围内的工作，遵守得到发包人认可的总承包人工程施工时间限制。同时，对于总承包人关于材料、设备进出场及材料、设备现场存放方面的一切规章制度都应严格遵守。 </w:t>
      </w:r>
    </w:p>
    <w:p w14:paraId="60E8D978">
      <w:pPr>
        <w:pStyle w:val="51"/>
        <w:tabs>
          <w:tab w:val="left" w:pos="900"/>
        </w:tabs>
        <w:spacing w:after="0"/>
        <w:ind w:left="899" w:leftChars="114" w:hanging="660" w:hangingChars="275"/>
        <w:rPr>
          <w:lang w:eastAsia="zh-CN"/>
        </w:rPr>
      </w:pPr>
      <w:r>
        <w:t>5.3.</w:t>
      </w:r>
      <w:r>
        <w:rPr>
          <w:rFonts w:hint="eastAsia"/>
          <w:lang w:eastAsia="zh-CN"/>
        </w:rPr>
        <w:t>4</w:t>
      </w:r>
      <w:r>
        <w:tab/>
      </w:r>
      <w:r>
        <w:rPr>
          <w:rFonts w:hint="eastAsia"/>
          <w:lang w:eastAsia="zh-CN"/>
        </w:rPr>
        <w:t>承包人应允许总承包人、发包人、监理人出于管理需要进入承包人施工场地及材料场地。</w:t>
      </w:r>
    </w:p>
    <w:p w14:paraId="5FEBADF4">
      <w:pPr>
        <w:pStyle w:val="51"/>
        <w:tabs>
          <w:tab w:val="left" w:pos="900"/>
        </w:tabs>
        <w:spacing w:after="0"/>
        <w:ind w:left="899" w:leftChars="114" w:hanging="660" w:hangingChars="275"/>
        <w:rPr>
          <w:lang w:eastAsia="zh-CN"/>
        </w:rPr>
      </w:pPr>
      <w:r>
        <w:t>5.3.</w:t>
      </w:r>
      <w:r>
        <w:rPr>
          <w:rFonts w:hint="eastAsia"/>
          <w:lang w:eastAsia="zh-CN"/>
        </w:rPr>
        <w:t>5</w:t>
      </w:r>
      <w:r>
        <w:tab/>
      </w:r>
      <w:r>
        <w:t>总承包人负责提供水</w:t>
      </w:r>
      <w:r>
        <w:rPr>
          <w:rFonts w:hint="eastAsia"/>
          <w:lang w:eastAsia="zh-CN"/>
        </w:rPr>
        <w:t>、</w:t>
      </w:r>
      <w:r>
        <w:t>电接驳口</w:t>
      </w:r>
      <w:r>
        <w:rPr>
          <w:rFonts w:hint="eastAsia"/>
          <w:lang w:eastAsia="zh-CN"/>
        </w:rPr>
        <w:t>，</w:t>
      </w:r>
      <w:r>
        <w:t>承包人的</w:t>
      </w:r>
      <w:r>
        <w:rPr>
          <w:rFonts w:hint="eastAsia"/>
          <w:lang w:eastAsia="zh-CN"/>
        </w:rPr>
        <w:t>水电费及</w:t>
      </w:r>
      <w:r>
        <w:t>用水、用电相关接驳费用均由承包人自行承担</w:t>
      </w:r>
      <w:r>
        <w:rPr>
          <w:rFonts w:hint="eastAsia"/>
          <w:lang w:eastAsia="zh-CN"/>
        </w:rPr>
        <w:t>。但是，</w:t>
      </w:r>
      <w:r>
        <w:t>本工程承包人及指定分包人均</w:t>
      </w:r>
      <w:r>
        <w:rPr>
          <w:rFonts w:hint="eastAsia"/>
          <w:lang w:eastAsia="zh-CN"/>
        </w:rPr>
        <w:t>无需</w:t>
      </w:r>
      <w:r>
        <w:t>再缴纳任何形式的水电费</w:t>
      </w:r>
      <w:r>
        <w:rPr>
          <w:rFonts w:hint="eastAsia"/>
          <w:lang w:eastAsia="zh-CN"/>
        </w:rPr>
        <w:t>管理费用或押金</w:t>
      </w:r>
      <w:r>
        <w:t>。如总承包人再向本工程承包人或指定分包人收取</w:t>
      </w:r>
      <w:r>
        <w:rPr>
          <w:rFonts w:hint="eastAsia"/>
          <w:lang w:eastAsia="zh-CN"/>
        </w:rPr>
        <w:t>水电费之外的其他管理费用或押金</w:t>
      </w:r>
      <w:r>
        <w:t>，则承包人有义务立即向发包人举报，由发包人进行处理，否则，因承包人擅自向总承包人缴纳水电费引起的相关争议，发包人概不承担相关协调义务，由承包人自行负责，合同金额亦不会因此而增加。承包人应合理使用水</w:t>
      </w:r>
      <w:r>
        <w:rPr>
          <w:rFonts w:hint="eastAsia"/>
          <w:lang w:eastAsia="zh-CN"/>
        </w:rPr>
        <w:t>、</w:t>
      </w:r>
      <w:r>
        <w:t>电，杜绝浪费。</w:t>
      </w:r>
    </w:p>
    <w:p w14:paraId="6F7D4FEA">
      <w:pPr>
        <w:pStyle w:val="51"/>
        <w:tabs>
          <w:tab w:val="left" w:pos="900"/>
        </w:tabs>
        <w:spacing w:after="0"/>
        <w:ind w:left="899" w:leftChars="114" w:hanging="660" w:hangingChars="275"/>
        <w:rPr>
          <w:lang w:eastAsia="zh-CN"/>
        </w:rPr>
      </w:pPr>
      <w:r>
        <w:t>5.3.</w:t>
      </w:r>
      <w:r>
        <w:rPr>
          <w:rFonts w:hint="eastAsia"/>
          <w:lang w:eastAsia="zh-CN"/>
        </w:rPr>
        <w:t>6</w:t>
      </w:r>
      <w:r>
        <w:tab/>
      </w:r>
      <w:r>
        <w:rPr>
          <w:rFonts w:hint="eastAsia"/>
          <w:lang w:eastAsia="zh-CN"/>
        </w:rPr>
        <w:t>施工期间</w:t>
      </w:r>
      <w:r>
        <w:t>在</w:t>
      </w:r>
      <w:r>
        <w:rPr>
          <w:rFonts w:hint="eastAsia"/>
          <w:lang w:eastAsia="zh-CN"/>
        </w:rPr>
        <w:t>发包人认可的地点</w:t>
      </w:r>
      <w:r>
        <w:t>设置垃圾堆放</w:t>
      </w:r>
      <w:r>
        <w:rPr>
          <w:rFonts w:hint="eastAsia"/>
          <w:lang w:eastAsia="zh-CN"/>
        </w:rPr>
        <w:t>处</w:t>
      </w:r>
      <w:r>
        <w:t>，并负责将垃圾清理到经发包人同意的总承包人指定地点。</w:t>
      </w:r>
    </w:p>
    <w:p w14:paraId="356FC1E3">
      <w:pPr>
        <w:pStyle w:val="51"/>
        <w:tabs>
          <w:tab w:val="left" w:pos="900"/>
        </w:tabs>
        <w:spacing w:after="0"/>
        <w:ind w:left="899" w:leftChars="114" w:hanging="660" w:hangingChars="275"/>
      </w:pPr>
      <w:r>
        <w:t>5.3.</w:t>
      </w:r>
      <w:r>
        <w:rPr>
          <w:rFonts w:hint="eastAsia"/>
          <w:lang w:eastAsia="zh-CN"/>
        </w:rPr>
        <w:t>7</w:t>
      </w:r>
      <w:r>
        <w:tab/>
      </w:r>
      <w:r>
        <w:t>本工程相关的总包配合管理费已由发包人支付给总承包人，本工程承包人</w:t>
      </w:r>
      <w:r>
        <w:rPr>
          <w:rFonts w:hint="eastAsia"/>
          <w:lang w:eastAsia="zh-CN"/>
        </w:rPr>
        <w:t>无</w:t>
      </w:r>
      <w:r>
        <w:t>需再向总承包人缴纳任何形式的配合费。总承包人对承包人的配合管理内容详见《专用条款》。</w:t>
      </w:r>
    </w:p>
    <w:p w14:paraId="1B6E014D">
      <w:pPr>
        <w:pStyle w:val="51"/>
        <w:tabs>
          <w:tab w:val="left" w:pos="900"/>
        </w:tabs>
        <w:spacing w:after="0"/>
        <w:ind w:left="899" w:leftChars="114" w:hanging="660" w:hangingChars="275"/>
      </w:pPr>
      <w:r>
        <w:t>5.3.</w:t>
      </w:r>
      <w:r>
        <w:rPr>
          <w:rFonts w:hint="eastAsia"/>
          <w:lang w:eastAsia="zh-CN"/>
        </w:rPr>
        <w:t>8</w:t>
      </w:r>
      <w:r>
        <w:tab/>
      </w:r>
      <w:r>
        <w:rPr>
          <w:rFonts w:hint="eastAsia"/>
          <w:lang w:eastAsia="zh-CN"/>
        </w:rPr>
        <w:t>承包人需</w:t>
      </w:r>
      <w:r>
        <w:t>承担以下责任来保障总承包人的权益不受损害：</w:t>
      </w:r>
    </w:p>
    <w:p w14:paraId="6634A6A9">
      <w:pPr>
        <w:pStyle w:val="51"/>
        <w:tabs>
          <w:tab w:val="left" w:pos="1440"/>
        </w:tabs>
        <w:spacing w:after="0"/>
        <w:ind w:left="1440" w:leftChars="429" w:hanging="539"/>
        <w:rPr>
          <w:lang w:eastAsia="zh-CN"/>
        </w:rPr>
      </w:pPr>
      <w:r>
        <w:t xml:space="preserve">(a) </w:t>
      </w:r>
      <w:r>
        <w:tab/>
      </w:r>
      <w:r>
        <w:t>任何因指定分包人</w:t>
      </w:r>
      <w:r>
        <w:rPr>
          <w:rFonts w:hint="eastAsia"/>
          <w:lang w:eastAsia="zh-CN"/>
        </w:rPr>
        <w:t>、直接分包人</w:t>
      </w:r>
      <w:r>
        <w:t>及其雇员或代理人的疏忽、失职包括不当使用本分包合同之《分包施工措施项目》中所述的脚手架等现场其它临时设施，从而造成的任何损失、赔偿或开支</w:t>
      </w:r>
      <w:r>
        <w:rPr>
          <w:rFonts w:hint="eastAsia"/>
          <w:lang w:eastAsia="zh-CN"/>
        </w:rPr>
        <w:t>的；</w:t>
      </w:r>
    </w:p>
    <w:p w14:paraId="0CEA8A5F">
      <w:pPr>
        <w:pStyle w:val="51"/>
        <w:tabs>
          <w:tab w:val="left" w:pos="1440"/>
        </w:tabs>
        <w:spacing w:after="0"/>
        <w:ind w:left="1440" w:leftChars="429" w:hanging="539"/>
        <w:rPr>
          <w:lang w:eastAsia="zh-CN"/>
        </w:rPr>
      </w:pPr>
      <w:r>
        <w:rPr>
          <w:rFonts w:hint="eastAsia"/>
          <w:lang w:eastAsia="zh-CN"/>
        </w:rPr>
        <w:t>（b）因人员管理不当或施工不当造成总承包人设备及材料等财产损失的。</w:t>
      </w:r>
      <w:bookmarkStart w:id="961" w:name="_GoBack"/>
      <w:bookmarkEnd w:id="961"/>
    </w:p>
    <w:p w14:paraId="1CCB2459">
      <w:pPr>
        <w:pStyle w:val="4"/>
        <w:spacing w:before="120" w:after="120" w:line="360" w:lineRule="auto"/>
        <w:rPr>
          <w:sz w:val="28"/>
          <w:szCs w:val="28"/>
        </w:rPr>
      </w:pPr>
      <w:bookmarkStart w:id="511" w:name="_Toc454555594"/>
      <w:bookmarkStart w:id="512" w:name="_Toc357434449"/>
      <w:bookmarkStart w:id="513" w:name="_Toc455151674"/>
      <w:bookmarkStart w:id="514" w:name="_Toc144869898"/>
      <w:bookmarkStart w:id="515" w:name="_Toc455134546"/>
      <w:bookmarkStart w:id="516" w:name="_Toc122080277"/>
      <w:bookmarkStart w:id="517" w:name="_Toc8833175"/>
      <w:r>
        <w:rPr>
          <w:sz w:val="28"/>
          <w:szCs w:val="28"/>
        </w:rPr>
        <w:t>6、转让、分包和独立工程</w:t>
      </w:r>
      <w:bookmarkEnd w:id="511"/>
      <w:bookmarkEnd w:id="512"/>
      <w:bookmarkEnd w:id="513"/>
      <w:bookmarkEnd w:id="514"/>
      <w:bookmarkEnd w:id="515"/>
      <w:bookmarkEnd w:id="516"/>
      <w:bookmarkEnd w:id="517"/>
    </w:p>
    <w:p w14:paraId="383E28E6">
      <w:pPr>
        <w:pStyle w:val="50"/>
        <w:numPr>
          <w:ilvl w:val="0"/>
          <w:numId w:val="0"/>
        </w:numPr>
        <w:spacing w:before="120" w:after="120" w:line="360" w:lineRule="auto"/>
        <w:rPr>
          <w:szCs w:val="24"/>
        </w:rPr>
      </w:pPr>
      <w:commentRangeStart w:id="20"/>
      <w:bookmarkStart w:id="518" w:name="_Toc455134547"/>
      <w:bookmarkStart w:id="519" w:name="_Toc78880755"/>
      <w:bookmarkStart w:id="520" w:name="_Toc144869899"/>
      <w:bookmarkStart w:id="521" w:name="_Toc454555595"/>
      <w:bookmarkStart w:id="522" w:name="_Toc78940623"/>
      <w:bookmarkStart w:id="523" w:name="_Toc357434450"/>
      <w:bookmarkStart w:id="524" w:name="_Toc8833176"/>
      <w:bookmarkStart w:id="525" w:name="_Toc455151675"/>
      <w:bookmarkStart w:id="526" w:name="_Toc78944602"/>
      <w:bookmarkStart w:id="527" w:name="_Toc122080278"/>
      <w:r>
        <w:rPr>
          <w:szCs w:val="24"/>
        </w:rPr>
        <w:t>6.1 转让</w:t>
      </w:r>
      <w:bookmarkEnd w:id="518"/>
      <w:bookmarkEnd w:id="519"/>
      <w:bookmarkEnd w:id="520"/>
      <w:bookmarkEnd w:id="521"/>
      <w:bookmarkEnd w:id="522"/>
      <w:bookmarkEnd w:id="523"/>
      <w:bookmarkEnd w:id="524"/>
      <w:bookmarkEnd w:id="525"/>
      <w:bookmarkEnd w:id="526"/>
      <w:bookmarkEnd w:id="527"/>
    </w:p>
    <w:p w14:paraId="43B3CCBB">
      <w:pPr>
        <w:pStyle w:val="51"/>
        <w:ind w:left="837" w:leftChars="113" w:hanging="600" w:hangingChars="250"/>
      </w:pPr>
      <w:r>
        <w:t>6.1.1 承包人不得将本合同或其中任何部分转让给其他单位或个人。</w:t>
      </w:r>
      <w:commentRangeEnd w:id="20"/>
      <w:r>
        <w:commentReference w:id="20"/>
      </w:r>
    </w:p>
    <w:p w14:paraId="63C1FF38">
      <w:pPr>
        <w:pStyle w:val="50"/>
        <w:numPr>
          <w:ilvl w:val="0"/>
          <w:numId w:val="0"/>
        </w:numPr>
        <w:spacing w:before="120" w:after="120" w:line="360" w:lineRule="auto"/>
        <w:rPr>
          <w:szCs w:val="24"/>
        </w:rPr>
      </w:pPr>
      <w:bookmarkStart w:id="528" w:name="_Toc78940624"/>
      <w:bookmarkStart w:id="529" w:name="_Toc78944603"/>
      <w:bookmarkStart w:id="530" w:name="_Toc78880756"/>
      <w:bookmarkStart w:id="531" w:name="_Toc455134548"/>
      <w:bookmarkStart w:id="532" w:name="_Toc357434451"/>
      <w:bookmarkStart w:id="533" w:name="_Toc8833177"/>
      <w:bookmarkStart w:id="534" w:name="_Toc144869900"/>
      <w:bookmarkStart w:id="535" w:name="_Toc455151676"/>
      <w:bookmarkStart w:id="536" w:name="_Toc122080279"/>
      <w:bookmarkStart w:id="537" w:name="_Toc454555596"/>
      <w:r>
        <w:rPr>
          <w:szCs w:val="24"/>
        </w:rPr>
        <w:t>6.2 分包</w:t>
      </w:r>
      <w:bookmarkEnd w:id="528"/>
      <w:bookmarkEnd w:id="529"/>
      <w:bookmarkEnd w:id="530"/>
      <w:r>
        <w:rPr>
          <w:szCs w:val="24"/>
        </w:rPr>
        <w:t>（包括自行分包和指定分包）</w:t>
      </w:r>
      <w:bookmarkEnd w:id="531"/>
      <w:bookmarkEnd w:id="532"/>
      <w:bookmarkEnd w:id="533"/>
      <w:bookmarkEnd w:id="534"/>
      <w:bookmarkEnd w:id="535"/>
      <w:bookmarkEnd w:id="536"/>
      <w:bookmarkEnd w:id="537"/>
    </w:p>
    <w:p w14:paraId="2468E6A8">
      <w:pPr>
        <w:pStyle w:val="51"/>
        <w:spacing w:after="0"/>
        <w:ind w:left="839" w:leftChars="113" w:hanging="602" w:hangingChars="250"/>
        <w:rPr>
          <w:b/>
        </w:rPr>
      </w:pPr>
      <w:bookmarkStart w:id="538" w:name="_Toc144869901"/>
      <w:bookmarkStart w:id="539" w:name="_Toc122080280"/>
      <w:r>
        <w:rPr>
          <w:b/>
        </w:rPr>
        <w:t>6.2.1 自行分包</w:t>
      </w:r>
      <w:bookmarkEnd w:id="538"/>
      <w:bookmarkEnd w:id="539"/>
    </w:p>
    <w:p w14:paraId="6765704E">
      <w:pPr>
        <w:pStyle w:val="51"/>
        <w:spacing w:after="0"/>
        <w:ind w:left="959" w:leftChars="114" w:hanging="720" w:hangingChars="300"/>
      </w:pPr>
      <w:r>
        <w:rPr>
          <w:lang w:val="en-US" w:eastAsia="zh-CN"/>
        </w:rPr>
        <mc:AlternateContent>
          <mc:Choice Requires="wps">
            <w:drawing>
              <wp:anchor distT="0" distB="0" distL="114300" distR="114300" simplePos="0" relativeHeight="251695104" behindDoc="0" locked="0" layoutInCell="1" allowOverlap="1">
                <wp:simplePos x="0" y="0"/>
                <wp:positionH relativeFrom="column">
                  <wp:posOffset>-720090</wp:posOffset>
                </wp:positionH>
                <wp:positionV relativeFrom="paragraph">
                  <wp:posOffset>580390</wp:posOffset>
                </wp:positionV>
                <wp:extent cx="774065" cy="505460"/>
                <wp:effectExtent l="0" t="0" r="1905" b="6350"/>
                <wp:wrapNone/>
                <wp:docPr id="168" name="文本框 168"/>
                <wp:cNvGraphicFramePr/>
                <a:graphic xmlns:a="http://schemas.openxmlformats.org/drawingml/2006/main">
                  <a:graphicData uri="http://schemas.microsoft.com/office/word/2010/wordprocessingShape">
                    <wps:wsp>
                      <wps:cNvSpPr txBox="1">
                        <a:spLocks noChangeArrowheads="1"/>
                      </wps:cNvSpPr>
                      <wps:spPr bwMode="auto">
                        <a:xfrm>
                          <a:off x="0" y="0"/>
                          <a:ext cx="774065" cy="505460"/>
                        </a:xfrm>
                        <a:prstGeom prst="rect">
                          <a:avLst/>
                        </a:prstGeom>
                        <a:solidFill>
                          <a:srgbClr val="FFFFFF"/>
                        </a:solidFill>
                        <a:ln>
                          <a:noFill/>
                        </a:ln>
                        <a:effectLst/>
                      </wps:spPr>
                      <wps:txbx>
                        <w:txbxContent>
                          <w:p w14:paraId="414AA277">
                            <w:pPr>
                              <w:jc w:val="left"/>
                              <w:rPr>
                                <w:rFonts w:ascii="楷体_GB2312" w:eastAsia="楷体_GB2312"/>
                                <w:szCs w:val="21"/>
                              </w:rPr>
                            </w:pPr>
                            <w:r>
                              <w:rPr>
                                <w:rFonts w:hint="eastAsia" w:ascii="楷体_GB2312" w:eastAsia="楷体_GB2312"/>
                                <w:szCs w:val="21"/>
                              </w:rPr>
                              <w:t>自行分包的前提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5.7pt;height:39.8pt;width:60.95pt;z-index:251695104;mso-width-relative:page;mso-height-relative:page;" fillcolor="#FFFFFF" filled="t" stroked="f" coordsize="21600,21600" o:gfxdata="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E2lgF2AAAAAkBAAAPAAAAAAAAAAEAIAAAACIAAABkcnMvZG93bnJldi54bWxQSwECFAAUAAAA&#10;CACHTuJA1X5yvCcCAAA/BAAADgAAAAAAAAABACAAAAAnAQAAZHJzL2Uyb0RvYy54bWxQSwUGAAAA&#10;AAYABgBZAQAAwAUAAAAA&#10;">
                <v:fill on="t" focussize="0,0"/>
                <v:stroke on="f"/>
                <v:imagedata o:title=""/>
                <o:lock v:ext="edit" aspectratio="f"/>
                <v:textbox inset="0mm,0mm,0mm,0mm">
                  <w:txbxContent>
                    <w:p w14:paraId="414AA277">
                      <w:pPr>
                        <w:jc w:val="left"/>
                        <w:rPr>
                          <w:rFonts w:ascii="楷体_GB2312" w:eastAsia="楷体_GB2312"/>
                          <w:szCs w:val="21"/>
                        </w:rPr>
                      </w:pPr>
                      <w:r>
                        <w:rPr>
                          <w:rFonts w:hint="eastAsia" w:ascii="楷体_GB2312" w:eastAsia="楷体_GB2312"/>
                          <w:szCs w:val="21"/>
                        </w:rPr>
                        <w:t>自行分包的前提</w:t>
                      </w:r>
                    </w:p>
                  </w:txbxContent>
                </v:textbox>
              </v:shape>
            </w:pict>
          </mc:Fallback>
        </mc:AlternateContent>
      </w:r>
      <w:r>
        <w:rPr>
          <w:lang w:val="en-US" w:eastAsia="zh-CN"/>
        </w:rPr>
        <mc:AlternateContent>
          <mc:Choice Requires="wps">
            <w:drawing>
              <wp:anchor distT="0" distB="0" distL="114300" distR="114300" simplePos="0" relativeHeight="251697152" behindDoc="0" locked="0" layoutInCell="1" allowOverlap="1">
                <wp:simplePos x="0" y="0"/>
                <wp:positionH relativeFrom="column">
                  <wp:posOffset>-720090</wp:posOffset>
                </wp:positionH>
                <wp:positionV relativeFrom="paragraph">
                  <wp:posOffset>53975</wp:posOffset>
                </wp:positionV>
                <wp:extent cx="685800" cy="335280"/>
                <wp:effectExtent l="0" t="0" r="7620" b="3175"/>
                <wp:wrapNone/>
                <wp:docPr id="167" name="文本框 167"/>
                <wp:cNvGraphicFramePr/>
                <a:graphic xmlns:a="http://schemas.openxmlformats.org/drawingml/2006/main">
                  <a:graphicData uri="http://schemas.microsoft.com/office/word/2010/wordprocessingShape">
                    <wps:wsp>
                      <wps:cNvSpPr txBox="1">
                        <a:spLocks noChangeArrowheads="1"/>
                      </wps:cNvSpPr>
                      <wps:spPr bwMode="auto">
                        <a:xfrm>
                          <a:off x="0" y="0"/>
                          <a:ext cx="685800" cy="335280"/>
                        </a:xfrm>
                        <a:prstGeom prst="rect">
                          <a:avLst/>
                        </a:prstGeom>
                        <a:solidFill>
                          <a:srgbClr val="FFFFFF"/>
                        </a:solidFill>
                        <a:ln>
                          <a:noFill/>
                        </a:ln>
                        <a:effectLst/>
                      </wps:spPr>
                      <wps:txbx>
                        <w:txbxContent>
                          <w:p w14:paraId="3EA4663D">
                            <w:pPr>
                              <w:snapToGrid w:val="0"/>
                              <w:jc w:val="left"/>
                            </w:pPr>
                            <w:r>
                              <w:rPr>
                                <w:rFonts w:hint="eastAsia" w:ascii="楷体_GB2312" w:eastAsia="楷体_GB2312"/>
                                <w:szCs w:val="21"/>
                              </w:rPr>
                              <w:t>不得转包</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26.4pt;width:54pt;z-index:251697152;mso-width-relative:page;mso-height-relative:page;" fillcolor="#FFFFFF" filled="t" stroked="f" coordsize="21600,21600" o:gfxdata="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sn1mLXAAAACAEAAA8AAAAAAAAAAQAgAAAAIgAAAGRycy9kb3ducmV2LnhtbFBLAQIUABQAAAAI&#10;AIdO4kBTXt/rJwIAAD8EAAAOAAAAAAAAAAEAIAAAACYBAABkcnMvZTJvRG9jLnhtbFBLBQYAAAAA&#10;BgAGAFkBAAC/BQAAAAA=&#10;">
                <v:fill on="t" focussize="0,0"/>
                <v:stroke on="f"/>
                <v:imagedata o:title=""/>
                <o:lock v:ext="edit" aspectratio="f"/>
                <v:textbox inset="0mm,0mm,0mm,0mm">
                  <w:txbxContent>
                    <w:p w14:paraId="3EA4663D">
                      <w:pPr>
                        <w:snapToGrid w:val="0"/>
                        <w:jc w:val="left"/>
                      </w:pPr>
                      <w:r>
                        <w:rPr>
                          <w:rFonts w:hint="eastAsia" w:ascii="楷体_GB2312" w:eastAsia="楷体_GB2312"/>
                          <w:szCs w:val="21"/>
                        </w:rPr>
                        <w:t>不得转包</w:t>
                      </w:r>
                    </w:p>
                  </w:txbxContent>
                </v:textbox>
              </v:shape>
            </w:pict>
          </mc:Fallback>
        </mc:AlternateContent>
      </w:r>
      <w:r>
        <w:t>6.2.1.1 承包人不得将本</w:t>
      </w:r>
      <w:r>
        <w:rPr>
          <w:rFonts w:hint="eastAsia"/>
          <w:lang w:eastAsia="zh-CN"/>
        </w:rPr>
        <w:t>工程</w:t>
      </w:r>
      <w:r>
        <w:t>转包，如发生，发包人有权解除合同，承包人应承担由此造成的发包人的所有损失。</w:t>
      </w:r>
    </w:p>
    <w:p w14:paraId="39923FCC">
      <w:pPr>
        <w:pStyle w:val="51"/>
        <w:spacing w:after="0"/>
        <w:ind w:left="959" w:leftChars="114" w:hanging="720" w:hangingChars="300"/>
      </w:pPr>
      <w:r>
        <w:t>6.2.1.2 如果承包人没有承担某专业工程的承建资质，承包人须按</w:t>
      </w:r>
      <w:r>
        <w:rPr>
          <w:rFonts w:hint="eastAsia"/>
          <w:lang w:eastAsia="zh-CN"/>
        </w:rPr>
        <w:t>本协议的</w:t>
      </w:r>
      <w:r>
        <w:t>的约定将该专业工程</w:t>
      </w:r>
      <w:r>
        <w:rPr>
          <w:rFonts w:hint="eastAsia"/>
          <w:lang w:eastAsia="zh-CN"/>
        </w:rPr>
        <w:t>通过合法程序</w:t>
      </w:r>
      <w:r>
        <w:t>进行分包，分包人必须具备承建该类工程的资质条件。</w:t>
      </w:r>
    </w:p>
    <w:p w14:paraId="3AA63852">
      <w:pPr>
        <w:pStyle w:val="51"/>
        <w:spacing w:after="0"/>
        <w:ind w:left="1352" w:leftChars="476" w:hanging="352" w:hangingChars="147"/>
      </w:pPr>
      <w:bookmarkStart w:id="540" w:name="_Toc122080281"/>
      <w:bookmarkStart w:id="541" w:name="_Toc144869902"/>
      <w:r>
        <w:rPr>
          <w:lang w:val="en-US" w:eastAsia="zh-CN"/>
        </w:rPr>
        <mc:AlternateContent>
          <mc:Choice Requires="wps">
            <w:drawing>
              <wp:anchor distT="0" distB="0" distL="114300" distR="114300" simplePos="0" relativeHeight="251819008" behindDoc="0" locked="0" layoutInCell="1" allowOverlap="1">
                <wp:simplePos x="0" y="0"/>
                <wp:positionH relativeFrom="column">
                  <wp:posOffset>-728980</wp:posOffset>
                </wp:positionH>
                <wp:positionV relativeFrom="paragraph">
                  <wp:posOffset>5080</wp:posOffset>
                </wp:positionV>
                <wp:extent cx="702310" cy="270510"/>
                <wp:effectExtent l="0" t="0" r="7620" b="1905"/>
                <wp:wrapNone/>
                <wp:docPr id="166" name="文本框 166"/>
                <wp:cNvGraphicFramePr/>
                <a:graphic xmlns:a="http://schemas.openxmlformats.org/drawingml/2006/main">
                  <a:graphicData uri="http://schemas.microsoft.com/office/word/2010/wordprocessingShape">
                    <wps:wsp>
                      <wps:cNvSpPr txBox="1">
                        <a:spLocks noChangeArrowheads="1"/>
                      </wps:cNvSpPr>
                      <wps:spPr bwMode="auto">
                        <a:xfrm>
                          <a:off x="0" y="0"/>
                          <a:ext cx="702310" cy="270510"/>
                        </a:xfrm>
                        <a:prstGeom prst="rect">
                          <a:avLst/>
                        </a:prstGeom>
                        <a:solidFill>
                          <a:srgbClr val="FFFFFF"/>
                        </a:solidFill>
                        <a:ln>
                          <a:noFill/>
                        </a:ln>
                        <a:effectLst/>
                      </wps:spPr>
                      <wps:txbx>
                        <w:txbxContent>
                          <w:p w14:paraId="5B5A2D9D">
                            <w:pPr>
                              <w:jc w:val="left"/>
                            </w:pPr>
                            <w:r>
                              <w:rPr>
                                <w:rFonts w:hint="eastAsia" w:ascii="楷体_GB2312" w:eastAsia="楷体_GB2312"/>
                                <w:szCs w:val="21"/>
                              </w:rPr>
                              <w:t>禁止再分包</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pt;margin-top:0.4pt;height:21.3pt;width:55.3pt;z-index:251819008;mso-width-relative:page;mso-height-relative:page;" fillcolor="#FFFFFF" filled="t" stroked="f" coordsize="21600,21600" o:gfxdata="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pg&#10;pWXXAAAABwEAAA8AAAAAAAAAAQAgAAAAIgAAAGRycy9kb3ducmV2LnhtbFBLAQIUABQAAAAIAIdO&#10;4kDS2Q31JAIAAD8EAAAOAAAAAAAAAAEAIAAAACYBAABkcnMvZTJvRG9jLnhtbFBLBQYAAAAABgAG&#10;AFkBAAC8BQAAAAA=&#10;">
                <v:fill on="t" focussize="0,0"/>
                <v:stroke on="f"/>
                <v:imagedata o:title=""/>
                <o:lock v:ext="edit" aspectratio="f"/>
                <v:textbox inset="0mm,0mm,0mm,0mm">
                  <w:txbxContent>
                    <w:p w14:paraId="5B5A2D9D">
                      <w:pPr>
                        <w:jc w:val="left"/>
                      </w:pPr>
                      <w:r>
                        <w:rPr>
                          <w:rFonts w:hint="eastAsia" w:ascii="楷体_GB2312" w:eastAsia="楷体_GB2312"/>
                          <w:szCs w:val="21"/>
                        </w:rPr>
                        <w:t>禁止再分包</w:t>
                      </w:r>
                    </w:p>
                  </w:txbxContent>
                </v:textbox>
              </v:shape>
            </w:pict>
          </mc:Fallback>
        </mc:AlternateContent>
      </w:r>
      <w:r>
        <w:t>(1)承包人应禁止其分包人将分包工程的任何部分再分包。</w:t>
      </w:r>
    </w:p>
    <w:p w14:paraId="15CB7902">
      <w:pPr>
        <w:pStyle w:val="51"/>
        <w:spacing w:after="0"/>
        <w:ind w:left="1352" w:leftChars="476" w:hanging="352" w:hangingChars="147"/>
      </w:pPr>
      <w:r>
        <w:rPr>
          <w:lang w:val="en-US" w:eastAsia="zh-CN"/>
        </w:rPr>
        <mc:AlternateContent>
          <mc:Choice Requires="wps">
            <w:drawing>
              <wp:anchor distT="0" distB="0" distL="114300" distR="114300" simplePos="0" relativeHeight="251816960" behindDoc="0" locked="0" layoutInCell="1" allowOverlap="1">
                <wp:simplePos x="0" y="0"/>
                <wp:positionH relativeFrom="column">
                  <wp:posOffset>-728980</wp:posOffset>
                </wp:positionH>
                <wp:positionV relativeFrom="paragraph">
                  <wp:posOffset>218440</wp:posOffset>
                </wp:positionV>
                <wp:extent cx="737870" cy="449580"/>
                <wp:effectExtent l="0" t="0" r="5080" b="4445"/>
                <wp:wrapNone/>
                <wp:docPr id="165" name="文本框 165"/>
                <wp:cNvGraphicFramePr/>
                <a:graphic xmlns:a="http://schemas.openxmlformats.org/drawingml/2006/main">
                  <a:graphicData uri="http://schemas.microsoft.com/office/word/2010/wordprocessingShape">
                    <wps:wsp>
                      <wps:cNvSpPr txBox="1">
                        <a:spLocks noChangeArrowheads="1"/>
                      </wps:cNvSpPr>
                      <wps:spPr bwMode="auto">
                        <a:xfrm>
                          <a:off x="0" y="0"/>
                          <a:ext cx="737870" cy="449580"/>
                        </a:xfrm>
                        <a:prstGeom prst="rect">
                          <a:avLst/>
                        </a:prstGeom>
                        <a:solidFill>
                          <a:srgbClr val="FFFFFF"/>
                        </a:solidFill>
                        <a:ln>
                          <a:noFill/>
                        </a:ln>
                        <a:effectLst/>
                      </wps:spPr>
                      <wps:txbx>
                        <w:txbxContent>
                          <w:p w14:paraId="40AB1584">
                            <w:pPr>
                              <w:jc w:val="left"/>
                              <w:rPr>
                                <w:rFonts w:ascii="楷体_GB2312" w:eastAsia="楷体_GB2312"/>
                                <w:szCs w:val="21"/>
                              </w:rPr>
                            </w:pPr>
                            <w:r>
                              <w:rPr>
                                <w:rFonts w:hint="eastAsia" w:ascii="楷体_GB2312" w:eastAsia="楷体_GB2312"/>
                                <w:szCs w:val="21"/>
                              </w:rPr>
                              <w:t>自行分包的原则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pt;margin-top:17.2pt;height:35.4pt;width:58.1pt;z-index:251816960;mso-width-relative:page;mso-height-relative:page;" fillcolor="#FFFFFF" filled="t" stroked="f" coordsize="21600,21600" o:gfxdata="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9JB1ddgAAAAJAQAADwAAAAAAAAABACAAAAAiAAAAZHJzL2Rvd25yZXYueG1sUEsBAhQAFAAA&#10;AAgAh07iQCURAQsoAgAAPwQAAA4AAAAAAAAAAQAgAAAAJwEAAGRycy9lMm9Eb2MueG1sUEsFBgAA&#10;AAAGAAYAWQEAAMEFAAAAAA==&#10;">
                <v:fill on="t" focussize="0,0"/>
                <v:stroke on="f"/>
                <v:imagedata o:title=""/>
                <o:lock v:ext="edit" aspectratio="f"/>
                <v:textbox inset="0mm,0mm,0mm,0mm">
                  <w:txbxContent>
                    <w:p w14:paraId="40AB1584">
                      <w:pPr>
                        <w:jc w:val="left"/>
                        <w:rPr>
                          <w:rFonts w:ascii="楷体_GB2312" w:eastAsia="楷体_GB2312"/>
                          <w:szCs w:val="21"/>
                        </w:rPr>
                      </w:pPr>
                      <w:r>
                        <w:rPr>
                          <w:rFonts w:hint="eastAsia" w:ascii="楷体_GB2312" w:eastAsia="楷体_GB2312"/>
                          <w:szCs w:val="21"/>
                        </w:rPr>
                        <w:t>自行分包的原则</w:t>
                      </w:r>
                    </w:p>
                  </w:txbxContent>
                </v:textbox>
              </v:shape>
            </w:pict>
          </mc:Fallback>
        </mc:AlternateContent>
      </w:r>
      <w:r>
        <w:t>(2)承包人不得将全部工程肢解分包。其它要求和原则如下：</w:t>
      </w:r>
    </w:p>
    <w:p w14:paraId="39EE05B0">
      <w:pPr>
        <w:pStyle w:val="51"/>
        <w:spacing w:after="0"/>
        <w:ind w:left="2021" w:leftChars="692" w:hanging="568" w:hangingChars="237"/>
      </w:pPr>
      <w:r>
        <w:t>i.</w:t>
      </w:r>
      <w:r>
        <w:tab/>
      </w:r>
      <w:r>
        <w:t>承包人将其承包范围内的部分工程进行自行分包，须在投标报价时详列说明，并将预备分包人的营业执照、资质证书、承接业务许可证、其它文件/证书的副本作为投标文件的组成部分提交</w:t>
      </w:r>
      <w:r>
        <w:rPr>
          <w:rFonts w:hint="eastAsia"/>
        </w:rPr>
        <w:t>，发包人仅将前述资质文件留档备查，不作实质审查，承包人对所提交资料负责</w:t>
      </w:r>
      <w:r>
        <w:t>。</w:t>
      </w:r>
    </w:p>
    <w:p w14:paraId="7B5D011C">
      <w:pPr>
        <w:pStyle w:val="51"/>
        <w:spacing w:after="0"/>
        <w:ind w:left="2021" w:leftChars="692" w:hanging="568" w:hangingChars="237"/>
      </w:pPr>
      <w:r>
        <w:t>ii.</w:t>
      </w:r>
      <w:r>
        <w:tab/>
      </w:r>
      <w:r>
        <w:t>承包人的自行分包人一旦经发包人确认，承包人不得更换。</w:t>
      </w:r>
      <w:r>
        <w:rPr>
          <w:rFonts w:hint="eastAsia"/>
        </w:rPr>
        <w:t>承包人将其承包范围内的部分工程进行分包</w:t>
      </w:r>
      <w:r>
        <w:t>的</w:t>
      </w:r>
      <w:r>
        <w:rPr>
          <w:rFonts w:hint="eastAsia"/>
        </w:rPr>
        <w:t>，不应解除合同约定的承包人</w:t>
      </w:r>
      <w:r>
        <w:rPr>
          <w:rFonts w:hint="eastAsia" w:ascii="宋体" w:hAnsi="宋体"/>
        </w:rPr>
        <w:t>应承担</w:t>
      </w:r>
      <w:r>
        <w:rPr>
          <w:rFonts w:hint="eastAsia"/>
        </w:rPr>
        <w:t>的任何责任和义务。</w:t>
      </w:r>
    </w:p>
    <w:p w14:paraId="3A0076A6">
      <w:pPr>
        <w:pStyle w:val="51"/>
        <w:spacing w:after="0"/>
        <w:ind w:left="2021" w:leftChars="692" w:hanging="568" w:hangingChars="237"/>
      </w:pPr>
      <w:r>
        <w:t>iii.</w:t>
      </w:r>
      <w:r>
        <w:tab/>
      </w:r>
      <w:r>
        <w:t>若承包人中标后想另行确定其自行分包人，替换投标时提交并经发包人确认的预备自行分包人，必须在分包前至少21天将相关资料报发包人，经发包人</w:t>
      </w:r>
      <w:r>
        <w:rPr>
          <w:rFonts w:hint="eastAsia"/>
          <w:lang w:eastAsia="zh-CN"/>
        </w:rPr>
        <w:t>书面</w:t>
      </w:r>
      <w:r>
        <w:t>批准同意后方可替换，否则视为无效。</w:t>
      </w:r>
    </w:p>
    <w:p w14:paraId="3ED4924D">
      <w:pPr>
        <w:pStyle w:val="51"/>
        <w:spacing w:after="0"/>
        <w:ind w:left="2021" w:leftChars="692" w:hanging="568" w:hangingChars="237"/>
      </w:pPr>
      <w:r>
        <w:t>iv.</w:t>
      </w:r>
      <w:r>
        <w:tab/>
      </w:r>
      <w:r>
        <w:t>当本合同承包人的雇用终止时（不论任何原因），</w:t>
      </w:r>
      <w:r>
        <w:rPr>
          <w:rFonts w:hint="eastAsia" w:ascii="宋体" w:hAnsi="宋体"/>
        </w:rPr>
        <w:t>分包人的各对应分包合同亦应随即终止。但</w:t>
      </w:r>
      <w:r>
        <w:rPr>
          <w:rFonts w:ascii="宋体" w:hAnsi="宋体"/>
        </w:rPr>
        <w:t>应</w:t>
      </w:r>
      <w:r>
        <w:rPr>
          <w:rFonts w:hint="eastAsia" w:ascii="宋体" w:hAnsi="宋体"/>
        </w:rPr>
        <w:t>按照</w:t>
      </w:r>
      <w:r>
        <w:rPr>
          <w:rFonts w:hint="eastAsia" w:ascii="宋体" w:hAnsi="宋体"/>
          <w:lang w:eastAsia="zh-CN"/>
        </w:rPr>
        <w:t>发包人</w:t>
      </w:r>
      <w:r>
        <w:rPr>
          <w:rFonts w:hint="eastAsia" w:ascii="宋体" w:hAnsi="宋体"/>
        </w:rPr>
        <w:t>要求完成向或发包人指定第三方的交接、交底配合义务</w:t>
      </w:r>
      <w:r>
        <w:t>。</w:t>
      </w:r>
    </w:p>
    <w:p w14:paraId="7BFD5F33">
      <w:pPr>
        <w:pStyle w:val="51"/>
        <w:spacing w:after="0"/>
        <w:ind w:left="1352" w:leftChars="476" w:hanging="352" w:hangingChars="147"/>
      </w:pPr>
      <w:r>
        <w:rPr>
          <w:lang w:val="en-US" w:eastAsia="zh-CN"/>
        </w:rPr>
        <mc:AlternateContent>
          <mc:Choice Requires="wps">
            <w:drawing>
              <wp:anchor distT="0" distB="0" distL="114300" distR="114300" simplePos="0" relativeHeight="251820032" behindDoc="0" locked="0" layoutInCell="1" allowOverlap="1">
                <wp:simplePos x="0" y="0"/>
                <wp:positionH relativeFrom="column">
                  <wp:posOffset>-727710</wp:posOffset>
                </wp:positionH>
                <wp:positionV relativeFrom="paragraph">
                  <wp:posOffset>32385</wp:posOffset>
                </wp:positionV>
                <wp:extent cx="774065" cy="723265"/>
                <wp:effectExtent l="0" t="0" r="1905" b="3175"/>
                <wp:wrapNone/>
                <wp:docPr id="164" name="文本框 164"/>
                <wp:cNvGraphicFramePr/>
                <a:graphic xmlns:a="http://schemas.openxmlformats.org/drawingml/2006/main">
                  <a:graphicData uri="http://schemas.microsoft.com/office/word/2010/wordprocessingShape">
                    <wps:wsp>
                      <wps:cNvSpPr txBox="1">
                        <a:spLocks noChangeArrowheads="1"/>
                      </wps:cNvSpPr>
                      <wps:spPr bwMode="auto">
                        <a:xfrm>
                          <a:off x="0" y="0"/>
                          <a:ext cx="774065" cy="723265"/>
                        </a:xfrm>
                        <a:prstGeom prst="rect">
                          <a:avLst/>
                        </a:prstGeom>
                        <a:solidFill>
                          <a:srgbClr val="FFFFFF"/>
                        </a:solidFill>
                        <a:ln>
                          <a:noFill/>
                        </a:ln>
                        <a:effectLst/>
                      </wps:spPr>
                      <wps:txbx>
                        <w:txbxContent>
                          <w:p w14:paraId="0F83831E">
                            <w:r>
                              <w:rPr>
                                <w:rFonts w:hint="eastAsia" w:ascii="楷体_GB2312" w:eastAsia="楷体_GB2312"/>
                                <w:szCs w:val="21"/>
                              </w:rPr>
                              <w:t>自行分包人资质</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3pt;margin-top:2.55pt;height:56.95pt;width:60.95pt;z-index:251820032;mso-width-relative:page;mso-height-relative:page;" fillcolor="#FFFFFF" filled="t" stroked="f" coordsize="21600,21600" o:gfxdata="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n&#10;lnqd1wAAAAgBAAAPAAAAAAAAAAEAIAAAACIAAABkcnMvZG93bnJldi54bWxQSwECFAAUAAAACACH&#10;TuJAzRVO5CUCAAA/BAAADgAAAAAAAAABACAAAAAmAQAAZHJzL2Uyb0RvYy54bWxQSwUGAAAAAAYA&#10;BgBZAQAAvQUAAAAA&#10;">
                <v:fill on="t" focussize="0,0"/>
                <v:stroke on="f"/>
                <v:imagedata o:title=""/>
                <o:lock v:ext="edit" aspectratio="f"/>
                <v:textbox inset="0mm,0mm,0mm,0mm">
                  <w:txbxContent>
                    <w:p w14:paraId="0F83831E">
                      <w:r>
                        <w:rPr>
                          <w:rFonts w:hint="eastAsia" w:ascii="楷体_GB2312" w:eastAsia="楷体_GB2312"/>
                          <w:szCs w:val="21"/>
                        </w:rPr>
                        <w:t>自行分包人资质</w:t>
                      </w:r>
                    </w:p>
                  </w:txbxContent>
                </v:textbox>
              </v:shape>
            </w:pict>
          </mc:Fallback>
        </mc:AlternateContent>
      </w:r>
      <w:r>
        <w:rPr>
          <w:lang w:val="en-US" w:eastAsia="zh-CN"/>
        </w:rPr>
        <mc:AlternateContent>
          <mc:Choice Requires="wps">
            <w:drawing>
              <wp:anchor distT="0" distB="0" distL="114300" distR="114300" simplePos="0" relativeHeight="251817984" behindDoc="0" locked="0" layoutInCell="1" allowOverlap="1">
                <wp:simplePos x="0" y="0"/>
                <wp:positionH relativeFrom="column">
                  <wp:posOffset>-767080</wp:posOffset>
                </wp:positionH>
                <wp:positionV relativeFrom="paragraph">
                  <wp:posOffset>885190</wp:posOffset>
                </wp:positionV>
                <wp:extent cx="737870" cy="1093470"/>
                <wp:effectExtent l="0" t="0" r="5080" b="4445"/>
                <wp:wrapNone/>
                <wp:docPr id="163" name="文本框 163"/>
                <wp:cNvGraphicFramePr/>
                <a:graphic xmlns:a="http://schemas.openxmlformats.org/drawingml/2006/main">
                  <a:graphicData uri="http://schemas.microsoft.com/office/word/2010/wordprocessingShape">
                    <wps:wsp>
                      <wps:cNvSpPr txBox="1">
                        <a:spLocks noChangeArrowheads="1"/>
                      </wps:cNvSpPr>
                      <wps:spPr bwMode="auto">
                        <a:xfrm>
                          <a:off x="0" y="0"/>
                          <a:ext cx="737870" cy="1093470"/>
                        </a:xfrm>
                        <a:prstGeom prst="rect">
                          <a:avLst/>
                        </a:prstGeom>
                        <a:solidFill>
                          <a:srgbClr val="FFFFFF"/>
                        </a:solidFill>
                        <a:ln>
                          <a:noFill/>
                        </a:ln>
                        <a:effectLst/>
                      </wps:spPr>
                      <wps:txbx>
                        <w:txbxContent>
                          <w:p w14:paraId="01773146">
                            <w:r>
                              <w:rPr>
                                <w:rFonts w:hint="eastAsia" w:ascii="楷体_GB2312" w:eastAsia="楷体_GB2312"/>
                                <w:szCs w:val="21"/>
                              </w:rPr>
                              <w:t>承包人对自行分包人负责</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4pt;margin-top:69.7pt;height:86.1pt;width:58.1pt;z-index:251817984;mso-width-relative:page;mso-height-relative:page;" fillcolor="#FFFFFF" filled="t" stroked="f" coordsize="21600,21600" o:gfxdata="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OBRd2QAAAAsBAAAPAAAAAAAAAAEAIAAAACIAAABkcnMvZG93bnJldi54bWxQSwECFAAUAAAA&#10;CACHTuJATQPGyCYCAABABAAADgAAAAAAAAABACAAAAAoAQAAZHJzL2Uyb0RvYy54bWxQSwUGAAAA&#10;AAYABgBZAQAAwAUAAAAA&#10;">
                <v:fill on="t" focussize="0,0"/>
                <v:stroke on="f"/>
                <v:imagedata o:title=""/>
                <o:lock v:ext="edit" aspectratio="f"/>
                <v:textbox inset="0mm,0mm,0mm,0mm">
                  <w:txbxContent>
                    <w:p w14:paraId="01773146">
                      <w:r>
                        <w:rPr>
                          <w:rFonts w:hint="eastAsia" w:ascii="楷体_GB2312" w:eastAsia="楷体_GB2312"/>
                          <w:szCs w:val="21"/>
                        </w:rPr>
                        <w:t>承包人对自行分包人负责</w:t>
                      </w:r>
                    </w:p>
                  </w:txbxContent>
                </v:textbox>
              </v:shape>
            </w:pict>
          </mc:Fallback>
        </mc:AlternateContent>
      </w:r>
      <w:r>
        <w:t>(3)承包人必须审核自行分包人资质等级是否可承担拟自行分包的工程。若承包人提交的自行分包人的一切资料、资质、证明，存在伪造或自行分包人不符合本工程分包要求和条件，发包人有权另行确定该分包工程的分包人，由此造成的一切损失由承包人负责，所引起的工期延误不予顺延。</w:t>
      </w:r>
    </w:p>
    <w:p w14:paraId="423A0F74">
      <w:pPr>
        <w:pStyle w:val="51"/>
        <w:spacing w:after="0"/>
        <w:ind w:left="1352" w:leftChars="476" w:hanging="352" w:hangingChars="147"/>
      </w:pPr>
      <w:r>
        <w:t>(4)承包人应将任何分包人、分包人的代理人、雇员或工人的行为、违约或疏忽完全视为承包人自己及其代理人、雇员或工人的行为或疏忽一样，并为之负完全责任。</w:t>
      </w:r>
    </w:p>
    <w:p w14:paraId="486FAC95">
      <w:pPr>
        <w:pStyle w:val="51"/>
        <w:spacing w:after="0"/>
        <w:ind w:left="1352" w:leftChars="476" w:hanging="352" w:hangingChars="147"/>
      </w:pPr>
      <w:r>
        <w:rPr>
          <w:lang w:val="en-US" w:eastAsia="zh-CN"/>
        </w:rPr>
        <mc:AlternateContent>
          <mc:Choice Requires="wps">
            <w:drawing>
              <wp:anchor distT="0" distB="0" distL="114300" distR="114300" simplePos="0" relativeHeight="251821056" behindDoc="0" locked="0" layoutInCell="1" allowOverlap="1">
                <wp:simplePos x="0" y="0"/>
                <wp:positionH relativeFrom="column">
                  <wp:posOffset>-720090</wp:posOffset>
                </wp:positionH>
                <wp:positionV relativeFrom="paragraph">
                  <wp:posOffset>53975</wp:posOffset>
                </wp:positionV>
                <wp:extent cx="737870" cy="396240"/>
                <wp:effectExtent l="0" t="0" r="5080" b="0"/>
                <wp:wrapNone/>
                <wp:docPr id="162" name="文本框 162"/>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19253775">
                            <w:pPr>
                              <w:jc w:val="left"/>
                              <w:rPr>
                                <w:rFonts w:ascii="楷体_GB2312" w:eastAsia="楷体_GB2312"/>
                                <w:szCs w:val="21"/>
                              </w:rPr>
                            </w:pPr>
                            <w:r>
                              <w:rPr>
                                <w:rFonts w:hint="eastAsia" w:ascii="楷体_GB2312" w:eastAsia="楷体_GB2312"/>
                                <w:szCs w:val="21"/>
                              </w:rPr>
                              <w:t>对自行分包的付款</w:t>
                            </w:r>
                          </w:p>
                          <w:p w14:paraId="43CD3927">
                            <w:pPr>
                              <w:rPr>
                                <w:rFonts w:ascii="楷体_GB2312" w:eastAsia="楷体_GB2312"/>
                                <w:szCs w:val="21"/>
                              </w:rPr>
                            </w:pPr>
                          </w:p>
                          <w:p w14:paraId="3316691B"/>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1.2pt;width:58.1pt;z-index:251821056;mso-width-relative:page;mso-height-relative:page;" fillcolor="#FFFFFF" filled="t" stroked="f" coordsize="21600,21600" o:gfxdata="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OZSJg2AAAAAcBAAAPAAAAAAAAAAEAIAAAACIAAABkcnMvZG93bnJldi54bWxQSwECFAAUAAAA&#10;CACHTuJATibr1ScCAAA/BAAADgAAAAAAAAABACAAAAAnAQAAZHJzL2Uyb0RvYy54bWxQSwUGAAAA&#10;AAYABgBZAQAAwAUAAAAA&#10;">
                <v:fill on="t" focussize="0,0"/>
                <v:stroke on="f"/>
                <v:imagedata o:title=""/>
                <o:lock v:ext="edit" aspectratio="f"/>
                <v:textbox inset="0mm,0mm,0mm,0mm">
                  <w:txbxContent>
                    <w:p w14:paraId="19253775">
                      <w:pPr>
                        <w:jc w:val="left"/>
                        <w:rPr>
                          <w:rFonts w:ascii="楷体_GB2312" w:eastAsia="楷体_GB2312"/>
                          <w:szCs w:val="21"/>
                        </w:rPr>
                      </w:pPr>
                      <w:r>
                        <w:rPr>
                          <w:rFonts w:hint="eastAsia" w:ascii="楷体_GB2312" w:eastAsia="楷体_GB2312"/>
                          <w:szCs w:val="21"/>
                        </w:rPr>
                        <w:t>对自行分包的付款</w:t>
                      </w:r>
                    </w:p>
                    <w:p w14:paraId="43CD3927">
                      <w:pPr>
                        <w:rPr>
                          <w:rFonts w:ascii="楷体_GB2312" w:eastAsia="楷体_GB2312"/>
                          <w:szCs w:val="21"/>
                        </w:rPr>
                      </w:pPr>
                    </w:p>
                    <w:p w14:paraId="3316691B"/>
                  </w:txbxContent>
                </v:textbox>
              </v:shape>
            </w:pict>
          </mc:Fallback>
        </mc:AlternateContent>
      </w:r>
      <w:r>
        <w:t>(5)承包人自行分包工程价款由承包人与分包人结算，但承包人与分包人结算金额的多寡并不会对本合同总价产生影响。由承包人负责向其自行分包人支付各种工程款项。</w:t>
      </w:r>
    </w:p>
    <w:p w14:paraId="7F3CA8FE">
      <w:pPr>
        <w:pStyle w:val="51"/>
        <w:spacing w:after="0"/>
        <w:ind w:left="1199" w:leftChars="114" w:hanging="960" w:hangingChars="400"/>
        <w:rPr>
          <w:rFonts w:ascii="宋体" w:hAnsi="宋体"/>
          <w:lang w:eastAsia="zh-CN"/>
        </w:rPr>
      </w:pPr>
      <w:r>
        <w:rPr>
          <w:lang w:val="en-US" w:eastAsia="zh-CN"/>
        </w:rPr>
        <mc:AlternateContent>
          <mc:Choice Requires="wps">
            <w:drawing>
              <wp:anchor distT="0" distB="0" distL="114300" distR="114300" simplePos="0" relativeHeight="251822080" behindDoc="0" locked="0" layoutInCell="1" allowOverlap="1">
                <wp:simplePos x="0" y="0"/>
                <wp:positionH relativeFrom="column">
                  <wp:posOffset>-786130</wp:posOffset>
                </wp:positionH>
                <wp:positionV relativeFrom="paragraph">
                  <wp:posOffset>67945</wp:posOffset>
                </wp:positionV>
                <wp:extent cx="737870" cy="369570"/>
                <wp:effectExtent l="0" t="0" r="5080" b="1905"/>
                <wp:wrapNone/>
                <wp:docPr id="161" name="文本框 161"/>
                <wp:cNvGraphicFramePr/>
                <a:graphic xmlns:a="http://schemas.openxmlformats.org/drawingml/2006/main">
                  <a:graphicData uri="http://schemas.microsoft.com/office/word/2010/wordprocessingShape">
                    <wps:wsp>
                      <wps:cNvSpPr txBox="1">
                        <a:spLocks noChangeArrowheads="1"/>
                      </wps:cNvSpPr>
                      <wps:spPr bwMode="auto">
                        <a:xfrm>
                          <a:off x="0" y="0"/>
                          <a:ext cx="737870" cy="369570"/>
                        </a:xfrm>
                        <a:prstGeom prst="rect">
                          <a:avLst/>
                        </a:prstGeom>
                        <a:solidFill>
                          <a:srgbClr val="FFFFFF"/>
                        </a:solidFill>
                        <a:ln>
                          <a:noFill/>
                        </a:ln>
                        <a:effectLst/>
                      </wps:spPr>
                      <wps:txbx>
                        <w:txbxContent>
                          <w:p w14:paraId="70A97C61">
                            <w:pPr>
                              <w:jc w:val="left"/>
                            </w:pPr>
                            <w:r>
                              <w:rPr>
                                <w:rFonts w:hint="eastAsia" w:ascii="楷体_GB2312" w:eastAsia="楷体_GB2312"/>
                                <w:szCs w:val="21"/>
                              </w:rPr>
                              <w:t>其它约定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1.9pt;margin-top:5.35pt;height:29.1pt;width:58.1pt;z-index:251822080;mso-width-relative:page;mso-height-relative:page;" fillcolor="#FFFFFF" filled="t" stroked="f" coordsize="21600,21600" o:gfxdata="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e+ID7YAAAACQEAAA8AAAAAAAAAAQAgAAAAIgAAAGRycy9kb3ducmV2LnhtbFBLAQIUABQAAAAI&#10;AIdO4kAiVYpgJgIAAD8EAAAOAAAAAAAAAAEAIAAAACcBAABkcnMvZTJvRG9jLnhtbFBLBQYAAAAA&#10;BgAGAFkBAAC/BQAAAAA=&#10;">
                <v:fill on="t" focussize="0,0"/>
                <v:stroke on="f"/>
                <v:imagedata o:title=""/>
                <o:lock v:ext="edit" aspectratio="f"/>
                <v:textbox inset="0mm,0mm,0mm,0mm">
                  <w:txbxContent>
                    <w:p w14:paraId="70A97C61">
                      <w:pPr>
                        <w:jc w:val="left"/>
                      </w:pPr>
                      <w:r>
                        <w:rPr>
                          <w:rFonts w:hint="eastAsia" w:ascii="楷体_GB2312" w:eastAsia="楷体_GB2312"/>
                          <w:szCs w:val="21"/>
                        </w:rPr>
                        <w:t>其它约定</w:t>
                      </w:r>
                    </w:p>
                  </w:txbxContent>
                </v:textbox>
              </v:shape>
            </w:pict>
          </mc:Fallback>
        </mc:AlternateContent>
      </w:r>
      <w:r>
        <w:t>6.2.1.</w:t>
      </w:r>
      <w:r>
        <w:rPr>
          <w:rFonts w:hint="eastAsia"/>
        </w:rPr>
        <w:t xml:space="preserve">3 </w:t>
      </w:r>
      <w:r>
        <w:rPr>
          <w:rFonts w:hint="eastAsia" w:ascii="宋体" w:hAnsi="宋体"/>
        </w:rPr>
        <w:t>自行分包的其它约定见专用条款。</w:t>
      </w:r>
    </w:p>
    <w:p w14:paraId="552C0272">
      <w:pPr>
        <w:pStyle w:val="50"/>
        <w:numPr>
          <w:ilvl w:val="0"/>
          <w:numId w:val="0"/>
        </w:numPr>
        <w:spacing w:before="0" w:after="0" w:line="360" w:lineRule="auto"/>
        <w:ind w:left="419" w:hanging="419" w:hangingChars="174"/>
        <w:rPr>
          <w:szCs w:val="24"/>
        </w:rPr>
      </w:pPr>
      <w:bookmarkStart w:id="542" w:name="_Toc451353180"/>
      <w:bookmarkStart w:id="543" w:name="_Toc454438082"/>
      <w:bookmarkStart w:id="544" w:name="_Toc8833178"/>
      <w:r>
        <w:rPr>
          <w:rFonts w:hint="eastAsia"/>
          <w:szCs w:val="24"/>
        </w:rPr>
        <w:t>6.2.2 指定分包</w:t>
      </w:r>
      <w:bookmarkEnd w:id="542"/>
      <w:bookmarkEnd w:id="543"/>
      <w:bookmarkEnd w:id="544"/>
    </w:p>
    <w:p w14:paraId="1466B818">
      <w:pPr>
        <w:pStyle w:val="51"/>
        <w:spacing w:after="0"/>
        <w:ind w:left="1017" w:leftChars="113" w:hanging="780" w:hangingChars="325"/>
        <w:rPr>
          <w:rFonts w:ascii="宋体" w:hAnsi="宋体"/>
        </w:rPr>
      </w:pPr>
      <w:r>
        <w:rPr>
          <w:lang w:val="en-US" w:eastAsia="zh-CN"/>
        </w:rPr>
        <mc:AlternateContent>
          <mc:Choice Requires="wps">
            <w:drawing>
              <wp:anchor distT="0" distB="0" distL="114300" distR="114300" simplePos="0" relativeHeight="251864064" behindDoc="0" locked="0" layoutInCell="1" allowOverlap="1">
                <wp:simplePos x="0" y="0"/>
                <wp:positionH relativeFrom="column">
                  <wp:posOffset>-720090</wp:posOffset>
                </wp:positionH>
                <wp:positionV relativeFrom="paragraph">
                  <wp:posOffset>53975</wp:posOffset>
                </wp:positionV>
                <wp:extent cx="737870" cy="721360"/>
                <wp:effectExtent l="0" t="0" r="5080" b="5080"/>
                <wp:wrapNone/>
                <wp:docPr id="160" name="文本框 160"/>
                <wp:cNvGraphicFramePr/>
                <a:graphic xmlns:a="http://schemas.openxmlformats.org/drawingml/2006/main">
                  <a:graphicData uri="http://schemas.microsoft.com/office/word/2010/wordprocessingShape">
                    <wps:wsp>
                      <wps:cNvSpPr txBox="1">
                        <a:spLocks noChangeArrowheads="1"/>
                      </wps:cNvSpPr>
                      <wps:spPr bwMode="auto">
                        <a:xfrm>
                          <a:off x="0" y="0"/>
                          <a:ext cx="737870" cy="721360"/>
                        </a:xfrm>
                        <a:prstGeom prst="rect">
                          <a:avLst/>
                        </a:prstGeom>
                        <a:solidFill>
                          <a:srgbClr val="FFFFFF"/>
                        </a:solidFill>
                        <a:ln>
                          <a:noFill/>
                        </a:ln>
                        <a:effectLst/>
                      </wps:spPr>
                      <wps:txbx>
                        <w:txbxContent>
                          <w:p w14:paraId="23EAA39C">
                            <w:pPr>
                              <w:jc w:val="left"/>
                              <w:rPr>
                                <w:rFonts w:ascii="楷体_GB2312" w:eastAsia="楷体_GB2312"/>
                                <w:szCs w:val="21"/>
                              </w:rPr>
                            </w:pPr>
                            <w:r>
                              <w:rPr>
                                <w:rFonts w:hint="eastAsia" w:ascii="楷体_GB2312" w:eastAsia="楷体_GB2312"/>
                                <w:szCs w:val="21"/>
                              </w:rPr>
                              <w:t>指定分包的说明</w:t>
                            </w:r>
                          </w:p>
                          <w:p w14:paraId="7B9364FF">
                            <w:pPr>
                              <w:rPr>
                                <w:rFonts w:ascii="楷体_GB2312" w:eastAsia="楷体_GB2312"/>
                                <w:szCs w:val="21"/>
                              </w:rPr>
                            </w:pPr>
                          </w:p>
                          <w:p w14:paraId="609675DC"/>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6.8pt;width:58.1pt;z-index:251864064;mso-width-relative:page;mso-height-relative:page;" fillcolor="#FFFFFF" filled="t" stroked="f" coordsize="21600,21600" o:gfxdata="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t&#10;/P761wAAAAgBAAAPAAAAAAAAAAEAIAAAACIAAABkcnMvZG93bnJldi54bWxQSwECFAAUAAAACACH&#10;TuJAPIVLmyUCAAA/BAAADgAAAAAAAAABACAAAAAmAQAAZHJzL2Uyb0RvYy54bWxQSwUGAAAAAAYA&#10;BgBZAQAAvQUAAAAA&#10;">
                <v:fill on="t" focussize="0,0"/>
                <v:stroke on="f"/>
                <v:imagedata o:title=""/>
                <o:lock v:ext="edit" aspectratio="f"/>
                <v:textbox inset="0mm,0mm,0mm,0mm">
                  <w:txbxContent>
                    <w:p w14:paraId="23EAA39C">
                      <w:pPr>
                        <w:jc w:val="left"/>
                        <w:rPr>
                          <w:rFonts w:ascii="楷体_GB2312" w:eastAsia="楷体_GB2312"/>
                          <w:szCs w:val="21"/>
                        </w:rPr>
                      </w:pPr>
                      <w:r>
                        <w:rPr>
                          <w:rFonts w:hint="eastAsia" w:ascii="楷体_GB2312" w:eastAsia="楷体_GB2312"/>
                          <w:szCs w:val="21"/>
                        </w:rPr>
                        <w:t>指定分包的说明</w:t>
                      </w:r>
                    </w:p>
                    <w:p w14:paraId="7B9364FF">
                      <w:pPr>
                        <w:rPr>
                          <w:rFonts w:ascii="楷体_GB2312" w:eastAsia="楷体_GB2312"/>
                          <w:szCs w:val="21"/>
                        </w:rPr>
                      </w:pPr>
                    </w:p>
                    <w:p w14:paraId="609675DC"/>
                  </w:txbxContent>
                </v:textbox>
              </v:shape>
            </w:pict>
          </mc:Fallback>
        </mc:AlternateContent>
      </w:r>
      <w:r>
        <w:t>6.2.2.1</w:t>
      </w:r>
      <w:r>
        <w:rPr>
          <w:rFonts w:hint="eastAsia" w:ascii="宋体" w:hAnsi="宋体"/>
        </w:rPr>
        <w:t xml:space="preserve"> 发包人要求的指定分包工程，见承包范围所列，但不能视为彻底全部的指定分包工程，发包人有权就前述承包范围所列指定分包工程的范围进行调整。发包人有权收回、拆分、合并任何指定分包工程而组成新分包工程或新增其他分包工程，承包人必须遵从发包人指示。</w:t>
      </w:r>
    </w:p>
    <w:p w14:paraId="43B11AAE">
      <w:pPr>
        <w:pStyle w:val="51"/>
        <w:ind w:left="1017" w:leftChars="113" w:hanging="780" w:hangingChars="325"/>
        <w:rPr>
          <w:rFonts w:ascii="Arial" w:hAnsi="Arial" w:cs="Arial"/>
        </w:rPr>
      </w:pPr>
      <w:r>
        <w:rPr>
          <w:lang w:val="en-US" w:eastAsia="zh-CN"/>
        </w:rPr>
        <mc:AlternateContent>
          <mc:Choice Requires="wps">
            <w:drawing>
              <wp:anchor distT="0" distB="0" distL="114300" distR="114300" simplePos="0" relativeHeight="251865088" behindDoc="0" locked="0" layoutInCell="1" allowOverlap="1">
                <wp:simplePos x="0" y="0"/>
                <wp:positionH relativeFrom="column">
                  <wp:posOffset>-720090</wp:posOffset>
                </wp:positionH>
                <wp:positionV relativeFrom="paragraph">
                  <wp:posOffset>71755</wp:posOffset>
                </wp:positionV>
                <wp:extent cx="737870" cy="385445"/>
                <wp:effectExtent l="0" t="0" r="5080" b="2540"/>
                <wp:wrapNone/>
                <wp:docPr id="202" name="文本框 159"/>
                <wp:cNvGraphicFramePr/>
                <a:graphic xmlns:a="http://schemas.openxmlformats.org/drawingml/2006/main">
                  <a:graphicData uri="http://schemas.microsoft.com/office/word/2010/wordprocessingShape">
                    <wps:wsp>
                      <wps:cNvSpPr txBox="1">
                        <a:spLocks noChangeArrowheads="1"/>
                      </wps:cNvSpPr>
                      <wps:spPr bwMode="auto">
                        <a:xfrm>
                          <a:off x="0" y="0"/>
                          <a:ext cx="737870" cy="385445"/>
                        </a:xfrm>
                        <a:prstGeom prst="rect">
                          <a:avLst/>
                        </a:prstGeom>
                        <a:solidFill>
                          <a:srgbClr val="FFFFFF"/>
                        </a:solidFill>
                        <a:ln>
                          <a:noFill/>
                        </a:ln>
                        <a:effectLst/>
                      </wps:spPr>
                      <wps:txbx>
                        <w:txbxContent>
                          <w:p w14:paraId="7CF0592A">
                            <w:r>
                              <w:rPr>
                                <w:rFonts w:hint="eastAsia" w:ascii="楷体_GB2312" w:eastAsia="楷体_GB2312"/>
                                <w:szCs w:val="21"/>
                              </w:rPr>
                              <w:t>指定分包人</w:t>
                            </w:r>
                          </w:p>
                        </w:txbxContent>
                      </wps:txbx>
                      <wps:bodyPr rot="0" vert="horz" wrap="square" lIns="0" tIns="0" rIns="0" bIns="0" anchor="t" anchorCtr="0" upright="1">
                        <a:noAutofit/>
                      </wps:bodyPr>
                    </wps:wsp>
                  </a:graphicData>
                </a:graphic>
              </wp:anchor>
            </w:drawing>
          </mc:Choice>
          <mc:Fallback>
            <w:pict>
              <v:shape id="文本框 159" o:spid="_x0000_s1026" o:spt="202" type="#_x0000_t202" style="position:absolute;left:0pt;margin-left:-56.7pt;margin-top:5.65pt;height:30.35pt;width:58.1pt;z-index:251865088;mso-width-relative:page;mso-height-relative:page;" fillcolor="#FFFFFF" filled="t" stroked="f" coordsize="21600,21600" o:gfxdata="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EFyfbXAAAACAEAAA8AAAAAAAAAAQAgAAAAIgAAAGRycy9kb3ducmV2LnhtbFBLAQIUABQA&#10;AAAIAIdO4kBJz5EhKgIAAD8EAAAOAAAAAAAAAAEAIAAAACYBAABkcnMvZTJvRG9jLnhtbFBLBQYA&#10;AAAABgAGAFkBAADCBQAAAAA=&#10;">
                <v:fill on="t" focussize="0,0"/>
                <v:stroke on="f"/>
                <v:imagedata o:title=""/>
                <o:lock v:ext="edit" aspectratio="f"/>
                <v:textbox inset="0mm,0mm,0mm,0mm">
                  <w:txbxContent>
                    <w:p w14:paraId="7CF0592A">
                      <w:r>
                        <w:rPr>
                          <w:rFonts w:hint="eastAsia" w:ascii="楷体_GB2312" w:eastAsia="楷体_GB2312"/>
                          <w:szCs w:val="21"/>
                        </w:rPr>
                        <w:t>指定分包人</w:t>
                      </w:r>
                    </w:p>
                  </w:txbxContent>
                </v:textbox>
              </v:shape>
            </w:pict>
          </mc:Fallback>
        </mc:AlternateContent>
      </w:r>
      <w:r>
        <w:t xml:space="preserve">6.2.2.2 </w:t>
      </w:r>
      <w:r>
        <w:rPr>
          <w:rFonts w:hint="eastAsia" w:ascii="Arial" w:hAnsi="Arial" w:cs="Arial"/>
        </w:rPr>
        <w:t>所有指定分包人均由发包人选定或批准，除非另有规定，</w:t>
      </w:r>
      <w:r>
        <w:rPr>
          <w:rFonts w:hint="eastAsia" w:ascii="宋体" w:hAnsi="宋体"/>
        </w:rPr>
        <w:t>指定</w:t>
      </w:r>
      <w:r>
        <w:rPr>
          <w:rFonts w:hint="eastAsia" w:ascii="Arial" w:hAnsi="Arial" w:cs="Arial"/>
        </w:rPr>
        <w:t>分包合同由发包人、承包人和指定分包人三方签订，承包人</w:t>
      </w:r>
      <w:r>
        <w:rPr>
          <w:rFonts w:hint="eastAsia" w:ascii="Arial" w:hAnsi="Arial" w:cs="Arial"/>
          <w:lang w:eastAsia="zh-CN"/>
        </w:rPr>
        <w:t>无权</w:t>
      </w:r>
      <w:r>
        <w:rPr>
          <w:rFonts w:hint="eastAsia" w:ascii="Arial" w:hAnsi="Arial" w:cs="Arial"/>
        </w:rPr>
        <w:t>反对、或拒绝与指定分包人签订指定分包合同。</w:t>
      </w:r>
    </w:p>
    <w:p w14:paraId="0A025A05">
      <w:pPr>
        <w:pStyle w:val="51"/>
        <w:ind w:left="1017" w:leftChars="113" w:hanging="780" w:hangingChars="325"/>
        <w:rPr>
          <w:lang w:eastAsia="zh-CN"/>
        </w:rPr>
      </w:pPr>
      <w:r>
        <w:rPr>
          <w:lang w:val="en-US" w:eastAsia="zh-CN"/>
        </w:rPr>
        <mc:AlternateContent>
          <mc:Choice Requires="wps">
            <w:drawing>
              <wp:anchor distT="0" distB="0" distL="114300" distR="114300" simplePos="0" relativeHeight="251866112" behindDoc="0" locked="0" layoutInCell="1" allowOverlap="1">
                <wp:simplePos x="0" y="0"/>
                <wp:positionH relativeFrom="column">
                  <wp:posOffset>-786130</wp:posOffset>
                </wp:positionH>
                <wp:positionV relativeFrom="paragraph">
                  <wp:posOffset>5080</wp:posOffset>
                </wp:positionV>
                <wp:extent cx="737870" cy="1101090"/>
                <wp:effectExtent l="0" t="0" r="5080" b="5080"/>
                <wp:wrapNone/>
                <wp:docPr id="211" name="文本框 158"/>
                <wp:cNvGraphicFramePr/>
                <a:graphic xmlns:a="http://schemas.openxmlformats.org/drawingml/2006/main">
                  <a:graphicData uri="http://schemas.microsoft.com/office/word/2010/wordprocessingShape">
                    <wps:wsp>
                      <wps:cNvSpPr txBox="1">
                        <a:spLocks noChangeArrowheads="1"/>
                      </wps:cNvSpPr>
                      <wps:spPr bwMode="auto">
                        <a:xfrm>
                          <a:off x="0" y="0"/>
                          <a:ext cx="737870" cy="1101090"/>
                        </a:xfrm>
                        <a:prstGeom prst="rect">
                          <a:avLst/>
                        </a:prstGeom>
                        <a:solidFill>
                          <a:srgbClr val="FFFFFF"/>
                        </a:solidFill>
                        <a:ln>
                          <a:noFill/>
                        </a:ln>
                        <a:effectLst/>
                      </wps:spPr>
                      <wps:txbx>
                        <w:txbxContent>
                          <w:p w14:paraId="3ED8EA2F">
                            <w:pPr>
                              <w:jc w:val="left"/>
                            </w:pPr>
                            <w:r>
                              <w:rPr>
                                <w:rFonts w:hint="eastAsia" w:ascii="楷体_GB2312" w:eastAsia="楷体_GB2312"/>
                                <w:szCs w:val="21"/>
                              </w:rPr>
                              <w:t>承包人对指定分包人的管理和责任</w:t>
                            </w:r>
                          </w:p>
                        </w:txbxContent>
                      </wps:txbx>
                      <wps:bodyPr rot="0" vert="horz" wrap="square" lIns="0" tIns="0" rIns="0" bIns="0" anchor="t" anchorCtr="0" upright="1">
                        <a:noAutofit/>
                      </wps:bodyPr>
                    </wps:wsp>
                  </a:graphicData>
                </a:graphic>
              </wp:anchor>
            </w:drawing>
          </mc:Choice>
          <mc:Fallback>
            <w:pict>
              <v:shape id="文本框 158" o:spid="_x0000_s1026" o:spt="202" type="#_x0000_t202" style="position:absolute;left:0pt;margin-left:-61.9pt;margin-top:0.4pt;height:86.7pt;width:58.1pt;z-index:251866112;mso-width-relative:page;mso-height-relative:page;" fillcolor="#FFFFFF" filled="t" stroked="f" coordsize="21600,21600" o:gfxdata="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IhVgNgAAAAIAQAADwAAAAAAAAABACAAAAAiAAAAZHJzL2Rvd25yZXYueG1sUEsBAhQAFAAA&#10;AAgAh07iQMGksAUoAgAAQAQAAA4AAAAAAAAAAQAgAAAAJwEAAGRycy9lMm9Eb2MueG1sUEsFBgAA&#10;AAAGAAYAWQEAAMEFAAAAAA==&#10;">
                <v:fill on="t" focussize="0,0"/>
                <v:stroke on="f"/>
                <v:imagedata o:title=""/>
                <o:lock v:ext="edit" aspectratio="f"/>
                <v:textbox inset="0mm,0mm,0mm,0mm">
                  <w:txbxContent>
                    <w:p w14:paraId="3ED8EA2F">
                      <w:pPr>
                        <w:jc w:val="left"/>
                      </w:pPr>
                      <w:r>
                        <w:rPr>
                          <w:rFonts w:hint="eastAsia" w:ascii="楷体_GB2312" w:eastAsia="楷体_GB2312"/>
                          <w:szCs w:val="21"/>
                        </w:rPr>
                        <w:t>承包人对指定分包人的管理和责任</w:t>
                      </w:r>
                    </w:p>
                  </w:txbxContent>
                </v:textbox>
              </v:shape>
            </w:pict>
          </mc:Fallback>
        </mc:AlternateContent>
      </w:r>
      <w:r>
        <w:t xml:space="preserve">6.2.2.3 </w:t>
      </w:r>
      <w:r>
        <w:rPr>
          <w:rFonts w:hint="eastAsia" w:ascii="宋体" w:hAnsi="宋体"/>
        </w:rPr>
        <w:t>承包人须将指定分包人等同视为自行分包人一般进行管理，就施工质量、进度、安全、文明施工等现场协调、配合、管理向发包人全面负责，保证按合同约定执行完成承包内容</w:t>
      </w:r>
      <w:r>
        <w:rPr>
          <w:rFonts w:hint="eastAsia" w:ascii="宋体" w:hAnsi="宋体"/>
          <w:lang w:eastAsia="zh-CN"/>
        </w:rPr>
        <w:t>，</w:t>
      </w:r>
      <w:r>
        <w:rPr>
          <w:rFonts w:hint="eastAsia" w:ascii="宋体" w:hAnsi="宋体"/>
        </w:rPr>
        <w:t>同时承包人需约束管理指定分包人服从总承包人管理</w:t>
      </w:r>
      <w:r>
        <w:rPr>
          <w:rFonts w:hint="eastAsia" w:ascii="宋体" w:hAnsi="宋体"/>
          <w:lang w:eastAsia="zh-CN"/>
        </w:rPr>
        <w:t>。</w:t>
      </w:r>
    </w:p>
    <w:p w14:paraId="174436FA">
      <w:pPr>
        <w:pStyle w:val="51"/>
        <w:ind w:left="1018" w:leftChars="485"/>
        <w:rPr>
          <w:rFonts w:ascii="宋体" w:hAnsi="宋体"/>
        </w:rPr>
      </w:pPr>
      <w:r>
        <w:rPr>
          <w:rFonts w:hint="eastAsia" w:ascii="宋体" w:hAnsi="宋体"/>
        </w:rPr>
        <w:t>指定分包人及其雇员或代理人的任何错误、疏忽、遗漏、失职或其他违约行为并不能免除承包人对发包人应负的责任。</w:t>
      </w:r>
    </w:p>
    <w:p w14:paraId="2EFDE166">
      <w:pPr>
        <w:pStyle w:val="51"/>
        <w:ind w:left="1018" w:leftChars="485"/>
        <w:rPr>
          <w:rFonts w:ascii="宋体" w:hAnsi="宋体"/>
        </w:rPr>
      </w:pPr>
      <w:r>
        <w:rPr>
          <w:rFonts w:hint="eastAsia" w:ascii="宋体" w:hAnsi="宋体"/>
        </w:rPr>
        <w:t>承包人须向指定分包人</w:t>
      </w:r>
      <w:r>
        <w:rPr>
          <w:rFonts w:ascii="宋体" w:hAnsi="宋体"/>
        </w:rPr>
        <w:t>免费提供现场一般性</w:t>
      </w:r>
      <w:r>
        <w:rPr>
          <w:rFonts w:hint="eastAsia" w:ascii="宋体" w:hAnsi="宋体"/>
        </w:rPr>
        <w:t>临时</w:t>
      </w:r>
      <w:r>
        <w:rPr>
          <w:rFonts w:ascii="宋体" w:hAnsi="宋体"/>
        </w:rPr>
        <w:t>设施及</w:t>
      </w:r>
      <w:r>
        <w:rPr>
          <w:rFonts w:hint="eastAsia" w:ascii="宋体" w:hAnsi="宋体"/>
        </w:rPr>
        <w:t>配合照管</w:t>
      </w:r>
      <w:r>
        <w:rPr>
          <w:rFonts w:ascii="宋体" w:hAnsi="宋体"/>
        </w:rPr>
        <w:t>，包括</w:t>
      </w:r>
      <w:r>
        <w:rPr>
          <w:rFonts w:hint="eastAsia" w:ascii="宋体" w:hAnsi="宋体"/>
        </w:rPr>
        <w:t>但不限于以</w:t>
      </w:r>
      <w:r>
        <w:rPr>
          <w:rFonts w:ascii="宋体" w:hAnsi="宋体"/>
        </w:rPr>
        <w:t>下各项:</w:t>
      </w:r>
    </w:p>
    <w:p w14:paraId="5CBCD1F5">
      <w:pPr>
        <w:autoSpaceDE w:val="0"/>
        <w:autoSpaceDN w:val="0"/>
        <w:spacing w:line="360" w:lineRule="auto"/>
        <w:ind w:left="1557" w:leftChars="513" w:hanging="480" w:hangingChars="200"/>
        <w:rPr>
          <w:rFonts w:ascii="宋体" w:hAnsi="宋体"/>
          <w:sz w:val="24"/>
        </w:rPr>
      </w:pPr>
      <w:r>
        <w:rPr>
          <w:rFonts w:hint="eastAsia" w:ascii="宋体" w:hAnsi="宋体"/>
          <w:sz w:val="24"/>
        </w:rPr>
        <w:t>（1）提供</w:t>
      </w:r>
      <w:r>
        <w:rPr>
          <w:rFonts w:ascii="宋体" w:hAnsi="宋体"/>
          <w:sz w:val="24"/>
        </w:rPr>
        <w:t>承包人已建于现场的任何</w:t>
      </w:r>
      <w:r>
        <w:rPr>
          <w:rFonts w:hint="eastAsia" w:ascii="宋体" w:hAnsi="宋体"/>
          <w:sz w:val="24"/>
        </w:rPr>
        <w:t>施工临时设施。</w:t>
      </w:r>
    </w:p>
    <w:p w14:paraId="52CF7DEB">
      <w:pPr>
        <w:autoSpaceDE w:val="0"/>
        <w:autoSpaceDN w:val="0"/>
        <w:spacing w:line="360" w:lineRule="auto"/>
        <w:ind w:left="1557" w:leftChars="513" w:hanging="480" w:hangingChars="200"/>
        <w:rPr>
          <w:rFonts w:ascii="宋体" w:hAnsi="宋体"/>
          <w:sz w:val="24"/>
        </w:rPr>
      </w:pPr>
      <w:r>
        <w:rPr>
          <w:rFonts w:hint="eastAsia" w:ascii="宋体" w:hAnsi="宋体"/>
          <w:sz w:val="24"/>
        </w:rPr>
        <w:t>（2）提供施工用水、电</w:t>
      </w:r>
      <w:r>
        <w:rPr>
          <w:rFonts w:ascii="宋体" w:hAnsi="宋体"/>
          <w:sz w:val="24"/>
        </w:rPr>
        <w:t>接驳点</w:t>
      </w:r>
      <w:r>
        <w:rPr>
          <w:rFonts w:hint="eastAsia" w:ascii="宋体" w:hAnsi="宋体"/>
          <w:sz w:val="24"/>
        </w:rPr>
        <w:t>，除非专用条款另有规定，指定分包人的用水、用电相关接驳费用均由各指定分包人自行承担。</w:t>
      </w:r>
      <w:r>
        <w:rPr>
          <w:rFonts w:hint="eastAsia"/>
          <w:sz w:val="24"/>
        </w:rPr>
        <w:t>指定分包人用水、用电费由承包人全部承担，如承包人再向指定分包人收取费用，</w:t>
      </w:r>
      <w:r>
        <w:rPr>
          <w:rFonts w:hint="eastAsia"/>
        </w:rPr>
        <w:t>则</w:t>
      </w:r>
      <w:r>
        <w:rPr>
          <w:rFonts w:hint="eastAsia"/>
          <w:sz w:val="24"/>
        </w:rPr>
        <w:t>发包人有权依据违约条款对承包人进行罚款。</w:t>
      </w:r>
    </w:p>
    <w:p w14:paraId="7D1E7902">
      <w:pPr>
        <w:autoSpaceDE w:val="0"/>
        <w:autoSpaceDN w:val="0"/>
        <w:spacing w:line="360" w:lineRule="auto"/>
        <w:ind w:left="1557" w:leftChars="513" w:hanging="480" w:hangingChars="200"/>
        <w:rPr>
          <w:rFonts w:ascii="宋体" w:hAnsi="宋体"/>
          <w:sz w:val="24"/>
        </w:rPr>
      </w:pPr>
      <w:r>
        <w:rPr>
          <w:rFonts w:ascii="宋体" w:hAnsi="宋体"/>
          <w:sz w:val="24"/>
        </w:rPr>
        <w:t>(</w:t>
      </w:r>
      <w:r>
        <w:rPr>
          <w:rFonts w:hint="eastAsia" w:ascii="宋体" w:hAnsi="宋体"/>
          <w:sz w:val="24"/>
        </w:rPr>
        <w:t>3</w:t>
      </w:r>
      <w:r>
        <w:rPr>
          <w:rFonts w:ascii="宋体" w:hAnsi="宋体"/>
          <w:sz w:val="24"/>
        </w:rPr>
        <w:t>)</w:t>
      </w:r>
      <w:r>
        <w:rPr>
          <w:rFonts w:ascii="宋体" w:hAnsi="宋体"/>
          <w:sz w:val="24"/>
        </w:rPr>
        <w:tab/>
      </w:r>
      <w:r>
        <w:rPr>
          <w:rFonts w:hint="eastAsia" w:ascii="宋体" w:hAnsi="宋体"/>
          <w:sz w:val="24"/>
        </w:rPr>
        <w:t>配合发包人，为指定分包人进场施工提供方便。</w:t>
      </w:r>
    </w:p>
    <w:p w14:paraId="15153D5C">
      <w:pPr>
        <w:autoSpaceDE w:val="0"/>
        <w:autoSpaceDN w:val="0"/>
        <w:spacing w:line="360" w:lineRule="auto"/>
        <w:ind w:left="1557" w:leftChars="513" w:hanging="480" w:hangingChars="200"/>
        <w:rPr>
          <w:rFonts w:ascii="宋体" w:hAnsi="宋体"/>
          <w:sz w:val="24"/>
        </w:rPr>
      </w:pPr>
      <w:r>
        <w:rPr>
          <w:rFonts w:ascii="宋体" w:hAnsi="宋体"/>
          <w:sz w:val="24"/>
        </w:rPr>
        <w:t>(</w:t>
      </w:r>
      <w:r>
        <w:rPr>
          <w:rFonts w:hint="eastAsia" w:ascii="宋体" w:hAnsi="宋体"/>
          <w:sz w:val="24"/>
        </w:rPr>
        <w:t>4</w:t>
      </w:r>
      <w:r>
        <w:rPr>
          <w:rFonts w:ascii="宋体" w:hAnsi="宋体"/>
          <w:sz w:val="24"/>
        </w:rPr>
        <w:t>)</w:t>
      </w:r>
      <w:r>
        <w:rPr>
          <w:rFonts w:ascii="宋体" w:hAnsi="宋体"/>
          <w:sz w:val="24"/>
        </w:rPr>
        <w:tab/>
      </w:r>
      <w:r>
        <w:rPr>
          <w:rFonts w:hint="eastAsia" w:ascii="宋体" w:hAnsi="宋体"/>
          <w:sz w:val="24"/>
        </w:rPr>
        <w:t>对指定分包人提出施工进度要求，并监督其执行；负责指定分包分项工程验收和竣工验收。</w:t>
      </w:r>
    </w:p>
    <w:p w14:paraId="6ADFC12B">
      <w:pPr>
        <w:autoSpaceDE w:val="0"/>
        <w:autoSpaceDN w:val="0"/>
        <w:spacing w:line="360" w:lineRule="auto"/>
        <w:ind w:left="1557" w:leftChars="513" w:hanging="480" w:hangingChars="200"/>
        <w:rPr>
          <w:rFonts w:ascii="宋体" w:hAnsi="宋体"/>
          <w:sz w:val="24"/>
        </w:rPr>
      </w:pPr>
      <w:r>
        <w:rPr>
          <w:rFonts w:hint="eastAsia"/>
          <w:sz w:val="24"/>
        </w:rPr>
        <w:t>以上内容仅为概括性描述，具体内容详见本合同相关条款。</w:t>
      </w:r>
    </w:p>
    <w:p w14:paraId="25028B27">
      <w:pPr>
        <w:pStyle w:val="51"/>
        <w:ind w:left="1017" w:leftChars="113" w:hanging="780" w:hangingChars="325"/>
      </w:pPr>
      <w:r>
        <w:rPr>
          <w:lang w:val="en-US" w:eastAsia="zh-CN"/>
        </w:rPr>
        <mc:AlternateContent>
          <mc:Choice Requires="wps">
            <w:drawing>
              <wp:anchor distT="0" distB="0" distL="114300" distR="114300" simplePos="0" relativeHeight="251869184" behindDoc="0" locked="0" layoutInCell="1" allowOverlap="1">
                <wp:simplePos x="0" y="0"/>
                <wp:positionH relativeFrom="column">
                  <wp:posOffset>-720090</wp:posOffset>
                </wp:positionH>
                <wp:positionV relativeFrom="paragraph">
                  <wp:posOffset>53975</wp:posOffset>
                </wp:positionV>
                <wp:extent cx="737870" cy="687070"/>
                <wp:effectExtent l="0" t="0" r="5080" b="6350"/>
                <wp:wrapNone/>
                <wp:docPr id="214" name="文本框 157"/>
                <wp:cNvGraphicFramePr/>
                <a:graphic xmlns:a="http://schemas.openxmlformats.org/drawingml/2006/main">
                  <a:graphicData uri="http://schemas.microsoft.com/office/word/2010/wordprocessingShape">
                    <wps:wsp>
                      <wps:cNvSpPr txBox="1">
                        <a:spLocks noChangeArrowheads="1"/>
                      </wps:cNvSpPr>
                      <wps:spPr bwMode="auto">
                        <a:xfrm>
                          <a:off x="0" y="0"/>
                          <a:ext cx="737870" cy="687070"/>
                        </a:xfrm>
                        <a:prstGeom prst="rect">
                          <a:avLst/>
                        </a:prstGeom>
                        <a:solidFill>
                          <a:srgbClr val="FFFFFF"/>
                        </a:solidFill>
                        <a:ln>
                          <a:noFill/>
                        </a:ln>
                        <a:effectLst/>
                      </wps:spPr>
                      <wps:txbx>
                        <w:txbxContent>
                          <w:p w14:paraId="7902C8CA">
                            <w:pPr>
                              <w:jc w:val="left"/>
                              <w:rPr>
                                <w:rFonts w:ascii="楷体_GB2312" w:eastAsia="楷体_GB2312"/>
                                <w:szCs w:val="21"/>
                              </w:rPr>
                            </w:pPr>
                            <w:r>
                              <w:rPr>
                                <w:rFonts w:hint="eastAsia" w:ascii="楷体_GB2312" w:eastAsia="楷体_GB2312"/>
                                <w:szCs w:val="21"/>
                              </w:rPr>
                              <w:t>总包配合管理费</w:t>
                            </w:r>
                          </w:p>
                          <w:p w14:paraId="7ADDD7ED">
                            <w:pPr>
                              <w:rPr>
                                <w:rFonts w:ascii="楷体_GB2312" w:eastAsia="楷体_GB2312"/>
                                <w:szCs w:val="21"/>
                              </w:rPr>
                            </w:pPr>
                          </w:p>
                          <w:p w14:paraId="2BB1AAB1"/>
                        </w:txbxContent>
                      </wps:txbx>
                      <wps:bodyPr rot="0" vert="horz" wrap="square" lIns="0" tIns="0" rIns="0" bIns="0" anchor="t" anchorCtr="0" upright="1">
                        <a:noAutofit/>
                      </wps:bodyPr>
                    </wps:wsp>
                  </a:graphicData>
                </a:graphic>
              </wp:anchor>
            </w:drawing>
          </mc:Choice>
          <mc:Fallback>
            <w:pict>
              <v:shape id="文本框 157" o:spid="_x0000_s1026" o:spt="202" type="#_x0000_t202" style="position:absolute;left:0pt;margin-left:-56.7pt;margin-top:4.25pt;height:54.1pt;width:58.1pt;z-index:251869184;mso-width-relative:page;mso-height-relative:page;" fillcolor="#FFFFFF" filled="t" stroked="f" coordsize="21600,21600" o:gfxdata="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E&#10;ntFS1wAAAAgBAAAPAAAAAAAAAAEAIAAAACIAAABkcnMvZG93bnJldi54bWxQSwECFAAUAAAACACH&#10;TuJArkIUUSUCAAA/BAAADgAAAAAAAAABACAAAAAmAQAAZHJzL2Uyb0RvYy54bWxQSwUGAAAAAAYA&#10;BgBZAQAAvQUAAAAA&#10;">
                <v:fill on="t" focussize="0,0"/>
                <v:stroke on="f"/>
                <v:imagedata o:title=""/>
                <o:lock v:ext="edit" aspectratio="f"/>
                <v:textbox inset="0mm,0mm,0mm,0mm">
                  <w:txbxContent>
                    <w:p w14:paraId="7902C8CA">
                      <w:pPr>
                        <w:jc w:val="left"/>
                        <w:rPr>
                          <w:rFonts w:ascii="楷体_GB2312" w:eastAsia="楷体_GB2312"/>
                          <w:szCs w:val="21"/>
                        </w:rPr>
                      </w:pPr>
                      <w:r>
                        <w:rPr>
                          <w:rFonts w:hint="eastAsia" w:ascii="楷体_GB2312" w:eastAsia="楷体_GB2312"/>
                          <w:szCs w:val="21"/>
                        </w:rPr>
                        <w:t>总包配合管理费</w:t>
                      </w:r>
                    </w:p>
                    <w:p w14:paraId="7ADDD7ED">
                      <w:pPr>
                        <w:rPr>
                          <w:rFonts w:ascii="楷体_GB2312" w:eastAsia="楷体_GB2312"/>
                          <w:szCs w:val="21"/>
                        </w:rPr>
                      </w:pPr>
                    </w:p>
                    <w:p w14:paraId="2BB1AAB1"/>
                  </w:txbxContent>
                </v:textbox>
              </v:shape>
            </w:pict>
          </mc:Fallback>
        </mc:AlternateContent>
      </w:r>
      <w:r>
        <w:t xml:space="preserve">6.2.2.4 </w:t>
      </w:r>
      <w:r>
        <w:rPr>
          <w:rFonts w:hint="eastAsia" w:ascii="宋体" w:hAnsi="宋体"/>
        </w:rPr>
        <w:t>本</w:t>
      </w:r>
      <w:r>
        <w:t>合同</w:t>
      </w:r>
      <w:r>
        <w:rPr>
          <w:rFonts w:hint="eastAsia"/>
        </w:rPr>
        <w:t>价款</w:t>
      </w:r>
      <w:r>
        <w:t>中已经包含</w:t>
      </w:r>
      <w:r>
        <w:rPr>
          <w:rFonts w:hint="eastAsia"/>
        </w:rPr>
        <w:t>合同相关条款中规定</w:t>
      </w:r>
      <w:r>
        <w:t>承包</w:t>
      </w:r>
      <w:r>
        <w:rPr>
          <w:rFonts w:hint="eastAsia"/>
        </w:rPr>
        <w:t>人</w:t>
      </w:r>
      <w:r>
        <w:t>对指定分包人的管理、协调、服务、配合、照管以及本合同中规定的其他责任和义务所需的费用。此类费用是固定包</w:t>
      </w:r>
      <w:r>
        <w:rPr>
          <w:rFonts w:hint="eastAsia"/>
        </w:rPr>
        <w:t>干</w:t>
      </w:r>
      <w:r>
        <w:t>的，分包人在进场时</w:t>
      </w:r>
      <w:r>
        <w:rPr>
          <w:rFonts w:hint="eastAsia"/>
        </w:rPr>
        <w:t>无需再</w:t>
      </w:r>
      <w:r>
        <w:t>向承包人交纳</w:t>
      </w:r>
      <w:r>
        <w:rPr>
          <w:rFonts w:hint="eastAsia"/>
        </w:rPr>
        <w:t>，同时也</w:t>
      </w:r>
      <w:r>
        <w:t>不会随指定分包工程的实际合同金额的情况而调整，也不会随指定分包工程的合并或</w:t>
      </w:r>
      <w:r>
        <w:rPr>
          <w:rFonts w:hint="eastAsia"/>
        </w:rPr>
        <w:t>拆</w:t>
      </w:r>
      <w:r>
        <w:t>分而调整。但如果在施工过程中，承包人未履行约定的义务，发包人有权从应付给承包人的工程款中扣除该笔费用。</w:t>
      </w:r>
    </w:p>
    <w:p w14:paraId="6DA12CCF">
      <w:pPr>
        <w:pStyle w:val="51"/>
        <w:ind w:left="956" w:leftChars="438" w:hanging="36" w:hangingChars="15"/>
      </w:pPr>
      <w:r>
        <w:t>承包</w:t>
      </w:r>
      <w:r>
        <w:rPr>
          <w:rFonts w:hint="eastAsia"/>
        </w:rPr>
        <w:t>人</w:t>
      </w:r>
      <w:r>
        <w:t>不得以任何手段、借口或理由向指定分包人再行收取与指定分包</w:t>
      </w:r>
      <w:r>
        <w:rPr>
          <w:rFonts w:hint="eastAsia"/>
        </w:rPr>
        <w:t>工程</w:t>
      </w:r>
      <w:r>
        <w:t>有关的、承包</w:t>
      </w:r>
      <w:r>
        <w:rPr>
          <w:rFonts w:hint="eastAsia"/>
        </w:rPr>
        <w:t>人</w:t>
      </w:r>
      <w:r>
        <w:t>履行本合同约定的责任和义务有关的费用。</w:t>
      </w:r>
    </w:p>
    <w:p w14:paraId="5B40F2A4">
      <w:pPr>
        <w:pStyle w:val="51"/>
        <w:ind w:left="934" w:leftChars="439" w:hanging="12" w:hangingChars="5"/>
        <w:rPr>
          <w:rFonts w:ascii="宋体" w:hAnsi="宋体"/>
        </w:rPr>
      </w:pPr>
      <w:r>
        <w:rPr>
          <w:lang w:val="en-US" w:eastAsia="zh-CN"/>
        </w:rPr>
        <mc:AlternateContent>
          <mc:Choice Requires="wps">
            <w:drawing>
              <wp:anchor distT="0" distB="0" distL="114300" distR="114300" simplePos="0" relativeHeight="251867136" behindDoc="0" locked="0" layoutInCell="1" allowOverlap="1">
                <wp:simplePos x="0" y="0"/>
                <wp:positionH relativeFrom="column">
                  <wp:posOffset>-774065</wp:posOffset>
                </wp:positionH>
                <wp:positionV relativeFrom="paragraph">
                  <wp:posOffset>619760</wp:posOffset>
                </wp:positionV>
                <wp:extent cx="791845" cy="419100"/>
                <wp:effectExtent l="0" t="0" r="635" b="1905"/>
                <wp:wrapNone/>
                <wp:docPr id="212" name="文本框 156"/>
                <wp:cNvGraphicFramePr/>
                <a:graphic xmlns:a="http://schemas.openxmlformats.org/drawingml/2006/main">
                  <a:graphicData uri="http://schemas.microsoft.com/office/word/2010/wordprocessingShape">
                    <wps:wsp>
                      <wps:cNvSpPr txBox="1">
                        <a:spLocks noChangeArrowheads="1"/>
                      </wps:cNvSpPr>
                      <wps:spPr bwMode="auto">
                        <a:xfrm>
                          <a:off x="0" y="0"/>
                          <a:ext cx="791845" cy="419100"/>
                        </a:xfrm>
                        <a:prstGeom prst="rect">
                          <a:avLst/>
                        </a:prstGeom>
                        <a:solidFill>
                          <a:srgbClr val="FFFFFF"/>
                        </a:solidFill>
                        <a:ln>
                          <a:noFill/>
                        </a:ln>
                        <a:effectLst/>
                      </wps:spPr>
                      <wps:txbx>
                        <w:txbxContent>
                          <w:p w14:paraId="1C2B3896">
                            <w:pPr>
                              <w:jc w:val="left"/>
                            </w:pPr>
                            <w:r>
                              <w:rPr>
                                <w:rFonts w:hint="eastAsia" w:ascii="楷体_GB2312" w:eastAsia="楷体_GB2312"/>
                                <w:szCs w:val="21"/>
                              </w:rPr>
                              <w:t>指定分包合同签署审核</w:t>
                            </w:r>
                          </w:p>
                        </w:txbxContent>
                      </wps:txbx>
                      <wps:bodyPr rot="0" vert="horz" wrap="square" lIns="0" tIns="0" rIns="0" bIns="0" anchor="t" anchorCtr="0" upright="1">
                        <a:noAutofit/>
                      </wps:bodyPr>
                    </wps:wsp>
                  </a:graphicData>
                </a:graphic>
              </wp:anchor>
            </w:drawing>
          </mc:Choice>
          <mc:Fallback>
            <w:pict>
              <v:shape id="文本框 156" o:spid="_x0000_s1026" o:spt="202" type="#_x0000_t202" style="position:absolute;left:0pt;margin-left:-60.95pt;margin-top:48.8pt;height:33pt;width:62.35pt;z-index:251867136;mso-width-relative:page;mso-height-relative:page;" fillcolor="#FFFFFF" filled="t" stroked="f" coordsize="21600,21600" o:gfxdata="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f9Lmc2AAAAAkBAAAPAAAAAAAAAAEAIAAAACIAAABkcnMvZG93bnJldi54bWxQSwECFAAU&#10;AAAACACHTuJAb9k6cyoCAAA/BAAADgAAAAAAAAABACAAAAAnAQAAZHJzL2Uyb0RvYy54bWxQSwUG&#10;AAAAAAYABgBZAQAAwwUAAAAA&#10;">
                <v:fill on="t" focussize="0,0"/>
                <v:stroke on="f"/>
                <v:imagedata o:title=""/>
                <o:lock v:ext="edit" aspectratio="f"/>
                <v:textbox inset="0mm,0mm,0mm,0mm">
                  <w:txbxContent>
                    <w:p w14:paraId="1C2B3896">
                      <w:pPr>
                        <w:jc w:val="left"/>
                      </w:pPr>
                      <w:r>
                        <w:rPr>
                          <w:rFonts w:hint="eastAsia" w:ascii="楷体_GB2312" w:eastAsia="楷体_GB2312"/>
                          <w:szCs w:val="21"/>
                        </w:rPr>
                        <w:t>指定分包合同签署审核</w:t>
                      </w:r>
                    </w:p>
                  </w:txbxContent>
                </v:textbox>
              </v:shape>
            </w:pict>
          </mc:Fallback>
        </mc:AlternateContent>
      </w:r>
      <w:r>
        <w:t>承包人施工过程中不得以费用不合理为由要求增加费用或是拒绝履行相关条款。</w:t>
      </w:r>
    </w:p>
    <w:p w14:paraId="65A957B7">
      <w:pPr>
        <w:pStyle w:val="51"/>
        <w:tabs>
          <w:tab w:val="left" w:pos="426"/>
          <w:tab w:val="left" w:pos="900"/>
        </w:tabs>
        <w:spacing w:after="0"/>
        <w:ind w:firstLine="240" w:firstLineChars="100"/>
        <w:rPr>
          <w:rFonts w:ascii="宋体" w:hAnsi="宋体"/>
        </w:rPr>
      </w:pPr>
      <w:r>
        <w:t xml:space="preserve">6.2.2.5 </w:t>
      </w:r>
      <w:r>
        <w:rPr>
          <w:rFonts w:hint="eastAsia" w:ascii="宋体" w:hAnsi="宋体"/>
        </w:rPr>
        <w:t>指定分包合同需由发包人提供或审核后方可签署生效。</w:t>
      </w:r>
    </w:p>
    <w:p w14:paraId="2C96F507">
      <w:pPr>
        <w:pStyle w:val="51"/>
        <w:spacing w:after="0"/>
        <w:ind w:left="1199" w:leftChars="114" w:hanging="960" w:hangingChars="400"/>
      </w:pPr>
      <w:r>
        <w:rPr>
          <w:lang w:val="en-US" w:eastAsia="zh-CN"/>
        </w:rPr>
        <mc:AlternateContent>
          <mc:Choice Requires="wps">
            <w:drawing>
              <wp:anchor distT="0" distB="0" distL="114300" distR="114300" simplePos="0" relativeHeight="251868160" behindDoc="0" locked="0" layoutInCell="1" allowOverlap="1">
                <wp:simplePos x="0" y="0"/>
                <wp:positionH relativeFrom="column">
                  <wp:posOffset>-756285</wp:posOffset>
                </wp:positionH>
                <wp:positionV relativeFrom="paragraph">
                  <wp:posOffset>125095</wp:posOffset>
                </wp:positionV>
                <wp:extent cx="774065" cy="208280"/>
                <wp:effectExtent l="0" t="0" r="1905" b="6350"/>
                <wp:wrapNone/>
                <wp:docPr id="213" name="文本框 155"/>
                <wp:cNvGraphicFramePr/>
                <a:graphic xmlns:a="http://schemas.openxmlformats.org/drawingml/2006/main">
                  <a:graphicData uri="http://schemas.microsoft.com/office/word/2010/wordprocessingShape">
                    <wps:wsp>
                      <wps:cNvSpPr txBox="1">
                        <a:spLocks noChangeArrowheads="1"/>
                      </wps:cNvSpPr>
                      <wps:spPr bwMode="auto">
                        <a:xfrm>
                          <a:off x="0" y="0"/>
                          <a:ext cx="774065" cy="208280"/>
                        </a:xfrm>
                        <a:prstGeom prst="rect">
                          <a:avLst/>
                        </a:prstGeom>
                        <a:solidFill>
                          <a:srgbClr val="FFFFFF"/>
                        </a:solidFill>
                        <a:ln>
                          <a:noFill/>
                        </a:ln>
                        <a:effectLst/>
                      </wps:spPr>
                      <wps:txbx>
                        <w:txbxContent>
                          <w:p w14:paraId="7E5B87D9">
                            <w:pPr>
                              <w:jc w:val="left"/>
                            </w:pPr>
                            <w:r>
                              <w:rPr>
                                <w:rFonts w:hint="eastAsia" w:ascii="楷体_GB2312" w:eastAsia="楷体_GB2312"/>
                                <w:szCs w:val="21"/>
                              </w:rPr>
                              <w:t>其它约定</w:t>
                            </w:r>
                          </w:p>
                        </w:txbxContent>
                      </wps:txbx>
                      <wps:bodyPr rot="0" vert="horz" wrap="square" lIns="0" tIns="0" rIns="0" bIns="0" anchor="t" anchorCtr="0" upright="1">
                        <a:noAutofit/>
                      </wps:bodyPr>
                    </wps:wsp>
                  </a:graphicData>
                </a:graphic>
              </wp:anchor>
            </w:drawing>
          </mc:Choice>
          <mc:Fallback>
            <w:pict>
              <v:shape id="文本框 155" o:spid="_x0000_s1026" o:spt="202" type="#_x0000_t202" style="position:absolute;left:0pt;margin-left:-59.55pt;margin-top:9.85pt;height:16.4pt;width:60.95pt;z-index:251868160;mso-width-relative:page;mso-height-relative:page;" fillcolor="#FFFFFF" filled="t" stroked="f" coordsize="21600,21600" o:gfxdata="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OhrOfXAAAACAEAAA8AAAAAAAAAAQAgAAAAIgAAAGRycy9kb3ducmV2LnhtbFBLAQIUABQA&#10;AAAIAIdO4kCho/F6KgIAAD8EAAAOAAAAAAAAAAEAIAAAACYBAABkcnMvZTJvRG9jLnhtbFBLBQYA&#10;AAAABgAGAFkBAADCBQAAAAA=&#10;">
                <v:fill on="t" focussize="0,0"/>
                <v:stroke on="f"/>
                <v:imagedata o:title=""/>
                <o:lock v:ext="edit" aspectratio="f"/>
                <v:textbox inset="0mm,0mm,0mm,0mm">
                  <w:txbxContent>
                    <w:p w14:paraId="7E5B87D9">
                      <w:pPr>
                        <w:jc w:val="left"/>
                      </w:pPr>
                      <w:r>
                        <w:rPr>
                          <w:rFonts w:hint="eastAsia" w:ascii="楷体_GB2312" w:eastAsia="楷体_GB2312"/>
                          <w:szCs w:val="21"/>
                        </w:rPr>
                        <w:t>其它约定</w:t>
                      </w:r>
                    </w:p>
                  </w:txbxContent>
                </v:textbox>
              </v:shape>
            </w:pict>
          </mc:Fallback>
        </mc:AlternateContent>
      </w:r>
      <w:r>
        <w:t>6.2.2.</w:t>
      </w:r>
      <w:r>
        <w:rPr>
          <w:rFonts w:hint="eastAsia"/>
        </w:rPr>
        <w:t>6</w:t>
      </w:r>
      <w:r>
        <w:rPr>
          <w:rFonts w:hint="eastAsia" w:ascii="宋体" w:hAnsi="宋体"/>
        </w:rPr>
        <w:t xml:space="preserve"> 承包人还须严格按照专用条款的各项约定承担管理和配合责任。</w:t>
      </w:r>
    </w:p>
    <w:bookmarkEnd w:id="540"/>
    <w:bookmarkEnd w:id="541"/>
    <w:p w14:paraId="3642D673">
      <w:pPr>
        <w:pStyle w:val="50"/>
        <w:numPr>
          <w:ilvl w:val="0"/>
          <w:numId w:val="0"/>
        </w:numPr>
        <w:spacing w:before="120" w:after="120" w:line="360" w:lineRule="auto"/>
        <w:rPr>
          <w:szCs w:val="24"/>
        </w:rPr>
      </w:pPr>
      <w:bookmarkStart w:id="545" w:name="_Toc144869903"/>
      <w:bookmarkStart w:id="546" w:name="_Toc357434452"/>
      <w:bookmarkStart w:id="547" w:name="_Toc8833179"/>
      <w:bookmarkStart w:id="548" w:name="_Toc122080282"/>
      <w:r>
        <mc:AlternateContent>
          <mc:Choice Requires="wps">
            <w:drawing>
              <wp:anchor distT="0" distB="0" distL="114300" distR="114300" simplePos="0" relativeHeight="251696128" behindDoc="0" locked="0" layoutInCell="1" allowOverlap="1">
                <wp:simplePos x="0" y="0"/>
                <wp:positionH relativeFrom="column">
                  <wp:posOffset>-685800</wp:posOffset>
                </wp:positionH>
                <wp:positionV relativeFrom="paragraph">
                  <wp:posOffset>320040</wp:posOffset>
                </wp:positionV>
                <wp:extent cx="737870" cy="693420"/>
                <wp:effectExtent l="0" t="0" r="5080" b="0"/>
                <wp:wrapNone/>
                <wp:docPr id="154" name="文本框 154"/>
                <wp:cNvGraphicFramePr/>
                <a:graphic xmlns:a="http://schemas.openxmlformats.org/drawingml/2006/main">
                  <a:graphicData uri="http://schemas.microsoft.com/office/word/2010/wordprocessingShape">
                    <wps:wsp>
                      <wps:cNvSpPr txBox="1">
                        <a:spLocks noChangeArrowheads="1"/>
                      </wps:cNvSpPr>
                      <wps:spPr bwMode="auto">
                        <a:xfrm>
                          <a:off x="0" y="0"/>
                          <a:ext cx="737870" cy="693420"/>
                        </a:xfrm>
                        <a:prstGeom prst="rect">
                          <a:avLst/>
                        </a:prstGeom>
                        <a:solidFill>
                          <a:srgbClr val="FFFFFF"/>
                        </a:solidFill>
                        <a:ln>
                          <a:noFill/>
                        </a:ln>
                        <a:effectLst/>
                      </wps:spPr>
                      <wps:txbx>
                        <w:txbxContent>
                          <w:p w14:paraId="3D538139">
                            <w:pPr>
                              <w:jc w:val="left"/>
                              <w:rPr>
                                <w:rFonts w:ascii="楷体_GB2312" w:eastAsia="楷体_GB2312"/>
                                <w:szCs w:val="21"/>
                              </w:rPr>
                            </w:pPr>
                            <w:r>
                              <w:rPr>
                                <w:rFonts w:hint="eastAsia" w:ascii="楷体_GB2312" w:eastAsia="楷体_GB2312"/>
                                <w:szCs w:val="21"/>
                              </w:rPr>
                              <w:t>独立工程的说明</w:t>
                            </w:r>
                          </w:p>
                          <w:p w14:paraId="47914E0F">
                            <w:pPr>
                              <w:rPr>
                                <w:rFonts w:ascii="楷体_GB2312" w:eastAsia="楷体_GB2312"/>
                                <w:szCs w:val="21"/>
                              </w:rPr>
                            </w:pPr>
                          </w:p>
                          <w:p w14:paraId="2C6C73EF"/>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5.2pt;height:54.6pt;width:58.1pt;z-index:251696128;mso-width-relative:page;mso-height-relative:page;" fillcolor="#FFFFFF" filled="t" stroked="f" coordsize="21600,21600" o:gfxdata="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aL3UtgAAAAJAQAADwAAAAAAAAABACAAAAAiAAAAZHJzL2Rvd25yZXYueG1sUEsBAhQAFAAA&#10;AAgAh07iQCaxx0woAgAAPwQAAA4AAAAAAAAAAQAgAAAAJwEAAGRycy9lMm9Eb2MueG1sUEsFBgAA&#10;AAAGAAYAWQEAAMEFAAAAAA==&#10;">
                <v:fill on="t" focussize="0,0"/>
                <v:stroke on="f"/>
                <v:imagedata o:title=""/>
                <o:lock v:ext="edit" aspectratio="f"/>
                <v:textbox inset="0mm,0mm,0mm,0mm">
                  <w:txbxContent>
                    <w:p w14:paraId="3D538139">
                      <w:pPr>
                        <w:jc w:val="left"/>
                        <w:rPr>
                          <w:rFonts w:ascii="楷体_GB2312" w:eastAsia="楷体_GB2312"/>
                          <w:szCs w:val="21"/>
                        </w:rPr>
                      </w:pPr>
                      <w:r>
                        <w:rPr>
                          <w:rFonts w:hint="eastAsia" w:ascii="楷体_GB2312" w:eastAsia="楷体_GB2312"/>
                          <w:szCs w:val="21"/>
                        </w:rPr>
                        <w:t>独立工程的说明</w:t>
                      </w:r>
                    </w:p>
                    <w:p w14:paraId="47914E0F">
                      <w:pPr>
                        <w:rPr>
                          <w:rFonts w:ascii="楷体_GB2312" w:eastAsia="楷体_GB2312"/>
                          <w:szCs w:val="21"/>
                        </w:rPr>
                      </w:pPr>
                    </w:p>
                    <w:p w14:paraId="2C6C73EF"/>
                  </w:txbxContent>
                </v:textbox>
              </v:shape>
            </w:pict>
          </mc:Fallback>
        </mc:AlternateContent>
      </w:r>
      <w:bookmarkStart w:id="549" w:name="_Toc455134549"/>
      <w:bookmarkStart w:id="550" w:name="_Toc454555597"/>
      <w:bookmarkStart w:id="551" w:name="_Toc455151677"/>
      <w:r>
        <w:rPr>
          <w:szCs w:val="24"/>
        </w:rPr>
        <w:t>6.3 独立工程</w:t>
      </w:r>
      <w:bookmarkEnd w:id="545"/>
      <w:bookmarkEnd w:id="546"/>
      <w:bookmarkEnd w:id="547"/>
      <w:bookmarkEnd w:id="548"/>
      <w:bookmarkEnd w:id="549"/>
      <w:bookmarkEnd w:id="550"/>
      <w:bookmarkEnd w:id="551"/>
    </w:p>
    <w:p w14:paraId="3D29C980">
      <w:pPr>
        <w:pStyle w:val="51"/>
        <w:spacing w:after="0"/>
        <w:ind w:left="837" w:leftChars="113" w:hanging="600" w:hangingChars="250"/>
      </w:pPr>
      <w:r>
        <w:t>6.3.1 独立工程是本合同范围之外，却对本合同工程有影响的任何其他工作。由发包人直接雇用的，从事独立工程的任何其他承包人或人员称为独立承包人。</w:t>
      </w:r>
    </w:p>
    <w:p w14:paraId="07241788">
      <w:pPr>
        <w:pStyle w:val="51"/>
        <w:spacing w:after="0"/>
        <w:ind w:left="837" w:leftChars="113" w:hanging="600" w:hangingChars="250"/>
        <w:rPr>
          <w:lang w:eastAsia="zh-CN"/>
        </w:rPr>
      </w:pPr>
      <w:r>
        <w:rPr>
          <w:lang w:val="en-US" w:eastAsia="zh-CN"/>
        </w:rPr>
        <mc:AlternateContent>
          <mc:Choice Requires="wps">
            <w:drawing>
              <wp:anchor distT="0" distB="0" distL="114300" distR="114300" simplePos="0" relativeHeight="251698176" behindDoc="0" locked="0" layoutInCell="1" allowOverlap="1">
                <wp:simplePos x="0" y="0"/>
                <wp:positionH relativeFrom="column">
                  <wp:posOffset>-720090</wp:posOffset>
                </wp:positionH>
                <wp:positionV relativeFrom="paragraph">
                  <wp:posOffset>57785</wp:posOffset>
                </wp:positionV>
                <wp:extent cx="737870" cy="704215"/>
                <wp:effectExtent l="0" t="0" r="5080" b="5715"/>
                <wp:wrapNone/>
                <wp:docPr id="153" name="文本框 153"/>
                <wp:cNvGraphicFramePr/>
                <a:graphic xmlns:a="http://schemas.openxmlformats.org/drawingml/2006/main">
                  <a:graphicData uri="http://schemas.microsoft.com/office/word/2010/wordprocessingShape">
                    <wps:wsp>
                      <wps:cNvSpPr txBox="1">
                        <a:spLocks noChangeArrowheads="1"/>
                      </wps:cNvSpPr>
                      <wps:spPr bwMode="auto">
                        <a:xfrm>
                          <a:off x="0" y="0"/>
                          <a:ext cx="737870" cy="704215"/>
                        </a:xfrm>
                        <a:prstGeom prst="rect">
                          <a:avLst/>
                        </a:prstGeom>
                        <a:solidFill>
                          <a:srgbClr val="FFFFFF"/>
                        </a:solidFill>
                        <a:ln>
                          <a:noFill/>
                        </a:ln>
                        <a:effectLst/>
                      </wps:spPr>
                      <wps:txbx>
                        <w:txbxContent>
                          <w:p w14:paraId="74653532">
                            <w:pPr>
                              <w:jc w:val="left"/>
                            </w:pPr>
                            <w:r>
                              <w:rPr>
                                <w:rFonts w:hint="eastAsia" w:ascii="楷体_GB2312" w:eastAsia="楷体_GB2312"/>
                                <w:szCs w:val="21"/>
                              </w:rPr>
                              <w:t>对独立工程的施工配合</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55pt;height:55.45pt;width:58.1pt;z-index:251698176;mso-width-relative:page;mso-height-relative:page;" fillcolor="#FFFFFF" filled="t" stroked="f" coordsize="21600,21600" o:gfxdata="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o04+tYAAAAIAQAADwAAAAAAAAABACAAAAAiAAAAZHJzL2Rvd25yZXYueG1sUEsBAhQAFAAAAAgA&#10;h07iQNojuCInAgAAPwQAAA4AAAAAAAAAAQAgAAAAJQEAAGRycy9lMm9Eb2MueG1sUEsFBgAAAAAG&#10;AAYAWQEAAL4FAAAAAA==&#10;">
                <v:fill on="t" focussize="0,0"/>
                <v:stroke on="f"/>
                <v:imagedata o:title=""/>
                <o:lock v:ext="edit" aspectratio="f"/>
                <v:textbox inset="0mm,0mm,0mm,0mm">
                  <w:txbxContent>
                    <w:p w14:paraId="74653532">
                      <w:pPr>
                        <w:jc w:val="left"/>
                      </w:pPr>
                      <w:r>
                        <w:rPr>
                          <w:rFonts w:hint="eastAsia" w:ascii="楷体_GB2312" w:eastAsia="楷体_GB2312"/>
                          <w:szCs w:val="21"/>
                        </w:rPr>
                        <w:t>对独立工程的施工配合</w:t>
                      </w:r>
                    </w:p>
                  </w:txbxContent>
                </v:textbox>
              </v:shape>
            </w:pict>
          </mc:Fallback>
        </mc:AlternateContent>
      </w:r>
      <w:r>
        <w:t>6.3.2 承包人应依照合同的规定或发包人的指示，为独立承包人提供必要的协调配合工作，必要的配合费已包含在承包人投标的费用中。</w:t>
      </w:r>
    </w:p>
    <w:bookmarkEnd w:id="400"/>
    <w:bookmarkEnd w:id="401"/>
    <w:bookmarkEnd w:id="402"/>
    <w:bookmarkEnd w:id="403"/>
    <w:bookmarkEnd w:id="404"/>
    <w:bookmarkEnd w:id="405"/>
    <w:p w14:paraId="0EA782B1">
      <w:pPr>
        <w:pStyle w:val="4"/>
        <w:spacing w:before="120" w:after="120" w:line="360" w:lineRule="auto"/>
        <w:rPr>
          <w:sz w:val="28"/>
          <w:szCs w:val="28"/>
        </w:rPr>
      </w:pPr>
      <w:bookmarkStart w:id="552" w:name="_Toc8833180"/>
      <w:bookmarkStart w:id="553" w:name="_Toc357434453"/>
      <w:bookmarkStart w:id="554" w:name="_Toc78940637"/>
      <w:bookmarkStart w:id="555" w:name="_Toc455151678"/>
      <w:bookmarkStart w:id="556" w:name="_Toc78944616"/>
      <w:bookmarkStart w:id="557" w:name="_Toc454555598"/>
      <w:bookmarkStart w:id="558" w:name="_Toc455134550"/>
      <w:r>
        <w:rPr>
          <w:szCs w:val="24"/>
        </w:rPr>
        <w:t>7</w:t>
      </w:r>
      <w:r>
        <w:rPr>
          <w:sz w:val="28"/>
          <w:szCs w:val="28"/>
        </w:rPr>
        <w:t>、材料、设备供应</w:t>
      </w:r>
      <w:bookmarkEnd w:id="552"/>
      <w:bookmarkEnd w:id="553"/>
      <w:bookmarkEnd w:id="554"/>
      <w:bookmarkEnd w:id="555"/>
      <w:bookmarkEnd w:id="556"/>
      <w:bookmarkEnd w:id="557"/>
      <w:bookmarkEnd w:id="558"/>
    </w:p>
    <w:p w14:paraId="4B4D8250">
      <w:pPr>
        <w:pStyle w:val="50"/>
        <w:numPr>
          <w:ilvl w:val="0"/>
          <w:numId w:val="0"/>
        </w:numPr>
        <w:spacing w:before="120" w:after="120" w:line="360" w:lineRule="auto"/>
        <w:rPr>
          <w:szCs w:val="24"/>
        </w:rPr>
      </w:pPr>
      <w:bookmarkStart w:id="559" w:name="_Toc122080284"/>
      <w:bookmarkStart w:id="560" w:name="_Toc357434454"/>
      <w:bookmarkStart w:id="561" w:name="_Toc144869905"/>
      <w:bookmarkStart w:id="562" w:name="_Toc455151679"/>
      <w:bookmarkStart w:id="563" w:name="_Toc455134551"/>
      <w:bookmarkStart w:id="564" w:name="_Toc8833181"/>
      <w:bookmarkStart w:id="565" w:name="_Toc454555599"/>
      <w:bookmarkStart w:id="566" w:name="_Toc117507576"/>
      <w:bookmarkStart w:id="567" w:name="_Toc78944618"/>
      <w:bookmarkStart w:id="568" w:name="_Toc78940639"/>
      <w:r>
        <w:rPr>
          <w:szCs w:val="24"/>
        </w:rPr>
        <w:t>7.1 发包人供应材料设备</w:t>
      </w:r>
      <w:bookmarkEnd w:id="559"/>
      <w:bookmarkEnd w:id="560"/>
      <w:bookmarkEnd w:id="561"/>
      <w:r>
        <w:rPr>
          <w:rFonts w:hint="eastAsia"/>
          <w:szCs w:val="24"/>
        </w:rPr>
        <w:t>（甲供材）</w:t>
      </w:r>
      <w:bookmarkEnd w:id="562"/>
      <w:bookmarkEnd w:id="563"/>
      <w:bookmarkEnd w:id="564"/>
      <w:bookmarkEnd w:id="565"/>
    </w:p>
    <w:p w14:paraId="778D11DF">
      <w:pPr>
        <w:pStyle w:val="51"/>
        <w:spacing w:after="0"/>
        <w:ind w:left="959" w:leftChars="114" w:hanging="720" w:hangingChars="300"/>
      </w:pPr>
      <w:r>
        <w:rPr>
          <w:lang w:val="en-US" w:eastAsia="zh-CN"/>
        </w:rPr>
        <mc:AlternateContent>
          <mc:Choice Requires="wps">
            <w:drawing>
              <wp:anchor distT="0" distB="0" distL="114300" distR="114300" simplePos="0" relativeHeight="251699200" behindDoc="0" locked="0" layoutInCell="1" allowOverlap="1">
                <wp:simplePos x="0" y="0"/>
                <wp:positionH relativeFrom="column">
                  <wp:posOffset>-720090</wp:posOffset>
                </wp:positionH>
                <wp:positionV relativeFrom="paragraph">
                  <wp:posOffset>53340</wp:posOffset>
                </wp:positionV>
                <wp:extent cx="737870" cy="678180"/>
                <wp:effectExtent l="0" t="0" r="5080" b="6985"/>
                <wp:wrapNone/>
                <wp:docPr id="152" name="文本框 152"/>
                <wp:cNvGraphicFramePr/>
                <a:graphic xmlns:a="http://schemas.openxmlformats.org/drawingml/2006/main">
                  <a:graphicData uri="http://schemas.microsoft.com/office/word/2010/wordprocessingShape">
                    <wps:wsp>
                      <wps:cNvSpPr txBox="1">
                        <a:spLocks noChangeArrowheads="1"/>
                      </wps:cNvSpPr>
                      <wps:spPr bwMode="auto">
                        <a:xfrm>
                          <a:off x="0" y="0"/>
                          <a:ext cx="737870" cy="678180"/>
                        </a:xfrm>
                        <a:prstGeom prst="rect">
                          <a:avLst/>
                        </a:prstGeom>
                        <a:solidFill>
                          <a:srgbClr val="FFFFFF"/>
                        </a:solidFill>
                        <a:ln>
                          <a:noFill/>
                        </a:ln>
                        <a:effectLst/>
                      </wps:spPr>
                      <wps:txbx>
                        <w:txbxContent>
                          <w:p w14:paraId="1ED61924">
                            <w:pPr>
                              <w:jc w:val="left"/>
                            </w:pPr>
                            <w:r>
                              <w:rPr>
                                <w:rFonts w:hint="eastAsia" w:ascii="楷体_GB2312" w:eastAsia="楷体_GB2312"/>
                                <w:szCs w:val="21"/>
                              </w:rPr>
                              <w:t>发包人供应材料综述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pt;height:53.4pt;width:58.1pt;z-index:251699200;mso-width-relative:page;mso-height-relative:page;" fillcolor="#FFFFFF" filled="t" stroked="f" coordsize="21600,21600" o:gfxdata="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xJbAzXAAAACAEAAA8AAAAAAAAAAQAgAAAAIgAAAGRycy9kb3ducmV2LnhtbFBLAQIUABQAAAAI&#10;AIdO4kAZloFsJwIAAD8EAAAOAAAAAAAAAAEAIAAAACYBAABkcnMvZTJvRG9jLnhtbFBLBQYAAAAA&#10;BgAGAFkBAAC/BQAAAAA=&#10;">
                <v:fill on="t" focussize="0,0"/>
                <v:stroke on="f"/>
                <v:imagedata o:title=""/>
                <o:lock v:ext="edit" aspectratio="f"/>
                <v:textbox inset="0mm,0mm,0mm,0mm">
                  <w:txbxContent>
                    <w:p w14:paraId="1ED61924">
                      <w:pPr>
                        <w:jc w:val="left"/>
                      </w:pPr>
                      <w:r>
                        <w:rPr>
                          <w:rFonts w:hint="eastAsia" w:ascii="楷体_GB2312" w:eastAsia="楷体_GB2312"/>
                          <w:szCs w:val="21"/>
                        </w:rPr>
                        <w:t>发包人供应材料综述</w:t>
                      </w:r>
                    </w:p>
                  </w:txbxContent>
                </v:textbox>
              </v:shape>
            </w:pict>
          </mc:Fallback>
        </mc:AlternateContent>
      </w:r>
      <w:r>
        <w:t>7.1.1 发包人供应材料设备的，是由发包人自行招标确定并采购，供给承包人进行安装施工。该类材料设备在专用条款中列出。发包人应按约定向承包人提供材料设备，并提供产品质量合格证明，对材料设备质量负责。</w:t>
      </w:r>
    </w:p>
    <w:p w14:paraId="79F39DE8">
      <w:pPr>
        <w:pStyle w:val="51"/>
        <w:spacing w:after="0"/>
        <w:ind w:left="959" w:leftChars="114" w:hanging="720" w:hangingChars="300"/>
      </w:pPr>
      <w:r>
        <w:rPr>
          <w:lang w:val="en-US" w:eastAsia="zh-CN"/>
        </w:rPr>
        <mc:AlternateContent>
          <mc:Choice Requires="wps">
            <w:drawing>
              <wp:anchor distT="0" distB="0" distL="114300" distR="114300" simplePos="0" relativeHeight="251701248" behindDoc="0" locked="0" layoutInCell="1" allowOverlap="1">
                <wp:simplePos x="0" y="0"/>
                <wp:positionH relativeFrom="column">
                  <wp:posOffset>-720090</wp:posOffset>
                </wp:positionH>
                <wp:positionV relativeFrom="paragraph">
                  <wp:posOffset>38100</wp:posOffset>
                </wp:positionV>
                <wp:extent cx="737870" cy="693420"/>
                <wp:effectExtent l="0" t="0" r="5080" b="0"/>
                <wp:wrapNone/>
                <wp:docPr id="151" name="文本框 151"/>
                <wp:cNvGraphicFramePr/>
                <a:graphic xmlns:a="http://schemas.openxmlformats.org/drawingml/2006/main">
                  <a:graphicData uri="http://schemas.microsoft.com/office/word/2010/wordprocessingShape">
                    <wps:wsp>
                      <wps:cNvSpPr txBox="1">
                        <a:spLocks noChangeArrowheads="1"/>
                      </wps:cNvSpPr>
                      <wps:spPr bwMode="auto">
                        <a:xfrm>
                          <a:off x="0" y="0"/>
                          <a:ext cx="737870" cy="693420"/>
                        </a:xfrm>
                        <a:prstGeom prst="rect">
                          <a:avLst/>
                        </a:prstGeom>
                        <a:solidFill>
                          <a:srgbClr val="FFFFFF"/>
                        </a:solidFill>
                        <a:ln>
                          <a:noFill/>
                        </a:ln>
                        <a:effectLst/>
                      </wps:spPr>
                      <wps:txbx>
                        <w:txbxContent>
                          <w:p w14:paraId="11DB63D5">
                            <w:pPr>
                              <w:jc w:val="left"/>
                            </w:pPr>
                            <w:r>
                              <w:rPr>
                                <w:rFonts w:hint="eastAsia" w:ascii="楷体_GB2312" w:eastAsia="楷体_GB2312"/>
                                <w:szCs w:val="21"/>
                              </w:rPr>
                              <w:t>材料计划的制定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pt;height:54.6pt;width:58.1pt;z-index:251701248;mso-width-relative:page;mso-height-relative:page;" fillcolor="#FFFFFF" filled="t" stroked="f" coordsize="21600,21600" o:gfxdata="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MXJY91gAAAAgBAAAPAAAAAAAAAAEAIAAAACIAAABkcnMvZG93bnJldi54bWxQSwECFAAUAAAA&#10;CACHTuJAeMWdrCkCAAA/BAAADgAAAAAAAAABACAAAAAlAQAAZHJzL2Uyb0RvYy54bWxQSwUGAAAA&#10;AAYABgBZAQAAwAUAAAAA&#10;">
                <v:fill on="t" focussize="0,0"/>
                <v:stroke on="f"/>
                <v:imagedata o:title=""/>
                <o:lock v:ext="edit" aspectratio="f"/>
                <v:textbox inset="0mm,0mm,0mm,0mm">
                  <w:txbxContent>
                    <w:p w14:paraId="11DB63D5">
                      <w:pPr>
                        <w:jc w:val="left"/>
                      </w:pPr>
                      <w:r>
                        <w:rPr>
                          <w:rFonts w:hint="eastAsia" w:ascii="楷体_GB2312" w:eastAsia="楷体_GB2312"/>
                          <w:szCs w:val="21"/>
                        </w:rPr>
                        <w:t>材料计划的制定</w:t>
                      </w:r>
                    </w:p>
                  </w:txbxContent>
                </v:textbox>
              </v:shape>
            </w:pict>
          </mc:Fallback>
        </mc:AlternateContent>
      </w:r>
      <w:r>
        <w:t>7.1.2 承包人负责根据工程进度制定发包人及承包人供应的材料设备的供货计划，</w:t>
      </w:r>
      <w:r>
        <w:rPr>
          <w:rFonts w:hint="eastAsia"/>
        </w:rPr>
        <w:t>及时了解材料供货周期，</w:t>
      </w:r>
      <w:r>
        <w:t>按</w:t>
      </w:r>
      <w:r>
        <w:rPr>
          <w:rFonts w:hint="eastAsia"/>
          <w:lang w:eastAsia="zh-CN"/>
        </w:rPr>
        <w:t>本</w:t>
      </w:r>
      <w:r>
        <w:t>合同规定的时间提前提交发包人批准后执行。发包人将按批准后的计划检查承包人实际材料进场时间。</w:t>
      </w:r>
    </w:p>
    <w:p w14:paraId="11FDBDE7">
      <w:pPr>
        <w:pStyle w:val="51"/>
        <w:spacing w:after="0"/>
        <w:ind w:left="959" w:leftChars="114" w:hanging="720" w:hangingChars="300"/>
        <w:rPr>
          <w:lang w:eastAsia="zh-CN"/>
        </w:rPr>
      </w:pPr>
      <w:r>
        <w:rPr>
          <w:lang w:val="en-US" w:eastAsia="zh-CN"/>
        </w:rPr>
        <mc:AlternateContent>
          <mc:Choice Requires="wps">
            <w:drawing>
              <wp:anchor distT="0" distB="0" distL="114300" distR="114300" simplePos="0" relativeHeight="251700224" behindDoc="0" locked="0" layoutInCell="1" allowOverlap="1">
                <wp:simplePos x="0" y="0"/>
                <wp:positionH relativeFrom="column">
                  <wp:posOffset>-720090</wp:posOffset>
                </wp:positionH>
                <wp:positionV relativeFrom="paragraph">
                  <wp:posOffset>965200</wp:posOffset>
                </wp:positionV>
                <wp:extent cx="737870" cy="812800"/>
                <wp:effectExtent l="0" t="0" r="5080" b="4445"/>
                <wp:wrapNone/>
                <wp:docPr id="150" name="文本框 150"/>
                <wp:cNvGraphicFramePr/>
                <a:graphic xmlns:a="http://schemas.openxmlformats.org/drawingml/2006/main">
                  <a:graphicData uri="http://schemas.microsoft.com/office/word/2010/wordprocessingShape">
                    <wps:wsp>
                      <wps:cNvSpPr txBox="1">
                        <a:spLocks noChangeArrowheads="1"/>
                      </wps:cNvSpPr>
                      <wps:spPr bwMode="auto">
                        <a:xfrm>
                          <a:off x="0" y="0"/>
                          <a:ext cx="737870" cy="812800"/>
                        </a:xfrm>
                        <a:prstGeom prst="rect">
                          <a:avLst/>
                        </a:prstGeom>
                        <a:solidFill>
                          <a:srgbClr val="FFFFFF"/>
                        </a:solidFill>
                        <a:ln>
                          <a:noFill/>
                        </a:ln>
                        <a:effectLst/>
                      </wps:spPr>
                      <wps:txbx>
                        <w:txbxContent>
                          <w:p w14:paraId="769E882A">
                            <w:pPr>
                              <w:jc w:val="left"/>
                            </w:pPr>
                            <w:r>
                              <w:rPr>
                                <w:rFonts w:hint="eastAsia" w:ascii="楷体_GB2312" w:eastAsia="楷体_GB2312"/>
                                <w:szCs w:val="21"/>
                              </w:rPr>
                              <w:t>非承包人原因造成实际供应与合同约定不符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6pt;height:64pt;width:58.1pt;z-index:251700224;mso-width-relative:page;mso-height-relative:page;" fillcolor="#FFFFFF" filled="t" stroked="f" coordsize="21600,21600" o:gfxdata="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8UeDd9gAAAAKAQAADwAAAAAAAAABACAAAAAiAAAAZHJzL2Rvd25yZXYueG1sUEsBAhQAFAAAAAgA&#10;h07iQEhw2YclAgAAPwQAAA4AAAAAAAAAAQAgAAAAJwEAAGRycy9lMm9Eb2MueG1sUEsFBgAAAAAG&#10;AAYAWQEAAL4FAAAAAA==&#10;">
                <v:fill on="t" focussize="0,0"/>
                <v:stroke on="f"/>
                <v:imagedata o:title=""/>
                <o:lock v:ext="edit" aspectratio="f"/>
                <v:textbox inset="0mm,0mm,0mm,0mm">
                  <w:txbxContent>
                    <w:p w14:paraId="769E882A">
                      <w:pPr>
                        <w:jc w:val="left"/>
                      </w:pPr>
                      <w:r>
                        <w:rPr>
                          <w:rFonts w:hint="eastAsia" w:ascii="楷体_GB2312" w:eastAsia="楷体_GB2312"/>
                          <w:szCs w:val="21"/>
                        </w:rPr>
                        <w:t>非承包人原因造成实际供应与合同约定不符</w:t>
                      </w:r>
                    </w:p>
                  </w:txbxContent>
                </v:textbox>
              </v:shape>
            </w:pict>
          </mc:Fallback>
        </mc:AlternateContent>
      </w:r>
      <w:r>
        <w:rPr>
          <w:lang w:val="en-US" w:eastAsia="zh-CN"/>
        </w:rPr>
        <mc:AlternateContent>
          <mc:Choice Requires="wps">
            <w:drawing>
              <wp:anchor distT="0" distB="0" distL="114300" distR="114300" simplePos="0" relativeHeight="251703296" behindDoc="0" locked="0" layoutInCell="1" allowOverlap="1">
                <wp:simplePos x="0" y="0"/>
                <wp:positionH relativeFrom="column">
                  <wp:posOffset>-685800</wp:posOffset>
                </wp:positionH>
                <wp:positionV relativeFrom="paragraph">
                  <wp:posOffset>0</wp:posOffset>
                </wp:positionV>
                <wp:extent cx="737870" cy="742315"/>
                <wp:effectExtent l="0" t="0" r="5080" b="635"/>
                <wp:wrapNone/>
                <wp:docPr id="149" name="文本框 149"/>
                <wp:cNvGraphicFramePr/>
                <a:graphic xmlns:a="http://schemas.openxmlformats.org/drawingml/2006/main">
                  <a:graphicData uri="http://schemas.microsoft.com/office/word/2010/wordprocessingShape">
                    <wps:wsp>
                      <wps:cNvSpPr txBox="1">
                        <a:spLocks noChangeArrowheads="1"/>
                      </wps:cNvSpPr>
                      <wps:spPr bwMode="auto">
                        <a:xfrm>
                          <a:off x="0" y="0"/>
                          <a:ext cx="737870" cy="742315"/>
                        </a:xfrm>
                        <a:prstGeom prst="rect">
                          <a:avLst/>
                        </a:prstGeom>
                        <a:solidFill>
                          <a:srgbClr val="FFFFFF"/>
                        </a:solidFill>
                        <a:ln>
                          <a:noFill/>
                        </a:ln>
                        <a:effectLst/>
                      </wps:spPr>
                      <wps:txbx>
                        <w:txbxContent>
                          <w:p w14:paraId="71493D06">
                            <w:pPr>
                              <w:jc w:val="left"/>
                            </w:pPr>
                            <w:r>
                              <w:rPr>
                                <w:rFonts w:hint="eastAsia" w:ascii="楷体_GB2312" w:eastAsia="楷体_GB2312"/>
                                <w:szCs w:val="21"/>
                              </w:rPr>
                              <w:t>材料计划延误或错漏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0pt;height:58.45pt;width:58.1pt;z-index:251703296;mso-width-relative:page;mso-height-relative:page;" fillcolor="#FFFFFF" filled="t" stroked="f" coordsize="21600,21600" o:gfxdata="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ENA+1wAAAAcBAAAPAAAAAAAAAAEAIAAAACIAAABkcnMvZG93bnJldi54bWxQSwECFAAUAAAA&#10;CACHTuJACIlU2SgCAAA/BAAADgAAAAAAAAABACAAAAAmAQAAZHJzL2Uyb0RvYy54bWxQSwUGAAAA&#10;AAYABgBZAQAAwAUAAAAA&#10;">
                <v:fill on="t" focussize="0,0"/>
                <v:stroke on="f"/>
                <v:imagedata o:title=""/>
                <o:lock v:ext="edit" aspectratio="f"/>
                <v:textbox inset="0mm,0mm,0mm,0mm">
                  <w:txbxContent>
                    <w:p w14:paraId="71493D06">
                      <w:pPr>
                        <w:jc w:val="left"/>
                      </w:pPr>
                      <w:r>
                        <w:rPr>
                          <w:rFonts w:hint="eastAsia" w:ascii="楷体_GB2312" w:eastAsia="楷体_GB2312"/>
                          <w:szCs w:val="21"/>
                        </w:rPr>
                        <w:t>材料计划延误或错漏</w:t>
                      </w:r>
                    </w:p>
                  </w:txbxContent>
                </v:textbox>
              </v:shape>
            </w:pict>
          </mc:Fallback>
        </mc:AlternateContent>
      </w:r>
      <w:r>
        <w:t>7.1.3由于承包人的计划制订不及时或有误造成发包人直接供应材料设备供货数量、质量、规格，及供货时间等出现问题而造成的损失，由承包人负责承担，工期不予顺延。</w:t>
      </w:r>
    </w:p>
    <w:p w14:paraId="4E6AFAB1">
      <w:pPr>
        <w:pStyle w:val="51"/>
        <w:spacing w:after="0"/>
        <w:ind w:left="955" w:leftChars="-1" w:hanging="957" w:hangingChars="399"/>
        <w:rPr>
          <w:vanish/>
          <w:lang w:eastAsia="zh-CN"/>
        </w:rPr>
      </w:pPr>
    </w:p>
    <w:p w14:paraId="792045D8">
      <w:pPr>
        <w:pStyle w:val="51"/>
        <w:spacing w:after="0"/>
        <w:ind w:left="959" w:leftChars="114" w:hanging="720" w:hangingChars="300"/>
      </w:pPr>
      <w:r>
        <w:t>7.1.4 非承包人原因造成发包人实际供应的材料设备与合同约定不符时，按以下约定处理：</w:t>
      </w:r>
    </w:p>
    <w:p w14:paraId="66245EBC">
      <w:pPr>
        <w:pStyle w:val="51"/>
        <w:spacing w:after="0"/>
        <w:ind w:left="1435" w:leftChars="485" w:hanging="417" w:hangingChars="174"/>
        <w:rPr>
          <w:color w:val="FF0000"/>
        </w:rPr>
      </w:pPr>
      <w:r>
        <w:t>(1) 材料设备到货时间推迟，导致关键线路工期延误的，发包人应顺延延误的工期，</w:t>
      </w:r>
      <w:r>
        <w:rPr>
          <w:rFonts w:hint="eastAsia"/>
        </w:rPr>
        <w:t>但</w:t>
      </w:r>
      <w:r>
        <w:rPr>
          <w:rFonts w:hint="eastAsia"/>
          <w:lang w:eastAsia="zh-CN"/>
        </w:rPr>
        <w:t>发包人</w:t>
      </w:r>
      <w:r>
        <w:rPr>
          <w:rFonts w:hint="eastAsia"/>
        </w:rPr>
        <w:t>不负责任何费用的补偿。</w:t>
      </w:r>
    </w:p>
    <w:p w14:paraId="1C534876">
      <w:pPr>
        <w:pStyle w:val="51"/>
        <w:spacing w:after="0"/>
        <w:ind w:left="1435" w:leftChars="485" w:hanging="417" w:hangingChars="174"/>
      </w:pPr>
      <w:r>
        <w:t>(2) 发包人供应的材料设备品质不符合标准、规范的要求，由发包人运出现场重新采购，或者经发包人同意，可由承包人代为替换，</w:t>
      </w:r>
      <w:r>
        <w:rPr>
          <w:rFonts w:hint="eastAsia"/>
        </w:rPr>
        <w:t>相关费用</w:t>
      </w:r>
      <w:r>
        <w:rPr>
          <w:rFonts w:hint="eastAsia"/>
          <w:lang w:eastAsia="zh-CN"/>
        </w:rPr>
        <w:t>经发包人确认后</w:t>
      </w:r>
      <w:r>
        <w:rPr>
          <w:rFonts w:hint="eastAsia"/>
        </w:rPr>
        <w:t>由发包人承担。</w:t>
      </w:r>
    </w:p>
    <w:p w14:paraId="420F9B80">
      <w:pPr>
        <w:pStyle w:val="51"/>
        <w:spacing w:after="0"/>
        <w:ind w:left="720" w:hanging="720" w:hangingChars="300"/>
      </w:pPr>
      <w:r>
        <w:rPr>
          <w:lang w:val="en-US" w:eastAsia="zh-CN"/>
        </w:rPr>
        <mc:AlternateContent>
          <mc:Choice Requires="wps">
            <w:drawing>
              <wp:anchor distT="0" distB="0" distL="114300" distR="114300" simplePos="0" relativeHeight="251704320" behindDoc="0" locked="0" layoutInCell="1" allowOverlap="1">
                <wp:simplePos x="0" y="0"/>
                <wp:positionH relativeFrom="column">
                  <wp:posOffset>-720090</wp:posOffset>
                </wp:positionH>
                <wp:positionV relativeFrom="paragraph">
                  <wp:posOffset>66040</wp:posOffset>
                </wp:positionV>
                <wp:extent cx="737870" cy="874395"/>
                <wp:effectExtent l="0" t="0" r="5080" b="635"/>
                <wp:wrapNone/>
                <wp:docPr id="148" name="文本框 148"/>
                <wp:cNvGraphicFramePr/>
                <a:graphic xmlns:a="http://schemas.openxmlformats.org/drawingml/2006/main">
                  <a:graphicData uri="http://schemas.microsoft.com/office/word/2010/wordprocessingShape">
                    <wps:wsp>
                      <wps:cNvSpPr txBox="1">
                        <a:spLocks noChangeArrowheads="1"/>
                      </wps:cNvSpPr>
                      <wps:spPr bwMode="auto">
                        <a:xfrm>
                          <a:off x="0" y="0"/>
                          <a:ext cx="737870" cy="874395"/>
                        </a:xfrm>
                        <a:prstGeom prst="rect">
                          <a:avLst/>
                        </a:prstGeom>
                        <a:solidFill>
                          <a:srgbClr val="FFFFFF"/>
                        </a:solidFill>
                        <a:ln>
                          <a:noFill/>
                        </a:ln>
                        <a:effectLst/>
                      </wps:spPr>
                      <wps:txbx>
                        <w:txbxContent>
                          <w:p w14:paraId="07460F62">
                            <w:pPr>
                              <w:jc w:val="left"/>
                            </w:pPr>
                            <w:r>
                              <w:rPr>
                                <w:rFonts w:hint="eastAsia" w:ascii="楷体_GB2312" w:eastAsia="楷体_GB2312"/>
                                <w:szCs w:val="21"/>
                              </w:rPr>
                              <w:t>承包人的接收保管</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2pt;height:68.85pt;width:58.1pt;z-index:251704320;mso-width-relative:page;mso-height-relative:page;" fillcolor="#FFFFFF" filled="t" stroked="f" coordsize="21600,21600" o:gfxdata="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L2tB61wAAAAkBAAAPAAAAAAAAAAEAIAAAACIAAABkcnMvZG93bnJldi54bWxQSwECFAAUAAAA&#10;CACHTuJAObQekSgCAAA/BAAADgAAAAAAAAABACAAAAAmAQAAZHJzL2Uyb0RvYy54bWxQSwUGAAAA&#10;AAYABgBZAQAAwAUAAAAA&#10;">
                <v:fill on="t" focussize="0,0"/>
                <v:stroke on="f"/>
                <v:imagedata o:title=""/>
                <o:lock v:ext="edit" aspectratio="f"/>
                <v:textbox inset="0mm,0mm,0mm,0mm">
                  <w:txbxContent>
                    <w:p w14:paraId="07460F62">
                      <w:pPr>
                        <w:jc w:val="left"/>
                      </w:pPr>
                      <w:r>
                        <w:rPr>
                          <w:rFonts w:hint="eastAsia" w:ascii="楷体_GB2312" w:eastAsia="楷体_GB2312"/>
                          <w:szCs w:val="21"/>
                        </w:rPr>
                        <w:t>承包人的接收保管</w:t>
                      </w:r>
                    </w:p>
                  </w:txbxContent>
                </v:textbox>
              </v:shape>
            </w:pict>
          </mc:Fallback>
        </mc:AlternateContent>
      </w:r>
      <w:r>
        <w:t xml:space="preserve">7.1.5 </w:t>
      </w:r>
      <w:r>
        <w:rPr>
          <w:rFonts w:hint="eastAsia"/>
        </w:rPr>
        <w:t xml:space="preserve"> </w:t>
      </w:r>
      <w:r>
        <w:t>除非另有规定，发包人供应的材料设备，承包人负责接收、保管及二次搬运等场内所需一切工作。接收后的损坏问题由承包人负责。发包人供应材料的接收和保管费已</w:t>
      </w:r>
      <w:r>
        <w:rPr>
          <w:rFonts w:hint="eastAsia"/>
          <w:lang w:eastAsia="zh-CN"/>
        </w:rPr>
        <w:t>全部</w:t>
      </w:r>
      <w:r>
        <w:t>包含在本合同价款内。但如果在施工过程中，承包人未履行约定的义务，发包人有权从应付给承包人的工程款中扣除该笔费用</w:t>
      </w:r>
      <w:r>
        <w:rPr>
          <w:rFonts w:hint="eastAsia"/>
        </w:rPr>
        <w:t>，扣除金额以甲方完成前述工作所发生的费用金额为准</w:t>
      </w:r>
      <w:r>
        <w:t>。承包人施工过程中不得以费用不合理为由要求增加费用或是拒绝履行相关条款。</w:t>
      </w:r>
    </w:p>
    <w:p w14:paraId="6BCD6606">
      <w:pPr>
        <w:pStyle w:val="51"/>
        <w:spacing w:after="0"/>
        <w:ind w:left="718" w:leftChars="342"/>
      </w:pPr>
      <w:r>
        <w:t>发包人供应的材料设备，无论承包人是否接收，都由承包人负责保管，按发包人要求存放于承包人的指定仓库，发包人可随时进入查看，</w:t>
      </w:r>
      <w:r>
        <w:rPr>
          <w:rFonts w:hint="eastAsia" w:ascii="宋体" w:hAnsi="宋体"/>
        </w:rPr>
        <w:t>承包人应无条件配合</w:t>
      </w:r>
      <w:r>
        <w:rPr>
          <w:rFonts w:hint="eastAsia" w:ascii="宋体" w:hAnsi="宋体"/>
          <w:lang w:eastAsia="zh-CN"/>
        </w:rPr>
        <w:t>。</w:t>
      </w:r>
      <w:r>
        <w:t>因承包人保管不善等原因造成的丢失或损坏由承包人负责赔偿。</w:t>
      </w:r>
    </w:p>
    <w:p w14:paraId="41CFDCEE">
      <w:pPr>
        <w:pStyle w:val="51"/>
        <w:spacing w:after="0"/>
        <w:ind w:left="959" w:leftChars="114" w:hanging="720" w:hangingChars="300"/>
      </w:pPr>
      <w:r>
        <w:rPr>
          <w:lang w:val="en-US" w:eastAsia="zh-CN"/>
        </w:rPr>
        <mc:AlternateContent>
          <mc:Choice Requires="wps">
            <w:drawing>
              <wp:anchor distT="0" distB="0" distL="114300" distR="114300" simplePos="0" relativeHeight="251702272" behindDoc="0" locked="0" layoutInCell="1" allowOverlap="1">
                <wp:simplePos x="0" y="0"/>
                <wp:positionH relativeFrom="column">
                  <wp:posOffset>-709930</wp:posOffset>
                </wp:positionH>
                <wp:positionV relativeFrom="paragraph">
                  <wp:posOffset>46990</wp:posOffset>
                </wp:positionV>
                <wp:extent cx="737870" cy="805815"/>
                <wp:effectExtent l="0" t="0" r="5080" b="3175"/>
                <wp:wrapNone/>
                <wp:docPr id="147" name="文本框 147"/>
                <wp:cNvGraphicFramePr/>
                <a:graphic xmlns:a="http://schemas.openxmlformats.org/drawingml/2006/main">
                  <a:graphicData uri="http://schemas.microsoft.com/office/word/2010/wordprocessingShape">
                    <wps:wsp>
                      <wps:cNvSpPr txBox="1">
                        <a:spLocks noChangeArrowheads="1"/>
                      </wps:cNvSpPr>
                      <wps:spPr bwMode="auto">
                        <a:xfrm>
                          <a:off x="0" y="0"/>
                          <a:ext cx="737870" cy="805815"/>
                        </a:xfrm>
                        <a:prstGeom prst="rect">
                          <a:avLst/>
                        </a:prstGeom>
                        <a:solidFill>
                          <a:srgbClr val="FFFFFF"/>
                        </a:solidFill>
                        <a:ln>
                          <a:noFill/>
                        </a:ln>
                        <a:effectLst/>
                      </wps:spPr>
                      <wps:txbx>
                        <w:txbxContent>
                          <w:p w14:paraId="25B82435">
                            <w:pPr>
                              <w:jc w:val="left"/>
                            </w:pPr>
                            <w:r>
                              <w:rPr>
                                <w:rFonts w:hint="eastAsia" w:ascii="楷体_GB2312" w:eastAsia="楷体_GB2312"/>
                                <w:szCs w:val="21"/>
                              </w:rPr>
                              <w:t>承包人的施工接受供应商监督检查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9pt;margin-top:3.7pt;height:63.45pt;width:58.1pt;z-index:251702272;mso-width-relative:page;mso-height-relative:page;" fillcolor="#FFFFFF" filled="t" stroked="f" coordsize="21600,21600" o:gfxdata="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dt7YLXAAAACAEAAA8AAAAAAAAAAQAgAAAAIgAAAGRycy9kb3ducmV2LnhtbFBLAQIUABQAAAAI&#10;AIdO4kCpkanAJwIAAD8EAAAOAAAAAAAAAAEAIAAAACYBAABkcnMvZTJvRG9jLnhtbFBLBQYAAAAA&#10;BgAGAFkBAAC/BQAAAAA=&#10;">
                <v:fill on="t" focussize="0,0"/>
                <v:stroke on="f"/>
                <v:imagedata o:title=""/>
                <o:lock v:ext="edit" aspectratio="f"/>
                <v:textbox inset="0mm,0mm,0mm,0mm">
                  <w:txbxContent>
                    <w:p w14:paraId="25B82435">
                      <w:pPr>
                        <w:jc w:val="left"/>
                      </w:pPr>
                      <w:r>
                        <w:rPr>
                          <w:rFonts w:hint="eastAsia" w:ascii="楷体_GB2312" w:eastAsia="楷体_GB2312"/>
                          <w:szCs w:val="21"/>
                        </w:rPr>
                        <w:t>承包人的施工接受供应商监督检查</w:t>
                      </w:r>
                    </w:p>
                  </w:txbxContent>
                </v:textbox>
              </v:shape>
            </w:pict>
          </mc:Fallback>
        </mc:AlternateContent>
      </w:r>
      <w:r>
        <w:t>7.1.6 在发包人供应的材料设备的施工安装过程中，承包人应接受供应商的专业指导及施工过程中的监督检查，供应商</w:t>
      </w:r>
      <w:r>
        <w:rPr>
          <w:rFonts w:hint="eastAsia" w:ascii="宋体" w:hAnsi="宋体"/>
        </w:rPr>
        <w:t>的指导</w:t>
      </w:r>
      <w:r>
        <w:rPr>
          <w:rFonts w:ascii="宋体" w:hAnsi="宋体"/>
        </w:rPr>
        <w:t>与要求</w:t>
      </w:r>
      <w:r>
        <w:rPr>
          <w:rFonts w:hint="eastAsia" w:ascii="宋体" w:hAnsi="宋体"/>
        </w:rPr>
        <w:t>承包人</w:t>
      </w:r>
      <w:r>
        <w:rPr>
          <w:rFonts w:ascii="宋体" w:hAnsi="宋体"/>
        </w:rPr>
        <w:t>应遵照执行</w:t>
      </w:r>
      <w:r>
        <w:t>。因承包人未按照要求或规范施工出现工程质量问题，由承包人承担一切责任。</w:t>
      </w:r>
    </w:p>
    <w:p w14:paraId="5E5B6DE7">
      <w:pPr>
        <w:pStyle w:val="51"/>
        <w:spacing w:after="0"/>
        <w:ind w:left="959" w:leftChars="114" w:hanging="720" w:hangingChars="300"/>
        <w:rPr>
          <w:rFonts w:ascii="宋体" w:hAnsi="宋体"/>
        </w:rPr>
      </w:pPr>
      <w:r>
        <w:rPr>
          <w:rFonts w:hint="eastAsia"/>
        </w:rPr>
        <w:t>7.1.7</w:t>
      </w:r>
      <w:r>
        <w:rPr>
          <w:rFonts w:hint="eastAsia" w:ascii="宋体" w:hAnsi="宋体"/>
        </w:rPr>
        <w:t>甲供材的损耗以合同清单中明确的损耗为准。其他要求详见甲供材管理工作程序。</w:t>
      </w:r>
    </w:p>
    <w:bookmarkEnd w:id="566"/>
    <w:bookmarkEnd w:id="567"/>
    <w:bookmarkEnd w:id="568"/>
    <w:p w14:paraId="74940FC8">
      <w:pPr>
        <w:pStyle w:val="50"/>
        <w:numPr>
          <w:ilvl w:val="0"/>
          <w:numId w:val="0"/>
        </w:numPr>
        <w:spacing w:before="120" w:after="120" w:line="360" w:lineRule="auto"/>
        <w:rPr>
          <w:szCs w:val="24"/>
        </w:rPr>
      </w:pPr>
      <w:bookmarkStart w:id="569" w:name="_Toc117507575"/>
      <w:bookmarkStart w:id="570" w:name="_Toc357434455"/>
      <w:bookmarkStart w:id="571" w:name="_Toc454555600"/>
      <w:bookmarkStart w:id="572" w:name="_Toc8833182"/>
      <w:bookmarkStart w:id="573" w:name="_Toc455151680"/>
      <w:bookmarkStart w:id="574" w:name="_Toc455134552"/>
      <w:r>
        <w:rPr>
          <w:szCs w:val="24"/>
        </w:rPr>
        <w:t>7.2 指定供应材料设备</w:t>
      </w:r>
      <w:bookmarkEnd w:id="569"/>
      <w:r>
        <w:rPr>
          <w:szCs w:val="24"/>
        </w:rPr>
        <w:t>（</w:t>
      </w:r>
      <w:r>
        <w:rPr>
          <w:rFonts w:hint="eastAsia"/>
          <w:szCs w:val="24"/>
        </w:rPr>
        <w:t>甲指乙供</w:t>
      </w:r>
      <w:r>
        <w:rPr>
          <w:szCs w:val="24"/>
        </w:rPr>
        <w:t>）</w:t>
      </w:r>
      <w:bookmarkEnd w:id="570"/>
      <w:bookmarkStart w:id="575" w:name="_Toc144869906"/>
      <w:bookmarkStart w:id="576" w:name="_Toc122080285"/>
      <w:r>
        <w:rPr>
          <w:rFonts w:hint="eastAsia" w:ascii="宋体" w:hAnsi="宋体"/>
        </w:rPr>
        <mc:AlternateContent>
          <mc:Choice Requires="wps">
            <w:drawing>
              <wp:anchor distT="0" distB="0" distL="114300" distR="114300" simplePos="0" relativeHeight="251843584" behindDoc="0" locked="0" layoutInCell="1" allowOverlap="1">
                <wp:simplePos x="0" y="0"/>
                <wp:positionH relativeFrom="column">
                  <wp:posOffset>-775970</wp:posOffset>
                </wp:positionH>
                <wp:positionV relativeFrom="paragraph">
                  <wp:posOffset>424180</wp:posOffset>
                </wp:positionV>
                <wp:extent cx="737870" cy="835660"/>
                <wp:effectExtent l="0" t="0" r="5080" b="6350"/>
                <wp:wrapNone/>
                <wp:docPr id="146" name="文本框 146"/>
                <wp:cNvGraphicFramePr/>
                <a:graphic xmlns:a="http://schemas.openxmlformats.org/drawingml/2006/main">
                  <a:graphicData uri="http://schemas.microsoft.com/office/word/2010/wordprocessingShape">
                    <wps:wsp>
                      <wps:cNvSpPr txBox="1">
                        <a:spLocks noChangeArrowheads="1"/>
                      </wps:cNvSpPr>
                      <wps:spPr bwMode="auto">
                        <a:xfrm>
                          <a:off x="0" y="0"/>
                          <a:ext cx="737870" cy="835660"/>
                        </a:xfrm>
                        <a:prstGeom prst="rect">
                          <a:avLst/>
                        </a:prstGeom>
                        <a:solidFill>
                          <a:srgbClr val="FFFFFF"/>
                        </a:solidFill>
                        <a:ln>
                          <a:noFill/>
                        </a:ln>
                        <a:effectLst/>
                      </wps:spPr>
                      <wps:txbx>
                        <w:txbxContent>
                          <w:p w14:paraId="6E930AD1">
                            <w:pPr>
                              <w:jc w:val="left"/>
                            </w:pPr>
                            <w:r>
                              <w:rPr>
                                <w:rFonts w:hint="eastAsia" w:ascii="楷体_GB2312" w:eastAsia="楷体_GB2312"/>
                                <w:szCs w:val="21"/>
                              </w:rPr>
                              <w:t>指定供应材料设备</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1.1pt;margin-top:33.4pt;height:65.8pt;width:58.1pt;z-index:251843584;mso-width-relative:page;mso-height-relative:page;" fillcolor="#FFFFFF" filled="t" stroked="f" coordsize="21600,21600" o:gfxdata="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hZXPY2AAAAAoBAAAPAAAAAAAAAAEAIAAAACIAAABkcnMvZG93bnJldi54bWxQSwECFAAUAAAA&#10;CACHTuJA2rK4fycCAAA/BAAADgAAAAAAAAABACAAAAAnAQAAZHJzL2Uyb0RvYy54bWxQSwUGAAAA&#10;AAYABgBZAQAAwAUAAAAA&#10;">
                <v:fill on="t" focussize="0,0"/>
                <v:stroke on="f"/>
                <v:imagedata o:title=""/>
                <o:lock v:ext="edit" aspectratio="f"/>
                <v:textbox inset="0mm,0mm,0mm,0mm">
                  <w:txbxContent>
                    <w:p w14:paraId="6E930AD1">
                      <w:pPr>
                        <w:jc w:val="left"/>
                      </w:pPr>
                      <w:r>
                        <w:rPr>
                          <w:rFonts w:hint="eastAsia" w:ascii="楷体_GB2312" w:eastAsia="楷体_GB2312"/>
                          <w:szCs w:val="21"/>
                        </w:rPr>
                        <w:t>指定供应材料设备</w:t>
                      </w:r>
                    </w:p>
                  </w:txbxContent>
                </v:textbox>
              </v:shape>
            </w:pict>
          </mc:Fallback>
        </mc:AlternateContent>
      </w:r>
      <w:bookmarkEnd w:id="571"/>
      <w:bookmarkEnd w:id="572"/>
      <w:bookmarkEnd w:id="573"/>
      <w:bookmarkEnd w:id="574"/>
      <w:bookmarkEnd w:id="575"/>
      <w:bookmarkEnd w:id="576"/>
    </w:p>
    <w:p w14:paraId="6F2E55D4">
      <w:pPr>
        <w:pStyle w:val="51"/>
        <w:spacing w:after="0"/>
        <w:ind w:left="959" w:leftChars="114" w:hanging="720" w:hangingChars="300"/>
        <w:rPr>
          <w:rFonts w:ascii="Arial" w:hAnsi="Arial" w:cs="Arial"/>
        </w:rPr>
      </w:pPr>
      <w:r>
        <w:rPr>
          <w:rFonts w:hint="eastAsia" w:ascii="宋体" w:hAnsi="宋体"/>
        </w:rPr>
        <w:t>7.2.1</w:t>
      </w:r>
      <w:r>
        <w:rPr>
          <w:rFonts w:hint="eastAsia" w:ascii="Arial" w:hAnsi="Arial" w:cs="Arial"/>
        </w:rPr>
        <w:t>所有指定供应商均由发包人通过自行招标或议标方式选定，一经确定即成为承包人的供应商，指定供应商与承包人签订双方或三方采购合同。</w:t>
      </w:r>
      <w:r>
        <w:rPr>
          <w:rFonts w:hint="eastAsia" w:ascii="宋体" w:hAnsi="宋体"/>
        </w:rPr>
        <w:t>该类材料设备在承包范围</w:t>
      </w:r>
      <w:r>
        <w:rPr>
          <w:rFonts w:hint="eastAsia"/>
        </w:rPr>
        <w:t>中</w:t>
      </w:r>
      <w:r>
        <w:rPr>
          <w:rFonts w:hint="eastAsia" w:ascii="宋体" w:hAnsi="宋体"/>
        </w:rPr>
        <w:t>列出。</w:t>
      </w:r>
      <w:r>
        <w:rPr>
          <w:rFonts w:hint="eastAsia" w:ascii="Arial" w:hAnsi="Arial" w:cs="Arial"/>
        </w:rPr>
        <w:t>发包人在选定或批准前</w:t>
      </w:r>
      <w:r>
        <w:rPr>
          <w:rFonts w:hint="eastAsia" w:ascii="Arial" w:hAnsi="Arial" w:cs="Arial"/>
          <w:lang w:eastAsia="zh-CN"/>
        </w:rPr>
        <w:t>可以</w:t>
      </w:r>
      <w:r>
        <w:rPr>
          <w:rFonts w:hint="eastAsia" w:ascii="Arial" w:hAnsi="Arial" w:cs="Arial"/>
        </w:rPr>
        <w:t>征询承包人意见，承包人可对此提出建议供发包人参考，但承包人没权利反对或拒绝与指定供应商签订采购合同。</w:t>
      </w:r>
    </w:p>
    <w:p w14:paraId="5F9F8EB0">
      <w:pPr>
        <w:pStyle w:val="51"/>
        <w:ind w:left="959" w:leftChars="114" w:hanging="720" w:hangingChars="300"/>
        <w:rPr>
          <w:rFonts w:ascii="Arial" w:hAnsi="Arial" w:cs="Arial"/>
        </w:rPr>
      </w:pPr>
      <w:r>
        <w:rPr>
          <w:rFonts w:hint="eastAsia" w:ascii="宋体" w:hAnsi="宋体"/>
          <w:lang w:val="en-US" w:eastAsia="zh-CN"/>
        </w:rPr>
        <mc:AlternateContent>
          <mc:Choice Requires="wps">
            <w:drawing>
              <wp:anchor distT="0" distB="0" distL="114300" distR="114300" simplePos="0" relativeHeight="251844608" behindDoc="0" locked="0" layoutInCell="1" allowOverlap="1">
                <wp:simplePos x="0" y="0"/>
                <wp:positionH relativeFrom="column">
                  <wp:posOffset>-728980</wp:posOffset>
                </wp:positionH>
                <wp:positionV relativeFrom="paragraph">
                  <wp:posOffset>-12065</wp:posOffset>
                </wp:positionV>
                <wp:extent cx="737870" cy="1131570"/>
                <wp:effectExtent l="0" t="0" r="5080" b="7620"/>
                <wp:wrapNone/>
                <wp:docPr id="145" name="文本框 145"/>
                <wp:cNvGraphicFramePr/>
                <a:graphic xmlns:a="http://schemas.openxmlformats.org/drawingml/2006/main">
                  <a:graphicData uri="http://schemas.microsoft.com/office/word/2010/wordprocessingShape">
                    <wps:wsp>
                      <wps:cNvSpPr txBox="1">
                        <a:spLocks noChangeArrowheads="1"/>
                      </wps:cNvSpPr>
                      <wps:spPr bwMode="auto">
                        <a:xfrm>
                          <a:off x="0" y="0"/>
                          <a:ext cx="737870" cy="1131570"/>
                        </a:xfrm>
                        <a:prstGeom prst="rect">
                          <a:avLst/>
                        </a:prstGeom>
                        <a:solidFill>
                          <a:srgbClr val="FFFFFF"/>
                        </a:solidFill>
                        <a:ln>
                          <a:noFill/>
                        </a:ln>
                        <a:effectLst/>
                      </wps:spPr>
                      <wps:txbx>
                        <w:txbxContent>
                          <w:p w14:paraId="644086E7">
                            <w:pPr>
                              <w:jc w:val="left"/>
                            </w:pPr>
                            <w:r>
                              <w:rPr>
                                <w:rFonts w:hint="eastAsia" w:ascii="楷体_GB2312" w:eastAsia="楷体_GB2312"/>
                                <w:szCs w:val="21"/>
                              </w:rPr>
                              <w:t>承包人与指定供应商签订合同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pt;margin-top:-0.95pt;height:89.1pt;width:58.1pt;z-index:251844608;mso-width-relative:page;mso-height-relative:page;" fillcolor="#FFFFFF" filled="t" stroked="f" coordsize="21600,21600" o:gfxdata="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A94E7YAAAACQEAAA8AAAAAAAAAAQAgAAAAIgAAAGRycy9kb3ducmV2LnhtbFBLAQIUABQAAAAI&#10;AIdO4kAoQab4JgIAAEAEAAAOAAAAAAAAAAEAIAAAACcBAABkcnMvZTJvRG9jLnhtbFBLBQYAAAAA&#10;BgAGAFkBAAC/BQAAAAA=&#10;">
                <v:fill on="t" focussize="0,0"/>
                <v:stroke on="f"/>
                <v:imagedata o:title=""/>
                <o:lock v:ext="edit" aspectratio="f"/>
                <v:textbox inset="0mm,0mm,0mm,0mm">
                  <w:txbxContent>
                    <w:p w14:paraId="644086E7">
                      <w:pPr>
                        <w:jc w:val="left"/>
                      </w:pPr>
                      <w:r>
                        <w:rPr>
                          <w:rFonts w:hint="eastAsia" w:ascii="楷体_GB2312" w:eastAsia="楷体_GB2312"/>
                          <w:szCs w:val="21"/>
                        </w:rPr>
                        <w:t>承包人与指定供应商签订合同</w:t>
                      </w:r>
                    </w:p>
                  </w:txbxContent>
                </v:textbox>
              </v:shape>
            </w:pict>
          </mc:Fallback>
        </mc:AlternateContent>
      </w:r>
      <w:r>
        <w:rPr>
          <w:rFonts w:hint="eastAsia" w:ascii="宋体" w:hAnsi="宋体"/>
        </w:rPr>
        <w:t>7.2</w:t>
      </w:r>
      <w:r>
        <w:rPr>
          <w:rFonts w:ascii="宋体" w:hAnsi="宋体"/>
        </w:rPr>
        <w:t>.</w:t>
      </w:r>
      <w:r>
        <w:rPr>
          <w:rFonts w:hint="eastAsia" w:ascii="宋体" w:hAnsi="宋体"/>
        </w:rPr>
        <w:t xml:space="preserve">2 </w:t>
      </w:r>
      <w:r>
        <w:rPr>
          <w:rFonts w:hint="eastAsia"/>
        </w:rPr>
        <w:t>承包人须在接到发包人指定供应通知单后7天内，按照供应通知单的价格、付款方式、规定的合同签订时间及其他约束条件与指定供应商签订双方合同。承包人不得再自行压低供应商价款，否则，发包人有权从任何应付给承包人的工程款中扣回承包人自行压低的价差部分支付给指定供应商。</w:t>
      </w:r>
    </w:p>
    <w:p w14:paraId="0731ECB4">
      <w:pPr>
        <w:pStyle w:val="51"/>
        <w:spacing w:after="0"/>
        <w:ind w:left="959" w:leftChars="114" w:hanging="720" w:hangingChars="300"/>
        <w:rPr>
          <w:rFonts w:ascii="宋体" w:hAnsi="宋体"/>
        </w:rPr>
      </w:pPr>
      <w:r>
        <w:rPr>
          <w:rFonts w:hint="eastAsia" w:ascii="宋体" w:hAnsi="宋体"/>
        </w:rPr>
        <w:t xml:space="preserve">      所有由发包人指定的材料设备供应商在法律上应为承包人雇用的供应商，指定供应材料设备价款以暂定单价形式计入合同价款。</w:t>
      </w:r>
    </w:p>
    <w:p w14:paraId="2152650C">
      <w:pPr>
        <w:pStyle w:val="51"/>
        <w:spacing w:after="0"/>
        <w:ind w:left="959" w:leftChars="114" w:hanging="720" w:hangingChars="300"/>
        <w:rPr>
          <w:rFonts w:ascii="宋体" w:hAnsi="宋体"/>
        </w:rPr>
      </w:pPr>
      <w:r>
        <w:rPr>
          <w:rFonts w:hint="eastAsia" w:ascii="宋体" w:hAnsi="宋体"/>
          <w:lang w:val="en-US" w:eastAsia="zh-CN"/>
        </w:rPr>
        <mc:AlternateContent>
          <mc:Choice Requires="wps">
            <w:drawing>
              <wp:anchor distT="0" distB="0" distL="114300" distR="114300" simplePos="0" relativeHeight="251845632" behindDoc="0" locked="0" layoutInCell="1" allowOverlap="1">
                <wp:simplePos x="0" y="0"/>
                <wp:positionH relativeFrom="column">
                  <wp:posOffset>-739140</wp:posOffset>
                </wp:positionH>
                <wp:positionV relativeFrom="paragraph">
                  <wp:posOffset>-4445</wp:posOffset>
                </wp:positionV>
                <wp:extent cx="737870" cy="1086485"/>
                <wp:effectExtent l="0" t="0" r="5080" b="3175"/>
                <wp:wrapNone/>
                <wp:docPr id="144" name="文本框 144"/>
                <wp:cNvGraphicFramePr/>
                <a:graphic xmlns:a="http://schemas.openxmlformats.org/drawingml/2006/main">
                  <a:graphicData uri="http://schemas.microsoft.com/office/word/2010/wordprocessingShape">
                    <wps:wsp>
                      <wps:cNvSpPr txBox="1">
                        <a:spLocks noChangeArrowheads="1"/>
                      </wps:cNvSpPr>
                      <wps:spPr bwMode="auto">
                        <a:xfrm>
                          <a:off x="0" y="0"/>
                          <a:ext cx="737870" cy="1086485"/>
                        </a:xfrm>
                        <a:prstGeom prst="rect">
                          <a:avLst/>
                        </a:prstGeom>
                        <a:solidFill>
                          <a:srgbClr val="FFFFFF"/>
                        </a:solidFill>
                        <a:ln>
                          <a:noFill/>
                        </a:ln>
                        <a:effectLst/>
                      </wps:spPr>
                      <wps:txbx>
                        <w:txbxContent>
                          <w:p w14:paraId="5E1BCD72">
                            <w:pPr>
                              <w:jc w:val="left"/>
                              <w:rPr>
                                <w:rFonts w:ascii="楷体_GB2312" w:eastAsia="楷体_GB2312"/>
                                <w:szCs w:val="21"/>
                              </w:rPr>
                            </w:pPr>
                            <w:r>
                              <w:rPr>
                                <w:rFonts w:hint="eastAsia" w:ascii="楷体_GB2312" w:eastAsia="楷体_GB2312"/>
                                <w:szCs w:val="21"/>
                              </w:rPr>
                              <w:t>承包人对指定供应商的管理</w:t>
                            </w:r>
                          </w:p>
                          <w:p w14:paraId="6BA568A0">
                            <w:pPr>
                              <w:rPr>
                                <w:rFonts w:ascii="楷体_GB2312" w:eastAsia="楷体_GB2312"/>
                                <w:szCs w:val="21"/>
                              </w:rPr>
                            </w:pPr>
                          </w:p>
                          <w:p w14:paraId="43ABB6A3"/>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2pt;margin-top:-0.35pt;height:85.55pt;width:58.1pt;z-index:251845632;mso-width-relative:page;mso-height-relative:page;" fillcolor="#FFFFFF" filled="t" stroked="f" coordsize="21600,21600" o:gfxdata="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vPy7f1wAAAAgBAAAPAAAAAAAAAAEAIAAAACIAAABkcnMvZG93bnJldi54bWxQSwECFAAUAAAA&#10;CACHTuJAolKb0SgCAABABAAADgAAAAAAAAABACAAAAAmAQAAZHJzL2Uyb0RvYy54bWxQSwUGAAAA&#10;AAYABgBZAQAAwAUAAAAA&#10;">
                <v:fill on="t" focussize="0,0"/>
                <v:stroke on="f"/>
                <v:imagedata o:title=""/>
                <o:lock v:ext="edit" aspectratio="f"/>
                <v:textbox inset="0mm,0mm,0mm,0mm">
                  <w:txbxContent>
                    <w:p w14:paraId="5E1BCD72">
                      <w:pPr>
                        <w:jc w:val="left"/>
                        <w:rPr>
                          <w:rFonts w:ascii="楷体_GB2312" w:eastAsia="楷体_GB2312"/>
                          <w:szCs w:val="21"/>
                        </w:rPr>
                      </w:pPr>
                      <w:r>
                        <w:rPr>
                          <w:rFonts w:hint="eastAsia" w:ascii="楷体_GB2312" w:eastAsia="楷体_GB2312"/>
                          <w:szCs w:val="21"/>
                        </w:rPr>
                        <w:t>承包人对指定供应商的管理</w:t>
                      </w:r>
                    </w:p>
                    <w:p w14:paraId="6BA568A0">
                      <w:pPr>
                        <w:rPr>
                          <w:rFonts w:ascii="楷体_GB2312" w:eastAsia="楷体_GB2312"/>
                          <w:szCs w:val="21"/>
                        </w:rPr>
                      </w:pPr>
                    </w:p>
                    <w:p w14:paraId="43ABB6A3"/>
                  </w:txbxContent>
                </v:textbox>
              </v:shape>
            </w:pict>
          </mc:Fallback>
        </mc:AlternateContent>
      </w:r>
      <w:r>
        <w:rPr>
          <w:rFonts w:hint="eastAsia" w:ascii="宋体" w:hAnsi="宋体"/>
        </w:rPr>
        <w:t>7.2</w:t>
      </w:r>
      <w:r>
        <w:rPr>
          <w:rFonts w:ascii="宋体" w:hAnsi="宋体"/>
        </w:rPr>
        <w:t>.</w:t>
      </w:r>
      <w:r>
        <w:rPr>
          <w:rFonts w:hint="eastAsia" w:ascii="宋体" w:hAnsi="宋体"/>
        </w:rPr>
        <w:t>3 承包人须将指定供应商等同视为自己的供应商一般进行管理，将供货时间、供货周期、供货数量及批次的约定纳入供货合同，承包人与指定供应商双方都须遵守供货合同规定的双方权利和义务。</w:t>
      </w:r>
    </w:p>
    <w:p w14:paraId="70FB44EA">
      <w:pPr>
        <w:pStyle w:val="51"/>
        <w:spacing w:after="0"/>
        <w:ind w:left="959" w:leftChars="114" w:hanging="720" w:hangingChars="300"/>
        <w:rPr>
          <w:rFonts w:ascii="宋体" w:hAnsi="宋体"/>
        </w:rPr>
      </w:pPr>
      <w:r>
        <w:rPr>
          <w:rFonts w:hint="eastAsia" w:ascii="宋体" w:hAnsi="宋体"/>
        </w:rPr>
        <w:t xml:space="preserve">      除非另有规定，</w:t>
      </w:r>
      <w:r>
        <w:rPr>
          <w:rFonts w:hint="eastAsia"/>
        </w:rPr>
        <w:t>指定供应材料设备</w:t>
      </w:r>
      <w:r>
        <w:rPr>
          <w:rFonts w:hint="eastAsia" w:ascii="宋体"/>
        </w:rPr>
        <w:t>,</w:t>
      </w:r>
      <w:r>
        <w:rPr>
          <w:rFonts w:hint="eastAsia"/>
        </w:rPr>
        <w:t xml:space="preserve"> 由承包人负责计量、接收、保管及二次搬运等场内所需一切工作。接收后的损坏问题由承包人负责。</w:t>
      </w:r>
    </w:p>
    <w:p w14:paraId="728FB0C0">
      <w:pPr>
        <w:pStyle w:val="51"/>
        <w:spacing w:after="0"/>
        <w:ind w:left="959" w:leftChars="114" w:hanging="720" w:hangingChars="300"/>
      </w:pPr>
      <w:r>
        <w:rPr>
          <w:rFonts w:hint="eastAsia" w:ascii="宋体" w:hAnsi="宋体"/>
          <w:lang w:val="en-US" w:eastAsia="zh-CN"/>
        </w:rPr>
        <mc:AlternateContent>
          <mc:Choice Requires="wps">
            <w:drawing>
              <wp:anchor distT="0" distB="0" distL="114300" distR="114300" simplePos="0" relativeHeight="251846656" behindDoc="0" locked="0" layoutInCell="1" allowOverlap="1">
                <wp:simplePos x="0" y="0"/>
                <wp:positionH relativeFrom="column">
                  <wp:posOffset>-720090</wp:posOffset>
                </wp:positionH>
                <wp:positionV relativeFrom="paragraph">
                  <wp:posOffset>36195</wp:posOffset>
                </wp:positionV>
                <wp:extent cx="737870" cy="735330"/>
                <wp:effectExtent l="0" t="0" r="5080" b="7620"/>
                <wp:wrapNone/>
                <wp:docPr id="143" name="文本框 143"/>
                <wp:cNvGraphicFramePr/>
                <a:graphic xmlns:a="http://schemas.openxmlformats.org/drawingml/2006/main">
                  <a:graphicData uri="http://schemas.microsoft.com/office/word/2010/wordprocessingShape">
                    <wps:wsp>
                      <wps:cNvSpPr txBox="1">
                        <a:spLocks noChangeArrowheads="1"/>
                      </wps:cNvSpPr>
                      <wps:spPr bwMode="auto">
                        <a:xfrm>
                          <a:off x="0" y="0"/>
                          <a:ext cx="737870" cy="735330"/>
                        </a:xfrm>
                        <a:prstGeom prst="rect">
                          <a:avLst/>
                        </a:prstGeom>
                        <a:solidFill>
                          <a:srgbClr val="FFFFFF"/>
                        </a:solidFill>
                        <a:ln>
                          <a:noFill/>
                        </a:ln>
                        <a:effectLst/>
                      </wps:spPr>
                      <wps:txbx>
                        <w:txbxContent>
                          <w:p w14:paraId="33EE7DC1">
                            <w:pPr>
                              <w:jc w:val="left"/>
                            </w:pPr>
                            <w:r>
                              <w:rPr>
                                <w:rFonts w:hint="eastAsia" w:ascii="楷体_GB2312" w:eastAsia="楷体_GB2312"/>
                                <w:szCs w:val="21"/>
                              </w:rPr>
                              <w:t>对指定供应商的付款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57.9pt;width:58.1pt;z-index:251846656;mso-width-relative:page;mso-height-relative:page;" fillcolor="#FFFFFF" filled="t" stroked="f" coordsize="21600,21600" o:gfxdata="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io8iXXAAAACAEAAA8AAAAAAAAAAQAgAAAAIgAAAGRycy9kb3ducmV2LnhtbFBLAQIUABQAAAAI&#10;AIdO4kBxv0RjJwIAAD8EAAAOAAAAAAAAAAEAIAAAACYBAABkcnMvZTJvRG9jLnhtbFBLBQYAAAAA&#10;BgAGAFkBAAC/BQAAAAA=&#10;">
                <v:fill on="t" focussize="0,0"/>
                <v:stroke on="f"/>
                <v:imagedata o:title=""/>
                <o:lock v:ext="edit" aspectratio="f"/>
                <v:textbox inset="0mm,0mm,0mm,0mm">
                  <w:txbxContent>
                    <w:p w14:paraId="33EE7DC1">
                      <w:pPr>
                        <w:jc w:val="left"/>
                      </w:pPr>
                      <w:r>
                        <w:rPr>
                          <w:rFonts w:hint="eastAsia" w:ascii="楷体_GB2312" w:eastAsia="楷体_GB2312"/>
                          <w:szCs w:val="21"/>
                        </w:rPr>
                        <w:t>对指定供应商的付款</w:t>
                      </w:r>
                    </w:p>
                  </w:txbxContent>
                </v:textbox>
              </v:shape>
            </w:pict>
          </mc:Fallback>
        </mc:AlternateContent>
      </w:r>
      <w:r>
        <w:rPr>
          <w:rFonts w:hint="eastAsia" w:ascii="宋体" w:hAnsi="宋体"/>
        </w:rPr>
        <w:t>7.2</w:t>
      </w:r>
      <w:r>
        <w:rPr>
          <w:rFonts w:ascii="宋体" w:hAnsi="宋体"/>
        </w:rPr>
        <w:t>.</w:t>
      </w:r>
      <w:r>
        <w:rPr>
          <w:rFonts w:hint="eastAsia" w:ascii="宋体" w:hAnsi="宋体"/>
        </w:rPr>
        <w:t>4所有由承包人支付给指定供应商的有关供应材料设备的一切应付款项（除各分包合同中另有约定外），必须按期以双方或三方</w:t>
      </w:r>
      <w:r>
        <w:rPr>
          <w:rFonts w:hint="eastAsia" w:ascii="宋体" w:hAnsi="宋体"/>
          <w:lang w:eastAsia="zh-CN"/>
        </w:rPr>
        <w:t>约定</w:t>
      </w:r>
      <w:r>
        <w:rPr>
          <w:rFonts w:hint="eastAsia" w:ascii="宋体" w:hAnsi="宋体"/>
        </w:rPr>
        <w:t>的付款比例支付。</w:t>
      </w:r>
    </w:p>
    <w:p w14:paraId="0D7CBDC0">
      <w:pPr>
        <w:pStyle w:val="51"/>
        <w:tabs>
          <w:tab w:val="left" w:pos="1980"/>
          <w:tab w:val="left" w:pos="2160"/>
        </w:tabs>
        <w:spacing w:after="0"/>
        <w:ind w:left="1438" w:leftChars="456" w:hanging="480" w:hangingChars="200"/>
      </w:pPr>
      <w:r>
        <w:rPr>
          <w:rFonts w:hint="eastAsia"/>
        </w:rPr>
        <w:t>(1) 所有指定供应商的工程进度货款由承包人统一向发包人申请。</w:t>
      </w:r>
    </w:p>
    <w:p w14:paraId="058815F1">
      <w:pPr>
        <w:pStyle w:val="51"/>
        <w:tabs>
          <w:tab w:val="left" w:pos="1980"/>
          <w:tab w:val="left" w:pos="2160"/>
        </w:tabs>
        <w:spacing w:after="0"/>
        <w:ind w:left="1255" w:leftChars="453" w:hanging="304" w:hangingChars="127"/>
      </w:pPr>
      <w:r>
        <w:rPr>
          <w:rFonts w:hint="eastAsia"/>
        </w:rPr>
        <w:t>(2) 发包人会在届期签发的付款证书内详列该等材料及设备的应付货款总额，承包人应在收到发包人付款后7天内支付给指定供应商，不得扣留，除非承包人以书面形式向发包人正式提出：</w:t>
      </w:r>
    </w:p>
    <w:p w14:paraId="50BE71F3">
      <w:pPr>
        <w:pStyle w:val="51"/>
        <w:tabs>
          <w:tab w:val="left" w:pos="1620"/>
        </w:tabs>
        <w:spacing w:after="0"/>
        <w:ind w:left="959" w:leftChars="114" w:hanging="720" w:hangingChars="300"/>
      </w:pPr>
      <w:r>
        <w:rPr>
          <w:rFonts w:hint="eastAsia"/>
        </w:rPr>
        <w:t xml:space="preserve">         (i)  扣留或拒绝支付该应付金额的合理原因</w:t>
      </w:r>
      <w:r>
        <w:rPr>
          <w:rFonts w:hint="eastAsia"/>
          <w:lang w:eastAsia="zh-CN"/>
        </w:rPr>
        <w:t>；</w:t>
      </w:r>
    </w:p>
    <w:p w14:paraId="35266858">
      <w:pPr>
        <w:pStyle w:val="51"/>
        <w:ind w:left="1258" w:leftChars="599"/>
      </w:pPr>
      <w:r>
        <w:rPr>
          <w:rFonts w:hint="eastAsia"/>
        </w:rPr>
        <w:tab/>
      </w:r>
      <w:r>
        <w:rPr>
          <w:rFonts w:hint="eastAsia"/>
        </w:rPr>
        <w:t xml:space="preserve"> (ii)  合理证据证明承包人已将原因通知指定供应商。</w:t>
      </w:r>
    </w:p>
    <w:p w14:paraId="1D7DD57B">
      <w:pPr>
        <w:pStyle w:val="51"/>
        <w:ind w:left="1258" w:leftChars="599"/>
      </w:pPr>
      <w:r>
        <w:rPr>
          <w:rFonts w:hint="eastAsia"/>
        </w:rPr>
        <w:t>否则发包人可根据证书将该款额直接支付给有关指定供应商，并从应付或届期应付给承包人的金额内扣除该款额。</w:t>
      </w:r>
    </w:p>
    <w:p w14:paraId="7F739D88">
      <w:pPr>
        <w:pStyle w:val="51"/>
        <w:spacing w:after="0"/>
        <w:ind w:left="1258" w:leftChars="599"/>
        <w:rPr>
          <w:rFonts w:ascii="宋体" w:hAnsi="宋体"/>
        </w:rPr>
      </w:pPr>
      <w:r>
        <w:rPr>
          <w:rFonts w:hint="eastAsia"/>
        </w:rPr>
        <w:t>在不损及承包人对指定供应商的其他权利及责任下，发包人有权在无须得到承包人的同意下，将指定供应材料设备价款直接支付给指定供应商，在此情况下，承包人将不会得到任何</w:t>
      </w:r>
      <w:r>
        <w:rPr>
          <w:rFonts w:hint="eastAsia"/>
          <w:lang w:eastAsia="zh-CN"/>
        </w:rPr>
        <w:t>赔偿</w:t>
      </w:r>
      <w:r>
        <w:rPr>
          <w:rFonts w:hint="eastAsia"/>
        </w:rPr>
        <w:t>。</w:t>
      </w:r>
    </w:p>
    <w:p w14:paraId="116F600C">
      <w:pPr>
        <w:pStyle w:val="51"/>
        <w:spacing w:after="0"/>
        <w:ind w:left="959" w:leftChars="114" w:hanging="720" w:hangingChars="300"/>
      </w:pPr>
      <w:r>
        <w:rPr>
          <w:rFonts w:hint="eastAsia" w:ascii="宋体" w:hAnsi="宋体"/>
          <w:lang w:val="en-US" w:eastAsia="zh-CN"/>
        </w:rPr>
        <mc:AlternateContent>
          <mc:Choice Requires="wps">
            <w:drawing>
              <wp:anchor distT="0" distB="0" distL="114300" distR="114300" simplePos="0" relativeHeight="251847680" behindDoc="0" locked="0" layoutInCell="1" allowOverlap="1">
                <wp:simplePos x="0" y="0"/>
                <wp:positionH relativeFrom="column">
                  <wp:posOffset>-720090</wp:posOffset>
                </wp:positionH>
                <wp:positionV relativeFrom="paragraph">
                  <wp:posOffset>71755</wp:posOffset>
                </wp:positionV>
                <wp:extent cx="737870" cy="1118235"/>
                <wp:effectExtent l="0" t="0" r="5080" b="4445"/>
                <wp:wrapNone/>
                <wp:docPr id="142" name="文本框 142"/>
                <wp:cNvGraphicFramePr/>
                <a:graphic xmlns:a="http://schemas.openxmlformats.org/drawingml/2006/main">
                  <a:graphicData uri="http://schemas.microsoft.com/office/word/2010/wordprocessingShape">
                    <wps:wsp>
                      <wps:cNvSpPr txBox="1">
                        <a:spLocks noChangeArrowheads="1"/>
                      </wps:cNvSpPr>
                      <wps:spPr bwMode="auto">
                        <a:xfrm>
                          <a:off x="0" y="0"/>
                          <a:ext cx="737870" cy="1118235"/>
                        </a:xfrm>
                        <a:prstGeom prst="rect">
                          <a:avLst/>
                        </a:prstGeom>
                        <a:solidFill>
                          <a:srgbClr val="FFFFFF"/>
                        </a:solidFill>
                        <a:ln>
                          <a:noFill/>
                        </a:ln>
                        <a:effectLst/>
                      </wps:spPr>
                      <wps:txbx>
                        <w:txbxContent>
                          <w:p w14:paraId="4886D3EA">
                            <w:pPr>
                              <w:jc w:val="left"/>
                              <w:rPr>
                                <w:rFonts w:ascii="楷体_GB2312" w:eastAsia="楷体_GB2312"/>
                                <w:szCs w:val="21"/>
                              </w:rPr>
                            </w:pPr>
                            <w:r>
                              <w:rPr>
                                <w:rFonts w:hint="eastAsia" w:ascii="楷体_GB2312" w:eastAsia="楷体_GB2312"/>
                                <w:szCs w:val="21"/>
                              </w:rPr>
                              <w:t>与承包人有关的指定供应合同条款</w:t>
                            </w:r>
                          </w:p>
                          <w:p w14:paraId="777C9EBB">
                            <w:pPr>
                              <w:rPr>
                                <w:rFonts w:ascii="楷体_GB2312" w:eastAsia="楷体_GB2312"/>
                                <w:szCs w:val="21"/>
                              </w:rPr>
                            </w:pPr>
                          </w:p>
                          <w:p w14:paraId="02E26D44"/>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88.05pt;width:58.1pt;z-index:251847680;mso-width-relative:page;mso-height-relative:page;" fillcolor="#FFFFFF" filled="t" stroked="f" coordsize="21600,21600" o:gfxdata="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k/eZ1wAAAAkBAAAPAAAAAAAAAAEAIAAAACIAAABkcnMvZG93bnJldi54bWxQSwECFAAUAAAA&#10;CACHTuJAx+gKrygCAABABAAADgAAAAAAAAABACAAAAAmAQAAZHJzL2Uyb0RvYy54bWxQSwUGAAAA&#10;AAYABgBZAQAAwAUAAAAA&#10;">
                <v:fill on="t" focussize="0,0"/>
                <v:stroke on="f"/>
                <v:imagedata o:title=""/>
                <o:lock v:ext="edit" aspectratio="f"/>
                <v:textbox inset="0mm,0mm,0mm,0mm">
                  <w:txbxContent>
                    <w:p w14:paraId="4886D3EA">
                      <w:pPr>
                        <w:jc w:val="left"/>
                        <w:rPr>
                          <w:rFonts w:ascii="楷体_GB2312" w:eastAsia="楷体_GB2312"/>
                          <w:szCs w:val="21"/>
                        </w:rPr>
                      </w:pPr>
                      <w:r>
                        <w:rPr>
                          <w:rFonts w:hint="eastAsia" w:ascii="楷体_GB2312" w:eastAsia="楷体_GB2312"/>
                          <w:szCs w:val="21"/>
                        </w:rPr>
                        <w:t>与承包人有关的指定供应合同条款</w:t>
                      </w:r>
                    </w:p>
                    <w:p w14:paraId="777C9EBB">
                      <w:pPr>
                        <w:rPr>
                          <w:rFonts w:ascii="楷体_GB2312" w:eastAsia="楷体_GB2312"/>
                          <w:szCs w:val="21"/>
                        </w:rPr>
                      </w:pPr>
                    </w:p>
                    <w:p w14:paraId="02E26D44"/>
                  </w:txbxContent>
                </v:textbox>
              </v:shape>
            </w:pict>
          </mc:Fallback>
        </mc:AlternateContent>
      </w:r>
      <w:r>
        <w:rPr>
          <w:rFonts w:hint="eastAsia" w:ascii="宋体" w:hAnsi="宋体"/>
        </w:rPr>
        <w:t>7.2</w:t>
      </w:r>
      <w:r>
        <w:rPr>
          <w:rFonts w:ascii="宋体" w:hAnsi="宋体"/>
        </w:rPr>
        <w:t>.</w:t>
      </w:r>
      <w:r>
        <w:rPr>
          <w:rFonts w:hint="eastAsia" w:ascii="宋体" w:hAnsi="宋体"/>
        </w:rPr>
        <w:t>5 指定供应材料设备的供货合同中将包含下述条件，承包人和指定供应商不应拒绝（发包人另有特殊要求除外）：</w:t>
      </w:r>
    </w:p>
    <w:p w14:paraId="78C466BA">
      <w:pPr>
        <w:pStyle w:val="51"/>
        <w:spacing w:after="0"/>
        <w:ind w:left="1257" w:leftChars="427" w:hanging="360" w:hangingChars="150"/>
      </w:pPr>
      <w:r>
        <w:rPr>
          <w:rFonts w:hint="eastAsia"/>
        </w:rPr>
        <w:t>(1) 指定供应商供应的材料设备的品质必须符合标准、规范要求，并且</w:t>
      </w:r>
      <w:r>
        <w:rPr>
          <w:rFonts w:hint="eastAsia"/>
          <w:lang w:eastAsia="zh-CN"/>
        </w:rPr>
        <w:t>符合</w:t>
      </w:r>
      <w:r>
        <w:rPr>
          <w:rFonts w:hint="eastAsia"/>
        </w:rPr>
        <w:t>发包人</w:t>
      </w:r>
      <w:r>
        <w:rPr>
          <w:rFonts w:hint="eastAsia"/>
          <w:lang w:eastAsia="zh-CN"/>
        </w:rPr>
        <w:t>的具体要求</w:t>
      </w:r>
      <w:r>
        <w:rPr>
          <w:rFonts w:hint="eastAsia"/>
        </w:rPr>
        <w:t>；</w:t>
      </w:r>
    </w:p>
    <w:p w14:paraId="21A5DA85">
      <w:pPr>
        <w:pStyle w:val="51"/>
        <w:spacing w:after="0"/>
        <w:ind w:left="1257" w:leftChars="427" w:hanging="360" w:hangingChars="150"/>
      </w:pPr>
      <w:r>
        <w:rPr>
          <w:rFonts w:hint="eastAsia"/>
        </w:rPr>
        <w:t>(2) 若承包人在施工或保修期内发现指定供应商供应的材料设备存有质量</w:t>
      </w:r>
      <w:r>
        <w:rPr>
          <w:rFonts w:hint="eastAsia"/>
          <w:lang w:eastAsia="zh-CN"/>
        </w:rPr>
        <w:t>问题</w:t>
      </w:r>
      <w:r>
        <w:rPr>
          <w:rFonts w:hint="eastAsia"/>
        </w:rPr>
        <w:t>，指定供应商须负责更换或修复，且须承担由于该等质量导致的承包人损失，但此等质量必须是：</w:t>
      </w:r>
    </w:p>
    <w:p w14:paraId="72BCD7FC">
      <w:pPr>
        <w:pStyle w:val="51"/>
        <w:spacing w:after="0"/>
        <w:ind w:left="1619" w:leftChars="599" w:hanging="361"/>
      </w:pPr>
      <w:r>
        <w:rPr>
          <w:rFonts w:hint="eastAsia"/>
        </w:rPr>
        <w:t>(</w:t>
      </w:r>
      <w:r>
        <w:t>i</w:t>
      </w:r>
      <w:r>
        <w:rPr>
          <w:rFonts w:hint="eastAsia"/>
        </w:rPr>
        <w:t>) 该等质量是由于所供应材料设备的制造工艺或用料不良造成，而非由于承包人贮藏不当或承包人、发包人任何误用或疏忽所造成的；</w:t>
      </w:r>
    </w:p>
    <w:p w14:paraId="51B6DD2D">
      <w:pPr>
        <w:pStyle w:val="51"/>
        <w:spacing w:after="0"/>
        <w:ind w:left="1618" w:leftChars="599" w:hanging="360" w:hangingChars="150"/>
      </w:pPr>
      <w:r>
        <w:rPr>
          <w:rFonts w:hint="eastAsia"/>
        </w:rPr>
        <w:t>(i</w:t>
      </w:r>
      <w:r>
        <w:t>i</w:t>
      </w:r>
      <w:r>
        <w:rPr>
          <w:rFonts w:hint="eastAsia"/>
        </w:rPr>
        <w:t>) 当材料设备已被使用或已安装时，该等质量并非承包人可在未使用或安装前的检验所能发现或显示出来。</w:t>
      </w:r>
    </w:p>
    <w:p w14:paraId="6F4FE049">
      <w:pPr>
        <w:pStyle w:val="51"/>
        <w:spacing w:after="0"/>
        <w:ind w:left="959" w:leftChars="114" w:hanging="720" w:hangingChars="300"/>
        <w:rPr>
          <w:rFonts w:ascii="宋体" w:hAnsi="宋体"/>
        </w:rPr>
      </w:pPr>
      <w:r>
        <w:rPr>
          <w:rFonts w:hint="eastAsia" w:ascii="宋体" w:hAnsi="宋体"/>
          <w:lang w:val="en-US" w:eastAsia="zh-CN"/>
        </w:rPr>
        <mc:AlternateContent>
          <mc:Choice Requires="wps">
            <w:drawing>
              <wp:anchor distT="0" distB="0" distL="114300" distR="114300" simplePos="0" relativeHeight="251848704" behindDoc="0" locked="0" layoutInCell="1" allowOverlap="1">
                <wp:simplePos x="0" y="0"/>
                <wp:positionH relativeFrom="column">
                  <wp:posOffset>-720090</wp:posOffset>
                </wp:positionH>
                <wp:positionV relativeFrom="paragraph">
                  <wp:posOffset>36195</wp:posOffset>
                </wp:positionV>
                <wp:extent cx="737870" cy="403225"/>
                <wp:effectExtent l="0" t="0" r="5080" b="1270"/>
                <wp:wrapNone/>
                <wp:docPr id="141" name="文本框 141"/>
                <wp:cNvGraphicFramePr/>
                <a:graphic xmlns:a="http://schemas.openxmlformats.org/drawingml/2006/main">
                  <a:graphicData uri="http://schemas.microsoft.com/office/word/2010/wordprocessingShape">
                    <wps:wsp>
                      <wps:cNvSpPr txBox="1">
                        <a:spLocks noChangeArrowheads="1"/>
                      </wps:cNvSpPr>
                      <wps:spPr bwMode="auto">
                        <a:xfrm>
                          <a:off x="0" y="0"/>
                          <a:ext cx="737870" cy="403225"/>
                        </a:xfrm>
                        <a:prstGeom prst="rect">
                          <a:avLst/>
                        </a:prstGeom>
                        <a:solidFill>
                          <a:srgbClr val="FFFFFF"/>
                        </a:solidFill>
                        <a:ln>
                          <a:noFill/>
                        </a:ln>
                        <a:effectLst/>
                      </wps:spPr>
                      <wps:txbx>
                        <w:txbxContent>
                          <w:p w14:paraId="16B43F76">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31.75pt;width:58.1pt;z-index:251848704;mso-width-relative:page;mso-height-relative:page;" fillcolor="#FFFFFF" filled="t" stroked="f" coordsize="21600,21600" o:gfxdata="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1/Zp1QAAAAcBAAAPAAAAAAAAAAEAIAAAACIAAABkcnMvZG93bnJldi54bWxQSwECFAAUAAAACACH&#10;TuJAJ832WScCAAA/BAAADgAAAAAAAAABACAAAAAkAQAAZHJzL2Uyb0RvYy54bWxQSwUGAAAAAAYA&#10;BgBZAQAAvQUAAAAA&#10;">
                <v:fill on="t" focussize="0,0"/>
                <v:stroke on="f"/>
                <v:imagedata o:title=""/>
                <o:lock v:ext="edit" aspectratio="f"/>
                <v:textbox inset="0mm,0mm,0mm,0mm">
                  <w:txbxContent>
                    <w:p w14:paraId="16B43F76">
                      <w:r>
                        <w:rPr>
                          <w:rFonts w:hint="eastAsia" w:ascii="楷体_GB2312" w:eastAsia="楷体_GB2312"/>
                          <w:szCs w:val="21"/>
                        </w:rPr>
                        <w:t>其他约定</w:t>
                      </w:r>
                    </w:p>
                  </w:txbxContent>
                </v:textbox>
              </v:shape>
            </w:pict>
          </mc:Fallback>
        </mc:AlternateContent>
      </w:r>
      <w:r>
        <w:rPr>
          <w:rFonts w:hint="eastAsia" w:ascii="宋体" w:hAnsi="宋体"/>
        </w:rPr>
        <w:t>7.2</w:t>
      </w:r>
      <w:r>
        <w:rPr>
          <w:rFonts w:ascii="宋体" w:hAnsi="宋体"/>
        </w:rPr>
        <w:t>.</w:t>
      </w:r>
      <w:r>
        <w:rPr>
          <w:rFonts w:hint="eastAsia" w:ascii="宋体" w:hAnsi="宋体"/>
        </w:rPr>
        <w:t>6 指定供应材料设备的计价办法详见14.2.2款的约定，其结算办法详见16.2款的约定。</w:t>
      </w:r>
    </w:p>
    <w:p w14:paraId="665C41A9">
      <w:pPr>
        <w:pStyle w:val="50"/>
        <w:numPr>
          <w:ilvl w:val="0"/>
          <w:numId w:val="0"/>
        </w:numPr>
        <w:spacing w:before="120" w:after="120" w:line="360" w:lineRule="auto"/>
        <w:rPr>
          <w:szCs w:val="24"/>
        </w:rPr>
      </w:pPr>
      <w:bookmarkStart w:id="577" w:name="_Toc144869907"/>
      <w:bookmarkStart w:id="578" w:name="_Toc122080286"/>
      <w:bookmarkStart w:id="579" w:name="_Toc357434456"/>
      <w:bookmarkStart w:id="580" w:name="_Toc454555601"/>
      <w:bookmarkStart w:id="581" w:name="_Toc8833183"/>
      <w:bookmarkStart w:id="582" w:name="_Toc455151681"/>
      <w:bookmarkStart w:id="583" w:name="_Toc455134553"/>
      <w:r>
        <w:rPr>
          <w:szCs w:val="24"/>
        </w:rPr>
        <w:t>7.3 承包人采购材料设备</w:t>
      </w:r>
      <w:bookmarkEnd w:id="577"/>
      <w:bookmarkEnd w:id="578"/>
      <w:bookmarkEnd w:id="579"/>
      <w:r>
        <w:rPr>
          <w:rFonts w:hint="eastAsia"/>
          <w:szCs w:val="24"/>
        </w:rPr>
        <w:t>（乙供材）</w:t>
      </w:r>
      <w:bookmarkEnd w:id="580"/>
      <w:bookmarkEnd w:id="581"/>
      <w:bookmarkEnd w:id="582"/>
      <w:bookmarkEnd w:id="583"/>
    </w:p>
    <w:p w14:paraId="7C4FD505">
      <w:pPr>
        <w:pStyle w:val="51"/>
        <w:spacing w:after="0"/>
        <w:ind w:left="837" w:leftChars="113" w:hanging="600" w:hangingChars="250"/>
      </w:pPr>
      <w:r>
        <w:rPr>
          <w:lang w:val="en-US" w:eastAsia="zh-CN"/>
        </w:rPr>
        <mc:AlternateContent>
          <mc:Choice Requires="wps">
            <w:drawing>
              <wp:anchor distT="0" distB="0" distL="114300" distR="114300" simplePos="0" relativeHeight="251709440" behindDoc="0" locked="0" layoutInCell="1" allowOverlap="1">
                <wp:simplePos x="0" y="0"/>
                <wp:positionH relativeFrom="column">
                  <wp:posOffset>-685800</wp:posOffset>
                </wp:positionH>
                <wp:positionV relativeFrom="paragraph">
                  <wp:posOffset>1104900</wp:posOffset>
                </wp:positionV>
                <wp:extent cx="737870" cy="1155065"/>
                <wp:effectExtent l="0" t="0" r="5080" b="635"/>
                <wp:wrapNone/>
                <wp:docPr id="140" name="文本框 140"/>
                <wp:cNvGraphicFramePr/>
                <a:graphic xmlns:a="http://schemas.openxmlformats.org/drawingml/2006/main">
                  <a:graphicData uri="http://schemas.microsoft.com/office/word/2010/wordprocessingShape">
                    <wps:wsp>
                      <wps:cNvSpPr txBox="1">
                        <a:spLocks noChangeArrowheads="1"/>
                      </wps:cNvSpPr>
                      <wps:spPr bwMode="auto">
                        <a:xfrm>
                          <a:off x="0" y="0"/>
                          <a:ext cx="737870" cy="1155065"/>
                        </a:xfrm>
                        <a:prstGeom prst="rect">
                          <a:avLst/>
                        </a:prstGeom>
                        <a:solidFill>
                          <a:srgbClr val="FFFFFF"/>
                        </a:solidFill>
                        <a:ln>
                          <a:noFill/>
                        </a:ln>
                        <a:effectLst/>
                      </wps:spPr>
                      <wps:txbx>
                        <w:txbxContent>
                          <w:p w14:paraId="60086382">
                            <w:pPr>
                              <w:jc w:val="left"/>
                            </w:pPr>
                            <w:r>
                              <w:rPr>
                                <w:rFonts w:hint="eastAsia" w:ascii="楷体_GB2312" w:eastAsia="楷体_GB2312"/>
                                <w:szCs w:val="21"/>
                              </w:rPr>
                              <w:t>所有材料设备应符合合同要求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87pt;height:90.95pt;width:58.1pt;z-index:251709440;mso-width-relative:page;mso-height-relative:page;" fillcolor="#FFFFFF" filled="t" stroked="f" coordsize="21600,21600" o:gfxdata="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IPsbzZAAAACgEAAA8AAAAAAAAAAQAgAAAAIgAAAGRycy9kb3ducmV2LnhtbFBLAQIUABQA&#10;AAAIAIdO4kBVQF6GKAIAAEAEAAAOAAAAAAAAAAEAIAAAACgBAABkcnMvZTJvRG9jLnhtbFBLBQYA&#10;AAAABgAGAFkBAADCBQAAAAA=&#10;">
                <v:fill on="t" focussize="0,0"/>
                <v:stroke on="f"/>
                <v:imagedata o:title=""/>
                <o:lock v:ext="edit" aspectratio="f"/>
                <v:textbox inset="0mm,0mm,0mm,0mm">
                  <w:txbxContent>
                    <w:p w14:paraId="60086382">
                      <w:pPr>
                        <w:jc w:val="left"/>
                      </w:pPr>
                      <w:r>
                        <w:rPr>
                          <w:rFonts w:hint="eastAsia" w:ascii="楷体_GB2312" w:eastAsia="楷体_GB2312"/>
                          <w:szCs w:val="21"/>
                        </w:rPr>
                        <w:t>所有材料设备应符合合同要求</w:t>
                      </w:r>
                    </w:p>
                  </w:txbxContent>
                </v:textbox>
              </v:shape>
            </w:pict>
          </mc:Fallback>
        </mc:AlternateContent>
      </w:r>
      <w:r>
        <w:rPr>
          <w:lang w:val="en-US" w:eastAsia="zh-CN"/>
        </w:rPr>
        <mc:AlternateContent>
          <mc:Choice Requires="wps">
            <w:drawing>
              <wp:anchor distT="0" distB="0" distL="114300" distR="114300" simplePos="0" relativeHeight="251708416" behindDoc="0" locked="0" layoutInCell="1" allowOverlap="1">
                <wp:simplePos x="0" y="0"/>
                <wp:positionH relativeFrom="column">
                  <wp:posOffset>-720090</wp:posOffset>
                </wp:positionH>
                <wp:positionV relativeFrom="paragraph">
                  <wp:posOffset>53975</wp:posOffset>
                </wp:positionV>
                <wp:extent cx="737870" cy="753745"/>
                <wp:effectExtent l="0" t="0" r="5080" b="5715"/>
                <wp:wrapNone/>
                <wp:docPr id="139" name="文本框 139"/>
                <wp:cNvGraphicFramePr/>
                <a:graphic xmlns:a="http://schemas.openxmlformats.org/drawingml/2006/main">
                  <a:graphicData uri="http://schemas.microsoft.com/office/word/2010/wordprocessingShape">
                    <wps:wsp>
                      <wps:cNvSpPr txBox="1">
                        <a:spLocks noChangeArrowheads="1"/>
                      </wps:cNvSpPr>
                      <wps:spPr bwMode="auto">
                        <a:xfrm>
                          <a:off x="0" y="0"/>
                          <a:ext cx="737870" cy="753745"/>
                        </a:xfrm>
                        <a:prstGeom prst="rect">
                          <a:avLst/>
                        </a:prstGeom>
                        <a:solidFill>
                          <a:srgbClr val="FFFFFF"/>
                        </a:solidFill>
                        <a:ln>
                          <a:noFill/>
                        </a:ln>
                        <a:effectLst/>
                      </wps:spPr>
                      <wps:txbx>
                        <w:txbxContent>
                          <w:p w14:paraId="3982FE0B">
                            <w:pPr>
                              <w:jc w:val="left"/>
                            </w:pPr>
                            <w:r>
                              <w:rPr>
                                <w:rFonts w:hint="eastAsia" w:ascii="楷体_GB2312" w:eastAsia="楷体_GB2312"/>
                                <w:szCs w:val="21"/>
                              </w:rPr>
                              <w:t>承包人采购的材料设备</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9.35pt;width:58.1pt;z-index:251708416;mso-width-relative:page;mso-height-relative:page;" fillcolor="#FFFFFF" filled="t" stroked="f" coordsize="21600,21600" o:gfxdata="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bqiJy1wAAAAgBAAAPAAAAAAAAAAEAIAAAACIAAABkcnMvZG93bnJldi54bWxQSwECFAAUAAAA&#10;CACHTuJAOeWfDigCAAA/BAAADgAAAAAAAAABACAAAAAmAQAAZHJzL2Uyb0RvYy54bWxQSwUGAAAA&#10;AAYABgBZAQAAwAUAAAAA&#10;">
                <v:fill on="t" focussize="0,0"/>
                <v:stroke on="f"/>
                <v:imagedata o:title=""/>
                <o:lock v:ext="edit" aspectratio="f"/>
                <v:textbox inset="0mm,0mm,0mm,0mm">
                  <w:txbxContent>
                    <w:p w14:paraId="3982FE0B">
                      <w:pPr>
                        <w:jc w:val="left"/>
                      </w:pPr>
                      <w:r>
                        <w:rPr>
                          <w:rFonts w:hint="eastAsia" w:ascii="楷体_GB2312" w:eastAsia="楷体_GB2312"/>
                          <w:szCs w:val="21"/>
                        </w:rPr>
                        <w:t>承包人采购的材料设备</w:t>
                      </w:r>
                    </w:p>
                  </w:txbxContent>
                </v:textbox>
              </v:shape>
            </w:pict>
          </mc:Fallback>
        </mc:AlternateContent>
      </w:r>
      <w:r>
        <w:t>7.3.1 承包人负责采购的材料设备：除说明由发包人负责供应的材料设备外，本工程所需的其他所有物料（包括指定供应材料设备、发包人限品牌采购材料、自行采购材料）均由承包人按照本合同约定的要求和采购方式负责采购，承包人对材料设备质量负责。</w:t>
      </w:r>
    </w:p>
    <w:p w14:paraId="1DAC1ED9">
      <w:pPr>
        <w:pStyle w:val="51"/>
        <w:spacing w:after="0"/>
        <w:ind w:left="837" w:leftChars="113" w:hanging="600" w:hangingChars="250"/>
      </w:pPr>
      <w:r>
        <w:t>7.3.2 全部材料、设备和操作工艺应符合国家标准、规范及本合同规范技术要求。承包人应保证用于本工程的材料、设备和构件等已取得有关政府部门的批准使用。任何因申请有关批准而发生的费用由承包人承担。本工程严禁使用一切有毒的材料（包括但不限于含铅油漆、石棉、甲醛或含多氯聚苯等</w:t>
      </w:r>
      <w:r>
        <w:rPr>
          <w:rFonts w:hint="eastAsia"/>
          <w:lang w:eastAsia="zh-CN"/>
        </w:rPr>
        <w:t>的物料</w:t>
      </w:r>
      <w:r>
        <w:t>）进行施工。永久性工程所用的一切物料必须是全新的，具有出厂合格证书。</w:t>
      </w:r>
    </w:p>
    <w:p w14:paraId="6F283263">
      <w:pPr>
        <w:pStyle w:val="51"/>
        <w:spacing w:after="0"/>
        <w:ind w:left="837" w:leftChars="113" w:hanging="600" w:hangingChars="250"/>
      </w:pPr>
      <w:r>
        <w:rPr>
          <w:lang w:val="en-US" w:eastAsia="zh-CN"/>
        </w:rPr>
        <mc:AlternateContent>
          <mc:Choice Requires="wps">
            <w:drawing>
              <wp:anchor distT="0" distB="0" distL="114300" distR="114300" simplePos="0" relativeHeight="251711488" behindDoc="0" locked="0" layoutInCell="1" allowOverlap="1">
                <wp:simplePos x="0" y="0"/>
                <wp:positionH relativeFrom="column">
                  <wp:posOffset>-685800</wp:posOffset>
                </wp:positionH>
                <wp:positionV relativeFrom="paragraph">
                  <wp:posOffset>41275</wp:posOffset>
                </wp:positionV>
                <wp:extent cx="737870" cy="494665"/>
                <wp:effectExtent l="0" t="0" r="5080" b="635"/>
                <wp:wrapNone/>
                <wp:docPr id="138" name="文本框 138"/>
                <wp:cNvGraphicFramePr/>
                <a:graphic xmlns:a="http://schemas.openxmlformats.org/drawingml/2006/main">
                  <a:graphicData uri="http://schemas.microsoft.com/office/word/2010/wordprocessingShape">
                    <wps:wsp>
                      <wps:cNvSpPr txBox="1">
                        <a:spLocks noChangeArrowheads="1"/>
                      </wps:cNvSpPr>
                      <wps:spPr bwMode="auto">
                        <a:xfrm>
                          <a:off x="0" y="0"/>
                          <a:ext cx="737870" cy="494665"/>
                        </a:xfrm>
                        <a:prstGeom prst="rect">
                          <a:avLst/>
                        </a:prstGeom>
                        <a:solidFill>
                          <a:srgbClr val="FFFFFF"/>
                        </a:solidFill>
                        <a:ln>
                          <a:noFill/>
                        </a:ln>
                        <a:effectLst/>
                      </wps:spPr>
                      <wps:txbx>
                        <w:txbxContent>
                          <w:p w14:paraId="750C5B86">
                            <w:pPr>
                              <w:jc w:val="left"/>
                            </w:pPr>
                            <w:r>
                              <w:rPr>
                                <w:rFonts w:hint="eastAsia" w:ascii="楷体_GB2312" w:eastAsia="楷体_GB2312"/>
                                <w:szCs w:val="21"/>
                              </w:rPr>
                              <w:t>材料设备的报批报审</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25pt;height:38.95pt;width:58.1pt;z-index:251711488;mso-width-relative:page;mso-height-relative:page;" fillcolor="#FFFFFF" filled="t" stroked="f" coordsize="21600,21600" o:gfxdata="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TvzIi1wAAAAcBAAAPAAAAAAAAAAEAIAAAACIAAABkcnMvZG93bnJldi54bWxQSwECFAAUAAAA&#10;CACHTuJAIiiLfigCAAA/BAAADgAAAAAAAAABACAAAAAmAQAAZHJzL2Uyb0RvYy54bWxQSwUGAAAA&#10;AAYABgBZAQAAwAUAAAAA&#10;">
                <v:fill on="t" focussize="0,0"/>
                <v:stroke on="f"/>
                <v:imagedata o:title=""/>
                <o:lock v:ext="edit" aspectratio="f"/>
                <v:textbox inset="0mm,0mm,0mm,0mm">
                  <w:txbxContent>
                    <w:p w14:paraId="750C5B86">
                      <w:pPr>
                        <w:jc w:val="left"/>
                      </w:pPr>
                      <w:r>
                        <w:rPr>
                          <w:rFonts w:hint="eastAsia" w:ascii="楷体_GB2312" w:eastAsia="楷体_GB2312"/>
                          <w:szCs w:val="21"/>
                        </w:rPr>
                        <w:t>材料设备的报批报审</w:t>
                      </w:r>
                    </w:p>
                  </w:txbxContent>
                </v:textbox>
              </v:shape>
            </w:pict>
          </mc:Fallback>
        </mc:AlternateContent>
      </w:r>
      <w:r>
        <w:t>7.3.3发包人限制品牌由承包人自行采购的材料设备，订购前承包人须按发包人要求进行材料设备的报批报审，应向发包人和监理工程师提交能清楚说明材料品牌、型号、规格、技术参数、生产数据的资料或材料样本，经发包人批准后方可使用。</w:t>
      </w:r>
    </w:p>
    <w:p w14:paraId="7421EBB5">
      <w:pPr>
        <w:pStyle w:val="51"/>
        <w:spacing w:after="0"/>
        <w:ind w:left="837" w:leftChars="113" w:hanging="600" w:hangingChars="250"/>
      </w:pPr>
      <w:r>
        <w:rPr>
          <w:lang w:val="en-US" w:eastAsia="zh-CN"/>
        </w:rPr>
        <mc:AlternateContent>
          <mc:Choice Requires="wps">
            <w:drawing>
              <wp:anchor distT="0" distB="0" distL="114300" distR="114300" simplePos="0" relativeHeight="251712512" behindDoc="0" locked="0" layoutInCell="1" allowOverlap="1">
                <wp:simplePos x="0" y="0"/>
                <wp:positionH relativeFrom="column">
                  <wp:posOffset>-685800</wp:posOffset>
                </wp:positionH>
                <wp:positionV relativeFrom="paragraph">
                  <wp:posOffset>36195</wp:posOffset>
                </wp:positionV>
                <wp:extent cx="737870" cy="457200"/>
                <wp:effectExtent l="0" t="0" r="5080" b="5080"/>
                <wp:wrapNone/>
                <wp:docPr id="137" name="文本框 137"/>
                <wp:cNvGraphicFramePr/>
                <a:graphic xmlns:a="http://schemas.openxmlformats.org/drawingml/2006/main">
                  <a:graphicData uri="http://schemas.microsoft.com/office/word/2010/wordprocessingShape">
                    <wps:wsp>
                      <wps:cNvSpPr txBox="1">
                        <a:spLocks noChangeArrowheads="1"/>
                      </wps:cNvSpPr>
                      <wps:spPr bwMode="auto">
                        <a:xfrm>
                          <a:off x="0" y="0"/>
                          <a:ext cx="737870" cy="457200"/>
                        </a:xfrm>
                        <a:prstGeom prst="rect">
                          <a:avLst/>
                        </a:prstGeom>
                        <a:solidFill>
                          <a:srgbClr val="FFFFFF"/>
                        </a:solidFill>
                        <a:ln>
                          <a:noFill/>
                        </a:ln>
                        <a:effectLst/>
                      </wps:spPr>
                      <wps:txbx>
                        <w:txbxContent>
                          <w:p w14:paraId="4977ED93">
                            <w:pPr>
                              <w:jc w:val="left"/>
                            </w:pPr>
                            <w:r>
                              <w:rPr>
                                <w:rFonts w:hint="eastAsia" w:ascii="楷体_GB2312" w:eastAsia="楷体_GB2312"/>
                                <w:szCs w:val="21"/>
                              </w:rPr>
                              <w:t>材料设备的样品</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85pt;height:36pt;width:58.1pt;z-index:251712512;mso-width-relative:page;mso-height-relative:page;" fillcolor="#FFFFFF" filled="t" stroked="f" coordsize="21600,21600" o:gfxdata="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q2cPoNcAAAAHAQAADwAAAAAAAAABACAAAAAiAAAAZHJzL2Rvd25yZXYueG1sUEsBAhQAFAAAAAgA&#10;h07iQKFmV94mAgAAPwQAAA4AAAAAAAAAAQAgAAAAJgEAAGRycy9lMm9Eb2MueG1sUEsFBgAAAAAG&#10;AAYAWQEAAL4FAAAAAA==&#10;">
                <v:fill on="t" focussize="0,0"/>
                <v:stroke on="f"/>
                <v:imagedata o:title=""/>
                <o:lock v:ext="edit" aspectratio="f"/>
                <v:textbox inset="0mm,0mm,0mm,0mm">
                  <w:txbxContent>
                    <w:p w14:paraId="4977ED93">
                      <w:pPr>
                        <w:jc w:val="left"/>
                      </w:pPr>
                      <w:r>
                        <w:rPr>
                          <w:rFonts w:hint="eastAsia" w:ascii="楷体_GB2312" w:eastAsia="楷体_GB2312"/>
                          <w:szCs w:val="21"/>
                        </w:rPr>
                        <w:t>材料设备的样品</w:t>
                      </w:r>
                    </w:p>
                  </w:txbxContent>
                </v:textbox>
              </v:shape>
            </w:pict>
          </mc:Fallback>
        </mc:AlternateContent>
      </w:r>
      <w:r>
        <w:t>7.3.4 承包人应按发包人要求</w:t>
      </w:r>
      <w:r>
        <w:rPr>
          <w:rFonts w:hint="eastAsia"/>
          <w:lang w:eastAsia="zh-CN"/>
        </w:rPr>
        <w:t>的数量</w:t>
      </w:r>
      <w:r>
        <w:rPr>
          <w:rFonts w:hint="eastAsia"/>
        </w:rPr>
        <w:t>自制提供</w:t>
      </w:r>
      <w:r>
        <w:t>材料设备（除特别大的样品外）样品板，送到发包人现场办公室供发包人和监理工程师审批，经发包人批准后方可订购，否则所造成的一切损失由承包人承担。但发包人的任何审批，均不应减少承包人于本合同内的任何责任。</w:t>
      </w:r>
    </w:p>
    <w:p w14:paraId="545C86BF">
      <w:pPr>
        <w:pStyle w:val="51"/>
        <w:spacing w:after="0"/>
        <w:ind w:firstLine="840" w:firstLineChars="350"/>
      </w:pPr>
      <w:r>
        <w:rPr>
          <w:rFonts w:hint="eastAsia"/>
        </w:rPr>
        <w:t>样品提交与审批的具体要求：</w:t>
      </w:r>
    </w:p>
    <w:p w14:paraId="7CAA414C">
      <w:pPr>
        <w:pStyle w:val="51"/>
        <w:spacing w:after="0"/>
        <w:ind w:left="1198" w:leftChars="399" w:hanging="360" w:hangingChars="150"/>
        <w:rPr>
          <w:rFonts w:ascii="宋体" w:hAnsi="宋体"/>
        </w:rPr>
      </w:pPr>
      <w:r>
        <w:rPr>
          <w:rFonts w:hint="eastAsia"/>
        </w:rPr>
        <w:t>(1) 承包人必须在进场日期后的一个月内提交所有样品，</w:t>
      </w:r>
      <w:r>
        <w:rPr>
          <w:rFonts w:ascii="宋体" w:hAnsi="宋体" w:cs="Arial"/>
        </w:rPr>
        <w:t>所有样品都应贴有标明其产品名称</w:t>
      </w:r>
      <w:r>
        <w:rPr>
          <w:rFonts w:hint="eastAsia" w:ascii="宋体" w:hAnsi="宋体" w:cs="Arial"/>
        </w:rPr>
        <w:t>、</w:t>
      </w:r>
      <w:r>
        <w:rPr>
          <w:rFonts w:ascii="宋体" w:hAnsi="宋体" w:cs="Arial"/>
        </w:rPr>
        <w:t>类别、</w:t>
      </w:r>
      <w:r>
        <w:rPr>
          <w:rFonts w:hint="eastAsia" w:ascii="宋体" w:hAnsi="宋体" w:cs="Arial"/>
        </w:rPr>
        <w:t>生产厂家</w:t>
      </w:r>
      <w:r>
        <w:rPr>
          <w:rFonts w:ascii="宋体" w:hAnsi="宋体" w:cs="Arial"/>
        </w:rPr>
        <w:t>、</w:t>
      </w:r>
      <w:r>
        <w:rPr>
          <w:rFonts w:hint="eastAsia" w:ascii="宋体" w:hAnsi="宋体" w:cs="Arial"/>
        </w:rPr>
        <w:t>品牌、规格</w:t>
      </w:r>
      <w:r>
        <w:rPr>
          <w:rFonts w:ascii="宋体" w:hAnsi="宋体" w:cs="Arial"/>
        </w:rPr>
        <w:t>型号等的标签。</w:t>
      </w:r>
    </w:p>
    <w:p w14:paraId="2A9800BD">
      <w:pPr>
        <w:pStyle w:val="51"/>
        <w:spacing w:after="0"/>
        <w:ind w:left="1198" w:leftChars="399" w:hanging="360" w:hangingChars="150"/>
        <w:rPr>
          <w:rFonts w:ascii="宋体" w:hAnsi="宋体"/>
        </w:rPr>
      </w:pPr>
      <w:r>
        <w:rPr>
          <w:rFonts w:hint="eastAsia"/>
        </w:rPr>
        <w:t xml:space="preserve">(2) </w:t>
      </w:r>
      <w:r>
        <w:rPr>
          <w:rFonts w:ascii="宋体" w:hAnsi="宋体" w:cs="Arial"/>
        </w:rPr>
        <w:t>承包人每次呈报样品时，都应附上申报单</w:t>
      </w:r>
      <w:r>
        <w:rPr>
          <w:rFonts w:hint="eastAsia" w:ascii="宋体" w:hAnsi="宋体" w:cs="Arial"/>
        </w:rPr>
        <w:t>一式三份</w:t>
      </w:r>
      <w:r>
        <w:rPr>
          <w:rFonts w:ascii="宋体" w:hAnsi="宋体" w:cs="Arial"/>
        </w:rPr>
        <w:t>，其中应列出上述的样品数据和资料，并写明每一样品所对应</w:t>
      </w:r>
      <w:r>
        <w:rPr>
          <w:rFonts w:hint="eastAsia" w:ascii="宋体" w:hAnsi="宋体" w:cs="Arial"/>
        </w:rPr>
        <w:t>分项工程</w:t>
      </w:r>
      <w:r>
        <w:rPr>
          <w:rFonts w:ascii="宋体" w:hAnsi="宋体" w:cs="Arial"/>
        </w:rPr>
        <w:t>编号，并预留</w:t>
      </w:r>
      <w:r>
        <w:rPr>
          <w:rFonts w:hint="eastAsia" w:ascii="宋体" w:hAnsi="宋体" w:cs="Arial"/>
        </w:rPr>
        <w:t>发包人及监理工程师</w:t>
      </w:r>
      <w:r>
        <w:rPr>
          <w:rFonts w:ascii="宋体" w:hAnsi="宋体" w:cs="Arial"/>
        </w:rPr>
        <w:t>的批复意见栏</w:t>
      </w:r>
      <w:r>
        <w:rPr>
          <w:rFonts w:hint="eastAsia" w:ascii="宋体" w:hAnsi="宋体" w:cs="Arial"/>
        </w:rPr>
        <w:t>。</w:t>
      </w:r>
    </w:p>
    <w:p w14:paraId="24611D84">
      <w:pPr>
        <w:pStyle w:val="51"/>
        <w:spacing w:after="0"/>
        <w:ind w:left="1198" w:leftChars="399" w:hanging="360" w:hangingChars="150"/>
        <w:rPr>
          <w:rFonts w:ascii="宋体" w:hAnsi="宋体" w:cs="Arial"/>
        </w:rPr>
      </w:pPr>
      <w:r>
        <w:rPr>
          <w:rFonts w:hint="eastAsia"/>
        </w:rPr>
        <w:t xml:space="preserve">(3) </w:t>
      </w:r>
      <w:r>
        <w:rPr>
          <w:rFonts w:hint="eastAsia" w:ascii="宋体" w:hAnsi="宋体" w:cs="Arial"/>
        </w:rPr>
        <w:t>发包人</w:t>
      </w:r>
      <w:r>
        <w:rPr>
          <w:rFonts w:ascii="宋体" w:hAnsi="宋体" w:cs="Arial"/>
        </w:rPr>
        <w:t>对任何样品的认可仅是对在批复意见中指明的特征或用途有效</w:t>
      </w:r>
      <w:r>
        <w:rPr>
          <w:rFonts w:hint="eastAsia" w:ascii="宋体" w:hAnsi="宋体" w:cs="Arial"/>
        </w:rPr>
        <w:t>，</w:t>
      </w:r>
      <w:r>
        <w:rPr>
          <w:rFonts w:ascii="宋体" w:hAnsi="宋体" w:cs="Arial"/>
        </w:rPr>
        <w:t>对某一样品的认可不能被理解为对合同文件中任何约定的改变或修改；</w:t>
      </w:r>
      <w:r>
        <w:rPr>
          <w:rFonts w:hint="eastAsia" w:ascii="宋体" w:hAnsi="宋体" w:cs="Arial"/>
        </w:rPr>
        <w:t>除非发包人另有指令，</w:t>
      </w:r>
      <w:r>
        <w:rPr>
          <w:rFonts w:ascii="宋体" w:hAnsi="宋体" w:cs="Arial"/>
        </w:rPr>
        <w:t>一旦某一样品被认可，将不允许</w:t>
      </w:r>
      <w:r>
        <w:rPr>
          <w:rFonts w:hint="eastAsia" w:ascii="宋体" w:hAnsi="宋体" w:cs="Arial"/>
        </w:rPr>
        <w:t>承包人对该项材料设备再作</w:t>
      </w:r>
      <w:r>
        <w:rPr>
          <w:rFonts w:ascii="宋体" w:hAnsi="宋体" w:cs="Arial"/>
        </w:rPr>
        <w:t>任何改变。</w:t>
      </w:r>
    </w:p>
    <w:p w14:paraId="3CB6160A">
      <w:pPr>
        <w:pStyle w:val="51"/>
        <w:spacing w:after="0"/>
        <w:ind w:left="1198" w:leftChars="399" w:hanging="360" w:hangingChars="150"/>
        <w:rPr>
          <w:rFonts w:ascii="宋体" w:hAnsi="宋体" w:cs="Arial"/>
        </w:rPr>
      </w:pPr>
      <w:r>
        <w:rPr>
          <w:rFonts w:hint="eastAsia"/>
        </w:rPr>
        <w:t xml:space="preserve">(4) </w:t>
      </w:r>
      <w:r>
        <w:rPr>
          <w:rFonts w:ascii="宋体" w:hAnsi="宋体" w:cs="Arial"/>
        </w:rPr>
        <w:t>如果</w:t>
      </w:r>
      <w:r>
        <w:rPr>
          <w:rFonts w:hint="eastAsia" w:ascii="宋体" w:hAnsi="宋体" w:cs="Arial"/>
        </w:rPr>
        <w:t>发包人</w:t>
      </w:r>
      <w:r>
        <w:rPr>
          <w:rFonts w:ascii="宋体" w:hAnsi="宋体" w:cs="Arial"/>
        </w:rPr>
        <w:t>认为承包人呈报的样品不能满足合同约定的要求，承包人应在收到</w:t>
      </w:r>
      <w:r>
        <w:rPr>
          <w:rFonts w:hint="eastAsia" w:ascii="宋体" w:hAnsi="宋体" w:cs="Arial"/>
        </w:rPr>
        <w:t>发包人</w:t>
      </w:r>
      <w:r>
        <w:rPr>
          <w:rFonts w:ascii="宋体" w:hAnsi="宋体" w:cs="Arial"/>
        </w:rPr>
        <w:t>批复</w:t>
      </w:r>
      <w:r>
        <w:rPr>
          <w:rFonts w:hint="eastAsia" w:ascii="宋体" w:hAnsi="宋体" w:cs="Arial"/>
        </w:rPr>
        <w:t>意见</w:t>
      </w:r>
      <w:r>
        <w:rPr>
          <w:rFonts w:ascii="宋体" w:hAnsi="宋体" w:cs="Arial"/>
        </w:rPr>
        <w:t>后7天内重新准备提交；</w:t>
      </w:r>
      <w:r>
        <w:rPr>
          <w:rFonts w:hint="eastAsia" w:ascii="宋体" w:hAnsi="宋体" w:cs="Arial"/>
        </w:rPr>
        <w:t>若</w:t>
      </w:r>
      <w:r>
        <w:rPr>
          <w:rFonts w:ascii="宋体" w:hAnsi="宋体" w:cs="Arial"/>
        </w:rPr>
        <w:t>承包人再次提交的样品仍不符合合同约定的要求时，在不解除承包人任何合同责任</w:t>
      </w:r>
      <w:r>
        <w:rPr>
          <w:rFonts w:hint="eastAsia" w:ascii="宋体" w:hAnsi="宋体" w:cs="Arial"/>
        </w:rPr>
        <w:t>和义务</w:t>
      </w:r>
      <w:r>
        <w:rPr>
          <w:rFonts w:ascii="宋体" w:hAnsi="宋体" w:cs="Arial"/>
        </w:rPr>
        <w:t>的前提下，</w:t>
      </w:r>
      <w:r>
        <w:rPr>
          <w:rFonts w:hint="eastAsia" w:ascii="宋体" w:hAnsi="宋体" w:cs="Arial"/>
        </w:rPr>
        <w:t>发包人</w:t>
      </w:r>
      <w:r>
        <w:rPr>
          <w:rFonts w:ascii="宋体" w:hAnsi="宋体" w:cs="Arial"/>
        </w:rPr>
        <w:t>可向承包人推荐能够满足合同要求的材料设备，保证工程的进度不受影响</w:t>
      </w:r>
      <w:r>
        <w:rPr>
          <w:rFonts w:hint="eastAsia" w:ascii="宋体" w:hAnsi="宋体" w:cs="Arial"/>
        </w:rPr>
        <w:t>；</w:t>
      </w:r>
      <w:r>
        <w:rPr>
          <w:rFonts w:ascii="宋体" w:hAnsi="宋体" w:cs="Arial"/>
        </w:rPr>
        <w:t>而承包人应根据</w:t>
      </w:r>
      <w:r>
        <w:rPr>
          <w:rFonts w:hint="eastAsia" w:ascii="宋体" w:hAnsi="宋体" w:cs="Arial"/>
        </w:rPr>
        <w:t>发包人</w:t>
      </w:r>
      <w:r>
        <w:rPr>
          <w:rFonts w:ascii="宋体" w:hAnsi="宋体" w:cs="Arial"/>
        </w:rPr>
        <w:t>推荐意见选择并提交有关样品</w:t>
      </w:r>
      <w:r>
        <w:rPr>
          <w:rFonts w:hint="eastAsia" w:ascii="宋体" w:hAnsi="宋体" w:cs="Arial"/>
        </w:rPr>
        <w:t>。</w:t>
      </w:r>
      <w:r>
        <w:rPr>
          <w:rFonts w:ascii="宋体" w:hAnsi="宋体" w:cs="Arial"/>
        </w:rPr>
        <w:t>承包人不能以此为由</w:t>
      </w:r>
      <w:r>
        <w:rPr>
          <w:rFonts w:hint="eastAsia" w:ascii="宋体" w:hAnsi="宋体" w:cs="Arial"/>
        </w:rPr>
        <w:t>申请</w:t>
      </w:r>
      <w:r>
        <w:rPr>
          <w:rFonts w:ascii="宋体" w:hAnsi="宋体" w:cs="Arial"/>
        </w:rPr>
        <w:t>延</w:t>
      </w:r>
      <w:r>
        <w:rPr>
          <w:rFonts w:hint="eastAsia" w:ascii="宋体" w:hAnsi="宋体" w:cs="Arial"/>
        </w:rPr>
        <w:t>长</w:t>
      </w:r>
      <w:r>
        <w:rPr>
          <w:rFonts w:ascii="宋体" w:hAnsi="宋体" w:cs="Arial"/>
        </w:rPr>
        <w:t>工期和增加费用。</w:t>
      </w:r>
    </w:p>
    <w:p w14:paraId="3078433E">
      <w:pPr>
        <w:pStyle w:val="51"/>
        <w:spacing w:after="0"/>
        <w:ind w:left="1198" w:leftChars="399" w:hanging="360" w:hangingChars="150"/>
        <w:rPr>
          <w:rFonts w:ascii="宋体" w:hAnsi="宋体"/>
        </w:rPr>
      </w:pPr>
      <w:r>
        <w:rPr>
          <w:rFonts w:hint="eastAsia"/>
        </w:rPr>
        <w:t>(5) 所有经批准的样品应保留在现场样品间，发包人和监理工程师有权随时查看。除发包人另有指示外，永久性工程所用的所有物料必须符合该等样品的质量标准。</w:t>
      </w:r>
      <w:r>
        <w:rPr>
          <w:rFonts w:ascii="宋体" w:hAnsi="宋体" w:cs="Arial"/>
        </w:rPr>
        <w:t>倘若实际使用的材料</w:t>
      </w:r>
      <w:r>
        <w:rPr>
          <w:rFonts w:hint="eastAsia" w:ascii="宋体" w:hAnsi="宋体" w:cs="Arial"/>
        </w:rPr>
        <w:t>与样品</w:t>
      </w:r>
      <w:r>
        <w:rPr>
          <w:rFonts w:ascii="宋体" w:hAnsi="宋体" w:cs="Arial"/>
        </w:rPr>
        <w:t>有差异</w:t>
      </w:r>
      <w:r>
        <w:rPr>
          <w:rFonts w:hint="eastAsia" w:ascii="宋体" w:hAnsi="宋体" w:cs="Arial"/>
        </w:rPr>
        <w:t>，</w:t>
      </w:r>
      <w:r>
        <w:rPr>
          <w:rFonts w:ascii="宋体" w:hAnsi="宋体" w:cs="Arial"/>
        </w:rPr>
        <w:t>视为承包人违约。</w:t>
      </w:r>
    </w:p>
    <w:p w14:paraId="10B8718D">
      <w:pPr>
        <w:pStyle w:val="51"/>
        <w:spacing w:after="0"/>
        <w:ind w:left="837" w:leftChars="113" w:hanging="600" w:hangingChars="250"/>
      </w:pPr>
      <w:r>
        <w:rPr>
          <w:lang w:val="en-US" w:eastAsia="zh-CN"/>
        </w:rPr>
        <mc:AlternateContent>
          <mc:Choice Requires="wps">
            <w:drawing>
              <wp:anchor distT="0" distB="0" distL="114300" distR="114300" simplePos="0" relativeHeight="251849728" behindDoc="0" locked="0" layoutInCell="1" allowOverlap="1">
                <wp:simplePos x="0" y="0"/>
                <wp:positionH relativeFrom="column">
                  <wp:posOffset>-685800</wp:posOffset>
                </wp:positionH>
                <wp:positionV relativeFrom="paragraph">
                  <wp:posOffset>81915</wp:posOffset>
                </wp:positionV>
                <wp:extent cx="737870" cy="462915"/>
                <wp:effectExtent l="0" t="0" r="5080" b="7620"/>
                <wp:wrapNone/>
                <wp:docPr id="136" name="文本框 136"/>
                <wp:cNvGraphicFramePr/>
                <a:graphic xmlns:a="http://schemas.openxmlformats.org/drawingml/2006/main">
                  <a:graphicData uri="http://schemas.microsoft.com/office/word/2010/wordprocessingShape">
                    <wps:wsp>
                      <wps:cNvSpPr txBox="1">
                        <a:spLocks noChangeArrowheads="1"/>
                      </wps:cNvSpPr>
                      <wps:spPr bwMode="auto">
                        <a:xfrm>
                          <a:off x="0" y="0"/>
                          <a:ext cx="737870" cy="462915"/>
                        </a:xfrm>
                        <a:prstGeom prst="rect">
                          <a:avLst/>
                        </a:prstGeom>
                        <a:solidFill>
                          <a:srgbClr val="FFFFFF"/>
                        </a:solidFill>
                        <a:ln>
                          <a:noFill/>
                        </a:ln>
                        <a:effectLst/>
                      </wps:spPr>
                      <wps:txbx>
                        <w:txbxContent>
                          <w:p w14:paraId="2EE57E3C">
                            <w:pPr>
                              <w:jc w:val="left"/>
                            </w:pPr>
                            <w:r>
                              <w:rPr>
                                <w:rFonts w:hint="eastAsia" w:ascii="楷体_GB2312" w:eastAsia="楷体_GB2312"/>
                                <w:szCs w:val="21"/>
                              </w:rPr>
                              <w:t>不适用材料设备的退回</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6.45pt;height:36.45pt;width:58.1pt;z-index:251849728;mso-width-relative:page;mso-height-relative:page;" fillcolor="#FFFFFF" filled="t" stroked="f" coordsize="21600,21600" o:gfxdata="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IV7Yh1wAAAAgBAAAPAAAAAAAAAAEAIAAAACIAAABkcnMvZG93bnJldi54bWxQSwECFAAUAAAA&#10;CACHTuJADVx/3SgCAAA/BAAADgAAAAAAAAABACAAAAAmAQAAZHJzL2Uyb0RvYy54bWxQSwUGAAAA&#10;AAYABgBZAQAAwAUAAAAA&#10;">
                <v:fill on="t" focussize="0,0"/>
                <v:stroke on="f"/>
                <v:imagedata o:title=""/>
                <o:lock v:ext="edit" aspectratio="f"/>
                <v:textbox inset="0mm,0mm,0mm,0mm">
                  <w:txbxContent>
                    <w:p w14:paraId="2EE57E3C">
                      <w:pPr>
                        <w:jc w:val="left"/>
                      </w:pPr>
                      <w:r>
                        <w:rPr>
                          <w:rFonts w:hint="eastAsia" w:ascii="楷体_GB2312" w:eastAsia="楷体_GB2312"/>
                          <w:szCs w:val="21"/>
                        </w:rPr>
                        <w:t>不适用材料设备的退回</w:t>
                      </w:r>
                    </w:p>
                  </w:txbxContent>
                </v:textbox>
              </v:shape>
            </w:pict>
          </mc:Fallback>
        </mc:AlternateContent>
      </w:r>
      <w:r>
        <w:t>7.3.5发包人可发出指示要求承包人退回任何不符合合同</w:t>
      </w:r>
      <w:r>
        <w:rPr>
          <w:rFonts w:hint="eastAsia" w:ascii="宋体" w:hAnsi="宋体"/>
        </w:rPr>
        <w:t>及国家、地方法律规范、行业标准</w:t>
      </w:r>
      <w:r>
        <w:t>要求的材料、设备或构件，并从工程现场运走，由承包人负责重新采购。已经施工安装的材料设备必须拆除、更换、重新安装施工，所造成的损失由承包人承担，由此延误的工期不予顺延。</w:t>
      </w:r>
    </w:p>
    <w:p w14:paraId="0EE8E167">
      <w:pPr>
        <w:pStyle w:val="51"/>
        <w:spacing w:after="0"/>
        <w:ind w:left="837" w:leftChars="113" w:hanging="600" w:hangingChars="250"/>
      </w:pPr>
      <w:r>
        <w:rPr>
          <w:lang w:val="en-US" w:eastAsia="zh-CN"/>
        </w:rPr>
        <mc:AlternateContent>
          <mc:Choice Requires="wps">
            <w:drawing>
              <wp:anchor distT="0" distB="0" distL="114300" distR="114300" simplePos="0" relativeHeight="251710464" behindDoc="0" locked="0" layoutInCell="1" allowOverlap="1">
                <wp:simplePos x="0" y="0"/>
                <wp:positionH relativeFrom="column">
                  <wp:posOffset>-685800</wp:posOffset>
                </wp:positionH>
                <wp:positionV relativeFrom="paragraph">
                  <wp:posOffset>36830</wp:posOffset>
                </wp:positionV>
                <wp:extent cx="737870" cy="446405"/>
                <wp:effectExtent l="0" t="0" r="5080" b="7620"/>
                <wp:wrapNone/>
                <wp:docPr id="135" name="文本框 135"/>
                <wp:cNvGraphicFramePr/>
                <a:graphic xmlns:a="http://schemas.openxmlformats.org/drawingml/2006/main">
                  <a:graphicData uri="http://schemas.microsoft.com/office/word/2010/wordprocessingShape">
                    <wps:wsp>
                      <wps:cNvSpPr txBox="1">
                        <a:spLocks noChangeArrowheads="1"/>
                      </wps:cNvSpPr>
                      <wps:spPr bwMode="auto">
                        <a:xfrm>
                          <a:off x="0" y="0"/>
                          <a:ext cx="737870" cy="446405"/>
                        </a:xfrm>
                        <a:prstGeom prst="rect">
                          <a:avLst/>
                        </a:prstGeom>
                        <a:solidFill>
                          <a:srgbClr val="FFFFFF"/>
                        </a:solidFill>
                        <a:ln>
                          <a:noFill/>
                        </a:ln>
                        <a:effectLst/>
                      </wps:spPr>
                      <wps:txbx>
                        <w:txbxContent>
                          <w:p w14:paraId="6E3AB5AA">
                            <w:pPr>
                              <w:jc w:val="left"/>
                            </w:pPr>
                            <w:r>
                              <w:rPr>
                                <w:rFonts w:hint="eastAsia" w:ascii="楷体_GB2312" w:eastAsia="楷体_GB2312"/>
                                <w:szCs w:val="21"/>
                              </w:rPr>
                              <w:t>材料设备的替换</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2.9pt;height:35.15pt;width:58.1pt;z-index:251710464;mso-width-relative:page;mso-height-relative:page;" fillcolor="#FFFFFF" filled="t" stroked="f" coordsize="21600,21600" o:gfxdata="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1vWFjXAAAABwEAAA8AAAAAAAAAAQAgAAAAIgAAAGRycy9kb3ducmV2LnhtbFBLAQIUABQAAAAI&#10;AIdO4kA2nEg1JwIAAD8EAAAOAAAAAAAAAAEAIAAAACYBAABkcnMvZTJvRG9jLnhtbFBLBQYAAAAA&#10;BgAGAFkBAAC/BQAAAAA=&#10;">
                <v:fill on="t" focussize="0,0"/>
                <v:stroke on="f"/>
                <v:imagedata o:title=""/>
                <o:lock v:ext="edit" aspectratio="f"/>
                <v:textbox inset="0mm,0mm,0mm,0mm">
                  <w:txbxContent>
                    <w:p w14:paraId="6E3AB5AA">
                      <w:pPr>
                        <w:jc w:val="left"/>
                      </w:pPr>
                      <w:r>
                        <w:rPr>
                          <w:rFonts w:hint="eastAsia" w:ascii="楷体_GB2312" w:eastAsia="楷体_GB2312"/>
                          <w:szCs w:val="21"/>
                        </w:rPr>
                        <w:t>材料设备的替换</w:t>
                      </w:r>
                    </w:p>
                  </w:txbxContent>
                </v:textbox>
              </v:shape>
            </w:pict>
          </mc:Fallback>
        </mc:AlternateContent>
      </w:r>
      <w:r>
        <w:t>7.3.6 在本合同履行期间，发包人限定品牌的或经批准的材料设备不得随意替换。若承包人能提供合理有效证明并令发包人满意的情况下，可另选材料设备进行替换，但所有另选材料设备的品质不得低于发包人限定品牌的或已经批准的材料设备，且须事先报发包人批准，经批准后方可使用。此等材料设备的替换不视为工程变更。</w:t>
      </w:r>
    </w:p>
    <w:p w14:paraId="171BE238">
      <w:pPr>
        <w:pStyle w:val="51"/>
        <w:spacing w:after="0"/>
        <w:ind w:left="959" w:leftChars="114" w:hanging="720" w:hangingChars="300"/>
      </w:pPr>
      <w:r>
        <w:t>7.</w:t>
      </w:r>
      <w:r>
        <w:rPr>
          <w:rFonts w:hint="eastAsia"/>
        </w:rPr>
        <w:t>3</w:t>
      </w:r>
      <w:r>
        <w:t xml:space="preserve">.7 </w:t>
      </w:r>
      <w:r>
        <w:rPr>
          <w:rFonts w:hint="eastAsia" w:ascii="宋体" w:hAnsi="宋体"/>
        </w:rPr>
        <w:t>专用条款中对于承包人采购材料设备的其他约定。</w:t>
      </w:r>
      <w:r>
        <w:rPr>
          <w:rFonts w:hint="eastAsia" w:ascii="宋体" w:hAnsi="宋体"/>
          <w:lang w:val="en-US" w:eastAsia="zh-CN"/>
        </w:rPr>
        <mc:AlternateContent>
          <mc:Choice Requires="wps">
            <w:drawing>
              <wp:anchor distT="0" distB="0" distL="114300" distR="114300" simplePos="0" relativeHeight="251850752" behindDoc="0" locked="0" layoutInCell="1" allowOverlap="1">
                <wp:simplePos x="0" y="0"/>
                <wp:positionH relativeFrom="column">
                  <wp:posOffset>-720090</wp:posOffset>
                </wp:positionH>
                <wp:positionV relativeFrom="paragraph">
                  <wp:posOffset>71755</wp:posOffset>
                </wp:positionV>
                <wp:extent cx="737870" cy="312420"/>
                <wp:effectExtent l="0" t="0" r="5080" b="1270"/>
                <wp:wrapNone/>
                <wp:docPr id="134" name="文本框 134"/>
                <wp:cNvGraphicFramePr/>
                <a:graphic xmlns:a="http://schemas.openxmlformats.org/drawingml/2006/main">
                  <a:graphicData uri="http://schemas.microsoft.com/office/word/2010/wordprocessingShape">
                    <wps:wsp>
                      <wps:cNvSpPr txBox="1">
                        <a:spLocks noChangeArrowheads="1"/>
                      </wps:cNvSpPr>
                      <wps:spPr bwMode="auto">
                        <a:xfrm>
                          <a:off x="0" y="0"/>
                          <a:ext cx="737870" cy="312420"/>
                        </a:xfrm>
                        <a:prstGeom prst="rect">
                          <a:avLst/>
                        </a:prstGeom>
                        <a:solidFill>
                          <a:srgbClr val="FFFFFF"/>
                        </a:solidFill>
                        <a:ln>
                          <a:noFill/>
                        </a:ln>
                        <a:effectLst/>
                      </wps:spPr>
                      <wps:txbx>
                        <w:txbxContent>
                          <w:p w14:paraId="1CF1C015">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4.6pt;width:58.1pt;z-index:251850752;mso-width-relative:page;mso-height-relative:page;" fillcolor="#FFFFFF" filled="t" stroked="f" coordsize="21600,21600" o:gfxdata="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X1XndYAAAAIAQAADwAAAAAAAAABACAAAAAiAAAAZHJzL2Rvd25yZXYueG1sUEsBAhQAFAAAAAgA&#10;h07iQNl4gQQnAgAAPwQAAA4AAAAAAAAAAQAgAAAAJQEAAGRycy9lMm9Eb2MueG1sUEsFBgAAAAAG&#10;AAYAWQEAAL4FAAAAAA==&#10;">
                <v:fill on="t" focussize="0,0"/>
                <v:stroke on="f"/>
                <v:imagedata o:title=""/>
                <o:lock v:ext="edit" aspectratio="f"/>
                <v:textbox inset="0mm,0mm,0mm,0mm">
                  <w:txbxContent>
                    <w:p w14:paraId="1CF1C015">
                      <w:r>
                        <w:rPr>
                          <w:rFonts w:hint="eastAsia" w:ascii="楷体_GB2312" w:eastAsia="楷体_GB2312"/>
                          <w:szCs w:val="21"/>
                        </w:rPr>
                        <w:t>其他约定</w:t>
                      </w:r>
                    </w:p>
                  </w:txbxContent>
                </v:textbox>
              </v:shape>
            </w:pict>
          </mc:Fallback>
        </mc:AlternateContent>
      </w:r>
    </w:p>
    <w:p w14:paraId="23C241DB">
      <w:pPr>
        <w:pStyle w:val="50"/>
        <w:numPr>
          <w:ilvl w:val="0"/>
          <w:numId w:val="0"/>
        </w:numPr>
        <w:spacing w:before="120" w:after="120" w:line="360" w:lineRule="auto"/>
        <w:rPr>
          <w:szCs w:val="24"/>
        </w:rPr>
      </w:pPr>
      <w:bookmarkStart w:id="584" w:name="_Toc122080287"/>
      <w:bookmarkStart w:id="585" w:name="_Toc144869908"/>
      <w:bookmarkStart w:id="586" w:name="_Toc78944619"/>
      <w:bookmarkStart w:id="587" w:name="_Toc357434457"/>
      <w:bookmarkStart w:id="588" w:name="_Toc8833184"/>
      <w:bookmarkStart w:id="589" w:name="_Toc78940640"/>
      <w:r>
        <mc:AlternateContent>
          <mc:Choice Requires="wps">
            <w:drawing>
              <wp:anchor distT="0" distB="0" distL="114300" distR="114300" simplePos="0" relativeHeight="251707392" behindDoc="0" locked="0" layoutInCell="1" allowOverlap="1">
                <wp:simplePos x="0" y="0"/>
                <wp:positionH relativeFrom="column">
                  <wp:posOffset>-685800</wp:posOffset>
                </wp:positionH>
                <wp:positionV relativeFrom="paragraph">
                  <wp:posOffset>396240</wp:posOffset>
                </wp:positionV>
                <wp:extent cx="737870" cy="769620"/>
                <wp:effectExtent l="0" t="0" r="5080" b="6350"/>
                <wp:wrapNone/>
                <wp:docPr id="133" name="文本框 133"/>
                <wp:cNvGraphicFramePr/>
                <a:graphic xmlns:a="http://schemas.openxmlformats.org/drawingml/2006/main">
                  <a:graphicData uri="http://schemas.microsoft.com/office/word/2010/wordprocessingShape">
                    <wps:wsp>
                      <wps:cNvSpPr txBox="1">
                        <a:spLocks noChangeArrowheads="1"/>
                      </wps:cNvSpPr>
                      <wps:spPr bwMode="auto">
                        <a:xfrm>
                          <a:off x="0" y="0"/>
                          <a:ext cx="737870" cy="769620"/>
                        </a:xfrm>
                        <a:prstGeom prst="rect">
                          <a:avLst/>
                        </a:prstGeom>
                        <a:solidFill>
                          <a:srgbClr val="FFFFFF"/>
                        </a:solidFill>
                        <a:ln>
                          <a:noFill/>
                        </a:ln>
                        <a:effectLst/>
                      </wps:spPr>
                      <wps:txbx>
                        <w:txbxContent>
                          <w:p w14:paraId="40617DEB">
                            <w:pPr>
                              <w:jc w:val="left"/>
                            </w:pPr>
                            <w:r>
                              <w:rPr>
                                <w:rFonts w:hint="eastAsia" w:ascii="楷体_GB2312" w:eastAsia="楷体_GB2312"/>
                                <w:szCs w:val="21"/>
                              </w:rPr>
                              <w:t>材料设备的进场检验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31.2pt;height:60.6pt;width:58.1pt;z-index:251707392;mso-width-relative:page;mso-height-relative:page;" fillcolor="#FFFFFF" filled="t" stroked="f" coordsize="21600,21600" o:gfxdata="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vHMIG2AAAAAkBAAAPAAAAAAAAAAEAIAAAACIAAABkcnMvZG93bnJldi54bWxQSwECFAAUAAAA&#10;CACHTuJA9LnyBicCAAA/BAAADgAAAAAAAAABACAAAAAnAQAAZHJzL2Uyb0RvYy54bWxQSwUGAAAA&#10;AAYABgBZAQAAwAUAAAAA&#10;">
                <v:fill on="t" focussize="0,0"/>
                <v:stroke on="f"/>
                <v:imagedata o:title=""/>
                <o:lock v:ext="edit" aspectratio="f"/>
                <v:textbox inset="0mm,0mm,0mm,0mm">
                  <w:txbxContent>
                    <w:p w14:paraId="40617DEB">
                      <w:pPr>
                        <w:jc w:val="left"/>
                      </w:pPr>
                      <w:r>
                        <w:rPr>
                          <w:rFonts w:hint="eastAsia" w:ascii="楷体_GB2312" w:eastAsia="楷体_GB2312"/>
                          <w:szCs w:val="21"/>
                        </w:rPr>
                        <w:t>材料设备的进场检验</w:t>
                      </w:r>
                    </w:p>
                  </w:txbxContent>
                </v:textbox>
              </v:shape>
            </w:pict>
          </mc:Fallback>
        </mc:AlternateContent>
      </w:r>
      <w:bookmarkStart w:id="590" w:name="_Toc455134554"/>
      <w:bookmarkStart w:id="591" w:name="_Toc454555602"/>
      <w:bookmarkStart w:id="592" w:name="_Toc455151682"/>
      <w:r>
        <w:rPr>
          <w:szCs w:val="24"/>
        </w:rPr>
        <w:t>7.4 材料设备的检验与管理</w:t>
      </w:r>
      <w:bookmarkEnd w:id="584"/>
      <w:bookmarkEnd w:id="585"/>
      <w:bookmarkEnd w:id="586"/>
      <w:bookmarkEnd w:id="587"/>
      <w:bookmarkEnd w:id="588"/>
      <w:bookmarkEnd w:id="589"/>
      <w:bookmarkEnd w:id="590"/>
      <w:bookmarkEnd w:id="591"/>
      <w:bookmarkEnd w:id="592"/>
    </w:p>
    <w:p w14:paraId="6E653B48">
      <w:pPr>
        <w:pStyle w:val="51"/>
        <w:ind w:left="959" w:leftChars="114" w:hanging="720" w:hangingChars="300"/>
      </w:pPr>
      <w:r>
        <w:t>7.4.1</w:t>
      </w:r>
      <w:bookmarkStart w:id="593" w:name="_Toc34909033"/>
      <w:r>
        <w:t>本工程一切材料设备、成品、半成品在用于本工程之前，均应在监理工程师的监督、见证下，由承包人负责取样并送当地有资质的检验机构进行检验，不合格或无法取得使用批准的材料设备不得用于本工程。</w:t>
      </w:r>
    </w:p>
    <w:p w14:paraId="3CA0395C">
      <w:pPr>
        <w:pStyle w:val="51"/>
        <w:ind w:left="959" w:leftChars="114" w:hanging="720" w:hangingChars="300"/>
      </w:pPr>
      <w:r>
        <w:t xml:space="preserve">      承包人应在材料设备到货前24小时正式通知发包人代表和监理工程师，填写材料设备进场验收申请表，向发包人代表及监理工程师提供产品质量合格证明及出厂检测报告，申请材料设备进场检验验收。发包人代表可视情况决定是否参加检验，而全权委托监理工程师进行材料设备的进场检验工作，但发包人保留现场随时抽检的权利。</w:t>
      </w:r>
      <w:bookmarkEnd w:id="593"/>
      <w:r>
        <w:rPr>
          <w:rFonts w:hint="eastAsia"/>
        </w:rPr>
        <w:t>如在现场抽查时发现问题，发包人有权要求更换材料设备，由此造成的损失由承包人自行承担，且工期不予顺延。</w:t>
      </w:r>
    </w:p>
    <w:p w14:paraId="69C5502B">
      <w:pPr>
        <w:pStyle w:val="51"/>
        <w:ind w:left="959" w:leftChars="114" w:hanging="720" w:hangingChars="300"/>
      </w:pPr>
      <w:r>
        <w:rPr>
          <w:lang w:val="en-US" w:eastAsia="zh-CN"/>
        </w:rPr>
        <mc:AlternateContent>
          <mc:Choice Requires="wps">
            <w:drawing>
              <wp:anchor distT="0" distB="0" distL="114300" distR="114300" simplePos="0" relativeHeight="251705344" behindDoc="0" locked="0" layoutInCell="1" allowOverlap="1">
                <wp:simplePos x="0" y="0"/>
                <wp:positionH relativeFrom="column">
                  <wp:posOffset>-800100</wp:posOffset>
                </wp:positionH>
                <wp:positionV relativeFrom="paragraph">
                  <wp:posOffset>80010</wp:posOffset>
                </wp:positionV>
                <wp:extent cx="737870" cy="444500"/>
                <wp:effectExtent l="0" t="0" r="5080" b="1270"/>
                <wp:wrapNone/>
                <wp:docPr id="132" name="文本框 132"/>
                <wp:cNvGraphicFramePr/>
                <a:graphic xmlns:a="http://schemas.openxmlformats.org/drawingml/2006/main">
                  <a:graphicData uri="http://schemas.microsoft.com/office/word/2010/wordprocessingShape">
                    <wps:wsp>
                      <wps:cNvSpPr txBox="1">
                        <a:spLocks noChangeArrowheads="1"/>
                      </wps:cNvSpPr>
                      <wps:spPr bwMode="auto">
                        <a:xfrm>
                          <a:off x="0" y="0"/>
                          <a:ext cx="737870" cy="444500"/>
                        </a:xfrm>
                        <a:prstGeom prst="rect">
                          <a:avLst/>
                        </a:prstGeom>
                        <a:solidFill>
                          <a:srgbClr val="FFFFFF"/>
                        </a:solidFill>
                        <a:ln>
                          <a:noFill/>
                        </a:ln>
                        <a:effectLst/>
                      </wps:spPr>
                      <wps:txbx>
                        <w:txbxContent>
                          <w:p w14:paraId="665E2CD4">
                            <w:pPr>
                              <w:jc w:val="left"/>
                            </w:pPr>
                            <w:r>
                              <w:rPr>
                                <w:rFonts w:hint="eastAsia" w:ascii="楷体_GB2312" w:eastAsia="楷体_GB2312"/>
                                <w:szCs w:val="21"/>
                              </w:rPr>
                              <w:t>检验费用的约定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pt;margin-top:6.3pt;height:35pt;width:58.1pt;z-index:251705344;mso-width-relative:page;mso-height-relative:page;" fillcolor="#FFFFFF" filled="t" stroked="f" coordsize="21600,21600" o:gfxdata="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jUnZtYAAAAJAQAADwAAAAAAAAABACAAAAAiAAAAZHJzL2Rvd25yZXYueG1sUEsBAhQAFAAAAAgA&#10;h07iQKf+ruEnAgAAPwQAAA4AAAAAAAAAAQAgAAAAJQEAAGRycy9lMm9Eb2MueG1sUEsFBgAAAAAG&#10;AAYAWQEAAL4FAAAAAA==&#10;">
                <v:fill on="t" focussize="0,0"/>
                <v:stroke on="f"/>
                <v:imagedata o:title=""/>
                <o:lock v:ext="edit" aspectratio="f"/>
                <v:textbox inset="0mm,0mm,0mm,0mm">
                  <w:txbxContent>
                    <w:p w14:paraId="665E2CD4">
                      <w:pPr>
                        <w:jc w:val="left"/>
                      </w:pPr>
                      <w:r>
                        <w:rPr>
                          <w:rFonts w:hint="eastAsia" w:ascii="楷体_GB2312" w:eastAsia="楷体_GB2312"/>
                          <w:szCs w:val="21"/>
                        </w:rPr>
                        <w:t>检验费用的约定</w:t>
                      </w:r>
                    </w:p>
                  </w:txbxContent>
                </v:textbox>
              </v:shape>
            </w:pict>
          </mc:Fallback>
        </mc:AlternateContent>
      </w:r>
      <w:r>
        <w:t>7.4.2 除专用条款另有约定外，发包人供应的材料设备的检验费用由</w:t>
      </w:r>
      <w:r>
        <w:rPr>
          <w:rFonts w:hint="eastAsia" w:ascii="宋体" w:hAnsi="宋体"/>
        </w:rPr>
        <w:t>材料设备供应商承担常规检测，材料进场后的一切材料复检由承包人负责</w:t>
      </w:r>
      <w:r>
        <w:t>；承包人采购的材料设备（包括指定供应材料设备）的检验费用由承包人承担。</w:t>
      </w:r>
    </w:p>
    <w:p w14:paraId="51A161FA">
      <w:pPr>
        <w:pStyle w:val="51"/>
        <w:spacing w:after="0"/>
        <w:ind w:left="958" w:leftChars="456"/>
        <w:rPr>
          <w:rFonts w:ascii="宋体" w:hAnsi="宋体"/>
        </w:rPr>
      </w:pPr>
      <w:r>
        <w:rPr>
          <w:rFonts w:hint="eastAsia"/>
        </w:rPr>
        <w:t>承包人应在投标报价时综合考虑工程材料设备的一切试验检测的费用，包括现场自设试验室及送到政府有关部门检测的费用。承包金额中应视为已包括发包人及有关政府部门要求进行的一切试验检测费用以及与试验有关的一切其它费用及开支，例如额外的材料及人工、设备以及送检的运费等。</w:t>
      </w:r>
    </w:p>
    <w:p w14:paraId="3738A44A">
      <w:pPr>
        <w:pStyle w:val="51"/>
        <w:spacing w:after="0"/>
        <w:ind w:left="959" w:leftChars="114" w:hanging="720" w:hangingChars="300"/>
      </w:pPr>
      <w:r>
        <w:rPr>
          <w:lang w:val="en-US" w:eastAsia="zh-CN"/>
        </w:rPr>
        <mc:AlternateContent>
          <mc:Choice Requires="wps">
            <w:drawing>
              <wp:anchor distT="0" distB="0" distL="114300" distR="114300" simplePos="0" relativeHeight="251706368" behindDoc="0" locked="0" layoutInCell="1" allowOverlap="1">
                <wp:simplePos x="0" y="0"/>
                <wp:positionH relativeFrom="column">
                  <wp:posOffset>-720090</wp:posOffset>
                </wp:positionH>
                <wp:positionV relativeFrom="paragraph">
                  <wp:posOffset>64770</wp:posOffset>
                </wp:positionV>
                <wp:extent cx="737870" cy="660400"/>
                <wp:effectExtent l="0" t="0" r="5080" b="0"/>
                <wp:wrapNone/>
                <wp:docPr id="131" name="文本框 131"/>
                <wp:cNvGraphicFramePr/>
                <a:graphic xmlns:a="http://schemas.openxmlformats.org/drawingml/2006/main">
                  <a:graphicData uri="http://schemas.microsoft.com/office/word/2010/wordprocessingShape">
                    <wps:wsp>
                      <wps:cNvSpPr txBox="1">
                        <a:spLocks noChangeArrowheads="1"/>
                      </wps:cNvSpPr>
                      <wps:spPr bwMode="auto">
                        <a:xfrm>
                          <a:off x="0" y="0"/>
                          <a:ext cx="737870" cy="660400"/>
                        </a:xfrm>
                        <a:prstGeom prst="rect">
                          <a:avLst/>
                        </a:prstGeom>
                        <a:solidFill>
                          <a:srgbClr val="FFFFFF"/>
                        </a:solidFill>
                        <a:ln>
                          <a:noFill/>
                        </a:ln>
                        <a:effectLst/>
                      </wps:spPr>
                      <wps:txbx>
                        <w:txbxContent>
                          <w:p w14:paraId="59065E65">
                            <w:pPr>
                              <w:jc w:val="left"/>
                            </w:pPr>
                            <w:r>
                              <w:rPr>
                                <w:rFonts w:hint="eastAsia" w:ascii="楷体_GB2312" w:eastAsia="楷体_GB2312"/>
                                <w:szCs w:val="21"/>
                              </w:rPr>
                              <w:t>材料设备的再次检验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2pt;width:58.1pt;z-index:251706368;mso-width-relative:page;mso-height-relative:page;" fillcolor="#FFFFFF" filled="t" stroked="f" coordsize="21600,21600" o:gfxdata="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nERL1wAAAAkBAAAPAAAAAAAAAAEAIAAAACIAAABkcnMvZG93bnJldi54bWxQSwECFAAUAAAA&#10;CACHTuJAHWg34CgCAAA/BAAADgAAAAAAAAABACAAAAAmAQAAZHJzL2Uyb0RvYy54bWxQSwUGAAAA&#10;AAYABgBZAQAAwAUAAAAA&#10;">
                <v:fill on="t" focussize="0,0"/>
                <v:stroke on="f"/>
                <v:imagedata o:title=""/>
                <o:lock v:ext="edit" aspectratio="f"/>
                <v:textbox inset="0mm,0mm,0mm,0mm">
                  <w:txbxContent>
                    <w:p w14:paraId="59065E65">
                      <w:pPr>
                        <w:jc w:val="left"/>
                      </w:pPr>
                      <w:r>
                        <w:rPr>
                          <w:rFonts w:hint="eastAsia" w:ascii="楷体_GB2312" w:eastAsia="楷体_GB2312"/>
                          <w:szCs w:val="21"/>
                        </w:rPr>
                        <w:t>材料设备的再次检验</w:t>
                      </w:r>
                    </w:p>
                  </w:txbxContent>
                </v:textbox>
              </v:shape>
            </w:pict>
          </mc:Fallback>
        </mc:AlternateContent>
      </w:r>
      <w:r>
        <w:t>7.4.3 如发包人认为需要可要求对承包人采购的材料设备进行再次检验，如再次检验结果表明该材料设备不符合有关标准、规范的规定或本合同的约定，检验费用由承包人承担，同时须即时将前述不合格材料或设备清离现场，并及时安排同类材料或设备的送审，由此造成的损失由承包人自行承担，工期若有延误亦由承包人承担；如再次检验结果表明该材料设备符合有关标准、规范的规定及本合同的约定，则检验费用由发包人承担。</w:t>
      </w:r>
    </w:p>
    <w:p w14:paraId="13037703">
      <w:pPr>
        <w:pStyle w:val="51"/>
        <w:spacing w:after="0"/>
        <w:ind w:left="959" w:leftChars="114" w:hanging="720" w:hangingChars="300"/>
        <w:rPr>
          <w:rFonts w:ascii="宋体" w:hAnsi="宋体"/>
        </w:rPr>
      </w:pPr>
      <w:r>
        <w:rPr>
          <w:rFonts w:hint="eastAsia" w:ascii="宋体" w:hAnsi="宋体"/>
        </w:rPr>
        <w:t>7.4.4 送抵或置于工程现场，并经检合格的尚未安装的材料设备，以及置于现场的承包人装备，除用于本工程外不得运走，除非是发包人批准的。</w:t>
      </w:r>
    </w:p>
    <w:p w14:paraId="06F9768D">
      <w:pPr>
        <w:pStyle w:val="4"/>
        <w:spacing w:before="120" w:after="120" w:line="360" w:lineRule="auto"/>
        <w:rPr>
          <w:sz w:val="28"/>
          <w:szCs w:val="28"/>
        </w:rPr>
      </w:pPr>
      <w:bookmarkStart w:id="594" w:name="_Toc8833185"/>
      <w:bookmarkStart w:id="595" w:name="_Toc78944606"/>
      <w:bookmarkStart w:id="596" w:name="_Toc455134555"/>
      <w:bookmarkStart w:id="597" w:name="_Toc78880758"/>
      <w:bookmarkStart w:id="598" w:name="_Toc455151683"/>
      <w:bookmarkStart w:id="599" w:name="_Toc144869909"/>
      <w:bookmarkStart w:id="600" w:name="_Toc78940627"/>
      <w:bookmarkStart w:id="601" w:name="_Toc454555603"/>
      <w:bookmarkStart w:id="602" w:name="_Toc357434458"/>
      <w:bookmarkStart w:id="603" w:name="_Toc122080288"/>
      <w:r>
        <w:rPr>
          <w:sz w:val="28"/>
          <w:szCs w:val="28"/>
        </w:rPr>
        <w:t>8、施工准备</w:t>
      </w:r>
      <w:bookmarkEnd w:id="594"/>
      <w:bookmarkEnd w:id="595"/>
      <w:bookmarkEnd w:id="596"/>
      <w:bookmarkEnd w:id="597"/>
      <w:bookmarkEnd w:id="598"/>
      <w:bookmarkEnd w:id="599"/>
      <w:bookmarkEnd w:id="600"/>
      <w:bookmarkEnd w:id="601"/>
      <w:bookmarkEnd w:id="602"/>
      <w:bookmarkEnd w:id="603"/>
    </w:p>
    <w:p w14:paraId="2B45A523">
      <w:pPr>
        <w:pStyle w:val="50"/>
        <w:numPr>
          <w:ilvl w:val="0"/>
          <w:numId w:val="0"/>
        </w:numPr>
        <w:spacing w:before="120" w:after="120" w:line="360" w:lineRule="auto"/>
        <w:rPr>
          <w:szCs w:val="24"/>
        </w:rPr>
      </w:pPr>
      <w:bookmarkStart w:id="604" w:name="_Toc122080289"/>
      <w:bookmarkStart w:id="605" w:name="_Toc455151684"/>
      <w:bookmarkStart w:id="606" w:name="_Toc455134556"/>
      <w:bookmarkStart w:id="607" w:name="_Toc78944607"/>
      <w:bookmarkStart w:id="608" w:name="_Toc454555604"/>
      <w:bookmarkStart w:id="609" w:name="_Toc357434459"/>
      <w:bookmarkStart w:id="610" w:name="_Toc144869910"/>
      <w:bookmarkStart w:id="611" w:name="_Toc8833186"/>
      <w:bookmarkStart w:id="612" w:name="_Toc78940628"/>
      <w:bookmarkStart w:id="613" w:name="_Toc78880759"/>
      <w:r>
        <w:rPr>
          <w:szCs w:val="24"/>
        </w:rPr>
        <w:t>8.1 施工组织</w:t>
      </w:r>
      <w:bookmarkEnd w:id="604"/>
      <w:bookmarkEnd w:id="605"/>
      <w:bookmarkEnd w:id="606"/>
      <w:bookmarkEnd w:id="607"/>
      <w:bookmarkEnd w:id="608"/>
      <w:bookmarkEnd w:id="609"/>
      <w:bookmarkEnd w:id="610"/>
      <w:bookmarkEnd w:id="611"/>
      <w:bookmarkEnd w:id="612"/>
      <w:bookmarkEnd w:id="613"/>
    </w:p>
    <w:p w14:paraId="29DD061C">
      <w:pPr>
        <w:pStyle w:val="51"/>
        <w:spacing w:after="0"/>
        <w:ind w:left="959" w:leftChars="114" w:hanging="720" w:hangingChars="300"/>
      </w:pPr>
      <w:r>
        <w:rPr>
          <w:lang w:val="en-US" w:eastAsia="zh-CN"/>
        </w:rPr>
        <mc:AlternateContent>
          <mc:Choice Requires="wps">
            <w:drawing>
              <wp:anchor distT="0" distB="0" distL="114300" distR="114300" simplePos="0" relativeHeight="251713536" behindDoc="0" locked="0" layoutInCell="1" allowOverlap="1">
                <wp:simplePos x="0" y="0"/>
                <wp:positionH relativeFrom="column">
                  <wp:posOffset>-800100</wp:posOffset>
                </wp:positionH>
                <wp:positionV relativeFrom="paragraph">
                  <wp:posOffset>43815</wp:posOffset>
                </wp:positionV>
                <wp:extent cx="852170" cy="435610"/>
                <wp:effectExtent l="0" t="0" r="6350" b="1905"/>
                <wp:wrapNone/>
                <wp:docPr id="130" name="文本框 130"/>
                <wp:cNvGraphicFramePr/>
                <a:graphic xmlns:a="http://schemas.openxmlformats.org/drawingml/2006/main">
                  <a:graphicData uri="http://schemas.microsoft.com/office/word/2010/wordprocessingShape">
                    <wps:wsp>
                      <wps:cNvSpPr txBox="1">
                        <a:spLocks noChangeArrowheads="1"/>
                      </wps:cNvSpPr>
                      <wps:spPr bwMode="auto">
                        <a:xfrm>
                          <a:off x="0" y="0"/>
                          <a:ext cx="852170" cy="435610"/>
                        </a:xfrm>
                        <a:prstGeom prst="rect">
                          <a:avLst/>
                        </a:prstGeom>
                        <a:solidFill>
                          <a:srgbClr val="FFFFFF"/>
                        </a:solidFill>
                        <a:ln>
                          <a:noFill/>
                        </a:ln>
                        <a:effectLst/>
                      </wps:spPr>
                      <wps:txbx>
                        <w:txbxContent>
                          <w:p w14:paraId="59A32FD9">
                            <w:pPr>
                              <w:jc w:val="left"/>
                              <w:rPr>
                                <w:rFonts w:ascii="楷体_GB2312" w:eastAsia="楷体_GB2312"/>
                                <w:szCs w:val="21"/>
                              </w:rPr>
                            </w:pPr>
                            <w:r>
                              <w:rPr>
                                <w:rFonts w:hint="eastAsia" w:ascii="楷体_GB2312" w:eastAsia="楷体_GB2312"/>
                                <w:szCs w:val="21"/>
                              </w:rPr>
                              <w:t>施工组织设计和施工方案</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pt;margin-top:3.45pt;height:34.3pt;width:67.1pt;z-index:251713536;mso-width-relative:page;mso-height-relative:page;" fillcolor="#FFFFFF" filled="t" stroked="f" coordsize="21600,21600" o:gfxdata="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2PA0bXAAAABwEAAA8AAAAAAAAAAQAgAAAAIgAAAGRycy9kb3ducmV2LnhtbFBLAQIUABQAAAAI&#10;AIdO4kBn5tyHJwIAAD8EAAAOAAAAAAAAAAEAIAAAACYBAABkcnMvZTJvRG9jLnhtbFBLBQYAAAAA&#10;BgAGAFkBAAC/BQAAAAA=&#10;">
                <v:fill on="t" focussize="0,0"/>
                <v:stroke on="f"/>
                <v:imagedata o:title=""/>
                <o:lock v:ext="edit" aspectratio="f"/>
                <v:textbox inset="0mm,0mm,0mm,0mm">
                  <w:txbxContent>
                    <w:p w14:paraId="59A32FD9">
                      <w:pPr>
                        <w:jc w:val="left"/>
                        <w:rPr>
                          <w:rFonts w:ascii="楷体_GB2312" w:eastAsia="楷体_GB2312"/>
                          <w:szCs w:val="21"/>
                        </w:rPr>
                      </w:pPr>
                      <w:r>
                        <w:rPr>
                          <w:rFonts w:hint="eastAsia" w:ascii="楷体_GB2312" w:eastAsia="楷体_GB2312"/>
                          <w:szCs w:val="21"/>
                        </w:rPr>
                        <w:t>施工组织设计和施工方案</w:t>
                      </w:r>
                    </w:p>
                  </w:txbxContent>
                </v:textbox>
              </v:shape>
            </w:pict>
          </mc:Fallback>
        </mc:AlternateContent>
      </w:r>
      <w:r>
        <w:t>8.1.1承包人应在进场前向发包人代表和监理工程师提交一份适合于整个工程的施工组织设计和主要工序的施工方案供发包人和监理工程师批准。</w:t>
      </w:r>
    </w:p>
    <w:p w14:paraId="1F402436">
      <w:pPr>
        <w:pStyle w:val="51"/>
        <w:spacing w:after="0"/>
        <w:ind w:left="959" w:leftChars="114" w:hanging="720" w:hangingChars="300"/>
      </w:pPr>
      <w:r>
        <w:rPr>
          <w:lang w:val="en-US" w:eastAsia="zh-CN"/>
        </w:rPr>
        <mc:AlternateContent>
          <mc:Choice Requires="wps">
            <w:drawing>
              <wp:anchor distT="0" distB="0" distL="114300" distR="114300" simplePos="0" relativeHeight="251716608" behindDoc="0" locked="0" layoutInCell="1" allowOverlap="1">
                <wp:simplePos x="0" y="0"/>
                <wp:positionH relativeFrom="column">
                  <wp:posOffset>-800100</wp:posOffset>
                </wp:positionH>
                <wp:positionV relativeFrom="paragraph">
                  <wp:posOffset>144780</wp:posOffset>
                </wp:positionV>
                <wp:extent cx="737870" cy="642620"/>
                <wp:effectExtent l="0" t="0" r="5080" b="1270"/>
                <wp:wrapNone/>
                <wp:docPr id="129" name="文本框 129"/>
                <wp:cNvGraphicFramePr/>
                <a:graphic xmlns:a="http://schemas.openxmlformats.org/drawingml/2006/main">
                  <a:graphicData uri="http://schemas.microsoft.com/office/word/2010/wordprocessingShape">
                    <wps:wsp>
                      <wps:cNvSpPr txBox="1">
                        <a:spLocks noChangeArrowheads="1"/>
                      </wps:cNvSpPr>
                      <wps:spPr bwMode="auto">
                        <a:xfrm>
                          <a:off x="0" y="0"/>
                          <a:ext cx="737870" cy="642620"/>
                        </a:xfrm>
                        <a:prstGeom prst="rect">
                          <a:avLst/>
                        </a:prstGeom>
                        <a:solidFill>
                          <a:srgbClr val="FFFFFF"/>
                        </a:solidFill>
                        <a:ln>
                          <a:noFill/>
                        </a:ln>
                        <a:effectLst/>
                      </wps:spPr>
                      <wps:txbx>
                        <w:txbxContent>
                          <w:p w14:paraId="267EF615">
                            <w:pPr>
                              <w:jc w:val="left"/>
                              <w:rPr>
                                <w:rFonts w:ascii="楷体_GB2312" w:eastAsia="楷体_GB2312"/>
                                <w:szCs w:val="21"/>
                              </w:rPr>
                            </w:pPr>
                            <w:r>
                              <w:rPr>
                                <w:rFonts w:hint="eastAsia" w:ascii="楷体_GB2312" w:eastAsia="楷体_GB2312"/>
                                <w:szCs w:val="21"/>
                              </w:rPr>
                              <w:t>施工组织设计和施工方案的审批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pt;margin-top:11.4pt;height:50.6pt;width:58.1pt;z-index:251716608;mso-width-relative:page;mso-height-relative:page;" fillcolor="#FFFFFF" filled="t" stroked="f" coordsize="21600,21600" o:gfxdata="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Jiqxv2AAAAAoBAAAPAAAAAAAAAAEAIAAAACIAAABkcnMvZG93bnJldi54bWxQSwECFAAUAAAA&#10;CACHTuJAT8lIyScCAAA/BAAADgAAAAAAAAABACAAAAAnAQAAZHJzL2Uyb0RvYy54bWxQSwUGAAAA&#10;AAYABgBZAQAAwAUAAAAA&#10;">
                <v:fill on="t" focussize="0,0"/>
                <v:stroke on="f"/>
                <v:imagedata o:title=""/>
                <o:lock v:ext="edit" aspectratio="f"/>
                <v:textbox inset="0mm,0mm,0mm,0mm">
                  <w:txbxContent>
                    <w:p w14:paraId="267EF615">
                      <w:pPr>
                        <w:jc w:val="left"/>
                        <w:rPr>
                          <w:rFonts w:ascii="楷体_GB2312" w:eastAsia="楷体_GB2312"/>
                          <w:szCs w:val="21"/>
                        </w:rPr>
                      </w:pPr>
                      <w:r>
                        <w:rPr>
                          <w:rFonts w:hint="eastAsia" w:ascii="楷体_GB2312" w:eastAsia="楷体_GB2312"/>
                          <w:szCs w:val="21"/>
                        </w:rPr>
                        <w:t>施工组织设计和施工方案的审批</w:t>
                      </w:r>
                    </w:p>
                  </w:txbxContent>
                </v:textbox>
              </v:shape>
            </w:pict>
          </mc:Fallback>
        </mc:AlternateContent>
      </w:r>
      <w:r>
        <w:t>8.1.2 承包人应按照经发包人和监理工程师批准的施工组织设计和施工方案进行施工。但在任何情况下，发包人和监理工程师对上述任何施工组织设计或施工方案的批准不应减轻或解除承包人对其应负的责任。承包人也不得因发包人或监理工程师的不同意或修订而提出的索赔和延长工期。当因承包人原因导致需要重新调整施工组织设计和方案时，承包人需重新编制并报监理及</w:t>
      </w:r>
      <w:r>
        <w:rPr>
          <w:rFonts w:hint="eastAsia"/>
          <w:lang w:eastAsia="zh-CN"/>
        </w:rPr>
        <w:t>发包方</w:t>
      </w:r>
      <w:r>
        <w:t>进行审批。监理工程师及发包人对新施工组织设计及方案的审批不影响合同价款。</w:t>
      </w:r>
    </w:p>
    <w:p w14:paraId="7AB9DC64">
      <w:pPr>
        <w:pStyle w:val="51"/>
        <w:ind w:left="959" w:leftChars="114" w:hanging="720" w:hangingChars="300"/>
      </w:pPr>
      <w:r>
        <w:rPr>
          <w:lang w:val="en-US" w:eastAsia="zh-CN"/>
        </w:rPr>
        <mc:AlternateContent>
          <mc:Choice Requires="wps">
            <w:drawing>
              <wp:anchor distT="0" distB="0" distL="114300" distR="114300" simplePos="0" relativeHeight="251720704" behindDoc="0" locked="0" layoutInCell="1" allowOverlap="1">
                <wp:simplePos x="0" y="0"/>
                <wp:positionH relativeFrom="column">
                  <wp:posOffset>-737870</wp:posOffset>
                </wp:positionH>
                <wp:positionV relativeFrom="paragraph">
                  <wp:posOffset>63500</wp:posOffset>
                </wp:positionV>
                <wp:extent cx="737870" cy="446405"/>
                <wp:effectExtent l="0" t="0" r="5080" b="7620"/>
                <wp:wrapNone/>
                <wp:docPr id="128" name="文本框 128"/>
                <wp:cNvGraphicFramePr/>
                <a:graphic xmlns:a="http://schemas.openxmlformats.org/drawingml/2006/main">
                  <a:graphicData uri="http://schemas.microsoft.com/office/word/2010/wordprocessingShape">
                    <wps:wsp>
                      <wps:cNvSpPr txBox="1">
                        <a:spLocks noChangeArrowheads="1"/>
                      </wps:cNvSpPr>
                      <wps:spPr bwMode="auto">
                        <a:xfrm>
                          <a:off x="0" y="0"/>
                          <a:ext cx="737870" cy="446405"/>
                        </a:xfrm>
                        <a:prstGeom prst="rect">
                          <a:avLst/>
                        </a:prstGeom>
                        <a:solidFill>
                          <a:srgbClr val="FFFFFF"/>
                        </a:solidFill>
                        <a:ln>
                          <a:noFill/>
                        </a:ln>
                        <a:effectLst/>
                      </wps:spPr>
                      <wps:txbx>
                        <w:txbxContent>
                          <w:p w14:paraId="4E6EDDC4">
                            <w:pPr>
                              <w:jc w:val="left"/>
                              <w:rPr>
                                <w:rFonts w:ascii="楷体_GB2312" w:eastAsia="楷体_GB2312"/>
                                <w:szCs w:val="21"/>
                              </w:rPr>
                            </w:pPr>
                            <w:r>
                              <w:rPr>
                                <w:rFonts w:hint="eastAsia" w:ascii="楷体_GB2312" w:eastAsia="楷体_GB2312"/>
                                <w:szCs w:val="21"/>
                              </w:rPr>
                              <w:t>施工组织部署</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1pt;margin-top:5pt;height:35.15pt;width:58.1pt;z-index:251720704;mso-width-relative:page;mso-height-relative:page;" fillcolor="#FFFFFF" filled="t" stroked="f" coordsize="21600,21600" o:gfxdata="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uqkUdYAAAAHAQAADwAAAAAAAAABACAAAAAiAAAAZHJzL2Rvd25yZXYueG1sUEsBAhQAFAAAAAgA&#10;h07iQA040zsnAgAAPwQAAA4AAAAAAAAAAQAgAAAAJQEAAGRycy9lMm9Eb2MueG1sUEsFBgAAAAAG&#10;AAYAWQEAAL4FAAAAAA==&#10;">
                <v:fill on="t" focussize="0,0"/>
                <v:stroke on="f"/>
                <v:imagedata o:title=""/>
                <o:lock v:ext="edit" aspectratio="f"/>
                <v:textbox inset="0mm,0mm,0mm,0mm">
                  <w:txbxContent>
                    <w:p w14:paraId="4E6EDDC4">
                      <w:pPr>
                        <w:jc w:val="left"/>
                        <w:rPr>
                          <w:rFonts w:ascii="楷体_GB2312" w:eastAsia="楷体_GB2312"/>
                          <w:szCs w:val="21"/>
                        </w:rPr>
                      </w:pPr>
                      <w:r>
                        <w:rPr>
                          <w:rFonts w:hint="eastAsia" w:ascii="楷体_GB2312" w:eastAsia="楷体_GB2312"/>
                          <w:szCs w:val="21"/>
                        </w:rPr>
                        <w:t>施工组织部署</w:t>
                      </w:r>
                    </w:p>
                  </w:txbxContent>
                </v:textbox>
              </v:shape>
            </w:pict>
          </mc:Fallback>
        </mc:AlternateContent>
      </w:r>
      <w:r>
        <w:t>8.1.3 承包人还需提供现场施工组织管理构架图，能够显示工程负责人员、技术人员、施工人员的数量和职位及管理关系。当现场施工组织构架因资源分配安排有所变动时，承包人须提前请示发包人和监理工程师，并将修订的施工组织构架提交发包人和监理工程师审批。</w:t>
      </w:r>
    </w:p>
    <w:p w14:paraId="4748F20C">
      <w:pPr>
        <w:pStyle w:val="51"/>
        <w:spacing w:after="0"/>
        <w:ind w:left="959" w:leftChars="114" w:hanging="720" w:hangingChars="300"/>
      </w:pPr>
      <w:r>
        <w:rPr>
          <w:lang w:val="en-US" w:eastAsia="zh-CN"/>
        </w:rPr>
        <mc:AlternateContent>
          <mc:Choice Requires="wps">
            <w:drawing>
              <wp:anchor distT="0" distB="0" distL="114300" distR="114300" simplePos="0" relativeHeight="251719680" behindDoc="0" locked="0" layoutInCell="1" allowOverlap="1">
                <wp:simplePos x="0" y="0"/>
                <wp:positionH relativeFrom="column">
                  <wp:posOffset>-762635</wp:posOffset>
                </wp:positionH>
                <wp:positionV relativeFrom="paragraph">
                  <wp:posOffset>-5715</wp:posOffset>
                </wp:positionV>
                <wp:extent cx="737870" cy="488950"/>
                <wp:effectExtent l="0" t="0" r="5080" b="6350"/>
                <wp:wrapNone/>
                <wp:docPr id="127" name="文本框 127"/>
                <wp:cNvGraphicFramePr/>
                <a:graphic xmlns:a="http://schemas.openxmlformats.org/drawingml/2006/main">
                  <a:graphicData uri="http://schemas.microsoft.com/office/word/2010/wordprocessingShape">
                    <wps:wsp>
                      <wps:cNvSpPr txBox="1">
                        <a:spLocks noChangeArrowheads="1"/>
                      </wps:cNvSpPr>
                      <wps:spPr bwMode="auto">
                        <a:xfrm>
                          <a:off x="0" y="0"/>
                          <a:ext cx="737870" cy="488950"/>
                        </a:xfrm>
                        <a:prstGeom prst="rect">
                          <a:avLst/>
                        </a:prstGeom>
                        <a:solidFill>
                          <a:srgbClr val="FFFFFF"/>
                        </a:solidFill>
                        <a:ln>
                          <a:noFill/>
                        </a:ln>
                        <a:effectLst/>
                      </wps:spPr>
                      <wps:txbx>
                        <w:txbxContent>
                          <w:p w14:paraId="1051A330">
                            <w:pPr>
                              <w:jc w:val="left"/>
                              <w:rPr>
                                <w:rFonts w:ascii="楷体_GB2312" w:eastAsia="楷体_GB2312"/>
                                <w:szCs w:val="21"/>
                              </w:rPr>
                            </w:pPr>
                            <w:r>
                              <w:rPr>
                                <w:rFonts w:hint="eastAsia" w:ascii="楷体_GB2312" w:eastAsia="楷体_GB2312"/>
                                <w:szCs w:val="21"/>
                              </w:rPr>
                              <w:t>承包人须出席工地会议</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05pt;margin-top:-0.45pt;height:38.5pt;width:58.1pt;z-index:251719680;mso-width-relative:page;mso-height-relative:page;" fillcolor="#FFFFFF" filled="t" stroked="f" coordsize="21600,21600" o:gfxdata="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B+sVHXAAAACAEAAA8AAAAAAAAAAQAgAAAAIgAAAGRycy9kb3ducmV2LnhtbFBLAQIUABQAAAAI&#10;AIdO4kA9or7fJwIAAD8EAAAOAAAAAAAAAAEAIAAAACYBAABkcnMvZTJvRG9jLnhtbFBLBQYAAAAA&#10;BgAGAFkBAAC/BQAAAAA=&#10;">
                <v:fill on="t" focussize="0,0"/>
                <v:stroke on="f"/>
                <v:imagedata o:title=""/>
                <o:lock v:ext="edit" aspectratio="f"/>
                <v:textbox inset="0mm,0mm,0mm,0mm">
                  <w:txbxContent>
                    <w:p w14:paraId="1051A330">
                      <w:pPr>
                        <w:jc w:val="left"/>
                        <w:rPr>
                          <w:rFonts w:ascii="楷体_GB2312" w:eastAsia="楷体_GB2312"/>
                          <w:szCs w:val="21"/>
                        </w:rPr>
                      </w:pPr>
                      <w:r>
                        <w:rPr>
                          <w:rFonts w:hint="eastAsia" w:ascii="楷体_GB2312" w:eastAsia="楷体_GB2312"/>
                          <w:szCs w:val="21"/>
                        </w:rPr>
                        <w:t>承包人须出席工地会议</w:t>
                      </w:r>
                    </w:p>
                  </w:txbxContent>
                </v:textbox>
              </v:shape>
            </w:pict>
          </mc:Fallback>
        </mc:AlternateContent>
      </w:r>
      <w:r>
        <w:t>8.1.4 所有由发包人或监理工程师主持召开的会议，承包人必须指派承包人代表或项目经理和技术负责人出席，该等人员应已获得承包人授权可以代表承包人做出决定，承包人须在有需要时通知各指定分包人及供应商出席会议。</w:t>
      </w:r>
    </w:p>
    <w:p w14:paraId="547A8ACD">
      <w:pPr>
        <w:pStyle w:val="50"/>
        <w:numPr>
          <w:ilvl w:val="0"/>
          <w:numId w:val="0"/>
        </w:numPr>
        <w:spacing w:before="120" w:after="120" w:line="360" w:lineRule="auto"/>
        <w:rPr>
          <w:szCs w:val="24"/>
        </w:rPr>
      </w:pPr>
      <w:bookmarkStart w:id="614" w:name="_Toc357434460"/>
      <w:bookmarkStart w:id="615" w:name="_Toc144869911"/>
      <w:bookmarkStart w:id="616" w:name="_Toc455151685"/>
      <w:bookmarkStart w:id="617" w:name="_Toc8833187"/>
      <w:bookmarkStart w:id="618" w:name="_Toc454555605"/>
      <w:bookmarkStart w:id="619" w:name="_Toc455134557"/>
      <w:bookmarkStart w:id="620" w:name="_Toc122080290"/>
      <w:r>
        <w:rPr>
          <w:szCs w:val="24"/>
        </w:rPr>
        <w:t>8.2 施工计划</w:t>
      </w:r>
      <w:bookmarkEnd w:id="614"/>
      <w:bookmarkEnd w:id="615"/>
      <w:bookmarkEnd w:id="616"/>
      <w:bookmarkEnd w:id="617"/>
      <w:bookmarkEnd w:id="618"/>
      <w:bookmarkEnd w:id="619"/>
      <w:bookmarkEnd w:id="620"/>
    </w:p>
    <w:p w14:paraId="7C2BCF82">
      <w:pPr>
        <w:pStyle w:val="51"/>
        <w:spacing w:after="0"/>
        <w:ind w:left="959" w:leftChars="114" w:hanging="720" w:hangingChars="300"/>
      </w:pPr>
      <w:r>
        <w:rPr>
          <w:lang w:val="en-US" w:eastAsia="zh-CN"/>
        </w:rPr>
        <mc:AlternateContent>
          <mc:Choice Requires="wps">
            <w:drawing>
              <wp:anchor distT="0" distB="0" distL="114300" distR="114300" simplePos="0" relativeHeight="251714560" behindDoc="0" locked="0" layoutInCell="1" allowOverlap="1">
                <wp:simplePos x="0" y="0"/>
                <wp:positionH relativeFrom="column">
                  <wp:posOffset>-720090</wp:posOffset>
                </wp:positionH>
                <wp:positionV relativeFrom="paragraph">
                  <wp:posOffset>64770</wp:posOffset>
                </wp:positionV>
                <wp:extent cx="737870" cy="690880"/>
                <wp:effectExtent l="0" t="0" r="5080" b="2540"/>
                <wp:wrapNone/>
                <wp:docPr id="126" name="文本框 126"/>
                <wp:cNvGraphicFramePr/>
                <a:graphic xmlns:a="http://schemas.openxmlformats.org/drawingml/2006/main">
                  <a:graphicData uri="http://schemas.microsoft.com/office/word/2010/wordprocessingShape">
                    <wps:wsp>
                      <wps:cNvSpPr txBox="1">
                        <a:spLocks noChangeArrowheads="1"/>
                      </wps:cNvSpPr>
                      <wps:spPr bwMode="auto">
                        <a:xfrm>
                          <a:off x="0" y="0"/>
                          <a:ext cx="737870" cy="690880"/>
                        </a:xfrm>
                        <a:prstGeom prst="rect">
                          <a:avLst/>
                        </a:prstGeom>
                        <a:solidFill>
                          <a:srgbClr val="FFFFFF"/>
                        </a:solidFill>
                        <a:ln>
                          <a:noFill/>
                        </a:ln>
                        <a:effectLst/>
                      </wps:spPr>
                      <wps:txbx>
                        <w:txbxContent>
                          <w:p w14:paraId="17727487">
                            <w:pPr>
                              <w:jc w:val="left"/>
                              <w:rPr>
                                <w:rFonts w:ascii="楷体_GB2312" w:eastAsia="楷体_GB2312"/>
                                <w:szCs w:val="21"/>
                              </w:rPr>
                            </w:pPr>
                            <w:r>
                              <w:rPr>
                                <w:rFonts w:hint="eastAsia" w:ascii="楷体_GB2312" w:eastAsia="楷体_GB2312"/>
                                <w:szCs w:val="21"/>
                              </w:rPr>
                              <w:t>施工进度计划的提交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4.4pt;width:58.1pt;z-index:251714560;mso-width-relative:page;mso-height-relative:page;" fillcolor="#FFFFFF" filled="t" stroked="f" coordsize="21600,21600" o:gfxdata="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OcoYnXAAAACQEAAA8AAAAAAAAAAQAgAAAAIgAAAGRycy9kb3ducmV2LnhtbFBLAQIUABQAAAAI&#10;AIdO4kDaRw3EJwIAAD8EAAAOAAAAAAAAAAEAIAAAACYBAABkcnMvZTJvRG9jLnhtbFBLBQYAAAAA&#10;BgAGAFkBAAC/BQAAAAA=&#10;">
                <v:fill on="t" focussize="0,0"/>
                <v:stroke on="f"/>
                <v:imagedata o:title=""/>
                <o:lock v:ext="edit" aspectratio="f"/>
                <v:textbox inset="0mm,0mm,0mm,0mm">
                  <w:txbxContent>
                    <w:p w14:paraId="17727487">
                      <w:pPr>
                        <w:jc w:val="left"/>
                        <w:rPr>
                          <w:rFonts w:ascii="楷体_GB2312" w:eastAsia="楷体_GB2312"/>
                          <w:szCs w:val="21"/>
                        </w:rPr>
                      </w:pPr>
                      <w:r>
                        <w:rPr>
                          <w:rFonts w:hint="eastAsia" w:ascii="楷体_GB2312" w:eastAsia="楷体_GB2312"/>
                          <w:szCs w:val="21"/>
                        </w:rPr>
                        <w:t>施工进度计划的提交</w:t>
                      </w:r>
                    </w:p>
                  </w:txbxContent>
                </v:textbox>
              </v:shape>
            </w:pict>
          </mc:Fallback>
        </mc:AlternateContent>
      </w:r>
      <w:r>
        <w:t>8.2.1 承包人须根据总包施工整体进度计划编制一份详细的进度计划以及材料设备采购计划，提交给发包人、监理工程师审批，该工程的进度计划须完全配合总包工程整体进度计划。</w:t>
      </w:r>
    </w:p>
    <w:p w14:paraId="37C4A3CA">
      <w:pPr>
        <w:pStyle w:val="51"/>
        <w:spacing w:after="0"/>
        <w:ind w:left="959" w:leftChars="114" w:hanging="720" w:hangingChars="300"/>
      </w:pPr>
      <w:r>
        <w:rPr>
          <w:lang w:val="en-US" w:eastAsia="zh-CN"/>
        </w:rPr>
        <mc:AlternateContent>
          <mc:Choice Requires="wps">
            <w:drawing>
              <wp:anchor distT="0" distB="0" distL="114300" distR="114300" simplePos="0" relativeHeight="251715584" behindDoc="0" locked="0" layoutInCell="1" allowOverlap="1">
                <wp:simplePos x="0" y="0"/>
                <wp:positionH relativeFrom="column">
                  <wp:posOffset>-737870</wp:posOffset>
                </wp:positionH>
                <wp:positionV relativeFrom="paragraph">
                  <wp:posOffset>34925</wp:posOffset>
                </wp:positionV>
                <wp:extent cx="737870" cy="465455"/>
                <wp:effectExtent l="0" t="0" r="5080" b="5080"/>
                <wp:wrapNone/>
                <wp:docPr id="125" name="文本框 125"/>
                <wp:cNvGraphicFramePr/>
                <a:graphic xmlns:a="http://schemas.openxmlformats.org/drawingml/2006/main">
                  <a:graphicData uri="http://schemas.microsoft.com/office/word/2010/wordprocessingShape">
                    <wps:wsp>
                      <wps:cNvSpPr txBox="1">
                        <a:spLocks noChangeArrowheads="1"/>
                      </wps:cNvSpPr>
                      <wps:spPr bwMode="auto">
                        <a:xfrm>
                          <a:off x="0" y="0"/>
                          <a:ext cx="737870" cy="465455"/>
                        </a:xfrm>
                        <a:prstGeom prst="rect">
                          <a:avLst/>
                        </a:prstGeom>
                        <a:solidFill>
                          <a:srgbClr val="FFFFFF"/>
                        </a:solidFill>
                        <a:ln>
                          <a:noFill/>
                        </a:ln>
                        <a:effectLst/>
                      </wps:spPr>
                      <wps:txbx>
                        <w:txbxContent>
                          <w:p w14:paraId="4FF1B2B5">
                            <w:pPr>
                              <w:jc w:val="left"/>
                              <w:rPr>
                                <w:rFonts w:ascii="楷体_GB2312" w:eastAsia="楷体_GB2312"/>
                                <w:szCs w:val="21"/>
                              </w:rPr>
                            </w:pPr>
                            <w:r>
                              <w:rPr>
                                <w:rFonts w:hint="eastAsia" w:ascii="楷体_GB2312" w:eastAsia="楷体_GB2312"/>
                                <w:szCs w:val="21"/>
                              </w:rPr>
                              <w:t>施工进度计划的审批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1pt;margin-top:2.75pt;height:36.65pt;width:58.1pt;z-index:251715584;mso-width-relative:page;mso-height-relative:page;" fillcolor="#FFFFFF" filled="t" stroked="f" coordsize="21600,21600" o:gfxdata="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6bjjNYAAAAGAQAADwAAAAAAAAABACAAAAAiAAAAZHJzL2Rvd25yZXYueG1sUEsBAhQAFAAAAAgA&#10;h07iQAyuHF8nAgAAPwQAAA4AAAAAAAAAAQAgAAAAJQEAAGRycy9lMm9Eb2MueG1sUEsFBgAAAAAG&#10;AAYAWQEAAL4FAAAAAA==&#10;">
                <v:fill on="t" focussize="0,0"/>
                <v:stroke on="f"/>
                <v:imagedata o:title=""/>
                <o:lock v:ext="edit" aspectratio="f"/>
                <v:textbox inset="0mm,0mm,0mm,0mm">
                  <w:txbxContent>
                    <w:p w14:paraId="4FF1B2B5">
                      <w:pPr>
                        <w:jc w:val="left"/>
                        <w:rPr>
                          <w:rFonts w:ascii="楷体_GB2312" w:eastAsia="楷体_GB2312"/>
                          <w:szCs w:val="21"/>
                        </w:rPr>
                      </w:pPr>
                      <w:r>
                        <w:rPr>
                          <w:rFonts w:hint="eastAsia" w:ascii="楷体_GB2312" w:eastAsia="楷体_GB2312"/>
                          <w:szCs w:val="21"/>
                        </w:rPr>
                        <w:t>施工进度计划的审批</w:t>
                      </w:r>
                    </w:p>
                  </w:txbxContent>
                </v:textbox>
              </v:shape>
            </w:pict>
          </mc:Fallback>
        </mc:AlternateContent>
      </w:r>
      <w:r>
        <w:t>8.2.2施工进度计划须报发包人和监理工程师批准后方可进行。但在任何情况下，发包人和监理工程师对上述任何施工进度计划的批准不应减轻或解除承包人对其应负的责任。</w:t>
      </w:r>
    </w:p>
    <w:p w14:paraId="0DCC5613">
      <w:pPr>
        <w:pStyle w:val="51"/>
        <w:spacing w:after="0"/>
        <w:ind w:left="959" w:leftChars="114" w:hanging="720" w:hangingChars="300"/>
      </w:pPr>
      <w:r>
        <w:rPr>
          <w:lang w:val="en-US" w:eastAsia="zh-CN"/>
        </w:rPr>
        <mc:AlternateContent>
          <mc:Choice Requires="wps">
            <w:drawing>
              <wp:anchor distT="0" distB="0" distL="114300" distR="114300" simplePos="0" relativeHeight="251721728" behindDoc="0" locked="0" layoutInCell="1" allowOverlap="1">
                <wp:simplePos x="0" y="0"/>
                <wp:positionH relativeFrom="column">
                  <wp:posOffset>-720090</wp:posOffset>
                </wp:positionH>
                <wp:positionV relativeFrom="paragraph">
                  <wp:posOffset>71755</wp:posOffset>
                </wp:positionV>
                <wp:extent cx="737870" cy="681990"/>
                <wp:effectExtent l="0" t="0" r="5080" b="3175"/>
                <wp:wrapNone/>
                <wp:docPr id="124" name="文本框 124"/>
                <wp:cNvGraphicFramePr/>
                <a:graphic xmlns:a="http://schemas.openxmlformats.org/drawingml/2006/main">
                  <a:graphicData uri="http://schemas.microsoft.com/office/word/2010/wordprocessingShape">
                    <wps:wsp>
                      <wps:cNvSpPr txBox="1">
                        <a:spLocks noChangeArrowheads="1"/>
                      </wps:cNvSpPr>
                      <wps:spPr bwMode="auto">
                        <a:xfrm>
                          <a:off x="0" y="0"/>
                          <a:ext cx="737870" cy="681990"/>
                        </a:xfrm>
                        <a:prstGeom prst="rect">
                          <a:avLst/>
                        </a:prstGeom>
                        <a:solidFill>
                          <a:srgbClr val="FFFFFF"/>
                        </a:solidFill>
                        <a:ln>
                          <a:noFill/>
                        </a:ln>
                        <a:effectLst/>
                      </wps:spPr>
                      <wps:txbx>
                        <w:txbxContent>
                          <w:p w14:paraId="6E8DE4B1">
                            <w:pPr>
                              <w:jc w:val="left"/>
                              <w:rPr>
                                <w:rFonts w:ascii="楷体_GB2312" w:eastAsia="楷体_GB2312"/>
                                <w:szCs w:val="21"/>
                              </w:rPr>
                            </w:pPr>
                            <w:r>
                              <w:rPr>
                                <w:rFonts w:hint="eastAsia" w:ascii="楷体_GB2312" w:eastAsia="楷体_GB2312"/>
                                <w:szCs w:val="21"/>
                              </w:rPr>
                              <w:t>施工进度报告</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3.7pt;width:58.1pt;z-index:251721728;mso-width-relative:page;mso-height-relative:page;" fillcolor="#FFFFFF" filled="t" stroked="f" coordsize="21600,21600" o:gfxdata="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PvFvzXAAAACQEAAA8AAAAAAAAAAQAgAAAAIgAAAGRycy9kb3ducmV2LnhtbFBLAQIUABQAAAAI&#10;AIdO4kDSnDSWJwIAAD8EAAAOAAAAAAAAAAEAIAAAACYBAABkcnMvZTJvRG9jLnhtbFBLBQYAAAAA&#10;BgAGAFkBAAC/BQAAAAA=&#10;">
                <v:fill on="t" focussize="0,0"/>
                <v:stroke on="f"/>
                <v:imagedata o:title=""/>
                <o:lock v:ext="edit" aspectratio="f"/>
                <v:textbox inset="0mm,0mm,0mm,0mm">
                  <w:txbxContent>
                    <w:p w14:paraId="6E8DE4B1">
                      <w:pPr>
                        <w:jc w:val="left"/>
                        <w:rPr>
                          <w:rFonts w:ascii="楷体_GB2312" w:eastAsia="楷体_GB2312"/>
                          <w:szCs w:val="21"/>
                        </w:rPr>
                      </w:pPr>
                      <w:r>
                        <w:rPr>
                          <w:rFonts w:hint="eastAsia" w:ascii="楷体_GB2312" w:eastAsia="楷体_GB2312"/>
                          <w:szCs w:val="21"/>
                        </w:rPr>
                        <w:t>施工进度报告</w:t>
                      </w:r>
                    </w:p>
                  </w:txbxContent>
                </v:textbox>
              </v:shape>
            </w:pict>
          </mc:Fallback>
        </mc:AlternateContent>
      </w:r>
      <w:r>
        <w:t>8.2.3 施工期间承包人应按发包人要求编制工程进度报告，并应每周提交给发包人和监理工程师各一份。进度报告应包括本周完成情况及下周计划。承包人应及时向发包人和监理工程师报告已经出现的或可能出现的施工或材料供应延误。</w:t>
      </w:r>
    </w:p>
    <w:p w14:paraId="730EDAA2">
      <w:pPr>
        <w:pStyle w:val="51"/>
        <w:spacing w:after="0"/>
        <w:ind w:left="959" w:leftChars="114" w:hanging="720" w:hangingChars="300"/>
      </w:pPr>
      <w:r>
        <w:rPr>
          <w:lang w:val="en-US" w:eastAsia="zh-CN"/>
        </w:rPr>
        <mc:AlternateContent>
          <mc:Choice Requires="wps">
            <w:drawing>
              <wp:anchor distT="0" distB="0" distL="114300" distR="114300" simplePos="0" relativeHeight="251722752" behindDoc="0" locked="0" layoutInCell="1" allowOverlap="1">
                <wp:simplePos x="0" y="0"/>
                <wp:positionH relativeFrom="column">
                  <wp:posOffset>-720090</wp:posOffset>
                </wp:positionH>
                <wp:positionV relativeFrom="paragraph">
                  <wp:posOffset>71755</wp:posOffset>
                </wp:positionV>
                <wp:extent cx="737870" cy="401955"/>
                <wp:effectExtent l="0" t="0" r="5080" b="2540"/>
                <wp:wrapNone/>
                <wp:docPr id="123" name="文本框 123"/>
                <wp:cNvGraphicFramePr/>
                <a:graphic xmlns:a="http://schemas.openxmlformats.org/drawingml/2006/main">
                  <a:graphicData uri="http://schemas.microsoft.com/office/word/2010/wordprocessingShape">
                    <wps:wsp>
                      <wps:cNvSpPr txBox="1">
                        <a:spLocks noChangeArrowheads="1"/>
                      </wps:cNvSpPr>
                      <wps:spPr bwMode="auto">
                        <a:xfrm>
                          <a:off x="0" y="0"/>
                          <a:ext cx="737870" cy="401955"/>
                        </a:xfrm>
                        <a:prstGeom prst="rect">
                          <a:avLst/>
                        </a:prstGeom>
                        <a:solidFill>
                          <a:srgbClr val="FFFFFF"/>
                        </a:solidFill>
                        <a:ln>
                          <a:noFill/>
                        </a:ln>
                        <a:effectLst/>
                      </wps:spPr>
                      <wps:txbx>
                        <w:txbxContent>
                          <w:p w14:paraId="01BCD15F">
                            <w:pPr>
                              <w:snapToGrid w:val="0"/>
                              <w:jc w:val="left"/>
                              <w:rPr>
                                <w:rFonts w:ascii="楷体_GB2312" w:eastAsia="楷体_GB2312"/>
                                <w:szCs w:val="21"/>
                              </w:rPr>
                            </w:pPr>
                            <w:r>
                              <w:rPr>
                                <w:rFonts w:hint="eastAsia" w:ascii="楷体_GB2312" w:eastAsia="楷体_GB2312"/>
                                <w:szCs w:val="21"/>
                              </w:rPr>
                              <w:t>实际进度计划的调整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65pt;width:58.1pt;z-index:251722752;mso-width-relative:page;mso-height-relative:page;" fillcolor="#FFFFFF" filled="t" stroked="f" coordsize="21600,21600" o:gfxdata="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nkzbv1wAAAAgBAAAPAAAAAAAAAAEAIAAAACIAAABkcnMvZG93bnJldi54bWxQSwECFAAUAAAA&#10;CACHTuJAmaYG9igCAAA/BAAADgAAAAAAAAABACAAAAAmAQAAZHJzL2Uyb0RvYy54bWxQSwUGAAAA&#10;AAYABgBZAQAAwAUAAAAA&#10;">
                <v:fill on="t" focussize="0,0"/>
                <v:stroke on="f"/>
                <v:imagedata o:title=""/>
                <o:lock v:ext="edit" aspectratio="f"/>
                <v:textbox inset="0mm,0mm,0mm,0mm">
                  <w:txbxContent>
                    <w:p w14:paraId="01BCD15F">
                      <w:pPr>
                        <w:snapToGrid w:val="0"/>
                        <w:jc w:val="left"/>
                        <w:rPr>
                          <w:rFonts w:ascii="楷体_GB2312" w:eastAsia="楷体_GB2312"/>
                          <w:szCs w:val="21"/>
                        </w:rPr>
                      </w:pPr>
                      <w:r>
                        <w:rPr>
                          <w:rFonts w:hint="eastAsia" w:ascii="楷体_GB2312" w:eastAsia="楷体_GB2312"/>
                          <w:szCs w:val="21"/>
                        </w:rPr>
                        <w:t>实际进度计划的调整</w:t>
                      </w:r>
                    </w:p>
                  </w:txbxContent>
                </v:textbox>
              </v:shape>
            </w:pict>
          </mc:Fallback>
        </mc:AlternateContent>
      </w:r>
      <w:r>
        <w:t>8.2.4如果发包人及监理工程师认为有必要对该工程进度计划进行修改或次序做调整时，承包人应相应调整该进度计划及对相关工作安排做相应调整。</w:t>
      </w:r>
    </w:p>
    <w:p w14:paraId="1BE680D9">
      <w:pPr>
        <w:pStyle w:val="51"/>
        <w:spacing w:after="0"/>
        <w:ind w:left="959" w:leftChars="114" w:hanging="720" w:hangingChars="300"/>
      </w:pPr>
      <w:r>
        <w:rPr>
          <w:lang w:val="en-US" w:eastAsia="zh-CN"/>
        </w:rPr>
        <mc:AlternateContent>
          <mc:Choice Requires="wps">
            <w:drawing>
              <wp:anchor distT="0" distB="0" distL="114300" distR="114300" simplePos="0" relativeHeight="251723776" behindDoc="0" locked="0" layoutInCell="1" allowOverlap="1">
                <wp:simplePos x="0" y="0"/>
                <wp:positionH relativeFrom="column">
                  <wp:posOffset>-720090</wp:posOffset>
                </wp:positionH>
                <wp:positionV relativeFrom="paragraph">
                  <wp:posOffset>0</wp:posOffset>
                </wp:positionV>
                <wp:extent cx="737870" cy="506730"/>
                <wp:effectExtent l="0" t="0" r="5080" b="5080"/>
                <wp:wrapNone/>
                <wp:docPr id="122" name="文本框 122"/>
                <wp:cNvGraphicFramePr/>
                <a:graphic xmlns:a="http://schemas.openxmlformats.org/drawingml/2006/main">
                  <a:graphicData uri="http://schemas.microsoft.com/office/word/2010/wordprocessingShape">
                    <wps:wsp>
                      <wps:cNvSpPr txBox="1">
                        <a:spLocks noChangeArrowheads="1"/>
                      </wps:cNvSpPr>
                      <wps:spPr bwMode="auto">
                        <a:xfrm>
                          <a:off x="0" y="0"/>
                          <a:ext cx="737870" cy="506730"/>
                        </a:xfrm>
                        <a:prstGeom prst="rect">
                          <a:avLst/>
                        </a:prstGeom>
                        <a:solidFill>
                          <a:srgbClr val="FFFFFF"/>
                        </a:solidFill>
                        <a:ln>
                          <a:noFill/>
                        </a:ln>
                        <a:effectLst/>
                      </wps:spPr>
                      <wps:txbx>
                        <w:txbxContent>
                          <w:p w14:paraId="26E5BD5F">
                            <w:pPr>
                              <w:jc w:val="left"/>
                              <w:rPr>
                                <w:rFonts w:ascii="楷体_GB2312" w:eastAsia="楷体_GB2312"/>
                                <w:szCs w:val="21"/>
                              </w:rPr>
                            </w:pPr>
                            <w:r>
                              <w:rPr>
                                <w:rFonts w:hint="eastAsia" w:ascii="楷体_GB2312" w:eastAsia="楷体_GB2312"/>
                                <w:szCs w:val="21"/>
                              </w:rPr>
                              <w:t>施工时间限制及其它</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0pt;height:39.9pt;width:58.1pt;z-index:251723776;mso-width-relative:page;mso-height-relative:page;" fillcolor="#FFFFFF" filled="t" stroked="f" coordsize="21600,21600" o:gfxdata="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id/9YAAAAGAQAADwAAAAAAAAABACAAAAAiAAAAZHJzL2Rvd25yZXYueG1sUEsBAhQAFAAAAAgA&#10;h07iQC4KMS0nAgAAPwQAAA4AAAAAAAAAAQAgAAAAJQEAAGRycy9lMm9Eb2MueG1sUEsFBgAAAAAG&#10;AAYAWQEAAL4FAAAAAA==&#10;">
                <v:fill on="t" focussize="0,0"/>
                <v:stroke on="f"/>
                <v:imagedata o:title=""/>
                <o:lock v:ext="edit" aspectratio="f"/>
                <v:textbox inset="0mm,0mm,0mm,0mm">
                  <w:txbxContent>
                    <w:p w14:paraId="26E5BD5F">
                      <w:pPr>
                        <w:jc w:val="left"/>
                        <w:rPr>
                          <w:rFonts w:ascii="楷体_GB2312" w:eastAsia="楷体_GB2312"/>
                          <w:szCs w:val="21"/>
                        </w:rPr>
                      </w:pPr>
                      <w:r>
                        <w:rPr>
                          <w:rFonts w:hint="eastAsia" w:ascii="楷体_GB2312" w:eastAsia="楷体_GB2312"/>
                          <w:szCs w:val="21"/>
                        </w:rPr>
                        <w:t>施工时间限制及其它</w:t>
                      </w:r>
                    </w:p>
                  </w:txbxContent>
                </v:textbox>
              </v:shape>
            </w:pict>
          </mc:Fallback>
        </mc:AlternateContent>
      </w:r>
      <w:r>
        <w:t>8.2.5 因夜间施工、超时工作及施工时间限制等导致的一切费用已包括在合同价款中，承包人不得</w:t>
      </w:r>
      <w:r>
        <w:rPr>
          <w:rFonts w:hint="eastAsia"/>
          <w:lang w:eastAsia="zh-CN"/>
        </w:rPr>
        <w:t>以</w:t>
      </w:r>
      <w:r>
        <w:t>任何理由</w:t>
      </w:r>
      <w:r>
        <w:rPr>
          <w:rFonts w:hint="eastAsia"/>
          <w:lang w:eastAsia="zh-CN"/>
        </w:rPr>
        <w:t>以任何形式</w:t>
      </w:r>
      <w:r>
        <w:t>提出任何相关费用的索赔。</w:t>
      </w:r>
    </w:p>
    <w:p w14:paraId="74E9D261">
      <w:pPr>
        <w:pStyle w:val="50"/>
        <w:numPr>
          <w:ilvl w:val="0"/>
          <w:numId w:val="0"/>
        </w:numPr>
        <w:spacing w:before="120" w:after="120" w:line="360" w:lineRule="auto"/>
        <w:rPr>
          <w:szCs w:val="24"/>
        </w:rPr>
      </w:pPr>
      <w:bookmarkStart w:id="621" w:name="_Toc454555606"/>
      <w:bookmarkStart w:id="622" w:name="_Toc357434461"/>
      <w:bookmarkStart w:id="623" w:name="_Toc144869912"/>
      <w:bookmarkStart w:id="624" w:name="_Toc8833188"/>
      <w:bookmarkStart w:id="625" w:name="_Toc455151686"/>
      <w:bookmarkStart w:id="626" w:name="_Toc455134558"/>
      <w:bookmarkStart w:id="627" w:name="_Toc122080291"/>
      <w:r>
        <w:rPr>
          <w:szCs w:val="24"/>
        </w:rPr>
        <w:t>8.3 现场准备</w:t>
      </w:r>
      <w:bookmarkEnd w:id="621"/>
      <w:bookmarkEnd w:id="622"/>
      <w:bookmarkEnd w:id="623"/>
      <w:bookmarkEnd w:id="624"/>
      <w:bookmarkEnd w:id="625"/>
      <w:bookmarkEnd w:id="626"/>
      <w:bookmarkEnd w:id="627"/>
    </w:p>
    <w:p w14:paraId="4938D35E">
      <w:pPr>
        <w:pStyle w:val="51"/>
        <w:spacing w:after="0"/>
        <w:ind w:left="959" w:leftChars="114" w:hanging="720" w:hangingChars="300"/>
      </w:pPr>
      <w:r>
        <w:rPr>
          <w:lang w:val="en-US" w:eastAsia="zh-CN"/>
        </w:rPr>
        <mc:AlternateContent>
          <mc:Choice Requires="wps">
            <w:drawing>
              <wp:anchor distT="0" distB="0" distL="114300" distR="114300" simplePos="0" relativeHeight="251717632" behindDoc="0" locked="0" layoutInCell="1" allowOverlap="1">
                <wp:simplePos x="0" y="0"/>
                <wp:positionH relativeFrom="column">
                  <wp:posOffset>-720090</wp:posOffset>
                </wp:positionH>
                <wp:positionV relativeFrom="paragraph">
                  <wp:posOffset>53975</wp:posOffset>
                </wp:positionV>
                <wp:extent cx="737870" cy="673100"/>
                <wp:effectExtent l="0" t="0" r="5080" b="3810"/>
                <wp:wrapNone/>
                <wp:docPr id="121" name="文本框 121"/>
                <wp:cNvGraphicFramePr/>
                <a:graphic xmlns:a="http://schemas.openxmlformats.org/drawingml/2006/main">
                  <a:graphicData uri="http://schemas.microsoft.com/office/word/2010/wordprocessingShape">
                    <wps:wsp>
                      <wps:cNvSpPr txBox="1">
                        <a:spLocks noChangeArrowheads="1"/>
                      </wps:cNvSpPr>
                      <wps:spPr bwMode="auto">
                        <a:xfrm>
                          <a:off x="0" y="0"/>
                          <a:ext cx="737870" cy="673100"/>
                        </a:xfrm>
                        <a:prstGeom prst="rect">
                          <a:avLst/>
                        </a:prstGeom>
                        <a:solidFill>
                          <a:srgbClr val="FFFFFF"/>
                        </a:solidFill>
                        <a:ln>
                          <a:noFill/>
                        </a:ln>
                        <a:effectLst/>
                      </wps:spPr>
                      <wps:txbx>
                        <w:txbxContent>
                          <w:p w14:paraId="1DF56CDC">
                            <w:pPr>
                              <w:jc w:val="left"/>
                              <w:rPr>
                                <w:rFonts w:ascii="楷体_GB2312" w:eastAsia="楷体_GB2312"/>
                                <w:szCs w:val="21"/>
                              </w:rPr>
                            </w:pPr>
                            <w:r>
                              <w:rPr>
                                <w:rFonts w:hint="eastAsia" w:ascii="楷体_GB2312" w:eastAsia="楷体_GB2312"/>
                                <w:szCs w:val="21"/>
                              </w:rPr>
                              <w:t>复核发包人提供的资料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3pt;width:58.1pt;z-index:251717632;mso-width-relative:page;mso-height-relative:page;" fillcolor="#FFFFFF" filled="t" stroked="f" coordsize="21600,21600" o:gfxdata="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57qvs1wAAAAgBAAAPAAAAAAAAAAEAIAAAACIAAABkcnMvZG93bnJldi54bWxQSwECFAAUAAAA&#10;CACHTuJAetepmSgCAAA/BAAADgAAAAAAAAABACAAAAAmAQAAZHJzL2Uyb0RvYy54bWxQSwUGAAAA&#10;AAYABgBZAQAAwAUAAAAA&#10;">
                <v:fill on="t" focussize="0,0"/>
                <v:stroke on="f"/>
                <v:imagedata o:title=""/>
                <o:lock v:ext="edit" aspectratio="f"/>
                <v:textbox inset="0mm,0mm,0mm,0mm">
                  <w:txbxContent>
                    <w:p w14:paraId="1DF56CDC">
                      <w:pPr>
                        <w:jc w:val="left"/>
                        <w:rPr>
                          <w:rFonts w:ascii="楷体_GB2312" w:eastAsia="楷体_GB2312"/>
                          <w:szCs w:val="21"/>
                        </w:rPr>
                      </w:pPr>
                      <w:r>
                        <w:rPr>
                          <w:rFonts w:hint="eastAsia" w:ascii="楷体_GB2312" w:eastAsia="楷体_GB2312"/>
                          <w:szCs w:val="21"/>
                        </w:rPr>
                        <w:t>复核发包人提供的资料</w:t>
                      </w:r>
                    </w:p>
                  </w:txbxContent>
                </v:textbox>
              </v:shape>
            </w:pict>
          </mc:Fallback>
        </mc:AlternateContent>
      </w:r>
      <w:r>
        <w:t>8.3.1 所有由发包人</w:t>
      </w:r>
      <w:r>
        <w:rPr>
          <w:rFonts w:hint="eastAsia"/>
          <w:lang w:eastAsia="zh-CN"/>
        </w:rPr>
        <w:t>及总承包人</w:t>
      </w:r>
      <w:r>
        <w:t>提供的工程施工所需的原始基准点、基准线和基准标高等数据，只供承包人作参考用，承包人应在工程放线前自行复核及验证，且认真保护一切基准点、标桩和其他有关标志。承包人不得由于发包人提供的该等数据的错误、不足、不确切或引起的误解而要求费用索赔和/或工期延长。</w:t>
      </w:r>
    </w:p>
    <w:p w14:paraId="24118801">
      <w:pPr>
        <w:pStyle w:val="51"/>
        <w:spacing w:after="0"/>
        <w:ind w:left="959" w:leftChars="114" w:hanging="720" w:hangingChars="300"/>
      </w:pPr>
      <w:r>
        <w:rPr>
          <w:lang w:val="en-US" w:eastAsia="zh-CN"/>
        </w:rPr>
        <mc:AlternateContent>
          <mc:Choice Requires="wps">
            <w:drawing>
              <wp:anchor distT="0" distB="0" distL="114300" distR="114300" simplePos="0" relativeHeight="251718656" behindDoc="0" locked="0" layoutInCell="1" allowOverlap="1">
                <wp:simplePos x="0" y="0"/>
                <wp:positionH relativeFrom="column">
                  <wp:posOffset>-720090</wp:posOffset>
                </wp:positionH>
                <wp:positionV relativeFrom="paragraph">
                  <wp:posOffset>22860</wp:posOffset>
                </wp:positionV>
                <wp:extent cx="737870" cy="478155"/>
                <wp:effectExtent l="0" t="0" r="5080" b="635"/>
                <wp:wrapNone/>
                <wp:docPr id="120" name="文本框 120"/>
                <wp:cNvGraphicFramePr/>
                <a:graphic xmlns:a="http://schemas.openxmlformats.org/drawingml/2006/main">
                  <a:graphicData uri="http://schemas.microsoft.com/office/word/2010/wordprocessingShape">
                    <wps:wsp>
                      <wps:cNvSpPr txBox="1">
                        <a:spLocks noChangeArrowheads="1"/>
                      </wps:cNvSpPr>
                      <wps:spPr bwMode="auto">
                        <a:xfrm>
                          <a:off x="0" y="0"/>
                          <a:ext cx="737870" cy="478155"/>
                        </a:xfrm>
                        <a:prstGeom prst="rect">
                          <a:avLst/>
                        </a:prstGeom>
                        <a:solidFill>
                          <a:srgbClr val="FFFFFF"/>
                        </a:solidFill>
                        <a:ln>
                          <a:noFill/>
                        </a:ln>
                        <a:effectLst/>
                      </wps:spPr>
                      <wps:txbx>
                        <w:txbxContent>
                          <w:p w14:paraId="0ED32B17">
                            <w:pPr>
                              <w:jc w:val="left"/>
                              <w:rPr>
                                <w:rFonts w:ascii="楷体_GB2312" w:eastAsia="楷体_GB2312"/>
                                <w:szCs w:val="21"/>
                              </w:rPr>
                            </w:pPr>
                            <w:r>
                              <w:rPr>
                                <w:rFonts w:hint="eastAsia" w:ascii="楷体_GB2312" w:eastAsia="楷体_GB2312"/>
                                <w:szCs w:val="21"/>
                              </w:rPr>
                              <w:t>临设或仓储用地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8pt;height:37.65pt;width:58.1pt;z-index:251718656;mso-width-relative:page;mso-height-relative:page;" fillcolor="#FFFFFF" filled="t" stroked="f" coordsize="21600,21600" o:gfxdata="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rf6dHXAAAABwEAAA8AAAAAAAAAAQAgAAAAIgAAAGRycy9kb3ducmV2LnhtbFBLAQIUABQAAAAI&#10;AIdO4kBOIyqoJwIAAD8EAAAOAAAAAAAAAAEAIAAAACYBAABkcnMvZTJvRG9jLnhtbFBLBQYAAAAA&#10;BgAGAFkBAAC/BQAAAAA=&#10;">
                <v:fill on="t" focussize="0,0"/>
                <v:stroke on="f"/>
                <v:imagedata o:title=""/>
                <o:lock v:ext="edit" aspectratio="f"/>
                <v:textbox inset="0mm,0mm,0mm,0mm">
                  <w:txbxContent>
                    <w:p w14:paraId="0ED32B17">
                      <w:pPr>
                        <w:jc w:val="left"/>
                        <w:rPr>
                          <w:rFonts w:ascii="楷体_GB2312" w:eastAsia="楷体_GB2312"/>
                          <w:szCs w:val="21"/>
                        </w:rPr>
                      </w:pPr>
                      <w:r>
                        <w:rPr>
                          <w:rFonts w:hint="eastAsia" w:ascii="楷体_GB2312" w:eastAsia="楷体_GB2312"/>
                          <w:szCs w:val="21"/>
                        </w:rPr>
                        <w:t>临设或仓储用地</w:t>
                      </w:r>
                    </w:p>
                  </w:txbxContent>
                </v:textbox>
              </v:shape>
            </w:pict>
          </mc:Fallback>
        </mc:AlternateContent>
      </w:r>
      <w:r>
        <w:t>8.3.2 如果现场用于临设或仓储的用地不能满足承包人就本工程组织施工的要求，需要工程现场范围以外的工作用地，承包人须自费提供或租赁其它额外施工用地及设施，并已包括在合同价款内。</w:t>
      </w:r>
    </w:p>
    <w:p w14:paraId="4F9B5372">
      <w:pPr>
        <w:pStyle w:val="51"/>
        <w:spacing w:after="0"/>
        <w:ind w:left="959" w:leftChars="114" w:hanging="720" w:hangingChars="300"/>
      </w:pPr>
      <w:r>
        <w:t>8.3.3</w:t>
      </w:r>
      <w:r>
        <w:tab/>
      </w:r>
      <w:r>
        <w:t>承包人承诺已对工程的现场及其邻近地区、周围环境、以及现场的通道、工作空间、材料存放地点、起卸物料的限制、临时设施、仓储、水电等做了充分了解，且接受在进场当天的现场实况，并应自费消除先前发包人或其它的承包人可能遗留在现场的任何垃圾，承包人入场，便视为承包人已完全接受现场实况，任何日后有关的索偿及工期延长的申请，将不获接受。</w:t>
      </w:r>
    </w:p>
    <w:p w14:paraId="14DD2864">
      <w:pPr>
        <w:pStyle w:val="4"/>
        <w:spacing w:before="0" w:after="0" w:line="360" w:lineRule="auto"/>
        <w:rPr>
          <w:sz w:val="28"/>
          <w:szCs w:val="28"/>
        </w:rPr>
      </w:pPr>
      <w:bookmarkStart w:id="628" w:name="_Toc8833189"/>
      <w:bookmarkStart w:id="629" w:name="_Toc357434462"/>
      <w:bookmarkStart w:id="630" w:name="_Toc122080292"/>
      <w:bookmarkStart w:id="631" w:name="_Toc455134559"/>
      <w:bookmarkStart w:id="632" w:name="_Toc455151687"/>
      <w:bookmarkStart w:id="633" w:name="_Toc454555607"/>
      <w:bookmarkStart w:id="634" w:name="_Toc144869913"/>
      <w:bookmarkStart w:id="635" w:name="_Toc78880763"/>
      <w:bookmarkStart w:id="636" w:name="_Toc78944611"/>
      <w:bookmarkStart w:id="637" w:name="_Toc78940632"/>
      <w:bookmarkStart w:id="638" w:name="_Toc118634625"/>
      <w:r>
        <w:rPr>
          <w:sz w:val="28"/>
          <w:szCs w:val="28"/>
        </w:rPr>
        <w:t>9、工期管理</w:t>
      </w:r>
      <w:bookmarkEnd w:id="628"/>
      <w:bookmarkEnd w:id="629"/>
      <w:bookmarkEnd w:id="630"/>
      <w:bookmarkEnd w:id="631"/>
      <w:bookmarkEnd w:id="632"/>
      <w:bookmarkEnd w:id="633"/>
      <w:bookmarkEnd w:id="634"/>
    </w:p>
    <w:p w14:paraId="03632DFE">
      <w:pPr>
        <w:pStyle w:val="50"/>
        <w:numPr>
          <w:ilvl w:val="0"/>
          <w:numId w:val="0"/>
        </w:numPr>
        <w:spacing w:before="120" w:after="120" w:line="360" w:lineRule="auto"/>
        <w:rPr>
          <w:szCs w:val="24"/>
        </w:rPr>
      </w:pPr>
      <w:bookmarkStart w:id="639" w:name="_Toc8833190"/>
      <w:bookmarkStart w:id="640" w:name="_Toc454555608"/>
      <w:bookmarkStart w:id="641" w:name="_Toc122080293"/>
      <w:bookmarkStart w:id="642" w:name="_Toc455134560"/>
      <w:bookmarkStart w:id="643" w:name="_Toc357434463"/>
      <w:bookmarkStart w:id="644" w:name="_Toc144869914"/>
      <w:bookmarkStart w:id="645" w:name="_Toc455151688"/>
      <w:r>
        <w:rPr>
          <w:szCs w:val="24"/>
        </w:rPr>
        <w:t>9.1 工期</w:t>
      </w:r>
      <w:bookmarkEnd w:id="639"/>
      <w:bookmarkEnd w:id="640"/>
      <w:bookmarkEnd w:id="641"/>
      <w:bookmarkEnd w:id="642"/>
      <w:bookmarkEnd w:id="643"/>
      <w:bookmarkEnd w:id="644"/>
      <w:bookmarkEnd w:id="645"/>
    </w:p>
    <w:p w14:paraId="7CC2BBBC">
      <w:pPr>
        <w:pStyle w:val="51"/>
        <w:spacing w:after="0"/>
        <w:ind w:left="959" w:leftChars="114" w:hanging="720" w:hangingChars="300"/>
        <w:rPr>
          <w:rFonts w:ascii="宋体" w:hAnsi="宋体"/>
        </w:rPr>
      </w:pPr>
      <w:r>
        <w:rPr>
          <w:lang w:val="en-US" w:eastAsia="zh-CN"/>
        </w:rPr>
        <mc:AlternateContent>
          <mc:Choice Requires="wps">
            <w:drawing>
              <wp:anchor distT="0" distB="0" distL="114300" distR="114300" simplePos="0" relativeHeight="251724800" behindDoc="0" locked="0" layoutInCell="1" allowOverlap="1">
                <wp:simplePos x="0" y="0"/>
                <wp:positionH relativeFrom="column">
                  <wp:posOffset>-720090</wp:posOffset>
                </wp:positionH>
                <wp:positionV relativeFrom="paragraph">
                  <wp:posOffset>0</wp:posOffset>
                </wp:positionV>
                <wp:extent cx="737870" cy="396240"/>
                <wp:effectExtent l="0" t="0" r="5080" b="0"/>
                <wp:wrapNone/>
                <wp:docPr id="119" name="文本框 119"/>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7444FA5C">
                            <w:pPr>
                              <w:jc w:val="left"/>
                              <w:rPr>
                                <w:rFonts w:ascii="楷体_GB2312" w:eastAsia="楷体_GB2312"/>
                                <w:szCs w:val="21"/>
                              </w:rPr>
                            </w:pPr>
                            <w:r>
                              <w:rPr>
                                <w:rFonts w:hint="eastAsia" w:ascii="楷体_GB2312" w:eastAsia="楷体_GB2312"/>
                                <w:szCs w:val="21"/>
                              </w:rPr>
                              <w:t>开工、竣工日期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0pt;height:31.2pt;width:58.1pt;z-index:251724800;mso-width-relative:page;mso-height-relative:page;" fillcolor="#FFFFFF" filled="t" stroked="f" coordsize="21600,21600" o:gfxdata="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6D8stUAAAAGAQAADwAAAAAAAAABACAAAAAiAAAAZHJzL2Rvd25yZXYueG1sUEsBAhQAFAAAAAgA&#10;h07iQBvhPpMoAgAAPwQAAA4AAAAAAAAAAQAgAAAAJAEAAGRycy9lMm9Eb2MueG1sUEsFBgAAAAAG&#10;AAYAWQEAAL4FAAAAAA==&#10;">
                <v:fill on="t" focussize="0,0"/>
                <v:stroke on="f"/>
                <v:imagedata o:title=""/>
                <o:lock v:ext="edit" aspectratio="f"/>
                <v:textbox inset="0mm,0mm,0mm,0mm">
                  <w:txbxContent>
                    <w:p w14:paraId="7444FA5C">
                      <w:pPr>
                        <w:jc w:val="left"/>
                        <w:rPr>
                          <w:rFonts w:ascii="楷体_GB2312" w:eastAsia="楷体_GB2312"/>
                          <w:szCs w:val="21"/>
                        </w:rPr>
                      </w:pPr>
                      <w:r>
                        <w:rPr>
                          <w:rFonts w:hint="eastAsia" w:ascii="楷体_GB2312" w:eastAsia="楷体_GB2312"/>
                          <w:szCs w:val="21"/>
                        </w:rPr>
                        <w:t>开工、竣工日期</w:t>
                      </w:r>
                    </w:p>
                  </w:txbxContent>
                </v:textbox>
              </v:shape>
            </w:pict>
          </mc:Fallback>
        </mc:AlternateContent>
      </w:r>
      <w:r>
        <w:t>9.1.1</w:t>
      </w:r>
      <w:r>
        <w:rPr>
          <w:rFonts w:hint="eastAsia"/>
          <w:lang w:eastAsia="zh-CN"/>
        </w:rPr>
        <w:t>承</w:t>
      </w:r>
      <w:r>
        <w:rPr>
          <w:rFonts w:hint="eastAsia" w:ascii="宋体" w:hAnsi="宋体"/>
        </w:rPr>
        <w:t>包人应当按合同约定的开工日期或接到发包人签发的开工令</w:t>
      </w:r>
      <w:r>
        <w:rPr>
          <w:rFonts w:hint="eastAsia" w:ascii="宋体" w:hAnsi="宋体"/>
          <w:lang w:eastAsia="zh-CN"/>
        </w:rPr>
        <w:t>中</w:t>
      </w:r>
      <w:r>
        <w:rPr>
          <w:rFonts w:ascii="宋体" w:hAnsi="宋体"/>
        </w:rPr>
        <w:t>的开工时间</w:t>
      </w:r>
      <w:r>
        <w:rPr>
          <w:rFonts w:hint="eastAsia" w:ascii="宋体" w:hAnsi="宋体"/>
        </w:rPr>
        <w:t>开始本工程或本工程中某单项工程的施工。</w:t>
      </w:r>
    </w:p>
    <w:p w14:paraId="4851A3FF">
      <w:pPr>
        <w:pStyle w:val="51"/>
        <w:spacing w:after="0"/>
        <w:ind w:left="959" w:leftChars="114" w:hanging="720" w:hangingChars="300"/>
        <w:rPr>
          <w:rFonts w:ascii="宋体" w:hAnsi="宋体"/>
          <w:lang w:eastAsia="zh-CN"/>
        </w:rPr>
      </w:pPr>
      <w:r>
        <w:rPr>
          <w:rFonts w:hint="eastAsia"/>
          <w:lang w:eastAsia="zh-CN"/>
        </w:rPr>
        <w:t>9.1.2</w:t>
      </w:r>
      <w:r>
        <w:rPr>
          <w:rFonts w:hint="eastAsia" w:ascii="宋体" w:hAnsi="宋体"/>
        </w:rPr>
        <w:t>合同规定的工期包括所有准备工作、申请有关批文</w:t>
      </w:r>
      <w:r>
        <w:rPr>
          <w:rFonts w:hint="eastAsia" w:ascii="宋体" w:hAnsi="宋体"/>
          <w:lang w:eastAsia="zh-CN"/>
        </w:rPr>
        <w:t>及</w:t>
      </w:r>
      <w:r>
        <w:rPr>
          <w:rFonts w:hint="eastAsia" w:ascii="宋体" w:hAnsi="宋体"/>
        </w:rPr>
        <w:t>证件等所需的时</w:t>
      </w:r>
      <w:r>
        <w:rPr>
          <w:rFonts w:ascii="宋体" w:hAnsi="宋体"/>
          <w:lang w:eastAsia="zh-CN"/>
        </w:rPr>
        <w:t>间</w:t>
      </w:r>
      <w:r>
        <w:rPr>
          <w:rFonts w:hint="eastAsia" w:ascii="宋体" w:hAnsi="宋体"/>
          <w:lang w:eastAsia="zh-CN"/>
        </w:rPr>
        <w:t>。</w:t>
      </w:r>
    </w:p>
    <w:p w14:paraId="799843F0">
      <w:pPr>
        <w:pStyle w:val="51"/>
        <w:spacing w:after="0"/>
        <w:ind w:left="959" w:leftChars="114" w:hanging="720" w:hangingChars="300"/>
        <w:rPr>
          <w:rFonts w:ascii="宋体" w:hAnsi="宋体"/>
        </w:rPr>
      </w:pPr>
      <w:r>
        <w:rPr>
          <w:rFonts w:hint="eastAsia"/>
          <w:lang w:eastAsia="zh-CN"/>
        </w:rPr>
        <w:t>9.1.</w:t>
      </w:r>
      <w:r>
        <w:rPr>
          <w:lang w:eastAsia="zh-CN"/>
        </w:rPr>
        <w:t>3</w:t>
      </w:r>
      <w:r>
        <w:rPr>
          <w:rFonts w:hint="eastAsia" w:ascii="宋体" w:hAnsi="宋体"/>
        </w:rPr>
        <w:t>承包人必须在规定的竣工日期</w:t>
      </w:r>
      <w:r>
        <w:rPr>
          <w:rFonts w:hint="eastAsia" w:ascii="宋体" w:hAnsi="宋体"/>
          <w:lang w:eastAsia="zh-CN"/>
        </w:rPr>
        <w:t>内或</w:t>
      </w:r>
      <w:r>
        <w:rPr>
          <w:rFonts w:hint="eastAsia" w:ascii="宋体" w:hAnsi="宋体"/>
        </w:rPr>
        <w:t>提前完成本工程。但</w:t>
      </w:r>
      <w:r>
        <w:rPr>
          <w:rFonts w:hint="eastAsia" w:ascii="宋体" w:hAnsi="宋体"/>
          <w:lang w:eastAsia="zh-CN"/>
        </w:rPr>
        <w:t>完</w:t>
      </w:r>
      <w:r>
        <w:rPr>
          <w:rFonts w:hint="eastAsia" w:ascii="宋体" w:hAnsi="宋体"/>
        </w:rPr>
        <w:t>工日期仍须受本合同条款第9.4.1条有关延期规定所限。</w:t>
      </w:r>
    </w:p>
    <w:p w14:paraId="6173380F">
      <w:pPr>
        <w:pStyle w:val="51"/>
        <w:spacing w:after="0"/>
        <w:ind w:left="959" w:leftChars="114" w:hanging="720" w:hangingChars="300"/>
      </w:pPr>
      <w:r>
        <w:rPr>
          <w:rFonts w:hint="eastAsia" w:ascii="宋体" w:hAnsi="宋体"/>
          <w:lang w:val="en-US" w:eastAsia="zh-CN"/>
        </w:rPr>
        <mc:AlternateContent>
          <mc:Choice Requires="wps">
            <w:drawing>
              <wp:anchor distT="0" distB="0" distL="114300" distR="114300" simplePos="0" relativeHeight="251855872" behindDoc="0" locked="0" layoutInCell="1" allowOverlap="1">
                <wp:simplePos x="0" y="0"/>
                <wp:positionH relativeFrom="column">
                  <wp:posOffset>-804545</wp:posOffset>
                </wp:positionH>
                <wp:positionV relativeFrom="paragraph">
                  <wp:posOffset>71755</wp:posOffset>
                </wp:positionV>
                <wp:extent cx="928370" cy="333375"/>
                <wp:effectExtent l="0" t="0" r="4445" b="5080"/>
                <wp:wrapNone/>
                <wp:docPr id="118" name="文本框 118"/>
                <wp:cNvGraphicFramePr/>
                <a:graphic xmlns:a="http://schemas.openxmlformats.org/drawingml/2006/main">
                  <a:graphicData uri="http://schemas.microsoft.com/office/word/2010/wordprocessingShape">
                    <wps:wsp>
                      <wps:cNvSpPr txBox="1">
                        <a:spLocks noChangeArrowheads="1"/>
                      </wps:cNvSpPr>
                      <wps:spPr bwMode="auto">
                        <a:xfrm>
                          <a:off x="0" y="0"/>
                          <a:ext cx="928370" cy="333375"/>
                        </a:xfrm>
                        <a:prstGeom prst="rect">
                          <a:avLst/>
                        </a:prstGeom>
                        <a:solidFill>
                          <a:srgbClr val="FFFFFF"/>
                        </a:solidFill>
                        <a:ln>
                          <a:noFill/>
                        </a:ln>
                        <a:effectLst/>
                      </wps:spPr>
                      <wps:txbx>
                        <w:txbxContent>
                          <w:p w14:paraId="28D7ED3D">
                            <w:pPr>
                              <w:jc w:val="left"/>
                              <w:rPr>
                                <w:rFonts w:ascii="楷体_GB2312" w:eastAsia="楷体_GB2312"/>
                                <w:szCs w:val="21"/>
                              </w:rPr>
                            </w:pPr>
                            <w:r>
                              <w:rPr>
                                <w:rFonts w:hint="eastAsia" w:ascii="楷体_GB2312" w:eastAsia="楷体_GB2312"/>
                                <w:szCs w:val="21"/>
                              </w:rPr>
                              <w:t>开工、竣工日期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35pt;margin-top:5.65pt;height:26.25pt;width:73.1pt;z-index:251855872;mso-width-relative:page;mso-height-relative:page;" fillcolor="#FFFFFF" filled="t" stroked="f" coordsize="21600,21600" o:gfxdata="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mEp29gAAAAJAQAADwAAAAAAAAABACAAAAAiAAAAZHJzL2Rvd25yZXYueG1sUEsBAhQAFAAAAAgA&#10;h07iQCkvJBclAgAAPwQAAA4AAAAAAAAAAQAgAAAAJwEAAGRycy9lMm9Eb2MueG1sUEsFBgAAAAAG&#10;AAYAWQEAAL4FAAAAAA==&#10;">
                <v:fill on="t" focussize="0,0"/>
                <v:stroke on="f"/>
                <v:imagedata o:title=""/>
                <o:lock v:ext="edit" aspectratio="f"/>
                <v:textbox inset="0mm,0mm,0mm,0mm">
                  <w:txbxContent>
                    <w:p w14:paraId="28D7ED3D">
                      <w:pPr>
                        <w:jc w:val="left"/>
                        <w:rPr>
                          <w:rFonts w:ascii="楷体_GB2312" w:eastAsia="楷体_GB2312"/>
                          <w:szCs w:val="21"/>
                        </w:rPr>
                      </w:pPr>
                      <w:r>
                        <w:rPr>
                          <w:rFonts w:hint="eastAsia" w:ascii="楷体_GB2312" w:eastAsia="楷体_GB2312"/>
                          <w:szCs w:val="21"/>
                        </w:rPr>
                        <w:t>开工、竣工日期</w:t>
                      </w:r>
                    </w:p>
                  </w:txbxContent>
                </v:textbox>
              </v:shape>
            </w:pict>
          </mc:Fallback>
        </mc:AlternateContent>
      </w:r>
      <w:r>
        <w:rPr>
          <w:rFonts w:hint="eastAsia"/>
          <w:lang w:eastAsia="zh-CN"/>
        </w:rPr>
        <w:t>9.1.</w:t>
      </w:r>
      <w:r>
        <w:rPr>
          <w:lang w:eastAsia="zh-CN"/>
        </w:rPr>
        <w:t>4</w:t>
      </w:r>
      <w:r>
        <w:t>本工程的具体开工日期、竣工日期、工期约定详见专用条款。</w:t>
      </w:r>
    </w:p>
    <w:p w14:paraId="1C3A8A9E">
      <w:pPr>
        <w:pStyle w:val="51"/>
        <w:spacing w:after="0"/>
        <w:ind w:left="959" w:leftChars="114" w:hanging="720" w:hangingChars="300"/>
      </w:pPr>
      <w:r>
        <w:rPr>
          <w:lang w:val="en-US" w:eastAsia="zh-CN"/>
        </w:rPr>
        <mc:AlternateContent>
          <mc:Choice Requires="wps">
            <w:drawing>
              <wp:anchor distT="0" distB="0" distL="114300" distR="114300" simplePos="0" relativeHeight="251725824" behindDoc="0" locked="0" layoutInCell="1" allowOverlap="1">
                <wp:simplePos x="0" y="0"/>
                <wp:positionH relativeFrom="column">
                  <wp:posOffset>-804545</wp:posOffset>
                </wp:positionH>
                <wp:positionV relativeFrom="paragraph">
                  <wp:posOffset>107950</wp:posOffset>
                </wp:positionV>
                <wp:extent cx="822325" cy="257175"/>
                <wp:effectExtent l="0" t="0" r="3175" b="6985"/>
                <wp:wrapNone/>
                <wp:docPr id="117" name="文本框 117"/>
                <wp:cNvGraphicFramePr/>
                <a:graphic xmlns:a="http://schemas.openxmlformats.org/drawingml/2006/main">
                  <a:graphicData uri="http://schemas.microsoft.com/office/word/2010/wordprocessingShape">
                    <wps:wsp>
                      <wps:cNvSpPr txBox="1">
                        <a:spLocks noChangeArrowheads="1"/>
                      </wps:cNvSpPr>
                      <wps:spPr bwMode="auto">
                        <a:xfrm>
                          <a:off x="0" y="0"/>
                          <a:ext cx="822325" cy="257175"/>
                        </a:xfrm>
                        <a:prstGeom prst="rect">
                          <a:avLst/>
                        </a:prstGeom>
                        <a:solidFill>
                          <a:srgbClr val="FFFFFF"/>
                        </a:solidFill>
                        <a:ln>
                          <a:noFill/>
                        </a:ln>
                        <a:effectLst/>
                      </wps:spPr>
                      <wps:txbx>
                        <w:txbxContent>
                          <w:p w14:paraId="00F032D4">
                            <w:pPr>
                              <w:jc w:val="left"/>
                              <w:rPr>
                                <w:rFonts w:ascii="楷体_GB2312" w:eastAsia="楷体_GB2312"/>
                                <w:szCs w:val="21"/>
                              </w:rPr>
                            </w:pPr>
                            <w:r>
                              <w:rPr>
                                <w:rFonts w:hint="eastAsia" w:ascii="楷体_GB2312" w:eastAsia="楷体_GB2312"/>
                                <w:szCs w:val="21"/>
                              </w:rPr>
                              <w:t>单项分项工期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3.35pt;margin-top:8.5pt;height:20.25pt;width:64.75pt;z-index:251725824;mso-width-relative:page;mso-height-relative:page;" fillcolor="#FFFFFF" filled="t" stroked="f" coordsize="21600,21600" o:gfxdata="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M4MmDXAAAACAEAAA8AAAAAAAAAAQAgAAAAIgAAAGRycy9kb3ducmV2LnhtbFBLAQIUABQAAAAI&#10;AIdO4kAEe8HWJwIAAD8EAAAOAAAAAAAAAAEAIAAAACYBAABkcnMvZTJvRG9jLnhtbFBLBQYAAAAA&#10;BgAGAFkBAAC/BQAAAAA=&#10;">
                <v:fill on="t" focussize="0,0"/>
                <v:stroke on="f"/>
                <v:imagedata o:title=""/>
                <o:lock v:ext="edit" aspectratio="f"/>
                <v:textbox inset="0mm,0mm,0mm,0mm">
                  <w:txbxContent>
                    <w:p w14:paraId="00F032D4">
                      <w:pPr>
                        <w:jc w:val="left"/>
                        <w:rPr>
                          <w:rFonts w:ascii="楷体_GB2312" w:eastAsia="楷体_GB2312"/>
                          <w:szCs w:val="21"/>
                        </w:rPr>
                      </w:pPr>
                      <w:r>
                        <w:rPr>
                          <w:rFonts w:hint="eastAsia" w:ascii="楷体_GB2312" w:eastAsia="楷体_GB2312"/>
                          <w:szCs w:val="21"/>
                        </w:rPr>
                        <w:t>单项分项工期</w:t>
                      </w:r>
                    </w:p>
                  </w:txbxContent>
                </v:textbox>
              </v:shape>
            </w:pict>
          </mc:Fallback>
        </mc:AlternateContent>
      </w:r>
      <w:r>
        <w:t>9.1</w:t>
      </w:r>
      <w:r>
        <w:rPr>
          <w:rFonts w:hint="eastAsia"/>
          <w:lang w:eastAsia="zh-CN"/>
        </w:rPr>
        <w:t>.</w:t>
      </w:r>
      <w:r>
        <w:rPr>
          <w:lang w:eastAsia="zh-CN"/>
        </w:rPr>
        <w:t>5</w:t>
      </w:r>
      <w:r>
        <w:t xml:space="preserve"> 为配合发包人售楼要求，本工程中各单项分项工程的工期必须满足专用条款的约定和要求。</w:t>
      </w:r>
      <w:bookmarkEnd w:id="635"/>
      <w:bookmarkEnd w:id="636"/>
      <w:bookmarkEnd w:id="637"/>
      <w:bookmarkEnd w:id="638"/>
      <w:bookmarkStart w:id="646" w:name="_Toc357434464"/>
      <w:bookmarkStart w:id="647" w:name="_Toc122080294"/>
      <w:bookmarkStart w:id="648" w:name="_Toc144869915"/>
      <w:bookmarkStart w:id="649" w:name="_Toc78944613"/>
      <w:bookmarkStart w:id="650" w:name="_Toc118634627"/>
      <w:bookmarkStart w:id="651" w:name="_Toc78940634"/>
    </w:p>
    <w:p w14:paraId="0CE489D9">
      <w:pPr>
        <w:pStyle w:val="50"/>
        <w:numPr>
          <w:ilvl w:val="0"/>
          <w:numId w:val="0"/>
        </w:numPr>
        <w:spacing w:before="120" w:after="120" w:line="360" w:lineRule="auto"/>
        <w:rPr>
          <w:szCs w:val="24"/>
        </w:rPr>
      </w:pPr>
      <w:bookmarkStart w:id="652" w:name="_Toc454555609"/>
      <w:bookmarkStart w:id="653" w:name="_Toc8833191"/>
      <w:bookmarkStart w:id="654" w:name="_Toc455151689"/>
      <w:bookmarkStart w:id="655" w:name="_Toc455134561"/>
      <w:r>
        <w:rPr>
          <w:szCs w:val="24"/>
        </w:rPr>
        <w:t>9.2 开工及开工延期</w:t>
      </w:r>
      <w:bookmarkEnd w:id="646"/>
      <w:bookmarkEnd w:id="647"/>
      <w:bookmarkEnd w:id="648"/>
      <w:bookmarkEnd w:id="652"/>
      <w:bookmarkEnd w:id="653"/>
      <w:bookmarkEnd w:id="654"/>
      <w:bookmarkEnd w:id="655"/>
    </w:p>
    <w:p w14:paraId="3688F105">
      <w:pPr>
        <w:pStyle w:val="51"/>
        <w:spacing w:after="0"/>
        <w:ind w:left="959" w:leftChars="114" w:hanging="720" w:hangingChars="300"/>
      </w:pPr>
      <w:r>
        <w:rPr>
          <w:lang w:val="en-US" w:eastAsia="zh-CN"/>
        </w:rPr>
        <mc:AlternateContent>
          <mc:Choice Requires="wps">
            <w:drawing>
              <wp:anchor distT="0" distB="0" distL="114300" distR="114300" simplePos="0" relativeHeight="251726848" behindDoc="0" locked="0" layoutInCell="1" allowOverlap="1">
                <wp:simplePos x="0" y="0"/>
                <wp:positionH relativeFrom="column">
                  <wp:posOffset>-720090</wp:posOffset>
                </wp:positionH>
                <wp:positionV relativeFrom="paragraph">
                  <wp:posOffset>53975</wp:posOffset>
                </wp:positionV>
                <wp:extent cx="737870" cy="692150"/>
                <wp:effectExtent l="0" t="0" r="5080" b="1270"/>
                <wp:wrapNone/>
                <wp:docPr id="116" name="文本框 116"/>
                <wp:cNvGraphicFramePr/>
                <a:graphic xmlns:a="http://schemas.openxmlformats.org/drawingml/2006/main">
                  <a:graphicData uri="http://schemas.microsoft.com/office/word/2010/wordprocessingShape">
                    <wps:wsp>
                      <wps:cNvSpPr txBox="1">
                        <a:spLocks noChangeArrowheads="1"/>
                      </wps:cNvSpPr>
                      <wps:spPr bwMode="auto">
                        <a:xfrm>
                          <a:off x="0" y="0"/>
                          <a:ext cx="737870" cy="692150"/>
                        </a:xfrm>
                        <a:prstGeom prst="rect">
                          <a:avLst/>
                        </a:prstGeom>
                        <a:solidFill>
                          <a:srgbClr val="FFFFFF"/>
                        </a:solidFill>
                        <a:ln>
                          <a:noFill/>
                        </a:ln>
                        <a:effectLst/>
                      </wps:spPr>
                      <wps:txbx>
                        <w:txbxContent>
                          <w:p w14:paraId="71C122A7">
                            <w:pPr>
                              <w:jc w:val="left"/>
                              <w:rPr>
                                <w:rFonts w:ascii="楷体_GB2312" w:eastAsia="楷体_GB2312"/>
                                <w:szCs w:val="21"/>
                              </w:rPr>
                            </w:pPr>
                            <w:r>
                              <w:rPr>
                                <w:rFonts w:hint="eastAsia" w:ascii="楷体_GB2312" w:eastAsia="楷体_GB2312"/>
                                <w:szCs w:val="21"/>
                              </w:rPr>
                              <w:t>开工日期的确定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4.5pt;width:58.1pt;z-index:251726848;mso-width-relative:page;mso-height-relative:page;" fillcolor="#FFFFFF" filled="t" stroked="f" coordsize="21600,21600" o:gfxdata="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OjAkPXAAAACAEAAA8AAAAAAAAAAQAgAAAAIgAAAGRycy9kb3ducmV2LnhtbFBLAQIUABQAAAAI&#10;AIdO4kDoIyu8JwIAAD8EAAAOAAAAAAAAAAEAIAAAACYBAABkcnMvZTJvRG9jLnhtbFBLBQYAAAAA&#10;BgAGAFkBAAC/BQAAAAA=&#10;">
                <v:fill on="t" focussize="0,0"/>
                <v:stroke on="f"/>
                <v:imagedata o:title=""/>
                <o:lock v:ext="edit" aspectratio="f"/>
                <v:textbox inset="0mm,0mm,0mm,0mm">
                  <w:txbxContent>
                    <w:p w14:paraId="71C122A7">
                      <w:pPr>
                        <w:jc w:val="left"/>
                        <w:rPr>
                          <w:rFonts w:ascii="楷体_GB2312" w:eastAsia="楷体_GB2312"/>
                          <w:szCs w:val="21"/>
                        </w:rPr>
                      </w:pPr>
                      <w:r>
                        <w:rPr>
                          <w:rFonts w:hint="eastAsia" w:ascii="楷体_GB2312" w:eastAsia="楷体_GB2312"/>
                          <w:szCs w:val="21"/>
                        </w:rPr>
                        <w:t>开工日期的确定</w:t>
                      </w:r>
                    </w:p>
                  </w:txbxContent>
                </v:textbox>
              </v:shape>
            </w:pict>
          </mc:Fallback>
        </mc:AlternateContent>
      </w:r>
      <w:r>
        <w:t>9.2.1 承包人的实际开工日期应以发包人签发的开工令为准，承包人为开工准备而提前进场的日期不作为实际开工日期。承包人在接到开工令后，迟于开工令中的最晚进场时间进场或尚未进场，视为承包人违约。</w:t>
      </w:r>
    </w:p>
    <w:p w14:paraId="3E932695">
      <w:pPr>
        <w:pStyle w:val="51"/>
        <w:spacing w:after="0"/>
        <w:ind w:left="959" w:leftChars="114" w:hanging="720" w:hangingChars="300"/>
      </w:pPr>
      <w:r>
        <w:rPr>
          <w:lang w:val="en-US" w:eastAsia="zh-CN"/>
        </w:rPr>
        <mc:AlternateContent>
          <mc:Choice Requires="wps">
            <w:drawing>
              <wp:anchor distT="0" distB="0" distL="114300" distR="114300" simplePos="0" relativeHeight="251727872" behindDoc="0" locked="0" layoutInCell="1" allowOverlap="1">
                <wp:simplePos x="0" y="0"/>
                <wp:positionH relativeFrom="column">
                  <wp:posOffset>-720090</wp:posOffset>
                </wp:positionH>
                <wp:positionV relativeFrom="paragraph">
                  <wp:posOffset>71755</wp:posOffset>
                </wp:positionV>
                <wp:extent cx="737870" cy="781050"/>
                <wp:effectExtent l="0" t="0" r="5080" b="3175"/>
                <wp:wrapNone/>
                <wp:docPr id="115" name="文本框 115"/>
                <wp:cNvGraphicFramePr/>
                <a:graphic xmlns:a="http://schemas.openxmlformats.org/drawingml/2006/main">
                  <a:graphicData uri="http://schemas.microsoft.com/office/word/2010/wordprocessingShape">
                    <wps:wsp>
                      <wps:cNvSpPr txBox="1">
                        <a:spLocks noChangeArrowheads="1"/>
                      </wps:cNvSpPr>
                      <wps:spPr bwMode="auto">
                        <a:xfrm>
                          <a:off x="0" y="0"/>
                          <a:ext cx="737870" cy="781050"/>
                        </a:xfrm>
                        <a:prstGeom prst="rect">
                          <a:avLst/>
                        </a:prstGeom>
                        <a:solidFill>
                          <a:srgbClr val="FFFFFF"/>
                        </a:solidFill>
                        <a:ln>
                          <a:noFill/>
                        </a:ln>
                        <a:effectLst/>
                      </wps:spPr>
                      <wps:txbx>
                        <w:txbxContent>
                          <w:p w14:paraId="6114B311">
                            <w:pPr>
                              <w:jc w:val="left"/>
                              <w:rPr>
                                <w:rFonts w:ascii="楷体_GB2312" w:eastAsia="楷体_GB2312"/>
                                <w:szCs w:val="21"/>
                              </w:rPr>
                            </w:pPr>
                            <w:r>
                              <w:rPr>
                                <w:rFonts w:hint="eastAsia" w:ascii="楷体_GB2312" w:eastAsia="楷体_GB2312"/>
                                <w:szCs w:val="21"/>
                              </w:rPr>
                              <w:t>承包人造成的逾期开工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1.5pt;width:58.1pt;z-index:251727872;mso-width-relative:page;mso-height-relative:page;" fillcolor="#FFFFFF" filled="t" stroked="f" coordsize="21600,21600" o:gfxdata="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fejCLXAAAACQEAAA8AAAAAAAAAAQAgAAAAIgAAAGRycy9kb3ducmV2LnhtbFBLAQIUABQAAAAI&#10;AIdO4kDtToqlJwIAAD8EAAAOAAAAAAAAAAEAIAAAACYBAABkcnMvZTJvRG9jLnhtbFBLBQYAAAAA&#10;BgAGAFkBAAC/BQAAAAA=&#10;">
                <v:fill on="t" focussize="0,0"/>
                <v:stroke on="f"/>
                <v:imagedata o:title=""/>
                <o:lock v:ext="edit" aspectratio="f"/>
                <v:textbox inset="0mm,0mm,0mm,0mm">
                  <w:txbxContent>
                    <w:p w14:paraId="6114B311">
                      <w:pPr>
                        <w:jc w:val="left"/>
                        <w:rPr>
                          <w:rFonts w:ascii="楷体_GB2312" w:eastAsia="楷体_GB2312"/>
                          <w:szCs w:val="21"/>
                        </w:rPr>
                      </w:pPr>
                      <w:r>
                        <w:rPr>
                          <w:rFonts w:hint="eastAsia" w:ascii="楷体_GB2312" w:eastAsia="楷体_GB2312"/>
                          <w:szCs w:val="21"/>
                        </w:rPr>
                        <w:t>承包人造成的逾期开工</w:t>
                      </w:r>
                    </w:p>
                  </w:txbxContent>
                </v:textbox>
              </v:shape>
            </w:pict>
          </mc:Fallback>
        </mc:AlternateContent>
      </w:r>
      <w:r>
        <w:t>9.2.2 承包人因自身的原因不能按时开工，应在不少于本合同约定的开工日期前7天，向发包人提出开工延期的要求和理由。发包人应在接到开工延期要求后</w:t>
      </w:r>
      <w:r>
        <w:rPr>
          <w:rFonts w:hint="eastAsia"/>
          <w:lang w:eastAsia="zh-CN"/>
        </w:rPr>
        <w:t>书面</w:t>
      </w:r>
      <w:r>
        <w:t>答复承包人，但未经发包人同意的开工不予延期且工期不予顺延。</w:t>
      </w:r>
    </w:p>
    <w:p w14:paraId="2E3BECD5">
      <w:pPr>
        <w:pStyle w:val="51"/>
        <w:spacing w:after="0"/>
        <w:ind w:left="959" w:leftChars="114" w:hanging="720" w:hangingChars="300"/>
      </w:pPr>
      <w:r>
        <w:rPr>
          <w:lang w:val="en-US" w:eastAsia="zh-CN"/>
        </w:rPr>
        <mc:AlternateContent>
          <mc:Choice Requires="wps">
            <w:drawing>
              <wp:anchor distT="0" distB="0" distL="114300" distR="114300" simplePos="0" relativeHeight="251728896" behindDoc="0" locked="0" layoutInCell="1" allowOverlap="1">
                <wp:simplePos x="0" y="0"/>
                <wp:positionH relativeFrom="column">
                  <wp:posOffset>-739140</wp:posOffset>
                </wp:positionH>
                <wp:positionV relativeFrom="paragraph">
                  <wp:posOffset>-3175</wp:posOffset>
                </wp:positionV>
                <wp:extent cx="737870" cy="403860"/>
                <wp:effectExtent l="0" t="0" r="5080" b="635"/>
                <wp:wrapNone/>
                <wp:docPr id="114" name="文本框 114"/>
                <wp:cNvGraphicFramePr/>
                <a:graphic xmlns:a="http://schemas.openxmlformats.org/drawingml/2006/main">
                  <a:graphicData uri="http://schemas.microsoft.com/office/word/2010/wordprocessingShape">
                    <wps:wsp>
                      <wps:cNvSpPr txBox="1">
                        <a:spLocks noChangeArrowheads="1"/>
                      </wps:cNvSpPr>
                      <wps:spPr bwMode="auto">
                        <a:xfrm>
                          <a:off x="0" y="0"/>
                          <a:ext cx="737870" cy="403860"/>
                        </a:xfrm>
                        <a:prstGeom prst="rect">
                          <a:avLst/>
                        </a:prstGeom>
                        <a:solidFill>
                          <a:srgbClr val="FFFFFF"/>
                        </a:solidFill>
                        <a:ln>
                          <a:noFill/>
                        </a:ln>
                        <a:effectLst/>
                      </wps:spPr>
                      <wps:txbx>
                        <w:txbxContent>
                          <w:p w14:paraId="49E5C4F5">
                            <w:pPr>
                              <w:jc w:val="left"/>
                              <w:rPr>
                                <w:rFonts w:ascii="楷体_GB2312" w:eastAsia="楷体_GB2312"/>
                                <w:szCs w:val="21"/>
                              </w:rPr>
                            </w:pPr>
                            <w:r>
                              <w:rPr>
                                <w:rFonts w:hint="eastAsia" w:ascii="楷体_GB2312" w:eastAsia="楷体_GB2312"/>
                                <w:szCs w:val="21"/>
                              </w:rPr>
                              <w:t>发包人造成的逾期开工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2pt;margin-top:-0.25pt;height:31.8pt;width:58.1pt;z-index:251728896;mso-width-relative:page;mso-height-relative:page;" fillcolor="#FFFFFF" filled="t" stroked="f" coordsize="21600,21600" o:gfxdata="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ASEU1QAAAAcBAAAPAAAAAAAAAAEAIAAAACIAAABkcnMvZG93bnJldi54bWxQSwECFAAUAAAACACH&#10;TuJARzjUWicCAAA/BAAADgAAAAAAAAABACAAAAAkAQAAZHJzL2Uyb0RvYy54bWxQSwUGAAAAAAYA&#10;BgBZAQAAvQUAAAAA&#10;">
                <v:fill on="t" focussize="0,0"/>
                <v:stroke on="f"/>
                <v:imagedata o:title=""/>
                <o:lock v:ext="edit" aspectratio="f"/>
                <v:textbox inset="0mm,0mm,0mm,0mm">
                  <w:txbxContent>
                    <w:p w14:paraId="49E5C4F5">
                      <w:pPr>
                        <w:jc w:val="left"/>
                        <w:rPr>
                          <w:rFonts w:ascii="楷体_GB2312" w:eastAsia="楷体_GB2312"/>
                          <w:szCs w:val="21"/>
                        </w:rPr>
                      </w:pPr>
                      <w:r>
                        <w:rPr>
                          <w:rFonts w:hint="eastAsia" w:ascii="楷体_GB2312" w:eastAsia="楷体_GB2312"/>
                          <w:szCs w:val="21"/>
                        </w:rPr>
                        <w:t>发包人造成的逾期开工</w:t>
                      </w:r>
                    </w:p>
                  </w:txbxContent>
                </v:textbox>
              </v:shape>
            </w:pict>
          </mc:Fallback>
        </mc:AlternateContent>
      </w:r>
      <w:r>
        <w:t>9.2.3因发包人的原因造成承包人不能在约定的开工日期开工，发包人应正式通知承包人，延期开工并相应顺延工期，但不予任何费用的补偿。</w:t>
      </w:r>
    </w:p>
    <w:p w14:paraId="4BF984E4">
      <w:pPr>
        <w:pStyle w:val="50"/>
        <w:numPr>
          <w:ilvl w:val="0"/>
          <w:numId w:val="0"/>
        </w:numPr>
        <w:spacing w:before="120" w:after="120" w:line="360" w:lineRule="auto"/>
        <w:rPr>
          <w:szCs w:val="24"/>
        </w:rPr>
      </w:pPr>
      <w:bookmarkStart w:id="656" w:name="_Toc357434465"/>
      <w:bookmarkStart w:id="657" w:name="_Toc144869916"/>
      <w:bookmarkStart w:id="658" w:name="_Toc78940635"/>
      <w:bookmarkStart w:id="659" w:name="_Toc8833192"/>
      <w:bookmarkStart w:id="660" w:name="_Toc122080295"/>
      <w:bookmarkStart w:id="661" w:name="_Toc78944614"/>
      <w:r>
        <mc:AlternateContent>
          <mc:Choice Requires="wps">
            <w:drawing>
              <wp:anchor distT="0" distB="0" distL="114300" distR="114300" simplePos="0" relativeHeight="251729920" behindDoc="0" locked="0" layoutInCell="1" allowOverlap="1">
                <wp:simplePos x="0" y="0"/>
                <wp:positionH relativeFrom="column">
                  <wp:posOffset>-720090</wp:posOffset>
                </wp:positionH>
                <wp:positionV relativeFrom="paragraph">
                  <wp:posOffset>380365</wp:posOffset>
                </wp:positionV>
                <wp:extent cx="737870" cy="734060"/>
                <wp:effectExtent l="0" t="0" r="5080" b="635"/>
                <wp:wrapNone/>
                <wp:docPr id="113" name="文本框 113"/>
                <wp:cNvGraphicFramePr/>
                <a:graphic xmlns:a="http://schemas.openxmlformats.org/drawingml/2006/main">
                  <a:graphicData uri="http://schemas.microsoft.com/office/word/2010/wordprocessingShape">
                    <wps:wsp>
                      <wps:cNvSpPr txBox="1">
                        <a:spLocks noChangeArrowheads="1"/>
                      </wps:cNvSpPr>
                      <wps:spPr bwMode="auto">
                        <a:xfrm>
                          <a:off x="0" y="0"/>
                          <a:ext cx="737870" cy="734060"/>
                        </a:xfrm>
                        <a:prstGeom prst="rect">
                          <a:avLst/>
                        </a:prstGeom>
                        <a:solidFill>
                          <a:srgbClr val="FFFFFF"/>
                        </a:solidFill>
                        <a:ln>
                          <a:noFill/>
                        </a:ln>
                        <a:effectLst/>
                      </wps:spPr>
                      <wps:txbx>
                        <w:txbxContent>
                          <w:p w14:paraId="3B3EDD6B">
                            <w:pPr>
                              <w:jc w:val="left"/>
                              <w:rPr>
                                <w:rFonts w:ascii="楷体_GB2312" w:eastAsia="楷体_GB2312"/>
                                <w:szCs w:val="21"/>
                              </w:rPr>
                            </w:pPr>
                            <w:r>
                              <w:rPr>
                                <w:rFonts w:hint="eastAsia" w:ascii="楷体_GB2312" w:eastAsia="楷体_GB2312"/>
                                <w:szCs w:val="21"/>
                              </w:rPr>
                              <w:t>发包人要求暂停施工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9.95pt;height:57.8pt;width:58.1pt;z-index:251729920;mso-width-relative:page;mso-height-relative:page;" fillcolor="#FFFFFF" filled="t" stroked="f" coordsize="21600,21600" o:gfxdata="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MhTVY2AAAAAkBAAAPAAAAAAAAAAEAIAAAACIAAABkcnMvZG93bnJldi54bWxQSwECFAAUAAAA&#10;CACHTuJAhunnLicCAAA/BAAADgAAAAAAAAABACAAAAAnAQAAZHJzL2Uyb0RvYy54bWxQSwUGAAAA&#10;AAYABgBZAQAAwAUAAAAA&#10;">
                <v:fill on="t" focussize="0,0"/>
                <v:stroke on="f"/>
                <v:imagedata o:title=""/>
                <o:lock v:ext="edit" aspectratio="f"/>
                <v:textbox inset="0mm,0mm,0mm,0mm">
                  <w:txbxContent>
                    <w:p w14:paraId="3B3EDD6B">
                      <w:pPr>
                        <w:jc w:val="left"/>
                        <w:rPr>
                          <w:rFonts w:ascii="楷体_GB2312" w:eastAsia="楷体_GB2312"/>
                          <w:szCs w:val="21"/>
                        </w:rPr>
                      </w:pPr>
                      <w:r>
                        <w:rPr>
                          <w:rFonts w:hint="eastAsia" w:ascii="楷体_GB2312" w:eastAsia="楷体_GB2312"/>
                          <w:szCs w:val="21"/>
                        </w:rPr>
                        <w:t>发包人要求暂停施工</w:t>
                      </w:r>
                    </w:p>
                  </w:txbxContent>
                </v:textbox>
              </v:shape>
            </w:pict>
          </mc:Fallback>
        </mc:AlternateContent>
      </w:r>
      <w:bookmarkStart w:id="662" w:name="_Toc455134562"/>
      <w:bookmarkStart w:id="663" w:name="_Toc454555610"/>
      <w:bookmarkStart w:id="664" w:name="_Toc455151690"/>
      <w:r>
        <w:rPr>
          <w:szCs w:val="24"/>
        </w:rPr>
        <w:t>9.3 暂停施工及复工</w:t>
      </w:r>
      <w:bookmarkEnd w:id="656"/>
      <w:bookmarkEnd w:id="657"/>
      <w:bookmarkEnd w:id="658"/>
      <w:bookmarkEnd w:id="659"/>
      <w:bookmarkEnd w:id="660"/>
      <w:bookmarkEnd w:id="661"/>
      <w:bookmarkEnd w:id="662"/>
      <w:bookmarkEnd w:id="663"/>
      <w:bookmarkEnd w:id="664"/>
    </w:p>
    <w:p w14:paraId="3E6BECAE">
      <w:pPr>
        <w:pStyle w:val="51"/>
        <w:spacing w:after="0"/>
        <w:ind w:left="959" w:leftChars="114" w:hanging="720" w:hangingChars="300"/>
      </w:pPr>
      <w:bookmarkStart w:id="665" w:name="_Toc34909017"/>
      <w:r>
        <w:t>9.3.1 发包人可以随时指示承包人暂停某一部分或全部工程的施工，并在发出指令后48小时内提出书面处理意见。承包人应按发包人的指令暂停某一部分或全部工程的施工，在暂停施工期间，承包人应妥善地保护、保管本工程或其任何部分工程，使其不致产生任何变质、损失或损害。</w:t>
      </w:r>
      <w:bookmarkEnd w:id="665"/>
    </w:p>
    <w:p w14:paraId="4D639E7C">
      <w:pPr>
        <w:pStyle w:val="51"/>
        <w:spacing w:after="0"/>
        <w:ind w:left="959" w:leftChars="114" w:hanging="720" w:hangingChars="300"/>
      </w:pPr>
      <w:r>
        <w:rPr>
          <w:lang w:val="en-US" w:eastAsia="zh-CN"/>
        </w:rPr>
        <mc:AlternateContent>
          <mc:Choice Requires="wps">
            <w:drawing>
              <wp:anchor distT="0" distB="0" distL="114300" distR="114300" simplePos="0" relativeHeight="251735040" behindDoc="0" locked="0" layoutInCell="1" allowOverlap="1">
                <wp:simplePos x="0" y="0"/>
                <wp:positionH relativeFrom="column">
                  <wp:posOffset>-720090</wp:posOffset>
                </wp:positionH>
                <wp:positionV relativeFrom="paragraph">
                  <wp:posOffset>8255</wp:posOffset>
                </wp:positionV>
                <wp:extent cx="737870" cy="447675"/>
                <wp:effectExtent l="0" t="0" r="5080" b="6350"/>
                <wp:wrapNone/>
                <wp:docPr id="112" name="文本框 112"/>
                <wp:cNvGraphicFramePr/>
                <a:graphic xmlns:a="http://schemas.openxmlformats.org/drawingml/2006/main">
                  <a:graphicData uri="http://schemas.microsoft.com/office/word/2010/wordprocessingShape">
                    <wps:wsp>
                      <wps:cNvSpPr txBox="1">
                        <a:spLocks noChangeArrowheads="1"/>
                      </wps:cNvSpPr>
                      <wps:spPr bwMode="auto">
                        <a:xfrm>
                          <a:off x="0" y="0"/>
                          <a:ext cx="737870" cy="447675"/>
                        </a:xfrm>
                        <a:prstGeom prst="rect">
                          <a:avLst/>
                        </a:prstGeom>
                        <a:solidFill>
                          <a:srgbClr val="FFFFFF"/>
                        </a:solidFill>
                        <a:ln>
                          <a:noFill/>
                        </a:ln>
                        <a:effectLst/>
                      </wps:spPr>
                      <wps:txbx>
                        <w:txbxContent>
                          <w:p w14:paraId="0B471E5E">
                            <w:pPr>
                              <w:jc w:val="left"/>
                              <w:rPr>
                                <w:rFonts w:ascii="楷体_GB2312" w:eastAsia="楷体_GB2312"/>
                                <w:szCs w:val="21"/>
                              </w:rPr>
                            </w:pPr>
                            <w:r>
                              <w:rPr>
                                <w:rFonts w:hint="eastAsia" w:ascii="楷体_GB2312" w:eastAsia="楷体_GB2312"/>
                                <w:szCs w:val="21"/>
                              </w:rPr>
                              <w:t>给予赔偿的暂停施工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0.65pt;height:35.25pt;width:58.1pt;z-index:251735040;mso-width-relative:page;mso-height-relative:page;" fillcolor="#FFFFFF" filled="t" stroked="f" coordsize="21600,21600" o:gfxdata="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Y5xDNYAAAAHAQAADwAAAAAAAAABACAAAAAiAAAAZHJzL2Rvd25yZXYueG1sUEsBAhQAFAAAAAgA&#10;h07iQKspSN8nAgAAPwQAAA4AAAAAAAAAAQAgAAAAJQEAAGRycy9lMm9Eb2MueG1sUEsFBgAAAAAG&#10;AAYAWQEAAL4FAAAAAA==&#10;">
                <v:fill on="t" focussize="0,0"/>
                <v:stroke on="f"/>
                <v:imagedata o:title=""/>
                <o:lock v:ext="edit" aspectratio="f"/>
                <v:textbox inset="0mm,0mm,0mm,0mm">
                  <w:txbxContent>
                    <w:p w14:paraId="0B471E5E">
                      <w:pPr>
                        <w:jc w:val="left"/>
                        <w:rPr>
                          <w:rFonts w:ascii="楷体_GB2312" w:eastAsia="楷体_GB2312"/>
                          <w:szCs w:val="21"/>
                        </w:rPr>
                      </w:pPr>
                      <w:r>
                        <w:rPr>
                          <w:rFonts w:hint="eastAsia" w:ascii="楷体_GB2312" w:eastAsia="楷体_GB2312"/>
                          <w:szCs w:val="21"/>
                        </w:rPr>
                        <w:t>给予赔偿的暂停施工</w:t>
                      </w:r>
                    </w:p>
                  </w:txbxContent>
                </v:textbox>
              </v:shape>
            </w:pict>
          </mc:Fallback>
        </mc:AlternateContent>
      </w:r>
      <w:r>
        <w:t>9.3.2 如果第9.3.1款中提及的暂时停工不是因承包人的某种违约或过失造成，因暂停施工引致的额外工程保护措施费用，</w:t>
      </w:r>
      <w:r>
        <w:rPr>
          <w:rFonts w:hint="eastAsia"/>
          <w:lang w:eastAsia="zh-CN"/>
        </w:rPr>
        <w:t>经发包人确认后</w:t>
      </w:r>
      <w:r>
        <w:t>由发包人承担，造成的工期延误相应顺延。</w:t>
      </w:r>
    </w:p>
    <w:p w14:paraId="01C3DBA2">
      <w:pPr>
        <w:pStyle w:val="51"/>
        <w:spacing w:after="0"/>
        <w:ind w:left="959" w:leftChars="114" w:hanging="720" w:hangingChars="300"/>
      </w:pPr>
      <w:bookmarkStart w:id="666" w:name="_Toc34909020"/>
      <w:r>
        <w:rPr>
          <w:lang w:val="en-US" w:eastAsia="zh-CN"/>
        </w:rPr>
        <mc:AlternateContent>
          <mc:Choice Requires="wps">
            <w:drawing>
              <wp:anchor distT="0" distB="0" distL="114300" distR="114300" simplePos="0" relativeHeight="251730944" behindDoc="0" locked="0" layoutInCell="1" allowOverlap="1">
                <wp:simplePos x="0" y="0"/>
                <wp:positionH relativeFrom="column">
                  <wp:posOffset>-602615</wp:posOffset>
                </wp:positionH>
                <wp:positionV relativeFrom="paragraph">
                  <wp:posOffset>76200</wp:posOffset>
                </wp:positionV>
                <wp:extent cx="737870" cy="396240"/>
                <wp:effectExtent l="0" t="0" r="5080" b="0"/>
                <wp:wrapNone/>
                <wp:docPr id="111" name="文本框 111"/>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2AE3681C">
                            <w:pPr>
                              <w:rPr>
                                <w:rFonts w:ascii="楷体_GB2312" w:eastAsia="楷体_GB2312"/>
                                <w:szCs w:val="21"/>
                              </w:rPr>
                            </w:pPr>
                            <w:r>
                              <w:rPr>
                                <w:rFonts w:hint="eastAsia" w:ascii="楷体_GB2312" w:eastAsia="楷体_GB2312"/>
                                <w:szCs w:val="21"/>
                              </w:rPr>
                              <w:t>复工</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7.45pt;margin-top:6pt;height:31.2pt;width:58.1pt;z-index:251730944;mso-width-relative:page;mso-height-relative:page;" fillcolor="#FFFFFF" filled="t" stroked="f" coordsize="21600,21600" o:gfxdata="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m4uCN1wAAAAgBAAAPAAAAAAAAAAEAIAAAACIAAABkcnMvZG93bnJldi54bWxQSwECFAAUAAAA&#10;CACHTuJAVW+lVCgCAAA/BAAADgAAAAAAAAABACAAAAAmAQAAZHJzL2Uyb0RvYy54bWxQSwUGAAAA&#10;AAYABgBZAQAAwAUAAAAA&#10;">
                <v:fill on="t" focussize="0,0"/>
                <v:stroke on="f"/>
                <v:imagedata o:title=""/>
                <o:lock v:ext="edit" aspectratio="f"/>
                <v:textbox inset="0mm,0mm,0mm,0mm">
                  <w:txbxContent>
                    <w:p w14:paraId="2AE3681C">
                      <w:pPr>
                        <w:rPr>
                          <w:rFonts w:ascii="楷体_GB2312" w:eastAsia="楷体_GB2312"/>
                          <w:szCs w:val="21"/>
                        </w:rPr>
                      </w:pPr>
                      <w:r>
                        <w:rPr>
                          <w:rFonts w:hint="eastAsia" w:ascii="楷体_GB2312" w:eastAsia="楷体_GB2312"/>
                          <w:szCs w:val="21"/>
                        </w:rPr>
                        <w:t>复工</w:t>
                      </w:r>
                    </w:p>
                  </w:txbxContent>
                </v:textbox>
              </v:shape>
            </w:pict>
          </mc:Fallback>
        </mc:AlternateContent>
      </w:r>
      <w:r>
        <w:t>9.3.3 发包人或监理工程师发出复工令后，承包人和监理及发包人工程师应联合对受暂时停工影响的工程、生产设备和材料进行检查。承包人应负责修复在暂停期间发生的工程、设备或材料的任何变质、缺陷或损坏。</w:t>
      </w:r>
      <w:bookmarkEnd w:id="666"/>
      <w:r>
        <w:t>如承包人能证明此等变质、缺陷或损坏并非因其保护、保管不善所致，有关费用将由发包人承担；否则将由承包人自行承担。</w:t>
      </w:r>
    </w:p>
    <w:p w14:paraId="51CD8E7F">
      <w:pPr>
        <w:pStyle w:val="50"/>
        <w:numPr>
          <w:ilvl w:val="0"/>
          <w:numId w:val="0"/>
        </w:numPr>
        <w:spacing w:before="120" w:after="120" w:line="360" w:lineRule="auto"/>
        <w:rPr>
          <w:szCs w:val="24"/>
        </w:rPr>
      </w:pPr>
      <w:bookmarkStart w:id="667" w:name="_Toc455134563"/>
      <w:bookmarkStart w:id="668" w:name="_Toc454555611"/>
      <w:bookmarkStart w:id="669" w:name="_Toc357434466"/>
      <w:bookmarkStart w:id="670" w:name="_Toc455151691"/>
      <w:bookmarkStart w:id="671" w:name="_Toc8833193"/>
      <w:bookmarkStart w:id="672" w:name="_Toc122080296"/>
      <w:bookmarkStart w:id="673" w:name="_Toc144869917"/>
      <w:r>
        <w:rPr>
          <w:szCs w:val="24"/>
        </w:rPr>
        <w:t>9.4 工期的延长</w:t>
      </w:r>
      <w:bookmarkEnd w:id="667"/>
      <w:bookmarkEnd w:id="668"/>
      <w:bookmarkEnd w:id="669"/>
      <w:bookmarkEnd w:id="670"/>
      <w:bookmarkEnd w:id="671"/>
      <w:bookmarkEnd w:id="672"/>
      <w:bookmarkEnd w:id="673"/>
    </w:p>
    <w:p w14:paraId="55E08444">
      <w:pPr>
        <w:pStyle w:val="51"/>
        <w:spacing w:after="0"/>
        <w:ind w:left="959" w:leftChars="114" w:hanging="720" w:hangingChars="300"/>
      </w:pPr>
      <w:r>
        <w:rPr>
          <w:lang w:val="en-US" w:eastAsia="zh-CN"/>
        </w:rPr>
        <mc:AlternateContent>
          <mc:Choice Requires="wps">
            <w:drawing>
              <wp:anchor distT="0" distB="0" distL="114300" distR="114300" simplePos="0" relativeHeight="251731968" behindDoc="0" locked="0" layoutInCell="1" allowOverlap="1">
                <wp:simplePos x="0" y="0"/>
                <wp:positionH relativeFrom="column">
                  <wp:posOffset>-720090</wp:posOffset>
                </wp:positionH>
                <wp:positionV relativeFrom="paragraph">
                  <wp:posOffset>71755</wp:posOffset>
                </wp:positionV>
                <wp:extent cx="737870" cy="297180"/>
                <wp:effectExtent l="0" t="0" r="5080" b="0"/>
                <wp:wrapNone/>
                <wp:docPr id="110" name="文本框 110"/>
                <wp:cNvGraphicFramePr/>
                <a:graphic xmlns:a="http://schemas.openxmlformats.org/drawingml/2006/main">
                  <a:graphicData uri="http://schemas.microsoft.com/office/word/2010/wordprocessingShape">
                    <wps:wsp>
                      <wps:cNvSpPr txBox="1">
                        <a:spLocks noChangeArrowheads="1"/>
                      </wps:cNvSpPr>
                      <wps:spPr bwMode="auto">
                        <a:xfrm>
                          <a:off x="0" y="0"/>
                          <a:ext cx="737870" cy="297180"/>
                        </a:xfrm>
                        <a:prstGeom prst="rect">
                          <a:avLst/>
                        </a:prstGeom>
                        <a:solidFill>
                          <a:srgbClr val="FFFFFF"/>
                        </a:solidFill>
                        <a:ln>
                          <a:noFill/>
                        </a:ln>
                        <a:effectLst/>
                      </wps:spPr>
                      <wps:txbx>
                        <w:txbxContent>
                          <w:p w14:paraId="1EC31B21">
                            <w:pPr>
                              <w:rPr>
                                <w:rFonts w:ascii="楷体_GB2312" w:eastAsia="楷体_GB2312"/>
                                <w:szCs w:val="21"/>
                              </w:rPr>
                            </w:pPr>
                            <w:r>
                              <w:rPr>
                                <w:rFonts w:hint="eastAsia" w:ascii="楷体_GB2312" w:eastAsia="楷体_GB2312"/>
                                <w:szCs w:val="21"/>
                              </w:rPr>
                              <w:t>工期顺延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8.1pt;z-index:251731968;mso-width-relative:page;mso-height-relative:page;" fillcolor="#FFFFFF" filled="t" stroked="f" coordsize="21600,21600" o:gfxdata="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6&#10;JPqS1wAAAAgBAAAPAAAAAAAAAAEAIAAAACIAAABkcnMvZG93bnJldi54bWxQSwECFAAUAAAACACH&#10;TuJAKLW3ziUCAAA/BAAADgAAAAAAAAABACAAAAAmAQAAZHJzL2Uyb0RvYy54bWxQSwUGAAAAAAYA&#10;BgBZAQAAvQUAAAAA&#10;">
                <v:fill on="t" focussize="0,0"/>
                <v:stroke on="f"/>
                <v:imagedata o:title=""/>
                <o:lock v:ext="edit" aspectratio="f"/>
                <v:textbox inset="0mm,0mm,0mm,0mm">
                  <w:txbxContent>
                    <w:p w14:paraId="1EC31B21">
                      <w:pPr>
                        <w:rPr>
                          <w:rFonts w:ascii="楷体_GB2312" w:eastAsia="楷体_GB2312"/>
                          <w:szCs w:val="21"/>
                        </w:rPr>
                      </w:pPr>
                      <w:r>
                        <w:rPr>
                          <w:rFonts w:hint="eastAsia" w:ascii="楷体_GB2312" w:eastAsia="楷体_GB2312"/>
                          <w:szCs w:val="21"/>
                        </w:rPr>
                        <w:t>工期顺延</w:t>
                      </w:r>
                    </w:p>
                  </w:txbxContent>
                </v:textbox>
              </v:shape>
            </w:pict>
          </mc:Fallback>
        </mc:AlternateContent>
      </w:r>
      <w:r>
        <w:t>9.4.1 因以下原因造成关键线路的工期延误，经发包人确认同意后，工期可以顺延。</w:t>
      </w:r>
    </w:p>
    <w:p w14:paraId="213F054A">
      <w:pPr>
        <w:pStyle w:val="51"/>
        <w:spacing w:after="0"/>
        <w:ind w:left="1557" w:leftChars="513" w:hanging="480" w:hangingChars="200"/>
      </w:pPr>
      <w:r>
        <w:t>(1)  发包人未能按约定提供图纸</w:t>
      </w:r>
      <w:r>
        <w:rPr>
          <w:rFonts w:hint="eastAsia" w:ascii="宋体" w:hAnsi="宋体"/>
        </w:rPr>
        <w:t>或现场</w:t>
      </w:r>
      <w:r>
        <w:rPr>
          <w:rFonts w:ascii="宋体" w:hAnsi="宋体"/>
        </w:rPr>
        <w:t>不满足开工条件</w:t>
      </w:r>
      <w:r>
        <w:rPr>
          <w:rFonts w:hint="eastAsia" w:ascii="宋体" w:hAnsi="宋体"/>
        </w:rPr>
        <w:t>；</w:t>
      </w:r>
    </w:p>
    <w:p w14:paraId="09BAA088">
      <w:pPr>
        <w:pStyle w:val="51"/>
        <w:spacing w:after="0"/>
        <w:ind w:left="1557" w:leftChars="513" w:hanging="480" w:hangingChars="200"/>
      </w:pPr>
      <w:r>
        <w:t xml:space="preserve">(2)  因发包人或监理工程师原因所造成或引起的延误、妨碍或阻碍； </w:t>
      </w:r>
    </w:p>
    <w:p w14:paraId="57AD412B">
      <w:pPr>
        <w:pStyle w:val="51"/>
        <w:spacing w:after="0"/>
        <w:ind w:left="1557" w:leftChars="513" w:hanging="480" w:hangingChars="200"/>
        <w:rPr>
          <w:lang w:eastAsia="zh-CN"/>
        </w:rPr>
      </w:pPr>
      <w:r>
        <w:t>(3)  遇不可抗力</w:t>
      </w:r>
      <w:r>
        <w:rPr>
          <w:rFonts w:hint="eastAsia"/>
          <w:lang w:eastAsia="zh-CN"/>
        </w:rPr>
        <w:t>并经甲方确认</w:t>
      </w:r>
      <w:r>
        <w:t>；</w:t>
      </w:r>
    </w:p>
    <w:p w14:paraId="2CA9FE91">
      <w:pPr>
        <w:pStyle w:val="51"/>
        <w:spacing w:after="0"/>
        <w:ind w:left="1557" w:leftChars="513" w:hanging="480" w:hangingChars="200"/>
        <w:rPr>
          <w:rFonts w:ascii="宋体" w:hAnsi="宋体"/>
        </w:rPr>
      </w:pPr>
      <w:r>
        <w:t>(</w:t>
      </w:r>
      <w:r>
        <w:rPr>
          <w:rFonts w:hint="eastAsia"/>
        </w:rPr>
        <w:t>4</w:t>
      </w:r>
      <w:r>
        <w:t>)</w:t>
      </w:r>
      <w:r>
        <w:rPr>
          <w:rFonts w:hint="eastAsia" w:ascii="宋体" w:hAnsi="宋体"/>
        </w:rPr>
        <w:t xml:space="preserve">  非承包人原因导致政府发出指示所要求的停工；</w:t>
      </w:r>
    </w:p>
    <w:p w14:paraId="1097C264">
      <w:pPr>
        <w:pStyle w:val="51"/>
        <w:spacing w:after="0"/>
        <w:ind w:left="1557" w:leftChars="513" w:hanging="480" w:hangingChars="200"/>
      </w:pPr>
      <w:r>
        <w:t>(</w:t>
      </w:r>
      <w:r>
        <w:rPr>
          <w:rFonts w:hint="eastAsia"/>
          <w:lang w:eastAsia="zh-CN"/>
        </w:rPr>
        <w:t>5</w:t>
      </w:r>
      <w:r>
        <w:t>)  合同条款已明确约定或发包人及监理工程师同意的其他工期顺延情况。</w:t>
      </w:r>
    </w:p>
    <w:p w14:paraId="29093545">
      <w:pPr>
        <w:pStyle w:val="51"/>
        <w:spacing w:after="0"/>
        <w:ind w:left="959" w:leftChars="114" w:hanging="720" w:hangingChars="300"/>
      </w:pPr>
      <w:r>
        <w:rPr>
          <w:lang w:val="en-US" w:eastAsia="zh-CN"/>
        </w:rPr>
        <mc:AlternateContent>
          <mc:Choice Requires="wps">
            <w:drawing>
              <wp:anchor distT="0" distB="0" distL="114300" distR="114300" simplePos="0" relativeHeight="251736064" behindDoc="0" locked="0" layoutInCell="1" allowOverlap="1">
                <wp:simplePos x="0" y="0"/>
                <wp:positionH relativeFrom="column">
                  <wp:posOffset>-720090</wp:posOffset>
                </wp:positionH>
                <wp:positionV relativeFrom="paragraph">
                  <wp:posOffset>71755</wp:posOffset>
                </wp:positionV>
                <wp:extent cx="737870" cy="788670"/>
                <wp:effectExtent l="0" t="0" r="5080" b="3810"/>
                <wp:wrapNone/>
                <wp:docPr id="109" name="文本框 109"/>
                <wp:cNvGraphicFramePr/>
                <a:graphic xmlns:a="http://schemas.openxmlformats.org/drawingml/2006/main">
                  <a:graphicData uri="http://schemas.microsoft.com/office/word/2010/wordprocessingShape">
                    <wps:wsp>
                      <wps:cNvSpPr txBox="1">
                        <a:spLocks noChangeArrowheads="1"/>
                      </wps:cNvSpPr>
                      <wps:spPr bwMode="auto">
                        <a:xfrm>
                          <a:off x="0" y="0"/>
                          <a:ext cx="737870" cy="788670"/>
                        </a:xfrm>
                        <a:prstGeom prst="rect">
                          <a:avLst/>
                        </a:prstGeom>
                        <a:solidFill>
                          <a:srgbClr val="FFFFFF"/>
                        </a:solidFill>
                        <a:ln>
                          <a:noFill/>
                        </a:ln>
                        <a:effectLst/>
                      </wps:spPr>
                      <wps:txbx>
                        <w:txbxContent>
                          <w:p w14:paraId="67893ADD">
                            <w:pPr>
                              <w:jc w:val="left"/>
                              <w:rPr>
                                <w:rFonts w:ascii="楷体_GB2312" w:eastAsia="楷体_GB2312"/>
                                <w:szCs w:val="21"/>
                              </w:rPr>
                            </w:pPr>
                            <w:r>
                              <w:rPr>
                                <w:rFonts w:hint="eastAsia" w:ascii="楷体_GB2312" w:eastAsia="楷体_GB2312"/>
                                <w:szCs w:val="21"/>
                              </w:rPr>
                              <w:t>申请工期延长的程序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2.1pt;width:58.1pt;z-index:251736064;mso-width-relative:page;mso-height-relative:page;" fillcolor="#FFFFFF" filled="t" stroked="f" coordsize="21600,21600" o:gfxdata="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Lu&#10;N9rXAAAACQEAAA8AAAAAAAAAAQAgAAAAIgAAAGRycy9kb3ducmV2LnhtbFBLAQIUABQAAAAIAIdO&#10;4kB2t7EEJAIAAD8EAAAOAAAAAAAAAAEAIAAAACYBAABkcnMvZTJvRG9jLnhtbFBLBQYAAAAABgAG&#10;AFkBAAC8BQAAAAA=&#10;">
                <v:fill on="t" focussize="0,0"/>
                <v:stroke on="f"/>
                <v:imagedata o:title=""/>
                <o:lock v:ext="edit" aspectratio="f"/>
                <v:textbox inset="0mm,0mm,0mm,0mm">
                  <w:txbxContent>
                    <w:p w14:paraId="67893ADD">
                      <w:pPr>
                        <w:jc w:val="left"/>
                        <w:rPr>
                          <w:rFonts w:ascii="楷体_GB2312" w:eastAsia="楷体_GB2312"/>
                          <w:szCs w:val="21"/>
                        </w:rPr>
                      </w:pPr>
                      <w:r>
                        <w:rPr>
                          <w:rFonts w:hint="eastAsia" w:ascii="楷体_GB2312" w:eastAsia="楷体_GB2312"/>
                          <w:szCs w:val="21"/>
                        </w:rPr>
                        <w:t>申请工期延长的程序</w:t>
                      </w:r>
                    </w:p>
                  </w:txbxContent>
                </v:textbox>
              </v:shape>
            </w:pict>
          </mc:Fallback>
        </mc:AlternateContent>
      </w:r>
      <w:r>
        <w:t>9.4.2 当第9.4.1款所述情况出现时，为获得相应的工期延长，承包人必须：</w:t>
      </w:r>
    </w:p>
    <w:p w14:paraId="614D61B8">
      <w:pPr>
        <w:pStyle w:val="51"/>
        <w:tabs>
          <w:tab w:val="left" w:pos="1080"/>
        </w:tabs>
        <w:spacing w:after="0"/>
        <w:ind w:left="1557" w:leftChars="513" w:hanging="480" w:hangingChars="200"/>
      </w:pPr>
      <w:r>
        <w:t>(1)  在事件开始发生后的14天内书面通知发包人和监理工程师；</w:t>
      </w:r>
    </w:p>
    <w:p w14:paraId="70AABEE3">
      <w:pPr>
        <w:pStyle w:val="51"/>
        <w:tabs>
          <w:tab w:val="left" w:pos="1080"/>
        </w:tabs>
        <w:spacing w:after="0"/>
        <w:ind w:left="1557" w:leftChars="513" w:hanging="480" w:hangingChars="200"/>
      </w:pPr>
      <w:r>
        <w:t>(2)  上述通知之后的14天内，向发包人和监理工程师提交申请延期的详情报告，以便发包人和监理工程师可以及时对其申述的情况进行分析。</w:t>
      </w:r>
    </w:p>
    <w:p w14:paraId="6169EBA5">
      <w:pPr>
        <w:pStyle w:val="51"/>
        <w:tabs>
          <w:tab w:val="left" w:pos="1080"/>
        </w:tabs>
        <w:spacing w:after="0"/>
        <w:ind w:left="1557" w:leftChars="513" w:hanging="480" w:hangingChars="200"/>
      </w:pPr>
      <w:r>
        <w:t>(3)  当某一影响工期的事件是持续性地发生时，承包人应当以不超过14天的间隔向发包人和监理工程师提交临时和阶段性的详情报告，并在事件影响结束后14天内提交最终的详情申述报告。</w:t>
      </w:r>
    </w:p>
    <w:p w14:paraId="37820969">
      <w:pPr>
        <w:pStyle w:val="51"/>
        <w:tabs>
          <w:tab w:val="left" w:pos="1080"/>
        </w:tabs>
        <w:spacing w:after="0"/>
        <w:ind w:left="1077" w:leftChars="512" w:hanging="2" w:hangingChars="1"/>
      </w:pPr>
      <w:r>
        <w:t>在收到最终的详情申述报告后，发包人将与监理工程师将复查核实全部情况，根据实际最终决定批准延长工期的时间。如果承包人未按照本条约定申请工期延长或提交详情报告，则发包人可以不批准工期延长。</w:t>
      </w:r>
    </w:p>
    <w:p w14:paraId="12AFCD46">
      <w:pPr>
        <w:pStyle w:val="50"/>
        <w:numPr>
          <w:ilvl w:val="0"/>
          <w:numId w:val="0"/>
        </w:numPr>
        <w:spacing w:before="120" w:after="120" w:line="360" w:lineRule="auto"/>
        <w:rPr>
          <w:szCs w:val="24"/>
        </w:rPr>
      </w:pPr>
      <w:bookmarkStart w:id="674" w:name="_Toc454555612"/>
      <w:bookmarkStart w:id="675" w:name="_Toc144869918"/>
      <w:bookmarkStart w:id="676" w:name="_Toc357434467"/>
      <w:bookmarkStart w:id="677" w:name="_Toc455151692"/>
      <w:bookmarkStart w:id="678" w:name="_Toc122080297"/>
      <w:bookmarkStart w:id="679" w:name="_Toc8833194"/>
      <w:bookmarkStart w:id="680" w:name="_Toc455134564"/>
      <w:r>
        <w:rPr>
          <w:szCs w:val="24"/>
        </w:rPr>
        <w:t>9.5 拖期违约赔偿</w:t>
      </w:r>
      <w:bookmarkEnd w:id="674"/>
      <w:bookmarkEnd w:id="675"/>
      <w:bookmarkEnd w:id="676"/>
      <w:bookmarkEnd w:id="677"/>
      <w:bookmarkEnd w:id="678"/>
      <w:bookmarkEnd w:id="679"/>
      <w:bookmarkEnd w:id="680"/>
    </w:p>
    <w:p w14:paraId="7D62BEE2">
      <w:pPr>
        <w:pStyle w:val="51"/>
        <w:spacing w:after="0"/>
        <w:ind w:left="959" w:leftChars="114" w:hanging="720" w:hangingChars="300"/>
      </w:pPr>
      <w:r>
        <w:rPr>
          <w:lang w:val="en-US" w:eastAsia="zh-CN"/>
        </w:rPr>
        <mc:AlternateContent>
          <mc:Choice Requires="wps">
            <w:drawing>
              <wp:anchor distT="0" distB="0" distL="114300" distR="114300" simplePos="0" relativeHeight="251732992" behindDoc="0" locked="0" layoutInCell="1" allowOverlap="1">
                <wp:simplePos x="0" y="0"/>
                <wp:positionH relativeFrom="column">
                  <wp:posOffset>-720090</wp:posOffset>
                </wp:positionH>
                <wp:positionV relativeFrom="paragraph">
                  <wp:posOffset>71755</wp:posOffset>
                </wp:positionV>
                <wp:extent cx="737870" cy="767715"/>
                <wp:effectExtent l="0" t="0" r="5080" b="0"/>
                <wp:wrapNone/>
                <wp:docPr id="108" name="文本框 108"/>
                <wp:cNvGraphicFramePr/>
                <a:graphic xmlns:a="http://schemas.openxmlformats.org/drawingml/2006/main">
                  <a:graphicData uri="http://schemas.microsoft.com/office/word/2010/wordprocessingShape">
                    <wps:wsp>
                      <wps:cNvSpPr txBox="1">
                        <a:spLocks noChangeArrowheads="1"/>
                      </wps:cNvSpPr>
                      <wps:spPr bwMode="auto">
                        <a:xfrm>
                          <a:off x="0" y="0"/>
                          <a:ext cx="737870" cy="767715"/>
                        </a:xfrm>
                        <a:prstGeom prst="rect">
                          <a:avLst/>
                        </a:prstGeom>
                        <a:solidFill>
                          <a:srgbClr val="FFFFFF"/>
                        </a:solidFill>
                        <a:ln>
                          <a:noFill/>
                        </a:ln>
                        <a:effectLst/>
                      </wps:spPr>
                      <wps:txbx>
                        <w:txbxContent>
                          <w:p w14:paraId="31FC5312">
                            <w:pPr>
                              <w:jc w:val="left"/>
                              <w:rPr>
                                <w:rFonts w:ascii="楷体_GB2312" w:eastAsia="楷体_GB2312"/>
                                <w:szCs w:val="21"/>
                              </w:rPr>
                            </w:pPr>
                            <w:r>
                              <w:rPr>
                                <w:rFonts w:hint="eastAsia" w:ascii="楷体_GB2312" w:eastAsia="楷体_GB2312"/>
                                <w:szCs w:val="21"/>
                              </w:rPr>
                              <w:t>拖期违约赔偿金额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0.45pt;width:58.1pt;z-index:251732992;mso-width-relative:page;mso-height-relative:page;" fillcolor="#FFFFFF" filled="t" stroked="f" coordsize="21600,21600" o:gfxdata="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q&#10;w01x1gAAAAkBAAAPAAAAAAAAAAEAIAAAACIAAABkcnMvZG93bnJldi54bWxQSwECFAAUAAAACACH&#10;TuJAY8WLUyYCAAA/BAAADgAAAAAAAAABACAAAAAlAQAAZHJzL2Uyb0RvYy54bWxQSwUGAAAAAAYA&#10;BgBZAQAAvQUAAAAA&#10;">
                <v:fill on="t" focussize="0,0"/>
                <v:stroke on="f"/>
                <v:imagedata o:title=""/>
                <o:lock v:ext="edit" aspectratio="f"/>
                <v:textbox inset="0mm,0mm,0mm,0mm">
                  <w:txbxContent>
                    <w:p w14:paraId="31FC5312">
                      <w:pPr>
                        <w:jc w:val="left"/>
                        <w:rPr>
                          <w:rFonts w:ascii="楷体_GB2312" w:eastAsia="楷体_GB2312"/>
                          <w:szCs w:val="21"/>
                        </w:rPr>
                      </w:pPr>
                      <w:r>
                        <w:rPr>
                          <w:rFonts w:hint="eastAsia" w:ascii="楷体_GB2312" w:eastAsia="楷体_GB2312"/>
                          <w:szCs w:val="21"/>
                        </w:rPr>
                        <w:t>拖期违约赔偿金额</w:t>
                      </w:r>
                    </w:p>
                  </w:txbxContent>
                </v:textbox>
              </v:shape>
            </w:pict>
          </mc:Fallback>
        </mc:AlternateContent>
      </w:r>
      <w:r>
        <w:t>9.5.1 承包人未能在本合同专用条款第9.1款中约定的竣工日期及根据本合同通用条款第9.4.1款发包人批准的任何延长期限内完成本工程，或者未能在本合同专用条款第9.1款规定的期限内完成本工程中某分项工程，承包人应向发包人支付或预留按拖期时间及专用条款规定的拖期违约赔偿金的比率计算的拖期违约罚金。发包人可从任何应付或届期应付与承包人的款项内扣除该金额。</w:t>
      </w:r>
    </w:p>
    <w:p w14:paraId="5041D6BE">
      <w:pPr>
        <w:pStyle w:val="51"/>
        <w:spacing w:after="0"/>
        <w:ind w:left="959" w:leftChars="114" w:hanging="720" w:hangingChars="300"/>
      </w:pPr>
      <w:r>
        <w:rPr>
          <w:lang w:val="en-US" w:eastAsia="zh-CN"/>
        </w:rPr>
        <mc:AlternateContent>
          <mc:Choice Requires="wps">
            <w:drawing>
              <wp:anchor distT="0" distB="0" distL="114300" distR="114300" simplePos="0" relativeHeight="251737088" behindDoc="0" locked="0" layoutInCell="1" allowOverlap="1">
                <wp:simplePos x="0" y="0"/>
                <wp:positionH relativeFrom="column">
                  <wp:posOffset>-720090</wp:posOffset>
                </wp:positionH>
                <wp:positionV relativeFrom="paragraph">
                  <wp:posOffset>17145</wp:posOffset>
                </wp:positionV>
                <wp:extent cx="737870" cy="467995"/>
                <wp:effectExtent l="0" t="0" r="5080" b="2540"/>
                <wp:wrapNone/>
                <wp:docPr id="107" name="文本框 107"/>
                <wp:cNvGraphicFramePr/>
                <a:graphic xmlns:a="http://schemas.openxmlformats.org/drawingml/2006/main">
                  <a:graphicData uri="http://schemas.microsoft.com/office/word/2010/wordprocessingShape">
                    <wps:wsp>
                      <wps:cNvSpPr txBox="1">
                        <a:spLocks noChangeArrowheads="1"/>
                      </wps:cNvSpPr>
                      <wps:spPr bwMode="auto">
                        <a:xfrm>
                          <a:off x="0" y="0"/>
                          <a:ext cx="737870" cy="467995"/>
                        </a:xfrm>
                        <a:prstGeom prst="rect">
                          <a:avLst/>
                        </a:prstGeom>
                        <a:solidFill>
                          <a:srgbClr val="FFFFFF"/>
                        </a:solidFill>
                        <a:ln>
                          <a:noFill/>
                        </a:ln>
                        <a:effectLst/>
                      </wps:spPr>
                      <wps:txbx>
                        <w:txbxContent>
                          <w:p w14:paraId="2F9D9393">
                            <w:pPr>
                              <w:jc w:val="left"/>
                              <w:rPr>
                                <w:rFonts w:ascii="楷体_GB2312" w:eastAsia="楷体_GB2312"/>
                                <w:szCs w:val="21"/>
                              </w:rPr>
                            </w:pPr>
                            <w:r>
                              <w:rPr>
                                <w:rFonts w:hint="eastAsia" w:ascii="楷体_GB2312" w:eastAsia="楷体_GB2312"/>
                                <w:szCs w:val="21"/>
                              </w:rPr>
                              <w:t>拖期时间的计算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35pt;height:36.85pt;width:58.1pt;z-index:251737088;mso-width-relative:page;mso-height-relative:page;" fillcolor="#FFFFFF" filled="t" stroked="f" coordsize="21600,21600" o:gfxdata="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cQiYU1wAAAAcBAAAPAAAAAAAAAAEAIAAAACIAAABkcnMvZG93bnJldi54bWxQSwECFAAUAAAA&#10;CACHTuJAIR3IFigCAAA/BAAADgAAAAAAAAABACAAAAAmAQAAZHJzL2Uyb0RvYy54bWxQSwUGAAAA&#10;AAYABgBZAQAAwAUAAAAA&#10;">
                <v:fill on="t" focussize="0,0"/>
                <v:stroke on="f"/>
                <v:imagedata o:title=""/>
                <o:lock v:ext="edit" aspectratio="f"/>
                <v:textbox inset="0mm,0mm,0mm,0mm">
                  <w:txbxContent>
                    <w:p w14:paraId="2F9D9393">
                      <w:pPr>
                        <w:jc w:val="left"/>
                        <w:rPr>
                          <w:rFonts w:ascii="楷体_GB2312" w:eastAsia="楷体_GB2312"/>
                          <w:szCs w:val="21"/>
                        </w:rPr>
                      </w:pPr>
                      <w:r>
                        <w:rPr>
                          <w:rFonts w:hint="eastAsia" w:ascii="楷体_GB2312" w:eastAsia="楷体_GB2312"/>
                          <w:szCs w:val="21"/>
                        </w:rPr>
                        <w:t>拖期时间的计算</w:t>
                      </w:r>
                    </w:p>
                  </w:txbxContent>
                </v:textbox>
              </v:shape>
            </w:pict>
          </mc:Fallback>
        </mc:AlternateContent>
      </w:r>
      <w:r>
        <w:t>9.5.2 拖期时间以“竣工交接证书”写明的实际竣工日期超过应竣工日期的天数扣除已批准的延长工期计算（即：拖期时间=实际工期-合同约定工期-批准的延长工期）。</w:t>
      </w:r>
    </w:p>
    <w:p w14:paraId="08D80D92">
      <w:pPr>
        <w:pStyle w:val="51"/>
        <w:spacing w:after="0"/>
        <w:ind w:left="959" w:leftChars="114" w:hanging="720" w:hangingChars="300"/>
      </w:pPr>
      <w:r>
        <w:rPr>
          <w:lang w:val="en-US" w:eastAsia="zh-CN"/>
        </w:rPr>
        <mc:AlternateContent>
          <mc:Choice Requires="wps">
            <w:drawing>
              <wp:anchor distT="0" distB="0" distL="114300" distR="114300" simplePos="0" relativeHeight="251734016" behindDoc="0" locked="0" layoutInCell="1" allowOverlap="1">
                <wp:simplePos x="0" y="0"/>
                <wp:positionH relativeFrom="column">
                  <wp:posOffset>-720090</wp:posOffset>
                </wp:positionH>
                <wp:positionV relativeFrom="paragraph">
                  <wp:posOffset>71755</wp:posOffset>
                </wp:positionV>
                <wp:extent cx="737870" cy="720725"/>
                <wp:effectExtent l="0" t="0" r="5080" b="5715"/>
                <wp:wrapNone/>
                <wp:docPr id="106" name="文本框 106"/>
                <wp:cNvGraphicFramePr/>
                <a:graphic xmlns:a="http://schemas.openxmlformats.org/drawingml/2006/main">
                  <a:graphicData uri="http://schemas.microsoft.com/office/word/2010/wordprocessingShape">
                    <wps:wsp>
                      <wps:cNvSpPr txBox="1">
                        <a:spLocks noChangeArrowheads="1"/>
                      </wps:cNvSpPr>
                      <wps:spPr bwMode="auto">
                        <a:xfrm>
                          <a:off x="0" y="0"/>
                          <a:ext cx="737870" cy="720725"/>
                        </a:xfrm>
                        <a:prstGeom prst="rect">
                          <a:avLst/>
                        </a:prstGeom>
                        <a:solidFill>
                          <a:srgbClr val="FFFFFF"/>
                        </a:solidFill>
                        <a:ln>
                          <a:noFill/>
                        </a:ln>
                        <a:effectLst/>
                      </wps:spPr>
                      <wps:txbx>
                        <w:txbxContent>
                          <w:p w14:paraId="050636A3">
                            <w:pPr>
                              <w:jc w:val="left"/>
                              <w:rPr>
                                <w:rFonts w:ascii="楷体_GB2312" w:eastAsia="楷体_GB2312"/>
                                <w:szCs w:val="21"/>
                              </w:rPr>
                            </w:pPr>
                            <w:r>
                              <w:rPr>
                                <w:rFonts w:hint="eastAsia" w:ascii="楷体_GB2312" w:eastAsia="楷体_GB2312"/>
                                <w:szCs w:val="21"/>
                              </w:rPr>
                              <w:t>拖期赔偿金的减少</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6.75pt;width:58.1pt;z-index:251734016;mso-width-relative:page;mso-height-relative:page;" fillcolor="#FFFFFF" filled="t" stroked="f" coordsize="21600,21600" o:gfxdata="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cahF9cAAAAJAQAADwAAAAAAAAABACAAAAAiAAAAZHJzL2Rvd25yZXYueG1sUEsBAhQAFAAAAAgA&#10;h07iQL23s6smAgAAPwQAAA4AAAAAAAAAAQAgAAAAJgEAAGRycy9lMm9Eb2MueG1sUEsFBgAAAAAG&#10;AAYAWQEAAL4FAAAAAA==&#10;">
                <v:fill on="t" focussize="0,0"/>
                <v:stroke on="f"/>
                <v:imagedata o:title=""/>
                <o:lock v:ext="edit" aspectratio="f"/>
                <v:textbox inset="0mm,0mm,0mm,0mm">
                  <w:txbxContent>
                    <w:p w14:paraId="050636A3">
                      <w:pPr>
                        <w:jc w:val="left"/>
                        <w:rPr>
                          <w:rFonts w:ascii="楷体_GB2312" w:eastAsia="楷体_GB2312"/>
                          <w:szCs w:val="21"/>
                        </w:rPr>
                      </w:pPr>
                      <w:r>
                        <w:rPr>
                          <w:rFonts w:hint="eastAsia" w:ascii="楷体_GB2312" w:eastAsia="楷体_GB2312"/>
                          <w:szCs w:val="21"/>
                        </w:rPr>
                        <w:t>拖期赔偿金的减少</w:t>
                      </w:r>
                    </w:p>
                  </w:txbxContent>
                </v:textbox>
              </v:shape>
            </w:pict>
          </mc:Fallback>
        </mc:AlternateContent>
      </w:r>
      <w:r>
        <w:t>9.5.3 如果在本工程竣工之前，已对本工程中某单项工程签发了竣工交接证书，且竣工交接证书中写明的实际竣工日期并未延误，</w:t>
      </w:r>
      <w:r>
        <w:rPr>
          <w:rFonts w:hint="eastAsia" w:ascii="宋体" w:hAnsi="宋体"/>
        </w:rPr>
        <w:t>但本工程的延期损失赔偿费不做相应减少</w:t>
      </w:r>
      <w:r>
        <w:t>。</w:t>
      </w:r>
      <w:bookmarkEnd w:id="649"/>
      <w:bookmarkEnd w:id="650"/>
      <w:bookmarkEnd w:id="651"/>
      <w:bookmarkStart w:id="681" w:name="_Toc34909029"/>
      <w:r>
        <w:rPr>
          <w:lang w:val="en-US" w:eastAsia="zh-CN"/>
        </w:rP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71755</wp:posOffset>
                </wp:positionV>
                <wp:extent cx="737870" cy="396240"/>
                <wp:effectExtent l="0" t="0" r="5080" b="0"/>
                <wp:wrapNone/>
                <wp:docPr id="105" name="文本框 105"/>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4B75E5BB">
                            <w:pPr>
                              <w:jc w:val="left"/>
                              <w:rPr>
                                <w:rFonts w:ascii="楷体_GB2312" w:eastAsia="楷体_GB2312"/>
                                <w:szCs w:val="21"/>
                              </w:rPr>
                            </w:pPr>
                            <w:r>
                              <w:rPr>
                                <w:rFonts w:hint="eastAsia" w:ascii="楷体_GB2312" w:eastAsia="楷体_GB2312"/>
                                <w:szCs w:val="21"/>
                              </w:rPr>
                              <w:t>拖期赔偿金的减少</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8.1pt;z-index:251661312;mso-width-relative:page;mso-height-relative:page;" fillcolor="#FFFFFF" filled="t" stroked="f" coordsize="21600,21600" o:gfxdata="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y1kNnXAAAACAEAAA8AAAAAAAAAAQAgAAAAIgAAAGRycy9kb3ducmV2LnhtbFBLAQIUABQAAAAI&#10;AIdO4kBZ9jIeJwIAAD8EAAAOAAAAAAAAAAEAIAAAACYBAABkcnMvZTJvRG9jLnhtbFBLBQYAAAAA&#10;BgAGAFkBAAC/BQAAAAA=&#10;">
                <v:fill on="t" focussize="0,0"/>
                <v:stroke on="f"/>
                <v:imagedata o:title=""/>
                <o:lock v:ext="edit" aspectratio="f"/>
                <v:textbox inset="0mm,0mm,0mm,0mm">
                  <w:txbxContent>
                    <w:p w14:paraId="4B75E5BB">
                      <w:pPr>
                        <w:jc w:val="left"/>
                        <w:rPr>
                          <w:rFonts w:ascii="楷体_GB2312" w:eastAsia="楷体_GB2312"/>
                          <w:szCs w:val="21"/>
                        </w:rPr>
                      </w:pPr>
                      <w:r>
                        <w:rPr>
                          <w:rFonts w:hint="eastAsia" w:ascii="楷体_GB2312" w:eastAsia="楷体_GB2312"/>
                          <w:szCs w:val="21"/>
                        </w:rPr>
                        <w:t>拖期赔偿金的减少</w:t>
                      </w:r>
                    </w:p>
                  </w:txbxContent>
                </v:textbox>
              </v:shape>
            </w:pict>
          </mc:Fallback>
        </mc:AlternateContent>
      </w:r>
      <w:bookmarkEnd w:id="681"/>
    </w:p>
    <w:p w14:paraId="638D45A5">
      <w:pPr>
        <w:pStyle w:val="4"/>
        <w:spacing w:before="120" w:after="120" w:line="360" w:lineRule="auto"/>
        <w:rPr>
          <w:sz w:val="28"/>
          <w:szCs w:val="28"/>
        </w:rPr>
      </w:pPr>
      <w:bookmarkStart w:id="682" w:name="_Toc122080298"/>
      <w:bookmarkStart w:id="683" w:name="_Toc144869919"/>
      <w:bookmarkStart w:id="684" w:name="_Toc455134565"/>
      <w:bookmarkStart w:id="685" w:name="_Toc454555613"/>
      <w:bookmarkStart w:id="686" w:name="_Toc455151693"/>
      <w:bookmarkStart w:id="687" w:name="_Toc8833195"/>
      <w:bookmarkStart w:id="688" w:name="_Toc357434468"/>
      <w:bookmarkStart w:id="689" w:name="_Toc118634631"/>
      <w:bookmarkStart w:id="690" w:name="_Toc78940641"/>
      <w:bookmarkStart w:id="691" w:name="_Toc78944620"/>
      <w:r>
        <w:rPr>
          <w:sz w:val="28"/>
          <w:szCs w:val="28"/>
        </w:rPr>
        <w:t>10、工程质量</w:t>
      </w:r>
      <w:bookmarkEnd w:id="682"/>
      <w:bookmarkEnd w:id="683"/>
      <w:bookmarkEnd w:id="684"/>
      <w:bookmarkEnd w:id="685"/>
      <w:bookmarkEnd w:id="686"/>
      <w:bookmarkEnd w:id="687"/>
      <w:bookmarkEnd w:id="688"/>
    </w:p>
    <w:p w14:paraId="3DB5C034">
      <w:pPr>
        <w:pStyle w:val="50"/>
        <w:numPr>
          <w:ilvl w:val="0"/>
          <w:numId w:val="0"/>
        </w:numPr>
        <w:spacing w:before="120" w:after="120" w:line="360" w:lineRule="auto"/>
        <w:rPr>
          <w:szCs w:val="24"/>
        </w:rPr>
      </w:pPr>
      <w:bookmarkStart w:id="692" w:name="_Toc455134566"/>
      <w:bookmarkStart w:id="693" w:name="_Toc454555614"/>
      <w:bookmarkStart w:id="694" w:name="_Toc357434469"/>
      <w:bookmarkStart w:id="695" w:name="_Toc144869920"/>
      <w:bookmarkStart w:id="696" w:name="_Toc455151694"/>
      <w:bookmarkStart w:id="697" w:name="_Toc122080299"/>
      <w:bookmarkStart w:id="698" w:name="_Toc8833196"/>
      <w:r>
        <w:rPr>
          <w:szCs w:val="24"/>
        </w:rPr>
        <w:t>10.1 工程质量、技术要求</w:t>
      </w:r>
      <w:bookmarkEnd w:id="692"/>
      <w:bookmarkEnd w:id="693"/>
      <w:bookmarkEnd w:id="694"/>
      <w:bookmarkEnd w:id="695"/>
      <w:bookmarkEnd w:id="696"/>
      <w:bookmarkEnd w:id="697"/>
      <w:bookmarkEnd w:id="698"/>
    </w:p>
    <w:p w14:paraId="009B6F00">
      <w:pPr>
        <w:pStyle w:val="51"/>
        <w:ind w:left="849" w:leftChars="113" w:hanging="612" w:hangingChars="255"/>
        <w:rPr>
          <w:lang w:eastAsia="zh-CN"/>
        </w:rPr>
      </w:pPr>
      <w:r>
        <w:rPr>
          <w:lang w:val="en-US" w:eastAsia="zh-CN"/>
        </w:rPr>
        <mc:AlternateContent>
          <mc:Choice Requires="wps">
            <w:drawing>
              <wp:anchor distT="0" distB="0" distL="114300" distR="114300" simplePos="0" relativeHeight="251738112" behindDoc="0" locked="0" layoutInCell="1" allowOverlap="1">
                <wp:simplePos x="0" y="0"/>
                <wp:positionH relativeFrom="column">
                  <wp:posOffset>-720090</wp:posOffset>
                </wp:positionH>
                <wp:positionV relativeFrom="paragraph">
                  <wp:posOffset>71755</wp:posOffset>
                </wp:positionV>
                <wp:extent cx="737870" cy="862965"/>
                <wp:effectExtent l="0" t="0" r="5080" b="3810"/>
                <wp:wrapNone/>
                <wp:docPr id="104" name="文本框 104"/>
                <wp:cNvGraphicFramePr/>
                <a:graphic xmlns:a="http://schemas.openxmlformats.org/drawingml/2006/main">
                  <a:graphicData uri="http://schemas.microsoft.com/office/word/2010/wordprocessingShape">
                    <wps:wsp>
                      <wps:cNvSpPr txBox="1">
                        <a:spLocks noChangeArrowheads="1"/>
                      </wps:cNvSpPr>
                      <wps:spPr bwMode="auto">
                        <a:xfrm>
                          <a:off x="0" y="0"/>
                          <a:ext cx="737870" cy="862965"/>
                        </a:xfrm>
                        <a:prstGeom prst="rect">
                          <a:avLst/>
                        </a:prstGeom>
                        <a:solidFill>
                          <a:srgbClr val="FFFFFF"/>
                        </a:solidFill>
                        <a:ln>
                          <a:noFill/>
                        </a:ln>
                        <a:effectLst/>
                      </wps:spPr>
                      <wps:txbx>
                        <w:txbxContent>
                          <w:p w14:paraId="313D70E4">
                            <w:pPr>
                              <w:jc w:val="left"/>
                              <w:rPr>
                                <w:rFonts w:ascii="楷体_GB2312" w:eastAsia="楷体_GB2312"/>
                                <w:szCs w:val="21"/>
                              </w:rPr>
                            </w:pPr>
                            <w:r>
                              <w:rPr>
                                <w:rFonts w:hint="eastAsia" w:ascii="楷体_GB2312" w:eastAsia="楷体_GB2312"/>
                                <w:szCs w:val="21"/>
                              </w:rPr>
                              <w:t>质量标准的约定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7.95pt;width:58.1pt;z-index:251738112;mso-width-relative:page;mso-height-relative:page;" fillcolor="#FFFFFF" filled="t" stroked="f" coordsize="21600,21600" o:gfxdata="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2VIDPXAAAACQEAAA8AAAAAAAAAAQAgAAAAIgAAAGRycy9kb3ducmV2LnhtbFBLAQIUABQAAAAI&#10;AIdO4kB2FLKoJwIAAD8EAAAOAAAAAAAAAAEAIAAAACYBAABkcnMvZTJvRG9jLnhtbFBLBQYAAAAA&#10;BgAGAFkBAAC/BQAAAAA=&#10;">
                <v:fill on="t" focussize="0,0"/>
                <v:stroke on="f"/>
                <v:imagedata o:title=""/>
                <o:lock v:ext="edit" aspectratio="f"/>
                <v:textbox inset="0mm,0mm,0mm,0mm">
                  <w:txbxContent>
                    <w:p w14:paraId="313D70E4">
                      <w:pPr>
                        <w:jc w:val="left"/>
                        <w:rPr>
                          <w:rFonts w:ascii="楷体_GB2312" w:eastAsia="楷体_GB2312"/>
                          <w:szCs w:val="21"/>
                        </w:rPr>
                      </w:pPr>
                      <w:r>
                        <w:rPr>
                          <w:rFonts w:hint="eastAsia" w:ascii="楷体_GB2312" w:eastAsia="楷体_GB2312"/>
                          <w:szCs w:val="21"/>
                        </w:rPr>
                        <w:t>质量标准的约定</w:t>
                      </w:r>
                    </w:p>
                  </w:txbxContent>
                </v:textbox>
              </v:shape>
            </w:pict>
          </mc:Fallback>
        </mc:AlternateContent>
      </w:r>
      <w:r>
        <w:t>10.1.1本工程质量标准必须符合国家及地方标准和规范。若本合同中约定的任何工程质量标准与国家及地方标准有异，则按要求较高者执行。因承包人的原因造成工程质量达不到约定的质量标准和技术要求，承包人承担违约责任。</w:t>
      </w:r>
      <w:r>
        <w:rPr>
          <w:rFonts w:ascii="宋体" w:hAnsi="宋体"/>
        </w:rPr>
        <w:t>本工程质量等级约定为不低于</w:t>
      </w:r>
      <w:r>
        <w:rPr>
          <w:rFonts w:hint="eastAsia" w:ascii="宋体" w:hAnsi="宋体"/>
        </w:rPr>
        <w:t>本合同专用</w:t>
      </w:r>
      <w:r>
        <w:rPr>
          <w:rFonts w:ascii="宋体" w:hAnsi="宋体"/>
        </w:rPr>
        <w:t>条款及</w:t>
      </w:r>
      <w:r>
        <w:rPr>
          <w:rFonts w:hint="eastAsia" w:ascii="宋体" w:hAnsi="宋体"/>
        </w:rPr>
        <w:t>技术规范等约定</w:t>
      </w:r>
      <w:r>
        <w:rPr>
          <w:rFonts w:ascii="宋体" w:hAnsi="宋体"/>
        </w:rPr>
        <w:t>的合格标准</w:t>
      </w:r>
      <w:r>
        <w:rPr>
          <w:rFonts w:hint="eastAsia" w:ascii="宋体" w:hAnsi="宋体"/>
          <w:lang w:eastAsia="zh-CN"/>
        </w:rPr>
        <w:t>。</w:t>
      </w:r>
    </w:p>
    <w:p w14:paraId="65FDF9E3">
      <w:pPr>
        <w:pStyle w:val="51"/>
        <w:spacing w:after="0"/>
        <w:ind w:left="849" w:leftChars="113" w:hanging="612" w:hangingChars="255"/>
      </w:pPr>
      <w:r>
        <w:rPr>
          <w:lang w:val="en-US" w:eastAsia="zh-CN"/>
        </w:rPr>
        <mc:AlternateContent>
          <mc:Choice Requires="wps">
            <w:drawing>
              <wp:anchor distT="0" distB="0" distL="114300" distR="114300" simplePos="0" relativeHeight="251739136" behindDoc="0" locked="0" layoutInCell="1" allowOverlap="1">
                <wp:simplePos x="0" y="0"/>
                <wp:positionH relativeFrom="column">
                  <wp:posOffset>-720090</wp:posOffset>
                </wp:positionH>
                <wp:positionV relativeFrom="paragraph">
                  <wp:posOffset>64770</wp:posOffset>
                </wp:positionV>
                <wp:extent cx="737870" cy="720090"/>
                <wp:effectExtent l="0" t="0" r="5080" b="6350"/>
                <wp:wrapNone/>
                <wp:docPr id="103" name="文本框 103"/>
                <wp:cNvGraphicFramePr/>
                <a:graphic xmlns:a="http://schemas.openxmlformats.org/drawingml/2006/main">
                  <a:graphicData uri="http://schemas.microsoft.com/office/word/2010/wordprocessingShape">
                    <wps:wsp>
                      <wps:cNvSpPr txBox="1">
                        <a:spLocks noChangeArrowheads="1"/>
                      </wps:cNvSpPr>
                      <wps:spPr bwMode="auto">
                        <a:xfrm>
                          <a:off x="0" y="0"/>
                          <a:ext cx="737870" cy="720090"/>
                        </a:xfrm>
                        <a:prstGeom prst="rect">
                          <a:avLst/>
                        </a:prstGeom>
                        <a:solidFill>
                          <a:srgbClr val="FFFFFF"/>
                        </a:solidFill>
                        <a:ln>
                          <a:noFill/>
                        </a:ln>
                        <a:effectLst/>
                      </wps:spPr>
                      <wps:txbx>
                        <w:txbxContent>
                          <w:p w14:paraId="0B8ECC7C">
                            <w:pPr>
                              <w:jc w:val="left"/>
                              <w:rPr>
                                <w:rFonts w:ascii="楷体_GB2312" w:eastAsia="楷体_GB2312"/>
                                <w:szCs w:val="21"/>
                              </w:rPr>
                            </w:pPr>
                            <w:r>
                              <w:rPr>
                                <w:rFonts w:hint="eastAsia" w:ascii="楷体_GB2312" w:eastAsia="楷体_GB2312"/>
                                <w:szCs w:val="21"/>
                              </w:rPr>
                              <w:t>承包人的质量责任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6.7pt;width:58.1pt;z-index:251739136;mso-width-relative:page;mso-height-relative:page;" fillcolor="#FFFFFF" filled="t" stroked="f" coordsize="21600,21600" o:gfxdata="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N&#10;tXY41gAAAAkBAAAPAAAAAAAAAAEAIAAAACIAAABkcnMvZG93bnJldi54bWxQSwECFAAUAAAACACH&#10;TuJA0KYT+iYCAAA/BAAADgAAAAAAAAABACAAAAAlAQAAZHJzL2Uyb0RvYy54bWxQSwUGAAAAAAYA&#10;BgBZAQAAvQUAAAAA&#10;">
                <v:fill on="t" focussize="0,0"/>
                <v:stroke on="f"/>
                <v:imagedata o:title=""/>
                <o:lock v:ext="edit" aspectratio="f"/>
                <v:textbox inset="0mm,0mm,0mm,0mm">
                  <w:txbxContent>
                    <w:p w14:paraId="0B8ECC7C">
                      <w:pPr>
                        <w:jc w:val="left"/>
                        <w:rPr>
                          <w:rFonts w:ascii="楷体_GB2312" w:eastAsia="楷体_GB2312"/>
                          <w:szCs w:val="21"/>
                        </w:rPr>
                      </w:pPr>
                      <w:r>
                        <w:rPr>
                          <w:rFonts w:hint="eastAsia" w:ascii="楷体_GB2312" w:eastAsia="楷体_GB2312"/>
                          <w:szCs w:val="21"/>
                        </w:rPr>
                        <w:t>承包人的质量责任</w:t>
                      </w:r>
                    </w:p>
                  </w:txbxContent>
                </v:textbox>
              </v:shape>
            </w:pict>
          </mc:Fallback>
        </mc:AlternateContent>
      </w:r>
      <w:r>
        <w:t>10.1.2承包人就本工程的工程质量向发包人负责，提供和组织足够的工程质量控制和检验人员；因承包人在质量控制方面的责任造成的工程损坏，由承包人自行修复，并承担因此造成的发包人的损失，延误的工期不予顺延。</w:t>
      </w:r>
    </w:p>
    <w:p w14:paraId="5B685DB8">
      <w:pPr>
        <w:pStyle w:val="51"/>
        <w:spacing w:after="0"/>
        <w:ind w:left="847" w:leftChars="135" w:hanging="564" w:hangingChars="235"/>
      </w:pPr>
      <w:r>
        <w:rPr>
          <w:lang w:val="en-US" w:eastAsia="zh-CN"/>
        </w:rPr>
        <mc:AlternateContent>
          <mc:Choice Requires="wps">
            <w:drawing>
              <wp:anchor distT="0" distB="0" distL="114300" distR="114300" simplePos="0" relativeHeight="251774976" behindDoc="0" locked="0" layoutInCell="1" allowOverlap="1">
                <wp:simplePos x="0" y="0"/>
                <wp:positionH relativeFrom="column">
                  <wp:posOffset>-720090</wp:posOffset>
                </wp:positionH>
                <wp:positionV relativeFrom="paragraph">
                  <wp:posOffset>12700</wp:posOffset>
                </wp:positionV>
                <wp:extent cx="737870" cy="416560"/>
                <wp:effectExtent l="0" t="0" r="5080" b="4445"/>
                <wp:wrapNone/>
                <wp:docPr id="102" name="文本框 102"/>
                <wp:cNvGraphicFramePr/>
                <a:graphic xmlns:a="http://schemas.openxmlformats.org/drawingml/2006/main">
                  <a:graphicData uri="http://schemas.microsoft.com/office/word/2010/wordprocessingShape">
                    <wps:wsp>
                      <wps:cNvSpPr txBox="1">
                        <a:spLocks noChangeArrowheads="1"/>
                      </wps:cNvSpPr>
                      <wps:spPr bwMode="auto">
                        <a:xfrm>
                          <a:off x="0" y="0"/>
                          <a:ext cx="737870" cy="416560"/>
                        </a:xfrm>
                        <a:prstGeom prst="rect">
                          <a:avLst/>
                        </a:prstGeom>
                        <a:solidFill>
                          <a:srgbClr val="FFFFFF"/>
                        </a:solidFill>
                        <a:ln>
                          <a:noFill/>
                        </a:ln>
                        <a:effectLst/>
                      </wps:spPr>
                      <wps:txbx>
                        <w:txbxContent>
                          <w:p w14:paraId="4F5DE98A">
                            <w:pPr>
                              <w:jc w:val="left"/>
                              <w:rPr>
                                <w:rFonts w:ascii="楷体_GB2312" w:eastAsia="楷体_GB2312"/>
                                <w:szCs w:val="21"/>
                              </w:rPr>
                            </w:pPr>
                            <w:r>
                              <w:rPr>
                                <w:rFonts w:hint="eastAsia" w:ascii="楷体_GB2312" w:eastAsia="楷体_GB2312"/>
                                <w:szCs w:val="21"/>
                              </w:rPr>
                              <w:t>施工质量不符的约定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pt;height:32.8pt;width:58.1pt;z-index:251774976;mso-width-relative:page;mso-height-relative:page;" fillcolor="#FFFFFF" filled="t" stroked="f" coordsize="21600,21600" o:gfxdata="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0ugZdYAAAAHAQAADwAAAAAAAAABACAAAAAiAAAAZHJzL2Rvd25yZXYueG1sUEsBAhQAFAAAAAgA&#10;h07iQLfLKOInAgAAPwQAAA4AAAAAAAAAAQAgAAAAJQEAAGRycy9lMm9Eb2MueG1sUEsFBgAAAAAG&#10;AAYAWQEAAL4FAAAAAA==&#10;">
                <v:fill on="t" focussize="0,0"/>
                <v:stroke on="f"/>
                <v:imagedata o:title=""/>
                <o:lock v:ext="edit" aspectratio="f"/>
                <v:textbox inset="0mm,0mm,0mm,0mm">
                  <w:txbxContent>
                    <w:p w14:paraId="4F5DE98A">
                      <w:pPr>
                        <w:jc w:val="left"/>
                        <w:rPr>
                          <w:rFonts w:ascii="楷体_GB2312" w:eastAsia="楷体_GB2312"/>
                          <w:szCs w:val="21"/>
                        </w:rPr>
                      </w:pPr>
                      <w:r>
                        <w:rPr>
                          <w:rFonts w:hint="eastAsia" w:ascii="楷体_GB2312" w:eastAsia="楷体_GB2312"/>
                          <w:szCs w:val="21"/>
                        </w:rPr>
                        <w:t>施工质量不符的约定</w:t>
                      </w:r>
                    </w:p>
                  </w:txbxContent>
                </v:textbox>
              </v:shape>
            </w:pict>
          </mc:Fallback>
        </mc:AlternateContent>
      </w:r>
      <w:r>
        <w:t>10.1.3 对现场不符合工程规范、技术要求和质量标准的施工，发包人和监理工程师可要求承包人返工处理，由此造成的损失和引致的费用由承包人承担，工期不予顺延。</w:t>
      </w:r>
    </w:p>
    <w:p w14:paraId="4DE0427F">
      <w:pPr>
        <w:pStyle w:val="51"/>
        <w:spacing w:after="0"/>
        <w:ind w:left="847" w:leftChars="135" w:hanging="564" w:hangingChars="235"/>
      </w:pPr>
      <w:r>
        <w:rPr>
          <w:rFonts w:hint="eastAsia"/>
        </w:rPr>
        <w:t>10.1.4 参加发包人组织实测实量和飞检</w:t>
      </w:r>
      <w:r>
        <w:rPr>
          <w:rFonts w:hint="eastAsia"/>
          <w:lang w:eastAsia="zh-CN"/>
        </w:rPr>
        <w:t>，且参加实测实量及飞捡的费用由承包人承担，在报价中综合考虑</w:t>
      </w:r>
      <w:r>
        <w:rPr>
          <w:rFonts w:hint="eastAsia"/>
        </w:rPr>
        <w:t>。</w:t>
      </w:r>
    </w:p>
    <w:p w14:paraId="2F63D622">
      <w:pPr>
        <w:pStyle w:val="51"/>
        <w:spacing w:after="0"/>
        <w:ind w:left="1079" w:leftChars="114" w:hanging="840" w:hangingChars="350"/>
      </w:pPr>
      <w:r>
        <w:rPr>
          <w:rFonts w:hint="eastAsia"/>
        </w:rPr>
        <w:t>10.1.5 其他约定。</w:t>
      </w:r>
    </w:p>
    <w:p w14:paraId="241AA195">
      <w:pPr>
        <w:pStyle w:val="50"/>
        <w:numPr>
          <w:ilvl w:val="0"/>
          <w:numId w:val="0"/>
        </w:numPr>
        <w:spacing w:before="120" w:after="120" w:line="360" w:lineRule="auto"/>
        <w:rPr>
          <w:szCs w:val="24"/>
        </w:rPr>
      </w:pPr>
      <w:bookmarkStart w:id="699" w:name="_Toc454555615"/>
      <w:bookmarkStart w:id="700" w:name="_Toc8833197"/>
      <w:bookmarkStart w:id="701" w:name="_Toc455134567"/>
      <w:bookmarkStart w:id="702" w:name="_Toc122080300"/>
      <w:bookmarkStart w:id="703" w:name="_Toc455151695"/>
      <w:bookmarkStart w:id="704" w:name="_Toc144869921"/>
      <w:bookmarkStart w:id="705" w:name="_Toc357434470"/>
      <w:r>
        <w:rPr>
          <w:szCs w:val="24"/>
        </w:rPr>
        <w:t>10.2 质量检验</w:t>
      </w:r>
      <w:bookmarkEnd w:id="699"/>
      <w:bookmarkEnd w:id="700"/>
      <w:bookmarkEnd w:id="701"/>
      <w:bookmarkEnd w:id="702"/>
      <w:bookmarkEnd w:id="703"/>
      <w:bookmarkEnd w:id="704"/>
      <w:bookmarkEnd w:id="705"/>
    </w:p>
    <w:p w14:paraId="2CB592B1">
      <w:pPr>
        <w:pStyle w:val="51"/>
        <w:spacing w:after="0"/>
        <w:ind w:left="1079" w:leftChars="114" w:hanging="840" w:hangingChars="350"/>
      </w:pPr>
      <w:r>
        <w:rPr>
          <w:lang w:val="en-US" w:eastAsia="zh-CN"/>
        </w:rPr>
        <mc:AlternateContent>
          <mc:Choice Requires="wps">
            <w:drawing>
              <wp:anchor distT="0" distB="0" distL="114300" distR="114300" simplePos="0" relativeHeight="251740160" behindDoc="0" locked="0" layoutInCell="1" allowOverlap="1">
                <wp:simplePos x="0" y="0"/>
                <wp:positionH relativeFrom="column">
                  <wp:posOffset>-767080</wp:posOffset>
                </wp:positionH>
                <wp:positionV relativeFrom="paragraph">
                  <wp:posOffset>68580</wp:posOffset>
                </wp:positionV>
                <wp:extent cx="737870" cy="531495"/>
                <wp:effectExtent l="0" t="0" r="5080" b="5080"/>
                <wp:wrapNone/>
                <wp:docPr id="101" name="文本框 101"/>
                <wp:cNvGraphicFramePr/>
                <a:graphic xmlns:a="http://schemas.openxmlformats.org/drawingml/2006/main">
                  <a:graphicData uri="http://schemas.microsoft.com/office/word/2010/wordprocessingShape">
                    <wps:wsp>
                      <wps:cNvSpPr txBox="1">
                        <a:spLocks noChangeArrowheads="1"/>
                      </wps:cNvSpPr>
                      <wps:spPr bwMode="auto">
                        <a:xfrm>
                          <a:off x="0" y="0"/>
                          <a:ext cx="737870" cy="531495"/>
                        </a:xfrm>
                        <a:prstGeom prst="rect">
                          <a:avLst/>
                        </a:prstGeom>
                        <a:solidFill>
                          <a:srgbClr val="FFFFFF"/>
                        </a:solidFill>
                        <a:ln>
                          <a:noFill/>
                        </a:ln>
                        <a:effectLst/>
                      </wps:spPr>
                      <wps:txbx>
                        <w:txbxContent>
                          <w:p w14:paraId="6D4DAAF6">
                            <w:pPr>
                              <w:jc w:val="left"/>
                              <w:rPr>
                                <w:rFonts w:ascii="楷体_GB2312" w:eastAsia="楷体_GB2312"/>
                                <w:szCs w:val="21"/>
                              </w:rPr>
                            </w:pPr>
                            <w:r>
                              <w:rPr>
                                <w:rFonts w:hint="eastAsia" w:ascii="楷体_GB2312" w:eastAsia="楷体_GB2312"/>
                                <w:szCs w:val="21"/>
                              </w:rPr>
                              <w:t>施工符合的标准要求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4pt;margin-top:5.4pt;height:41.85pt;width:58.1pt;z-index:251740160;mso-width-relative:page;mso-height-relative:page;" fillcolor="#FFFFFF" filled="t" stroked="f" coordsize="21600,21600" o:gfxdata="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qn2D02AAAAAkBAAAPAAAAAAAAAAEAIAAAACIAAABkcnMvZG93bnJldi54bWxQSwECFAAUAAAA&#10;CACHTuJAxtA84ycCAAA/BAAADgAAAAAAAAABACAAAAAnAQAAZHJzL2Uyb0RvYy54bWxQSwUGAAAA&#10;AAYABgBZAQAAwAUAAAAA&#10;">
                <v:fill on="t" focussize="0,0"/>
                <v:stroke on="f"/>
                <v:imagedata o:title=""/>
                <o:lock v:ext="edit" aspectratio="f"/>
                <v:textbox inset="0mm,0mm,0mm,0mm">
                  <w:txbxContent>
                    <w:p w14:paraId="6D4DAAF6">
                      <w:pPr>
                        <w:jc w:val="left"/>
                        <w:rPr>
                          <w:rFonts w:ascii="楷体_GB2312" w:eastAsia="楷体_GB2312"/>
                          <w:szCs w:val="21"/>
                        </w:rPr>
                      </w:pPr>
                      <w:r>
                        <w:rPr>
                          <w:rFonts w:hint="eastAsia" w:ascii="楷体_GB2312" w:eastAsia="楷体_GB2312"/>
                          <w:szCs w:val="21"/>
                        </w:rPr>
                        <w:t>施工符合的标准要求</w:t>
                      </w:r>
                    </w:p>
                  </w:txbxContent>
                </v:textbox>
              </v:shape>
            </w:pict>
          </mc:Fallback>
        </mc:AlternateContent>
      </w:r>
      <w:r>
        <w:t>10.2.1承包人应严格按照有关标准、规范和设计图纸要求以及发包人和监理工程师的指令施工，并随时接受检查、检验，为检查、检验提供一切便利条件。</w:t>
      </w:r>
    </w:p>
    <w:p w14:paraId="4CC967AB">
      <w:pPr>
        <w:pStyle w:val="51"/>
        <w:spacing w:after="0"/>
        <w:ind w:left="1079" w:leftChars="114" w:hanging="840" w:hangingChars="350"/>
      </w:pPr>
      <w:r>
        <w:rPr>
          <w:lang w:val="en-US" w:eastAsia="zh-CN"/>
        </w:rPr>
        <mc:AlternateContent>
          <mc:Choice Requires="wps">
            <w:drawing>
              <wp:anchor distT="0" distB="0" distL="114300" distR="114300" simplePos="0" relativeHeight="251741184" behindDoc="0" locked="0" layoutInCell="1" allowOverlap="1">
                <wp:simplePos x="0" y="0"/>
                <wp:positionH relativeFrom="column">
                  <wp:posOffset>-720090</wp:posOffset>
                </wp:positionH>
                <wp:positionV relativeFrom="paragraph">
                  <wp:posOffset>71755</wp:posOffset>
                </wp:positionV>
                <wp:extent cx="737870" cy="729615"/>
                <wp:effectExtent l="0" t="0" r="5080" b="5080"/>
                <wp:wrapNone/>
                <wp:docPr id="100" name="文本框 100"/>
                <wp:cNvGraphicFramePr/>
                <a:graphic xmlns:a="http://schemas.openxmlformats.org/drawingml/2006/main">
                  <a:graphicData uri="http://schemas.microsoft.com/office/word/2010/wordprocessingShape">
                    <wps:wsp>
                      <wps:cNvSpPr txBox="1">
                        <a:spLocks noChangeArrowheads="1"/>
                      </wps:cNvSpPr>
                      <wps:spPr bwMode="auto">
                        <a:xfrm>
                          <a:off x="0" y="0"/>
                          <a:ext cx="737870" cy="729615"/>
                        </a:xfrm>
                        <a:prstGeom prst="rect">
                          <a:avLst/>
                        </a:prstGeom>
                        <a:solidFill>
                          <a:srgbClr val="FFFFFF"/>
                        </a:solidFill>
                        <a:ln>
                          <a:noFill/>
                        </a:ln>
                        <a:effectLst/>
                      </wps:spPr>
                      <wps:txbx>
                        <w:txbxContent>
                          <w:p w14:paraId="5F17D1FA">
                            <w:pPr>
                              <w:jc w:val="left"/>
                              <w:rPr>
                                <w:rFonts w:ascii="楷体_GB2312" w:eastAsia="楷体_GB2312"/>
                                <w:szCs w:val="21"/>
                              </w:rPr>
                            </w:pPr>
                            <w:r>
                              <w:rPr>
                                <w:rFonts w:hint="eastAsia" w:ascii="楷体_GB2312" w:eastAsia="楷体_GB2312"/>
                                <w:szCs w:val="21"/>
                              </w:rPr>
                              <w:t>工程隐蔽验收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7.45pt;width:58.1pt;z-index:251741184;mso-width-relative:page;mso-height-relative:page;" fillcolor="#FFFFFF" filled="t" stroked="f" coordsize="21600,21600" o:gfxdata="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7at6oNYAAAAJAQAADwAAAAAAAAABACAAAAAiAAAAZHJzL2Rvd25yZXYueG1sUEsBAhQAFAAAAAgA&#10;h07iQOmcNTQnAgAAPwQAAA4AAAAAAAAAAQAgAAAAJQEAAGRycy9lMm9Eb2MueG1sUEsFBgAAAAAG&#10;AAYAWQEAAL4FAAAAAA==&#10;">
                <v:fill on="t" focussize="0,0"/>
                <v:stroke on="f"/>
                <v:imagedata o:title=""/>
                <o:lock v:ext="edit" aspectratio="f"/>
                <v:textbox inset="0mm,0mm,0mm,0mm">
                  <w:txbxContent>
                    <w:p w14:paraId="5F17D1FA">
                      <w:pPr>
                        <w:jc w:val="left"/>
                        <w:rPr>
                          <w:rFonts w:ascii="楷体_GB2312" w:eastAsia="楷体_GB2312"/>
                          <w:szCs w:val="21"/>
                        </w:rPr>
                      </w:pPr>
                      <w:r>
                        <w:rPr>
                          <w:rFonts w:hint="eastAsia" w:ascii="楷体_GB2312" w:eastAsia="楷体_GB2312"/>
                          <w:szCs w:val="21"/>
                        </w:rPr>
                        <w:t>工程隐蔽验收</w:t>
                      </w:r>
                    </w:p>
                  </w:txbxContent>
                </v:textbox>
              </v:shape>
            </w:pict>
          </mc:Fallback>
        </mc:AlternateContent>
      </w:r>
      <w:r>
        <w:t>10.2.2没有发包人或监理工程师的批准，任何工程均不得隐蔽。当工程某部分具备隐蔽条件时，承包人须自检，自检合格后提前24小时通知发包人工程师和监理工程师申请分部分项工程验收，发包人工程师和监理工程师应按时参加隐蔽工程的检验，不得无故拖延，除非认为没有必要检验，并就此通知承包人。</w:t>
      </w:r>
    </w:p>
    <w:p w14:paraId="659ADD04">
      <w:pPr>
        <w:pStyle w:val="51"/>
        <w:spacing w:after="0"/>
        <w:ind w:left="1079" w:leftChars="114" w:hanging="840" w:hangingChars="350"/>
      </w:pPr>
      <w:r>
        <w:rPr>
          <w:lang w:val="en-US" w:eastAsia="zh-CN"/>
        </w:rPr>
        <mc:AlternateContent>
          <mc:Choice Requires="wps">
            <w:drawing>
              <wp:anchor distT="0" distB="0" distL="114300" distR="114300" simplePos="0" relativeHeight="251742208" behindDoc="0" locked="0" layoutInCell="1" allowOverlap="1">
                <wp:simplePos x="0" y="0"/>
                <wp:positionH relativeFrom="column">
                  <wp:posOffset>-720090</wp:posOffset>
                </wp:positionH>
                <wp:positionV relativeFrom="paragraph">
                  <wp:posOffset>76200</wp:posOffset>
                </wp:positionV>
                <wp:extent cx="737870" cy="297180"/>
                <wp:effectExtent l="0" t="0" r="5080" b="0"/>
                <wp:wrapNone/>
                <wp:docPr id="99" name="文本框 99"/>
                <wp:cNvGraphicFramePr/>
                <a:graphic xmlns:a="http://schemas.openxmlformats.org/drawingml/2006/main">
                  <a:graphicData uri="http://schemas.microsoft.com/office/word/2010/wordprocessingShape">
                    <wps:wsp>
                      <wps:cNvSpPr txBox="1">
                        <a:spLocks noChangeArrowheads="1"/>
                      </wps:cNvSpPr>
                      <wps:spPr bwMode="auto">
                        <a:xfrm>
                          <a:off x="0" y="0"/>
                          <a:ext cx="737870" cy="297180"/>
                        </a:xfrm>
                        <a:prstGeom prst="rect">
                          <a:avLst/>
                        </a:prstGeom>
                        <a:solidFill>
                          <a:srgbClr val="FFFFFF"/>
                        </a:solidFill>
                        <a:ln>
                          <a:noFill/>
                        </a:ln>
                        <a:effectLst/>
                      </wps:spPr>
                      <wps:txbx>
                        <w:txbxContent>
                          <w:p w14:paraId="25AE8724">
                            <w:pPr>
                              <w:rPr>
                                <w:rFonts w:ascii="楷体_GB2312" w:eastAsia="楷体_GB2312"/>
                                <w:szCs w:val="21"/>
                              </w:rPr>
                            </w:pPr>
                            <w:r>
                              <w:rPr>
                                <w:rFonts w:hint="eastAsia" w:ascii="楷体_GB2312" w:eastAsia="楷体_GB2312"/>
                                <w:szCs w:val="21"/>
                              </w:rPr>
                              <w:t>重新检验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6pt;height:23.4pt;width:58.1pt;z-index:251742208;mso-width-relative:page;mso-height-relative:page;" fillcolor="#FFFFFF" filled="t" stroked="f" coordsize="21600,21600" o:gfxdata="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5HTsqtcAAAAIAQAADwAAAAAAAAABACAAAAAiAAAAZHJzL2Rvd25yZXYueG1sUEsBAhQAFAAAAAgA&#10;h07iQAWx2icmAgAAPQQAAA4AAAAAAAAAAQAgAAAAJgEAAGRycy9lMm9Eb2MueG1sUEsFBgAAAAAG&#10;AAYAWQEAAL4FAAAAAA==&#10;">
                <v:fill on="t" focussize="0,0"/>
                <v:stroke on="f"/>
                <v:imagedata o:title=""/>
                <o:lock v:ext="edit" aspectratio="f"/>
                <v:textbox inset="0mm,0mm,0mm,0mm">
                  <w:txbxContent>
                    <w:p w14:paraId="25AE8724">
                      <w:pPr>
                        <w:rPr>
                          <w:rFonts w:ascii="楷体_GB2312" w:eastAsia="楷体_GB2312"/>
                          <w:szCs w:val="21"/>
                        </w:rPr>
                      </w:pPr>
                      <w:r>
                        <w:rPr>
                          <w:rFonts w:hint="eastAsia" w:ascii="楷体_GB2312" w:eastAsia="楷体_GB2312"/>
                          <w:szCs w:val="21"/>
                        </w:rPr>
                        <w:t>重新检验</w:t>
                      </w:r>
                    </w:p>
                  </w:txbxContent>
                </v:textbox>
              </v:shape>
            </w:pict>
          </mc:Fallback>
        </mc:AlternateContent>
      </w:r>
      <w:r>
        <w:t>10.2.3无论发包人工程师和监理工程师是否进行验收，当其要求对已经隐蔽的工程重新检验时，承包人应按要求进行剥离或开孔，并在检验后重新隐蔽。如检验合格，则发包人承担因此发生的全部费用，并相应顺延工期；如检验不合格，则承包人应拆除重新施工，直到检验合格，并承担由此发生的全部费用，且工期不予顺延。</w:t>
      </w:r>
    </w:p>
    <w:p w14:paraId="011DD0C0">
      <w:pPr>
        <w:pStyle w:val="51"/>
        <w:spacing w:after="0"/>
        <w:ind w:left="1079" w:leftChars="114" w:hanging="840" w:hangingChars="350"/>
        <w:rPr>
          <w:lang w:val="en-US"/>
        </w:rPr>
      </w:pPr>
      <w:r>
        <w:rPr>
          <w:lang w:val="en-US" w:eastAsia="zh-CN"/>
        </w:rPr>
        <mc:AlternateContent>
          <mc:Choice Requires="wps">
            <w:drawing>
              <wp:anchor distT="45720" distB="45720" distL="114300" distR="114300" simplePos="0" relativeHeight="251872256" behindDoc="1" locked="0" layoutInCell="1" allowOverlap="1">
                <wp:simplePos x="0" y="0"/>
                <wp:positionH relativeFrom="column">
                  <wp:posOffset>-882015</wp:posOffset>
                </wp:positionH>
                <wp:positionV relativeFrom="paragraph">
                  <wp:posOffset>15875</wp:posOffset>
                </wp:positionV>
                <wp:extent cx="871220" cy="487680"/>
                <wp:effectExtent l="0" t="0" r="3810" b="7620"/>
                <wp:wrapNone/>
                <wp:docPr id="217" name="文本框 98"/>
                <wp:cNvGraphicFramePr/>
                <a:graphic xmlns:a="http://schemas.openxmlformats.org/drawingml/2006/main">
                  <a:graphicData uri="http://schemas.microsoft.com/office/word/2010/wordprocessingShape">
                    <wps:wsp>
                      <wps:cNvSpPr txBox="1">
                        <a:spLocks noChangeArrowheads="1"/>
                      </wps:cNvSpPr>
                      <wps:spPr bwMode="auto">
                        <a:xfrm>
                          <a:off x="0" y="0"/>
                          <a:ext cx="871220" cy="487680"/>
                        </a:xfrm>
                        <a:prstGeom prst="rect">
                          <a:avLst/>
                        </a:prstGeom>
                        <a:solidFill>
                          <a:srgbClr val="FFFFFF"/>
                        </a:solidFill>
                        <a:ln>
                          <a:noFill/>
                        </a:ln>
                        <a:effectLst/>
                      </wps:spPr>
                      <wps:txbx>
                        <w:txbxContent>
                          <w:p w14:paraId="4CBAC4EF">
                            <w:pPr>
                              <w:rPr>
                                <w:rFonts w:ascii="楷体" w:hAnsi="楷体" w:eastAsia="楷体"/>
                              </w:rPr>
                            </w:pPr>
                            <w:r>
                              <w:rPr>
                                <w:rFonts w:ascii="楷体" w:hAnsi="楷体" w:eastAsia="楷体"/>
                              </w:rPr>
                              <w:t>隐蔽性工程的违约责任</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文本框 98" o:spid="_x0000_s1026" o:spt="202" type="#_x0000_t202" style="position:absolute;left:0pt;margin-left:-69.45pt;margin-top:1.25pt;height:38.4pt;width:68.6pt;z-index:-251444224;mso-width-relative:page;mso-height-relative:margin;mso-height-percent:200;" fillcolor="#FFFFFF" filled="t" stroked="f" coordsize="21600,21600" o:gfxdata="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X90z0NgAAAAIAQAADwAAAAAAAAABACAAAAAiAAAAZHJzL2Rvd25yZXYueG1s&#10;UEsBAhQAFAAAAAgAh07iQL/tjf0xAgAATgQAAA4AAAAAAAAAAQAgAAAAJwEAAGRycy9lMm9Eb2Mu&#10;eG1sUEsFBgAAAAAGAAYAWQEAAMoFAAAAAA==&#10;">
                <v:fill on="t" focussize="0,0"/>
                <v:stroke on="f"/>
                <v:imagedata o:title=""/>
                <o:lock v:ext="edit" aspectratio="f"/>
                <v:textbox style="mso-fit-shape-to-text:t;">
                  <w:txbxContent>
                    <w:p w14:paraId="4CBAC4EF">
                      <w:pPr>
                        <w:rPr>
                          <w:rFonts w:ascii="楷体" w:hAnsi="楷体" w:eastAsia="楷体"/>
                        </w:rPr>
                      </w:pPr>
                      <w:r>
                        <w:rPr>
                          <w:rFonts w:ascii="楷体" w:hAnsi="楷体" w:eastAsia="楷体"/>
                        </w:rPr>
                        <w:t>隐蔽性工程的违约责任</w:t>
                      </w:r>
                    </w:p>
                  </w:txbxContent>
                </v:textbox>
              </v:shape>
            </w:pict>
          </mc:Fallback>
        </mc:AlternateContent>
      </w:r>
      <w:r>
        <w:t xml:space="preserve">10.2.4 </w:t>
      </w:r>
      <w:r>
        <w:rPr>
          <w:rFonts w:hint="eastAsia"/>
        </w:rPr>
        <w:t>在工程整体或部分验收合格后，保证金退还前，未经实际验收的隐蔽性工程被发现有问题不能正常使用且不能达到发包人要求的，承包人应在收到发包人通知后3日内进行维修，不予维修或维修不合格的，发包人有权从保证金中直接扣除给发包人带来的相应损失金额；在工程整体或部分验收合格后，保证金退还后，未经实际验收的隐蔽性工程被发现有问题不能使用且不能达到发包人要求的，承包人应在收到发包人通知后3日内进行维修，不予维修或维修不合格的，承包人应按工程款的 20%支付违约金。如保证金或违约金不足以弥补发包人损失的，承包人应继续对发包人损失进行赔偿。</w:t>
      </w:r>
    </w:p>
    <w:p w14:paraId="6FDE179C">
      <w:pPr>
        <w:pStyle w:val="4"/>
        <w:tabs>
          <w:tab w:val="left" w:pos="900"/>
          <w:tab w:val="left" w:pos="1080"/>
        </w:tabs>
        <w:spacing w:before="120" w:after="120" w:line="360" w:lineRule="auto"/>
        <w:rPr>
          <w:sz w:val="28"/>
          <w:szCs w:val="28"/>
        </w:rPr>
      </w:pPr>
      <w:bookmarkStart w:id="706" w:name="_Toc122080301"/>
      <w:bookmarkStart w:id="707" w:name="_Toc144869922"/>
      <w:bookmarkStart w:id="708" w:name="_Toc455134568"/>
      <w:bookmarkStart w:id="709" w:name="_Toc455151696"/>
      <w:bookmarkStart w:id="710" w:name="_Toc357434471"/>
      <w:bookmarkStart w:id="711" w:name="_Toc8833198"/>
      <w:bookmarkStart w:id="712" w:name="_Toc454555616"/>
      <w:r>
        <w:rPr>
          <w:sz w:val="28"/>
          <w:szCs w:val="28"/>
        </w:rPr>
        <w:t>11、现场管理</w:t>
      </w:r>
      <w:bookmarkEnd w:id="706"/>
      <w:bookmarkEnd w:id="707"/>
      <w:bookmarkEnd w:id="708"/>
      <w:bookmarkEnd w:id="709"/>
      <w:bookmarkEnd w:id="710"/>
      <w:bookmarkEnd w:id="711"/>
      <w:bookmarkEnd w:id="712"/>
    </w:p>
    <w:p w14:paraId="363CAEEA">
      <w:pPr>
        <w:pStyle w:val="50"/>
        <w:numPr>
          <w:ilvl w:val="0"/>
          <w:numId w:val="0"/>
        </w:numPr>
        <w:spacing w:before="120" w:after="120" w:line="360" w:lineRule="auto"/>
        <w:rPr>
          <w:szCs w:val="24"/>
        </w:rPr>
      </w:pPr>
      <w:bookmarkStart w:id="713" w:name="_Toc122080302"/>
      <w:bookmarkStart w:id="714" w:name="_Toc357434472"/>
      <w:bookmarkStart w:id="715" w:name="_Toc8833199"/>
      <w:bookmarkStart w:id="716" w:name="_Toc144869923"/>
      <w:r>
        <mc:AlternateContent>
          <mc:Choice Requires="wps">
            <w:drawing>
              <wp:anchor distT="0" distB="0" distL="114300" distR="114300" simplePos="0" relativeHeight="251743232" behindDoc="0" locked="0" layoutInCell="1" allowOverlap="1">
                <wp:simplePos x="0" y="0"/>
                <wp:positionH relativeFrom="column">
                  <wp:posOffset>-720090</wp:posOffset>
                </wp:positionH>
                <wp:positionV relativeFrom="paragraph">
                  <wp:posOffset>320040</wp:posOffset>
                </wp:positionV>
                <wp:extent cx="737870" cy="687070"/>
                <wp:effectExtent l="0" t="0" r="5080" b="6350"/>
                <wp:wrapNone/>
                <wp:docPr id="97" name="文本框 97"/>
                <wp:cNvGraphicFramePr/>
                <a:graphic xmlns:a="http://schemas.openxmlformats.org/drawingml/2006/main">
                  <a:graphicData uri="http://schemas.microsoft.com/office/word/2010/wordprocessingShape">
                    <wps:wsp>
                      <wps:cNvSpPr txBox="1">
                        <a:spLocks noChangeArrowheads="1"/>
                      </wps:cNvSpPr>
                      <wps:spPr bwMode="auto">
                        <a:xfrm>
                          <a:off x="0" y="0"/>
                          <a:ext cx="737870" cy="687070"/>
                        </a:xfrm>
                        <a:prstGeom prst="rect">
                          <a:avLst/>
                        </a:prstGeom>
                        <a:solidFill>
                          <a:srgbClr val="FFFFFF"/>
                        </a:solidFill>
                        <a:ln>
                          <a:noFill/>
                        </a:ln>
                        <a:effectLst/>
                      </wps:spPr>
                      <wps:txbx>
                        <w:txbxContent>
                          <w:p w14:paraId="126AD14E">
                            <w:pPr>
                              <w:rPr>
                                <w:rFonts w:ascii="楷体_GB2312" w:eastAsia="楷体_GB2312"/>
                                <w:szCs w:val="21"/>
                              </w:rPr>
                            </w:pPr>
                            <w:r>
                              <w:rPr>
                                <w:rFonts w:hint="eastAsia" w:ascii="楷体_GB2312" w:eastAsia="楷体_GB2312"/>
                                <w:szCs w:val="21"/>
                              </w:rPr>
                              <w:t>安全、文明施工综述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5.2pt;height:54.1pt;width:58.1pt;z-index:251743232;mso-width-relative:page;mso-height-relative:page;" fillcolor="#FFFFFF" filled="t" stroked="f" coordsize="21600,21600" o:gfxdata="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GE&#10;Z8HYAAAACQEAAA8AAAAAAAAAAQAgAAAAIgAAAGRycy9kb3ducmV2LnhtbFBLAQIUABQAAAAIAIdO&#10;4kAHOwhjIwIAAD0EAAAOAAAAAAAAAAEAIAAAACcBAABkcnMvZTJvRG9jLnhtbFBLBQYAAAAABgAG&#10;AFkBAAC8BQAAAAA=&#10;">
                <v:fill on="t" focussize="0,0"/>
                <v:stroke on="f"/>
                <v:imagedata o:title=""/>
                <o:lock v:ext="edit" aspectratio="f"/>
                <v:textbox inset="0mm,0mm,0mm,0mm">
                  <w:txbxContent>
                    <w:p w14:paraId="126AD14E">
                      <w:pPr>
                        <w:rPr>
                          <w:rFonts w:ascii="楷体_GB2312" w:eastAsia="楷体_GB2312"/>
                          <w:szCs w:val="21"/>
                        </w:rPr>
                      </w:pPr>
                      <w:r>
                        <w:rPr>
                          <w:rFonts w:hint="eastAsia" w:ascii="楷体_GB2312" w:eastAsia="楷体_GB2312"/>
                          <w:szCs w:val="21"/>
                        </w:rPr>
                        <w:t>安全、文明施工综述</w:t>
                      </w:r>
                    </w:p>
                  </w:txbxContent>
                </v:textbox>
              </v:shape>
            </w:pict>
          </mc:Fallback>
        </mc:AlternateContent>
      </w:r>
      <w:bookmarkStart w:id="717" w:name="_Toc455134569"/>
      <w:bookmarkStart w:id="718" w:name="_Toc454555617"/>
      <w:bookmarkStart w:id="719" w:name="_Toc455151697"/>
      <w:r>
        <w:rPr>
          <w:szCs w:val="24"/>
        </w:rPr>
        <w:t>11.1 现场安全、文明施工</w:t>
      </w:r>
      <w:bookmarkEnd w:id="713"/>
      <w:bookmarkEnd w:id="714"/>
      <w:bookmarkEnd w:id="715"/>
      <w:bookmarkEnd w:id="716"/>
      <w:bookmarkEnd w:id="717"/>
      <w:bookmarkEnd w:id="718"/>
      <w:bookmarkEnd w:id="719"/>
    </w:p>
    <w:p w14:paraId="510F13F5">
      <w:pPr>
        <w:pStyle w:val="51"/>
        <w:spacing w:after="0"/>
        <w:ind w:left="1079" w:leftChars="114" w:hanging="840" w:hangingChars="350"/>
      </w:pPr>
      <w:r>
        <w:t>11.1.1承包人除应遵守有关国家及地区工程建设安全生产及文明施工的管理规定外，还应按照本合同《技术要求》中有关现场安全文明施工的要求，严格按照安全文明施工标准组织施工。</w:t>
      </w:r>
    </w:p>
    <w:p w14:paraId="4A7D8CBF">
      <w:pPr>
        <w:pStyle w:val="51"/>
        <w:spacing w:after="0"/>
        <w:ind w:left="1079" w:leftChars="114" w:hanging="840" w:hangingChars="350"/>
      </w:pPr>
      <w:r>
        <w:rPr>
          <w:lang w:val="en-US" w:eastAsia="zh-CN"/>
        </w:rPr>
        <mc:AlternateContent>
          <mc:Choice Requires="wps">
            <w:drawing>
              <wp:anchor distT="0" distB="0" distL="114300" distR="114300" simplePos="0" relativeHeight="251786240" behindDoc="0" locked="0" layoutInCell="1" allowOverlap="1">
                <wp:simplePos x="0" y="0"/>
                <wp:positionH relativeFrom="column">
                  <wp:posOffset>-720090</wp:posOffset>
                </wp:positionH>
                <wp:positionV relativeFrom="paragraph">
                  <wp:posOffset>43815</wp:posOffset>
                </wp:positionV>
                <wp:extent cx="737870" cy="430530"/>
                <wp:effectExtent l="0" t="0" r="5080" b="6985"/>
                <wp:wrapNone/>
                <wp:docPr id="96" name="文本框 96"/>
                <wp:cNvGraphicFramePr/>
                <a:graphic xmlns:a="http://schemas.openxmlformats.org/drawingml/2006/main">
                  <a:graphicData uri="http://schemas.microsoft.com/office/word/2010/wordprocessingShape">
                    <wps:wsp>
                      <wps:cNvSpPr txBox="1">
                        <a:spLocks noChangeArrowheads="1"/>
                      </wps:cNvSpPr>
                      <wps:spPr bwMode="auto">
                        <a:xfrm>
                          <a:off x="0" y="0"/>
                          <a:ext cx="737870" cy="430530"/>
                        </a:xfrm>
                        <a:prstGeom prst="rect">
                          <a:avLst/>
                        </a:prstGeom>
                        <a:solidFill>
                          <a:srgbClr val="FFFFFF"/>
                        </a:solidFill>
                        <a:ln>
                          <a:noFill/>
                        </a:ln>
                        <a:effectLst/>
                      </wps:spPr>
                      <wps:txbx>
                        <w:txbxContent>
                          <w:p w14:paraId="5235B51F">
                            <w:pPr>
                              <w:jc w:val="left"/>
                              <w:rPr>
                                <w:rFonts w:ascii="楷体_GB2312" w:eastAsia="楷体_GB2312"/>
                                <w:szCs w:val="21"/>
                              </w:rPr>
                            </w:pPr>
                            <w:r>
                              <w:rPr>
                                <w:rFonts w:hint="eastAsia" w:ascii="楷体_GB2312" w:eastAsia="楷体_GB2312"/>
                                <w:szCs w:val="21"/>
                              </w:rPr>
                              <w:t>安全文明施工要求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45pt;height:33.9pt;width:58.1pt;z-index:251786240;mso-width-relative:page;mso-height-relative:page;" fillcolor="#FFFFFF" filled="t" stroked="f" coordsize="21600,21600" o:gfxdata="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3ohK0dYAAAAHAQAADwAAAAAAAAABACAAAAAiAAAAZHJzL2Rvd25yZXYueG1sUEsBAhQAFAAAAAgA&#10;h07iQFA9HFwnAgAAPQQAAA4AAAAAAAAAAQAgAAAAJQEAAGRycy9lMm9Eb2MueG1sUEsFBgAAAAAG&#10;AAYAWQEAAL4FAAAAAA==&#10;">
                <v:fill on="t" focussize="0,0"/>
                <v:stroke on="f"/>
                <v:imagedata o:title=""/>
                <o:lock v:ext="edit" aspectratio="f"/>
                <v:textbox inset="0mm,0mm,0mm,0mm">
                  <w:txbxContent>
                    <w:p w14:paraId="5235B51F">
                      <w:pPr>
                        <w:jc w:val="left"/>
                        <w:rPr>
                          <w:rFonts w:ascii="楷体_GB2312" w:eastAsia="楷体_GB2312"/>
                          <w:szCs w:val="21"/>
                        </w:rPr>
                      </w:pPr>
                      <w:r>
                        <w:rPr>
                          <w:rFonts w:hint="eastAsia" w:ascii="楷体_GB2312" w:eastAsia="楷体_GB2312"/>
                          <w:szCs w:val="21"/>
                        </w:rPr>
                        <w:t>安全文明施工要求</w:t>
                      </w:r>
                    </w:p>
                  </w:txbxContent>
                </v:textbox>
              </v:shape>
            </w:pict>
          </mc:Fallback>
        </mc:AlternateContent>
      </w:r>
      <w:r>
        <w:t>11.1.2 发包人对本工程在安全文明施工方面的要求见专用条款及</w:t>
      </w:r>
      <w:r>
        <w:rPr>
          <w:rFonts w:hint="eastAsia" w:ascii="宋体" w:hAnsi="宋体"/>
        </w:rPr>
        <w:t>及</w:t>
      </w:r>
      <w:r>
        <w:rPr>
          <w:rFonts w:ascii="宋体" w:hAnsi="宋体"/>
        </w:rPr>
        <w:t>相关工程管理规范</w:t>
      </w:r>
      <w:r>
        <w:rPr>
          <w:rFonts w:hint="eastAsia" w:ascii="宋体" w:hAnsi="宋体"/>
        </w:rPr>
        <w:t>文件</w:t>
      </w:r>
      <w:r>
        <w:t>的约定，承包人</w:t>
      </w:r>
      <w:r>
        <w:rPr>
          <w:rFonts w:hint="eastAsia"/>
          <w:lang w:eastAsia="zh-CN"/>
        </w:rPr>
        <w:t>须</w:t>
      </w:r>
      <w:r>
        <w:t>在投标时充分考虑到为实现此要求而需要实施的工作和费用。</w:t>
      </w:r>
    </w:p>
    <w:p w14:paraId="4D8D670F">
      <w:pPr>
        <w:pStyle w:val="51"/>
        <w:spacing w:after="0"/>
        <w:ind w:left="1079" w:leftChars="114" w:hanging="840" w:hangingChars="350"/>
      </w:pPr>
      <w:r>
        <w:rPr>
          <w:lang w:val="en-US" w:eastAsia="zh-CN"/>
        </w:rPr>
        <mc:AlternateContent>
          <mc:Choice Requires="wps">
            <w:drawing>
              <wp:anchor distT="0" distB="0" distL="114300" distR="114300" simplePos="0" relativeHeight="251761664" behindDoc="0" locked="0" layoutInCell="1" allowOverlap="1">
                <wp:simplePos x="0" y="0"/>
                <wp:positionH relativeFrom="column">
                  <wp:posOffset>-720090</wp:posOffset>
                </wp:positionH>
                <wp:positionV relativeFrom="paragraph">
                  <wp:posOffset>42545</wp:posOffset>
                </wp:positionV>
                <wp:extent cx="737870" cy="337185"/>
                <wp:effectExtent l="0" t="0" r="5080" b="1270"/>
                <wp:wrapNone/>
                <wp:docPr id="95" name="文本框 95"/>
                <wp:cNvGraphicFramePr/>
                <a:graphic xmlns:a="http://schemas.openxmlformats.org/drawingml/2006/main">
                  <a:graphicData uri="http://schemas.microsoft.com/office/word/2010/wordprocessingShape">
                    <wps:wsp>
                      <wps:cNvSpPr txBox="1">
                        <a:spLocks noChangeArrowheads="1"/>
                      </wps:cNvSpPr>
                      <wps:spPr bwMode="auto">
                        <a:xfrm>
                          <a:off x="0" y="0"/>
                          <a:ext cx="737870" cy="337185"/>
                        </a:xfrm>
                        <a:prstGeom prst="rect">
                          <a:avLst/>
                        </a:prstGeom>
                        <a:solidFill>
                          <a:srgbClr val="FFFFFF"/>
                        </a:solidFill>
                        <a:ln>
                          <a:noFill/>
                        </a:ln>
                        <a:effectLst/>
                      </wps:spPr>
                      <wps:txbx>
                        <w:txbxContent>
                          <w:p w14:paraId="4A2E334B">
                            <w:pPr>
                              <w:jc w:val="left"/>
                              <w:rPr>
                                <w:rFonts w:ascii="楷体_GB2312" w:eastAsia="楷体_GB2312"/>
                                <w:szCs w:val="21"/>
                              </w:rPr>
                            </w:pPr>
                            <w:r>
                              <w:rPr>
                                <w:rFonts w:hint="eastAsia" w:ascii="楷体_GB2312" w:eastAsia="楷体_GB2312"/>
                                <w:szCs w:val="21"/>
                              </w:rPr>
                              <w:t>安全施工的责任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35pt;height:26.55pt;width:58.1pt;z-index:251761664;mso-width-relative:page;mso-height-relative:page;" fillcolor="#FFFFFF" filled="t" stroked="f" coordsize="21600,21600" o:gfxdata="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F&#10;cC7k1gAAAAcBAAAPAAAAAAAAAAEAIAAAACIAAABkcnMvZG93bnJldi54bWxQSwECFAAUAAAACACH&#10;TuJArbFXsSYCAAA9BAAADgAAAAAAAAABACAAAAAlAQAAZHJzL2Uyb0RvYy54bWxQSwUGAAAAAAYA&#10;BgBZAQAAvQUAAAAA&#10;">
                <v:fill on="t" focussize="0,0"/>
                <v:stroke on="f"/>
                <v:imagedata o:title=""/>
                <o:lock v:ext="edit" aspectratio="f"/>
                <v:textbox inset="0mm,0mm,0mm,0mm">
                  <w:txbxContent>
                    <w:p w14:paraId="4A2E334B">
                      <w:pPr>
                        <w:jc w:val="left"/>
                        <w:rPr>
                          <w:rFonts w:ascii="楷体_GB2312" w:eastAsia="楷体_GB2312"/>
                          <w:szCs w:val="21"/>
                        </w:rPr>
                      </w:pPr>
                      <w:r>
                        <w:rPr>
                          <w:rFonts w:hint="eastAsia" w:ascii="楷体_GB2312" w:eastAsia="楷体_GB2312"/>
                          <w:szCs w:val="21"/>
                        </w:rPr>
                        <w:t>安全施工的责任</w:t>
                      </w:r>
                    </w:p>
                  </w:txbxContent>
                </v:textbox>
              </v:shape>
            </w:pict>
          </mc:Fallback>
        </mc:AlternateContent>
      </w:r>
      <w:r>
        <w:t>11.1.3施工期间承包人须对工程现场所有人员的安全负责。由于承包人原因造成的安全事故，由承包人承担相应责任及发生的费用。</w:t>
      </w:r>
    </w:p>
    <w:p w14:paraId="44B784F6">
      <w:pPr>
        <w:pStyle w:val="51"/>
        <w:spacing w:after="0"/>
        <w:ind w:left="1079" w:leftChars="114" w:hanging="840" w:hangingChars="350"/>
      </w:pPr>
      <w:r>
        <w:rPr>
          <w:lang w:val="en-US" w:eastAsia="zh-CN"/>
        </w:rPr>
        <mc:AlternateContent>
          <mc:Choice Requires="wps">
            <w:drawing>
              <wp:anchor distT="0" distB="0" distL="114300" distR="114300" simplePos="0" relativeHeight="251762688" behindDoc="0" locked="0" layoutInCell="1" allowOverlap="1">
                <wp:simplePos x="0" y="0"/>
                <wp:positionH relativeFrom="column">
                  <wp:posOffset>-720090</wp:posOffset>
                </wp:positionH>
                <wp:positionV relativeFrom="paragraph">
                  <wp:posOffset>64770</wp:posOffset>
                </wp:positionV>
                <wp:extent cx="737870" cy="648970"/>
                <wp:effectExtent l="0" t="0" r="5080" b="3175"/>
                <wp:wrapNone/>
                <wp:docPr id="94" name="文本框 94"/>
                <wp:cNvGraphicFramePr/>
                <a:graphic xmlns:a="http://schemas.openxmlformats.org/drawingml/2006/main">
                  <a:graphicData uri="http://schemas.microsoft.com/office/word/2010/wordprocessingShape">
                    <wps:wsp>
                      <wps:cNvSpPr txBox="1">
                        <a:spLocks noChangeArrowheads="1"/>
                      </wps:cNvSpPr>
                      <wps:spPr bwMode="auto">
                        <a:xfrm>
                          <a:off x="0" y="0"/>
                          <a:ext cx="737870" cy="648970"/>
                        </a:xfrm>
                        <a:prstGeom prst="rect">
                          <a:avLst/>
                        </a:prstGeom>
                        <a:solidFill>
                          <a:srgbClr val="FFFFFF"/>
                        </a:solidFill>
                        <a:ln>
                          <a:noFill/>
                        </a:ln>
                        <a:effectLst/>
                      </wps:spPr>
                      <wps:txbx>
                        <w:txbxContent>
                          <w:p w14:paraId="6E807424">
                            <w:pPr>
                              <w:jc w:val="left"/>
                              <w:rPr>
                                <w:rFonts w:ascii="楷体_GB2312" w:eastAsia="楷体_GB2312"/>
                                <w:szCs w:val="21"/>
                              </w:rPr>
                            </w:pPr>
                            <w:r>
                              <w:rPr>
                                <w:rFonts w:hint="eastAsia" w:ascii="楷体_GB2312" w:eastAsia="楷体_GB2312"/>
                                <w:szCs w:val="21"/>
                              </w:rPr>
                              <w:t>文明施工的责任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1pt;height:51.1pt;width:58.1pt;z-index:251762688;mso-width-relative:page;mso-height-relative:page;" fillcolor="#FFFFFF" filled="t" stroked="f" coordsize="21600,21600" o:gfxdata="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Z&#10;CrtS1wAAAAkBAAAPAAAAAAAAAAEAIAAAACIAAABkcnMvZG93bnJldi54bWxQSwECFAAUAAAACACH&#10;TuJAuDBf5iUCAAA9BAAADgAAAAAAAAABACAAAAAmAQAAZHJzL2Uyb0RvYy54bWxQSwUGAAAAAAYA&#10;BgBZAQAAvQUAAAAA&#10;">
                <v:fill on="t" focussize="0,0"/>
                <v:stroke on="f"/>
                <v:imagedata o:title=""/>
                <o:lock v:ext="edit" aspectratio="f"/>
                <v:textbox inset="0mm,0mm,0mm,0mm">
                  <w:txbxContent>
                    <w:p w14:paraId="6E807424">
                      <w:pPr>
                        <w:jc w:val="left"/>
                        <w:rPr>
                          <w:rFonts w:ascii="楷体_GB2312" w:eastAsia="楷体_GB2312"/>
                          <w:szCs w:val="21"/>
                        </w:rPr>
                      </w:pPr>
                      <w:r>
                        <w:rPr>
                          <w:rFonts w:hint="eastAsia" w:ascii="楷体_GB2312" w:eastAsia="楷体_GB2312"/>
                          <w:szCs w:val="21"/>
                        </w:rPr>
                        <w:t>文明施工的责任</w:t>
                      </w:r>
                    </w:p>
                  </w:txbxContent>
                </v:textbox>
              </v:shape>
            </w:pict>
          </mc:Fallback>
        </mc:AlternateContent>
      </w:r>
      <w:r>
        <w:t>11.1.4承包人应负责</w:t>
      </w:r>
      <w:r>
        <w:rPr>
          <w:rFonts w:hint="eastAsia"/>
          <w:lang w:eastAsia="zh-CN"/>
        </w:rPr>
        <w:t>配合总</w:t>
      </w:r>
      <w:r>
        <w:t>承包</w:t>
      </w:r>
      <w:r>
        <w:rPr>
          <w:rFonts w:hint="eastAsia"/>
          <w:lang w:eastAsia="zh-CN"/>
        </w:rPr>
        <w:t>人做好</w:t>
      </w:r>
      <w:r>
        <w:t>文明施工有关的</w:t>
      </w:r>
      <w:r>
        <w:rPr>
          <w:rFonts w:hint="eastAsia"/>
          <w:lang w:eastAsia="zh-CN"/>
        </w:rPr>
        <w:t>工作</w:t>
      </w:r>
      <w:r>
        <w:t>，并承担相应费用。</w:t>
      </w:r>
      <w:r>
        <w:rPr>
          <w:rFonts w:hint="eastAsia"/>
          <w:lang w:eastAsia="zh-CN"/>
        </w:rPr>
        <w:t>从而</w:t>
      </w:r>
      <w:r>
        <w:t>保证现场统一管理、工地清洁、工程排污、环境保护、公共设施保护、施工噪音等符合有关政府部门管理规定。</w:t>
      </w:r>
    </w:p>
    <w:p w14:paraId="4F74BB64">
      <w:pPr>
        <w:pStyle w:val="51"/>
        <w:spacing w:after="0"/>
        <w:ind w:left="1079" w:leftChars="114" w:hanging="840" w:hangingChars="350"/>
      </w:pPr>
      <w:r>
        <w:rPr>
          <w:lang w:val="en-US" w:eastAsia="zh-CN"/>
        </w:rPr>
        <mc:AlternateContent>
          <mc:Choice Requires="wps">
            <w:drawing>
              <wp:anchor distT="0" distB="0" distL="114300" distR="114300" simplePos="0" relativeHeight="251763712" behindDoc="0" locked="0" layoutInCell="1" allowOverlap="1">
                <wp:simplePos x="0" y="0"/>
                <wp:positionH relativeFrom="column">
                  <wp:posOffset>-720090</wp:posOffset>
                </wp:positionH>
                <wp:positionV relativeFrom="paragraph">
                  <wp:posOffset>43815</wp:posOffset>
                </wp:positionV>
                <wp:extent cx="737870" cy="692150"/>
                <wp:effectExtent l="0" t="0" r="5080" b="1270"/>
                <wp:wrapNone/>
                <wp:docPr id="93" name="文本框 93"/>
                <wp:cNvGraphicFramePr/>
                <a:graphic xmlns:a="http://schemas.openxmlformats.org/drawingml/2006/main">
                  <a:graphicData uri="http://schemas.microsoft.com/office/word/2010/wordprocessingShape">
                    <wps:wsp>
                      <wps:cNvSpPr txBox="1">
                        <a:spLocks noChangeArrowheads="1"/>
                      </wps:cNvSpPr>
                      <wps:spPr bwMode="auto">
                        <a:xfrm>
                          <a:off x="0" y="0"/>
                          <a:ext cx="737870" cy="692150"/>
                        </a:xfrm>
                        <a:prstGeom prst="rect">
                          <a:avLst/>
                        </a:prstGeom>
                        <a:solidFill>
                          <a:srgbClr val="FFFFFF"/>
                        </a:solidFill>
                        <a:ln>
                          <a:noFill/>
                        </a:ln>
                        <a:effectLst/>
                      </wps:spPr>
                      <wps:txbx>
                        <w:txbxContent>
                          <w:p w14:paraId="50D31A70">
                            <w:pPr>
                              <w:jc w:val="left"/>
                              <w:rPr>
                                <w:rFonts w:ascii="楷体_GB2312" w:eastAsia="楷体_GB2312"/>
                                <w:szCs w:val="21"/>
                              </w:rPr>
                            </w:pPr>
                            <w:r>
                              <w:rPr>
                                <w:rFonts w:hint="eastAsia" w:ascii="楷体_GB2312" w:eastAsia="楷体_GB2312"/>
                                <w:szCs w:val="21"/>
                              </w:rPr>
                              <w:t>工程保护的责任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45pt;height:54.5pt;width:58.1pt;z-index:251763712;mso-width-relative:page;mso-height-relative:page;" fillcolor="#FFFFFF" filled="t" stroked="f" coordsize="21600,21600" o:gfxdata="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1xupLXAAAACAEAAA8AAAAAAAAAAQAgAAAAIgAAAGRycy9kb3ducmV2LnhtbFBLAQIUABQAAAAI&#10;AIdO4kB8aJnMJwIAAD0EAAAOAAAAAAAAAAEAIAAAACYBAABkcnMvZTJvRG9jLnhtbFBLBQYAAAAA&#10;BgAGAFkBAAC/BQAAAAA=&#10;">
                <v:fill on="t" focussize="0,0"/>
                <v:stroke on="f"/>
                <v:imagedata o:title=""/>
                <o:lock v:ext="edit" aspectratio="f"/>
                <v:textbox inset="0mm,0mm,0mm,0mm">
                  <w:txbxContent>
                    <w:p w14:paraId="50D31A70">
                      <w:pPr>
                        <w:jc w:val="left"/>
                        <w:rPr>
                          <w:rFonts w:ascii="楷体_GB2312" w:eastAsia="楷体_GB2312"/>
                          <w:szCs w:val="21"/>
                        </w:rPr>
                      </w:pPr>
                      <w:r>
                        <w:rPr>
                          <w:rFonts w:hint="eastAsia" w:ascii="楷体_GB2312" w:eastAsia="楷体_GB2312"/>
                          <w:szCs w:val="21"/>
                        </w:rPr>
                        <w:t>工程保护的责任</w:t>
                      </w:r>
                    </w:p>
                  </w:txbxContent>
                </v:textbox>
              </v:shape>
            </w:pict>
          </mc:Fallback>
        </mc:AlternateContent>
      </w:r>
      <w:r>
        <w:t>11.1.5承包人负责保护本工程或其任何部分，以及材料设备、装备、临时工程等免受损坏或损毁。</w:t>
      </w:r>
    </w:p>
    <w:p w14:paraId="4C45C5FE">
      <w:pPr>
        <w:pStyle w:val="4"/>
        <w:spacing w:before="120" w:after="120" w:line="360" w:lineRule="auto"/>
        <w:rPr>
          <w:sz w:val="28"/>
          <w:szCs w:val="28"/>
        </w:rPr>
      </w:pPr>
      <w:bookmarkStart w:id="720" w:name="_Toc454555618"/>
      <w:bookmarkStart w:id="721" w:name="_Toc455151698"/>
      <w:bookmarkStart w:id="722" w:name="_Toc455134570"/>
      <w:bookmarkStart w:id="723" w:name="_Toc357434473"/>
      <w:bookmarkStart w:id="724" w:name="_Toc8833200"/>
      <w:bookmarkStart w:id="725" w:name="_Toc122080304"/>
      <w:bookmarkStart w:id="726" w:name="_Toc144869925"/>
      <w:r>
        <w:rPr>
          <w:sz w:val="28"/>
          <w:szCs w:val="28"/>
        </w:rPr>
        <w:t>12、验收和移交</w:t>
      </w:r>
      <w:bookmarkEnd w:id="720"/>
      <w:bookmarkEnd w:id="721"/>
      <w:bookmarkEnd w:id="722"/>
      <w:bookmarkEnd w:id="723"/>
      <w:bookmarkEnd w:id="724"/>
      <w:bookmarkEnd w:id="725"/>
      <w:bookmarkEnd w:id="726"/>
    </w:p>
    <w:p w14:paraId="2BC972DF">
      <w:pPr>
        <w:pStyle w:val="50"/>
        <w:numPr>
          <w:ilvl w:val="0"/>
          <w:numId w:val="0"/>
        </w:numPr>
        <w:spacing w:before="120" w:after="120" w:line="360" w:lineRule="auto"/>
        <w:rPr>
          <w:szCs w:val="24"/>
        </w:rPr>
      </w:pPr>
      <w:bookmarkStart w:id="727" w:name="_Toc357434474"/>
      <w:bookmarkStart w:id="728" w:name="_Toc455151699"/>
      <w:bookmarkStart w:id="729" w:name="_Toc8833201"/>
      <w:bookmarkStart w:id="730" w:name="_Toc455134571"/>
      <w:bookmarkStart w:id="731" w:name="_Toc122080305"/>
      <w:bookmarkStart w:id="732" w:name="_Toc454555619"/>
      <w:bookmarkStart w:id="733" w:name="_Toc144869926"/>
      <w:r>
        <w:rPr>
          <w:szCs w:val="24"/>
        </w:rPr>
        <w:t xml:space="preserve">12.1 </w:t>
      </w:r>
      <w:r>
        <w:rPr>
          <w:rFonts w:hint="eastAsia"/>
          <w:szCs w:val="24"/>
        </w:rPr>
        <w:t>工程</w:t>
      </w:r>
      <w:r>
        <w:rPr>
          <w:szCs w:val="24"/>
        </w:rPr>
        <w:t>验收</w:t>
      </w:r>
      <w:bookmarkEnd w:id="727"/>
      <w:bookmarkEnd w:id="728"/>
      <w:bookmarkEnd w:id="729"/>
      <w:bookmarkEnd w:id="730"/>
      <w:bookmarkEnd w:id="731"/>
      <w:bookmarkEnd w:id="732"/>
      <w:bookmarkEnd w:id="733"/>
    </w:p>
    <w:p w14:paraId="6A48A76E">
      <w:pPr>
        <w:pStyle w:val="51"/>
        <w:spacing w:after="0"/>
        <w:ind w:left="1079" w:leftChars="114" w:hanging="840" w:hangingChars="350"/>
      </w:pPr>
      <w:r>
        <w:rPr>
          <w:lang w:val="en-US" w:eastAsia="zh-CN"/>
        </w:rPr>
        <mc:AlternateContent>
          <mc:Choice Requires="wps">
            <w:drawing>
              <wp:anchor distT="0" distB="0" distL="114300" distR="114300" simplePos="0" relativeHeight="251744256" behindDoc="0" locked="0" layoutInCell="1" allowOverlap="1">
                <wp:simplePos x="0" y="0"/>
                <wp:positionH relativeFrom="column">
                  <wp:posOffset>-720090</wp:posOffset>
                </wp:positionH>
                <wp:positionV relativeFrom="paragraph">
                  <wp:posOffset>53975</wp:posOffset>
                </wp:positionV>
                <wp:extent cx="737870" cy="730250"/>
                <wp:effectExtent l="0" t="0" r="5080" b="4445"/>
                <wp:wrapNone/>
                <wp:docPr id="92" name="文本框 92"/>
                <wp:cNvGraphicFramePr/>
                <a:graphic xmlns:a="http://schemas.openxmlformats.org/drawingml/2006/main">
                  <a:graphicData uri="http://schemas.microsoft.com/office/word/2010/wordprocessingShape">
                    <wps:wsp>
                      <wps:cNvSpPr txBox="1">
                        <a:spLocks noChangeArrowheads="1"/>
                      </wps:cNvSpPr>
                      <wps:spPr bwMode="auto">
                        <a:xfrm>
                          <a:off x="0" y="0"/>
                          <a:ext cx="737870" cy="730250"/>
                        </a:xfrm>
                        <a:prstGeom prst="rect">
                          <a:avLst/>
                        </a:prstGeom>
                        <a:solidFill>
                          <a:srgbClr val="FFFFFF"/>
                        </a:solidFill>
                        <a:ln>
                          <a:noFill/>
                        </a:ln>
                        <a:effectLst/>
                      </wps:spPr>
                      <wps:txbx>
                        <w:txbxContent>
                          <w:p w14:paraId="0FBA3E0A">
                            <w:pPr>
                              <w:jc w:val="left"/>
                              <w:rPr>
                                <w:rFonts w:ascii="楷体_GB2312" w:eastAsia="楷体_GB2312"/>
                                <w:szCs w:val="21"/>
                              </w:rPr>
                            </w:pPr>
                            <w:r>
                              <w:rPr>
                                <w:rFonts w:hint="eastAsia" w:ascii="楷体_GB2312" w:eastAsia="楷体_GB2312"/>
                                <w:szCs w:val="21"/>
                              </w:rPr>
                              <w:t>验收程序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57.5pt;width:58.1pt;z-index:251744256;mso-width-relative:page;mso-height-relative:page;" fillcolor="#FFFFFF" filled="t" stroked="f" coordsize="21600,21600" o:gfxdata="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crxdtcAAAAIAQAADwAAAAAAAAABACAAAAAiAAAAZHJzL2Rvd25yZXYueG1sUEsBAhQAFAAAAAgA&#10;h07iQK7EAO4mAgAAPQQAAA4AAAAAAAAAAQAgAAAAJgEAAGRycy9lMm9Eb2MueG1sUEsFBgAAAAAG&#10;AAYAWQEAAL4FAAAAAA==&#10;">
                <v:fill on="t" focussize="0,0"/>
                <v:stroke on="f"/>
                <v:imagedata o:title=""/>
                <o:lock v:ext="edit" aspectratio="f"/>
                <v:textbox inset="0mm,0mm,0mm,0mm">
                  <w:txbxContent>
                    <w:p w14:paraId="0FBA3E0A">
                      <w:pPr>
                        <w:jc w:val="left"/>
                        <w:rPr>
                          <w:rFonts w:ascii="楷体_GB2312" w:eastAsia="楷体_GB2312"/>
                          <w:szCs w:val="21"/>
                        </w:rPr>
                      </w:pPr>
                      <w:r>
                        <w:rPr>
                          <w:rFonts w:hint="eastAsia" w:ascii="楷体_GB2312" w:eastAsia="楷体_GB2312"/>
                          <w:szCs w:val="21"/>
                        </w:rPr>
                        <w:t>验收程序</w:t>
                      </w:r>
                    </w:p>
                  </w:txbxContent>
                </v:textbox>
              </v:shape>
            </w:pict>
          </mc:Fallback>
        </mc:AlternateContent>
      </w:r>
      <w:r>
        <w:t>12.1.1</w:t>
      </w:r>
      <w:r>
        <w:tab/>
      </w:r>
      <w:r>
        <w:t>当承包人已按本合同要求、工程规范和图纸完成本工程全部工作，本工程具备交付使用条件时，承包人须准备及提交“</w:t>
      </w:r>
      <w:r>
        <w:rPr>
          <w:rFonts w:hint="eastAsia"/>
          <w:lang w:eastAsia="zh-CN"/>
        </w:rPr>
        <w:t>工程</w:t>
      </w:r>
      <w:r>
        <w:t>验收报告书”等一切</w:t>
      </w:r>
      <w:r>
        <w:rPr>
          <w:rFonts w:hint="eastAsia"/>
          <w:lang w:eastAsia="zh-CN"/>
        </w:rPr>
        <w:t>分项工程验收</w:t>
      </w:r>
      <w:r>
        <w:t>及竣工验收所需资料，并且至少提前14天将分项工程验收日期书面通知发包人和监理工程师，申请</w:t>
      </w:r>
      <w:r>
        <w:rPr>
          <w:rFonts w:hint="eastAsia"/>
          <w:lang w:eastAsia="zh-CN"/>
        </w:rPr>
        <w:t>分项工程</w:t>
      </w:r>
      <w:r>
        <w:t>验收，由发包人和监理工程师组织各方共同验收。当工程验收通过及发包人</w:t>
      </w:r>
      <w:r>
        <w:rPr>
          <w:rFonts w:hint="eastAsia"/>
          <w:lang w:eastAsia="zh-CN"/>
        </w:rPr>
        <w:t>、</w:t>
      </w:r>
      <w:r>
        <w:t>总承包人及监理工程师满意时，发包人应及时签发“</w:t>
      </w:r>
      <w:r>
        <w:rPr>
          <w:rFonts w:hint="eastAsia"/>
          <w:lang w:eastAsia="zh-CN"/>
        </w:rPr>
        <w:t>分项工程</w:t>
      </w:r>
      <w:r>
        <w:t>验收证明”，该</w:t>
      </w:r>
      <w:r>
        <w:rPr>
          <w:rFonts w:hint="eastAsia"/>
          <w:lang w:eastAsia="zh-CN"/>
        </w:rPr>
        <w:t>证明</w:t>
      </w:r>
      <w:r>
        <w:t>指明的</w:t>
      </w:r>
      <w:r>
        <w:rPr>
          <w:rFonts w:hint="eastAsia"/>
          <w:lang w:eastAsia="zh-CN"/>
        </w:rPr>
        <w:t>分项工程</w:t>
      </w:r>
      <w:r>
        <w:t>验收日期即为本工程的</w:t>
      </w:r>
      <w:r>
        <w:rPr>
          <w:rFonts w:hint="eastAsia"/>
          <w:lang w:eastAsia="zh-CN"/>
        </w:rPr>
        <w:t>分项工程</w:t>
      </w:r>
      <w:r>
        <w:t>验收日期</w:t>
      </w:r>
      <w:r>
        <w:rPr>
          <w:rFonts w:hint="eastAsia"/>
          <w:lang w:eastAsia="zh-CN"/>
        </w:rPr>
        <w:t>，</w:t>
      </w:r>
      <w:r>
        <w:t>可作为对应付款节点的付款证明。</w:t>
      </w:r>
    </w:p>
    <w:p w14:paraId="004C1FAD">
      <w:pPr>
        <w:pStyle w:val="51"/>
        <w:spacing w:after="0"/>
        <w:ind w:left="1079" w:leftChars="114" w:hanging="840" w:hangingChars="350"/>
      </w:pPr>
      <w:r>
        <w:rPr>
          <w:lang w:val="en-US" w:eastAsia="zh-CN"/>
        </w:rPr>
        <mc:AlternateContent>
          <mc:Choice Requires="wps">
            <w:drawing>
              <wp:anchor distT="0" distB="0" distL="114300" distR="114300" simplePos="0" relativeHeight="251745280" behindDoc="0" locked="0" layoutInCell="1" allowOverlap="1">
                <wp:simplePos x="0" y="0"/>
                <wp:positionH relativeFrom="column">
                  <wp:posOffset>-720090</wp:posOffset>
                </wp:positionH>
                <wp:positionV relativeFrom="paragraph">
                  <wp:posOffset>71755</wp:posOffset>
                </wp:positionV>
                <wp:extent cx="737870" cy="396240"/>
                <wp:effectExtent l="0" t="0" r="5080" b="0"/>
                <wp:wrapNone/>
                <wp:docPr id="91" name="文本框 91"/>
                <wp:cNvGraphicFramePr/>
                <a:graphic xmlns:a="http://schemas.openxmlformats.org/drawingml/2006/main">
                  <a:graphicData uri="http://schemas.microsoft.com/office/word/2010/wordprocessingShape">
                    <wps:wsp>
                      <wps:cNvSpPr txBox="1">
                        <a:spLocks noChangeArrowheads="1"/>
                      </wps:cNvSpPr>
                      <wps:spPr bwMode="auto">
                        <a:xfrm>
                          <a:off x="0" y="0"/>
                          <a:ext cx="737870" cy="396240"/>
                        </a:xfrm>
                        <a:prstGeom prst="rect">
                          <a:avLst/>
                        </a:prstGeom>
                        <a:solidFill>
                          <a:srgbClr val="FFFFFF"/>
                        </a:solidFill>
                        <a:ln>
                          <a:noFill/>
                        </a:ln>
                        <a:effectLst/>
                      </wps:spPr>
                      <wps:txbx>
                        <w:txbxContent>
                          <w:p w14:paraId="2619D55B">
                            <w:pPr>
                              <w:rPr>
                                <w:rFonts w:ascii="楷体_GB2312" w:eastAsia="楷体_GB2312"/>
                                <w:szCs w:val="21"/>
                              </w:rPr>
                            </w:pPr>
                            <w:r>
                              <w:rPr>
                                <w:rFonts w:hint="eastAsia" w:ascii="楷体_GB2312" w:eastAsia="楷体_GB2312"/>
                                <w:szCs w:val="21"/>
                              </w:rPr>
                              <w:t>重新验收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8.1pt;z-index:251745280;mso-width-relative:page;mso-height-relative:page;" fillcolor="#FFFFFF" filled="t" stroked="f" coordsize="21600,21600" o:gfxdata="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LWQ2dcAAAAIAQAADwAAAAAAAAABACAAAAAiAAAAZHJzL2Rvd25yZXYueG1sUEsBAhQAFAAA&#10;AAgAh07iQCX4UBMpAgAAPQQAAA4AAAAAAAAAAQAgAAAAJgEAAGRycy9lMm9Eb2MueG1sUEsFBgAA&#10;AAAGAAYAWQEAAMEFAAAAAA==&#10;">
                <v:fill on="t" focussize="0,0"/>
                <v:stroke on="f"/>
                <v:imagedata o:title=""/>
                <o:lock v:ext="edit" aspectratio="f"/>
                <v:textbox inset="0mm,0mm,0mm,0mm">
                  <w:txbxContent>
                    <w:p w14:paraId="2619D55B">
                      <w:pPr>
                        <w:rPr>
                          <w:rFonts w:ascii="楷体_GB2312" w:eastAsia="楷体_GB2312"/>
                          <w:szCs w:val="21"/>
                        </w:rPr>
                      </w:pPr>
                      <w:r>
                        <w:rPr>
                          <w:rFonts w:hint="eastAsia" w:ascii="楷体_GB2312" w:eastAsia="楷体_GB2312"/>
                          <w:szCs w:val="21"/>
                        </w:rPr>
                        <w:t>重新验收</w:t>
                      </w:r>
                    </w:p>
                  </w:txbxContent>
                </v:textbox>
              </v:shape>
            </w:pict>
          </mc:Fallback>
        </mc:AlternateContent>
      </w:r>
      <w:r>
        <w:t>12.1.2</w:t>
      </w:r>
      <w:r>
        <w:tab/>
      </w:r>
      <w:r>
        <w:t>如果工程未能通过</w:t>
      </w:r>
      <w:r>
        <w:rPr>
          <w:rFonts w:hint="eastAsia"/>
          <w:lang w:eastAsia="zh-CN"/>
        </w:rPr>
        <w:t>分项工程</w:t>
      </w:r>
      <w:r>
        <w:t>验收，则承包人应根据验收结果对工程进行整改或修复。整改修复完毕，由承包人按前述要求申请，发包人</w:t>
      </w:r>
      <w:r>
        <w:rPr>
          <w:rFonts w:hint="eastAsia"/>
          <w:lang w:eastAsia="zh-CN"/>
        </w:rPr>
        <w:t>、</w:t>
      </w:r>
      <w:r>
        <w:t>总承包人及监理工程师组织重新验收。直至最终验收通过后，发包人将根据第12.1.1款颁发“</w:t>
      </w:r>
      <w:r>
        <w:rPr>
          <w:rFonts w:hint="eastAsia"/>
          <w:lang w:eastAsia="zh-CN"/>
        </w:rPr>
        <w:t xml:space="preserve"> 分项工程</w:t>
      </w:r>
      <w:r>
        <w:t>验收证明”。由此引起的工期及费用损失均由承包人承担。</w:t>
      </w:r>
    </w:p>
    <w:p w14:paraId="0367D4DE">
      <w:pPr>
        <w:pStyle w:val="51"/>
        <w:spacing w:after="0"/>
        <w:ind w:left="1079" w:leftChars="114" w:hanging="840" w:hangingChars="350"/>
        <w:rPr>
          <w:lang w:eastAsia="zh-CN"/>
        </w:rPr>
      </w:pPr>
      <w:bookmarkStart w:id="734" w:name="_Toc34909123"/>
      <w:r>
        <w:rPr>
          <w:lang w:val="en-US" w:eastAsia="zh-CN"/>
        </w:rPr>
        <mc:AlternateContent>
          <mc:Choice Requires="wps">
            <w:drawing>
              <wp:anchor distT="0" distB="0" distL="114300" distR="114300" simplePos="0" relativeHeight="251870208" behindDoc="0" locked="0" layoutInCell="1" allowOverlap="1">
                <wp:simplePos x="0" y="0"/>
                <wp:positionH relativeFrom="column">
                  <wp:posOffset>-774065</wp:posOffset>
                </wp:positionH>
                <wp:positionV relativeFrom="paragraph">
                  <wp:posOffset>514985</wp:posOffset>
                </wp:positionV>
                <wp:extent cx="854710" cy="780415"/>
                <wp:effectExtent l="0" t="0" r="3810" b="3810"/>
                <wp:wrapNone/>
                <wp:docPr id="215" name="文本框 90"/>
                <wp:cNvGraphicFramePr/>
                <a:graphic xmlns:a="http://schemas.openxmlformats.org/drawingml/2006/main">
                  <a:graphicData uri="http://schemas.microsoft.com/office/word/2010/wordprocessingShape">
                    <wps:wsp>
                      <wps:cNvSpPr txBox="1">
                        <a:spLocks noChangeArrowheads="1"/>
                      </wps:cNvSpPr>
                      <wps:spPr bwMode="auto">
                        <a:xfrm>
                          <a:off x="0" y="0"/>
                          <a:ext cx="854710" cy="780415"/>
                        </a:xfrm>
                        <a:prstGeom prst="rect">
                          <a:avLst/>
                        </a:prstGeom>
                        <a:solidFill>
                          <a:srgbClr val="FFFFFF"/>
                        </a:solidFill>
                        <a:ln>
                          <a:noFill/>
                        </a:ln>
                        <a:effectLst/>
                      </wps:spPr>
                      <wps:txbx>
                        <w:txbxContent>
                          <w:p w14:paraId="44840E7E">
                            <w:pPr>
                              <w:rPr>
                                <w:rFonts w:ascii="楷体_GB2312" w:eastAsia="楷体_GB2312"/>
                                <w:szCs w:val="21"/>
                              </w:rPr>
                            </w:pPr>
                            <w:r>
                              <w:rPr>
                                <w:rFonts w:hint="eastAsia" w:ascii="楷体_GB2312" w:eastAsia="楷体_GB2312"/>
                                <w:szCs w:val="21"/>
                              </w:rPr>
                              <w:t>不减免竣工验收过程中责任</w:t>
                            </w:r>
                          </w:p>
                        </w:txbxContent>
                      </wps:txbx>
                      <wps:bodyPr rot="0" vert="horz" wrap="square" lIns="0" tIns="0" rIns="0" bIns="0" anchor="t" anchorCtr="0" upright="1">
                        <a:noAutofit/>
                      </wps:bodyPr>
                    </wps:wsp>
                  </a:graphicData>
                </a:graphic>
              </wp:anchor>
            </w:drawing>
          </mc:Choice>
          <mc:Fallback>
            <w:pict>
              <v:shape id="文本框 90" o:spid="_x0000_s1026" o:spt="202" type="#_x0000_t202" style="position:absolute;left:0pt;margin-left:-60.95pt;margin-top:40.55pt;height:61.45pt;width:67.3pt;z-index:251870208;mso-width-relative:page;mso-height-relative:page;" fillcolor="#FFFFFF" filled="t" stroked="f" coordsize="21600,21600" o:gfxdata="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9I073YAAAACgEAAA8AAAAAAAAAAQAgAAAAIgAAAGRycy9kb3ducmV2LnhtbFBLAQIUABQAAAAI&#10;AIdO4kDTT0SMJgIAAD4EAAAOAAAAAAAAAAEAIAAAACcBAABkcnMvZTJvRG9jLnhtbFBLBQYAAAAA&#10;BgAGAFkBAAC/BQAAAAA=&#10;">
                <v:fill on="t" focussize="0,0"/>
                <v:stroke on="f"/>
                <v:imagedata o:title=""/>
                <o:lock v:ext="edit" aspectratio="f"/>
                <v:textbox inset="0mm,0mm,0mm,0mm">
                  <w:txbxContent>
                    <w:p w14:paraId="44840E7E">
                      <w:pPr>
                        <w:rPr>
                          <w:rFonts w:ascii="楷体_GB2312" w:eastAsia="楷体_GB2312"/>
                          <w:szCs w:val="21"/>
                        </w:rPr>
                      </w:pPr>
                      <w:r>
                        <w:rPr>
                          <w:rFonts w:hint="eastAsia" w:ascii="楷体_GB2312" w:eastAsia="楷体_GB2312"/>
                          <w:szCs w:val="21"/>
                        </w:rPr>
                        <w:t>不减免竣工验收过程中责任</w:t>
                      </w:r>
                    </w:p>
                  </w:txbxContent>
                </v:textbox>
              </v:shape>
            </w:pict>
          </mc:Fallback>
        </mc:AlternateContent>
      </w:r>
      <w:r>
        <w:rPr>
          <w:lang w:val="en-US" w:eastAsia="zh-CN"/>
        </w:rPr>
        <mc:AlternateContent>
          <mc:Choice Requires="wps">
            <w:drawing>
              <wp:anchor distT="0" distB="0" distL="114300" distR="114300" simplePos="0" relativeHeight="251746304" behindDoc="0" locked="0" layoutInCell="1" allowOverlap="1">
                <wp:simplePos x="0" y="0"/>
                <wp:positionH relativeFrom="column">
                  <wp:posOffset>-720090</wp:posOffset>
                </wp:positionH>
                <wp:positionV relativeFrom="paragraph">
                  <wp:posOffset>71755</wp:posOffset>
                </wp:positionV>
                <wp:extent cx="737870" cy="316865"/>
                <wp:effectExtent l="0" t="0" r="5080" b="5080"/>
                <wp:wrapNone/>
                <wp:docPr id="89" name="文本框 89"/>
                <wp:cNvGraphicFramePr/>
                <a:graphic xmlns:a="http://schemas.openxmlformats.org/drawingml/2006/main">
                  <a:graphicData uri="http://schemas.microsoft.com/office/word/2010/wordprocessingShape">
                    <wps:wsp>
                      <wps:cNvSpPr txBox="1">
                        <a:spLocks noChangeArrowheads="1"/>
                      </wps:cNvSpPr>
                      <wps:spPr bwMode="auto">
                        <a:xfrm>
                          <a:off x="0" y="0"/>
                          <a:ext cx="737870" cy="316865"/>
                        </a:xfrm>
                        <a:prstGeom prst="rect">
                          <a:avLst/>
                        </a:prstGeom>
                        <a:solidFill>
                          <a:srgbClr val="FFFFFF"/>
                        </a:solidFill>
                        <a:ln>
                          <a:noFill/>
                        </a:ln>
                        <a:effectLst/>
                      </wps:spPr>
                      <wps:txbx>
                        <w:txbxContent>
                          <w:p w14:paraId="67B7429A">
                            <w:pPr>
                              <w:rPr>
                                <w:rFonts w:ascii="楷体_GB2312" w:eastAsia="楷体_GB2312"/>
                                <w:szCs w:val="21"/>
                              </w:rPr>
                            </w:pPr>
                            <w:r>
                              <w:rPr>
                                <w:rFonts w:hint="eastAsia" w:ascii="楷体_GB2312" w:eastAsia="楷体_GB2312"/>
                                <w:szCs w:val="21"/>
                              </w:rPr>
                              <w:t>甩项验收</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4.95pt;width:58.1pt;z-index:251746304;mso-width-relative:page;mso-height-relative:page;" fillcolor="#FFFFFF" filled="t" stroked="f" coordsize="21600,21600" o:gfxdata="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M0OstYAAAAIAQAADwAAAAAAAAABACAAAAAiAAAAZHJzL2Rvd25yZXYueG1sUEsBAhQAFAAAAAgA&#10;h07iQBcqRvEnAgAAPQQAAA4AAAAAAAAAAQAgAAAAJQEAAGRycy9lMm9Eb2MueG1sUEsFBgAAAAAG&#10;AAYAWQEAAL4FAAAAAA==&#10;">
                <v:fill on="t" focussize="0,0"/>
                <v:stroke on="f"/>
                <v:imagedata o:title=""/>
                <o:lock v:ext="edit" aspectratio="f"/>
                <v:textbox inset="0mm,0mm,0mm,0mm">
                  <w:txbxContent>
                    <w:p w14:paraId="67B7429A">
                      <w:pPr>
                        <w:rPr>
                          <w:rFonts w:ascii="楷体_GB2312" w:eastAsia="楷体_GB2312"/>
                          <w:szCs w:val="21"/>
                        </w:rPr>
                      </w:pPr>
                      <w:r>
                        <w:rPr>
                          <w:rFonts w:hint="eastAsia" w:ascii="楷体_GB2312" w:eastAsia="楷体_GB2312"/>
                          <w:szCs w:val="21"/>
                        </w:rPr>
                        <w:t>甩项验收</w:t>
                      </w:r>
                    </w:p>
                  </w:txbxContent>
                </v:textbox>
              </v:shape>
            </w:pict>
          </mc:Fallback>
        </mc:AlternateContent>
      </w:r>
      <w:r>
        <w:t>12.1.3 因特殊原因，发包人要求甩项</w:t>
      </w:r>
      <w:r>
        <w:rPr>
          <w:rFonts w:hint="eastAsia"/>
          <w:lang w:eastAsia="zh-CN"/>
        </w:rPr>
        <w:t>验收</w:t>
      </w:r>
      <w:r>
        <w:t>，经发包人和承包人协商一致后双方应签订甩项</w:t>
      </w:r>
      <w:r>
        <w:rPr>
          <w:rFonts w:hint="eastAsia"/>
          <w:lang w:eastAsia="zh-CN"/>
        </w:rPr>
        <w:t>验收</w:t>
      </w:r>
      <w:r>
        <w:t>协议，并作为合同文件的组成部分。</w:t>
      </w:r>
      <w:bookmarkEnd w:id="734"/>
    </w:p>
    <w:p w14:paraId="415DF1C9">
      <w:pPr>
        <w:pStyle w:val="51"/>
        <w:spacing w:after="0"/>
        <w:ind w:left="1079" w:leftChars="114" w:hanging="840" w:hangingChars="350"/>
      </w:pPr>
      <w:r>
        <w:t>12.1.</w:t>
      </w:r>
      <w:r>
        <w:rPr>
          <w:rFonts w:hint="eastAsia"/>
          <w:lang w:eastAsia="zh-CN"/>
        </w:rPr>
        <w:t>4</w:t>
      </w:r>
      <w:r>
        <w:t xml:space="preserve"> </w:t>
      </w:r>
      <w:r>
        <w:rPr>
          <w:rFonts w:hint="eastAsia"/>
          <w:lang w:eastAsia="zh-CN"/>
        </w:rPr>
        <w:t>分项工程</w:t>
      </w:r>
      <w:r>
        <w:t>验收的完成不代表</w:t>
      </w:r>
      <w:r>
        <w:rPr>
          <w:rFonts w:hint="eastAsia"/>
          <w:lang w:eastAsia="zh-CN"/>
        </w:rPr>
        <w:t>免除</w:t>
      </w:r>
      <w:r>
        <w:t>承包人对于本工程的任何质量</w:t>
      </w:r>
      <w:r>
        <w:rPr>
          <w:rFonts w:hint="eastAsia"/>
          <w:lang w:eastAsia="zh-CN"/>
        </w:rPr>
        <w:t>责任，承包人后续需配合完成总包竣工验收工作，并按照合同要求履行维修或养护责任</w:t>
      </w:r>
      <w:r>
        <w:t>。</w:t>
      </w:r>
    </w:p>
    <w:p w14:paraId="4C118984">
      <w:pPr>
        <w:pStyle w:val="50"/>
        <w:numPr>
          <w:ilvl w:val="0"/>
          <w:numId w:val="0"/>
        </w:numPr>
        <w:spacing w:before="120" w:after="120" w:line="360" w:lineRule="auto"/>
        <w:rPr>
          <w:szCs w:val="24"/>
        </w:rPr>
      </w:pPr>
      <w:bookmarkStart w:id="735" w:name="_Toc122080306"/>
      <w:bookmarkStart w:id="736" w:name="_Toc357434475"/>
      <w:bookmarkStart w:id="737" w:name="_Toc454555620"/>
      <w:bookmarkStart w:id="738" w:name="_Toc144869927"/>
      <w:bookmarkStart w:id="739" w:name="_Toc455151700"/>
      <w:bookmarkStart w:id="740" w:name="_Toc455134572"/>
      <w:bookmarkStart w:id="741" w:name="_Toc8833202"/>
      <w:r>
        <w:rPr>
          <w:szCs w:val="24"/>
        </w:rPr>
        <w:t>12.2 移交</w:t>
      </w:r>
      <w:bookmarkEnd w:id="735"/>
      <w:bookmarkEnd w:id="736"/>
      <w:bookmarkEnd w:id="737"/>
      <w:bookmarkEnd w:id="738"/>
      <w:bookmarkEnd w:id="739"/>
      <w:bookmarkEnd w:id="740"/>
      <w:r>
        <w:rPr>
          <w:szCs w:val="24"/>
        </w:rPr>
        <w:t>及承接查验</w:t>
      </w:r>
      <w:bookmarkEnd w:id="741"/>
    </w:p>
    <w:p w14:paraId="57D56A50">
      <w:pPr>
        <w:pStyle w:val="51"/>
        <w:spacing w:after="0"/>
        <w:ind w:left="1079" w:leftChars="114" w:hanging="840" w:hangingChars="350"/>
        <w:rPr>
          <w:lang w:eastAsia="zh-CN"/>
        </w:rPr>
      </w:pPr>
      <w:r>
        <w:rPr>
          <w:lang w:val="en-US" w:eastAsia="zh-CN"/>
        </w:rPr>
        <mc:AlternateContent>
          <mc:Choice Requires="wps">
            <w:drawing>
              <wp:anchor distT="0" distB="0" distL="114300" distR="114300" simplePos="0" relativeHeight="251747328" behindDoc="0" locked="0" layoutInCell="1" allowOverlap="1">
                <wp:simplePos x="0" y="0"/>
                <wp:positionH relativeFrom="column">
                  <wp:posOffset>-720090</wp:posOffset>
                </wp:positionH>
                <wp:positionV relativeFrom="paragraph">
                  <wp:posOffset>90170</wp:posOffset>
                </wp:positionV>
                <wp:extent cx="685800" cy="396240"/>
                <wp:effectExtent l="0" t="0" r="7620" b="0"/>
                <wp:wrapNone/>
                <wp:docPr id="88" name="文本框 88"/>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475E8088">
                            <w:pPr>
                              <w:rPr>
                                <w:rFonts w:ascii="楷体_GB2312" w:eastAsia="楷体_GB2312"/>
                                <w:szCs w:val="21"/>
                              </w:rPr>
                            </w:pPr>
                            <w:r>
                              <w:rPr>
                                <w:rFonts w:hint="eastAsia" w:ascii="楷体_GB2312" w:eastAsia="楷体_GB2312"/>
                                <w:szCs w:val="21"/>
                              </w:rPr>
                              <w:t>移交原则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1pt;height:31.2pt;width:54pt;z-index:251747328;mso-width-relative:page;mso-height-relative:page;" fillcolor="#FFFFFF" filled="t" stroked="f" coordsize="21600,21600" o:gfxdata="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i5D99cAAAAJAQAADwAAAAAAAAABACAAAAAiAAAAZHJzL2Rvd25yZXYueG1sUEsBAhQAFAAAAAgA&#10;h07iQCLsxucmAgAAPQQAAA4AAAAAAAAAAQAgAAAAJgEAAGRycy9lMm9Eb2MueG1sUEsFBgAAAAAG&#10;AAYAWQEAAL4FAAAAAA==&#10;">
                <v:fill on="t" focussize="0,0"/>
                <v:stroke on="f"/>
                <v:imagedata o:title=""/>
                <o:lock v:ext="edit" aspectratio="f"/>
                <v:textbox inset="0mm,0mm,0mm,0mm">
                  <w:txbxContent>
                    <w:p w14:paraId="475E8088">
                      <w:pPr>
                        <w:rPr>
                          <w:rFonts w:ascii="楷体_GB2312" w:eastAsia="楷体_GB2312"/>
                          <w:szCs w:val="21"/>
                        </w:rPr>
                      </w:pPr>
                      <w:r>
                        <w:rPr>
                          <w:rFonts w:hint="eastAsia" w:ascii="楷体_GB2312" w:eastAsia="楷体_GB2312"/>
                          <w:szCs w:val="21"/>
                        </w:rPr>
                        <w:t>移交原则</w:t>
                      </w:r>
                    </w:p>
                  </w:txbxContent>
                </v:textbox>
              </v:shape>
            </w:pict>
          </mc:Fallback>
        </mc:AlternateContent>
      </w:r>
      <w:r>
        <w:t>12.2.1 分项工程验收合格，发包人签发“</w:t>
      </w:r>
      <w:r>
        <w:rPr>
          <w:rFonts w:hint="eastAsia"/>
          <w:lang w:eastAsia="zh-CN"/>
        </w:rPr>
        <w:t xml:space="preserve"> 分项工程</w:t>
      </w:r>
      <w:r>
        <w:t>验收证明”后，</w:t>
      </w:r>
      <w:r>
        <w:rPr>
          <w:rFonts w:hint="eastAsia"/>
          <w:lang w:eastAsia="zh-CN"/>
        </w:rPr>
        <w:t>承包人</w:t>
      </w:r>
      <w:r>
        <w:t>应与发包人及总承包人办理移交手续，任何一方均不得无理拒收或不交。无故不移交，给发包人或总承包人造成经济损失，承包人须负责赔偿。承包人应同时撤离已验收及移交的工程范围。</w:t>
      </w:r>
    </w:p>
    <w:p w14:paraId="315C6557">
      <w:pPr>
        <w:pStyle w:val="51"/>
        <w:spacing w:after="0"/>
        <w:ind w:left="1079" w:leftChars="114" w:hanging="840" w:hangingChars="350"/>
        <w:rPr>
          <w:rFonts w:ascii="宋体" w:hAnsi="宋体"/>
        </w:rPr>
      </w:pPr>
      <w:r>
        <w:rPr>
          <w:rFonts w:hint="eastAsia" w:ascii="宋体" w:hAnsi="宋体"/>
          <w:lang w:val="en-US" w:eastAsia="zh-CN"/>
        </w:rPr>
        <mc:AlternateContent>
          <mc:Choice Requires="wps">
            <w:drawing>
              <wp:anchor distT="0" distB="0" distL="114300" distR="114300" simplePos="0" relativeHeight="251871232" behindDoc="0" locked="0" layoutInCell="1" allowOverlap="1">
                <wp:simplePos x="0" y="0"/>
                <wp:positionH relativeFrom="column">
                  <wp:posOffset>-664845</wp:posOffset>
                </wp:positionH>
                <wp:positionV relativeFrom="paragraph">
                  <wp:posOffset>122555</wp:posOffset>
                </wp:positionV>
                <wp:extent cx="685800" cy="396240"/>
                <wp:effectExtent l="0" t="0" r="7620" b="0"/>
                <wp:wrapNone/>
                <wp:docPr id="216" name="文本框 87"/>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3515951C">
                            <w:pPr>
                              <w:rPr>
                                <w:rFonts w:ascii="楷体_GB2312" w:eastAsia="楷体_GB2312"/>
                                <w:szCs w:val="21"/>
                              </w:rPr>
                            </w:pPr>
                            <w:r>
                              <w:rPr>
                                <w:rFonts w:hint="eastAsia" w:ascii="楷体_GB2312" w:eastAsia="楷体_GB2312"/>
                                <w:szCs w:val="21"/>
                              </w:rPr>
                              <w:t>承接查验</w:t>
                            </w:r>
                          </w:p>
                        </w:txbxContent>
                      </wps:txbx>
                      <wps:bodyPr rot="0" vert="horz" wrap="square" lIns="0" tIns="0" rIns="0" bIns="0" anchor="t" anchorCtr="0" upright="1">
                        <a:noAutofit/>
                      </wps:bodyPr>
                    </wps:wsp>
                  </a:graphicData>
                </a:graphic>
              </wp:anchor>
            </w:drawing>
          </mc:Choice>
          <mc:Fallback>
            <w:pict>
              <v:shape id="文本框 87" o:spid="_x0000_s1026" o:spt="202" type="#_x0000_t202" style="position:absolute;left:0pt;margin-left:-52.35pt;margin-top:9.65pt;height:31.2pt;width:54pt;z-index:251871232;mso-width-relative:page;mso-height-relative:page;" fillcolor="#FFFFFF" filled="t" stroked="f" coordsize="21600,21600" o:gfxdata="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p60+dgAAAAIAQAADwAAAAAAAAABACAAAAAiAAAAZHJzL2Rvd25yZXYueG1sUEsBAhQAFAAA&#10;AAgAh07iQEnLsFkoAgAAPgQAAA4AAAAAAAAAAQAgAAAAJwEAAGRycy9lMm9Eb2MueG1sUEsFBgAA&#10;AAAGAAYAWQEAAMEFAAAAAA==&#10;">
                <v:fill on="t" focussize="0,0"/>
                <v:stroke on="f"/>
                <v:imagedata o:title=""/>
                <o:lock v:ext="edit" aspectratio="f"/>
                <v:textbox inset="0mm,0mm,0mm,0mm">
                  <w:txbxContent>
                    <w:p w14:paraId="3515951C">
                      <w:pPr>
                        <w:rPr>
                          <w:rFonts w:ascii="楷体_GB2312" w:eastAsia="楷体_GB2312"/>
                          <w:szCs w:val="21"/>
                        </w:rPr>
                      </w:pPr>
                      <w:r>
                        <w:rPr>
                          <w:rFonts w:hint="eastAsia" w:ascii="楷体_GB2312" w:eastAsia="楷体_GB2312"/>
                          <w:szCs w:val="21"/>
                        </w:rPr>
                        <w:t>承接查验</w:t>
                      </w:r>
                    </w:p>
                  </w:txbxContent>
                </v:textbox>
              </v:shape>
            </w:pict>
          </mc:Fallback>
        </mc:AlternateContent>
      </w:r>
      <w:r>
        <w:rPr>
          <w:rFonts w:hint="eastAsia" w:ascii="宋体" w:hAnsi="宋体"/>
        </w:rPr>
        <w:t>12.2.2 承包人需无条件配合发包人及发包人指定的物业管理公司进行承接查验工作，对于需承包人递交的相关资料及检查要点详见《承接查验管理制度》。对于承接查验过程中发现的一类项问题，承包人必须确保在问题提出后7日历天内全部完成整改及报验，对于二类项、三类项问题，要求承包人在需在15日历天内完成整改，20日历天内完成报验工作。对于问题验收不合格的，发包人有权委托其他单位完成整改，相关费用在总承包人结算款或保修金中双倍扣除。</w:t>
      </w:r>
    </w:p>
    <w:p w14:paraId="40A8921F">
      <w:pPr>
        <w:pStyle w:val="51"/>
        <w:spacing w:after="0"/>
        <w:ind w:left="1079" w:leftChars="114" w:hanging="840" w:hangingChars="350"/>
        <w:rPr>
          <w:rFonts w:ascii="宋体" w:hAnsi="宋体"/>
        </w:rPr>
      </w:pPr>
      <w:r>
        <w:rPr>
          <w:rFonts w:hint="eastAsia" w:ascii="宋体" w:hAnsi="宋体"/>
          <w:lang w:val="en-US" w:eastAsia="zh-CN"/>
        </w:rPr>
        <mc:AlternateContent>
          <mc:Choice Requires="wps">
            <w:drawing>
              <wp:anchor distT="0" distB="0" distL="114300" distR="114300" simplePos="0" relativeHeight="251851776" behindDoc="0" locked="0" layoutInCell="1" allowOverlap="1">
                <wp:simplePos x="0" y="0"/>
                <wp:positionH relativeFrom="column">
                  <wp:posOffset>-746760</wp:posOffset>
                </wp:positionH>
                <wp:positionV relativeFrom="paragraph">
                  <wp:posOffset>45720</wp:posOffset>
                </wp:positionV>
                <wp:extent cx="685800" cy="701040"/>
                <wp:effectExtent l="0" t="0" r="7620" b="635"/>
                <wp:wrapNone/>
                <wp:docPr id="87" name="文本框 86"/>
                <wp:cNvGraphicFramePr/>
                <a:graphic xmlns:a="http://schemas.openxmlformats.org/drawingml/2006/main">
                  <a:graphicData uri="http://schemas.microsoft.com/office/word/2010/wordprocessingShape">
                    <wps:wsp>
                      <wps:cNvSpPr txBox="1">
                        <a:spLocks noChangeArrowheads="1"/>
                      </wps:cNvSpPr>
                      <wps:spPr bwMode="auto">
                        <a:xfrm>
                          <a:off x="0" y="0"/>
                          <a:ext cx="685800" cy="701040"/>
                        </a:xfrm>
                        <a:prstGeom prst="rect">
                          <a:avLst/>
                        </a:prstGeom>
                        <a:solidFill>
                          <a:srgbClr val="FFFFFF"/>
                        </a:solidFill>
                        <a:ln>
                          <a:noFill/>
                        </a:ln>
                        <a:effectLst/>
                      </wps:spPr>
                      <wps:txbx>
                        <w:txbxContent>
                          <w:p w14:paraId="3C450871">
                            <w:pPr>
                              <w:rPr>
                                <w:rFonts w:ascii="楷体_GB2312" w:eastAsia="楷体_GB2312"/>
                                <w:szCs w:val="21"/>
                              </w:rPr>
                            </w:pPr>
                            <w:r>
                              <w:rPr>
                                <w:rFonts w:hint="eastAsia" w:ascii="楷体_GB2312" w:eastAsia="楷体_GB2312"/>
                                <w:szCs w:val="21"/>
                              </w:rPr>
                              <w:t>验收后配合义务</w:t>
                            </w:r>
                          </w:p>
                        </w:txbxContent>
                      </wps:txbx>
                      <wps:bodyPr rot="0" vert="horz" wrap="square" lIns="0" tIns="0" rIns="0" bIns="0" anchor="t" anchorCtr="0" upright="1">
                        <a:noAutofit/>
                      </wps:bodyPr>
                    </wps:wsp>
                  </a:graphicData>
                </a:graphic>
              </wp:anchor>
            </w:drawing>
          </mc:Choice>
          <mc:Fallback>
            <w:pict>
              <v:shape id="文本框 86" o:spid="_x0000_s1026" o:spt="202" type="#_x0000_t202" style="position:absolute;left:0pt;margin-left:-58.8pt;margin-top:3.6pt;height:55.2pt;width:54pt;z-index:251851776;mso-width-relative:page;mso-height-relative:page;" fillcolor="#FFFFFF" filled="t" stroked="f" coordsize="21600,21600" o:gfxdata="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A&#10;9M8c1gAAAAkBAAAPAAAAAAAAAAEAIAAAACIAAABkcnMvZG93bnJldi54bWxQSwECFAAUAAAACACH&#10;TuJAjb0OTSYCAAA9BAAADgAAAAAAAAABACAAAAAlAQAAZHJzL2Uyb0RvYy54bWxQSwUGAAAAAAYA&#10;BgBZAQAAvQUAAAAA&#10;">
                <v:fill on="t" focussize="0,0"/>
                <v:stroke on="f"/>
                <v:imagedata o:title=""/>
                <o:lock v:ext="edit" aspectratio="f"/>
                <v:textbox inset="0mm,0mm,0mm,0mm">
                  <w:txbxContent>
                    <w:p w14:paraId="3C450871">
                      <w:pPr>
                        <w:rPr>
                          <w:rFonts w:ascii="楷体_GB2312" w:eastAsia="楷体_GB2312"/>
                          <w:szCs w:val="21"/>
                        </w:rPr>
                      </w:pPr>
                      <w:r>
                        <w:rPr>
                          <w:rFonts w:hint="eastAsia" w:ascii="楷体_GB2312" w:eastAsia="楷体_GB2312"/>
                          <w:szCs w:val="21"/>
                        </w:rPr>
                        <w:t>验收后配合义务</w:t>
                      </w:r>
                    </w:p>
                  </w:txbxContent>
                </v:textbox>
              </v:shape>
            </w:pict>
          </mc:Fallback>
        </mc:AlternateContent>
      </w:r>
      <w:r>
        <w:rPr>
          <w:rFonts w:hint="eastAsia" w:ascii="宋体" w:hAnsi="宋体"/>
        </w:rPr>
        <w:t>12.2.2 承包人</w:t>
      </w:r>
      <w:r>
        <w:rPr>
          <w:rFonts w:hint="eastAsia" w:ascii="宋体" w:hAnsi="宋体"/>
          <w:lang w:eastAsia="zh-CN"/>
        </w:rPr>
        <w:t>在</w:t>
      </w:r>
      <w:r>
        <w:rPr>
          <w:rFonts w:hint="eastAsia" w:ascii="宋体" w:hAnsi="宋体"/>
        </w:rPr>
        <w:t>移交总承包人或分包人后需随时配合竣工验收及项目交付的一切</w:t>
      </w:r>
      <w:r>
        <w:rPr>
          <w:rFonts w:hint="eastAsia" w:ascii="宋体" w:hAnsi="宋体"/>
          <w:lang w:eastAsia="zh-CN"/>
        </w:rPr>
        <w:t>相关</w:t>
      </w:r>
      <w:r>
        <w:rPr>
          <w:rFonts w:hint="eastAsia" w:ascii="宋体" w:hAnsi="宋体"/>
        </w:rPr>
        <w:t>工作</w:t>
      </w:r>
      <w:r>
        <w:rPr>
          <w:rFonts w:hint="eastAsia" w:ascii="宋体" w:hAnsi="宋体"/>
          <w:lang w:eastAsia="zh-CN"/>
        </w:rPr>
        <w:t>，</w:t>
      </w:r>
      <w:r>
        <w:rPr>
          <w:rFonts w:hint="eastAsia" w:ascii="宋体" w:hAnsi="宋体"/>
        </w:rPr>
        <w:t>若因承包人不履行配合义务</w:t>
      </w:r>
      <w:r>
        <w:rPr>
          <w:rFonts w:hint="eastAsia" w:ascii="宋体" w:hAnsi="宋体"/>
          <w:lang w:eastAsia="zh-CN"/>
        </w:rPr>
        <w:t>，</w:t>
      </w:r>
      <w:r>
        <w:rPr>
          <w:rFonts w:hint="eastAsia" w:ascii="宋体" w:hAnsi="宋体"/>
        </w:rPr>
        <w:t>造成发包人或总承包人损失的</w:t>
      </w:r>
      <w:r>
        <w:rPr>
          <w:rFonts w:hint="eastAsia" w:ascii="宋体" w:hAnsi="宋体"/>
          <w:lang w:eastAsia="zh-CN"/>
        </w:rPr>
        <w:t>，</w:t>
      </w:r>
      <w:r>
        <w:rPr>
          <w:rFonts w:hint="eastAsia" w:ascii="宋体" w:hAnsi="宋体"/>
        </w:rPr>
        <w:t>承包人需承担一切损失及赔偿责任。</w:t>
      </w:r>
    </w:p>
    <w:p w14:paraId="1DFA8F19">
      <w:pPr>
        <w:pStyle w:val="50"/>
        <w:numPr>
          <w:ilvl w:val="0"/>
          <w:numId w:val="0"/>
        </w:numPr>
        <w:spacing w:before="120" w:after="120" w:line="360" w:lineRule="auto"/>
        <w:rPr>
          <w:szCs w:val="24"/>
        </w:rPr>
      </w:pPr>
      <w:bookmarkStart w:id="742" w:name="_Toc357434476"/>
      <w:bookmarkStart w:id="743" w:name="_Toc455134573"/>
      <w:bookmarkStart w:id="744" w:name="_Toc144869928"/>
      <w:bookmarkStart w:id="745" w:name="_Toc454555621"/>
      <w:bookmarkStart w:id="746" w:name="_Toc8833203"/>
      <w:bookmarkStart w:id="747" w:name="_Toc455151701"/>
      <w:bookmarkStart w:id="748" w:name="_Toc122080307"/>
      <w:r>
        <w:rPr>
          <w:szCs w:val="24"/>
        </w:rPr>
        <w:t>12.3 培训发包人雇员</w:t>
      </w:r>
      <w:bookmarkEnd w:id="742"/>
      <w:bookmarkEnd w:id="743"/>
      <w:bookmarkEnd w:id="744"/>
      <w:bookmarkEnd w:id="745"/>
      <w:bookmarkEnd w:id="746"/>
      <w:bookmarkEnd w:id="747"/>
      <w:bookmarkEnd w:id="748"/>
    </w:p>
    <w:p w14:paraId="305071C6">
      <w:pPr>
        <w:pStyle w:val="51"/>
        <w:spacing w:after="0"/>
        <w:ind w:left="1079" w:leftChars="114" w:hanging="840" w:hangingChars="350"/>
      </w:pPr>
      <w:r>
        <w:rPr>
          <w:lang w:val="en-US" w:eastAsia="zh-CN"/>
        </w:rPr>
        <mc:AlternateContent>
          <mc:Choice Requires="wps">
            <w:drawing>
              <wp:anchor distT="0" distB="0" distL="114300" distR="114300" simplePos="0" relativeHeight="251783168" behindDoc="0" locked="0" layoutInCell="1" allowOverlap="1">
                <wp:simplePos x="0" y="0"/>
                <wp:positionH relativeFrom="column">
                  <wp:posOffset>-720090</wp:posOffset>
                </wp:positionH>
                <wp:positionV relativeFrom="paragraph">
                  <wp:posOffset>54610</wp:posOffset>
                </wp:positionV>
                <wp:extent cx="685800" cy="707390"/>
                <wp:effectExtent l="0" t="0" r="7620" b="2540"/>
                <wp:wrapNone/>
                <wp:docPr id="85" name="文本框 85"/>
                <wp:cNvGraphicFramePr/>
                <a:graphic xmlns:a="http://schemas.openxmlformats.org/drawingml/2006/main">
                  <a:graphicData uri="http://schemas.microsoft.com/office/word/2010/wordprocessingShape">
                    <wps:wsp>
                      <wps:cNvSpPr txBox="1">
                        <a:spLocks noChangeArrowheads="1"/>
                      </wps:cNvSpPr>
                      <wps:spPr bwMode="auto">
                        <a:xfrm>
                          <a:off x="0" y="0"/>
                          <a:ext cx="685800" cy="707390"/>
                        </a:xfrm>
                        <a:prstGeom prst="rect">
                          <a:avLst/>
                        </a:prstGeom>
                        <a:solidFill>
                          <a:srgbClr val="FFFFFF"/>
                        </a:solidFill>
                        <a:ln>
                          <a:noFill/>
                        </a:ln>
                        <a:effectLst/>
                      </wps:spPr>
                      <wps:txbx>
                        <w:txbxContent>
                          <w:p w14:paraId="1E9011C0">
                            <w:pPr>
                              <w:jc w:val="left"/>
                              <w:rPr>
                                <w:rFonts w:ascii="楷体_GB2312" w:eastAsia="楷体_GB2312"/>
                                <w:szCs w:val="21"/>
                              </w:rPr>
                            </w:pPr>
                            <w:r>
                              <w:rPr>
                                <w:rFonts w:hint="eastAsia" w:ascii="楷体_GB2312" w:eastAsia="楷体_GB2312"/>
                                <w:szCs w:val="21"/>
                              </w:rPr>
                              <w:t>培训发包人雇员</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3pt;height:55.7pt;width:54pt;z-index:251783168;mso-width-relative:page;mso-height-relative:page;" fillcolor="#FFFFFF" filled="t" stroked="f" coordsize="21600,21600" o:gfxdata="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IW0xfXAAAACQEAAA8AAAAAAAAAAQAgAAAAIgAAAGRycy9kb3ducmV2LnhtbFBLAQIUABQAAAAI&#10;AIdO4kAUb/rUJwIAAD0EAAAOAAAAAAAAAAEAIAAAACYBAABkcnMvZTJvRG9jLnhtbFBLBQYAAAAA&#10;BgAGAFkBAAC/BQAAAAA=&#10;">
                <v:fill on="t" focussize="0,0"/>
                <v:stroke on="f"/>
                <v:imagedata o:title=""/>
                <o:lock v:ext="edit" aspectratio="f"/>
                <v:textbox inset="0mm,0mm,0mm,0mm">
                  <w:txbxContent>
                    <w:p w14:paraId="1E9011C0">
                      <w:pPr>
                        <w:jc w:val="left"/>
                        <w:rPr>
                          <w:rFonts w:ascii="楷体_GB2312" w:eastAsia="楷体_GB2312"/>
                          <w:szCs w:val="21"/>
                        </w:rPr>
                      </w:pPr>
                      <w:r>
                        <w:rPr>
                          <w:rFonts w:hint="eastAsia" w:ascii="楷体_GB2312" w:eastAsia="楷体_GB2312"/>
                          <w:szCs w:val="21"/>
                        </w:rPr>
                        <w:t>培训发包人雇员</w:t>
                      </w:r>
                    </w:p>
                  </w:txbxContent>
                </v:textbox>
              </v:shape>
            </w:pict>
          </mc:Fallback>
        </mc:AlternateContent>
      </w:r>
      <w:r>
        <w:t>12.3.1工程竣工并移交给发包人后，承包人须负责给</w:t>
      </w:r>
      <w:r>
        <w:rPr>
          <w:rFonts w:hint="eastAsia"/>
          <w:lang w:eastAsia="zh-CN"/>
        </w:rPr>
        <w:t>对</w:t>
      </w:r>
      <w:r>
        <w:t>包人的物业管理人员进行培训，</w:t>
      </w:r>
      <w:r>
        <w:rPr>
          <w:rFonts w:hint="eastAsia"/>
          <w:lang w:eastAsia="zh-CN"/>
        </w:rPr>
        <w:t>培训</w:t>
      </w:r>
      <w:r>
        <w:t>讲师的应是资深专业技术人员</w:t>
      </w:r>
      <w:r>
        <w:rPr>
          <w:rFonts w:hint="eastAsia"/>
          <w:lang w:eastAsia="zh-CN"/>
        </w:rPr>
        <w:t>。</w:t>
      </w:r>
      <w:r>
        <w:t>培训前承包人须向发包人提交培训计划。培训课程须包括在本合同范围内的各专业系统的操作程序、调校程序、日常的保养及损坏维修技术。</w:t>
      </w:r>
    </w:p>
    <w:p w14:paraId="3A2951B2">
      <w:pPr>
        <w:pStyle w:val="51"/>
        <w:spacing w:after="0"/>
        <w:ind w:left="1079" w:leftChars="114" w:hanging="840" w:hangingChars="350"/>
        <w:rPr>
          <w:rFonts w:ascii="宋体" w:hAnsi="宋体"/>
        </w:rPr>
      </w:pPr>
      <w:r>
        <w:rPr>
          <w:lang w:val="en-US" w:eastAsia="zh-CN"/>
        </w:rPr>
        <mc:AlternateContent>
          <mc:Choice Requires="wps">
            <w:drawing>
              <wp:anchor distT="0" distB="0" distL="114300" distR="114300" simplePos="0" relativeHeight="251784192" behindDoc="0" locked="0" layoutInCell="1" allowOverlap="1">
                <wp:simplePos x="0" y="0"/>
                <wp:positionH relativeFrom="column">
                  <wp:posOffset>-720090</wp:posOffset>
                </wp:positionH>
                <wp:positionV relativeFrom="paragraph">
                  <wp:posOffset>45085</wp:posOffset>
                </wp:positionV>
                <wp:extent cx="685800" cy="716915"/>
                <wp:effectExtent l="0" t="0" r="7620" b="1270"/>
                <wp:wrapNone/>
                <wp:docPr id="84" name="文本框 84"/>
                <wp:cNvGraphicFramePr/>
                <a:graphic xmlns:a="http://schemas.openxmlformats.org/drawingml/2006/main">
                  <a:graphicData uri="http://schemas.microsoft.com/office/word/2010/wordprocessingShape">
                    <wps:wsp>
                      <wps:cNvSpPr txBox="1">
                        <a:spLocks noChangeArrowheads="1"/>
                      </wps:cNvSpPr>
                      <wps:spPr bwMode="auto">
                        <a:xfrm>
                          <a:off x="0" y="0"/>
                          <a:ext cx="685800" cy="716915"/>
                        </a:xfrm>
                        <a:prstGeom prst="rect">
                          <a:avLst/>
                        </a:prstGeom>
                        <a:solidFill>
                          <a:srgbClr val="FFFFFF"/>
                        </a:solidFill>
                        <a:ln>
                          <a:noFill/>
                        </a:ln>
                        <a:effectLst/>
                      </wps:spPr>
                      <wps:txbx>
                        <w:txbxContent>
                          <w:p w14:paraId="2B5995A8">
                            <w:pPr>
                              <w:jc w:val="left"/>
                              <w:rPr>
                                <w:rFonts w:ascii="楷体_GB2312" w:eastAsia="楷体_GB2312"/>
                                <w:szCs w:val="21"/>
                              </w:rPr>
                            </w:pPr>
                            <w:r>
                              <w:rPr>
                                <w:rFonts w:hint="eastAsia" w:ascii="楷体_GB2312" w:eastAsia="楷体_GB2312"/>
                                <w:szCs w:val="21"/>
                              </w:rPr>
                              <w:t>维修保养手册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55pt;height:56.45pt;width:54pt;z-index:251784192;mso-width-relative:page;mso-height-relative:page;" fillcolor="#FFFFFF" filled="t" stroked="f" coordsize="21600,21600" o:gfxdata="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vH3o9YAAAAJAQAADwAAAAAAAAABACAAAAAiAAAAZHJzL2Rvd25yZXYueG1sUEsBAhQAFAAAAAgA&#10;h07iQJ4fXZQnAgAAPQQAAA4AAAAAAAAAAQAgAAAAJQEAAGRycy9lMm9Eb2MueG1sUEsFBgAAAAAG&#10;AAYAWQEAAL4FAAAAAA==&#10;">
                <v:fill on="t" focussize="0,0"/>
                <v:stroke on="f"/>
                <v:imagedata o:title=""/>
                <o:lock v:ext="edit" aspectratio="f"/>
                <v:textbox inset="0mm,0mm,0mm,0mm">
                  <w:txbxContent>
                    <w:p w14:paraId="2B5995A8">
                      <w:pPr>
                        <w:jc w:val="left"/>
                        <w:rPr>
                          <w:rFonts w:ascii="楷体_GB2312" w:eastAsia="楷体_GB2312"/>
                          <w:szCs w:val="21"/>
                        </w:rPr>
                      </w:pPr>
                      <w:r>
                        <w:rPr>
                          <w:rFonts w:hint="eastAsia" w:ascii="楷体_GB2312" w:eastAsia="楷体_GB2312"/>
                          <w:szCs w:val="21"/>
                        </w:rPr>
                        <w:t>维修保养手册</w:t>
                      </w:r>
                    </w:p>
                  </w:txbxContent>
                </v:textbox>
              </v:shape>
            </w:pict>
          </mc:Fallback>
        </mc:AlternateContent>
      </w:r>
      <w:r>
        <w:t>12.3.2</w:t>
      </w:r>
      <w:r>
        <w:rPr>
          <w:rFonts w:hint="eastAsia" w:ascii="宋体" w:hAnsi="宋体"/>
        </w:rPr>
        <w:t>承包人还须提供以下资料，包括但不限于：</w:t>
      </w:r>
    </w:p>
    <w:p w14:paraId="1E23A9F9">
      <w:pPr>
        <w:pStyle w:val="51"/>
        <w:spacing w:after="0"/>
        <w:ind w:left="869" w:leftChars="414"/>
      </w:pPr>
      <w:r>
        <w:rPr>
          <w:rFonts w:hint="eastAsia"/>
          <w:lang w:eastAsia="zh-CN"/>
        </w:rPr>
        <w:t>（1）</w:t>
      </w:r>
      <w:r>
        <w:t>一份包括各专业系统操作指南、试验、维修保养的手册；</w:t>
      </w:r>
    </w:p>
    <w:p w14:paraId="68EFE634">
      <w:pPr>
        <w:pStyle w:val="51"/>
        <w:spacing w:after="0"/>
        <w:ind w:left="869" w:leftChars="414"/>
      </w:pPr>
      <w:r>
        <w:rPr>
          <w:rFonts w:hint="eastAsia"/>
          <w:lang w:eastAsia="zh-CN"/>
        </w:rPr>
        <w:t>（2）</w:t>
      </w:r>
      <w:r>
        <w:t>由承包人负责采购材料设备的供应商联系单；</w:t>
      </w:r>
    </w:p>
    <w:p w14:paraId="19297B8B">
      <w:pPr>
        <w:pStyle w:val="51"/>
        <w:spacing w:after="0"/>
        <w:ind w:left="869" w:leftChars="414"/>
      </w:pPr>
      <w:r>
        <w:rPr>
          <w:rFonts w:hint="eastAsia"/>
          <w:lang w:eastAsia="zh-CN"/>
        </w:rPr>
        <w:t>（3）</w:t>
      </w:r>
      <w:r>
        <w:t>负责维修保养的承包人雇员的名单及联系方式。</w:t>
      </w:r>
    </w:p>
    <w:p w14:paraId="67754954">
      <w:pPr>
        <w:pStyle w:val="4"/>
        <w:spacing w:before="120" w:after="0" w:line="360" w:lineRule="auto"/>
        <w:rPr>
          <w:sz w:val="28"/>
          <w:szCs w:val="28"/>
        </w:rPr>
      </w:pPr>
      <w:bookmarkStart w:id="749" w:name="_Toc455134574"/>
      <w:bookmarkStart w:id="750" w:name="_Toc144869929"/>
      <w:bookmarkStart w:id="751" w:name="_Toc8833204"/>
      <w:bookmarkStart w:id="752" w:name="_Toc455151702"/>
      <w:bookmarkStart w:id="753" w:name="_Toc357434477"/>
      <w:bookmarkStart w:id="754" w:name="_Toc122080308"/>
      <w:bookmarkStart w:id="755" w:name="_Toc454555622"/>
      <w:r>
        <w:rPr>
          <w:sz w:val="28"/>
          <w:szCs w:val="28"/>
        </w:rPr>
        <w:t>13、工程质量保修</w:t>
      </w:r>
      <w:bookmarkEnd w:id="749"/>
      <w:bookmarkEnd w:id="750"/>
      <w:bookmarkEnd w:id="751"/>
      <w:bookmarkEnd w:id="752"/>
      <w:bookmarkEnd w:id="753"/>
      <w:bookmarkEnd w:id="754"/>
      <w:bookmarkEnd w:id="755"/>
    </w:p>
    <w:p w14:paraId="198B0072">
      <w:pPr>
        <w:pStyle w:val="50"/>
        <w:numPr>
          <w:ilvl w:val="0"/>
          <w:numId w:val="0"/>
        </w:numPr>
        <w:spacing w:before="120" w:after="120" w:line="360" w:lineRule="auto"/>
        <w:rPr>
          <w:szCs w:val="24"/>
        </w:rPr>
      </w:pPr>
      <w:bookmarkStart w:id="756" w:name="_Toc455134575"/>
      <w:bookmarkStart w:id="757" w:name="_Toc455151703"/>
      <w:bookmarkStart w:id="758" w:name="_Toc357434478"/>
      <w:bookmarkStart w:id="759" w:name="_Toc8833205"/>
      <w:bookmarkStart w:id="760" w:name="_Toc144869930"/>
      <w:bookmarkStart w:id="761" w:name="_Toc454555623"/>
      <w:bookmarkStart w:id="762" w:name="_Toc122080309"/>
      <w:r>
        <w:rPr>
          <w:szCs w:val="24"/>
        </w:rPr>
        <w:t>13.1 工程质量保修</w:t>
      </w:r>
      <w:bookmarkEnd w:id="756"/>
      <w:bookmarkEnd w:id="757"/>
      <w:bookmarkEnd w:id="758"/>
      <w:bookmarkEnd w:id="759"/>
      <w:bookmarkEnd w:id="760"/>
      <w:bookmarkEnd w:id="761"/>
      <w:bookmarkEnd w:id="762"/>
    </w:p>
    <w:p w14:paraId="049CE298">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48352" behindDoc="0" locked="0" layoutInCell="1" allowOverlap="1">
                <wp:simplePos x="0" y="0"/>
                <wp:positionH relativeFrom="column">
                  <wp:posOffset>-756285</wp:posOffset>
                </wp:positionH>
                <wp:positionV relativeFrom="paragraph">
                  <wp:posOffset>71755</wp:posOffset>
                </wp:positionV>
                <wp:extent cx="685800" cy="691515"/>
                <wp:effectExtent l="0" t="0" r="7620" b="1905"/>
                <wp:wrapNone/>
                <wp:docPr id="83" name="文本框 83"/>
                <wp:cNvGraphicFramePr/>
                <a:graphic xmlns:a="http://schemas.openxmlformats.org/drawingml/2006/main">
                  <a:graphicData uri="http://schemas.microsoft.com/office/word/2010/wordprocessingShape">
                    <wps:wsp>
                      <wps:cNvSpPr txBox="1">
                        <a:spLocks noChangeArrowheads="1"/>
                      </wps:cNvSpPr>
                      <wps:spPr bwMode="auto">
                        <a:xfrm>
                          <a:off x="0" y="0"/>
                          <a:ext cx="685800" cy="691515"/>
                        </a:xfrm>
                        <a:prstGeom prst="rect">
                          <a:avLst/>
                        </a:prstGeom>
                        <a:solidFill>
                          <a:srgbClr val="FFFFFF"/>
                        </a:solidFill>
                        <a:ln>
                          <a:noFill/>
                        </a:ln>
                        <a:effectLst/>
                      </wps:spPr>
                      <wps:txbx>
                        <w:txbxContent>
                          <w:p w14:paraId="74A0E306">
                            <w:pPr>
                              <w:jc w:val="left"/>
                              <w:rPr>
                                <w:rFonts w:ascii="楷体_GB2312" w:eastAsia="楷体_GB2312"/>
                                <w:szCs w:val="21"/>
                              </w:rPr>
                            </w:pPr>
                            <w:r>
                              <w:rPr>
                                <w:rFonts w:hint="eastAsia" w:ascii="楷体_GB2312" w:eastAsia="楷体_GB2312"/>
                                <w:szCs w:val="21"/>
                              </w:rPr>
                              <w:t>承包人保修责任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55pt;margin-top:5.65pt;height:54.45pt;width:54pt;z-index:251748352;mso-width-relative:page;mso-height-relative:page;" fillcolor="#FFFFFF" filled="t" stroked="f" coordsize="21600,21600" o:gfxdata="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3DnStcAAAALAQAADwAAAAAAAAABACAAAAAiAAAAZHJzL2Rvd25yZXYueG1sUEsBAhQAFAAAAAgA&#10;h07iQOTZ+p8mAgAAPQQAAA4AAAAAAAAAAQAgAAAAJgEAAGRycy9lMm9Eb2MueG1sUEsFBgAAAAAG&#10;AAYAWQEAAL4FAAAAAA==&#10;">
                <v:fill on="t" focussize="0,0"/>
                <v:stroke on="f"/>
                <v:imagedata o:title=""/>
                <o:lock v:ext="edit" aspectratio="f"/>
                <v:textbox inset="0mm,0mm,0mm,0mm">
                  <w:txbxContent>
                    <w:p w14:paraId="74A0E306">
                      <w:pPr>
                        <w:jc w:val="left"/>
                        <w:rPr>
                          <w:rFonts w:ascii="楷体_GB2312" w:eastAsia="楷体_GB2312"/>
                          <w:szCs w:val="21"/>
                        </w:rPr>
                      </w:pPr>
                      <w:r>
                        <w:rPr>
                          <w:rFonts w:hint="eastAsia" w:ascii="楷体_GB2312" w:eastAsia="楷体_GB2312"/>
                          <w:szCs w:val="21"/>
                        </w:rPr>
                        <w:t>承包人保修责任</w:t>
                      </w:r>
                    </w:p>
                  </w:txbxContent>
                </v:textbox>
              </v:shape>
            </w:pict>
          </mc:Fallback>
        </mc:AlternateContent>
      </w:r>
      <w:r>
        <w:t>13.1.1 承包人应按有关法律、法规等的规定，对交付给发包人使用的工程在缺陷保修期内承担工程质量缺陷保修责任。发包人可在认为有需要的任何时间发出指示，要求承包人修复在缺陷保修期内出现的任何缺陷，承包人应在收到该指示后的合理时间内修复该等缺陷。</w:t>
      </w:r>
    </w:p>
    <w:p w14:paraId="11AD9825">
      <w:pPr>
        <w:pStyle w:val="51"/>
        <w:spacing w:after="0"/>
        <w:ind w:left="1079" w:leftChars="114" w:hanging="840" w:hangingChars="350"/>
      </w:pPr>
      <w:r>
        <w:rPr>
          <w:lang w:val="en-US" w:eastAsia="zh-CN"/>
        </w:rPr>
        <mc:AlternateContent>
          <mc:Choice Requires="wps">
            <w:drawing>
              <wp:anchor distT="0" distB="0" distL="114300" distR="114300" simplePos="0" relativeHeight="251766784" behindDoc="0" locked="0" layoutInCell="1" allowOverlap="1">
                <wp:simplePos x="0" y="0"/>
                <wp:positionH relativeFrom="column">
                  <wp:posOffset>-656590</wp:posOffset>
                </wp:positionH>
                <wp:positionV relativeFrom="paragraph">
                  <wp:posOffset>85725</wp:posOffset>
                </wp:positionV>
                <wp:extent cx="685800" cy="287020"/>
                <wp:effectExtent l="0" t="0" r="7620" b="1905"/>
                <wp:wrapNone/>
                <wp:docPr id="82" name="文本框 82"/>
                <wp:cNvGraphicFramePr/>
                <a:graphic xmlns:a="http://schemas.openxmlformats.org/drawingml/2006/main">
                  <a:graphicData uri="http://schemas.microsoft.com/office/word/2010/wordprocessingShape">
                    <wps:wsp>
                      <wps:cNvSpPr txBox="1">
                        <a:spLocks noChangeArrowheads="1"/>
                      </wps:cNvSpPr>
                      <wps:spPr bwMode="auto">
                        <a:xfrm>
                          <a:off x="0" y="0"/>
                          <a:ext cx="685800" cy="287020"/>
                        </a:xfrm>
                        <a:prstGeom prst="rect">
                          <a:avLst/>
                        </a:prstGeom>
                        <a:solidFill>
                          <a:srgbClr val="FFFFFF"/>
                        </a:solidFill>
                        <a:ln>
                          <a:noFill/>
                        </a:ln>
                        <a:effectLst/>
                      </wps:spPr>
                      <wps:txbx>
                        <w:txbxContent>
                          <w:p w14:paraId="36E78255">
                            <w:pPr>
                              <w:rPr>
                                <w:rFonts w:ascii="楷体_GB2312" w:eastAsia="楷体_GB2312"/>
                                <w:szCs w:val="21"/>
                              </w:rPr>
                            </w:pPr>
                            <w:r>
                              <w:rPr>
                                <w:rFonts w:hint="eastAsia" w:ascii="楷体_GB2312" w:eastAsia="楷体_GB2312"/>
                                <w:szCs w:val="21"/>
                              </w:rPr>
                              <w:t>缺陷保修书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1.7pt;margin-top:6.75pt;height:22.6pt;width:54pt;z-index:251766784;mso-width-relative:page;mso-height-relative:page;" fillcolor="#FFFFFF" filled="t" stroked="f" coordsize="21600,21600" o:gfxdata="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1dKcHYAAAACAEAAA8AAAAAAAAAAQAgAAAAIgAAAGRycy9kb3ducmV2LnhtbFBLAQIUABQAAAAI&#10;AIdO4kBKvtdSJgIAAD0EAAAOAAAAAAAAAAEAIAAAACcBAABkcnMvZTJvRG9jLnhtbFBLBQYAAAAA&#10;BgAGAFkBAAC/BQAAAAA=&#10;">
                <v:fill on="t" focussize="0,0"/>
                <v:stroke on="f"/>
                <v:imagedata o:title=""/>
                <o:lock v:ext="edit" aspectratio="f"/>
                <v:textbox inset="0mm,0mm,0mm,0mm">
                  <w:txbxContent>
                    <w:p w14:paraId="36E78255">
                      <w:pPr>
                        <w:rPr>
                          <w:rFonts w:ascii="楷体_GB2312" w:eastAsia="楷体_GB2312"/>
                          <w:szCs w:val="21"/>
                        </w:rPr>
                      </w:pPr>
                      <w:r>
                        <w:rPr>
                          <w:rFonts w:hint="eastAsia" w:ascii="楷体_GB2312" w:eastAsia="楷体_GB2312"/>
                          <w:szCs w:val="21"/>
                        </w:rPr>
                        <w:t>缺陷保修书</w:t>
                      </w:r>
                    </w:p>
                  </w:txbxContent>
                </v:textbox>
              </v:shape>
            </w:pict>
          </mc:Fallback>
        </mc:AlternateContent>
      </w:r>
      <w:r>
        <w:t>13.1.2 工程实际竣工时，承包人应与发包人签订由发包人招标时随招标文件附件发出的工程质量</w:t>
      </w:r>
      <w:r>
        <w:rPr>
          <w:rFonts w:hint="eastAsia"/>
        </w:rPr>
        <w:t>保修协议书</w:t>
      </w:r>
      <w:r>
        <w:t>。</w:t>
      </w:r>
    </w:p>
    <w:p w14:paraId="4BB27C63">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67808" behindDoc="0" locked="0" layoutInCell="1" allowOverlap="1">
                <wp:simplePos x="0" y="0"/>
                <wp:positionH relativeFrom="column">
                  <wp:posOffset>-720090</wp:posOffset>
                </wp:positionH>
                <wp:positionV relativeFrom="paragraph">
                  <wp:posOffset>100330</wp:posOffset>
                </wp:positionV>
                <wp:extent cx="685800" cy="498475"/>
                <wp:effectExtent l="0" t="0" r="7620" b="5080"/>
                <wp:wrapNone/>
                <wp:docPr id="81" name="文本框 81"/>
                <wp:cNvGraphicFramePr/>
                <a:graphic xmlns:a="http://schemas.openxmlformats.org/drawingml/2006/main">
                  <a:graphicData uri="http://schemas.microsoft.com/office/word/2010/wordprocessingShape">
                    <wps:wsp>
                      <wps:cNvSpPr txBox="1">
                        <a:spLocks noChangeArrowheads="1"/>
                      </wps:cNvSpPr>
                      <wps:spPr bwMode="auto">
                        <a:xfrm>
                          <a:off x="0" y="0"/>
                          <a:ext cx="685800" cy="498475"/>
                        </a:xfrm>
                        <a:prstGeom prst="rect">
                          <a:avLst/>
                        </a:prstGeom>
                        <a:solidFill>
                          <a:srgbClr val="FFFFFF"/>
                        </a:solidFill>
                        <a:ln>
                          <a:noFill/>
                        </a:ln>
                        <a:effectLst/>
                      </wps:spPr>
                      <wps:txbx>
                        <w:txbxContent>
                          <w:p w14:paraId="41A574FA">
                            <w:pPr>
                              <w:rPr>
                                <w:rFonts w:ascii="楷体_GB2312" w:eastAsia="楷体_GB2312"/>
                                <w:szCs w:val="21"/>
                              </w:rPr>
                            </w:pPr>
                            <w:r>
                              <w:rPr>
                                <w:rFonts w:hint="eastAsia" w:ascii="楷体_GB2312" w:eastAsia="楷体_GB2312"/>
                                <w:szCs w:val="21"/>
                              </w:rPr>
                              <w:t>缺陷保修金额及保修期</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9pt;height:39.25pt;width:54pt;z-index:251767808;mso-width-relative:page;mso-height-relative:page;" fillcolor="#FFFFFF" filled="t" stroked="f" coordsize="21600,21600" o:gfxdata="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YWwy9cAAAAJAQAADwAAAAAAAAABACAAAAAiAAAAZHJzL2Rvd25yZXYueG1sUEsBAhQAFAAAAAgA&#10;h07iQO4+lc0mAgAAPQQAAA4AAAAAAAAAAQAgAAAAJgEAAGRycy9lMm9Eb2MueG1sUEsFBgAAAAAG&#10;AAYAWQEAAL4FAAAAAA==&#10;">
                <v:fill on="t" focussize="0,0"/>
                <v:stroke on="f"/>
                <v:imagedata o:title=""/>
                <o:lock v:ext="edit" aspectratio="f"/>
                <v:textbox inset="0mm,0mm,0mm,0mm">
                  <w:txbxContent>
                    <w:p w14:paraId="41A574FA">
                      <w:pPr>
                        <w:rPr>
                          <w:rFonts w:ascii="楷体_GB2312" w:eastAsia="楷体_GB2312"/>
                          <w:szCs w:val="21"/>
                        </w:rPr>
                      </w:pPr>
                      <w:r>
                        <w:rPr>
                          <w:rFonts w:hint="eastAsia" w:ascii="楷体_GB2312" w:eastAsia="楷体_GB2312"/>
                          <w:szCs w:val="21"/>
                        </w:rPr>
                        <w:t>缺陷保修金额及保修期</w:t>
                      </w:r>
                    </w:p>
                  </w:txbxContent>
                </v:textbox>
              </v:shape>
            </w:pict>
          </mc:Fallback>
        </mc:AlternateContent>
      </w:r>
      <w:r>
        <w:t>13.1.3 本工程的“工程质量保修金”见专用条款的约定。“</w:t>
      </w:r>
      <w:r>
        <w:rPr>
          <w:rFonts w:hint="eastAsia"/>
          <w:lang w:eastAsia="zh-CN"/>
        </w:rPr>
        <w:t>质量</w:t>
      </w:r>
      <w:r>
        <w:t>保修期”是上述</w:t>
      </w:r>
      <w:r>
        <w:rPr>
          <w:rFonts w:hint="eastAsia"/>
        </w:rPr>
        <w:t>工程质量保修协议书</w:t>
      </w:r>
      <w:r>
        <w:t>中指定的保修期。除非本合同中另有约定，</w:t>
      </w:r>
      <w:r>
        <w:rPr>
          <w:rFonts w:ascii="宋体" w:hAnsi="宋体"/>
        </w:rPr>
        <w:t>保修期限应</w:t>
      </w:r>
      <w:r>
        <w:rPr>
          <w:rFonts w:hint="eastAsia" w:ascii="宋体" w:hAnsi="宋体"/>
        </w:rPr>
        <w:t>是自</w:t>
      </w:r>
      <w:r>
        <w:rPr>
          <w:rFonts w:ascii="宋体" w:hAnsi="宋体"/>
        </w:rPr>
        <w:t>工程</w:t>
      </w:r>
      <w:r>
        <w:rPr>
          <w:rFonts w:hint="eastAsia" w:ascii="宋体" w:hAnsi="宋体"/>
        </w:rPr>
        <w:t>“实际竣工</w:t>
      </w:r>
      <w:r>
        <w:rPr>
          <w:rFonts w:ascii="宋体" w:hAnsi="宋体"/>
        </w:rPr>
        <w:t>证书</w:t>
      </w:r>
      <w:r>
        <w:rPr>
          <w:rFonts w:hint="eastAsia" w:ascii="宋体" w:hAnsi="宋体"/>
        </w:rPr>
        <w:t>”中的实际竣工日期之日起满六个月之后或集中入住日期二者较晚日期</w:t>
      </w:r>
      <w:r>
        <w:rPr>
          <w:rFonts w:ascii="宋体" w:hAnsi="宋体"/>
        </w:rPr>
        <w:t>起计算</w:t>
      </w:r>
      <w:r>
        <w:t>。</w:t>
      </w:r>
    </w:p>
    <w:p w14:paraId="195ABD9B">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64736" behindDoc="0" locked="0" layoutInCell="1" allowOverlap="1">
                <wp:simplePos x="0" y="0"/>
                <wp:positionH relativeFrom="column">
                  <wp:posOffset>-720090</wp:posOffset>
                </wp:positionH>
                <wp:positionV relativeFrom="paragraph">
                  <wp:posOffset>71755</wp:posOffset>
                </wp:positionV>
                <wp:extent cx="685800" cy="767715"/>
                <wp:effectExtent l="0" t="0" r="7620" b="0"/>
                <wp:wrapNone/>
                <wp:docPr id="80" name="文本框 80"/>
                <wp:cNvGraphicFramePr/>
                <a:graphic xmlns:a="http://schemas.openxmlformats.org/drawingml/2006/main">
                  <a:graphicData uri="http://schemas.microsoft.com/office/word/2010/wordprocessingShape">
                    <wps:wsp>
                      <wps:cNvSpPr txBox="1">
                        <a:spLocks noChangeArrowheads="1"/>
                      </wps:cNvSpPr>
                      <wps:spPr bwMode="auto">
                        <a:xfrm>
                          <a:off x="0" y="0"/>
                          <a:ext cx="685800" cy="767715"/>
                        </a:xfrm>
                        <a:prstGeom prst="rect">
                          <a:avLst/>
                        </a:prstGeom>
                        <a:solidFill>
                          <a:srgbClr val="FFFFFF"/>
                        </a:solidFill>
                        <a:ln>
                          <a:noFill/>
                        </a:ln>
                        <a:effectLst/>
                      </wps:spPr>
                      <wps:txbx>
                        <w:txbxContent>
                          <w:p w14:paraId="31916C4D">
                            <w:pPr>
                              <w:jc w:val="left"/>
                              <w:rPr>
                                <w:rFonts w:ascii="楷体_GB2312" w:eastAsia="楷体_GB2312"/>
                                <w:szCs w:val="21"/>
                              </w:rPr>
                            </w:pPr>
                            <w:r>
                              <w:rPr>
                                <w:rFonts w:hint="eastAsia" w:ascii="楷体_GB2312" w:eastAsia="楷体_GB2312"/>
                                <w:szCs w:val="21"/>
                              </w:rPr>
                              <w:t>缺陷保修完成证书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0.45pt;width:54pt;z-index:251764736;mso-width-relative:page;mso-height-relative:page;" fillcolor="#FFFFFF" filled="t" stroked="f" coordsize="21600,21600" o:gfxdata="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RJFmdcAAAAKAQAADwAAAAAAAAABACAAAAAiAAAAZHJzL2Rvd25yZXYueG1sUEsBAhQAFAAAAAgA&#10;h07iQCwFsaAmAgAAPQQAAA4AAAAAAAAAAQAgAAAAJgEAAGRycy9lMm9Eb2MueG1sUEsFBgAAAAAG&#10;AAYAWQEAAL4FAAAAAA==&#10;">
                <v:fill on="t" focussize="0,0"/>
                <v:stroke on="f"/>
                <v:imagedata o:title=""/>
                <o:lock v:ext="edit" aspectratio="f"/>
                <v:textbox inset="0mm,0mm,0mm,0mm">
                  <w:txbxContent>
                    <w:p w14:paraId="31916C4D">
                      <w:pPr>
                        <w:jc w:val="left"/>
                        <w:rPr>
                          <w:rFonts w:ascii="楷体_GB2312" w:eastAsia="楷体_GB2312"/>
                          <w:szCs w:val="21"/>
                        </w:rPr>
                      </w:pPr>
                      <w:r>
                        <w:rPr>
                          <w:rFonts w:hint="eastAsia" w:ascii="楷体_GB2312" w:eastAsia="楷体_GB2312"/>
                          <w:szCs w:val="21"/>
                        </w:rPr>
                        <w:t>缺陷保修完成证书</w:t>
                      </w:r>
                    </w:p>
                  </w:txbxContent>
                </v:textbox>
              </v:shape>
            </w:pict>
          </mc:Fallback>
        </mc:AlternateContent>
      </w:r>
      <w:r>
        <w:t>13.1.4 缺陷保修期届满且承包人根据指示已修复所有缺陷并令发包人验收满意时，发包人应签发“缺陷保修完成证书”，承包人获此证书后方视为保修工作完成。但该证书发出后，承包人仍须承担按照法律、法规要求的责任和义务。</w:t>
      </w:r>
    </w:p>
    <w:p w14:paraId="49289C67">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65760" behindDoc="0" locked="0" layoutInCell="1" allowOverlap="1">
                <wp:simplePos x="0" y="0"/>
                <wp:positionH relativeFrom="column">
                  <wp:posOffset>-720090</wp:posOffset>
                </wp:positionH>
                <wp:positionV relativeFrom="paragraph">
                  <wp:posOffset>71755</wp:posOffset>
                </wp:positionV>
                <wp:extent cx="685800" cy="723900"/>
                <wp:effectExtent l="0" t="0" r="7620" b="2540"/>
                <wp:wrapNone/>
                <wp:docPr id="79" name="文本框 79"/>
                <wp:cNvGraphicFramePr/>
                <a:graphic xmlns:a="http://schemas.openxmlformats.org/drawingml/2006/main">
                  <a:graphicData uri="http://schemas.microsoft.com/office/word/2010/wordprocessingShape">
                    <wps:wsp>
                      <wps:cNvSpPr txBox="1">
                        <a:spLocks noChangeArrowheads="1"/>
                      </wps:cNvSpPr>
                      <wps:spPr bwMode="auto">
                        <a:xfrm>
                          <a:off x="0" y="0"/>
                          <a:ext cx="685800" cy="723900"/>
                        </a:xfrm>
                        <a:prstGeom prst="rect">
                          <a:avLst/>
                        </a:prstGeom>
                        <a:solidFill>
                          <a:srgbClr val="FFFFFF"/>
                        </a:solidFill>
                        <a:ln>
                          <a:noFill/>
                        </a:ln>
                        <a:effectLst/>
                      </wps:spPr>
                      <wps:txbx>
                        <w:txbxContent>
                          <w:p w14:paraId="6BC3B5D4">
                            <w:pPr>
                              <w:rPr>
                                <w:rFonts w:ascii="楷体_GB2312" w:eastAsia="楷体_GB2312"/>
                                <w:szCs w:val="21"/>
                              </w:rPr>
                            </w:pPr>
                            <w:r>
                              <w:rPr>
                                <w:rFonts w:hint="eastAsia" w:ascii="楷体_GB2312" w:eastAsia="楷体_GB2312"/>
                                <w:szCs w:val="21"/>
                              </w:rPr>
                              <w:t>未履行保修义务</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7pt;width:54pt;z-index:251765760;mso-width-relative:page;mso-height-relative:page;" fillcolor="#FFFFFF" filled="t" stroked="f" coordsize="21600,21600" o:gfxdata="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y3&#10;OTDXAAAACgEAAA8AAAAAAAAAAQAgAAAAIgAAAGRycy9kb3ducmV2LnhtbFBLAQIUABQAAAAIAIdO&#10;4kCn7xXVJAIAAD0EAAAOAAAAAAAAAAEAIAAAACYBAABkcnMvZTJvRG9jLnhtbFBLBQYAAAAABgAG&#10;AFkBAAC8BQAAAAA=&#10;">
                <v:fill on="t" focussize="0,0"/>
                <v:stroke on="f"/>
                <v:imagedata o:title=""/>
                <o:lock v:ext="edit" aspectratio="f"/>
                <v:textbox inset="0mm,0mm,0mm,0mm">
                  <w:txbxContent>
                    <w:p w14:paraId="6BC3B5D4">
                      <w:pPr>
                        <w:rPr>
                          <w:rFonts w:ascii="楷体_GB2312" w:eastAsia="楷体_GB2312"/>
                          <w:szCs w:val="21"/>
                        </w:rPr>
                      </w:pPr>
                      <w:r>
                        <w:rPr>
                          <w:rFonts w:hint="eastAsia" w:ascii="楷体_GB2312" w:eastAsia="楷体_GB2312"/>
                          <w:szCs w:val="21"/>
                        </w:rPr>
                        <w:t>未履行保修义务</w:t>
                      </w:r>
                    </w:p>
                  </w:txbxContent>
                </v:textbox>
              </v:shape>
            </w:pict>
          </mc:Fallback>
        </mc:AlternateContent>
      </w:r>
      <w:r>
        <w:t>13.1.5 若承包人收到发包人指示后未能按照</w:t>
      </w:r>
      <w:r>
        <w:rPr>
          <w:rFonts w:hint="eastAsia"/>
        </w:rPr>
        <w:t>工程质量保修协议书</w:t>
      </w:r>
      <w:r>
        <w:t>约定的期限内履行其保修义务，发包人可以委托他人按照本合同约定的要求进行缺陷修复。所发生的费用由承包人直接支付或从工程质量保修金中扣除，同时发包人应以书面形式将这种情况通知承包人。</w:t>
      </w:r>
    </w:p>
    <w:p w14:paraId="360504FE">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49376" behindDoc="0" locked="0" layoutInCell="1" allowOverlap="1">
                <wp:simplePos x="0" y="0"/>
                <wp:positionH relativeFrom="column">
                  <wp:posOffset>-720090</wp:posOffset>
                </wp:positionH>
                <wp:positionV relativeFrom="paragraph">
                  <wp:posOffset>71755</wp:posOffset>
                </wp:positionV>
                <wp:extent cx="685800" cy="246380"/>
                <wp:effectExtent l="0" t="0" r="7620" b="1270"/>
                <wp:wrapNone/>
                <wp:docPr id="78" name="文本框 78"/>
                <wp:cNvGraphicFramePr/>
                <a:graphic xmlns:a="http://schemas.openxmlformats.org/drawingml/2006/main">
                  <a:graphicData uri="http://schemas.microsoft.com/office/word/2010/wordprocessingShape">
                    <wps:wsp>
                      <wps:cNvSpPr txBox="1">
                        <a:spLocks noChangeArrowheads="1"/>
                      </wps:cNvSpPr>
                      <wps:spPr bwMode="auto">
                        <a:xfrm>
                          <a:off x="0" y="0"/>
                          <a:ext cx="685800" cy="246380"/>
                        </a:xfrm>
                        <a:prstGeom prst="rect">
                          <a:avLst/>
                        </a:prstGeom>
                        <a:solidFill>
                          <a:srgbClr val="FFFFFF"/>
                        </a:solidFill>
                        <a:ln>
                          <a:noFill/>
                        </a:ln>
                        <a:effectLst/>
                      </wps:spPr>
                      <wps:txbx>
                        <w:txbxContent>
                          <w:p w14:paraId="437688F3">
                            <w:pPr>
                              <w:rPr>
                                <w:rFonts w:ascii="楷体_GB2312" w:eastAsia="楷体_GB2312"/>
                                <w:szCs w:val="21"/>
                              </w:rPr>
                            </w:pPr>
                            <w:r>
                              <w:rPr>
                                <w:rFonts w:hint="eastAsia" w:ascii="楷体_GB2312" w:eastAsia="楷体_GB2312"/>
                                <w:szCs w:val="21"/>
                              </w:rPr>
                              <w:t>保养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19.4pt;width:54pt;z-index:251749376;mso-width-relative:page;mso-height-relative:page;" fillcolor="#FFFFFF" filled="t" stroked="f" coordsize="21600,21600" o:gfxdata="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6Ikv9cAAAAJAQAADwAAAAAAAAABACAAAAAiAAAAZHJzL2Rvd25yZXYueG1sUEsBAhQAFAAAAAgA&#10;h07iQH2GNwgmAgAAPQQAAA4AAAAAAAAAAQAgAAAAJgEAAGRycy9lMm9Eb2MueG1sUEsFBgAAAAAG&#10;AAYAWQEAAL4FAAAAAA==&#10;">
                <v:fill on="t" focussize="0,0"/>
                <v:stroke on="f"/>
                <v:imagedata o:title=""/>
                <o:lock v:ext="edit" aspectratio="f"/>
                <v:textbox inset="0mm,0mm,0mm,0mm">
                  <w:txbxContent>
                    <w:p w14:paraId="437688F3">
                      <w:pPr>
                        <w:rPr>
                          <w:rFonts w:ascii="楷体_GB2312" w:eastAsia="楷体_GB2312"/>
                          <w:szCs w:val="21"/>
                        </w:rPr>
                      </w:pPr>
                      <w:r>
                        <w:rPr>
                          <w:rFonts w:hint="eastAsia" w:ascii="楷体_GB2312" w:eastAsia="楷体_GB2312"/>
                          <w:szCs w:val="21"/>
                        </w:rPr>
                        <w:t>保养</w:t>
                      </w:r>
                    </w:p>
                  </w:txbxContent>
                </v:textbox>
              </v:shape>
            </w:pict>
          </mc:Fallback>
        </mc:AlternateContent>
      </w:r>
      <w:r>
        <w:t>13.1.6 若合同文件说明某部分工程包含保修之外的保养，则承包人须提交保养说明书及保养计划给发包人审批并负责按批准的文件进行保养。</w:t>
      </w:r>
    </w:p>
    <w:p w14:paraId="799D5B7D">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852800" behindDoc="0" locked="0" layoutInCell="1" allowOverlap="1">
                <wp:simplePos x="0" y="0"/>
                <wp:positionH relativeFrom="column">
                  <wp:posOffset>-720090</wp:posOffset>
                </wp:positionH>
                <wp:positionV relativeFrom="paragraph">
                  <wp:posOffset>71755</wp:posOffset>
                </wp:positionV>
                <wp:extent cx="685800" cy="895350"/>
                <wp:effectExtent l="0" t="0" r="7620" b="4445"/>
                <wp:wrapNone/>
                <wp:docPr id="90"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685800" cy="895350"/>
                        </a:xfrm>
                        <a:prstGeom prst="rect">
                          <a:avLst/>
                        </a:prstGeom>
                        <a:solidFill>
                          <a:srgbClr val="FFFFFF"/>
                        </a:solidFill>
                        <a:ln>
                          <a:noFill/>
                        </a:ln>
                        <a:effectLst/>
                      </wps:spPr>
                      <wps:txbx>
                        <w:txbxContent>
                          <w:p w14:paraId="4067D6F9">
                            <w:pPr>
                              <w:jc w:val="left"/>
                              <w:rPr>
                                <w:rFonts w:ascii="楷体_GB2312" w:eastAsia="楷体_GB2312"/>
                                <w:szCs w:val="21"/>
                              </w:rPr>
                            </w:pPr>
                            <w:r>
                              <w:rPr>
                                <w:rFonts w:hint="eastAsia" w:ascii="楷体_GB2312" w:eastAsia="楷体_GB2312"/>
                                <w:szCs w:val="21"/>
                              </w:rPr>
                              <w:t>缺陷修复费用的约定</w:t>
                            </w:r>
                          </w:p>
                        </w:txbxContent>
                      </wps:txbx>
                      <wps:bodyPr rot="0" vert="horz" wrap="square" lIns="0" tIns="0" rIns="0" bIns="0" anchor="t" anchorCtr="0" upright="1">
                        <a:noAutofit/>
                      </wps:bodyPr>
                    </wps:wsp>
                  </a:graphicData>
                </a:graphic>
              </wp:anchor>
            </w:drawing>
          </mc:Choice>
          <mc:Fallback>
            <w:pict>
              <v:shape id="文本框 77" o:spid="_x0000_s1026" o:spt="202" type="#_x0000_t202" style="position:absolute;left:0pt;margin-left:-56.7pt;margin-top:5.65pt;height:70.5pt;width:54pt;z-index:251852800;mso-width-relative:page;mso-height-relative:page;" fillcolor="#FFFFFF" filled="t" stroked="f" coordsize="21600,21600" o:gfxdata="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eXmrjXAAAACgEAAA8AAAAAAAAAAQAgAAAAIgAAAGRycy9kb3ducmV2LnhtbFBLAQIUABQAAAAI&#10;AIdO4kATrSrwJwIAAD0EAAAOAAAAAAAAAAEAIAAAACYBAABkcnMvZTJvRG9jLnhtbFBLBQYAAAAA&#10;BgAGAFkBAAC/BQAAAAA=&#10;">
                <v:fill on="t" focussize="0,0"/>
                <v:stroke on="f"/>
                <v:imagedata o:title=""/>
                <o:lock v:ext="edit" aspectratio="f"/>
                <v:textbox inset="0mm,0mm,0mm,0mm">
                  <w:txbxContent>
                    <w:p w14:paraId="4067D6F9">
                      <w:pPr>
                        <w:jc w:val="left"/>
                        <w:rPr>
                          <w:rFonts w:ascii="楷体_GB2312" w:eastAsia="楷体_GB2312"/>
                          <w:szCs w:val="21"/>
                        </w:rPr>
                      </w:pPr>
                      <w:r>
                        <w:rPr>
                          <w:rFonts w:hint="eastAsia" w:ascii="楷体_GB2312" w:eastAsia="楷体_GB2312"/>
                          <w:szCs w:val="21"/>
                        </w:rPr>
                        <w:t>缺陷修复费用的约定</w:t>
                      </w:r>
                    </w:p>
                  </w:txbxContent>
                </v:textbox>
              </v:shape>
            </w:pict>
          </mc:Fallback>
        </mc:AlternateContent>
      </w:r>
      <w:r>
        <w:t>13.1.7由以下原因造成的工程质量，其修复费用由发包人承担：</w:t>
      </w:r>
    </w:p>
    <w:p w14:paraId="24CBB4BC">
      <w:pPr>
        <w:spacing w:line="360" w:lineRule="auto"/>
        <w:ind w:left="1557" w:leftChars="513" w:hanging="480" w:hangingChars="200"/>
        <w:rPr>
          <w:sz w:val="24"/>
        </w:rPr>
      </w:pPr>
      <w:r>
        <w:rPr>
          <w:sz w:val="24"/>
        </w:rPr>
        <w:t>(1)  发包人或其雇员、客户或相关人员使用不当；</w:t>
      </w:r>
    </w:p>
    <w:p w14:paraId="35E1608C">
      <w:pPr>
        <w:spacing w:line="360" w:lineRule="auto"/>
        <w:ind w:left="1557" w:leftChars="513" w:hanging="480" w:hangingChars="200"/>
        <w:rPr>
          <w:sz w:val="24"/>
        </w:rPr>
      </w:pPr>
      <w:r>
        <w:rPr>
          <w:sz w:val="24"/>
        </w:rPr>
        <w:t>(</w:t>
      </w:r>
      <w:r>
        <w:rPr>
          <w:rFonts w:hint="eastAsia"/>
          <w:sz w:val="24"/>
        </w:rPr>
        <w:t>2</w:t>
      </w:r>
      <w:r>
        <w:rPr>
          <w:sz w:val="24"/>
        </w:rPr>
        <w:t>)  非承包人负责的设计不当造成的；</w:t>
      </w:r>
    </w:p>
    <w:p w14:paraId="2241A2F1">
      <w:pPr>
        <w:spacing w:after="120" w:line="360" w:lineRule="auto"/>
        <w:ind w:left="1557" w:leftChars="513" w:hanging="480" w:hangingChars="200"/>
        <w:rPr>
          <w:sz w:val="24"/>
        </w:rPr>
      </w:pPr>
      <w:r>
        <w:rPr>
          <w:sz w:val="24"/>
        </w:rPr>
        <w:t>(</w:t>
      </w:r>
      <w:r>
        <w:rPr>
          <w:rFonts w:hint="eastAsia"/>
          <w:sz w:val="24"/>
        </w:rPr>
        <w:t>3</w:t>
      </w:r>
      <w:r>
        <w:rPr>
          <w:sz w:val="24"/>
        </w:rPr>
        <w:t>)  不可抗力。</w:t>
      </w:r>
    </w:p>
    <w:p w14:paraId="0D366C4B">
      <w:pPr>
        <w:spacing w:line="360" w:lineRule="auto"/>
        <w:ind w:left="1000" w:leftChars="476"/>
        <w:rPr>
          <w:rFonts w:ascii="宋体" w:hAnsi="宋体"/>
          <w:sz w:val="24"/>
        </w:rPr>
      </w:pPr>
      <w:r>
        <w:rPr>
          <w:sz w:val="24"/>
        </w:rPr>
        <w:t>如果保修工作不是上述原因造成的，则在质量保修期内出现的任何质量</w:t>
      </w:r>
      <w:r>
        <w:rPr>
          <w:rFonts w:hint="eastAsia"/>
          <w:sz w:val="24"/>
        </w:rPr>
        <w:t>问题</w:t>
      </w:r>
      <w:r>
        <w:rPr>
          <w:sz w:val="24"/>
        </w:rPr>
        <w:t>，由承包人自费修复。</w:t>
      </w:r>
    </w:p>
    <w:p w14:paraId="7E87AAB6">
      <w:pPr>
        <w:spacing w:line="360" w:lineRule="auto"/>
        <w:ind w:left="1000" w:leftChars="476"/>
        <w:rPr>
          <w:rFonts w:ascii="宋体" w:hAnsi="宋体"/>
          <w:sz w:val="24"/>
        </w:rPr>
      </w:pPr>
      <w:r>
        <w:rPr>
          <w:rFonts w:hint="eastAsia" w:ascii="宋体" w:hAnsi="宋体"/>
          <w:sz w:val="24"/>
        </w:rPr>
        <w:t>若因工程实际竣工前的损害或承包人供应的材料或施工工艺不符合合同要求，而导致实际竣工后出现的因恶劣天气（如台风、霜冻）所造成的任何损坏，由承包人自费修复。</w:t>
      </w:r>
    </w:p>
    <w:p w14:paraId="5AC2D236">
      <w:pPr>
        <w:pStyle w:val="51"/>
        <w:tabs>
          <w:tab w:val="left" w:pos="1440"/>
        </w:tabs>
        <w:spacing w:after="0"/>
        <w:ind w:left="1079" w:leftChars="114" w:hanging="840" w:hangingChars="350"/>
        <w:rPr>
          <w:rFonts w:ascii="宋体" w:hAnsi="宋体"/>
          <w:color w:val="FF0000"/>
        </w:rPr>
      </w:pPr>
      <w:r>
        <w:rPr>
          <w:rFonts w:ascii="宋体" w:hAnsi="宋体"/>
          <w:lang w:val="en-US" w:eastAsia="zh-CN"/>
        </w:rPr>
        <mc:AlternateContent>
          <mc:Choice Requires="wps">
            <w:drawing>
              <wp:anchor distT="0" distB="0" distL="114300" distR="114300" simplePos="0" relativeHeight="251875328" behindDoc="0" locked="0" layoutInCell="1" allowOverlap="1">
                <wp:simplePos x="0" y="0"/>
                <wp:positionH relativeFrom="column">
                  <wp:posOffset>-720090</wp:posOffset>
                </wp:positionH>
                <wp:positionV relativeFrom="paragraph">
                  <wp:posOffset>71755</wp:posOffset>
                </wp:positionV>
                <wp:extent cx="685800" cy="723900"/>
                <wp:effectExtent l="0" t="0" r="7620" b="2540"/>
                <wp:wrapNone/>
                <wp:docPr id="220" name="文本框 213"/>
                <wp:cNvGraphicFramePr/>
                <a:graphic xmlns:a="http://schemas.openxmlformats.org/drawingml/2006/main">
                  <a:graphicData uri="http://schemas.microsoft.com/office/word/2010/wordprocessingShape">
                    <wps:wsp>
                      <wps:cNvSpPr txBox="1">
                        <a:spLocks noChangeArrowheads="1"/>
                      </wps:cNvSpPr>
                      <wps:spPr bwMode="auto">
                        <a:xfrm>
                          <a:off x="0" y="0"/>
                          <a:ext cx="685800" cy="723900"/>
                        </a:xfrm>
                        <a:prstGeom prst="rect">
                          <a:avLst/>
                        </a:prstGeom>
                        <a:solidFill>
                          <a:srgbClr val="FFFFFF"/>
                        </a:solidFill>
                        <a:ln>
                          <a:noFill/>
                        </a:ln>
                        <a:effectLst/>
                      </wps:spPr>
                      <wps:txbx>
                        <w:txbxContent>
                          <w:p w14:paraId="4AD45B92">
                            <w:pPr>
                              <w:rPr>
                                <w:rFonts w:ascii="楷体_GB2312" w:eastAsia="楷体_GB2312"/>
                                <w:szCs w:val="21"/>
                              </w:rPr>
                            </w:pPr>
                            <w:r>
                              <w:rPr>
                                <w:rFonts w:hint="eastAsia" w:ascii="楷体_GB2312" w:eastAsia="楷体_GB2312"/>
                                <w:szCs w:val="21"/>
                              </w:rPr>
                              <w:t>未履行保修义务</w:t>
                            </w:r>
                          </w:p>
                        </w:txbxContent>
                      </wps:txbx>
                      <wps:bodyPr rot="0" vert="horz" wrap="square" lIns="0" tIns="0" rIns="0" bIns="0" anchor="t" anchorCtr="0" upright="1">
                        <a:noAutofit/>
                      </wps:bodyPr>
                    </wps:wsp>
                  </a:graphicData>
                </a:graphic>
              </wp:anchor>
            </w:drawing>
          </mc:Choice>
          <mc:Fallback>
            <w:pict>
              <v:shape id="文本框 213" o:spid="_x0000_s1026" o:spt="202" type="#_x0000_t202" style="position:absolute;left:0pt;margin-left:-56.7pt;margin-top:5.65pt;height:57pt;width:54pt;z-index:251875328;mso-width-relative:page;mso-height-relative:page;" fillcolor="#FFFFFF" filled="t" stroked="f" coordsize="21600,21600" o:gfxdata="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Lc5MNcAAAAKAQAADwAAAAAAAAABACAAAAAiAAAAZHJzL2Rvd25yZXYueG1sUEsBAhQAFAAAAAgA&#10;h07iQMHZ+sUmAgAAPwQAAA4AAAAAAAAAAQAgAAAAJgEAAGRycy9lMm9Eb2MueG1sUEsFBgAAAAAG&#10;AAYAWQEAAL4FAAAAAA==&#10;">
                <v:fill on="t" focussize="0,0"/>
                <v:stroke on="f"/>
                <v:imagedata o:title=""/>
                <o:lock v:ext="edit" aspectratio="f"/>
                <v:textbox inset="0mm,0mm,0mm,0mm">
                  <w:txbxContent>
                    <w:p w14:paraId="4AD45B92">
                      <w:pPr>
                        <w:rPr>
                          <w:rFonts w:ascii="楷体_GB2312" w:eastAsia="楷体_GB2312"/>
                          <w:szCs w:val="21"/>
                        </w:rPr>
                      </w:pPr>
                      <w:r>
                        <w:rPr>
                          <w:rFonts w:hint="eastAsia" w:ascii="楷体_GB2312" w:eastAsia="楷体_GB2312"/>
                          <w:szCs w:val="21"/>
                        </w:rPr>
                        <w:t>未履行保修义务</w:t>
                      </w:r>
                    </w:p>
                  </w:txbxContent>
                </v:textbox>
              </v:shape>
            </w:pict>
          </mc:Fallback>
        </mc:AlternateContent>
      </w:r>
      <w:r>
        <w:rPr>
          <w:rFonts w:hint="eastAsia" w:ascii="宋体" w:hAnsi="宋体"/>
        </w:rPr>
        <w:t>13.1.6 若</w:t>
      </w:r>
      <w:r>
        <w:rPr>
          <w:rFonts w:ascii="宋体" w:hAnsi="宋体"/>
        </w:rPr>
        <w:t>承包人</w:t>
      </w:r>
      <w:r>
        <w:rPr>
          <w:rFonts w:hint="eastAsia" w:ascii="宋体" w:hAnsi="宋体"/>
        </w:rPr>
        <w:t>收到发包人指示后未</w:t>
      </w:r>
      <w:r>
        <w:rPr>
          <w:rFonts w:ascii="宋体" w:hAnsi="宋体"/>
        </w:rPr>
        <w:t>能</w:t>
      </w:r>
      <w:r>
        <w:rPr>
          <w:rFonts w:hint="eastAsia" w:ascii="宋体" w:hAnsi="宋体"/>
        </w:rPr>
        <w:t>按照工程质量保修协议书约定的保修期限内</w:t>
      </w:r>
      <w:r>
        <w:rPr>
          <w:rFonts w:ascii="宋体" w:hAnsi="宋体"/>
        </w:rPr>
        <w:t>履行其保修义务，</w:t>
      </w:r>
      <w:r>
        <w:rPr>
          <w:rFonts w:hint="eastAsia" w:ascii="宋体" w:hAnsi="宋体"/>
        </w:rPr>
        <w:t>发包人可以</w:t>
      </w:r>
      <w:r>
        <w:rPr>
          <w:rFonts w:ascii="宋体" w:hAnsi="宋体"/>
        </w:rPr>
        <w:t>委托他人按照本合同约定的要求进行质量修复。所发生的费用</w:t>
      </w:r>
      <w:r>
        <w:rPr>
          <w:rFonts w:hint="eastAsia" w:ascii="宋体" w:hAnsi="宋体"/>
        </w:rPr>
        <w:t>按照《工程质量</w:t>
      </w:r>
      <w:r>
        <w:rPr>
          <w:rFonts w:ascii="宋体" w:hAnsi="宋体"/>
        </w:rPr>
        <w:t>保修协议</w:t>
      </w:r>
      <w:r>
        <w:rPr>
          <w:rFonts w:hint="eastAsia" w:ascii="宋体" w:hAnsi="宋体"/>
        </w:rPr>
        <w:t>》中</w:t>
      </w:r>
      <w:r>
        <w:rPr>
          <w:rFonts w:ascii="宋体" w:hAnsi="宋体"/>
        </w:rPr>
        <w:t>约定的扣除</w:t>
      </w:r>
      <w:r>
        <w:rPr>
          <w:rFonts w:hint="eastAsia" w:ascii="宋体" w:hAnsi="宋体"/>
        </w:rPr>
        <w:t>原则</w:t>
      </w:r>
      <w:r>
        <w:rPr>
          <w:rFonts w:ascii="宋体" w:hAnsi="宋体"/>
        </w:rPr>
        <w:t>及扣除方式予以扣除，同时发包人应以书面形式将这种情况通知承包人。</w:t>
      </w:r>
    </w:p>
    <w:p w14:paraId="4B14C759">
      <w:pPr>
        <w:pStyle w:val="51"/>
        <w:tabs>
          <w:tab w:val="left" w:pos="1440"/>
        </w:tabs>
        <w:spacing w:after="0"/>
        <w:ind w:left="1079" w:leftChars="114" w:hanging="840" w:hangingChars="350"/>
        <w:rPr>
          <w:rFonts w:ascii="宋体" w:hAnsi="宋体"/>
        </w:rPr>
      </w:pPr>
      <w:r>
        <w:rPr>
          <w:rFonts w:ascii="宋体" w:hAnsi="宋体"/>
          <w:lang w:val="en-US" w:eastAsia="zh-CN"/>
        </w:rPr>
        <mc:AlternateContent>
          <mc:Choice Requires="wps">
            <w:drawing>
              <wp:anchor distT="0" distB="0" distL="114300" distR="114300" simplePos="0" relativeHeight="251874304" behindDoc="0" locked="0" layoutInCell="1" allowOverlap="1">
                <wp:simplePos x="0" y="0"/>
                <wp:positionH relativeFrom="column">
                  <wp:posOffset>-720090</wp:posOffset>
                </wp:positionH>
                <wp:positionV relativeFrom="paragraph">
                  <wp:posOffset>71755</wp:posOffset>
                </wp:positionV>
                <wp:extent cx="685800" cy="246380"/>
                <wp:effectExtent l="0" t="0" r="7620" b="1270"/>
                <wp:wrapNone/>
                <wp:docPr id="219" name="文本框 214"/>
                <wp:cNvGraphicFramePr/>
                <a:graphic xmlns:a="http://schemas.openxmlformats.org/drawingml/2006/main">
                  <a:graphicData uri="http://schemas.microsoft.com/office/word/2010/wordprocessingShape">
                    <wps:wsp>
                      <wps:cNvSpPr txBox="1">
                        <a:spLocks noChangeArrowheads="1"/>
                      </wps:cNvSpPr>
                      <wps:spPr bwMode="auto">
                        <a:xfrm>
                          <a:off x="0" y="0"/>
                          <a:ext cx="685800" cy="246380"/>
                        </a:xfrm>
                        <a:prstGeom prst="rect">
                          <a:avLst/>
                        </a:prstGeom>
                        <a:solidFill>
                          <a:srgbClr val="FFFFFF"/>
                        </a:solidFill>
                        <a:ln>
                          <a:noFill/>
                        </a:ln>
                        <a:effectLst/>
                      </wps:spPr>
                      <wps:txbx>
                        <w:txbxContent>
                          <w:p w14:paraId="0DD39193">
                            <w:pPr>
                              <w:rPr>
                                <w:rFonts w:ascii="楷体_GB2312" w:eastAsia="楷体_GB2312"/>
                                <w:szCs w:val="21"/>
                              </w:rPr>
                            </w:pPr>
                            <w:r>
                              <w:rPr>
                                <w:rFonts w:hint="eastAsia" w:ascii="楷体_GB2312" w:eastAsia="楷体_GB2312"/>
                                <w:szCs w:val="21"/>
                              </w:rPr>
                              <w:t>保养</w:t>
                            </w:r>
                          </w:p>
                        </w:txbxContent>
                      </wps:txbx>
                      <wps:bodyPr rot="0" vert="horz" wrap="square" lIns="0" tIns="0" rIns="0" bIns="0" anchor="t" anchorCtr="0" upright="1">
                        <a:noAutofit/>
                      </wps:bodyPr>
                    </wps:wsp>
                  </a:graphicData>
                </a:graphic>
              </wp:anchor>
            </w:drawing>
          </mc:Choice>
          <mc:Fallback>
            <w:pict>
              <v:shape id="文本框 214" o:spid="_x0000_s1026" o:spt="202" type="#_x0000_t202" style="position:absolute;left:0pt;margin-left:-56.7pt;margin-top:5.65pt;height:19.4pt;width:54pt;z-index:251874304;mso-width-relative:page;mso-height-relative:page;" fillcolor="#FFFFFF" filled="t" stroked="f" coordsize="21600,21600" o:gfxdata="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6Ikv9cAAAAJAQAADwAAAAAAAAABACAAAAAiAAAAZHJzL2Rvd25yZXYueG1sUEsBAhQAFAAA&#10;AAgAh07iQD517P0pAgAAPwQAAA4AAAAAAAAAAQAgAAAAJgEAAGRycy9lMm9Eb2MueG1sUEsFBgAA&#10;AAAGAAYAWQEAAMEFAAAAAA==&#10;">
                <v:fill on="t" focussize="0,0"/>
                <v:stroke on="f"/>
                <v:imagedata o:title=""/>
                <o:lock v:ext="edit" aspectratio="f"/>
                <v:textbox inset="0mm,0mm,0mm,0mm">
                  <w:txbxContent>
                    <w:p w14:paraId="0DD39193">
                      <w:pPr>
                        <w:rPr>
                          <w:rFonts w:ascii="楷体_GB2312" w:eastAsia="楷体_GB2312"/>
                          <w:szCs w:val="21"/>
                        </w:rPr>
                      </w:pPr>
                      <w:r>
                        <w:rPr>
                          <w:rFonts w:hint="eastAsia" w:ascii="楷体_GB2312" w:eastAsia="楷体_GB2312"/>
                          <w:szCs w:val="21"/>
                        </w:rPr>
                        <w:t>保养</w:t>
                      </w:r>
                    </w:p>
                  </w:txbxContent>
                </v:textbox>
              </v:shape>
            </w:pict>
          </mc:Fallback>
        </mc:AlternateContent>
      </w:r>
      <w:r>
        <w:rPr>
          <w:rFonts w:hint="eastAsia" w:ascii="宋体" w:hAnsi="宋体"/>
        </w:rPr>
        <w:t>13.1.7 若合同文件说明某部分工程包含保修之外的保养，则承包人须提交保养说明书及保养计划给发包人审批并负责按批准的文件进行保养。</w:t>
      </w:r>
    </w:p>
    <w:p w14:paraId="77308C54">
      <w:pPr>
        <w:pStyle w:val="51"/>
        <w:tabs>
          <w:tab w:val="left" w:pos="1440"/>
        </w:tabs>
        <w:ind w:left="1079" w:leftChars="114" w:hanging="840" w:hangingChars="350"/>
      </w:pPr>
      <w:r>
        <w:t>13.1.8 在保修期内出现下述情况：</w:t>
      </w:r>
    </w:p>
    <w:p w14:paraId="1C845B0B">
      <w:pPr>
        <w:pStyle w:val="51"/>
        <w:tabs>
          <w:tab w:val="left" w:pos="1440"/>
        </w:tabs>
        <w:ind w:left="1077" w:leftChars="513"/>
        <w:rPr>
          <w:rFonts w:ascii="宋体" w:hAnsi="宋体"/>
        </w:rPr>
      </w:pPr>
      <w:r>
        <w:rPr>
          <w:rFonts w:hint="eastAsia" w:ascii="宋体" w:hAnsi="宋体"/>
        </w:rPr>
        <w:t>1)工程质量出现系统性缺陷，即同类缺陷出现三次及三次以上；</w:t>
      </w:r>
    </w:p>
    <w:p w14:paraId="1CA57776">
      <w:pPr>
        <w:pStyle w:val="51"/>
        <w:tabs>
          <w:tab w:val="left" w:pos="1440"/>
        </w:tabs>
        <w:ind w:left="1077" w:leftChars="513"/>
        <w:rPr>
          <w:rFonts w:ascii="宋体" w:hAnsi="宋体"/>
        </w:rPr>
      </w:pPr>
      <w:r>
        <w:rPr>
          <w:rFonts w:hint="eastAsia" w:ascii="宋体" w:hAnsi="宋体"/>
        </w:rPr>
        <w:t>2)单个或多个缺陷项目价值达到承包工程决算总价的2%及以上；</w:t>
      </w:r>
    </w:p>
    <w:p w14:paraId="12E4A1C4">
      <w:pPr>
        <w:pStyle w:val="51"/>
        <w:tabs>
          <w:tab w:val="left" w:pos="1440"/>
        </w:tabs>
        <w:ind w:left="1077" w:leftChars="513"/>
        <w:rPr>
          <w:rFonts w:ascii="宋体" w:hAnsi="宋体"/>
        </w:rPr>
      </w:pPr>
      <w:r>
        <w:rPr>
          <w:rFonts w:hint="eastAsia" w:ascii="宋体" w:hAnsi="宋体"/>
        </w:rPr>
        <w:t>3)修复的项目在技术上需要时间验证其使用功能。</w:t>
      </w:r>
    </w:p>
    <w:p w14:paraId="30522A0A">
      <w:pPr>
        <w:pStyle w:val="51"/>
        <w:tabs>
          <w:tab w:val="left" w:pos="1440"/>
        </w:tabs>
        <w:spacing w:after="0"/>
        <w:ind w:left="1077" w:leftChars="513"/>
        <w:rPr>
          <w:rFonts w:ascii="宋体" w:hAnsi="宋体"/>
        </w:rPr>
      </w:pPr>
      <w:r>
        <w:rPr>
          <w:rFonts w:hint="eastAsia" w:ascii="宋体" w:hAnsi="宋体"/>
        </w:rPr>
        <w:t>则保修期应作适当延长。延长的期限以原保修期的50%为限，在保修延长期内，扣留的保修金按全部保修金的50%计算。</w:t>
      </w:r>
    </w:p>
    <w:p w14:paraId="7A607683">
      <w:pPr>
        <w:pStyle w:val="50"/>
        <w:numPr>
          <w:ilvl w:val="0"/>
          <w:numId w:val="0"/>
        </w:numPr>
        <w:spacing w:before="120" w:after="120" w:line="360" w:lineRule="auto"/>
        <w:rPr>
          <w:sz w:val="28"/>
          <w:szCs w:val="28"/>
        </w:rPr>
      </w:pPr>
      <w:bookmarkStart w:id="763" w:name="_Toc357434479"/>
      <w:bookmarkStart w:id="764" w:name="_Toc454555624"/>
      <w:bookmarkStart w:id="765" w:name="_Toc122080310"/>
      <w:bookmarkStart w:id="766" w:name="_Toc455151704"/>
      <w:bookmarkStart w:id="767" w:name="_Toc455134576"/>
      <w:bookmarkStart w:id="768" w:name="_Toc8833206"/>
      <w:bookmarkStart w:id="769" w:name="_Toc144869931"/>
      <w:r>
        <w:rPr>
          <w:sz w:val="28"/>
          <w:szCs w:val="28"/>
        </w:rPr>
        <w:t>14、合同计价、计量</w:t>
      </w:r>
      <w:bookmarkEnd w:id="763"/>
      <w:bookmarkEnd w:id="764"/>
      <w:bookmarkEnd w:id="765"/>
      <w:bookmarkEnd w:id="766"/>
      <w:bookmarkEnd w:id="767"/>
      <w:bookmarkEnd w:id="768"/>
      <w:bookmarkEnd w:id="769"/>
    </w:p>
    <w:p w14:paraId="61AF8A48">
      <w:pPr>
        <w:pStyle w:val="51"/>
        <w:tabs>
          <w:tab w:val="left" w:pos="1440"/>
        </w:tabs>
        <w:spacing w:after="0"/>
        <w:ind w:left="598" w:leftChars="285"/>
      </w:pPr>
      <w:r>
        <w:rPr>
          <w:lang w:val="en-US" w:eastAsia="zh-CN"/>
        </w:rPr>
        <mc:AlternateContent>
          <mc:Choice Requires="wps">
            <w:drawing>
              <wp:anchor distT="0" distB="0" distL="114300" distR="114300" simplePos="0" relativeHeight="251785216" behindDoc="0" locked="0" layoutInCell="1" allowOverlap="1">
                <wp:simplePos x="0" y="0"/>
                <wp:positionH relativeFrom="column">
                  <wp:posOffset>-720090</wp:posOffset>
                </wp:positionH>
                <wp:positionV relativeFrom="paragraph">
                  <wp:posOffset>53975</wp:posOffset>
                </wp:positionV>
                <wp:extent cx="685800" cy="478155"/>
                <wp:effectExtent l="0" t="0" r="7620" b="635"/>
                <wp:wrapNone/>
                <wp:docPr id="76" name="文本框 76"/>
                <wp:cNvGraphicFramePr/>
                <a:graphic xmlns:a="http://schemas.openxmlformats.org/drawingml/2006/main">
                  <a:graphicData uri="http://schemas.microsoft.com/office/word/2010/wordprocessingShape">
                    <wps:wsp>
                      <wps:cNvSpPr txBox="1">
                        <a:spLocks noChangeArrowheads="1"/>
                      </wps:cNvSpPr>
                      <wps:spPr bwMode="auto">
                        <a:xfrm>
                          <a:off x="0" y="0"/>
                          <a:ext cx="685800" cy="478155"/>
                        </a:xfrm>
                        <a:prstGeom prst="rect">
                          <a:avLst/>
                        </a:prstGeom>
                        <a:solidFill>
                          <a:srgbClr val="FFFFFF"/>
                        </a:solidFill>
                        <a:ln>
                          <a:noFill/>
                        </a:ln>
                        <a:effectLst/>
                      </wps:spPr>
                      <wps:txbx>
                        <w:txbxContent>
                          <w:p w14:paraId="535A5A0C">
                            <w:pPr>
                              <w:jc w:val="left"/>
                              <w:rPr>
                                <w:rFonts w:ascii="楷体_GB2312" w:eastAsia="楷体_GB2312"/>
                                <w:szCs w:val="21"/>
                              </w:rPr>
                            </w:pPr>
                            <w:r>
                              <w:rPr>
                                <w:rFonts w:hint="eastAsia" w:ascii="楷体_GB2312" w:eastAsia="楷体_GB2312"/>
                                <w:szCs w:val="21"/>
                              </w:rPr>
                              <w:t>合同计价、计量规则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37.65pt;width:54pt;z-index:251785216;mso-width-relative:page;mso-height-relative:page;" fillcolor="#FFFFFF" filled="t" stroked="f" coordsize="21600,21600" o:gfxdata="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vGINHXAAAACAEAAA8AAAAAAAAAAQAgAAAAIgAAAGRycy9kb3ducmV2LnhtbFBLAQIUABQAAAAI&#10;AIdO4kDxkkZZJwIAAD0EAAAOAAAAAAAAAAEAIAAAACYBAABkcnMvZTJvRG9jLnhtbFBLBQYAAAAA&#10;BgAGAFkBAAC/BQAAAAA=&#10;">
                <v:fill on="t" focussize="0,0"/>
                <v:stroke on="f"/>
                <v:imagedata o:title=""/>
                <o:lock v:ext="edit" aspectratio="f"/>
                <v:textbox inset="0mm,0mm,0mm,0mm">
                  <w:txbxContent>
                    <w:p w14:paraId="535A5A0C">
                      <w:pPr>
                        <w:jc w:val="left"/>
                        <w:rPr>
                          <w:rFonts w:ascii="楷体_GB2312" w:eastAsia="楷体_GB2312"/>
                          <w:szCs w:val="21"/>
                        </w:rPr>
                      </w:pPr>
                      <w:r>
                        <w:rPr>
                          <w:rFonts w:hint="eastAsia" w:ascii="楷体_GB2312" w:eastAsia="楷体_GB2312"/>
                          <w:szCs w:val="21"/>
                        </w:rPr>
                        <w:t>合同计价、计量规则</w:t>
                      </w:r>
                    </w:p>
                  </w:txbxContent>
                </v:textbox>
              </v:shape>
            </w:pict>
          </mc:Fallback>
        </mc:AlternateContent>
      </w:r>
      <w:r>
        <w:t>本工程的所有工程量计量、计价应遵守专用条款中约定的工程量计量及计价规则。</w:t>
      </w:r>
    </w:p>
    <w:p w14:paraId="2658CE64">
      <w:pPr>
        <w:pStyle w:val="50"/>
        <w:numPr>
          <w:ilvl w:val="0"/>
          <w:numId w:val="0"/>
        </w:numPr>
        <w:spacing w:before="120" w:after="120" w:line="360" w:lineRule="auto"/>
        <w:rPr>
          <w:szCs w:val="24"/>
        </w:rPr>
      </w:pPr>
      <w:bookmarkStart w:id="770" w:name="_Toc122080311"/>
      <w:bookmarkStart w:id="771" w:name="_Toc8833207"/>
      <w:bookmarkStart w:id="772" w:name="_Toc455134577"/>
      <w:bookmarkStart w:id="773" w:name="_Toc454555625"/>
      <w:bookmarkStart w:id="774" w:name="_Toc144869932"/>
      <w:bookmarkStart w:id="775" w:name="_Toc357434480"/>
      <w:bookmarkStart w:id="776" w:name="_Toc455151705"/>
      <w:r>
        <w:rPr>
          <w:szCs w:val="24"/>
        </w:rPr>
        <w:t>14.1 合同价款</w:t>
      </w:r>
      <w:bookmarkEnd w:id="770"/>
      <w:bookmarkEnd w:id="771"/>
      <w:bookmarkEnd w:id="772"/>
      <w:bookmarkEnd w:id="773"/>
      <w:bookmarkEnd w:id="774"/>
      <w:bookmarkEnd w:id="775"/>
      <w:bookmarkEnd w:id="776"/>
    </w:p>
    <w:p w14:paraId="37F28AD3">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50400" behindDoc="0" locked="0" layoutInCell="1" allowOverlap="1">
                <wp:simplePos x="0" y="0"/>
                <wp:positionH relativeFrom="column">
                  <wp:posOffset>-720090</wp:posOffset>
                </wp:positionH>
                <wp:positionV relativeFrom="paragraph">
                  <wp:posOffset>71755</wp:posOffset>
                </wp:positionV>
                <wp:extent cx="685800" cy="267970"/>
                <wp:effectExtent l="0" t="0" r="7620" b="4445"/>
                <wp:wrapNone/>
                <wp:docPr id="75" name="文本框 75"/>
                <wp:cNvGraphicFramePr/>
                <a:graphic xmlns:a="http://schemas.openxmlformats.org/drawingml/2006/main">
                  <a:graphicData uri="http://schemas.microsoft.com/office/word/2010/wordprocessingShape">
                    <wps:wsp>
                      <wps:cNvSpPr txBox="1">
                        <a:spLocks noChangeArrowheads="1"/>
                      </wps:cNvSpPr>
                      <wps:spPr bwMode="auto">
                        <a:xfrm>
                          <a:off x="0" y="0"/>
                          <a:ext cx="685800" cy="267970"/>
                        </a:xfrm>
                        <a:prstGeom prst="rect">
                          <a:avLst/>
                        </a:prstGeom>
                        <a:solidFill>
                          <a:srgbClr val="FFFFFF"/>
                        </a:solidFill>
                        <a:ln>
                          <a:noFill/>
                        </a:ln>
                        <a:effectLst/>
                      </wps:spPr>
                      <wps:txbx>
                        <w:txbxContent>
                          <w:p w14:paraId="6A2AFA27">
                            <w:pPr>
                              <w:rPr>
                                <w:rFonts w:ascii="楷体_GB2312" w:eastAsia="楷体_GB2312"/>
                                <w:szCs w:val="21"/>
                              </w:rPr>
                            </w:pPr>
                            <w:r>
                              <w:rPr>
                                <w:rFonts w:hint="eastAsia" w:ascii="楷体_GB2312" w:eastAsia="楷体_GB2312"/>
                                <w:szCs w:val="21"/>
                              </w:rPr>
                              <w:t>计价基础</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1.1pt;width:54pt;z-index:251750400;mso-width-relative:page;mso-height-relative:page;" fillcolor="#FFFFFF" filled="t" stroked="f" coordsize="21600,21600" o:gfxdata="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Ll+dcAAAAJAQAADwAAAAAAAAABACAAAAAiAAAAZHJzL2Rvd25yZXYueG1sUEsBAhQAFAAAAAgA&#10;h07iQCX5SVUmAgAAPQQAAA4AAAAAAAAAAQAgAAAAJgEAAGRycy9lMm9Eb2MueG1sUEsFBgAAAAAG&#10;AAYAWQEAAL4FAAAAAA==&#10;">
                <v:fill on="t" focussize="0,0"/>
                <v:stroke on="f"/>
                <v:imagedata o:title=""/>
                <o:lock v:ext="edit" aspectratio="f"/>
                <v:textbox inset="0mm,0mm,0mm,0mm">
                  <w:txbxContent>
                    <w:p w14:paraId="6A2AFA27">
                      <w:pPr>
                        <w:rPr>
                          <w:rFonts w:ascii="楷体_GB2312" w:eastAsia="楷体_GB2312"/>
                          <w:szCs w:val="21"/>
                        </w:rPr>
                      </w:pPr>
                      <w:r>
                        <w:rPr>
                          <w:rFonts w:hint="eastAsia" w:ascii="楷体_GB2312" w:eastAsia="楷体_GB2312"/>
                          <w:szCs w:val="21"/>
                        </w:rPr>
                        <w:t>计价基础</w:t>
                      </w:r>
                    </w:p>
                  </w:txbxContent>
                </v:textbox>
              </v:shape>
            </w:pict>
          </mc:Fallback>
        </mc:AlternateContent>
      </w:r>
      <w:r>
        <w:t>14.1.1 招标时供发包人、承包人作为计价基础的合同文件、调价文件、图纸及工程规范均是本合同的组成部分，图纸称为“合同图纸”，工程规范称为“合同规范”。除供本合同使用外，承包人不得把有关的资料作其他用途。</w:t>
      </w:r>
    </w:p>
    <w:p w14:paraId="6EC498D7">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68832" behindDoc="0" locked="0" layoutInCell="1" allowOverlap="1">
                <wp:simplePos x="0" y="0"/>
                <wp:positionH relativeFrom="column">
                  <wp:posOffset>-720090</wp:posOffset>
                </wp:positionH>
                <wp:positionV relativeFrom="paragraph">
                  <wp:posOffset>71755</wp:posOffset>
                </wp:positionV>
                <wp:extent cx="685800" cy="885825"/>
                <wp:effectExtent l="0" t="0" r="7620" b="5715"/>
                <wp:wrapNone/>
                <wp:docPr id="74" name="文本框 74"/>
                <wp:cNvGraphicFramePr/>
                <a:graphic xmlns:a="http://schemas.openxmlformats.org/drawingml/2006/main">
                  <a:graphicData uri="http://schemas.microsoft.com/office/word/2010/wordprocessingShape">
                    <wps:wsp>
                      <wps:cNvSpPr txBox="1">
                        <a:spLocks noChangeArrowheads="1"/>
                      </wps:cNvSpPr>
                      <wps:spPr bwMode="auto">
                        <a:xfrm>
                          <a:off x="0" y="0"/>
                          <a:ext cx="685800" cy="885825"/>
                        </a:xfrm>
                        <a:prstGeom prst="rect">
                          <a:avLst/>
                        </a:prstGeom>
                        <a:solidFill>
                          <a:srgbClr val="FFFFFF"/>
                        </a:solidFill>
                        <a:ln>
                          <a:noFill/>
                        </a:ln>
                        <a:effectLst/>
                      </wps:spPr>
                      <wps:txbx>
                        <w:txbxContent>
                          <w:p w14:paraId="55855C06">
                            <w:pPr>
                              <w:rPr>
                                <w:rFonts w:ascii="楷体_GB2312" w:eastAsia="楷体_GB2312"/>
                                <w:szCs w:val="21"/>
                              </w:rPr>
                            </w:pPr>
                            <w:r>
                              <w:rPr>
                                <w:rFonts w:hint="eastAsia" w:ascii="楷体_GB2312" w:eastAsia="楷体_GB2312"/>
                                <w:szCs w:val="21"/>
                              </w:rPr>
                              <w:t>合同图纸与规范</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9.75pt;width:54pt;z-index:251768832;mso-width-relative:page;mso-height-relative:page;" fillcolor="#FFFFFF" filled="t" stroked="f" coordsize="21600,21600" o:gfxdata="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3&#10;eqPY1wAAAAoBAAAPAAAAAAAAAAEAIAAAACIAAABkcnMvZG93bnJldi54bWxQSwECFAAUAAAACACH&#10;TuJAR7KIaSUCAAA9BAAADgAAAAAAAAABACAAAAAmAQAAZHJzL2Uyb0RvYy54bWxQSwUGAAAAAAYA&#10;BgBZAQAAvQUAAAAA&#10;">
                <v:fill on="t" focussize="0,0"/>
                <v:stroke on="f"/>
                <v:imagedata o:title=""/>
                <o:lock v:ext="edit" aspectratio="f"/>
                <v:textbox inset="0mm,0mm,0mm,0mm">
                  <w:txbxContent>
                    <w:p w14:paraId="55855C06">
                      <w:pPr>
                        <w:rPr>
                          <w:rFonts w:ascii="楷体_GB2312" w:eastAsia="楷体_GB2312"/>
                          <w:szCs w:val="21"/>
                        </w:rPr>
                      </w:pPr>
                      <w:r>
                        <w:rPr>
                          <w:rFonts w:hint="eastAsia" w:ascii="楷体_GB2312" w:eastAsia="楷体_GB2312"/>
                          <w:szCs w:val="21"/>
                        </w:rPr>
                        <w:t>合同图纸与规范</w:t>
                      </w:r>
                    </w:p>
                  </w:txbxContent>
                </v:textbox>
              </v:shape>
            </w:pict>
          </mc:Fallback>
        </mc:AlternateContent>
      </w:r>
      <w:r>
        <w:t>14.1.2 若合同图纸与合同规范之间有矛盾时，承包人须按照合同解释顺序执行。合同规范技术要求之间有矛盾时，承包人须遵循较严格的规定。若仍然不能解决实际问题，承包人须以书面通知发包人，而发包人须给予指示，而任何按此发出的指示将不被视为第15款所述的工程变更, 承包人亦不会因此而获得工期延长及/或费用的补偿，合同价款亦不会因此而作任何调整。</w:t>
      </w:r>
    </w:p>
    <w:p w14:paraId="0728684B">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79072" behindDoc="0" locked="0" layoutInCell="1" allowOverlap="1">
                <wp:simplePos x="0" y="0"/>
                <wp:positionH relativeFrom="column">
                  <wp:posOffset>-720090</wp:posOffset>
                </wp:positionH>
                <wp:positionV relativeFrom="paragraph">
                  <wp:posOffset>106045</wp:posOffset>
                </wp:positionV>
                <wp:extent cx="821690" cy="531495"/>
                <wp:effectExtent l="0" t="0" r="3810" b="5080"/>
                <wp:wrapNone/>
                <wp:docPr id="73" name="文本框 73"/>
                <wp:cNvGraphicFramePr/>
                <a:graphic xmlns:a="http://schemas.openxmlformats.org/drawingml/2006/main">
                  <a:graphicData uri="http://schemas.microsoft.com/office/word/2010/wordprocessingShape">
                    <wps:wsp>
                      <wps:cNvSpPr txBox="1">
                        <a:spLocks noChangeArrowheads="1"/>
                      </wps:cNvSpPr>
                      <wps:spPr bwMode="auto">
                        <a:xfrm>
                          <a:off x="0" y="0"/>
                          <a:ext cx="821690" cy="531495"/>
                        </a:xfrm>
                        <a:prstGeom prst="rect">
                          <a:avLst/>
                        </a:prstGeom>
                        <a:solidFill>
                          <a:srgbClr val="FFFFFF"/>
                        </a:solidFill>
                        <a:ln>
                          <a:noFill/>
                        </a:ln>
                        <a:effectLst/>
                      </wps:spPr>
                      <wps:txbx>
                        <w:txbxContent>
                          <w:p w14:paraId="3A8092B8">
                            <w:pPr>
                              <w:jc w:val="left"/>
                              <w:rPr>
                                <w:rFonts w:ascii="楷体_GB2312" w:eastAsia="楷体_GB2312"/>
                                <w:szCs w:val="21"/>
                              </w:rPr>
                            </w:pPr>
                            <w:r>
                              <w:rPr>
                                <w:rFonts w:hint="eastAsia" w:ascii="楷体_GB2312" w:eastAsia="楷体_GB2312"/>
                                <w:szCs w:val="21"/>
                              </w:rPr>
                              <w:t>合同价款包括的工作内容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8.35pt;height:41.85pt;width:64.7pt;z-index:251779072;mso-width-relative:page;mso-height-relative:page;" fillcolor="#FFFFFF" filled="t" stroked="f" coordsize="21600,21600" o:gfxdata="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u3to9gAAAAKAQAADwAAAAAAAAABACAAAAAiAAAAZHJzL2Rvd25yZXYueG1sUEsBAhQAFAAA&#10;AAgAh07iQOPZWekoAgAAPQQAAA4AAAAAAAAAAQAgAAAAJwEAAGRycy9lMm9Eb2MueG1sUEsFBgAA&#10;AAAGAAYAWQEAAMEFAAAAAA==&#10;">
                <v:fill on="t" focussize="0,0"/>
                <v:stroke on="f"/>
                <v:imagedata o:title=""/>
                <o:lock v:ext="edit" aspectratio="f"/>
                <v:textbox inset="0mm,0mm,0mm,0mm">
                  <w:txbxContent>
                    <w:p w14:paraId="3A8092B8">
                      <w:pPr>
                        <w:jc w:val="left"/>
                        <w:rPr>
                          <w:rFonts w:ascii="楷体_GB2312" w:eastAsia="楷体_GB2312"/>
                          <w:szCs w:val="21"/>
                        </w:rPr>
                      </w:pPr>
                      <w:r>
                        <w:rPr>
                          <w:rFonts w:hint="eastAsia" w:ascii="楷体_GB2312" w:eastAsia="楷体_GB2312"/>
                          <w:szCs w:val="21"/>
                        </w:rPr>
                        <w:t>合同价款包括的工作内容</w:t>
                      </w:r>
                    </w:p>
                  </w:txbxContent>
                </v:textbox>
              </v:shape>
            </w:pict>
          </mc:Fallback>
        </mc:AlternateContent>
      </w:r>
      <w:r>
        <w:t>14.1.3 除非另有规定外，合同价款须包括执行和完成合同文件描述的所有工作，不论所有附带工作及费用是否在合同文件中有所说明。</w:t>
      </w:r>
    </w:p>
    <w:p w14:paraId="3435C636">
      <w:pPr>
        <w:pStyle w:val="51"/>
        <w:tabs>
          <w:tab w:val="left" w:pos="1440"/>
        </w:tabs>
        <w:ind w:left="959" w:leftChars="114" w:hanging="720" w:hangingChars="300"/>
      </w:pPr>
      <w:r>
        <w:rPr>
          <w:lang w:val="en-US" w:eastAsia="zh-CN"/>
        </w:rPr>
        <mc:AlternateContent>
          <mc:Choice Requires="wps">
            <w:drawing>
              <wp:anchor distT="0" distB="0" distL="114300" distR="114300" simplePos="0" relativeHeight="251751424" behindDoc="0" locked="0" layoutInCell="1" allowOverlap="1">
                <wp:simplePos x="0" y="0"/>
                <wp:positionH relativeFrom="column">
                  <wp:posOffset>-729615</wp:posOffset>
                </wp:positionH>
                <wp:positionV relativeFrom="paragraph">
                  <wp:posOffset>43180</wp:posOffset>
                </wp:positionV>
                <wp:extent cx="685800" cy="466725"/>
                <wp:effectExtent l="0" t="0" r="7620" b="3810"/>
                <wp:wrapNone/>
                <wp:docPr id="72" name="文本框 72"/>
                <wp:cNvGraphicFramePr/>
                <a:graphic xmlns:a="http://schemas.openxmlformats.org/drawingml/2006/main">
                  <a:graphicData uri="http://schemas.microsoft.com/office/word/2010/wordprocessingShape">
                    <wps:wsp>
                      <wps:cNvSpPr txBox="1">
                        <a:spLocks noChangeArrowheads="1"/>
                      </wps:cNvSpPr>
                      <wps:spPr bwMode="auto">
                        <a:xfrm>
                          <a:off x="0" y="0"/>
                          <a:ext cx="685800" cy="466725"/>
                        </a:xfrm>
                        <a:prstGeom prst="rect">
                          <a:avLst/>
                        </a:prstGeom>
                        <a:solidFill>
                          <a:srgbClr val="FFFFFF"/>
                        </a:solidFill>
                        <a:ln>
                          <a:noFill/>
                        </a:ln>
                        <a:effectLst/>
                      </wps:spPr>
                      <wps:txbx>
                        <w:txbxContent>
                          <w:p w14:paraId="4030B98B">
                            <w:pPr>
                              <w:jc w:val="left"/>
                              <w:rPr>
                                <w:rFonts w:ascii="楷体_GB2312" w:eastAsia="楷体_GB2312"/>
                                <w:szCs w:val="21"/>
                              </w:rPr>
                            </w:pPr>
                            <w:r>
                              <w:rPr>
                                <w:rFonts w:hint="eastAsia" w:ascii="楷体_GB2312" w:eastAsia="楷体_GB2312"/>
                                <w:szCs w:val="21"/>
                              </w:rPr>
                              <w:t>合同价款组成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7.45pt;margin-top:3.4pt;height:36.75pt;width:54pt;z-index:251751424;mso-width-relative:page;mso-height-relative:page;" fillcolor="#FFFFFF" filled="t" stroked="f" coordsize="21600,21600" o:gfxdata="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t9E2DXAAAACAEAAA8AAAAAAAAAAQAgAAAAIgAAAGRycy9kb3ducmV2LnhtbFBLAQIUABQAAAAI&#10;AIdO4kAj0/uBJwIAAD0EAAAOAAAAAAAAAAEAIAAAACYBAABkcnMvZTJvRG9jLnhtbFBLBQYAAAAA&#10;BgAGAFkBAAC/BQAAAAA=&#10;">
                <v:fill on="t" focussize="0,0"/>
                <v:stroke on="f"/>
                <v:imagedata o:title=""/>
                <o:lock v:ext="edit" aspectratio="f"/>
                <v:textbox inset="0mm,0mm,0mm,0mm">
                  <w:txbxContent>
                    <w:p w14:paraId="4030B98B">
                      <w:pPr>
                        <w:jc w:val="left"/>
                        <w:rPr>
                          <w:rFonts w:ascii="楷体_GB2312" w:eastAsia="楷体_GB2312"/>
                          <w:szCs w:val="21"/>
                        </w:rPr>
                      </w:pPr>
                      <w:r>
                        <w:rPr>
                          <w:rFonts w:hint="eastAsia" w:ascii="楷体_GB2312" w:eastAsia="楷体_GB2312"/>
                          <w:szCs w:val="21"/>
                        </w:rPr>
                        <w:t>合同价款组成</w:t>
                      </w:r>
                    </w:p>
                  </w:txbxContent>
                </v:textbox>
              </v:shape>
            </w:pict>
          </mc:Fallback>
        </mc:AlternateContent>
      </w:r>
      <w:r>
        <w:t>14.1.4合同价款是由承包人根据招标文件、工地现场条件、企业自身水平、施工组织设计及各方在招投标时作出的（经发包人与承包人于本合同中确认的）各种确认、澄清、要求、承诺等作出的经发包人确认的投标报价。除合同另有约定，否则结算时不作调整。</w:t>
      </w:r>
    </w:p>
    <w:p w14:paraId="0E01CB9B">
      <w:pPr>
        <w:pStyle w:val="51"/>
        <w:tabs>
          <w:tab w:val="left" w:pos="900"/>
        </w:tabs>
        <w:ind w:left="1025" w:leftChars="488"/>
      </w:pPr>
      <w:r>
        <w:t>上述合同价款已包括合同文件规定的工程范围内的所有人工费、材料费、机械费、包装运输费、</w:t>
      </w:r>
      <w:r>
        <w:rPr>
          <w:bCs/>
        </w:rPr>
        <w:t>材料设备到现场指定地点并验收合格前的一切装卸费、二次搬运费、技术资料提供费用、</w:t>
      </w:r>
      <w:r>
        <w:t>成品保护费、检验调试费、验收费、样品费、施工措施费、培训费、缺陷修复费用、清洁费、保险费、</w:t>
      </w:r>
      <w:r>
        <w:rPr>
          <w:bCs/>
        </w:rPr>
        <w:t>合同期内市场材料价格、人工价格、政府收费、汇率、关税等因素造成的价格变动发生的费用、二次深化设计费用及图纸费用，</w:t>
      </w:r>
      <w:r>
        <w:t>采保费、规费、管理费和利润、税金等费用，并考虑了风险因素以及</w:t>
      </w:r>
      <w:r>
        <w:rPr>
          <w:bCs/>
        </w:rPr>
        <w:t>为满足本合同的全部责任和义务所需发生的所有费用。</w:t>
      </w:r>
    </w:p>
    <w:p w14:paraId="75EC9F72">
      <w:pPr>
        <w:pStyle w:val="50"/>
        <w:numPr>
          <w:ilvl w:val="0"/>
          <w:numId w:val="0"/>
        </w:numPr>
        <w:spacing w:before="120" w:after="120" w:line="360" w:lineRule="auto"/>
        <w:rPr>
          <w:szCs w:val="24"/>
        </w:rPr>
      </w:pPr>
      <w:bookmarkStart w:id="777" w:name="_Toc144869933"/>
      <w:bookmarkStart w:id="778" w:name="_Toc122080312"/>
      <w:bookmarkStart w:id="779" w:name="_Toc455134578"/>
      <w:bookmarkStart w:id="780" w:name="_Toc357434481"/>
      <w:bookmarkStart w:id="781" w:name="_Toc454555626"/>
      <w:bookmarkStart w:id="782" w:name="_Toc455151706"/>
      <w:bookmarkStart w:id="783" w:name="_Toc8833208"/>
      <w:r>
        <w:rPr>
          <w:szCs w:val="24"/>
        </w:rPr>
        <w:t>14.2 合同计价</w:t>
      </w:r>
      <w:bookmarkEnd w:id="777"/>
      <w:bookmarkEnd w:id="778"/>
      <w:bookmarkEnd w:id="779"/>
      <w:bookmarkEnd w:id="780"/>
      <w:bookmarkEnd w:id="781"/>
      <w:bookmarkEnd w:id="782"/>
      <w:bookmarkEnd w:id="783"/>
    </w:p>
    <w:p w14:paraId="11ADC3B7">
      <w:pPr>
        <w:pStyle w:val="51"/>
        <w:spacing w:after="0"/>
        <w:ind w:left="955" w:leftChars="112" w:hanging="720" w:hangingChars="300"/>
      </w:pPr>
      <w:r>
        <w:rPr>
          <w:lang w:val="en-US" w:eastAsia="zh-CN"/>
        </w:rPr>
        <mc:AlternateContent>
          <mc:Choice Requires="wps">
            <w:drawing>
              <wp:anchor distT="0" distB="0" distL="114300" distR="114300" simplePos="0" relativeHeight="251778048" behindDoc="0" locked="0" layoutInCell="1" allowOverlap="1">
                <wp:simplePos x="0" y="0"/>
                <wp:positionH relativeFrom="column">
                  <wp:posOffset>-720090</wp:posOffset>
                </wp:positionH>
                <wp:positionV relativeFrom="paragraph">
                  <wp:posOffset>71755</wp:posOffset>
                </wp:positionV>
                <wp:extent cx="737870" cy="1047750"/>
                <wp:effectExtent l="0" t="0" r="5080" b="635"/>
                <wp:wrapNone/>
                <wp:docPr id="71" name="文本框 71"/>
                <wp:cNvGraphicFramePr/>
                <a:graphic xmlns:a="http://schemas.openxmlformats.org/drawingml/2006/main">
                  <a:graphicData uri="http://schemas.microsoft.com/office/word/2010/wordprocessingShape">
                    <wps:wsp>
                      <wps:cNvSpPr txBox="1">
                        <a:spLocks noChangeArrowheads="1"/>
                      </wps:cNvSpPr>
                      <wps:spPr bwMode="auto">
                        <a:xfrm>
                          <a:off x="0" y="0"/>
                          <a:ext cx="737870" cy="1047750"/>
                        </a:xfrm>
                        <a:prstGeom prst="rect">
                          <a:avLst/>
                        </a:prstGeom>
                        <a:solidFill>
                          <a:srgbClr val="FFFFFF"/>
                        </a:solidFill>
                        <a:ln>
                          <a:noFill/>
                        </a:ln>
                        <a:effectLst/>
                      </wps:spPr>
                      <wps:txbx>
                        <w:txbxContent>
                          <w:p w14:paraId="5942CB78">
                            <w:pPr>
                              <w:jc w:val="left"/>
                            </w:pPr>
                            <w:r>
                              <w:rPr>
                                <w:rFonts w:hint="eastAsia" w:ascii="楷体_GB2312" w:eastAsia="楷体_GB2312"/>
                                <w:szCs w:val="21"/>
                              </w:rPr>
                              <w:t>发包人供应材料设备的计价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82.5pt;width:58.1pt;z-index:251778048;mso-width-relative:page;mso-height-relative:page;" fillcolor="#FFFFFF" filled="t" stroked="f" coordsize="21600,21600" o:gfxdata="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rLv61wAAAAkBAAAPAAAAAAAAAAEAIAAAACIAAABkcnMvZG93bnJldi54bWxQSwECFAAUAAAA&#10;CACHTuJAN3dSPSgCAAA+BAAADgAAAAAAAAABACAAAAAmAQAAZHJzL2Uyb0RvYy54bWxQSwUGAAAA&#10;AAYABgBZAQAAwAUAAAAA&#10;">
                <v:fill on="t" focussize="0,0"/>
                <v:stroke on="f"/>
                <v:imagedata o:title=""/>
                <o:lock v:ext="edit" aspectratio="f"/>
                <v:textbox inset="0mm,0mm,0mm,0mm">
                  <w:txbxContent>
                    <w:p w14:paraId="5942CB78">
                      <w:pPr>
                        <w:jc w:val="left"/>
                      </w:pPr>
                      <w:r>
                        <w:rPr>
                          <w:rFonts w:hint="eastAsia" w:ascii="楷体_GB2312" w:eastAsia="楷体_GB2312"/>
                          <w:szCs w:val="21"/>
                        </w:rPr>
                        <w:t>发包人供应材料设备的计价</w:t>
                      </w:r>
                    </w:p>
                  </w:txbxContent>
                </v:textbox>
              </v:shape>
            </w:pict>
          </mc:Fallback>
        </mc:AlternateContent>
      </w:r>
      <w:r>
        <w:t>14.2.1 发包人供应材料设备的，本合同价款应包括除供应价款外的一切价款，包括但不限于以下：</w:t>
      </w:r>
    </w:p>
    <w:p w14:paraId="5239FB27">
      <w:pPr>
        <w:pStyle w:val="51"/>
        <w:spacing w:after="0"/>
        <w:ind w:left="1259" w:leftChars="428" w:hanging="360" w:hangingChars="150"/>
      </w:pPr>
      <w:r>
        <w:t>(1) 施工安装价：承包人所报的单价应是除供应单价外的综合包干单价，</w:t>
      </w:r>
      <w:r>
        <w:rPr>
          <w:rFonts w:hint="eastAsia" w:ascii="宋体" w:hAnsi="宋体"/>
        </w:rPr>
        <w:t>除</w:t>
      </w:r>
      <w:r>
        <w:rPr>
          <w:rFonts w:ascii="宋体" w:hAnsi="宋体"/>
        </w:rPr>
        <w:t>专用</w:t>
      </w:r>
      <w:r>
        <w:rPr>
          <w:rFonts w:hint="eastAsia" w:ascii="宋体" w:hAnsi="宋体"/>
        </w:rPr>
        <w:t>合同</w:t>
      </w:r>
      <w:r>
        <w:rPr>
          <w:rFonts w:ascii="宋体" w:hAnsi="宋体"/>
        </w:rPr>
        <w:t>条款约定外</w:t>
      </w:r>
      <w:r>
        <w:t>均不作调整。</w:t>
      </w:r>
    </w:p>
    <w:p w14:paraId="1564DF70">
      <w:pPr>
        <w:pStyle w:val="51"/>
        <w:spacing w:after="0"/>
        <w:ind w:left="1259" w:leftChars="428" w:hanging="360" w:hangingChars="150"/>
      </w:pPr>
      <w:r>
        <w:t xml:space="preserve">(2) 发包人直接供应材料设备接收、保管、二次搬运、计划、现场管理、质量验收等费用：此费用为一次性包干价，无论何种情况出现，均不做任何调整。 </w:t>
      </w:r>
    </w:p>
    <w:p w14:paraId="59DC7E1D">
      <w:pPr>
        <w:pStyle w:val="51"/>
        <w:spacing w:after="0"/>
        <w:ind w:left="959" w:leftChars="114" w:hanging="720" w:hangingChars="300"/>
      </w:pPr>
      <w:r>
        <w:rPr>
          <w:lang w:val="en-US" w:eastAsia="zh-CN"/>
        </w:rPr>
        <mc:AlternateContent>
          <mc:Choice Requires="wps">
            <w:drawing>
              <wp:anchor distT="0" distB="0" distL="114300" distR="114300" simplePos="0" relativeHeight="251832320" behindDoc="0" locked="0" layoutInCell="1" allowOverlap="1">
                <wp:simplePos x="0" y="0"/>
                <wp:positionH relativeFrom="column">
                  <wp:posOffset>-720090</wp:posOffset>
                </wp:positionH>
                <wp:positionV relativeFrom="paragraph">
                  <wp:posOffset>38100</wp:posOffset>
                </wp:positionV>
                <wp:extent cx="737870" cy="1054735"/>
                <wp:effectExtent l="0" t="0" r="5080" b="1905"/>
                <wp:wrapNone/>
                <wp:docPr id="70" name="文本框 70"/>
                <wp:cNvGraphicFramePr/>
                <a:graphic xmlns:a="http://schemas.openxmlformats.org/drawingml/2006/main">
                  <a:graphicData uri="http://schemas.microsoft.com/office/word/2010/wordprocessingShape">
                    <wps:wsp>
                      <wps:cNvSpPr txBox="1">
                        <a:spLocks noChangeArrowheads="1"/>
                      </wps:cNvSpPr>
                      <wps:spPr bwMode="auto">
                        <a:xfrm>
                          <a:off x="0" y="0"/>
                          <a:ext cx="737870" cy="1054735"/>
                        </a:xfrm>
                        <a:prstGeom prst="rect">
                          <a:avLst/>
                        </a:prstGeom>
                        <a:solidFill>
                          <a:srgbClr val="FFFFFF"/>
                        </a:solidFill>
                        <a:ln>
                          <a:noFill/>
                        </a:ln>
                        <a:effectLst/>
                      </wps:spPr>
                      <wps:txbx>
                        <w:txbxContent>
                          <w:p w14:paraId="64646ACE">
                            <w:pPr>
                              <w:jc w:val="left"/>
                            </w:pPr>
                            <w:r>
                              <w:rPr>
                                <w:rFonts w:hint="eastAsia" w:ascii="楷体_GB2312" w:eastAsia="楷体_GB2312"/>
                                <w:szCs w:val="21"/>
                              </w:rPr>
                              <w:t>指定供应材料设备的计价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pt;height:83.05pt;width:58.1pt;z-index:251832320;mso-width-relative:page;mso-height-relative:page;" fillcolor="#FFFFFF" filled="t" stroked="f" coordsize="21600,21600" o:gfxdata="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Hm5idYAAAAIAQAADwAAAAAAAAABACAAAAAiAAAAZHJzL2Rvd25yZXYueG1sUEsBAhQAFAAAAAgA&#10;h07iQMyOwWEnAgAAPgQAAA4AAAAAAAAAAQAgAAAAJQEAAGRycy9lMm9Eb2MueG1sUEsFBgAAAAAG&#10;AAYAWQEAAL4FAAAAAA==&#10;">
                <v:fill on="t" focussize="0,0"/>
                <v:stroke on="f"/>
                <v:imagedata o:title=""/>
                <o:lock v:ext="edit" aspectratio="f"/>
                <v:textbox inset="0mm,0mm,0mm,0mm">
                  <w:txbxContent>
                    <w:p w14:paraId="64646ACE">
                      <w:pPr>
                        <w:jc w:val="left"/>
                      </w:pPr>
                      <w:r>
                        <w:rPr>
                          <w:rFonts w:hint="eastAsia" w:ascii="楷体_GB2312" w:eastAsia="楷体_GB2312"/>
                          <w:szCs w:val="21"/>
                        </w:rPr>
                        <w:t>指定供应材料设备的计价</w:t>
                      </w:r>
                    </w:p>
                  </w:txbxContent>
                </v:textbox>
              </v:shape>
            </w:pict>
          </mc:Fallback>
        </mc:AlternateContent>
      </w:r>
      <w:r>
        <w:t>14.2.2 所有指定供应材料设备在合同价款内的计价：</w:t>
      </w:r>
    </w:p>
    <w:p w14:paraId="7ADF01BD">
      <w:pPr>
        <w:pStyle w:val="51"/>
        <w:spacing w:after="0"/>
        <w:ind w:left="1259" w:leftChars="428" w:hanging="360" w:hangingChars="150"/>
      </w:pPr>
      <w:r>
        <w:t>(1) 材料设备供应价以暂定单价、暂定金额形式计入合同价款，待确定材料供应商及价款后调整供应价差；</w:t>
      </w:r>
    </w:p>
    <w:p w14:paraId="58529C61">
      <w:pPr>
        <w:pStyle w:val="51"/>
        <w:spacing w:after="0"/>
        <w:ind w:left="1259" w:leftChars="428" w:hanging="360" w:hangingChars="150"/>
      </w:pPr>
      <w:r>
        <w:t>(2) 承包人施工安装该等材料设备所需的一切费用包干已含在合同价款内，包括所需任何人工费、辅材费、机械费、采保费、二次搬运费、检验费、样品费、管理费和利润、规费、税金及其他一切相关联的费用；</w:t>
      </w:r>
    </w:p>
    <w:p w14:paraId="744624A7">
      <w:pPr>
        <w:pStyle w:val="51"/>
        <w:spacing w:after="0"/>
        <w:ind w:left="1259" w:leftChars="428" w:hanging="360" w:hangingChars="150"/>
      </w:pPr>
      <w:r>
        <w:t>(3)构成合同文件的工程量清单中，材料或设备“暂定供应单价”的项目，由发包人提供材料、设备名称及其暂定单价，承包人应根据合同中对该项工程的要求和规定，填报对该项工程施工所需的除供应单价外的一切施工安装单价，与发包人提供的材料暂定供应单价组成为该项工程的暂定综合单价，此暂定综合单价不作为结算的依据，但施工安装单价作为结算的依据。</w:t>
      </w:r>
    </w:p>
    <w:p w14:paraId="41F91EB1">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836416" behindDoc="0" locked="0" layoutInCell="1" allowOverlap="1">
                <wp:simplePos x="0" y="0"/>
                <wp:positionH relativeFrom="column">
                  <wp:posOffset>-772160</wp:posOffset>
                </wp:positionH>
                <wp:positionV relativeFrom="paragraph">
                  <wp:posOffset>79375</wp:posOffset>
                </wp:positionV>
                <wp:extent cx="737870" cy="299720"/>
                <wp:effectExtent l="0" t="0" r="5080" b="5715"/>
                <wp:wrapNone/>
                <wp:docPr id="69" name="文本框 69"/>
                <wp:cNvGraphicFramePr/>
                <a:graphic xmlns:a="http://schemas.openxmlformats.org/drawingml/2006/main">
                  <a:graphicData uri="http://schemas.microsoft.com/office/word/2010/wordprocessingShape">
                    <wps:wsp>
                      <wps:cNvSpPr txBox="1">
                        <a:spLocks noChangeArrowheads="1"/>
                      </wps:cNvSpPr>
                      <wps:spPr bwMode="auto">
                        <a:xfrm>
                          <a:off x="0" y="0"/>
                          <a:ext cx="737870" cy="299720"/>
                        </a:xfrm>
                        <a:prstGeom prst="rect">
                          <a:avLst/>
                        </a:prstGeom>
                        <a:solidFill>
                          <a:srgbClr val="FFFFFF"/>
                        </a:solidFill>
                        <a:ln>
                          <a:noFill/>
                        </a:ln>
                        <a:effectLst/>
                      </wps:spPr>
                      <wps:txbx>
                        <w:txbxContent>
                          <w:p w14:paraId="029FCE74">
                            <w:pPr>
                              <w:jc w:val="left"/>
                            </w:pPr>
                            <w:r>
                              <w:rPr>
                                <w:rFonts w:hint="eastAsia" w:ascii="楷体_GB2312" w:eastAsia="楷体_GB2312"/>
                                <w:szCs w:val="21"/>
                              </w:rPr>
                              <w:t>暂定数量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8pt;margin-top:6.25pt;height:23.6pt;width:58.1pt;z-index:251836416;mso-width-relative:page;mso-height-relative:page;" fillcolor="#FFFFFF" filled="t" stroked="f" coordsize="21600,21600" o:gfxdata="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Cps+X2AAAAAkBAAAPAAAAAAAAAAEAIAAAACIAAABkcnMvZG93bnJldi54bWxQSwECFAAUAAAA&#10;CACHTuJAd+fLqCcCAAA9BAAADgAAAAAAAAABACAAAAAnAQAAZHJzL2Uyb0RvYy54bWxQSwUGAAAA&#10;AAYABgBZAQAAwAUAAAAA&#10;">
                <v:fill on="t" focussize="0,0"/>
                <v:stroke on="f"/>
                <v:imagedata o:title=""/>
                <o:lock v:ext="edit" aspectratio="f"/>
                <v:textbox inset="0mm,0mm,0mm,0mm">
                  <w:txbxContent>
                    <w:p w14:paraId="029FCE74">
                      <w:pPr>
                        <w:jc w:val="left"/>
                      </w:pPr>
                      <w:r>
                        <w:rPr>
                          <w:rFonts w:hint="eastAsia" w:ascii="楷体_GB2312" w:eastAsia="楷体_GB2312"/>
                          <w:szCs w:val="21"/>
                        </w:rPr>
                        <w:t>暂定数量</w:t>
                      </w:r>
                    </w:p>
                  </w:txbxContent>
                </v:textbox>
              </v:shape>
            </w:pict>
          </mc:Fallback>
        </mc:AlternateContent>
      </w:r>
      <w:r>
        <w:t>14.2.3暂定数量，将按通用条款第14.4条进行计量，但此等重新计量项目的合同单价不会因实际数量与原估计数量相比的多寡而进行调整。</w:t>
      </w:r>
    </w:p>
    <w:p w14:paraId="0D1B483E">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834368"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2A514BF8">
                            <w:pPr>
                              <w:rPr>
                                <w:rFonts w:ascii="楷体_GB2312" w:eastAsia="楷体_GB2312"/>
                                <w:szCs w:val="21"/>
                              </w:rPr>
                            </w:pPr>
                            <w:r>
                              <w:rPr>
                                <w:rFonts w:hint="eastAsia" w:ascii="楷体_GB2312" w:eastAsia="楷体_GB2312"/>
                                <w:szCs w:val="21"/>
                              </w:rPr>
                              <w:t>暂定金额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834368;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llWnYAAAACQEAAA8AAAAAAAAAAQAgAAAAIgAAAGRycy9kb3ducmV2LnhtbFBLAQIUABQAAAAI&#10;AIdO4kBnCpBRJgIAAD0EAAAOAAAAAAAAAAEAIAAAACcBAABkcnMvZTJvRG9jLnhtbFBLBQYAAAAA&#10;BgAGAFkBAAC/BQAAAAA=&#10;">
                <v:fill on="t" focussize="0,0"/>
                <v:stroke on="f"/>
                <v:imagedata o:title=""/>
                <o:lock v:ext="edit" aspectratio="f"/>
                <v:textbox inset="0mm,0mm,0mm,0mm">
                  <w:txbxContent>
                    <w:p w14:paraId="2A514BF8">
                      <w:pPr>
                        <w:rPr>
                          <w:rFonts w:ascii="楷体_GB2312" w:eastAsia="楷体_GB2312"/>
                          <w:szCs w:val="21"/>
                        </w:rPr>
                      </w:pPr>
                      <w:r>
                        <w:rPr>
                          <w:rFonts w:hint="eastAsia" w:ascii="楷体_GB2312" w:eastAsia="楷体_GB2312"/>
                          <w:szCs w:val="21"/>
                        </w:rPr>
                        <w:t>暂定金额</w:t>
                      </w:r>
                    </w:p>
                  </w:txbxContent>
                </v:textbox>
              </v:shape>
            </w:pict>
          </mc:Fallback>
        </mc:AlternateContent>
      </w:r>
      <w:r>
        <w:t>14.2.4 暂定金额，指涵盖的工作是一些在招投标时未能完全预见、规定或详细说明的工作，或签订合同时不能确定价款的工程。发包人应当在清单或合同文件中约定工程名称及其暂定金额。此部分的工作包含于本工程承包范围内，惟有款项为暂定。暂定金额不作为结算的依据，在合同期间须按发包人的要求部分或全部使用，未使用部分从合同价款内完全扣除。</w:t>
      </w:r>
    </w:p>
    <w:p w14:paraId="6AAF2120">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833344" behindDoc="0" locked="0" layoutInCell="1" allowOverlap="1">
                <wp:simplePos x="0" y="0"/>
                <wp:positionH relativeFrom="column">
                  <wp:posOffset>-720090</wp:posOffset>
                </wp:positionH>
                <wp:positionV relativeFrom="paragraph">
                  <wp:posOffset>71755</wp:posOffset>
                </wp:positionV>
                <wp:extent cx="685800" cy="258445"/>
                <wp:effectExtent l="0" t="0" r="7620" b="5715"/>
                <wp:wrapNone/>
                <wp:docPr id="67" name="文本框 67"/>
                <wp:cNvGraphicFramePr/>
                <a:graphic xmlns:a="http://schemas.openxmlformats.org/drawingml/2006/main">
                  <a:graphicData uri="http://schemas.microsoft.com/office/word/2010/wordprocessingShape">
                    <wps:wsp>
                      <wps:cNvSpPr txBox="1">
                        <a:spLocks noChangeArrowheads="1"/>
                      </wps:cNvSpPr>
                      <wps:spPr bwMode="auto">
                        <a:xfrm>
                          <a:off x="0" y="0"/>
                          <a:ext cx="685800" cy="258445"/>
                        </a:xfrm>
                        <a:prstGeom prst="rect">
                          <a:avLst/>
                        </a:prstGeom>
                        <a:solidFill>
                          <a:srgbClr val="FFFFFF"/>
                        </a:solidFill>
                        <a:ln>
                          <a:noFill/>
                        </a:ln>
                        <a:effectLst/>
                      </wps:spPr>
                      <wps:txbx>
                        <w:txbxContent>
                          <w:p w14:paraId="19689A5F">
                            <w:pPr>
                              <w:rPr>
                                <w:rFonts w:ascii="楷体_GB2312" w:eastAsia="楷体_GB2312"/>
                                <w:szCs w:val="21"/>
                              </w:rPr>
                            </w:pPr>
                            <w:r>
                              <w:rPr>
                                <w:rFonts w:hint="eastAsia" w:ascii="楷体_GB2312" w:eastAsia="楷体_GB2312"/>
                                <w:szCs w:val="21"/>
                              </w:rPr>
                              <w:t>预留暂定款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0.35pt;width:54pt;z-index:251833344;mso-width-relative:page;mso-height-relative:page;" fillcolor="#FFFFFF" filled="t" stroked="f" coordsize="21600,21600" o:gfxdata="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UCKLXAAAACQEAAA8AAAAAAAAAAQAgAAAAIgAAAGRycy9kb3ducmV2LnhtbFBLAQIUABQAAAAI&#10;AIdO4kBewRbZJwIAAD0EAAAOAAAAAAAAAAEAIAAAACYBAABkcnMvZTJvRG9jLnhtbFBLBQYAAAAA&#10;BgAGAFkBAAC/BQAAAAA=&#10;">
                <v:fill on="t" focussize="0,0"/>
                <v:stroke on="f"/>
                <v:imagedata o:title=""/>
                <o:lock v:ext="edit" aspectratio="f"/>
                <v:textbox inset="0mm,0mm,0mm,0mm">
                  <w:txbxContent>
                    <w:p w14:paraId="19689A5F">
                      <w:pPr>
                        <w:rPr>
                          <w:rFonts w:ascii="楷体_GB2312" w:eastAsia="楷体_GB2312"/>
                          <w:szCs w:val="21"/>
                        </w:rPr>
                      </w:pPr>
                      <w:r>
                        <w:rPr>
                          <w:rFonts w:hint="eastAsia" w:ascii="楷体_GB2312" w:eastAsia="楷体_GB2312"/>
                          <w:szCs w:val="21"/>
                        </w:rPr>
                        <w:t>预留暂定款</w:t>
                      </w:r>
                    </w:p>
                  </w:txbxContent>
                </v:textbox>
              </v:shape>
            </w:pict>
          </mc:Fallback>
        </mc:AlternateContent>
      </w:r>
      <w:r>
        <w:t>14.2.5 合同价款包括发包人为一些在招标时未能完全预见、规定或详细说明的工作而指定预留的暂定款，此类款项的工程可能发生也可能不发生，所以以预留暂定款的形式计入合同价款，其计量、计价和结算的方法与暂定金额的方法相同。承包人在本合同的责任均须包括此类工作在内。</w:t>
      </w:r>
    </w:p>
    <w:p w14:paraId="5B96C814">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835392" behindDoc="0" locked="0" layoutInCell="1" allowOverlap="1">
                <wp:simplePos x="0" y="0"/>
                <wp:positionH relativeFrom="column">
                  <wp:posOffset>-720090</wp:posOffset>
                </wp:positionH>
                <wp:positionV relativeFrom="paragraph">
                  <wp:posOffset>71755</wp:posOffset>
                </wp:positionV>
                <wp:extent cx="702310" cy="766445"/>
                <wp:effectExtent l="0" t="0" r="7620" b="1270"/>
                <wp:wrapNone/>
                <wp:docPr id="66" name="文本框 66"/>
                <wp:cNvGraphicFramePr/>
                <a:graphic xmlns:a="http://schemas.openxmlformats.org/drawingml/2006/main">
                  <a:graphicData uri="http://schemas.microsoft.com/office/word/2010/wordprocessingShape">
                    <wps:wsp>
                      <wps:cNvSpPr txBox="1">
                        <a:spLocks noChangeArrowheads="1"/>
                      </wps:cNvSpPr>
                      <wps:spPr bwMode="auto">
                        <a:xfrm>
                          <a:off x="0" y="0"/>
                          <a:ext cx="702310" cy="766445"/>
                        </a:xfrm>
                        <a:prstGeom prst="rect">
                          <a:avLst/>
                        </a:prstGeom>
                        <a:solidFill>
                          <a:srgbClr val="FFFFFF"/>
                        </a:solidFill>
                        <a:ln>
                          <a:noFill/>
                        </a:ln>
                        <a:effectLst/>
                      </wps:spPr>
                      <wps:txbx>
                        <w:txbxContent>
                          <w:p w14:paraId="0AE5E36F">
                            <w:pPr>
                              <w:jc w:val="left"/>
                            </w:pPr>
                            <w:r>
                              <w:rPr>
                                <w:rFonts w:hint="eastAsia" w:ascii="楷体_GB2312" w:eastAsia="楷体_GB2312"/>
                                <w:szCs w:val="21"/>
                              </w:rPr>
                              <w:t>施工措施项目费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0.35pt;width:55.3pt;z-index:251835392;mso-width-relative:page;mso-height-relative:page;" fillcolor="#FFFFFF" filled="t" stroked="f" coordsize="21600,21600" o:gfxdata="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kB7xTXAAAACgEAAA8AAAAAAAAAAQAgAAAAIgAAAGRycy9kb3ducmV2LnhtbFBLAQIUABQAAAAI&#10;AIdO4kA/hzcbJwIAAD0EAAAOAAAAAAAAAAEAIAAAACYBAABkcnMvZTJvRG9jLnhtbFBLBQYAAAAA&#10;BgAGAFkBAAC/BQAAAAA=&#10;">
                <v:fill on="t" focussize="0,0"/>
                <v:stroke on="f"/>
                <v:imagedata o:title=""/>
                <o:lock v:ext="edit" aspectratio="f"/>
                <v:textbox inset="0mm,0mm,0mm,0mm">
                  <w:txbxContent>
                    <w:p w14:paraId="0AE5E36F">
                      <w:pPr>
                        <w:jc w:val="left"/>
                      </w:pPr>
                      <w:r>
                        <w:rPr>
                          <w:rFonts w:hint="eastAsia" w:ascii="楷体_GB2312" w:eastAsia="楷体_GB2312"/>
                          <w:szCs w:val="21"/>
                        </w:rPr>
                        <w:t>施工措施项目费</w:t>
                      </w:r>
                    </w:p>
                  </w:txbxContent>
                </v:textbox>
              </v:shape>
            </w:pict>
          </mc:Fallback>
        </mc:AlternateContent>
      </w:r>
      <w:r>
        <w:t>14.2.6施工措施项目是承包人在施工前充分考察施工现场，结合发包人提供的招标文件，对各类风险进行充分预估后的包干费用，施工措施项目是承包人</w:t>
      </w:r>
      <w:r>
        <w:rPr>
          <w:szCs w:val="21"/>
        </w:rPr>
        <w:t>为完成本工程实体项目，发生于该工程施工前、施工过程中和施工后的有关质量、技术、安全、生活等方面的非工程实体项目。</w:t>
      </w:r>
      <w:r>
        <w:t>施工措施项目费由承包人根据本合同文件的</w:t>
      </w:r>
      <w:r>
        <w:rPr>
          <w:rFonts w:hint="eastAsia"/>
        </w:rPr>
        <w:t>工程规范</w:t>
      </w:r>
      <w:r>
        <w:t>要求以及企业自身水平等投标报价，并经发包人确认的包干价。</w:t>
      </w:r>
    </w:p>
    <w:p w14:paraId="42867FFB">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780096" behindDoc="0" locked="0" layoutInCell="1" allowOverlap="1">
                <wp:simplePos x="0" y="0"/>
                <wp:positionH relativeFrom="column">
                  <wp:posOffset>-768350</wp:posOffset>
                </wp:positionH>
                <wp:positionV relativeFrom="paragraph">
                  <wp:posOffset>820420</wp:posOffset>
                </wp:positionV>
                <wp:extent cx="685800" cy="781050"/>
                <wp:effectExtent l="0" t="0" r="7620" b="3175"/>
                <wp:wrapNone/>
                <wp:docPr id="65" name="文本框 65"/>
                <wp:cNvGraphicFramePr/>
                <a:graphic xmlns:a="http://schemas.openxmlformats.org/drawingml/2006/main">
                  <a:graphicData uri="http://schemas.microsoft.com/office/word/2010/wordprocessingShape">
                    <wps:wsp>
                      <wps:cNvSpPr txBox="1">
                        <a:spLocks noChangeArrowheads="1"/>
                      </wps:cNvSpPr>
                      <wps:spPr bwMode="auto">
                        <a:xfrm>
                          <a:off x="0" y="0"/>
                          <a:ext cx="685800" cy="781050"/>
                        </a:xfrm>
                        <a:prstGeom prst="rect">
                          <a:avLst/>
                        </a:prstGeom>
                        <a:solidFill>
                          <a:srgbClr val="FFFFFF"/>
                        </a:solidFill>
                        <a:ln>
                          <a:noFill/>
                        </a:ln>
                        <a:effectLst/>
                      </wps:spPr>
                      <wps:txbx>
                        <w:txbxContent>
                          <w:p w14:paraId="729910E0">
                            <w:pPr>
                              <w:jc w:val="left"/>
                              <w:rPr>
                                <w:rFonts w:ascii="楷体_GB2312" w:eastAsia="楷体_GB2312"/>
                                <w:szCs w:val="21"/>
                              </w:rPr>
                            </w:pPr>
                            <w:r>
                              <w:rPr>
                                <w:rFonts w:hint="eastAsia" w:ascii="楷体_GB2312" w:eastAsia="楷体_GB2312"/>
                                <w:szCs w:val="21"/>
                              </w:rPr>
                              <w:t>税费及其他缴费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0.5pt;margin-top:64.6pt;height:61.5pt;width:54pt;z-index:251780096;mso-width-relative:page;mso-height-relative:page;" fillcolor="#FFFFFF" filled="t" stroked="f" coordsize="21600,21600" o:gfxdata="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n7QIu2QAAAAwBAAAPAAAAAAAAAAEAIAAAACIAAABkcnMvZG93bnJldi54bWxQSwECFAAUAAAA&#10;CACHTuJA6jvjECYCAAA9BAAADgAAAAAAAAABACAAAAAoAQAAZHJzL2Uyb0RvYy54bWxQSwUGAAAA&#10;AAYABgBZAQAAwAUAAAAA&#10;">
                <v:fill on="t" focussize="0,0"/>
                <v:stroke on="f"/>
                <v:imagedata o:title=""/>
                <o:lock v:ext="edit" aspectratio="f"/>
                <v:textbox inset="0mm,0mm,0mm,0mm">
                  <w:txbxContent>
                    <w:p w14:paraId="729910E0">
                      <w:pPr>
                        <w:jc w:val="left"/>
                        <w:rPr>
                          <w:rFonts w:ascii="楷体_GB2312" w:eastAsia="楷体_GB2312"/>
                          <w:szCs w:val="21"/>
                        </w:rPr>
                      </w:pPr>
                      <w:r>
                        <w:rPr>
                          <w:rFonts w:hint="eastAsia" w:ascii="楷体_GB2312" w:eastAsia="楷体_GB2312"/>
                          <w:szCs w:val="21"/>
                        </w:rPr>
                        <w:t>税费及其他缴费</w:t>
                      </w:r>
                    </w:p>
                  </w:txbxContent>
                </v:textbox>
              </v:shape>
            </w:pict>
          </mc:Fallback>
        </mc:AlternateContent>
      </w:r>
      <w:r>
        <w:rPr>
          <w:lang w:val="en-US" w:eastAsia="zh-CN"/>
        </w:rPr>
        <mc:AlternateContent>
          <mc:Choice Requires="wps">
            <w:drawing>
              <wp:anchor distT="0" distB="0" distL="114300" distR="114300" simplePos="0" relativeHeight="251781120" behindDoc="0" locked="0" layoutInCell="1" allowOverlap="1">
                <wp:simplePos x="0" y="0"/>
                <wp:positionH relativeFrom="column">
                  <wp:posOffset>-720090</wp:posOffset>
                </wp:positionH>
                <wp:positionV relativeFrom="paragraph">
                  <wp:posOffset>71755</wp:posOffset>
                </wp:positionV>
                <wp:extent cx="702310" cy="297180"/>
                <wp:effectExtent l="0" t="0" r="7620" b="0"/>
                <wp:wrapNone/>
                <wp:docPr id="64" name="文本框 64"/>
                <wp:cNvGraphicFramePr/>
                <a:graphic xmlns:a="http://schemas.openxmlformats.org/drawingml/2006/main">
                  <a:graphicData uri="http://schemas.microsoft.com/office/word/2010/wordprocessingShape">
                    <wps:wsp>
                      <wps:cNvSpPr txBox="1">
                        <a:spLocks noChangeArrowheads="1"/>
                      </wps:cNvSpPr>
                      <wps:spPr bwMode="auto">
                        <a:xfrm>
                          <a:off x="0" y="0"/>
                          <a:ext cx="702310" cy="297180"/>
                        </a:xfrm>
                        <a:prstGeom prst="rect">
                          <a:avLst/>
                        </a:prstGeom>
                        <a:solidFill>
                          <a:srgbClr val="FFFFFF"/>
                        </a:solidFill>
                        <a:ln>
                          <a:noFill/>
                        </a:ln>
                        <a:effectLst/>
                      </wps:spPr>
                      <wps:txbx>
                        <w:txbxContent>
                          <w:p w14:paraId="4F0462EC">
                            <w:pPr>
                              <w:jc w:val="left"/>
                            </w:pPr>
                            <w:r>
                              <w:rPr>
                                <w:rFonts w:hint="eastAsia" w:ascii="楷体_GB2312" w:eastAsia="楷体_GB2312"/>
                                <w:szCs w:val="21"/>
                              </w:rPr>
                              <w:t>政府规费</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5.3pt;z-index:251781120;mso-width-relative:page;mso-height-relative:page;" fillcolor="#FFFFFF" filled="t" stroked="f" coordsize="21600,21600" o:gfxdata="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E6NYXYAAAACQEAAA8AAAAAAAAAAQAgAAAAIgAAAGRycy9kb3ducmV2LnhtbFBLAQIUABQAAAAI&#10;AIdO4kBonxmiJgIAAD0EAAAOAAAAAAAAAAEAIAAAACcBAABkcnMvZTJvRG9jLnhtbFBLBQYAAAAA&#10;BgAGAFkBAAC/BQAAAAA=&#10;">
                <v:fill on="t" focussize="0,0"/>
                <v:stroke on="f"/>
                <v:imagedata o:title=""/>
                <o:lock v:ext="edit" aspectratio="f"/>
                <v:textbox inset="0mm,0mm,0mm,0mm">
                  <w:txbxContent>
                    <w:p w14:paraId="4F0462EC">
                      <w:pPr>
                        <w:jc w:val="left"/>
                      </w:pPr>
                      <w:r>
                        <w:rPr>
                          <w:rFonts w:hint="eastAsia" w:ascii="楷体_GB2312" w:eastAsia="楷体_GB2312"/>
                          <w:szCs w:val="21"/>
                        </w:rPr>
                        <w:t>政府规费</w:t>
                      </w:r>
                    </w:p>
                  </w:txbxContent>
                </v:textbox>
              </v:shape>
            </w:pict>
          </mc:Fallback>
        </mc:AlternateContent>
      </w:r>
      <w:r>
        <w:t>14.2.7 合同价款已包括承包人须负责缴纳任何与本工程有关的一切政府规定收费，包括但不限于定额测定费、社会保险费、工程排污费、城市道路占用挖掘费、临时占用绿地费、绿化补偿（赔偿）费及其他。</w:t>
      </w:r>
    </w:p>
    <w:p w14:paraId="3CE89C6C">
      <w:pPr>
        <w:pStyle w:val="51"/>
        <w:tabs>
          <w:tab w:val="left" w:pos="1440"/>
        </w:tabs>
        <w:spacing w:after="0"/>
        <w:ind w:left="957" w:leftChars="113" w:hanging="720" w:hangingChars="300"/>
      </w:pPr>
      <w:r>
        <w:t>14.2.8 除合同另有约定外，合同价款已包括承包人或其自行分包人须按照国家现行税法和有关政府部门现行规定缴纳的一切税金和费用。</w:t>
      </w:r>
    </w:p>
    <w:p w14:paraId="42C5A5B7">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787264" behindDoc="0" locked="0" layoutInCell="1" allowOverlap="1">
                <wp:simplePos x="0" y="0"/>
                <wp:positionH relativeFrom="column">
                  <wp:posOffset>-787400</wp:posOffset>
                </wp:positionH>
                <wp:positionV relativeFrom="paragraph">
                  <wp:posOffset>27940</wp:posOffset>
                </wp:positionV>
                <wp:extent cx="685800" cy="390525"/>
                <wp:effectExtent l="0" t="0" r="7620" b="5715"/>
                <wp:wrapNone/>
                <wp:docPr id="63" name="文本框 63"/>
                <wp:cNvGraphicFramePr/>
                <a:graphic xmlns:a="http://schemas.openxmlformats.org/drawingml/2006/main">
                  <a:graphicData uri="http://schemas.microsoft.com/office/word/2010/wordprocessingShape">
                    <wps:wsp>
                      <wps:cNvSpPr txBox="1">
                        <a:spLocks noChangeArrowheads="1"/>
                      </wps:cNvSpPr>
                      <wps:spPr bwMode="auto">
                        <a:xfrm>
                          <a:off x="0" y="0"/>
                          <a:ext cx="685800" cy="390525"/>
                        </a:xfrm>
                        <a:prstGeom prst="rect">
                          <a:avLst/>
                        </a:prstGeom>
                        <a:solidFill>
                          <a:srgbClr val="FFFFFF"/>
                        </a:solidFill>
                        <a:ln>
                          <a:noFill/>
                        </a:ln>
                        <a:effectLst/>
                      </wps:spPr>
                      <wps:txbx>
                        <w:txbxContent>
                          <w:p w14:paraId="0C281D36">
                            <w:pPr>
                              <w:jc w:val="left"/>
                              <w:rPr>
                                <w:rFonts w:ascii="楷体_GB2312" w:eastAsia="楷体_GB2312"/>
                                <w:szCs w:val="21"/>
                              </w:rPr>
                            </w:pPr>
                            <w:r>
                              <w:rPr>
                                <w:rFonts w:hint="eastAsia" w:ascii="楷体_GB2312" w:eastAsia="楷体_GB2312"/>
                                <w:szCs w:val="21"/>
                              </w:rPr>
                              <w:t>其他费用</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2pt;margin-top:2.2pt;height:30.75pt;width:54pt;z-index:251787264;mso-width-relative:page;mso-height-relative:page;" fillcolor="#FFFFFF" filled="t" stroked="f" coordsize="21600,21600" o:gfxdata="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Uxpwp2AAAAAkBAAAPAAAAAAAAAAEAIAAAACIAAABkcnMvZG93bnJldi54bWxQSwECFAAUAAAA&#10;CACHTuJA67jgDicCAAA9BAAADgAAAAAAAAABACAAAAAnAQAAZHJzL2Uyb0RvYy54bWxQSwUGAAAA&#10;AAYABgBZAQAAwAUAAAAA&#10;">
                <v:fill on="t" focussize="0,0"/>
                <v:stroke on="f"/>
                <v:imagedata o:title=""/>
                <o:lock v:ext="edit" aspectratio="f"/>
                <v:textbox inset="0mm,0mm,0mm,0mm">
                  <w:txbxContent>
                    <w:p w14:paraId="0C281D36">
                      <w:pPr>
                        <w:jc w:val="left"/>
                        <w:rPr>
                          <w:rFonts w:ascii="楷体_GB2312" w:eastAsia="楷体_GB2312"/>
                          <w:szCs w:val="21"/>
                        </w:rPr>
                      </w:pPr>
                      <w:r>
                        <w:rPr>
                          <w:rFonts w:hint="eastAsia" w:ascii="楷体_GB2312" w:eastAsia="楷体_GB2312"/>
                          <w:szCs w:val="21"/>
                        </w:rPr>
                        <w:t>其他费用</w:t>
                      </w:r>
                    </w:p>
                  </w:txbxContent>
                </v:textbox>
              </v:shape>
            </w:pict>
          </mc:Fallback>
        </mc:AlternateContent>
      </w:r>
      <w:r>
        <w:t>14.2.9由承包人申报并最终由发包人确认补偿给承包人相关的补偿费用。</w:t>
      </w:r>
    </w:p>
    <w:p w14:paraId="33732616">
      <w:pPr>
        <w:pStyle w:val="50"/>
        <w:numPr>
          <w:ilvl w:val="0"/>
          <w:numId w:val="0"/>
        </w:numPr>
        <w:spacing w:before="120" w:after="120" w:line="360" w:lineRule="auto"/>
        <w:rPr>
          <w:szCs w:val="24"/>
        </w:rPr>
      </w:pPr>
      <w:bookmarkStart w:id="784" w:name="_Toc122080313"/>
      <w:bookmarkStart w:id="785" w:name="_Toc357434482"/>
      <w:bookmarkStart w:id="786" w:name="_Toc144869934"/>
      <w:bookmarkStart w:id="787" w:name="_Toc8833209"/>
      <w:r>
        <mc:AlternateContent>
          <mc:Choice Requires="wps">
            <w:drawing>
              <wp:anchor distT="0" distB="0" distL="114300" distR="114300" simplePos="0" relativeHeight="251782144" behindDoc="0" locked="0" layoutInCell="1" allowOverlap="1">
                <wp:simplePos x="0" y="0"/>
                <wp:positionH relativeFrom="column">
                  <wp:posOffset>-720090</wp:posOffset>
                </wp:positionH>
                <wp:positionV relativeFrom="paragraph">
                  <wp:posOffset>320040</wp:posOffset>
                </wp:positionV>
                <wp:extent cx="685800" cy="693420"/>
                <wp:effectExtent l="0" t="0" r="7620" b="0"/>
                <wp:wrapNone/>
                <wp:docPr id="62" name="文本框 62"/>
                <wp:cNvGraphicFramePr/>
                <a:graphic xmlns:a="http://schemas.openxmlformats.org/drawingml/2006/main">
                  <a:graphicData uri="http://schemas.microsoft.com/office/word/2010/wordprocessingShape">
                    <wps:wsp>
                      <wps:cNvSpPr txBox="1">
                        <a:spLocks noChangeArrowheads="1"/>
                      </wps:cNvSpPr>
                      <wps:spPr bwMode="auto">
                        <a:xfrm>
                          <a:off x="0" y="0"/>
                          <a:ext cx="685800" cy="693420"/>
                        </a:xfrm>
                        <a:prstGeom prst="rect">
                          <a:avLst/>
                        </a:prstGeom>
                        <a:solidFill>
                          <a:srgbClr val="FFFFFF"/>
                        </a:solidFill>
                        <a:ln>
                          <a:noFill/>
                        </a:ln>
                        <a:effectLst/>
                      </wps:spPr>
                      <wps:txbx>
                        <w:txbxContent>
                          <w:p w14:paraId="53ECEB49">
                            <w:pPr>
                              <w:jc w:val="left"/>
                              <w:rPr>
                                <w:rFonts w:ascii="楷体_GB2312" w:eastAsia="楷体_GB2312"/>
                                <w:szCs w:val="21"/>
                              </w:rPr>
                            </w:pPr>
                            <w:r>
                              <w:rPr>
                                <w:rFonts w:hint="eastAsia" w:ascii="楷体_GB2312" w:eastAsia="楷体_GB2312"/>
                                <w:szCs w:val="21"/>
                              </w:rPr>
                              <w:t>合同价款的固定原则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5.2pt;height:54.6pt;width:54pt;z-index:251782144;mso-width-relative:page;mso-height-relative:page;" fillcolor="#FFFFFF" filled="t" stroked="f" coordsize="21600,21600" o:gfxdata="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hIkjPYAAAACgEAAA8AAAAAAAAAAQAgAAAAIgAAAGRycy9kb3ducmV2LnhtbFBLAQIUABQAAAAI&#10;AIdO4kDLMI0qJgIAAD0EAAAOAAAAAAAAAAEAIAAAACcBAABkcnMvZTJvRG9jLnhtbFBLBQYAAAAA&#10;BgAGAFkBAAC/BQAAAAA=&#10;">
                <v:fill on="t" focussize="0,0"/>
                <v:stroke on="f"/>
                <v:imagedata o:title=""/>
                <o:lock v:ext="edit" aspectratio="f"/>
                <v:textbox inset="0mm,0mm,0mm,0mm">
                  <w:txbxContent>
                    <w:p w14:paraId="53ECEB49">
                      <w:pPr>
                        <w:jc w:val="left"/>
                        <w:rPr>
                          <w:rFonts w:ascii="楷体_GB2312" w:eastAsia="楷体_GB2312"/>
                          <w:szCs w:val="21"/>
                        </w:rPr>
                      </w:pPr>
                      <w:r>
                        <w:rPr>
                          <w:rFonts w:hint="eastAsia" w:ascii="楷体_GB2312" w:eastAsia="楷体_GB2312"/>
                          <w:szCs w:val="21"/>
                        </w:rPr>
                        <w:t>合同价款的固定原则</w:t>
                      </w:r>
                    </w:p>
                  </w:txbxContent>
                </v:textbox>
              </v:shape>
            </w:pict>
          </mc:Fallback>
        </mc:AlternateContent>
      </w:r>
      <w:bookmarkStart w:id="788" w:name="_Toc455134579"/>
      <w:bookmarkStart w:id="789" w:name="_Toc454555627"/>
      <w:bookmarkStart w:id="790" w:name="_Toc455151707"/>
      <w:r>
        <w:rPr>
          <w:szCs w:val="24"/>
        </w:rPr>
        <w:t xml:space="preserve">14.3 </w:t>
      </w:r>
      <w:bookmarkStart w:id="791" w:name="修改1"/>
      <w:r>
        <w:rPr>
          <w:szCs w:val="24"/>
        </w:rPr>
        <w:t>合同价款的调整</w:t>
      </w:r>
      <w:bookmarkEnd w:id="784"/>
      <w:bookmarkEnd w:id="785"/>
      <w:bookmarkEnd w:id="786"/>
      <w:bookmarkEnd w:id="787"/>
      <w:bookmarkEnd w:id="788"/>
      <w:bookmarkEnd w:id="789"/>
      <w:bookmarkEnd w:id="790"/>
      <w:bookmarkEnd w:id="791"/>
    </w:p>
    <w:p w14:paraId="6388F434">
      <w:pPr>
        <w:pStyle w:val="51"/>
        <w:tabs>
          <w:tab w:val="left" w:pos="1440"/>
        </w:tabs>
        <w:spacing w:after="0"/>
        <w:ind w:left="957" w:leftChars="113" w:hanging="720" w:hangingChars="300"/>
        <w:rPr>
          <w:rFonts w:ascii="宋体" w:hAnsi="宋体"/>
        </w:rPr>
      </w:pPr>
      <w:r>
        <w:t>14.3.1</w:t>
      </w:r>
      <w:r>
        <w:rPr>
          <w:rFonts w:hint="eastAsia"/>
        </w:rPr>
        <w:t>不含税</w:t>
      </w:r>
      <w:r>
        <w:rPr>
          <w:rFonts w:hint="eastAsia" w:ascii="宋体" w:hAnsi="宋体"/>
        </w:rPr>
        <w:t>合同价款一经双方确定，构成合同价款的项目单价、总价，除非专用条款另有规定，否则不能做任何调整（工程变更导致价款调整、暂定金额、暂定价款和预留的暂定款的确定除外）；不会因工资、物价、费率或汇率一定幅度的变动或任何调价文件而有所调整；亦不会因任何合同价款的计算错误（不论是算术上的错误还是其他错误）而有所调整。含税合同价</w:t>
      </w:r>
      <w:r>
        <w:rPr>
          <w:rFonts w:ascii="宋体" w:hAnsi="宋体"/>
        </w:rPr>
        <w:t>=不含税价格</w:t>
      </w:r>
      <w:r>
        <w:rPr>
          <w:rFonts w:hint="eastAsia" w:ascii="宋体" w:hAnsi="宋体"/>
        </w:rPr>
        <w:t>+</w:t>
      </w:r>
      <w:r>
        <w:rPr>
          <w:rFonts w:ascii="宋体" w:hAnsi="宋体"/>
        </w:rPr>
        <w:t>增值税税额</w:t>
      </w:r>
      <w:r>
        <w:rPr>
          <w:rFonts w:hint="eastAsia" w:ascii="宋体" w:hAnsi="宋体"/>
        </w:rPr>
        <w:t>。</w:t>
      </w:r>
      <w:r>
        <w:rPr>
          <w:rFonts w:ascii="宋体" w:hAnsi="宋体"/>
        </w:rPr>
        <w:t>合同有效期内</w:t>
      </w:r>
      <w:r>
        <w:rPr>
          <w:rFonts w:hint="eastAsia" w:ascii="宋体" w:hAnsi="宋体"/>
        </w:rPr>
        <w:t>，</w:t>
      </w:r>
      <w:r>
        <w:rPr>
          <w:rFonts w:ascii="宋体" w:hAnsi="宋体"/>
        </w:rPr>
        <w:t>任何包括但不限于法律</w:t>
      </w:r>
      <w:r>
        <w:rPr>
          <w:rFonts w:hint="eastAsia" w:ascii="宋体" w:hAnsi="宋体"/>
        </w:rPr>
        <w:t>、</w:t>
      </w:r>
      <w:r>
        <w:rPr>
          <w:rFonts w:ascii="宋体" w:hAnsi="宋体"/>
        </w:rPr>
        <w:t>行政法规</w:t>
      </w:r>
      <w:r>
        <w:rPr>
          <w:rFonts w:hint="eastAsia" w:ascii="宋体" w:hAnsi="宋体"/>
        </w:rPr>
        <w:t>、</w:t>
      </w:r>
      <w:r>
        <w:rPr>
          <w:rFonts w:ascii="宋体" w:hAnsi="宋体"/>
        </w:rPr>
        <w:t>政府政策修订或变化导致增值税税率调整的</w:t>
      </w:r>
      <w:r>
        <w:rPr>
          <w:rFonts w:hint="eastAsia" w:ascii="宋体" w:hAnsi="宋体"/>
        </w:rPr>
        <w:t>，</w:t>
      </w:r>
      <w:r>
        <w:rPr>
          <w:rFonts w:ascii="宋体" w:hAnsi="宋体"/>
        </w:rPr>
        <w:t>除不含税价格保持不变外</w:t>
      </w:r>
      <w:r>
        <w:rPr>
          <w:rFonts w:hint="eastAsia" w:ascii="宋体" w:hAnsi="宋体"/>
        </w:rPr>
        <w:t>，</w:t>
      </w:r>
      <w:r>
        <w:rPr>
          <w:rFonts w:ascii="宋体" w:hAnsi="宋体"/>
        </w:rPr>
        <w:t>增值税税率</w:t>
      </w:r>
      <w:r>
        <w:rPr>
          <w:rFonts w:hint="eastAsia" w:ascii="宋体" w:hAnsi="宋体"/>
        </w:rPr>
        <w:t>、</w:t>
      </w:r>
      <w:r>
        <w:rPr>
          <w:rFonts w:ascii="宋体" w:hAnsi="宋体"/>
        </w:rPr>
        <w:t>税额及含税价格进行相应调整</w:t>
      </w:r>
      <w:r>
        <w:rPr>
          <w:rFonts w:hint="eastAsia" w:ascii="宋体" w:hAnsi="宋体"/>
        </w:rPr>
        <w:t>。</w:t>
      </w:r>
    </w:p>
    <w:p w14:paraId="180D6368">
      <w:pPr>
        <w:pStyle w:val="51"/>
        <w:tabs>
          <w:tab w:val="left" w:pos="1440"/>
        </w:tabs>
        <w:spacing w:after="0"/>
        <w:ind w:left="957" w:leftChars="113" w:hanging="720" w:hangingChars="300"/>
      </w:pPr>
      <w:r>
        <w:rPr>
          <w:lang w:val="en-US" w:eastAsia="zh-CN"/>
        </w:rPr>
        <mc:AlternateContent>
          <mc:Choice Requires="wps">
            <w:drawing>
              <wp:anchor distT="0" distB="0" distL="114300" distR="114300" simplePos="0" relativeHeight="251752448" behindDoc="0" locked="0" layoutInCell="1" allowOverlap="1">
                <wp:simplePos x="0" y="0"/>
                <wp:positionH relativeFrom="column">
                  <wp:posOffset>-787400</wp:posOffset>
                </wp:positionH>
                <wp:positionV relativeFrom="paragraph">
                  <wp:posOffset>5715</wp:posOffset>
                </wp:positionV>
                <wp:extent cx="685800" cy="603885"/>
                <wp:effectExtent l="0" t="0" r="7620" b="6985"/>
                <wp:wrapNone/>
                <wp:docPr id="61" name="文本框 61"/>
                <wp:cNvGraphicFramePr/>
                <a:graphic xmlns:a="http://schemas.openxmlformats.org/drawingml/2006/main">
                  <a:graphicData uri="http://schemas.microsoft.com/office/word/2010/wordprocessingShape">
                    <wps:wsp>
                      <wps:cNvSpPr txBox="1">
                        <a:spLocks noChangeArrowheads="1"/>
                      </wps:cNvSpPr>
                      <wps:spPr bwMode="auto">
                        <a:xfrm>
                          <a:off x="0" y="0"/>
                          <a:ext cx="685800" cy="603885"/>
                        </a:xfrm>
                        <a:prstGeom prst="rect">
                          <a:avLst/>
                        </a:prstGeom>
                        <a:solidFill>
                          <a:srgbClr val="FFFFFF"/>
                        </a:solidFill>
                        <a:ln>
                          <a:noFill/>
                        </a:ln>
                        <a:effectLst/>
                      </wps:spPr>
                      <wps:txbx>
                        <w:txbxContent>
                          <w:p w14:paraId="209FE4AE">
                            <w:pPr>
                              <w:jc w:val="left"/>
                              <w:rPr>
                                <w:rFonts w:ascii="楷体_GB2312" w:eastAsia="楷体_GB2312"/>
                                <w:szCs w:val="21"/>
                              </w:rPr>
                            </w:pPr>
                            <w:r>
                              <w:rPr>
                                <w:rFonts w:hint="eastAsia" w:ascii="楷体_GB2312" w:eastAsia="楷体_GB2312"/>
                                <w:szCs w:val="21"/>
                              </w:rPr>
                              <w:t>法律、法规引起合同价款的调整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2pt;margin-top:0.45pt;height:47.55pt;width:54pt;z-index:251752448;mso-width-relative:page;mso-height-relative:page;" fillcolor="#FFFFFF" filled="t" stroked="f" coordsize="21600,21600" o:gfxdata="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y&#10;XVIO1gAAAAgBAAAPAAAAAAAAAAEAIAAAACIAAABkcnMvZG93bnJldi54bWxQSwECFAAUAAAACACH&#10;TuJALD8FvyYCAAA9BAAADgAAAAAAAAABACAAAAAlAQAAZHJzL2Uyb0RvYy54bWxQSwUGAAAAAAYA&#10;BgBZAQAAvQUAAAAA&#10;">
                <v:fill on="t" focussize="0,0"/>
                <v:stroke on="f"/>
                <v:imagedata o:title=""/>
                <o:lock v:ext="edit" aspectratio="f"/>
                <v:textbox inset="0mm,0mm,0mm,0mm">
                  <w:txbxContent>
                    <w:p w14:paraId="209FE4AE">
                      <w:pPr>
                        <w:jc w:val="left"/>
                        <w:rPr>
                          <w:rFonts w:ascii="楷体_GB2312" w:eastAsia="楷体_GB2312"/>
                          <w:szCs w:val="21"/>
                        </w:rPr>
                      </w:pPr>
                      <w:r>
                        <w:rPr>
                          <w:rFonts w:hint="eastAsia" w:ascii="楷体_GB2312" w:eastAsia="楷体_GB2312"/>
                          <w:szCs w:val="21"/>
                        </w:rPr>
                        <w:t>法律、法规引起合同价款的调整</w:t>
                      </w:r>
                    </w:p>
                  </w:txbxContent>
                </v:textbox>
              </v:shape>
            </w:pict>
          </mc:Fallback>
        </mc:AlternateContent>
      </w:r>
      <w:r>
        <w:t>14.3.2 合同签订后，</w:t>
      </w:r>
      <w:r>
        <w:rPr>
          <w:rFonts w:hint="eastAsia"/>
          <w:lang w:eastAsia="zh-CN"/>
        </w:rPr>
        <w:t>如因</w:t>
      </w:r>
      <w:r>
        <w:t>国家法律、法规的改变对合同价款产生影响的，合同价款需在经发包人认可的基础上协商调整。</w:t>
      </w:r>
    </w:p>
    <w:p w14:paraId="54AB5191">
      <w:pPr>
        <w:pStyle w:val="51"/>
        <w:tabs>
          <w:tab w:val="left" w:pos="1440"/>
        </w:tabs>
        <w:spacing w:after="0"/>
        <w:ind w:left="1079" w:leftChars="114" w:hanging="840" w:hangingChars="350"/>
      </w:pPr>
      <w:r>
        <w:t>14.3.3 若合同价款的调整程序在专用条款中无特别约定，不予调整。</w:t>
      </w:r>
    </w:p>
    <w:p w14:paraId="4B64F7C6">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53472" behindDoc="0" locked="0" layoutInCell="1" allowOverlap="1">
                <wp:simplePos x="0" y="0"/>
                <wp:positionH relativeFrom="column">
                  <wp:posOffset>-781050</wp:posOffset>
                </wp:positionH>
                <wp:positionV relativeFrom="paragraph">
                  <wp:posOffset>114300</wp:posOffset>
                </wp:positionV>
                <wp:extent cx="685800" cy="421005"/>
                <wp:effectExtent l="0" t="0" r="7620" b="0"/>
                <wp:wrapNone/>
                <wp:docPr id="60" name="文本框 60"/>
                <wp:cNvGraphicFramePr/>
                <a:graphic xmlns:a="http://schemas.openxmlformats.org/drawingml/2006/main">
                  <a:graphicData uri="http://schemas.microsoft.com/office/word/2010/wordprocessingShape">
                    <wps:wsp>
                      <wps:cNvSpPr txBox="1">
                        <a:spLocks noChangeArrowheads="1"/>
                      </wps:cNvSpPr>
                      <wps:spPr bwMode="auto">
                        <a:xfrm>
                          <a:off x="0" y="0"/>
                          <a:ext cx="685800" cy="421005"/>
                        </a:xfrm>
                        <a:prstGeom prst="rect">
                          <a:avLst/>
                        </a:prstGeom>
                        <a:solidFill>
                          <a:srgbClr val="FFFFFF"/>
                        </a:solidFill>
                        <a:ln>
                          <a:noFill/>
                        </a:ln>
                        <a:effectLst/>
                      </wps:spPr>
                      <wps:txbx>
                        <w:txbxContent>
                          <w:p w14:paraId="7FBB5561">
                            <w:pPr>
                              <w:jc w:val="left"/>
                              <w:rPr>
                                <w:rFonts w:ascii="楷体_GB2312" w:eastAsia="楷体_GB2312"/>
                                <w:szCs w:val="21"/>
                              </w:rPr>
                            </w:pPr>
                            <w:r>
                              <w:rPr>
                                <w:rFonts w:hint="eastAsia" w:ascii="楷体_GB2312" w:eastAsia="楷体_GB2312"/>
                                <w:szCs w:val="21"/>
                              </w:rPr>
                              <w:t>合同价款的调整方法</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1.5pt;margin-top:9pt;height:33.15pt;width:54pt;z-index:251753472;mso-width-relative:page;mso-height-relative:page;" fillcolor="#FFFFFF" filled="t" stroked="f" coordsize="21600,21600" o:gfxdata="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nyM0y2QAAAAoBAAAPAAAAAAAAAAEAIAAAACIAAABkcnMvZG93bnJldi54bWxQSwECFAAUAAAA&#10;CACHTuJAgd9BOiYCAAA9BAAADgAAAAAAAAABACAAAAAoAQAAZHJzL2Uyb0RvYy54bWxQSwUGAAAA&#10;AAYABgBZAQAAwAUAAAAA&#10;">
                <v:fill on="t" focussize="0,0"/>
                <v:stroke on="f"/>
                <v:imagedata o:title=""/>
                <o:lock v:ext="edit" aspectratio="f"/>
                <v:textbox inset="0mm,0mm,0mm,0mm">
                  <w:txbxContent>
                    <w:p w14:paraId="7FBB5561">
                      <w:pPr>
                        <w:jc w:val="left"/>
                        <w:rPr>
                          <w:rFonts w:ascii="楷体_GB2312" w:eastAsia="楷体_GB2312"/>
                          <w:szCs w:val="21"/>
                        </w:rPr>
                      </w:pPr>
                      <w:r>
                        <w:rPr>
                          <w:rFonts w:hint="eastAsia" w:ascii="楷体_GB2312" w:eastAsia="楷体_GB2312"/>
                          <w:szCs w:val="21"/>
                        </w:rPr>
                        <w:t>合同价款的调整方法</w:t>
                      </w:r>
                    </w:p>
                  </w:txbxContent>
                </v:textbox>
              </v:shape>
            </w:pict>
          </mc:Fallback>
        </mc:AlternateContent>
      </w:r>
      <w:r>
        <w:t>14.3.4 “暂定供应单价”、“暂定数量”、“暂定金额”、“预留暂定款”项目价款的确定及调整原则详见相关结算条款。</w:t>
      </w:r>
      <w:bookmarkStart w:id="792" w:name="_Toc122080314"/>
      <w:bookmarkStart w:id="793" w:name="_Toc144869935"/>
    </w:p>
    <w:p w14:paraId="7B82476F">
      <w:pPr>
        <w:pStyle w:val="50"/>
        <w:numPr>
          <w:ilvl w:val="0"/>
          <w:numId w:val="0"/>
        </w:numPr>
        <w:spacing w:before="120" w:after="120" w:line="360" w:lineRule="auto"/>
        <w:rPr>
          <w:szCs w:val="24"/>
        </w:rPr>
      </w:pPr>
      <w:bookmarkStart w:id="794" w:name="_Toc8833210"/>
      <w:bookmarkStart w:id="795" w:name="_Toc357434483"/>
      <w:bookmarkStart w:id="796" w:name="_Toc454555628"/>
      <w:bookmarkStart w:id="797" w:name="_Toc455134580"/>
      <w:bookmarkStart w:id="798" w:name="_Toc455151708"/>
      <w:r>
        <w:rPr>
          <w:szCs w:val="24"/>
        </w:rPr>
        <w:t>14.4 工程量确认</w:t>
      </w:r>
      <w:bookmarkEnd w:id="792"/>
      <w:bookmarkEnd w:id="793"/>
      <w:bookmarkEnd w:id="794"/>
      <w:bookmarkEnd w:id="795"/>
      <w:bookmarkEnd w:id="796"/>
      <w:bookmarkEnd w:id="797"/>
      <w:bookmarkEnd w:id="798"/>
    </w:p>
    <w:p w14:paraId="4FFB6BBA">
      <w:pPr>
        <w:pStyle w:val="51"/>
        <w:tabs>
          <w:tab w:val="left" w:pos="1440"/>
        </w:tabs>
        <w:ind w:left="957" w:leftChars="113" w:hanging="720" w:hangingChars="300"/>
      </w:pPr>
      <w:r>
        <w:rPr>
          <w:lang w:val="en-US" w:eastAsia="zh-CN"/>
        </w:rPr>
        <mc:AlternateContent>
          <mc:Choice Requires="wps">
            <w:drawing>
              <wp:anchor distT="0" distB="0" distL="114300" distR="114300" simplePos="0" relativeHeight="251754496" behindDoc="0" locked="0" layoutInCell="1" allowOverlap="1">
                <wp:simplePos x="0" y="0"/>
                <wp:positionH relativeFrom="column">
                  <wp:posOffset>-720090</wp:posOffset>
                </wp:positionH>
                <wp:positionV relativeFrom="paragraph">
                  <wp:posOffset>90170</wp:posOffset>
                </wp:positionV>
                <wp:extent cx="685800" cy="269240"/>
                <wp:effectExtent l="0" t="0" r="7620" b="3175"/>
                <wp:wrapNone/>
                <wp:docPr id="59" name="文本框 59"/>
                <wp:cNvGraphicFramePr/>
                <a:graphic xmlns:a="http://schemas.openxmlformats.org/drawingml/2006/main">
                  <a:graphicData uri="http://schemas.microsoft.com/office/word/2010/wordprocessingShape">
                    <wps:wsp>
                      <wps:cNvSpPr txBox="1">
                        <a:spLocks noChangeArrowheads="1"/>
                      </wps:cNvSpPr>
                      <wps:spPr bwMode="auto">
                        <a:xfrm>
                          <a:off x="0" y="0"/>
                          <a:ext cx="685800" cy="269240"/>
                        </a:xfrm>
                        <a:prstGeom prst="rect">
                          <a:avLst/>
                        </a:prstGeom>
                        <a:solidFill>
                          <a:srgbClr val="FFFFFF"/>
                        </a:solidFill>
                        <a:ln>
                          <a:noFill/>
                        </a:ln>
                        <a:effectLst/>
                      </wps:spPr>
                      <wps:txbx>
                        <w:txbxContent>
                          <w:p w14:paraId="0E48376C">
                            <w:pPr>
                              <w:rPr>
                                <w:rFonts w:ascii="楷体_GB2312" w:eastAsia="楷体_GB2312"/>
                                <w:szCs w:val="21"/>
                              </w:rPr>
                            </w:pPr>
                            <w:r>
                              <w:rPr>
                                <w:rFonts w:hint="eastAsia" w:ascii="楷体_GB2312" w:eastAsia="楷体_GB2312"/>
                                <w:szCs w:val="21"/>
                              </w:rPr>
                              <w:t>计量程序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7.1pt;height:21.2pt;width:54pt;z-index:251754496;mso-width-relative:page;mso-height-relative:page;" fillcolor="#FFFFFF" filled="t" stroked="f" coordsize="21600,21600" o:gfxdata="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svhxPXAAAACQEAAA8AAAAAAAAAAQAgAAAAIgAAAGRycy9kb3ducmV2LnhtbFBLAQIUABQAAAAI&#10;AIdO4kAQAb/LJwIAAD0EAAAOAAAAAAAAAAEAIAAAACYBAABkcnMvZTJvRG9jLnhtbFBLBQYAAAAA&#10;BgAGAFkBAAC/BQAAAAA=&#10;">
                <v:fill on="t" focussize="0,0"/>
                <v:stroke on="f"/>
                <v:imagedata o:title=""/>
                <o:lock v:ext="edit" aspectratio="f"/>
                <v:textbox inset="0mm,0mm,0mm,0mm">
                  <w:txbxContent>
                    <w:p w14:paraId="0E48376C">
                      <w:pPr>
                        <w:rPr>
                          <w:rFonts w:ascii="楷体_GB2312" w:eastAsia="楷体_GB2312"/>
                          <w:szCs w:val="21"/>
                        </w:rPr>
                      </w:pPr>
                      <w:r>
                        <w:rPr>
                          <w:rFonts w:hint="eastAsia" w:ascii="楷体_GB2312" w:eastAsia="楷体_GB2312"/>
                          <w:szCs w:val="21"/>
                        </w:rPr>
                        <w:t>计量程序</w:t>
                      </w:r>
                    </w:p>
                  </w:txbxContent>
                </v:textbox>
              </v:shape>
            </w:pict>
          </mc:Fallback>
        </mc:AlternateContent>
      </w:r>
      <w:r>
        <w:t>14.4.1 根据本合同要求需进行期中或期终工程量计量的，计量前承包人应向发包人提交计量申请报告，并抄送监理工程师。承包人应按时参加计量工作并为发包人和监理工程师的计量提供协助。</w:t>
      </w:r>
    </w:p>
    <w:p w14:paraId="7B60A8E4">
      <w:pPr>
        <w:pStyle w:val="51"/>
        <w:tabs>
          <w:tab w:val="left" w:pos="1440"/>
        </w:tabs>
        <w:spacing w:after="0"/>
        <w:ind w:left="974" w:leftChars="464"/>
        <w:rPr>
          <w:rFonts w:ascii="宋体" w:hAnsi="宋体"/>
        </w:rPr>
      </w:pPr>
      <w:r>
        <w:rPr>
          <w:rFonts w:hint="eastAsia" w:ascii="宋体" w:hAnsi="宋体"/>
        </w:rPr>
        <w:t>需要使用图纸和其它资料进行计量的工程，承包人应准备好</w:t>
      </w:r>
      <w:r>
        <w:rPr>
          <w:rFonts w:hint="eastAsia" w:ascii="宋体" w:hAnsi="宋体"/>
          <w:lang w:eastAsia="zh-CN"/>
        </w:rPr>
        <w:t>全套文件</w:t>
      </w:r>
      <w:r>
        <w:rPr>
          <w:rFonts w:hint="eastAsia" w:ascii="宋体" w:hAnsi="宋体"/>
        </w:rPr>
        <w:t>，并提交给发包人和监理工程师一起审查和确认有关图纸和其它资料。如果双方均同意时，则双方应在上述记录和图纸上签字确认，并据此进行计量。</w:t>
      </w:r>
    </w:p>
    <w:p w14:paraId="463C295D">
      <w:pPr>
        <w:spacing w:line="360" w:lineRule="auto"/>
        <w:ind w:firstLine="240" w:firstLineChars="100"/>
        <w:rPr>
          <w:sz w:val="24"/>
        </w:rPr>
      </w:pPr>
      <w:r>
        <w:rPr>
          <w:sz w:val="24"/>
        </w:rPr>
        <mc:AlternateContent>
          <mc:Choice Requires="wps">
            <w:drawing>
              <wp:anchor distT="0" distB="0" distL="114300" distR="114300" simplePos="0" relativeHeight="251755520" behindDoc="0" locked="0" layoutInCell="1" allowOverlap="1">
                <wp:simplePos x="0" y="0"/>
                <wp:positionH relativeFrom="column">
                  <wp:posOffset>-720090</wp:posOffset>
                </wp:positionH>
                <wp:positionV relativeFrom="paragraph">
                  <wp:posOffset>71755</wp:posOffset>
                </wp:positionV>
                <wp:extent cx="685800" cy="849630"/>
                <wp:effectExtent l="0" t="0" r="7620" b="635"/>
                <wp:wrapNone/>
                <wp:docPr id="58"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685800" cy="849630"/>
                        </a:xfrm>
                        <a:prstGeom prst="rect">
                          <a:avLst/>
                        </a:prstGeom>
                        <a:solidFill>
                          <a:srgbClr val="FFFFFF"/>
                        </a:solidFill>
                        <a:ln>
                          <a:noFill/>
                        </a:ln>
                        <a:effectLst/>
                      </wps:spPr>
                      <wps:txbx>
                        <w:txbxContent>
                          <w:p w14:paraId="4CDF938A">
                            <w:pPr>
                              <w:jc w:val="left"/>
                              <w:rPr>
                                <w:rFonts w:ascii="楷体_GB2312" w:eastAsia="楷体_GB2312"/>
                                <w:szCs w:val="21"/>
                              </w:rPr>
                            </w:pPr>
                            <w:r>
                              <w:rPr>
                                <w:rFonts w:hint="eastAsia" w:ascii="楷体_GB2312" w:eastAsia="楷体_GB2312"/>
                                <w:szCs w:val="21"/>
                              </w:rPr>
                              <w:t>计量结果的确认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66.9pt;width:54pt;z-index:251755520;mso-width-relative:page;mso-height-relative:page;" fillcolor="#FFFFFF" filled="t" stroked="f" coordsize="21600,21600" o:gfxdata="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u0sLLYAAAACgEAAA8AAAAAAAAAAQAgAAAAIgAAAGRycy9kb3ducmV2LnhtbFBLAQIUABQAAAAI&#10;AIdO4kDYFoPjJgIAAD0EAAAOAAAAAAAAAAEAIAAAACcBAABkcnMvZTJvRG9jLnhtbFBLBQYAAAAA&#10;BgAGAFkBAAC/BQAAAAA=&#10;">
                <v:fill on="t" focussize="0,0"/>
                <v:stroke on="f"/>
                <v:imagedata o:title=""/>
                <o:lock v:ext="edit" aspectratio="f"/>
                <v:textbox inset="0mm,0mm,0mm,0mm">
                  <w:txbxContent>
                    <w:p w14:paraId="4CDF938A">
                      <w:pPr>
                        <w:jc w:val="left"/>
                        <w:rPr>
                          <w:rFonts w:ascii="楷体_GB2312" w:eastAsia="楷体_GB2312"/>
                          <w:szCs w:val="21"/>
                        </w:rPr>
                      </w:pPr>
                      <w:r>
                        <w:rPr>
                          <w:rFonts w:hint="eastAsia" w:ascii="楷体_GB2312" w:eastAsia="楷体_GB2312"/>
                          <w:szCs w:val="21"/>
                        </w:rPr>
                        <w:t>计量结果的确认</w:t>
                      </w:r>
                    </w:p>
                  </w:txbxContent>
                </v:textbox>
              </v:shape>
            </w:pict>
          </mc:Fallback>
        </mc:AlternateContent>
      </w:r>
      <w:r>
        <w:rPr>
          <w:sz w:val="24"/>
        </w:rPr>
        <w:t>14.4.2 计量的结果：</w:t>
      </w:r>
    </w:p>
    <w:p w14:paraId="0D0BBC6A">
      <w:pPr>
        <w:spacing w:line="360" w:lineRule="auto"/>
        <w:ind w:left="1377" w:leftChars="427" w:hanging="480" w:hangingChars="200"/>
        <w:rPr>
          <w:sz w:val="24"/>
        </w:rPr>
      </w:pPr>
      <w:r>
        <w:rPr>
          <w:sz w:val="24"/>
        </w:rPr>
        <w:t>(1) 如承包人对发包人和监理工程师计量的结果有异议，则承包人应在收到上述结果后7天内向发包人提出申辩</w:t>
      </w:r>
      <w:r>
        <w:rPr>
          <w:rFonts w:hint="eastAsia" w:ascii="宋体" w:hAnsi="宋体"/>
          <w:sz w:val="24"/>
        </w:rPr>
        <w:t>，并阐明对上述结果有异议的事项及理由。发包人收到上述申辩后，应重新检查相关的工程量或图纸、资料的计量，必要时与承包人核对</w:t>
      </w:r>
      <w:r>
        <w:rPr>
          <w:sz w:val="24"/>
        </w:rPr>
        <w:t>。</w:t>
      </w:r>
    </w:p>
    <w:p w14:paraId="1647EA01">
      <w:pPr>
        <w:spacing w:line="360" w:lineRule="auto"/>
        <w:ind w:left="1377" w:leftChars="427" w:hanging="480" w:hangingChars="200"/>
        <w:rPr>
          <w:sz w:val="24"/>
        </w:rPr>
      </w:pPr>
      <w:r>
        <w:rPr>
          <w:sz w:val="24"/>
        </w:rPr>
        <w:t>(2) 对于承包人超出施工图纸范围或因承包人原因造成返工的工程量，发包人和监理工程师不予计量。</w:t>
      </w:r>
    </w:p>
    <w:p w14:paraId="5FE8E461">
      <w:pPr>
        <w:pStyle w:val="4"/>
        <w:spacing w:before="120" w:after="0" w:line="360" w:lineRule="auto"/>
        <w:rPr>
          <w:sz w:val="28"/>
          <w:szCs w:val="28"/>
        </w:rPr>
      </w:pPr>
      <w:bookmarkStart w:id="799" w:name="_Toc122080315"/>
      <w:bookmarkStart w:id="800" w:name="_Toc144869936"/>
      <w:bookmarkStart w:id="801" w:name="_Toc357434484"/>
      <w:bookmarkStart w:id="802" w:name="_Toc8833211"/>
      <w:bookmarkStart w:id="803" w:name="_Toc455151709"/>
      <w:bookmarkStart w:id="804" w:name="_Toc455134581"/>
      <w:bookmarkStart w:id="805" w:name="_Toc454555629"/>
      <w:r>
        <w:rPr>
          <w:sz w:val="28"/>
          <w:szCs w:val="28"/>
        </w:rPr>
        <w:t>15、工程变更</w:t>
      </w:r>
      <w:bookmarkEnd w:id="799"/>
      <w:bookmarkEnd w:id="800"/>
      <w:bookmarkEnd w:id="801"/>
      <w:bookmarkEnd w:id="802"/>
      <w:bookmarkEnd w:id="803"/>
      <w:bookmarkEnd w:id="804"/>
      <w:bookmarkEnd w:id="805"/>
    </w:p>
    <w:p w14:paraId="048E4A0A">
      <w:pPr>
        <w:pStyle w:val="50"/>
        <w:numPr>
          <w:ilvl w:val="0"/>
          <w:numId w:val="0"/>
        </w:numPr>
        <w:spacing w:before="120" w:after="120" w:line="360" w:lineRule="auto"/>
        <w:rPr>
          <w:szCs w:val="24"/>
        </w:rPr>
      </w:pPr>
      <w:bookmarkStart w:id="806" w:name="_Toc8833212"/>
      <w:bookmarkStart w:id="807" w:name="_Toc454555630"/>
      <w:bookmarkStart w:id="808" w:name="_Toc144869937"/>
      <w:bookmarkStart w:id="809" w:name="_Toc357434485"/>
      <w:bookmarkStart w:id="810" w:name="_Toc122080316"/>
      <w:bookmarkStart w:id="811" w:name="_Toc455134582"/>
      <w:bookmarkStart w:id="812" w:name="_Toc455151710"/>
      <w:r>
        <w:rPr>
          <w:szCs w:val="24"/>
        </w:rPr>
        <w:t>15.1 设计变更及签证</w:t>
      </w:r>
      <w:bookmarkEnd w:id="806"/>
      <w:bookmarkEnd w:id="807"/>
      <w:bookmarkEnd w:id="808"/>
      <w:bookmarkEnd w:id="809"/>
      <w:bookmarkEnd w:id="810"/>
      <w:bookmarkEnd w:id="811"/>
      <w:bookmarkEnd w:id="812"/>
    </w:p>
    <w:p w14:paraId="0EFECF42">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69856" behindDoc="0" locked="0" layoutInCell="1" allowOverlap="1">
                <wp:simplePos x="0" y="0"/>
                <wp:positionH relativeFrom="column">
                  <wp:posOffset>-720090</wp:posOffset>
                </wp:positionH>
                <wp:positionV relativeFrom="paragraph">
                  <wp:posOffset>1915160</wp:posOffset>
                </wp:positionV>
                <wp:extent cx="685800" cy="494665"/>
                <wp:effectExtent l="0" t="0" r="7620" b="635"/>
                <wp:wrapNone/>
                <wp:docPr id="57" name="文本框 57"/>
                <wp:cNvGraphicFramePr/>
                <a:graphic xmlns:a="http://schemas.openxmlformats.org/drawingml/2006/main">
                  <a:graphicData uri="http://schemas.microsoft.com/office/word/2010/wordprocessingShape">
                    <wps:wsp>
                      <wps:cNvSpPr txBox="1">
                        <a:spLocks noChangeArrowheads="1"/>
                      </wps:cNvSpPr>
                      <wps:spPr bwMode="auto">
                        <a:xfrm>
                          <a:off x="0" y="0"/>
                          <a:ext cx="685800" cy="494665"/>
                        </a:xfrm>
                        <a:prstGeom prst="rect">
                          <a:avLst/>
                        </a:prstGeom>
                        <a:solidFill>
                          <a:srgbClr val="FFFFFF"/>
                        </a:solidFill>
                        <a:ln>
                          <a:noFill/>
                        </a:ln>
                        <a:effectLst/>
                      </wps:spPr>
                      <wps:txbx>
                        <w:txbxContent>
                          <w:p w14:paraId="0BBA52C2">
                            <w:pPr>
                              <w:jc w:val="left"/>
                              <w:rPr>
                                <w:rFonts w:ascii="楷体_GB2312" w:eastAsia="楷体_GB2312"/>
                                <w:szCs w:val="21"/>
                              </w:rPr>
                            </w:pPr>
                            <w:r>
                              <w:rPr>
                                <w:rFonts w:hint="eastAsia" w:ascii="楷体_GB2312" w:eastAsia="楷体_GB2312"/>
                                <w:szCs w:val="21"/>
                              </w:rPr>
                              <w:t>发包人要求的设计变更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50.8pt;height:38.95pt;width:54pt;z-index:251769856;mso-width-relative:page;mso-height-relative:page;" fillcolor="#FFFFFF" filled="t" stroked="f" coordsize="21600,21600" o:gfxdata="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IQ+MzaAAAACwEAAA8AAAAAAAAAAQAgAAAAIgAAAGRycy9kb3ducmV2LnhtbFBLAQIUABQA&#10;AAAIAIdO4kCw1ejwJwIAAD0EAAAOAAAAAAAAAAEAIAAAACkBAABkcnMvZTJvRG9jLnhtbFBLBQYA&#10;AAAABgAGAFkBAADCBQAAAAA=&#10;">
                <v:fill on="t" focussize="0,0"/>
                <v:stroke on="f"/>
                <v:imagedata o:title=""/>
                <o:lock v:ext="edit" aspectratio="f"/>
                <v:textbox inset="0mm,0mm,0mm,0mm">
                  <w:txbxContent>
                    <w:p w14:paraId="0BBA52C2">
                      <w:pPr>
                        <w:jc w:val="left"/>
                        <w:rPr>
                          <w:rFonts w:ascii="楷体_GB2312" w:eastAsia="楷体_GB2312"/>
                          <w:szCs w:val="21"/>
                        </w:rPr>
                      </w:pPr>
                      <w:r>
                        <w:rPr>
                          <w:rFonts w:hint="eastAsia" w:ascii="楷体_GB2312" w:eastAsia="楷体_GB2312"/>
                          <w:szCs w:val="21"/>
                        </w:rPr>
                        <w:t>发包人要求的设计变更</w:t>
                      </w:r>
                    </w:p>
                  </w:txbxContent>
                </v:textbox>
              </v:shape>
            </w:pict>
          </mc:Fallback>
        </mc:AlternateContent>
      </w:r>
      <w:r>
        <w:rPr>
          <w:lang w:val="en-US" w:eastAsia="zh-CN"/>
        </w:rPr>
        <mc:AlternateContent>
          <mc:Choice Requires="wps">
            <w:drawing>
              <wp:anchor distT="0" distB="0" distL="114300" distR="114300" simplePos="0" relativeHeight="251771904" behindDoc="0" locked="0" layoutInCell="1" allowOverlap="1">
                <wp:simplePos x="0" y="0"/>
                <wp:positionH relativeFrom="column">
                  <wp:posOffset>-720090</wp:posOffset>
                </wp:positionH>
                <wp:positionV relativeFrom="paragraph">
                  <wp:posOffset>70485</wp:posOffset>
                </wp:positionV>
                <wp:extent cx="685800" cy="384175"/>
                <wp:effectExtent l="0" t="0" r="7620" b="3810"/>
                <wp:wrapNone/>
                <wp:docPr id="56" name="文本框 56"/>
                <wp:cNvGraphicFramePr/>
                <a:graphic xmlns:a="http://schemas.openxmlformats.org/drawingml/2006/main">
                  <a:graphicData uri="http://schemas.microsoft.com/office/word/2010/wordprocessingShape">
                    <wps:wsp>
                      <wps:cNvSpPr txBox="1">
                        <a:spLocks noChangeArrowheads="1"/>
                      </wps:cNvSpPr>
                      <wps:spPr bwMode="auto">
                        <a:xfrm>
                          <a:off x="0" y="0"/>
                          <a:ext cx="685800" cy="384175"/>
                        </a:xfrm>
                        <a:prstGeom prst="rect">
                          <a:avLst/>
                        </a:prstGeom>
                        <a:solidFill>
                          <a:srgbClr val="FFFFFF"/>
                        </a:solidFill>
                        <a:ln>
                          <a:noFill/>
                        </a:ln>
                        <a:effectLst/>
                      </wps:spPr>
                      <wps:txbx>
                        <w:txbxContent>
                          <w:p w14:paraId="1E1CF911">
                            <w:pPr>
                              <w:jc w:val="left"/>
                              <w:rPr>
                                <w:rFonts w:ascii="楷体_GB2312" w:eastAsia="楷体_GB2312"/>
                                <w:szCs w:val="21"/>
                              </w:rPr>
                            </w:pPr>
                            <w:r>
                              <w:rPr>
                                <w:rFonts w:hint="eastAsia" w:ascii="楷体_GB2312" w:eastAsia="楷体_GB2312"/>
                                <w:szCs w:val="21"/>
                              </w:rPr>
                              <w:t>变更总则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55pt;height:30.25pt;width:54pt;z-index:251771904;mso-width-relative:page;mso-height-relative:page;" fillcolor="#FFFFFF" filled="t" stroked="f" coordsize="21600,21600" o:gfxdata="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469DDXAAAACQEAAA8AAAAAAAAAAQAgAAAAIgAAAGRycy9kb3ducmV2LnhtbFBLAQIUABQAAAAI&#10;AIdO4kC/AI+FJwIAAD0EAAAOAAAAAAAAAAEAIAAAACYBAABkcnMvZTJvRG9jLnhtbFBLBQYAAAAA&#10;BgAGAFkBAAC/BQAAAAA=&#10;">
                <v:fill on="t" focussize="0,0"/>
                <v:stroke on="f"/>
                <v:imagedata o:title=""/>
                <o:lock v:ext="edit" aspectratio="f"/>
                <v:textbox inset="0mm,0mm,0mm,0mm">
                  <w:txbxContent>
                    <w:p w14:paraId="1E1CF911">
                      <w:pPr>
                        <w:jc w:val="left"/>
                        <w:rPr>
                          <w:rFonts w:ascii="楷体_GB2312" w:eastAsia="楷体_GB2312"/>
                          <w:szCs w:val="21"/>
                        </w:rPr>
                      </w:pPr>
                      <w:r>
                        <w:rPr>
                          <w:rFonts w:hint="eastAsia" w:ascii="楷体_GB2312" w:eastAsia="楷体_GB2312"/>
                          <w:szCs w:val="21"/>
                        </w:rPr>
                        <w:t>变更总则</w:t>
                      </w:r>
                    </w:p>
                  </w:txbxContent>
                </v:textbox>
              </v:shape>
            </w:pict>
          </mc:Fallback>
        </mc:AlternateContent>
      </w:r>
      <w:r>
        <w:rPr>
          <w:lang w:val="en-US" w:eastAsia="zh-CN"/>
        </w:rPr>
        <mc:AlternateContent>
          <mc:Choice Requires="wps">
            <w:drawing>
              <wp:anchor distT="0" distB="0" distL="114300" distR="114300" simplePos="0" relativeHeight="251770880" behindDoc="0" locked="0" layoutInCell="1" allowOverlap="1">
                <wp:simplePos x="0" y="0"/>
                <wp:positionH relativeFrom="column">
                  <wp:posOffset>-720090</wp:posOffset>
                </wp:positionH>
                <wp:positionV relativeFrom="paragraph">
                  <wp:posOffset>70485</wp:posOffset>
                </wp:positionV>
                <wp:extent cx="685800" cy="396240"/>
                <wp:effectExtent l="0" t="0" r="7620" b="0"/>
                <wp:wrapNone/>
                <wp:docPr id="55" name="文本框 55"/>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0336957D">
                            <w:pPr>
                              <w:jc w:val="left"/>
                              <w:rPr>
                                <w:rFonts w:ascii="楷体_GB2312" w:eastAsia="楷体_GB2312"/>
                                <w:szCs w:val="21"/>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55pt;height:31.2pt;width:54pt;z-index:251770880;mso-width-relative:page;mso-height-relative:page;" fillcolor="#FFFFFF" filled="t" stroked="f" coordsize="21600,21600" o:gfxdata="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AvKbFnYAAAACQEAAA8AAAAAAAAAAQAgAAAAIgAAAGRycy9kb3ducmV2LnhtbFBLAQIUABQAAAAI&#10;AIdO4kCv2z3HJgIAAD0EAAAOAAAAAAAAAAEAIAAAACcBAABkcnMvZTJvRG9jLnhtbFBLBQYAAAAA&#10;BgAGAFkBAAC/BQAAAAA=&#10;">
                <v:fill on="t" focussize="0,0"/>
                <v:stroke on="f"/>
                <v:imagedata o:title=""/>
                <o:lock v:ext="edit" aspectratio="f"/>
                <v:textbox inset="0mm,0mm,0mm,0mm">
                  <w:txbxContent>
                    <w:p w14:paraId="0336957D">
                      <w:pPr>
                        <w:jc w:val="left"/>
                        <w:rPr>
                          <w:rFonts w:ascii="楷体_GB2312" w:eastAsia="楷体_GB2312"/>
                          <w:szCs w:val="21"/>
                        </w:rPr>
                      </w:pPr>
                    </w:p>
                  </w:txbxContent>
                </v:textbox>
              </v:shape>
            </w:pict>
          </mc:Fallback>
        </mc:AlternateContent>
      </w:r>
      <w:r>
        <w:t>15.1.1 发包人可发出任何指示要求变更</w:t>
      </w:r>
      <w:r>
        <w:rPr>
          <w:rFonts w:hint="eastAsia"/>
          <w:lang w:eastAsia="zh-CN"/>
        </w:rPr>
        <w:t>，无论是否属于承包人合同范围内。</w:t>
      </w:r>
    </w:p>
    <w:p w14:paraId="33177EDC">
      <w:pPr>
        <w:pStyle w:val="51"/>
        <w:tabs>
          <w:tab w:val="left" w:pos="1440"/>
        </w:tabs>
        <w:spacing w:after="0"/>
        <w:ind w:left="869" w:leftChars="414"/>
        <w:rPr>
          <w:rFonts w:ascii="宋体" w:hAnsi="宋体"/>
        </w:rPr>
      </w:pPr>
      <w:r>
        <w:rPr>
          <w:rFonts w:hint="eastAsia" w:ascii="宋体" w:hAnsi="宋体"/>
        </w:rPr>
        <w:t>对于发包人所发出的任何指示要求变更</w:t>
      </w:r>
      <w:r>
        <w:t>承包人应予执行</w:t>
      </w:r>
      <w:r>
        <w:rPr>
          <w:rFonts w:hint="eastAsia"/>
          <w:lang w:eastAsia="zh-CN"/>
        </w:rPr>
        <w:t xml:space="preserve"> </w:t>
      </w:r>
      <w:r>
        <w:t>，不得以变更及签证价款未确定为由故意推迟执行；</w:t>
      </w:r>
      <w:r>
        <w:rPr>
          <w:rFonts w:hint="eastAsia" w:ascii="宋体" w:hAnsi="宋体"/>
        </w:rPr>
        <w:t>如承包人拒绝实施，发包人有权另择施工单位完成，所发生的费用(另需支付20%的施工违约金)由承包人承担。</w:t>
      </w:r>
    </w:p>
    <w:p w14:paraId="61BB0B37">
      <w:pPr>
        <w:pStyle w:val="51"/>
        <w:tabs>
          <w:tab w:val="left" w:pos="1440"/>
        </w:tabs>
        <w:spacing w:after="0"/>
        <w:ind w:left="869" w:leftChars="414"/>
      </w:pPr>
      <w:r>
        <w:t>承包人不能擅自作出设计变更及签证，承包人要求的任何设计变更及签证，必须经发包人书面批准后方可执行；惟在特殊紧急危及安全的情况下，发包人可追认承包人擅自作出的变更及签证。发包人要求、批准或继后追认的变更不应使本合同作废。</w:t>
      </w:r>
    </w:p>
    <w:p w14:paraId="5FAA35EA">
      <w:pPr>
        <w:pStyle w:val="51"/>
        <w:tabs>
          <w:tab w:val="left" w:pos="1440"/>
        </w:tabs>
        <w:spacing w:after="0"/>
        <w:ind w:left="959" w:leftChars="114" w:hanging="720" w:hangingChars="300"/>
        <w:rPr>
          <w:lang w:eastAsia="zh-CN"/>
        </w:rPr>
      </w:pPr>
      <w:r>
        <w:t>15.1.2 发包人要求的设计变更：发包人有权修改工程设计进行变更，承包人应及时按变更进行施工，变更引起的增减费用按实计入结算金额内</w:t>
      </w:r>
      <w:r>
        <w:rPr>
          <w:rFonts w:hint="eastAsia"/>
          <w:lang w:eastAsia="zh-CN"/>
        </w:rPr>
        <w:t>。</w:t>
      </w:r>
    </w:p>
    <w:p w14:paraId="1FE3324B">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72928" behindDoc="0" locked="0" layoutInCell="1" allowOverlap="1">
                <wp:simplePos x="0" y="0"/>
                <wp:positionH relativeFrom="column">
                  <wp:posOffset>-720090</wp:posOffset>
                </wp:positionH>
                <wp:positionV relativeFrom="paragraph">
                  <wp:posOffset>53975</wp:posOffset>
                </wp:positionV>
                <wp:extent cx="685800" cy="943610"/>
                <wp:effectExtent l="0" t="0" r="7620" b="5715"/>
                <wp:wrapNone/>
                <wp:docPr id="54" name="文本框 54"/>
                <wp:cNvGraphicFramePr/>
                <a:graphic xmlns:a="http://schemas.openxmlformats.org/drawingml/2006/main">
                  <a:graphicData uri="http://schemas.microsoft.com/office/word/2010/wordprocessingShape">
                    <wps:wsp>
                      <wps:cNvSpPr txBox="1">
                        <a:spLocks noChangeArrowheads="1"/>
                      </wps:cNvSpPr>
                      <wps:spPr bwMode="auto">
                        <a:xfrm>
                          <a:off x="0" y="0"/>
                          <a:ext cx="685800" cy="943610"/>
                        </a:xfrm>
                        <a:prstGeom prst="rect">
                          <a:avLst/>
                        </a:prstGeom>
                        <a:solidFill>
                          <a:srgbClr val="FFFFFF"/>
                        </a:solidFill>
                        <a:ln>
                          <a:noFill/>
                        </a:ln>
                        <a:effectLst/>
                      </wps:spPr>
                      <wps:txbx>
                        <w:txbxContent>
                          <w:p w14:paraId="1E7BD59D">
                            <w:pPr>
                              <w:jc w:val="left"/>
                              <w:rPr>
                                <w:rFonts w:ascii="楷体_GB2312" w:eastAsia="楷体_GB2312"/>
                                <w:szCs w:val="21"/>
                              </w:rPr>
                            </w:pPr>
                            <w:r>
                              <w:rPr>
                                <w:rFonts w:hint="eastAsia" w:ascii="楷体_GB2312" w:eastAsia="楷体_GB2312"/>
                                <w:szCs w:val="21"/>
                              </w:rPr>
                              <w:t>承包人要求的设计变更</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74.3pt;width:54pt;z-index:251772928;mso-width-relative:page;mso-height-relative:page;" fillcolor="#FFFFFF" filled="t" stroked="f" coordsize="21600,21600" o:gfxdata="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PzXIs2AAAAAkBAAAPAAAAAAAAAAEAIAAAACIAAABkcnMvZG93bnJldi54bWxQSwECFAAUAAAA&#10;CACHTuJAaHCIeicCAAA9BAAADgAAAAAAAAABACAAAAAnAQAAZHJzL2Uyb0RvYy54bWxQSwUGAAAA&#10;AAYABgBZAQAAwAUAAAAA&#10;">
                <v:fill on="t" focussize="0,0"/>
                <v:stroke on="f"/>
                <v:imagedata o:title=""/>
                <o:lock v:ext="edit" aspectratio="f"/>
                <v:textbox inset="0mm,0mm,0mm,0mm">
                  <w:txbxContent>
                    <w:p w14:paraId="1E7BD59D">
                      <w:pPr>
                        <w:jc w:val="left"/>
                        <w:rPr>
                          <w:rFonts w:ascii="楷体_GB2312" w:eastAsia="楷体_GB2312"/>
                          <w:szCs w:val="21"/>
                        </w:rPr>
                      </w:pPr>
                      <w:r>
                        <w:rPr>
                          <w:rFonts w:hint="eastAsia" w:ascii="楷体_GB2312" w:eastAsia="楷体_GB2312"/>
                          <w:szCs w:val="21"/>
                        </w:rPr>
                        <w:t>承包人要求的设计变更</w:t>
                      </w:r>
                    </w:p>
                  </w:txbxContent>
                </v:textbox>
              </v:shape>
            </w:pict>
          </mc:Fallback>
        </mc:AlternateContent>
      </w:r>
      <w:r>
        <w:t>15.1.3承包人要求的设计变更：</w:t>
      </w:r>
    </w:p>
    <w:p w14:paraId="6A0D2A61">
      <w:pPr>
        <w:spacing w:line="360" w:lineRule="auto"/>
        <w:ind w:left="1514" w:leftChars="485" w:hanging="496" w:hangingChars="207"/>
        <w:rPr>
          <w:sz w:val="24"/>
        </w:rPr>
      </w:pPr>
      <w:r>
        <w:rPr>
          <w:sz w:val="24"/>
        </w:rPr>
        <w:t>(1)  承包人</w:t>
      </w:r>
      <w:r>
        <w:rPr>
          <w:rFonts w:hint="eastAsia"/>
          <w:sz w:val="24"/>
        </w:rPr>
        <w:t>在</w:t>
      </w:r>
      <w:r>
        <w:rPr>
          <w:sz w:val="24"/>
        </w:rPr>
        <w:t>投标期间应充分考虑招标图纸的错、漏碰、缺问题，并积极向发包人提出改善意见；若招标图纸最终作为合同图纸，合同签定后，合同图纸的错、漏、碰、缺产生的费用被视为包含在合同总价中。</w:t>
      </w:r>
    </w:p>
    <w:p w14:paraId="161FC1DA">
      <w:pPr>
        <w:spacing w:line="360" w:lineRule="auto"/>
        <w:ind w:left="1514" w:leftChars="485" w:hanging="496" w:hangingChars="207"/>
        <w:rPr>
          <w:sz w:val="24"/>
        </w:rPr>
      </w:pPr>
      <w:r>
        <w:rPr>
          <w:sz w:val="24"/>
        </w:rPr>
        <w:t>(2) 施工过程中，承包人</w:t>
      </w:r>
      <w:r>
        <w:rPr>
          <w:rFonts w:hint="eastAsia"/>
          <w:sz w:val="24"/>
        </w:rPr>
        <w:t>须</w:t>
      </w:r>
      <w:r>
        <w:rPr>
          <w:sz w:val="24"/>
        </w:rPr>
        <w:t>及时发现各阶段图纸的错、漏、碰、缺，并在该项工程施工15天前向发包人书面提出；若承包人发现设计错误或不合理之处，应及时通知发包人和设计方，由设计方（或发包人）提供设计变更文件，经发包人签字盖章后实施，由此产生的一切费用由发包人承担。</w:t>
      </w:r>
    </w:p>
    <w:p w14:paraId="5B5C9046">
      <w:pPr>
        <w:spacing w:line="360" w:lineRule="auto"/>
        <w:ind w:left="1514" w:leftChars="485" w:hanging="496" w:hangingChars="207"/>
        <w:rPr>
          <w:sz w:val="24"/>
        </w:rPr>
      </w:pPr>
      <w:r>
        <w:rPr>
          <w:sz w:val="24"/>
        </w:rPr>
        <w:t>(3) 如属于承包商应该发现但没有发现的图纸错、漏、碰、缺，由此产生的一切费用由承包人承担，由此所造成的工期延误发包人有权不予确认。</w:t>
      </w:r>
    </w:p>
    <w:p w14:paraId="0917C398">
      <w:pPr>
        <w:spacing w:line="360" w:lineRule="auto"/>
        <w:ind w:left="1514" w:leftChars="485" w:hanging="496" w:hangingChars="207"/>
        <w:rPr>
          <w:sz w:val="24"/>
        </w:rPr>
      </w:pPr>
      <w:r>
        <w:rPr>
          <w:sz w:val="24"/>
        </w:rPr>
        <w:t>(4) 承包人提出的合理化建议如被发包人采用，发包人可根据实际情况予以奖励。</w:t>
      </w:r>
    </w:p>
    <w:p w14:paraId="6FB762DA">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73952" behindDoc="0" locked="0" layoutInCell="1" allowOverlap="1">
                <wp:simplePos x="0" y="0"/>
                <wp:positionH relativeFrom="column">
                  <wp:posOffset>-720090</wp:posOffset>
                </wp:positionH>
                <wp:positionV relativeFrom="paragraph">
                  <wp:posOffset>53975</wp:posOffset>
                </wp:positionV>
                <wp:extent cx="685800" cy="791210"/>
                <wp:effectExtent l="0" t="0" r="7620" b="1270"/>
                <wp:wrapNone/>
                <wp:docPr id="53" name="文本框 53"/>
                <wp:cNvGraphicFramePr/>
                <a:graphic xmlns:a="http://schemas.openxmlformats.org/drawingml/2006/main">
                  <a:graphicData uri="http://schemas.microsoft.com/office/word/2010/wordprocessingShape">
                    <wps:wsp>
                      <wps:cNvSpPr txBox="1">
                        <a:spLocks noChangeArrowheads="1"/>
                      </wps:cNvSpPr>
                      <wps:spPr bwMode="auto">
                        <a:xfrm>
                          <a:off x="0" y="0"/>
                          <a:ext cx="685800" cy="791210"/>
                        </a:xfrm>
                        <a:prstGeom prst="rect">
                          <a:avLst/>
                        </a:prstGeom>
                        <a:solidFill>
                          <a:srgbClr val="FFFFFF"/>
                        </a:solidFill>
                        <a:ln>
                          <a:noFill/>
                        </a:ln>
                        <a:effectLst/>
                      </wps:spPr>
                      <wps:txbx>
                        <w:txbxContent>
                          <w:p w14:paraId="207D29F3">
                            <w:pPr>
                              <w:jc w:val="left"/>
                              <w:rPr>
                                <w:rFonts w:ascii="楷体_GB2312" w:eastAsia="楷体_GB2312"/>
                                <w:szCs w:val="21"/>
                              </w:rPr>
                            </w:pPr>
                            <w:r>
                              <w:rPr>
                                <w:rFonts w:hint="eastAsia" w:ascii="楷体_GB2312" w:eastAsia="楷体_GB2312"/>
                                <w:szCs w:val="21"/>
                              </w:rPr>
                              <w:t>不属于工程变更的情况</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25pt;height:62.3pt;width:54pt;z-index:251773952;mso-width-relative:page;mso-height-relative:page;" fillcolor="#FFFFFF" filled="t" stroked="f" coordsize="21600,21600" o:gfxdata="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AjopTYAAAACQEAAA8AAAAAAAAAAQAgAAAAIgAAAGRycy9kb3ducmV2LnhtbFBLAQIUABQAAAAI&#10;AIdO4kDgruwHJgIAAD0EAAAOAAAAAAAAAAEAIAAAACcBAABkcnMvZTJvRG9jLnhtbFBLBQYAAAAA&#10;BgAGAFkBAAC/BQAAAAA=&#10;">
                <v:fill on="t" focussize="0,0"/>
                <v:stroke on="f"/>
                <v:imagedata o:title=""/>
                <o:lock v:ext="edit" aspectratio="f"/>
                <v:textbox inset="0mm,0mm,0mm,0mm">
                  <w:txbxContent>
                    <w:p w14:paraId="207D29F3">
                      <w:pPr>
                        <w:jc w:val="left"/>
                        <w:rPr>
                          <w:rFonts w:ascii="楷体_GB2312" w:eastAsia="楷体_GB2312"/>
                          <w:szCs w:val="21"/>
                        </w:rPr>
                      </w:pPr>
                      <w:r>
                        <w:rPr>
                          <w:rFonts w:hint="eastAsia" w:ascii="楷体_GB2312" w:eastAsia="楷体_GB2312"/>
                          <w:szCs w:val="21"/>
                        </w:rPr>
                        <w:t>不属于工程变更的情况</w:t>
                      </w:r>
                    </w:p>
                  </w:txbxContent>
                </v:textbox>
              </v:shape>
            </w:pict>
          </mc:Fallback>
        </mc:AlternateContent>
      </w:r>
      <w:r>
        <w:t>15.1.4 承包人履行合同期间，若出现以下情况，均不属于工程变更。</w:t>
      </w:r>
    </w:p>
    <w:p w14:paraId="69582DB8">
      <w:pPr>
        <w:spacing w:line="360" w:lineRule="auto"/>
        <w:ind w:left="1514" w:leftChars="485" w:hanging="496" w:hangingChars="207"/>
        <w:rPr>
          <w:sz w:val="24"/>
        </w:rPr>
      </w:pPr>
      <w:r>
        <w:rPr>
          <w:sz w:val="24"/>
        </w:rPr>
        <w:t>(1) 因承包人施工质量问题或施工安排不当</w:t>
      </w:r>
      <w:r>
        <w:rPr>
          <w:rFonts w:hint="eastAsia"/>
          <w:sz w:val="24"/>
        </w:rPr>
        <w:t>及</w:t>
      </w:r>
      <w:r>
        <w:rPr>
          <w:sz w:val="24"/>
        </w:rPr>
        <w:t>为便于组织施工而采取的相应技术措施，由此导致的设计修改，所产生的一切费用由承包人承担，工期不予顺延；</w:t>
      </w:r>
    </w:p>
    <w:p w14:paraId="76DED4AA">
      <w:pPr>
        <w:spacing w:line="360" w:lineRule="auto"/>
        <w:ind w:left="1514" w:leftChars="485" w:hanging="496" w:hangingChars="207"/>
        <w:rPr>
          <w:sz w:val="24"/>
        </w:rPr>
      </w:pPr>
      <w:r>
        <w:rPr>
          <w:sz w:val="24"/>
        </w:rPr>
        <w:t>(2) 若出现施工图纸的部分内容或个别部位需设计深化或细化后方能进行施工，或该项工作须由承包人自行细化后方能施工，则此部分细化工作及内容不视为设计增加或变更，任何图纸深化或细化的费用已包含于合同价款中。</w:t>
      </w:r>
    </w:p>
    <w:p w14:paraId="5D918261">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56544" behindDoc="0" locked="0" layoutInCell="1" allowOverlap="1">
                <wp:simplePos x="0" y="0"/>
                <wp:positionH relativeFrom="column">
                  <wp:posOffset>-720090</wp:posOffset>
                </wp:positionH>
                <wp:positionV relativeFrom="paragraph">
                  <wp:posOffset>71755</wp:posOffset>
                </wp:positionV>
                <wp:extent cx="685800" cy="387985"/>
                <wp:effectExtent l="0" t="0" r="7620" b="0"/>
                <wp:wrapNone/>
                <wp:docPr id="52" name="文本框 52"/>
                <wp:cNvGraphicFramePr/>
                <a:graphic xmlns:a="http://schemas.openxmlformats.org/drawingml/2006/main">
                  <a:graphicData uri="http://schemas.microsoft.com/office/word/2010/wordprocessingShape">
                    <wps:wsp>
                      <wps:cNvSpPr txBox="1">
                        <a:spLocks noChangeArrowheads="1"/>
                      </wps:cNvSpPr>
                      <wps:spPr bwMode="auto">
                        <a:xfrm>
                          <a:off x="0" y="0"/>
                          <a:ext cx="685800" cy="387985"/>
                        </a:xfrm>
                        <a:prstGeom prst="rect">
                          <a:avLst/>
                        </a:prstGeom>
                        <a:solidFill>
                          <a:srgbClr val="FFFFFF"/>
                        </a:solidFill>
                        <a:ln>
                          <a:noFill/>
                        </a:ln>
                        <a:effectLst/>
                      </wps:spPr>
                      <wps:txbx>
                        <w:txbxContent>
                          <w:p w14:paraId="4B688347">
                            <w:pPr>
                              <w:jc w:val="left"/>
                              <w:rPr>
                                <w:rFonts w:ascii="楷体_GB2312" w:eastAsia="楷体_GB2312"/>
                                <w:szCs w:val="21"/>
                              </w:rPr>
                            </w:pPr>
                            <w:r>
                              <w:rPr>
                                <w:rFonts w:hint="eastAsia" w:ascii="楷体_GB2312" w:eastAsia="楷体_GB2312"/>
                                <w:szCs w:val="21"/>
                              </w:rPr>
                              <w:t>现场签证</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0.55pt;width:54pt;z-index:251756544;mso-width-relative:page;mso-height-relative:page;" fillcolor="#FFFFFF" filled="t" stroked="f" coordsize="21600,21600" o:gfxdata="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EWKSv2AAAAAkBAAAPAAAAAAAAAAEAIAAAACIAAABkcnMvZG93bnJldi54bWxQSwECFAAUAAAA&#10;CACHTuJADKLK2CcCAAA9BAAADgAAAAAAAAABACAAAAAnAQAAZHJzL2Uyb0RvYy54bWxQSwUGAAAA&#10;AAYABgBZAQAAwAUAAAAA&#10;">
                <v:fill on="t" focussize="0,0"/>
                <v:stroke on="f"/>
                <v:imagedata o:title=""/>
                <o:lock v:ext="edit" aspectratio="f"/>
                <v:textbox inset="0mm,0mm,0mm,0mm">
                  <w:txbxContent>
                    <w:p w14:paraId="4B688347">
                      <w:pPr>
                        <w:jc w:val="left"/>
                        <w:rPr>
                          <w:rFonts w:ascii="楷体_GB2312" w:eastAsia="楷体_GB2312"/>
                          <w:szCs w:val="21"/>
                        </w:rPr>
                      </w:pPr>
                      <w:r>
                        <w:rPr>
                          <w:rFonts w:hint="eastAsia" w:ascii="楷体_GB2312" w:eastAsia="楷体_GB2312"/>
                          <w:szCs w:val="21"/>
                        </w:rPr>
                        <w:t>现场签证</w:t>
                      </w:r>
                    </w:p>
                  </w:txbxContent>
                </v:textbox>
              </v:shape>
            </w:pict>
          </mc:Fallback>
        </mc:AlternateContent>
      </w:r>
      <w:r>
        <w:t>15.1.5</w:t>
      </w:r>
      <w:r>
        <w:tab/>
      </w:r>
      <w:r>
        <w:t>现场签证单的发生必须是合同文件中未涵盖、包括和暗示的工作内容。签证单要严格按照增加工程现场签证单的要求填写。按照一事一单的原则填单，并附送价款计量文件。</w:t>
      </w:r>
    </w:p>
    <w:p w14:paraId="3243B08F">
      <w:pPr>
        <w:pStyle w:val="51"/>
        <w:tabs>
          <w:tab w:val="left" w:pos="1440"/>
        </w:tabs>
        <w:spacing w:after="0"/>
        <w:ind w:left="959" w:leftChars="114" w:hanging="720" w:hangingChars="300"/>
      </w:pPr>
      <w:r>
        <w:rPr>
          <w:lang w:val="en-US" w:eastAsia="zh-CN"/>
        </w:rPr>
        <mc:AlternateContent>
          <mc:Choice Requires="wps">
            <w:drawing>
              <wp:anchor distT="0" distB="0" distL="114300" distR="114300" simplePos="0" relativeHeight="251757568" behindDoc="0" locked="0" layoutInCell="1" allowOverlap="1">
                <wp:simplePos x="0" y="0"/>
                <wp:positionH relativeFrom="column">
                  <wp:posOffset>-720090</wp:posOffset>
                </wp:positionH>
                <wp:positionV relativeFrom="paragraph">
                  <wp:posOffset>76200</wp:posOffset>
                </wp:positionV>
                <wp:extent cx="685800" cy="847090"/>
                <wp:effectExtent l="0" t="0" r="7620" b="3175"/>
                <wp:wrapNone/>
                <wp:docPr id="51" name="文本框 51"/>
                <wp:cNvGraphicFramePr/>
                <a:graphic xmlns:a="http://schemas.openxmlformats.org/drawingml/2006/main">
                  <a:graphicData uri="http://schemas.microsoft.com/office/word/2010/wordprocessingShape">
                    <wps:wsp>
                      <wps:cNvSpPr txBox="1">
                        <a:spLocks noChangeArrowheads="1"/>
                      </wps:cNvSpPr>
                      <wps:spPr bwMode="auto">
                        <a:xfrm>
                          <a:off x="0" y="0"/>
                          <a:ext cx="685800" cy="847090"/>
                        </a:xfrm>
                        <a:prstGeom prst="rect">
                          <a:avLst/>
                        </a:prstGeom>
                        <a:solidFill>
                          <a:srgbClr val="FFFFFF"/>
                        </a:solidFill>
                        <a:ln>
                          <a:noFill/>
                        </a:ln>
                        <a:effectLst/>
                      </wps:spPr>
                      <wps:txbx>
                        <w:txbxContent>
                          <w:p w14:paraId="0C2943B2">
                            <w:pPr>
                              <w:jc w:val="left"/>
                              <w:rPr>
                                <w:rFonts w:ascii="楷体_GB2312" w:eastAsia="楷体_GB2312"/>
                                <w:szCs w:val="21"/>
                              </w:rPr>
                            </w:pPr>
                            <w:r>
                              <w:rPr>
                                <w:rFonts w:hint="eastAsia" w:ascii="楷体_GB2312" w:eastAsia="楷体_GB2312"/>
                                <w:szCs w:val="21"/>
                              </w:rPr>
                              <w:t>工程变更指示</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6pt;height:66.7pt;width:54pt;z-index:251757568;mso-width-relative:page;mso-height-relative:page;" fillcolor="#FFFFFF" filled="t" stroked="f" coordsize="21600,21600" o:gfxdata="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Pfbuy1wAAAAoBAAAPAAAAAAAAAAEAIAAAACIAAABkcnMvZG93bnJldi54bWxQSwECFAAUAAAA&#10;CACHTuJAWRw5IygCAAA9BAAADgAAAAAAAAABACAAAAAmAQAAZHJzL2Uyb0RvYy54bWxQSwUGAAAA&#10;AAYABgBZAQAAwAUAAAAA&#10;">
                <v:fill on="t" focussize="0,0"/>
                <v:stroke on="f"/>
                <v:imagedata o:title=""/>
                <o:lock v:ext="edit" aspectratio="f"/>
                <v:textbox inset="0mm,0mm,0mm,0mm">
                  <w:txbxContent>
                    <w:p w14:paraId="0C2943B2">
                      <w:pPr>
                        <w:jc w:val="left"/>
                        <w:rPr>
                          <w:rFonts w:ascii="楷体_GB2312" w:eastAsia="楷体_GB2312"/>
                          <w:szCs w:val="21"/>
                        </w:rPr>
                      </w:pPr>
                      <w:r>
                        <w:rPr>
                          <w:rFonts w:hint="eastAsia" w:ascii="楷体_GB2312" w:eastAsia="楷体_GB2312"/>
                          <w:szCs w:val="21"/>
                        </w:rPr>
                        <w:t>工程变更指示</w:t>
                      </w:r>
                    </w:p>
                  </w:txbxContent>
                </v:textbox>
              </v:shape>
            </w:pict>
          </mc:Fallback>
        </mc:AlternateContent>
      </w:r>
      <w:r>
        <w:t>15.1.6 所有发包人发出的变更指令或签证指令单，应有发包人工程师</w:t>
      </w:r>
      <w:r>
        <w:rPr>
          <w:rFonts w:hint="eastAsia"/>
          <w:lang w:eastAsia="zh-CN"/>
        </w:rPr>
        <w:t>、</w:t>
      </w:r>
      <w:r>
        <w:t>发包人代表及监理工程师签字，并加盖发包人指定的印章；承包人出具的要求发包人结算价款的变更指令单、签证指令单，如果没有发包人工程师</w:t>
      </w:r>
      <w:r>
        <w:rPr>
          <w:rFonts w:hint="eastAsia"/>
          <w:lang w:eastAsia="zh-CN"/>
        </w:rPr>
        <w:t>、</w:t>
      </w:r>
      <w:r>
        <w:t>发包人代表及监理工程师签字及盖章，发包人不予结算费用。</w:t>
      </w:r>
    </w:p>
    <w:p w14:paraId="69D9384F">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76000" behindDoc="0" locked="0" layoutInCell="1" allowOverlap="1">
                <wp:simplePos x="0" y="0"/>
                <wp:positionH relativeFrom="column">
                  <wp:posOffset>-720090</wp:posOffset>
                </wp:positionH>
                <wp:positionV relativeFrom="paragraph">
                  <wp:posOffset>71755</wp:posOffset>
                </wp:positionV>
                <wp:extent cx="685800" cy="742950"/>
                <wp:effectExtent l="0" t="0" r="7620" b="0"/>
                <wp:wrapNone/>
                <wp:docPr id="50" name="文本框 50"/>
                <wp:cNvGraphicFramePr/>
                <a:graphic xmlns:a="http://schemas.openxmlformats.org/drawingml/2006/main">
                  <a:graphicData uri="http://schemas.microsoft.com/office/word/2010/wordprocessingShape">
                    <wps:wsp>
                      <wps:cNvSpPr txBox="1">
                        <a:spLocks noChangeArrowheads="1"/>
                      </wps:cNvSpPr>
                      <wps:spPr bwMode="auto">
                        <a:xfrm>
                          <a:off x="0" y="0"/>
                          <a:ext cx="685800" cy="742950"/>
                        </a:xfrm>
                        <a:prstGeom prst="rect">
                          <a:avLst/>
                        </a:prstGeom>
                        <a:solidFill>
                          <a:srgbClr val="FFFFFF"/>
                        </a:solidFill>
                        <a:ln>
                          <a:noFill/>
                        </a:ln>
                        <a:effectLst/>
                      </wps:spPr>
                      <wps:txbx>
                        <w:txbxContent>
                          <w:p w14:paraId="529359B2">
                            <w:pPr>
                              <w:jc w:val="left"/>
                              <w:rPr>
                                <w:rFonts w:ascii="楷体_GB2312" w:eastAsia="楷体_GB2312"/>
                                <w:szCs w:val="21"/>
                              </w:rPr>
                            </w:pPr>
                            <w:r>
                              <w:rPr>
                                <w:rFonts w:hint="eastAsia" w:ascii="楷体_GB2312" w:eastAsia="楷体_GB2312"/>
                                <w:szCs w:val="21"/>
                              </w:rPr>
                              <w:t>变更和签证表格要求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8.5pt;width:54pt;z-index:251776000;mso-width-relative:page;mso-height-relative:page;" fillcolor="#FFFFFF" filled="t" stroked="f" coordsize="21600,21600" o:gfxdata="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x&#10;sWiG1wAAAAoBAAAPAAAAAAAAAAEAIAAAACIAAABkcnMvZG93bnJldi54bWxQSwECFAAUAAAACACH&#10;TuJAtMWxkCUCAAA9BAAADgAAAAAAAAABACAAAAAmAQAAZHJzL2Uyb0RvYy54bWxQSwUGAAAAAAYA&#10;BgBZAQAAvQUAAAAA&#10;">
                <v:fill on="t" focussize="0,0"/>
                <v:stroke on="f"/>
                <v:imagedata o:title=""/>
                <o:lock v:ext="edit" aspectratio="f"/>
                <v:textbox inset="0mm,0mm,0mm,0mm">
                  <w:txbxContent>
                    <w:p w14:paraId="529359B2">
                      <w:pPr>
                        <w:jc w:val="left"/>
                        <w:rPr>
                          <w:rFonts w:ascii="楷体_GB2312" w:eastAsia="楷体_GB2312"/>
                          <w:szCs w:val="21"/>
                        </w:rPr>
                      </w:pPr>
                      <w:r>
                        <w:rPr>
                          <w:rFonts w:hint="eastAsia" w:ascii="楷体_GB2312" w:eastAsia="楷体_GB2312"/>
                          <w:szCs w:val="21"/>
                        </w:rPr>
                        <w:t>变更和签证表格要求</w:t>
                      </w:r>
                    </w:p>
                  </w:txbxContent>
                </v:textbox>
              </v:shape>
            </w:pict>
          </mc:Fallback>
        </mc:AlternateContent>
      </w:r>
      <w:r>
        <w:t>15.1.7 合同履约中，发包人、承包人双方填制的变更指令单、签证指令单都应使用发包人的设计变更和签证系统输出的统一标准格式，否则发包人不予审核费用；对不符合格式要求的变更指令或签证单，承包人可以不接受。</w:t>
      </w:r>
    </w:p>
    <w:p w14:paraId="4D523126">
      <w:pPr>
        <w:pStyle w:val="50"/>
        <w:numPr>
          <w:ilvl w:val="0"/>
          <w:numId w:val="0"/>
        </w:numPr>
        <w:spacing w:before="120" w:after="120" w:line="360" w:lineRule="auto"/>
        <w:rPr>
          <w:szCs w:val="24"/>
        </w:rPr>
      </w:pPr>
      <w:bookmarkStart w:id="813" w:name="_Toc454555631"/>
      <w:bookmarkStart w:id="814" w:name="_Toc455134583"/>
      <w:bookmarkStart w:id="815" w:name="_Toc455151711"/>
      <w:bookmarkStart w:id="816" w:name="_Toc357434486"/>
      <w:bookmarkStart w:id="817" w:name="_Toc144869938"/>
      <w:bookmarkStart w:id="818" w:name="_Toc122080317"/>
      <w:bookmarkStart w:id="819" w:name="_Toc8833213"/>
      <w:r>
        <w:rPr>
          <w:szCs w:val="24"/>
        </w:rPr>
        <w:t>15.2 变更、签证价款的确定</w:t>
      </w:r>
      <w:bookmarkEnd w:id="813"/>
      <w:bookmarkEnd w:id="814"/>
      <w:bookmarkEnd w:id="815"/>
      <w:bookmarkEnd w:id="816"/>
      <w:bookmarkEnd w:id="817"/>
      <w:bookmarkEnd w:id="818"/>
      <w:bookmarkEnd w:id="819"/>
    </w:p>
    <w:p w14:paraId="653461B5">
      <w:pPr>
        <w:pStyle w:val="51"/>
        <w:tabs>
          <w:tab w:val="left" w:pos="1440"/>
        </w:tabs>
        <w:spacing w:after="0"/>
        <w:ind w:left="957" w:leftChars="113" w:hanging="720" w:hangingChars="300"/>
        <w:rPr>
          <w:rFonts w:ascii="宋体" w:hAnsi="宋体"/>
        </w:rPr>
      </w:pPr>
      <w:r>
        <w:rPr>
          <w:lang w:val="en-US" w:eastAsia="zh-CN"/>
        </w:rPr>
        <mc:AlternateContent>
          <mc:Choice Requires="wps">
            <w:drawing>
              <wp:anchor distT="0" distB="0" distL="114300" distR="114300" simplePos="0" relativeHeight="251758592" behindDoc="0" locked="0" layoutInCell="1" allowOverlap="1">
                <wp:simplePos x="0" y="0"/>
                <wp:positionH relativeFrom="column">
                  <wp:posOffset>-720090</wp:posOffset>
                </wp:positionH>
                <wp:positionV relativeFrom="paragraph">
                  <wp:posOffset>71755</wp:posOffset>
                </wp:positionV>
                <wp:extent cx="685800" cy="676275"/>
                <wp:effectExtent l="0" t="0" r="7620" b="635"/>
                <wp:wrapNone/>
                <wp:docPr id="49" name="文本框 49"/>
                <wp:cNvGraphicFramePr/>
                <a:graphic xmlns:a="http://schemas.openxmlformats.org/drawingml/2006/main">
                  <a:graphicData uri="http://schemas.microsoft.com/office/word/2010/wordprocessingShape">
                    <wps:wsp>
                      <wps:cNvSpPr txBox="1">
                        <a:spLocks noChangeArrowheads="1"/>
                      </wps:cNvSpPr>
                      <wps:spPr bwMode="auto">
                        <a:xfrm>
                          <a:off x="0" y="0"/>
                          <a:ext cx="685800" cy="676275"/>
                        </a:xfrm>
                        <a:prstGeom prst="rect">
                          <a:avLst/>
                        </a:prstGeom>
                        <a:solidFill>
                          <a:srgbClr val="FFFFFF"/>
                        </a:solidFill>
                        <a:ln>
                          <a:noFill/>
                        </a:ln>
                        <a:effectLst/>
                      </wps:spPr>
                      <wps:txbx>
                        <w:txbxContent>
                          <w:p w14:paraId="5BD13504">
                            <w:pPr>
                              <w:jc w:val="left"/>
                              <w:rPr>
                                <w:rFonts w:ascii="楷体_GB2312" w:eastAsia="楷体_GB2312"/>
                                <w:szCs w:val="21"/>
                              </w:rPr>
                            </w:pPr>
                            <w:r>
                              <w:rPr>
                                <w:rFonts w:hint="eastAsia" w:ascii="楷体_GB2312" w:eastAsia="楷体_GB2312"/>
                                <w:szCs w:val="21"/>
                              </w:rPr>
                              <w:t>工程变更的价款申请</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3.25pt;width:54pt;z-index:251758592;mso-width-relative:page;mso-height-relative:page;" fillcolor="#FFFFFF" filled="t" stroked="f" coordsize="21600,21600" o:gfxdata="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YHivXAAAACgEAAA8AAAAAAAAAAQAgAAAAIgAAAGRycy9kb3ducmV2LnhtbFBLAQIUABQAAAAI&#10;AIdO4kC3chA0JwIAAD0EAAAOAAAAAAAAAAEAIAAAACYBAABkcnMvZTJvRG9jLnhtbFBLBQYAAAAA&#10;BgAGAFkBAAC/BQAAAAA=&#10;">
                <v:fill on="t" focussize="0,0"/>
                <v:stroke on="f"/>
                <v:imagedata o:title=""/>
                <o:lock v:ext="edit" aspectratio="f"/>
                <v:textbox inset="0mm,0mm,0mm,0mm">
                  <w:txbxContent>
                    <w:p w14:paraId="5BD13504">
                      <w:pPr>
                        <w:jc w:val="left"/>
                        <w:rPr>
                          <w:rFonts w:ascii="楷体_GB2312" w:eastAsia="楷体_GB2312"/>
                          <w:szCs w:val="21"/>
                        </w:rPr>
                      </w:pPr>
                      <w:r>
                        <w:rPr>
                          <w:rFonts w:hint="eastAsia" w:ascii="楷体_GB2312" w:eastAsia="楷体_GB2312"/>
                          <w:szCs w:val="21"/>
                        </w:rPr>
                        <w:t>工程变更的价款申请</w:t>
                      </w:r>
                    </w:p>
                  </w:txbxContent>
                </v:textbox>
              </v:shape>
            </w:pict>
          </mc:Fallback>
        </mc:AlternateContent>
      </w:r>
      <w:r>
        <w:t>15.2.1</w:t>
      </w:r>
      <w:r>
        <w:rPr>
          <w:rFonts w:hint="eastAsia" w:ascii="宋体" w:hAnsi="宋体"/>
        </w:rPr>
        <w:t>承包人应在收到变更/签证完工后，5日内向发包人提交一份详细的工程价款申请报告（附变更/签证单完工确认），逾期不提交将被视为该项变更不涉及任何费用的增加。</w:t>
      </w:r>
    </w:p>
    <w:p w14:paraId="254F2E57">
      <w:pPr>
        <w:pStyle w:val="51"/>
        <w:tabs>
          <w:tab w:val="left" w:pos="1440"/>
        </w:tabs>
        <w:spacing w:after="0"/>
        <w:ind w:left="1079" w:leftChars="114" w:hanging="840" w:hangingChars="350"/>
        <w:rPr>
          <w:rFonts w:ascii="宋体" w:hAnsi="宋体"/>
        </w:rPr>
      </w:pPr>
    </w:p>
    <w:p w14:paraId="6CC30431">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77024" behindDoc="0" locked="0" layoutInCell="1" allowOverlap="1">
                <wp:simplePos x="0" y="0"/>
                <wp:positionH relativeFrom="column">
                  <wp:posOffset>-706120</wp:posOffset>
                </wp:positionH>
                <wp:positionV relativeFrom="paragraph">
                  <wp:posOffset>59690</wp:posOffset>
                </wp:positionV>
                <wp:extent cx="685800" cy="663575"/>
                <wp:effectExtent l="0" t="0" r="7620" b="5080"/>
                <wp:wrapNone/>
                <wp:docPr id="48" name="文本框 48"/>
                <wp:cNvGraphicFramePr/>
                <a:graphic xmlns:a="http://schemas.openxmlformats.org/drawingml/2006/main">
                  <a:graphicData uri="http://schemas.microsoft.com/office/word/2010/wordprocessingShape">
                    <wps:wsp>
                      <wps:cNvSpPr txBox="1">
                        <a:spLocks noChangeArrowheads="1"/>
                      </wps:cNvSpPr>
                      <wps:spPr bwMode="auto">
                        <a:xfrm>
                          <a:off x="0" y="0"/>
                          <a:ext cx="685800" cy="663575"/>
                        </a:xfrm>
                        <a:prstGeom prst="rect">
                          <a:avLst/>
                        </a:prstGeom>
                        <a:solidFill>
                          <a:srgbClr val="FFFFFF"/>
                        </a:solidFill>
                        <a:ln>
                          <a:noFill/>
                        </a:ln>
                        <a:effectLst/>
                      </wps:spPr>
                      <wps:txbx>
                        <w:txbxContent>
                          <w:p w14:paraId="07AC4DAD">
                            <w:pPr>
                              <w:jc w:val="left"/>
                              <w:rPr>
                                <w:rFonts w:ascii="楷体_GB2312" w:eastAsia="楷体_GB2312"/>
                                <w:szCs w:val="21"/>
                              </w:rPr>
                            </w:pPr>
                            <w:r>
                              <w:rPr>
                                <w:rFonts w:hint="eastAsia" w:ascii="楷体_GB2312" w:eastAsia="楷体_GB2312"/>
                                <w:szCs w:val="21"/>
                              </w:rPr>
                              <w:t>变更报价申请的要求</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6pt;margin-top:4.7pt;height:52.25pt;width:54pt;z-index:251777024;mso-width-relative:page;mso-height-relative:page;" fillcolor="#FFFFFF" filled="t" stroked="f" coordsize="21600,21600" o:gfxdata="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pi0+XXAAAACQEAAA8AAAAAAAAAAQAgAAAAIgAAAGRycy9kb3ducmV2LnhtbFBLAQIUABQAAAAI&#10;AIdO4kBbLFQtJwIAAD0EAAAOAAAAAAAAAAEAIAAAACYBAABkcnMvZTJvRG9jLnhtbFBLBQYAAAAA&#10;BgAGAFkBAAC/BQAAAAA=&#10;">
                <v:fill on="t" focussize="0,0"/>
                <v:stroke on="f"/>
                <v:imagedata o:title=""/>
                <o:lock v:ext="edit" aspectratio="f"/>
                <v:textbox inset="0mm,0mm,0mm,0mm">
                  <w:txbxContent>
                    <w:p w14:paraId="07AC4DAD">
                      <w:pPr>
                        <w:jc w:val="left"/>
                        <w:rPr>
                          <w:rFonts w:ascii="楷体_GB2312" w:eastAsia="楷体_GB2312"/>
                          <w:szCs w:val="21"/>
                        </w:rPr>
                      </w:pPr>
                      <w:r>
                        <w:rPr>
                          <w:rFonts w:hint="eastAsia" w:ascii="楷体_GB2312" w:eastAsia="楷体_GB2312"/>
                          <w:szCs w:val="21"/>
                        </w:rPr>
                        <w:t>变更报价申请的要求</w:t>
                      </w:r>
                    </w:p>
                  </w:txbxContent>
                </v:textbox>
              </v:shape>
            </w:pict>
          </mc:Fallback>
        </mc:AlternateContent>
      </w:r>
      <w:r>
        <w:t>15.2.2 承包人</w:t>
      </w:r>
      <w:r>
        <w:rPr>
          <w:rFonts w:hint="eastAsia"/>
          <w:lang w:eastAsia="zh-CN"/>
        </w:rPr>
        <w:t>须</w:t>
      </w:r>
      <w:r>
        <w:t>就每份变更、签证通知单做一份完整的报价材料（或补充预算）提交予发包人，</w:t>
      </w:r>
      <w:r>
        <w:rPr>
          <w:rFonts w:hint="eastAsia"/>
          <w:lang w:eastAsia="zh-CN"/>
        </w:rPr>
        <w:t>内容</w:t>
      </w:r>
      <w:r>
        <w:rPr>
          <w:lang w:eastAsia="zh-CN"/>
        </w:rPr>
        <w:t>须包括</w:t>
      </w:r>
      <w:r>
        <w:t>变更指令或签证单，提交发包人</w:t>
      </w:r>
      <w:r>
        <w:rPr>
          <w:rFonts w:hint="eastAsia"/>
          <w:lang w:eastAsia="zh-CN"/>
        </w:rPr>
        <w:t>；</w:t>
      </w:r>
      <w:r>
        <w:rPr>
          <w:rFonts w:hint="eastAsia"/>
        </w:rPr>
        <w:t>承包人应当做到一单一事一结，</w:t>
      </w:r>
      <w:r>
        <w:t>发包人不接受承包人以汇总方式编制的多项变更、签证事项的报价单。</w:t>
      </w:r>
    </w:p>
    <w:p w14:paraId="1084C75C">
      <w:pPr>
        <w:pStyle w:val="51"/>
        <w:tabs>
          <w:tab w:val="left" w:pos="1440"/>
        </w:tabs>
        <w:spacing w:after="0"/>
        <w:ind w:left="1077" w:leftChars="113" w:hanging="840" w:hangingChars="350"/>
      </w:pPr>
      <w:r>
        <w:rPr>
          <w:lang w:val="en-US" w:eastAsia="zh-CN"/>
        </w:rPr>
        <mc:AlternateContent>
          <mc:Choice Requires="wps">
            <w:drawing>
              <wp:anchor distT="0" distB="0" distL="114300" distR="114300" simplePos="0" relativeHeight="251759616" behindDoc="0" locked="0" layoutInCell="1" allowOverlap="1">
                <wp:simplePos x="0" y="0"/>
                <wp:positionH relativeFrom="column">
                  <wp:posOffset>-720090</wp:posOffset>
                </wp:positionH>
                <wp:positionV relativeFrom="paragraph">
                  <wp:posOffset>71755</wp:posOffset>
                </wp:positionV>
                <wp:extent cx="685800" cy="1188720"/>
                <wp:effectExtent l="0" t="0" r="7620" b="0"/>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685800" cy="1188720"/>
                        </a:xfrm>
                        <a:prstGeom prst="rect">
                          <a:avLst/>
                        </a:prstGeom>
                        <a:solidFill>
                          <a:srgbClr val="FFFFFF"/>
                        </a:solidFill>
                        <a:ln>
                          <a:noFill/>
                        </a:ln>
                        <a:effectLst/>
                      </wps:spPr>
                      <wps:txbx>
                        <w:txbxContent>
                          <w:p w14:paraId="624D9376">
                            <w:pPr>
                              <w:jc w:val="left"/>
                              <w:rPr>
                                <w:rFonts w:ascii="楷体_GB2312" w:eastAsia="楷体_GB2312"/>
                                <w:szCs w:val="21"/>
                              </w:rPr>
                            </w:pPr>
                            <w:r>
                              <w:rPr>
                                <w:rFonts w:hint="eastAsia" w:ascii="楷体_GB2312" w:eastAsia="楷体_GB2312"/>
                                <w:szCs w:val="21"/>
                              </w:rPr>
                              <w:t>变更价款的确定原则和顺序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93.6pt;width:54pt;z-index:251759616;mso-width-relative:page;mso-height-relative:page;" fillcolor="#FFFFFF" filled="t" stroked="f" coordsize="21600,21600" o:gfxdata="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3MVhF2AAAAAoBAAAPAAAAAAAAAAEAIAAAACIAAABkcnMvZG93bnJldi54bWxQSwECFAAUAAAA&#10;CACHTuJAEANdyScCAAA+BAAADgAAAAAAAAABACAAAAAnAQAAZHJzL2Uyb0RvYy54bWxQSwUGAAAA&#10;AAYABgBZAQAAwAUAAAAA&#10;">
                <v:fill on="t" focussize="0,0"/>
                <v:stroke on="f"/>
                <v:imagedata o:title=""/>
                <o:lock v:ext="edit" aspectratio="f"/>
                <v:textbox inset="0mm,0mm,0mm,0mm">
                  <w:txbxContent>
                    <w:p w14:paraId="624D9376">
                      <w:pPr>
                        <w:jc w:val="left"/>
                        <w:rPr>
                          <w:rFonts w:ascii="楷体_GB2312" w:eastAsia="楷体_GB2312"/>
                          <w:szCs w:val="21"/>
                        </w:rPr>
                      </w:pPr>
                      <w:r>
                        <w:rPr>
                          <w:rFonts w:hint="eastAsia" w:ascii="楷体_GB2312" w:eastAsia="楷体_GB2312"/>
                          <w:szCs w:val="21"/>
                        </w:rPr>
                        <w:t>变更价款的确定原则和顺序</w:t>
                      </w:r>
                    </w:p>
                  </w:txbxContent>
                </v:textbox>
              </v:shape>
            </w:pict>
          </mc:Fallback>
        </mc:AlternateContent>
      </w:r>
      <w:r>
        <w:t>15.2.3 除另有协议外，合同清单中属合理价格的项目，变更价款按下列顺序和方法确定：</w:t>
      </w:r>
    </w:p>
    <w:p w14:paraId="50E0DC21">
      <w:pPr>
        <w:spacing w:line="360" w:lineRule="auto"/>
        <w:ind w:left="1514" w:leftChars="485" w:hanging="496" w:hangingChars="207"/>
        <w:rPr>
          <w:sz w:val="24"/>
        </w:rPr>
      </w:pPr>
      <w:r>
        <w:rPr>
          <w:sz w:val="24"/>
        </w:rPr>
        <w:t>(1) 合同中已有适用于变更工程的项目单价，按合同已有的项目单价（暂定单价除外）确定变更价款；</w:t>
      </w:r>
    </w:p>
    <w:p w14:paraId="5D69B14F">
      <w:pPr>
        <w:spacing w:line="360" w:lineRule="auto"/>
        <w:ind w:left="1514" w:leftChars="485" w:hanging="496" w:hangingChars="207"/>
        <w:rPr>
          <w:sz w:val="24"/>
        </w:rPr>
      </w:pPr>
      <w:r>
        <w:rPr>
          <w:sz w:val="24"/>
        </w:rPr>
        <w:t>(2) 合同中只有类似于变更工程的项目单价，可以参照类似项目单价（暂定单价除外）和当时的市场价格水平，换算出新的单价，从而确定变更价款；</w:t>
      </w:r>
    </w:p>
    <w:p w14:paraId="3AC3FCF1">
      <w:pPr>
        <w:spacing w:line="360" w:lineRule="auto"/>
        <w:ind w:left="1514" w:leftChars="485" w:hanging="496" w:hangingChars="207"/>
        <w:rPr>
          <w:sz w:val="24"/>
        </w:rPr>
      </w:pPr>
      <w:r>
        <w:rPr>
          <w:sz w:val="24"/>
        </w:rPr>
        <w:t>(3) 合同中没有适用或类似于变更工程的项目单价，则采用公平合理的市场价计算，由双方协商确定变更价款。</w:t>
      </w:r>
    </w:p>
    <w:p w14:paraId="0BCB69D8">
      <w:pPr>
        <w:pStyle w:val="51"/>
        <w:tabs>
          <w:tab w:val="left" w:pos="1440"/>
        </w:tabs>
        <w:spacing w:after="0"/>
        <w:ind w:firstLine="960" w:firstLineChars="400"/>
      </w:pPr>
      <w:r>
        <w:t>合同清单中属不合理价格的项目，变更价款按下列顺序和方法确定：</w:t>
      </w:r>
    </w:p>
    <w:p w14:paraId="15A8311A">
      <w:pPr>
        <w:spacing w:line="360" w:lineRule="auto"/>
        <w:ind w:left="1514" w:leftChars="485" w:hanging="496" w:hangingChars="207"/>
        <w:rPr>
          <w:sz w:val="24"/>
        </w:rPr>
      </w:pPr>
      <w:r>
        <w:rPr>
          <w:sz w:val="24"/>
        </w:rPr>
        <w:t>(1) 在发包人进行清标时如发现投标报价中的某清单单项综合单价高于或低于市场合理价的，发包人将按市场合理价格给出建议，并要求投标人给予确认。</w:t>
      </w:r>
    </w:p>
    <w:p w14:paraId="70707DAC">
      <w:pPr>
        <w:spacing w:line="360" w:lineRule="auto"/>
        <w:ind w:left="1514" w:leftChars="485" w:hanging="496" w:hangingChars="207"/>
        <w:rPr>
          <w:sz w:val="24"/>
        </w:rPr>
      </w:pPr>
      <w:r>
        <w:rPr>
          <w:sz w:val="24"/>
        </w:rPr>
        <w:t>(2) 对于偏高的单价，对应科目的变更签证或重计量（包括施工图预算调整）超出原清单工程量的部分，均使用合理单价计价；对于变更签证或重计量（包括施工图预算调整）少于原清单工程量的部分，仍采用原单价计价扣减。</w:t>
      </w:r>
    </w:p>
    <w:p w14:paraId="26921769">
      <w:pPr>
        <w:spacing w:line="360" w:lineRule="auto"/>
        <w:ind w:left="1514" w:leftChars="485" w:hanging="496" w:hangingChars="207"/>
        <w:rPr>
          <w:sz w:val="24"/>
        </w:rPr>
      </w:pPr>
      <w:r>
        <w:rPr>
          <w:sz w:val="24"/>
        </w:rPr>
        <w:t>(3) 对于偏低的单价，对应科目的变更签证或重计量（包括施工图预算调整）超出原清单工程量的部分，均使用原单价计价；对于变更签证或重计量（包括施工图预算调整）少于原清单工程量的部分，采用合理单价计价扣减。</w:t>
      </w:r>
    </w:p>
    <w:p w14:paraId="4D98EE96">
      <w:pPr>
        <w:pStyle w:val="51"/>
        <w:tabs>
          <w:tab w:val="left" w:pos="1440"/>
        </w:tabs>
        <w:spacing w:after="0"/>
        <w:ind w:left="957" w:leftChars="113" w:hanging="720" w:hangingChars="300"/>
      </w:pPr>
      <w:r>
        <w:t>15.2.4 除专用条款另有规定外，确定变更价款时还须遵守以下原则：</w:t>
      </w:r>
    </w:p>
    <w:p w14:paraId="7F05C95B">
      <w:pPr>
        <w:spacing w:line="360" w:lineRule="auto"/>
        <w:ind w:left="1556" w:leftChars="484" w:hanging="540" w:hangingChars="225"/>
        <w:rPr>
          <w:sz w:val="24"/>
        </w:rPr>
      </w:pPr>
      <w:r>
        <w:rPr>
          <w:sz w:val="24"/>
        </w:rPr>
        <w:t>(1) 发包人指示要求增加、减少或取消部分项目工程施工，承包人不得有异议或</w:t>
      </w:r>
      <w:r>
        <w:rPr>
          <w:rFonts w:hint="eastAsia"/>
          <w:sz w:val="24"/>
        </w:rPr>
        <w:t>借</w:t>
      </w:r>
      <w:r>
        <w:rPr>
          <w:sz w:val="24"/>
        </w:rPr>
        <w:t>此调整单价；</w:t>
      </w:r>
    </w:p>
    <w:p w14:paraId="1C0A923C">
      <w:pPr>
        <w:spacing w:line="360" w:lineRule="auto"/>
        <w:ind w:left="1556" w:leftChars="484" w:hanging="540" w:hangingChars="225"/>
        <w:rPr>
          <w:sz w:val="24"/>
        </w:rPr>
      </w:pPr>
      <w:r>
        <w:rPr>
          <w:sz w:val="24"/>
        </w:rPr>
        <w:t xml:space="preserve">(2) 承包人填写的施工措施项目及工程照管和配合费用，应被视为包含根据合同进行施工的全部工程，包括发包人根据合同条款要求的任何增减变更，即计算变更价款时不再计取上述费用。 </w:t>
      </w:r>
    </w:p>
    <w:p w14:paraId="5C98CA1B">
      <w:pPr>
        <w:pStyle w:val="51"/>
        <w:spacing w:after="0"/>
        <w:ind w:left="1077" w:leftChars="113" w:hanging="840" w:hangingChars="350"/>
      </w:pPr>
      <w:r>
        <w:rPr>
          <w:lang w:val="en-US" w:eastAsia="zh-CN"/>
        </w:rPr>
        <mc:AlternateContent>
          <mc:Choice Requires="wps">
            <w:drawing>
              <wp:anchor distT="0" distB="0" distL="114300" distR="114300" simplePos="0" relativeHeight="251760640" behindDoc="0" locked="0" layoutInCell="1" allowOverlap="1">
                <wp:simplePos x="0" y="0"/>
                <wp:positionH relativeFrom="column">
                  <wp:posOffset>-720090</wp:posOffset>
                </wp:positionH>
                <wp:positionV relativeFrom="paragraph">
                  <wp:posOffset>71755</wp:posOffset>
                </wp:positionV>
                <wp:extent cx="685800" cy="1184910"/>
                <wp:effectExtent l="0" t="0" r="7620" b="3810"/>
                <wp:wrapNone/>
                <wp:docPr id="46" name="文本框 46"/>
                <wp:cNvGraphicFramePr/>
                <a:graphic xmlns:a="http://schemas.openxmlformats.org/drawingml/2006/main">
                  <a:graphicData uri="http://schemas.microsoft.com/office/word/2010/wordprocessingShape">
                    <wps:wsp>
                      <wps:cNvSpPr txBox="1">
                        <a:spLocks noChangeArrowheads="1"/>
                      </wps:cNvSpPr>
                      <wps:spPr bwMode="auto">
                        <a:xfrm>
                          <a:off x="0" y="0"/>
                          <a:ext cx="685800" cy="1184910"/>
                        </a:xfrm>
                        <a:prstGeom prst="rect">
                          <a:avLst/>
                        </a:prstGeom>
                        <a:solidFill>
                          <a:srgbClr val="FFFFFF"/>
                        </a:solidFill>
                        <a:ln>
                          <a:noFill/>
                        </a:ln>
                        <a:effectLst/>
                      </wps:spPr>
                      <wps:txbx>
                        <w:txbxContent>
                          <w:p w14:paraId="1FFE377F">
                            <w:pPr>
                              <w:jc w:val="left"/>
                              <w:rPr>
                                <w:rFonts w:ascii="楷体_GB2312" w:eastAsia="楷体_GB2312"/>
                                <w:szCs w:val="21"/>
                              </w:rPr>
                            </w:pPr>
                            <w:r>
                              <w:rPr>
                                <w:rFonts w:hint="eastAsia" w:ascii="楷体_GB2312" w:eastAsia="楷体_GB2312"/>
                                <w:szCs w:val="21"/>
                              </w:rPr>
                              <w:t>变更工程量的计量与确定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93.3pt;width:54pt;z-index:251760640;mso-width-relative:page;mso-height-relative:page;" fillcolor="#FFFFFF" filled="t" stroked="f" coordsize="21600,21600" o:gfxdata="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xUQ7Z2AAAAAoBAAAPAAAAAAAAAAEAIAAAACIAAABkcnMvZG93bnJldi54bWxQSwECFAAUAAAA&#10;CACHTuJAWmRGsScCAAA+BAAADgAAAAAAAAABACAAAAAnAQAAZHJzL2Uyb0RvYy54bWxQSwUGAAAA&#10;AAYABgBZAQAAwAUAAAAA&#10;">
                <v:fill on="t" focussize="0,0"/>
                <v:stroke on="f"/>
                <v:imagedata o:title=""/>
                <o:lock v:ext="edit" aspectratio="f"/>
                <v:textbox inset="0mm,0mm,0mm,0mm">
                  <w:txbxContent>
                    <w:p w14:paraId="1FFE377F">
                      <w:pPr>
                        <w:jc w:val="left"/>
                        <w:rPr>
                          <w:rFonts w:ascii="楷体_GB2312" w:eastAsia="楷体_GB2312"/>
                          <w:szCs w:val="21"/>
                        </w:rPr>
                      </w:pPr>
                      <w:r>
                        <w:rPr>
                          <w:rFonts w:hint="eastAsia" w:ascii="楷体_GB2312" w:eastAsia="楷体_GB2312"/>
                          <w:szCs w:val="21"/>
                        </w:rPr>
                        <w:t>变更工程量的计量与确定</w:t>
                      </w:r>
                    </w:p>
                  </w:txbxContent>
                </v:textbox>
              </v:shape>
            </w:pict>
          </mc:Fallback>
        </mc:AlternateContent>
      </w:r>
      <w:r>
        <w:t>15.2.5</w:t>
      </w:r>
      <w:r>
        <w:tab/>
      </w:r>
      <w:r>
        <w:t>关于变更工程量的确定，原则如下：</w:t>
      </w:r>
    </w:p>
    <w:p w14:paraId="6C8E647E">
      <w:pPr>
        <w:spacing w:line="360" w:lineRule="auto"/>
        <w:ind w:left="1514" w:leftChars="485" w:hanging="496" w:hangingChars="207"/>
        <w:rPr>
          <w:sz w:val="24"/>
        </w:rPr>
      </w:pPr>
      <w:r>
        <w:rPr>
          <w:sz w:val="24"/>
        </w:rPr>
        <w:t>(1) 有设计变更图纸的，应对照合同图纸与发包人提供的设计变更图纸计算变更增减工程量；</w:t>
      </w:r>
    </w:p>
    <w:p w14:paraId="2DB22B30">
      <w:pPr>
        <w:spacing w:line="360" w:lineRule="auto"/>
        <w:ind w:left="1514" w:leftChars="485" w:hanging="496" w:hangingChars="207"/>
        <w:rPr>
          <w:sz w:val="24"/>
        </w:rPr>
      </w:pPr>
      <w:r>
        <w:rPr>
          <w:sz w:val="24"/>
        </w:rPr>
        <w:t>(2) 对于隐蔽工程和事后无法计算工程量的变更和签证，承包人必须在覆盖或拆除前，会同监理工程师、发包人代表共同完成工程量的确认，同时要求在签证单上附隐蔽或拆除前的照片，否则发包人可以不计价款。</w:t>
      </w:r>
    </w:p>
    <w:p w14:paraId="272F9C31">
      <w:pPr>
        <w:pStyle w:val="51"/>
        <w:tabs>
          <w:tab w:val="left" w:pos="1440"/>
        </w:tabs>
        <w:spacing w:after="0"/>
        <w:ind w:left="1077" w:leftChars="113" w:hanging="840" w:hangingChars="350"/>
      </w:pPr>
      <w:r>
        <w:t>15.2.6</w:t>
      </w:r>
      <w:r>
        <w:tab/>
      </w:r>
      <w:r>
        <w:t>因设计变更或现场签证涉及到可重复利用的材料时，应在拆除前3日内与发包人谈定材料的可重复利用率，否则视为承包人100%的回收利用。</w:t>
      </w:r>
    </w:p>
    <w:bookmarkEnd w:id="689"/>
    <w:bookmarkEnd w:id="690"/>
    <w:bookmarkEnd w:id="691"/>
    <w:p w14:paraId="6887CFC7">
      <w:pPr>
        <w:pStyle w:val="4"/>
        <w:spacing w:before="120" w:after="0" w:line="360" w:lineRule="auto"/>
        <w:rPr>
          <w:sz w:val="28"/>
          <w:szCs w:val="28"/>
        </w:rPr>
      </w:pPr>
      <w:bookmarkStart w:id="820" w:name="_Toc122080318"/>
      <w:bookmarkStart w:id="821" w:name="_Toc454555632"/>
      <w:bookmarkStart w:id="822" w:name="_Toc144869939"/>
      <w:bookmarkStart w:id="823" w:name="_Toc455134584"/>
      <w:bookmarkStart w:id="824" w:name="_Toc357434487"/>
      <w:bookmarkStart w:id="825" w:name="_Toc8833214"/>
      <w:bookmarkStart w:id="826" w:name="_Toc455151712"/>
      <w:bookmarkStart w:id="827" w:name="_Toc118634651"/>
      <w:r>
        <w:rPr>
          <w:sz w:val="28"/>
          <w:szCs w:val="28"/>
        </w:rPr>
        <w:t>16、支付和结算</w:t>
      </w:r>
      <w:bookmarkEnd w:id="820"/>
      <w:bookmarkEnd w:id="821"/>
      <w:bookmarkEnd w:id="822"/>
      <w:bookmarkEnd w:id="823"/>
      <w:bookmarkEnd w:id="824"/>
      <w:bookmarkEnd w:id="825"/>
      <w:bookmarkEnd w:id="826"/>
    </w:p>
    <w:p w14:paraId="3D3AE62D">
      <w:pPr>
        <w:pStyle w:val="50"/>
        <w:numPr>
          <w:ilvl w:val="0"/>
          <w:numId w:val="0"/>
        </w:numPr>
        <w:spacing w:before="120" w:after="120" w:line="360" w:lineRule="auto"/>
        <w:rPr>
          <w:szCs w:val="24"/>
        </w:rPr>
      </w:pPr>
      <w:bookmarkStart w:id="828" w:name="_Toc357434488"/>
      <w:bookmarkStart w:id="829" w:name="_Toc455134585"/>
      <w:bookmarkStart w:id="830" w:name="_Toc8833215"/>
      <w:bookmarkStart w:id="831" w:name="_Toc122080319"/>
      <w:bookmarkStart w:id="832" w:name="_Toc144869940"/>
      <w:bookmarkStart w:id="833" w:name="_Toc455151713"/>
      <w:bookmarkStart w:id="834" w:name="_Toc454555633"/>
      <w:r>
        <w:rPr>
          <w:szCs w:val="24"/>
        </w:rPr>
        <w:t>16.1 工程款支付</w:t>
      </w:r>
      <w:bookmarkEnd w:id="828"/>
      <w:bookmarkEnd w:id="829"/>
      <w:bookmarkEnd w:id="830"/>
      <w:bookmarkEnd w:id="831"/>
      <w:bookmarkEnd w:id="832"/>
      <w:bookmarkEnd w:id="833"/>
      <w:bookmarkEnd w:id="834"/>
    </w:p>
    <w:p w14:paraId="179D20DF">
      <w:pPr>
        <w:pStyle w:val="51"/>
        <w:tabs>
          <w:tab w:val="left" w:pos="1440"/>
        </w:tabs>
        <w:ind w:left="1079" w:leftChars="114" w:hanging="840" w:hangingChars="350"/>
      </w:pPr>
      <w:r>
        <w:rPr>
          <w:lang w:val="en-US" w:eastAsia="zh-CN"/>
        </w:rPr>
        <mc:AlternateContent>
          <mc:Choice Requires="wps">
            <w:drawing>
              <wp:anchor distT="0" distB="0" distL="114300" distR="114300" simplePos="0" relativeHeight="251788288" behindDoc="0" locked="0" layoutInCell="1" allowOverlap="1">
                <wp:simplePos x="0" y="0"/>
                <wp:positionH relativeFrom="column">
                  <wp:posOffset>-720090</wp:posOffset>
                </wp:positionH>
                <wp:positionV relativeFrom="paragraph">
                  <wp:posOffset>71755</wp:posOffset>
                </wp:positionV>
                <wp:extent cx="685800" cy="326390"/>
                <wp:effectExtent l="0" t="0" r="7620" b="3810"/>
                <wp:wrapNone/>
                <wp:docPr id="45" name="文本框 45"/>
                <wp:cNvGraphicFramePr/>
                <a:graphic xmlns:a="http://schemas.openxmlformats.org/drawingml/2006/main">
                  <a:graphicData uri="http://schemas.microsoft.com/office/word/2010/wordprocessingShape">
                    <wps:wsp>
                      <wps:cNvSpPr txBox="1">
                        <a:spLocks noChangeArrowheads="1"/>
                      </wps:cNvSpPr>
                      <wps:spPr bwMode="auto">
                        <a:xfrm>
                          <a:off x="0" y="0"/>
                          <a:ext cx="685800" cy="326390"/>
                        </a:xfrm>
                        <a:prstGeom prst="rect">
                          <a:avLst/>
                        </a:prstGeom>
                        <a:solidFill>
                          <a:srgbClr val="FFFFFF"/>
                        </a:solidFill>
                        <a:ln>
                          <a:noFill/>
                        </a:ln>
                        <a:effectLst/>
                      </wps:spPr>
                      <wps:txbx>
                        <w:txbxContent>
                          <w:p w14:paraId="030BA66A">
                            <w:pPr>
                              <w:jc w:val="left"/>
                              <w:rPr>
                                <w:rFonts w:ascii="楷体_GB2312" w:eastAsia="楷体_GB2312"/>
                                <w:szCs w:val="21"/>
                              </w:rPr>
                            </w:pPr>
                            <w:r>
                              <w:rPr>
                                <w:rFonts w:hint="eastAsia" w:ascii="楷体_GB2312" w:eastAsia="楷体_GB2312"/>
                                <w:szCs w:val="21"/>
                              </w:rPr>
                              <w:t>付款综述</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5.7pt;width:54pt;z-index:251788288;mso-width-relative:page;mso-height-relative:page;" fillcolor="#FFFFFF" filled="t" stroked="f" coordsize="21600,21600" o:gfxdata="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NdKJPXAAAACQEAAA8AAAAAAAAAAQAgAAAAIgAAAGRycy9kb3ducmV2LnhtbFBLAQIUABQAAAAI&#10;AIdO4kAgjOG8JwIAAD0EAAAOAAAAAAAAAAEAIAAAACYBAABkcnMvZTJvRG9jLnhtbFBLBQYAAAAA&#10;BgAGAFkBAAC/BQAAAAA=&#10;">
                <v:fill on="t" focussize="0,0"/>
                <v:stroke on="f"/>
                <v:imagedata o:title=""/>
                <o:lock v:ext="edit" aspectratio="f"/>
                <v:textbox inset="0mm,0mm,0mm,0mm">
                  <w:txbxContent>
                    <w:p w14:paraId="030BA66A">
                      <w:pPr>
                        <w:jc w:val="left"/>
                        <w:rPr>
                          <w:rFonts w:ascii="楷体_GB2312" w:eastAsia="楷体_GB2312"/>
                          <w:szCs w:val="21"/>
                        </w:rPr>
                      </w:pPr>
                      <w:r>
                        <w:rPr>
                          <w:rFonts w:hint="eastAsia" w:ascii="楷体_GB2312" w:eastAsia="楷体_GB2312"/>
                          <w:szCs w:val="21"/>
                        </w:rPr>
                        <w:t>付款综述</w:t>
                      </w:r>
                    </w:p>
                  </w:txbxContent>
                </v:textbox>
              </v:shape>
            </w:pict>
          </mc:Fallback>
        </mc:AlternateContent>
      </w:r>
      <w:r>
        <w:t>16.1.1</w:t>
      </w:r>
      <w:r>
        <w:tab/>
      </w:r>
      <w:r>
        <w:rPr>
          <w:rFonts w:hint="eastAsia"/>
        </w:rPr>
        <w:t>发包人应按合同规定的时限向承包人签发付款证书，付款证书应写明应付给承包人的款额，发包人按付款证书支付工程款。发包人在办理每一次付款手续前，承包人须向发包人开具与当期已完工并完成对应核算产值或结算产值等额的、合法有效的增值税专用发票，并加盖发票专用章。承包人须同时提供其防伪税控系统开具的《销售货物或者提供应税劳务清单》,并加盖发票专用章。发包人收到承包人的增值税专用发票须经过防伪税控系统抵扣认证，认证通过后方可向承包人付款。如发生发票丢失、毁损及需要开具红字增值税专用发票等情况时，双方应互相配合进行处理。</w:t>
      </w:r>
    </w:p>
    <w:p w14:paraId="0202BA4C">
      <w:pPr>
        <w:pStyle w:val="51"/>
        <w:tabs>
          <w:tab w:val="left" w:pos="1440"/>
        </w:tabs>
        <w:spacing w:after="0"/>
        <w:ind w:left="1077" w:leftChars="513"/>
      </w:pPr>
      <w:r>
        <w:rPr>
          <w:rFonts w:hint="eastAsia"/>
        </w:rPr>
        <w:t>承包人开具的增值税专用发票必须符合国家税收有关法律规定，不得使用虚假发票或伪造、变造的发票，</w:t>
      </w:r>
      <w:r>
        <w:rPr>
          <w:rFonts w:hint="eastAsia"/>
          <w:lang w:eastAsia="zh-CN"/>
        </w:rPr>
        <w:t>否则</w:t>
      </w:r>
      <w:r>
        <w:rPr>
          <w:rFonts w:hint="eastAsia"/>
        </w:rPr>
        <w:t>一切责任由承包人自行承担，同时承包人需向发包人承担票面金额20%的违约金，</w:t>
      </w:r>
      <w:r>
        <w:rPr>
          <w:rFonts w:hint="eastAsia" w:ascii="宋体" w:hAnsi="宋体"/>
        </w:rPr>
        <w:t>并且双倍赔偿发包人由此造成的全部损失</w:t>
      </w:r>
      <w:r>
        <w:rPr>
          <w:rFonts w:hint="eastAsia"/>
        </w:rPr>
        <w:t>。同时，发包人可将承包人列为不合格供方，并保留对承包人追究法律责任的权利。</w:t>
      </w:r>
    </w:p>
    <w:p w14:paraId="3DB19A53">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89312" behindDoc="0" locked="0" layoutInCell="1" allowOverlap="1">
                <wp:simplePos x="0" y="0"/>
                <wp:positionH relativeFrom="column">
                  <wp:posOffset>-720090</wp:posOffset>
                </wp:positionH>
                <wp:positionV relativeFrom="paragraph">
                  <wp:posOffset>19050</wp:posOffset>
                </wp:positionV>
                <wp:extent cx="685800" cy="607060"/>
                <wp:effectExtent l="0" t="0" r="7620" b="3810"/>
                <wp:wrapNone/>
                <wp:docPr id="44" name="文本框 44"/>
                <wp:cNvGraphicFramePr/>
                <a:graphic xmlns:a="http://schemas.openxmlformats.org/drawingml/2006/main">
                  <a:graphicData uri="http://schemas.microsoft.com/office/word/2010/wordprocessingShape">
                    <wps:wsp>
                      <wps:cNvSpPr txBox="1">
                        <a:spLocks noChangeArrowheads="1"/>
                      </wps:cNvSpPr>
                      <wps:spPr bwMode="auto">
                        <a:xfrm>
                          <a:off x="0" y="0"/>
                          <a:ext cx="685800" cy="607060"/>
                        </a:xfrm>
                        <a:prstGeom prst="rect">
                          <a:avLst/>
                        </a:prstGeom>
                        <a:solidFill>
                          <a:srgbClr val="FFFFFF"/>
                        </a:solidFill>
                        <a:ln>
                          <a:noFill/>
                        </a:ln>
                        <a:effectLst/>
                      </wps:spPr>
                      <wps:txbx>
                        <w:txbxContent>
                          <w:p w14:paraId="0D00EE39">
                            <w:pPr>
                              <w:snapToGrid w:val="0"/>
                              <w:jc w:val="left"/>
                              <w:rPr>
                                <w:rFonts w:ascii="楷体_GB2312" w:eastAsia="楷体_GB2312"/>
                                <w:szCs w:val="21"/>
                              </w:rPr>
                            </w:pPr>
                            <w:r>
                              <w:rPr>
                                <w:rFonts w:hint="eastAsia" w:ascii="楷体_GB2312" w:eastAsia="楷体_GB2312"/>
                                <w:szCs w:val="21"/>
                              </w:rPr>
                              <w:t>中期付款方式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1.5pt;height:47.8pt;width:54pt;z-index:251789312;mso-width-relative:page;mso-height-relative:page;" fillcolor="#FFFFFF" filled="t" stroked="f" coordsize="21600,21600" o:gfxdata="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Uaxu9cAAAAIAQAADwAAAAAAAAABACAAAAAiAAAAZHJzL2Rvd25yZXYueG1sUEsBAhQAFAAAAAgA&#10;h07iQJe7F+QmAgAAPQQAAA4AAAAAAAAAAQAgAAAAJgEAAGRycy9lMm9Eb2MueG1sUEsFBgAAAAAG&#10;AAYAWQEAAL4FAAAAAA==&#10;">
                <v:fill on="t" focussize="0,0"/>
                <v:stroke on="f"/>
                <v:imagedata o:title=""/>
                <o:lock v:ext="edit" aspectratio="f"/>
                <v:textbox inset="0mm,0mm,0mm,0mm">
                  <w:txbxContent>
                    <w:p w14:paraId="0D00EE39">
                      <w:pPr>
                        <w:snapToGrid w:val="0"/>
                        <w:jc w:val="left"/>
                        <w:rPr>
                          <w:rFonts w:ascii="楷体_GB2312" w:eastAsia="楷体_GB2312"/>
                          <w:szCs w:val="21"/>
                        </w:rPr>
                      </w:pPr>
                      <w:r>
                        <w:rPr>
                          <w:rFonts w:hint="eastAsia" w:ascii="楷体_GB2312" w:eastAsia="楷体_GB2312"/>
                          <w:szCs w:val="21"/>
                        </w:rPr>
                        <w:t>中期付款方式</w:t>
                      </w:r>
                    </w:p>
                  </w:txbxContent>
                </v:textbox>
              </v:shape>
            </w:pict>
          </mc:Fallback>
        </mc:AlternateContent>
      </w:r>
      <w:r>
        <w:t>16.1.2</w:t>
      </w:r>
      <w:r>
        <w:tab/>
      </w:r>
      <w:r>
        <w:t>专用条款内有约定办理工程款支付的时间间隔和要求的，按约定办理工程款支付；无时间间隔约定的，则按月办理工程款支付。</w:t>
      </w:r>
    </w:p>
    <w:p w14:paraId="617A3C24">
      <w:pPr>
        <w:pStyle w:val="51"/>
        <w:tabs>
          <w:tab w:val="left" w:pos="1440"/>
        </w:tabs>
        <w:spacing w:after="0"/>
        <w:ind w:left="1079" w:leftChars="114" w:hanging="840" w:hangingChars="350"/>
      </w:pPr>
      <w:r>
        <w:tab/>
      </w:r>
      <w:r>
        <w:rPr>
          <w:rFonts w:hint="eastAsia"/>
        </w:rPr>
        <w:t>除非双方另有阶段或分期付款的协议，否则发包人应在收到付款申请书后在专用条款约定的时间内，签发中期付款证书。</w:t>
      </w:r>
    </w:p>
    <w:p w14:paraId="296227B1">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839488" behindDoc="0" locked="0" layoutInCell="1" allowOverlap="1">
                <wp:simplePos x="0" y="0"/>
                <wp:positionH relativeFrom="column">
                  <wp:posOffset>-720090</wp:posOffset>
                </wp:positionH>
                <wp:positionV relativeFrom="paragraph">
                  <wp:posOffset>116205</wp:posOffset>
                </wp:positionV>
                <wp:extent cx="685800" cy="405765"/>
                <wp:effectExtent l="0" t="0" r="7620" b="6985"/>
                <wp:wrapNone/>
                <wp:docPr id="77" name="文本框 43"/>
                <wp:cNvGraphicFramePr/>
                <a:graphic xmlns:a="http://schemas.openxmlformats.org/drawingml/2006/main">
                  <a:graphicData uri="http://schemas.microsoft.com/office/word/2010/wordprocessingShape">
                    <wps:wsp>
                      <wps:cNvSpPr txBox="1">
                        <a:spLocks noChangeArrowheads="1"/>
                      </wps:cNvSpPr>
                      <wps:spPr bwMode="auto">
                        <a:xfrm>
                          <a:off x="0" y="0"/>
                          <a:ext cx="685800" cy="405765"/>
                        </a:xfrm>
                        <a:prstGeom prst="rect">
                          <a:avLst/>
                        </a:prstGeom>
                        <a:solidFill>
                          <a:srgbClr val="FFFFFF"/>
                        </a:solidFill>
                        <a:ln>
                          <a:noFill/>
                        </a:ln>
                        <a:effectLst/>
                      </wps:spPr>
                      <wps:txbx>
                        <w:txbxContent>
                          <w:p w14:paraId="0E8796BC">
                            <w:pPr>
                              <w:snapToGrid w:val="0"/>
                              <w:jc w:val="left"/>
                              <w:rPr>
                                <w:rFonts w:ascii="楷体_GB2312" w:eastAsia="楷体_GB2312"/>
                                <w:szCs w:val="21"/>
                              </w:rPr>
                            </w:pPr>
                            <w:r>
                              <w:rPr>
                                <w:rFonts w:hint="eastAsia" w:ascii="楷体_GB2312" w:eastAsia="楷体_GB2312"/>
                                <w:szCs w:val="21"/>
                              </w:rPr>
                              <w:t>结算价款的支付</w:t>
                            </w:r>
                          </w:p>
                        </w:txbxContent>
                      </wps:txbx>
                      <wps:bodyPr rot="0" vert="horz" wrap="square" lIns="0" tIns="0" rIns="0" bIns="0" anchor="t" anchorCtr="0" upright="1">
                        <a:noAutofit/>
                      </wps:bodyPr>
                    </wps:wsp>
                  </a:graphicData>
                </a:graphic>
              </wp:anchor>
            </w:drawing>
          </mc:Choice>
          <mc:Fallback>
            <w:pict>
              <v:shape id="文本框 43" o:spid="_x0000_s1026" o:spt="202" type="#_x0000_t202" style="position:absolute;left:0pt;margin-left:-56.7pt;margin-top:9.15pt;height:31.95pt;width:54pt;z-index:251839488;mso-width-relative:page;mso-height-relative:page;" fillcolor="#FFFFFF" filled="t" stroked="f" coordsize="21600,21600" o:gfxdata="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Cub2b1wAAAAkBAAAPAAAAAAAAAAEAIAAAACIAAABkcnMvZG93bnJldi54bWxQSwECFAAUAAAA&#10;CACHTuJAjVuuOSgCAAA9BAAADgAAAAAAAAABACAAAAAmAQAAZHJzL2Uyb0RvYy54bWxQSwUGAAAA&#10;AAYABgBZAQAAwAUAAAAA&#10;">
                <v:fill on="t" focussize="0,0"/>
                <v:stroke on="f"/>
                <v:imagedata o:title=""/>
                <o:lock v:ext="edit" aspectratio="f"/>
                <v:textbox inset="0mm,0mm,0mm,0mm">
                  <w:txbxContent>
                    <w:p w14:paraId="0E8796BC">
                      <w:pPr>
                        <w:snapToGrid w:val="0"/>
                        <w:jc w:val="left"/>
                        <w:rPr>
                          <w:rFonts w:ascii="楷体_GB2312" w:eastAsia="楷体_GB2312"/>
                          <w:szCs w:val="21"/>
                        </w:rPr>
                      </w:pPr>
                      <w:r>
                        <w:rPr>
                          <w:rFonts w:hint="eastAsia" w:ascii="楷体_GB2312" w:eastAsia="楷体_GB2312"/>
                          <w:szCs w:val="21"/>
                        </w:rPr>
                        <w:t>结算价款的支付</w:t>
                      </w:r>
                    </w:p>
                  </w:txbxContent>
                </v:textbox>
              </v:shape>
            </w:pict>
          </mc:Fallback>
        </mc:AlternateContent>
      </w:r>
      <w:r>
        <w:tab/>
      </w:r>
      <w:r>
        <w:rPr>
          <w:rFonts w:hint="eastAsia"/>
        </w:rPr>
        <w:t>待工程竣工结算完成，双方签署最终结算协议后，除按本合同第</w:t>
      </w:r>
      <w:r>
        <w:t>13.1.3</w:t>
      </w:r>
      <w:r>
        <w:rPr>
          <w:rFonts w:hint="eastAsia"/>
        </w:rPr>
        <w:t>款要求扣留的</w:t>
      </w:r>
      <w:r>
        <w:t>“</w:t>
      </w:r>
      <w:r>
        <w:rPr>
          <w:rFonts w:hint="eastAsia"/>
        </w:rPr>
        <w:t>工程质量保修金</w:t>
      </w:r>
      <w:r>
        <w:t>”</w:t>
      </w:r>
      <w:r>
        <w:rPr>
          <w:rFonts w:hint="eastAsia"/>
        </w:rPr>
        <w:t>外，发包人应在专用条款约定的时间内，将全部结算余款支付给承包人。</w:t>
      </w:r>
    </w:p>
    <w:p w14:paraId="35997962">
      <w:pPr>
        <w:pStyle w:val="51"/>
        <w:tabs>
          <w:tab w:val="left" w:pos="1440"/>
        </w:tabs>
        <w:spacing w:after="0"/>
        <w:ind w:left="1079" w:leftChars="114" w:hanging="840" w:hangingChars="350"/>
      </w:pPr>
      <w:r>
        <w:tab/>
      </w:r>
      <w:r>
        <w:rPr>
          <w:lang w:val="en-US" w:eastAsia="zh-CN"/>
        </w:rPr>
        <mc:AlternateContent>
          <mc:Choice Requires="wps">
            <w:drawing>
              <wp:anchor distT="0" distB="0" distL="114300" distR="114300" simplePos="0" relativeHeight="251840512" behindDoc="0" locked="0" layoutInCell="1" allowOverlap="1">
                <wp:simplePos x="0" y="0"/>
                <wp:positionH relativeFrom="column">
                  <wp:posOffset>-720090</wp:posOffset>
                </wp:positionH>
                <wp:positionV relativeFrom="paragraph">
                  <wp:posOffset>71755</wp:posOffset>
                </wp:positionV>
                <wp:extent cx="685800" cy="372110"/>
                <wp:effectExtent l="0" t="0" r="7620" b="7620"/>
                <wp:wrapNone/>
                <wp:docPr id="86"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685800" cy="372110"/>
                        </a:xfrm>
                        <a:prstGeom prst="rect">
                          <a:avLst/>
                        </a:prstGeom>
                        <a:solidFill>
                          <a:srgbClr val="FFFFFF"/>
                        </a:solidFill>
                        <a:ln>
                          <a:noFill/>
                        </a:ln>
                        <a:effectLst/>
                      </wps:spPr>
                      <wps:txbx>
                        <w:txbxContent>
                          <w:p w14:paraId="77C0360B">
                            <w:pPr>
                              <w:jc w:val="left"/>
                              <w:rPr>
                                <w:rFonts w:ascii="楷体_GB2312" w:eastAsia="楷体_GB2312"/>
                                <w:szCs w:val="21"/>
                              </w:rPr>
                            </w:pPr>
                            <w:r>
                              <w:rPr>
                                <w:rFonts w:hint="eastAsia" w:ascii="楷体_GB2312" w:eastAsia="楷体_GB2312"/>
                                <w:szCs w:val="21"/>
                              </w:rPr>
                              <w:t>最终付款</w:t>
                            </w:r>
                          </w:p>
                        </w:txbxContent>
                      </wps:txbx>
                      <wps:bodyPr rot="0" vert="horz" wrap="square" lIns="0" tIns="0" rIns="0" bIns="0" anchor="t" anchorCtr="0" upright="1">
                        <a:noAutofit/>
                      </wps:bodyPr>
                    </wps:wsp>
                  </a:graphicData>
                </a:graphic>
              </wp:anchor>
            </w:drawing>
          </mc:Choice>
          <mc:Fallback>
            <w:pict>
              <v:shape id="文本框 42" o:spid="_x0000_s1026" o:spt="202" type="#_x0000_t202" style="position:absolute;left:0pt;margin-left:-56.7pt;margin-top:5.65pt;height:29.3pt;width:54pt;z-index:251840512;mso-width-relative:page;mso-height-relative:page;" fillcolor="#FFFFFF" filled="t" stroked="f" coordsize="21600,21600" o:gfxdata="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3QJzXXAAAACQEAAA8AAAAAAAAAAQAgAAAAIgAAAGRycy9kb3ducmV2LnhtbFBLAQIUABQAAAAI&#10;AIdO4kDbt+NMJwIAAD0EAAAOAAAAAAAAAAEAIAAAACYBAABkcnMvZTJvRG9jLnhtbFBLBQYAAAAA&#10;BgAGAFkBAAC/BQAAAAA=&#10;">
                <v:fill on="t" focussize="0,0"/>
                <v:stroke on="f"/>
                <v:imagedata o:title=""/>
                <o:lock v:ext="edit" aspectratio="f"/>
                <v:textbox inset="0mm,0mm,0mm,0mm">
                  <w:txbxContent>
                    <w:p w14:paraId="77C0360B">
                      <w:pPr>
                        <w:jc w:val="left"/>
                        <w:rPr>
                          <w:rFonts w:ascii="楷体_GB2312" w:eastAsia="楷体_GB2312"/>
                          <w:szCs w:val="21"/>
                        </w:rPr>
                      </w:pPr>
                      <w:r>
                        <w:rPr>
                          <w:rFonts w:hint="eastAsia" w:ascii="楷体_GB2312" w:eastAsia="楷体_GB2312"/>
                          <w:szCs w:val="21"/>
                        </w:rPr>
                        <w:t>最终付款</w:t>
                      </w:r>
                    </w:p>
                  </w:txbxContent>
                </v:textbox>
              </v:shape>
            </w:pict>
          </mc:Fallback>
        </mc:AlternateContent>
      </w:r>
      <w:r>
        <w:rPr>
          <w:rFonts w:hint="eastAsia"/>
        </w:rPr>
        <w:t>在质保期满或在发出</w:t>
      </w:r>
      <w:r>
        <w:t>“</w:t>
      </w:r>
      <w:r>
        <w:rPr>
          <w:rFonts w:hint="eastAsia"/>
        </w:rPr>
        <w:t>缺陷保修完成证书</w:t>
      </w:r>
      <w:r>
        <w:t>”</w:t>
      </w:r>
      <w:r>
        <w:rPr>
          <w:rFonts w:hint="eastAsia"/>
        </w:rPr>
        <w:t>后（取其较迟者，且发包人与承包人须已双方签署最终结算协议），在专用条款约定的时间内，发包人应签发最终付款证书，返还保修金时还会考虑以下因素：</w:t>
      </w:r>
    </w:p>
    <w:p w14:paraId="5BD27466">
      <w:pPr>
        <w:spacing w:line="360" w:lineRule="auto"/>
        <w:ind w:left="1514" w:leftChars="485" w:hanging="496" w:hangingChars="207"/>
        <w:rPr>
          <w:sz w:val="24"/>
        </w:rPr>
      </w:pPr>
      <w:r>
        <w:rPr>
          <w:sz w:val="24"/>
        </w:rPr>
        <w:t xml:space="preserve">(1) </w:t>
      </w:r>
      <w:r>
        <w:rPr>
          <w:rFonts w:hint="eastAsia"/>
          <w:sz w:val="24"/>
        </w:rPr>
        <w:t>先前扣留的保修金总额；</w:t>
      </w:r>
    </w:p>
    <w:p w14:paraId="33C8580E">
      <w:pPr>
        <w:spacing w:line="360" w:lineRule="auto"/>
        <w:ind w:left="1514" w:leftChars="485" w:hanging="496" w:hangingChars="207"/>
        <w:rPr>
          <w:sz w:val="24"/>
        </w:rPr>
      </w:pPr>
      <w:r>
        <w:rPr>
          <w:sz w:val="24"/>
        </w:rPr>
        <w:t xml:space="preserve">(2) </w:t>
      </w:r>
      <w:r>
        <w:rPr>
          <w:rFonts w:hint="eastAsia"/>
          <w:sz w:val="24"/>
        </w:rPr>
        <w:t>应扣除的保修期间发生的保修费用及其它扣款（若有）。</w:t>
      </w:r>
    </w:p>
    <w:p w14:paraId="27E6D340">
      <w:pPr>
        <w:pStyle w:val="51"/>
        <w:tabs>
          <w:tab w:val="left" w:pos="1440"/>
        </w:tabs>
        <w:spacing w:after="0"/>
        <w:ind w:left="1079" w:leftChars="114" w:hanging="840" w:hangingChars="350"/>
      </w:pPr>
      <w:r>
        <w:t xml:space="preserve">       </w:t>
      </w:r>
      <w:r>
        <w:rPr>
          <w:rFonts w:hint="eastAsia"/>
        </w:rPr>
        <w:t>若上述第</w:t>
      </w:r>
      <w:r>
        <w:t>(1)</w:t>
      </w:r>
      <w:r>
        <w:rPr>
          <w:rFonts w:hint="eastAsia"/>
        </w:rPr>
        <w:t>条的金额大于第</w:t>
      </w:r>
      <w:r>
        <w:t>(2)</w:t>
      </w:r>
      <w:r>
        <w:rPr>
          <w:rFonts w:hint="eastAsia"/>
        </w:rPr>
        <w:t>条的金额，则两项金额的差额由发包人在支付期限内支付予承包人作为最终付款；若上述第</w:t>
      </w:r>
      <w:r>
        <w:t>(2)</w:t>
      </w:r>
      <w:r>
        <w:rPr>
          <w:rFonts w:hint="eastAsia"/>
        </w:rPr>
        <w:t>条的金额大于第</w:t>
      </w:r>
      <w:r>
        <w:t>(1)</w:t>
      </w:r>
      <w:r>
        <w:rPr>
          <w:rFonts w:hint="eastAsia"/>
        </w:rPr>
        <w:t>的金额，则两项金额的差额作为一项债务，由承包人在付款证书发出后</w:t>
      </w:r>
      <w:r>
        <w:t>14</w:t>
      </w:r>
      <w:r>
        <w:rPr>
          <w:rFonts w:hint="eastAsia"/>
        </w:rPr>
        <w:t>天内支付给发包人。</w:t>
      </w:r>
    </w:p>
    <w:p w14:paraId="5D4300A3">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90336" behindDoc="0" locked="0" layoutInCell="1" allowOverlap="1">
                <wp:simplePos x="0" y="0"/>
                <wp:positionH relativeFrom="column">
                  <wp:posOffset>-720090</wp:posOffset>
                </wp:positionH>
                <wp:positionV relativeFrom="paragraph">
                  <wp:posOffset>125730</wp:posOffset>
                </wp:positionV>
                <wp:extent cx="685800" cy="449580"/>
                <wp:effectExtent l="0" t="0" r="7620" b="4445"/>
                <wp:wrapNone/>
                <wp:docPr id="41" name="文本框 41"/>
                <wp:cNvGraphicFramePr/>
                <a:graphic xmlns:a="http://schemas.openxmlformats.org/drawingml/2006/main">
                  <a:graphicData uri="http://schemas.microsoft.com/office/word/2010/wordprocessingShape">
                    <wps:wsp>
                      <wps:cNvSpPr txBox="1">
                        <a:spLocks noChangeArrowheads="1"/>
                      </wps:cNvSpPr>
                      <wps:spPr bwMode="auto">
                        <a:xfrm>
                          <a:off x="0" y="0"/>
                          <a:ext cx="685800" cy="449580"/>
                        </a:xfrm>
                        <a:prstGeom prst="rect">
                          <a:avLst/>
                        </a:prstGeom>
                        <a:solidFill>
                          <a:srgbClr val="FFFFFF"/>
                        </a:solidFill>
                        <a:ln>
                          <a:noFill/>
                        </a:ln>
                        <a:effectLst/>
                      </wps:spPr>
                      <wps:txbx>
                        <w:txbxContent>
                          <w:p w14:paraId="5531F16C">
                            <w:pPr>
                              <w:snapToGrid w:val="0"/>
                              <w:jc w:val="left"/>
                              <w:rPr>
                                <w:rFonts w:ascii="楷体_GB2312" w:eastAsia="楷体_GB2312"/>
                                <w:szCs w:val="21"/>
                              </w:rPr>
                            </w:pPr>
                            <w:r>
                              <w:rPr>
                                <w:rFonts w:hint="eastAsia" w:ascii="楷体_GB2312" w:eastAsia="楷体_GB2312"/>
                                <w:szCs w:val="21"/>
                              </w:rPr>
                              <w:t>承包人申请付款</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9.9pt;height:35.4pt;width:54pt;z-index:251790336;mso-width-relative:page;mso-height-relative:page;" fillcolor="#FFFFFF" filled="t" stroked="f" coordsize="21600,21600" o:gfxdata="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sK&#10;J/PXAAAACQEAAA8AAAAAAAAAAQAgAAAAIgAAAGRycy9kb3ducmV2LnhtbFBLAQIUABQAAAAIAIdO&#10;4kCNlb8PJAIAAD0EAAAOAAAAAAAAAAEAIAAAACYBAABkcnMvZTJvRG9jLnhtbFBLBQYAAAAABgAG&#10;AFkBAAC8BQAAAAA=&#10;">
                <v:fill on="t" focussize="0,0"/>
                <v:stroke on="f"/>
                <v:imagedata o:title=""/>
                <o:lock v:ext="edit" aspectratio="f"/>
                <v:textbox inset="0mm,0mm,0mm,0mm">
                  <w:txbxContent>
                    <w:p w14:paraId="5531F16C">
                      <w:pPr>
                        <w:snapToGrid w:val="0"/>
                        <w:jc w:val="left"/>
                        <w:rPr>
                          <w:rFonts w:ascii="楷体_GB2312" w:eastAsia="楷体_GB2312"/>
                          <w:szCs w:val="21"/>
                        </w:rPr>
                      </w:pPr>
                      <w:r>
                        <w:rPr>
                          <w:rFonts w:hint="eastAsia" w:ascii="楷体_GB2312" w:eastAsia="楷体_GB2312"/>
                          <w:szCs w:val="21"/>
                        </w:rPr>
                        <w:t>承包人申请付款</w:t>
                      </w:r>
                    </w:p>
                  </w:txbxContent>
                </v:textbox>
              </v:shape>
            </w:pict>
          </mc:Fallback>
        </mc:AlternateContent>
      </w:r>
      <w:r>
        <w:t>16.1.3</w:t>
      </w:r>
      <w:r>
        <w:tab/>
      </w:r>
      <w:r>
        <w:t>承包人应按第16.1.2款约定向发包人提交由承包人代表签署的工程款支付申请书和有关资料，工程款支付申请书应包括以下内容：</w:t>
      </w:r>
    </w:p>
    <w:p w14:paraId="6E7C4481">
      <w:pPr>
        <w:spacing w:line="360" w:lineRule="auto"/>
        <w:ind w:left="1514" w:leftChars="485" w:hanging="496" w:hangingChars="207"/>
        <w:rPr>
          <w:sz w:val="24"/>
        </w:rPr>
      </w:pPr>
      <w:r>
        <w:rPr>
          <w:sz w:val="24"/>
        </w:rPr>
        <w:t>(1) 自开工至本期末止已完成的合同工程量及对应工程价款；</w:t>
      </w:r>
    </w:p>
    <w:p w14:paraId="305CFA28">
      <w:pPr>
        <w:spacing w:line="360" w:lineRule="auto"/>
        <w:ind w:left="1514" w:leftChars="485" w:hanging="496" w:hangingChars="207"/>
        <w:rPr>
          <w:sz w:val="24"/>
        </w:rPr>
      </w:pPr>
      <w:r>
        <w:rPr>
          <w:sz w:val="24"/>
        </w:rPr>
        <w:t xml:space="preserve">(2) 承包人为配合工程施工而恰当（非过早地）运抵工程现场的材料和设备的价款； </w:t>
      </w:r>
    </w:p>
    <w:p w14:paraId="79F59C95">
      <w:pPr>
        <w:spacing w:line="360" w:lineRule="auto"/>
        <w:ind w:left="1514" w:leftChars="485" w:hanging="496" w:hangingChars="207"/>
        <w:rPr>
          <w:sz w:val="24"/>
        </w:rPr>
      </w:pPr>
      <w:r>
        <w:rPr>
          <w:sz w:val="24"/>
        </w:rPr>
        <w:t>(3) 根据合同约定或发包人指示变更、现场签证，经发包人确认应追加的金额或扣减的合同价款及费用，并附有清单；</w:t>
      </w:r>
    </w:p>
    <w:p w14:paraId="5E84E7FA">
      <w:pPr>
        <w:spacing w:line="360" w:lineRule="auto"/>
        <w:ind w:left="1514" w:leftChars="485" w:hanging="496" w:hangingChars="207"/>
        <w:rPr>
          <w:sz w:val="24"/>
        </w:rPr>
      </w:pPr>
      <w:r>
        <w:rPr>
          <w:sz w:val="24"/>
        </w:rPr>
        <w:t>(4) 根据合同约定，应扣留的保修金；</w:t>
      </w:r>
    </w:p>
    <w:p w14:paraId="2BC458BC">
      <w:pPr>
        <w:spacing w:line="360" w:lineRule="auto"/>
        <w:ind w:left="1514" w:leftChars="485" w:hanging="496" w:hangingChars="207"/>
        <w:rPr>
          <w:sz w:val="24"/>
        </w:rPr>
      </w:pPr>
      <w:r>
        <w:rPr>
          <w:sz w:val="24"/>
        </w:rPr>
        <w:t>(5) 各种违约金、罚款、扣款（如发包人超供材料款等）及奖励；</w:t>
      </w:r>
    </w:p>
    <w:p w14:paraId="268CE1E4">
      <w:pPr>
        <w:spacing w:line="360" w:lineRule="auto"/>
        <w:ind w:left="1514" w:leftChars="485" w:hanging="496" w:hangingChars="207"/>
        <w:rPr>
          <w:sz w:val="24"/>
        </w:rPr>
      </w:pPr>
      <w:r>
        <w:rPr>
          <w:sz w:val="24"/>
        </w:rPr>
        <w:t>(6) 自开工至上期累计已支付的工程价款；</w:t>
      </w:r>
    </w:p>
    <w:p w14:paraId="05C2A725">
      <w:pPr>
        <w:spacing w:line="360" w:lineRule="auto"/>
        <w:ind w:left="1514" w:leftChars="485" w:hanging="496" w:hangingChars="207"/>
        <w:rPr>
          <w:sz w:val="24"/>
        </w:rPr>
      </w:pPr>
      <w:r>
        <w:rPr>
          <w:sz w:val="24"/>
        </w:rPr>
        <w:t>(7) 本期应支付金额。</w:t>
      </w:r>
    </w:p>
    <w:p w14:paraId="1792FC94">
      <w:pPr>
        <w:pStyle w:val="51"/>
        <w:tabs>
          <w:tab w:val="left" w:pos="1440"/>
        </w:tabs>
        <w:spacing w:after="0"/>
        <w:ind w:left="1078" w:leftChars="285" w:hanging="480" w:hangingChars="200"/>
      </w:pPr>
      <w:r>
        <w:t xml:space="preserve">    承包人还需按第14.4.1款要求申请对已完工程量的计量及确认。</w:t>
      </w:r>
    </w:p>
    <w:p w14:paraId="7CF06DD6">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837440" behindDoc="0" locked="0" layoutInCell="1" allowOverlap="1">
                <wp:simplePos x="0" y="0"/>
                <wp:positionH relativeFrom="column">
                  <wp:posOffset>-720090</wp:posOffset>
                </wp:positionH>
                <wp:positionV relativeFrom="paragraph">
                  <wp:posOffset>90170</wp:posOffset>
                </wp:positionV>
                <wp:extent cx="685800" cy="297180"/>
                <wp:effectExtent l="0" t="0" r="7620" b="0"/>
                <wp:wrapNone/>
                <wp:docPr id="42" name="文本框 40"/>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59CC9DC4">
                            <w:pPr>
                              <w:rPr>
                                <w:rFonts w:ascii="楷体_GB2312" w:eastAsia="楷体_GB2312"/>
                                <w:szCs w:val="21"/>
                              </w:rPr>
                            </w:pPr>
                            <w:r>
                              <w:rPr>
                                <w:rFonts w:hint="eastAsia" w:ascii="楷体_GB2312" w:eastAsia="楷体_GB2312"/>
                                <w:szCs w:val="21"/>
                              </w:rPr>
                              <w:t>支付期限</w:t>
                            </w:r>
                          </w:p>
                        </w:txbxContent>
                      </wps:txbx>
                      <wps:bodyPr rot="0" vert="horz" wrap="square" lIns="0" tIns="0" rIns="0" bIns="0" anchor="t" anchorCtr="0" upright="1">
                        <a:noAutofit/>
                      </wps:bodyPr>
                    </wps:wsp>
                  </a:graphicData>
                </a:graphic>
              </wp:anchor>
            </w:drawing>
          </mc:Choice>
          <mc:Fallback>
            <w:pict>
              <v:shape id="文本框 40" o:spid="_x0000_s1026" o:spt="202" type="#_x0000_t202" style="position:absolute;left:0pt;margin-left:-56.7pt;margin-top:7.1pt;height:23.4pt;width:54pt;z-index:251837440;mso-width-relative:page;mso-height-relative:page;" fillcolor="#FFFFFF" filled="t" stroked="f" coordsize="21600,21600" o:gfxdata="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AABFNcAAAAJAQAADwAAAAAAAAABACAAAAAiAAAAZHJzL2Rvd25yZXYueG1sUEsBAhQAFAAAAAgA&#10;h07iQFLj9+ImAgAAPQQAAA4AAAAAAAAAAQAgAAAAJgEAAGRycy9lMm9Eb2MueG1sUEsFBgAAAAAG&#10;AAYAWQEAAL4FAAAAAA==&#10;">
                <v:fill on="t" focussize="0,0"/>
                <v:stroke on="f"/>
                <v:imagedata o:title=""/>
                <o:lock v:ext="edit" aspectratio="f"/>
                <v:textbox inset="0mm,0mm,0mm,0mm">
                  <w:txbxContent>
                    <w:p w14:paraId="59CC9DC4">
                      <w:pPr>
                        <w:rPr>
                          <w:rFonts w:ascii="楷体_GB2312" w:eastAsia="楷体_GB2312"/>
                          <w:szCs w:val="21"/>
                        </w:rPr>
                      </w:pPr>
                      <w:r>
                        <w:rPr>
                          <w:rFonts w:hint="eastAsia" w:ascii="楷体_GB2312" w:eastAsia="楷体_GB2312"/>
                          <w:szCs w:val="21"/>
                        </w:rPr>
                        <w:t>支付期限</w:t>
                      </w:r>
                    </w:p>
                  </w:txbxContent>
                </v:textbox>
              </v:shape>
            </w:pict>
          </mc:Fallback>
        </mc:AlternateContent>
      </w:r>
      <w:r>
        <w:t>16.1.4 发包人应在专用条款中约定的期限内将</w:t>
      </w:r>
      <w:r>
        <w:rPr>
          <w:rFonts w:hint="eastAsia"/>
          <w:lang w:eastAsia="zh-CN"/>
        </w:rPr>
        <w:t>已确认的付款金额</w:t>
      </w:r>
      <w:r>
        <w:t>支付给承包人。发包人超过约定的时间不支付，承包人可向发包人发出要求付款的通知。</w:t>
      </w:r>
    </w:p>
    <w:p w14:paraId="2EB2B429">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791360" behindDoc="0" locked="0" layoutInCell="1" allowOverlap="1">
                <wp:simplePos x="0" y="0"/>
                <wp:positionH relativeFrom="column">
                  <wp:posOffset>-701040</wp:posOffset>
                </wp:positionH>
                <wp:positionV relativeFrom="paragraph">
                  <wp:posOffset>43180</wp:posOffset>
                </wp:positionV>
                <wp:extent cx="685800" cy="410845"/>
                <wp:effectExtent l="0" t="0" r="7620" b="1905"/>
                <wp:wrapNone/>
                <wp:docPr id="39" name="文本框 39"/>
                <wp:cNvGraphicFramePr/>
                <a:graphic xmlns:a="http://schemas.openxmlformats.org/drawingml/2006/main">
                  <a:graphicData uri="http://schemas.microsoft.com/office/word/2010/wordprocessingShape">
                    <wps:wsp>
                      <wps:cNvSpPr txBox="1">
                        <a:spLocks noChangeArrowheads="1"/>
                      </wps:cNvSpPr>
                      <wps:spPr bwMode="auto">
                        <a:xfrm>
                          <a:off x="0" y="0"/>
                          <a:ext cx="685800" cy="410845"/>
                        </a:xfrm>
                        <a:prstGeom prst="rect">
                          <a:avLst/>
                        </a:prstGeom>
                        <a:solidFill>
                          <a:srgbClr val="FFFFFF"/>
                        </a:solidFill>
                        <a:ln>
                          <a:noFill/>
                        </a:ln>
                        <a:effectLst/>
                      </wps:spPr>
                      <wps:txbx>
                        <w:txbxContent>
                          <w:p w14:paraId="74E994F4">
                            <w:pPr>
                              <w:jc w:val="left"/>
                              <w:rPr>
                                <w:rFonts w:ascii="楷体_GB2312" w:eastAsia="楷体_GB2312"/>
                                <w:szCs w:val="21"/>
                              </w:rPr>
                            </w:pPr>
                            <w:r>
                              <w:rPr>
                                <w:rFonts w:hint="eastAsia" w:ascii="楷体_GB2312" w:eastAsia="楷体_GB2312"/>
                                <w:szCs w:val="21"/>
                              </w:rPr>
                              <w:t>付款与工程质量挂钩</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2pt;margin-top:3.4pt;height:32.35pt;width:54pt;z-index:251791360;mso-width-relative:page;mso-height-relative:page;" fillcolor="#FFFFFF" filled="t" stroked="f" coordsize="21600,21600" o:gfxdata="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eTMmdYAAAAIAQAADwAAAAAAAAABACAAAAAiAAAAZHJzL2Rvd25yZXYueG1sUEsBAhQAFAAAAAgA&#10;h07iQJSWuf0nAgAAPQQAAA4AAAAAAAAAAQAgAAAAJQEAAGRycy9lMm9Eb2MueG1sUEsFBgAAAAAG&#10;AAYAWQEAAL4FAAAAAA==&#10;">
                <v:fill on="t" focussize="0,0"/>
                <v:stroke on="f"/>
                <v:imagedata o:title=""/>
                <o:lock v:ext="edit" aspectratio="f"/>
                <v:textbox inset="0mm,0mm,0mm,0mm">
                  <w:txbxContent>
                    <w:p w14:paraId="74E994F4">
                      <w:pPr>
                        <w:jc w:val="left"/>
                        <w:rPr>
                          <w:rFonts w:ascii="楷体_GB2312" w:eastAsia="楷体_GB2312"/>
                          <w:szCs w:val="21"/>
                        </w:rPr>
                      </w:pPr>
                      <w:r>
                        <w:rPr>
                          <w:rFonts w:hint="eastAsia" w:ascii="楷体_GB2312" w:eastAsia="楷体_GB2312"/>
                          <w:szCs w:val="21"/>
                        </w:rPr>
                        <w:t>付款与工程质量挂钩</w:t>
                      </w:r>
                    </w:p>
                  </w:txbxContent>
                </v:textbox>
              </v:shape>
            </w:pict>
          </mc:Fallback>
        </mc:AlternateContent>
      </w:r>
      <w:r>
        <w:t>16.1.5工程进度款与质量挂钩，若所报工程的质量达不到合同规范或验收规范要求，发包人有权暂缓支付该部分工程款。</w:t>
      </w:r>
    </w:p>
    <w:p w14:paraId="18B667D5">
      <w:pPr>
        <w:pStyle w:val="51"/>
        <w:tabs>
          <w:tab w:val="left" w:pos="1440"/>
        </w:tabs>
        <w:spacing w:after="0"/>
        <w:ind w:left="1079" w:leftChars="114" w:hanging="840" w:hangingChars="350"/>
      </w:pPr>
      <w:bookmarkStart w:id="835" w:name="_Toc357434489"/>
      <w:bookmarkStart w:id="836" w:name="_Toc122080320"/>
      <w:bookmarkStart w:id="837" w:name="_Toc144869941"/>
      <w:r>
        <w:rPr>
          <w:lang w:val="en-US" w:eastAsia="zh-CN"/>
        </w:rPr>
        <mc:AlternateContent>
          <mc:Choice Requires="wps">
            <w:drawing>
              <wp:anchor distT="0" distB="0" distL="114300" distR="114300" simplePos="0" relativeHeight="251838464" behindDoc="0" locked="0" layoutInCell="1" allowOverlap="1">
                <wp:simplePos x="0" y="0"/>
                <wp:positionH relativeFrom="column">
                  <wp:posOffset>-720090</wp:posOffset>
                </wp:positionH>
                <wp:positionV relativeFrom="paragraph">
                  <wp:posOffset>71755</wp:posOffset>
                </wp:positionV>
                <wp:extent cx="685800" cy="423545"/>
                <wp:effectExtent l="0" t="0" r="7620" b="5715"/>
                <wp:wrapNone/>
                <wp:docPr id="43" name="文本框 38"/>
                <wp:cNvGraphicFramePr/>
                <a:graphic xmlns:a="http://schemas.openxmlformats.org/drawingml/2006/main">
                  <a:graphicData uri="http://schemas.microsoft.com/office/word/2010/wordprocessingShape">
                    <wps:wsp>
                      <wps:cNvSpPr txBox="1">
                        <a:spLocks noChangeArrowheads="1"/>
                      </wps:cNvSpPr>
                      <wps:spPr bwMode="auto">
                        <a:xfrm>
                          <a:off x="0" y="0"/>
                          <a:ext cx="685800" cy="423545"/>
                        </a:xfrm>
                        <a:prstGeom prst="rect">
                          <a:avLst/>
                        </a:prstGeom>
                        <a:solidFill>
                          <a:srgbClr val="FFFFFF"/>
                        </a:solidFill>
                        <a:ln>
                          <a:noFill/>
                        </a:ln>
                        <a:effectLst/>
                      </wps:spPr>
                      <wps:txbx>
                        <w:txbxContent>
                          <w:p w14:paraId="0206AAE8">
                            <w:pPr>
                              <w:rPr>
                                <w:rFonts w:ascii="楷体_GB2312" w:eastAsia="楷体_GB2312"/>
                                <w:szCs w:val="21"/>
                              </w:rPr>
                            </w:pPr>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文本框 38" o:spid="_x0000_s1026" o:spt="202" type="#_x0000_t202" style="position:absolute;left:0pt;margin-left:-56.7pt;margin-top:5.65pt;height:33.35pt;width:54pt;z-index:251838464;mso-width-relative:page;mso-height-relative:page;" fillcolor="#FFFFFF" filled="t" stroked="f" coordsize="21600,21600" o:gfxdata="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Y9dkR2AAAAAkBAAAPAAAAAAAAAAEAIAAAACIAAABkcnMvZG93bnJldi54bWxQSwECFAAUAAAA&#10;CACHTuJA5/Cj5ScCAAA9BAAADgAAAAAAAAABACAAAAAnAQAAZHJzL2Uyb0RvYy54bWxQSwUGAAAA&#10;AAYABgBZAQAAwAUAAAAA&#10;">
                <v:fill on="t" focussize="0,0"/>
                <v:stroke on="f"/>
                <v:imagedata o:title=""/>
                <o:lock v:ext="edit" aspectratio="f"/>
                <v:textbox inset="0mm,0mm,0mm,0mm">
                  <w:txbxContent>
                    <w:p w14:paraId="0206AAE8">
                      <w:pPr>
                        <w:rPr>
                          <w:rFonts w:ascii="楷体_GB2312" w:eastAsia="楷体_GB2312"/>
                          <w:szCs w:val="21"/>
                        </w:rPr>
                      </w:pPr>
                      <w:r>
                        <w:rPr>
                          <w:rFonts w:hint="eastAsia" w:ascii="楷体_GB2312" w:eastAsia="楷体_GB2312"/>
                          <w:szCs w:val="21"/>
                        </w:rPr>
                        <w:t>其他约定</w:t>
                      </w:r>
                    </w:p>
                  </w:txbxContent>
                </v:textbox>
              </v:shape>
            </w:pict>
          </mc:Fallback>
        </mc:AlternateContent>
      </w:r>
      <w:r>
        <w:t>16.1.6发包方及监理方为付款而对工程量或形象进度的审核及其结果仅为付款之用，不能视为已验收合格或接受有关工作及结算时的依据。</w:t>
      </w:r>
    </w:p>
    <w:p w14:paraId="59F5CBD8">
      <w:pPr>
        <w:pStyle w:val="51"/>
        <w:tabs>
          <w:tab w:val="left" w:pos="1440"/>
        </w:tabs>
        <w:spacing w:after="0"/>
        <w:ind w:left="1079" w:leftChars="114" w:hanging="840" w:hangingChars="350"/>
        <w:rPr>
          <w:lang w:eastAsia="zh-CN"/>
        </w:rPr>
      </w:pPr>
      <w:r>
        <w:rPr>
          <w:rFonts w:hint="eastAsia"/>
          <w:lang w:eastAsia="zh-CN"/>
        </w:rPr>
        <w:t>1</w:t>
      </w:r>
      <w:r>
        <w:rPr>
          <w:lang w:eastAsia="zh-CN"/>
        </w:rPr>
        <w:t>6.1.7</w:t>
      </w:r>
      <w:r>
        <w:rPr>
          <w:rFonts w:hint="eastAsia"/>
          <w:lang w:val="en-US" w:eastAsia="zh-CN"/>
        </w:rPr>
        <w:t>因供应商原因未按本制度要求及时签订总价包干合同，在未确定合同固定总价的情况下，进度支付比例应比正常支付比例至少降低10％。</w:t>
      </w:r>
    </w:p>
    <w:p w14:paraId="04E4FF0D">
      <w:pPr>
        <w:pStyle w:val="50"/>
        <w:numPr>
          <w:ilvl w:val="0"/>
          <w:numId w:val="0"/>
        </w:numPr>
        <w:spacing w:before="120" w:after="120" w:line="360" w:lineRule="auto"/>
        <w:rPr>
          <w:szCs w:val="24"/>
        </w:rPr>
      </w:pPr>
      <w:bookmarkStart w:id="838" w:name="_Toc8833216"/>
      <w:r>
        <mc:AlternateContent>
          <mc:Choice Requires="wps">
            <w:drawing>
              <wp:anchor distT="0" distB="0" distL="114300" distR="114300" simplePos="0" relativeHeight="251792384" behindDoc="0" locked="0" layoutInCell="1" allowOverlap="1">
                <wp:simplePos x="0" y="0"/>
                <wp:positionH relativeFrom="column">
                  <wp:posOffset>-720090</wp:posOffset>
                </wp:positionH>
                <wp:positionV relativeFrom="paragraph">
                  <wp:posOffset>396240</wp:posOffset>
                </wp:positionV>
                <wp:extent cx="685800" cy="691515"/>
                <wp:effectExtent l="0" t="0" r="7620" b="1905"/>
                <wp:wrapNone/>
                <wp:docPr id="37" name="文本框 37"/>
                <wp:cNvGraphicFramePr/>
                <a:graphic xmlns:a="http://schemas.openxmlformats.org/drawingml/2006/main">
                  <a:graphicData uri="http://schemas.microsoft.com/office/word/2010/wordprocessingShape">
                    <wps:wsp>
                      <wps:cNvSpPr txBox="1">
                        <a:spLocks noChangeArrowheads="1"/>
                      </wps:cNvSpPr>
                      <wps:spPr bwMode="auto">
                        <a:xfrm>
                          <a:off x="0" y="0"/>
                          <a:ext cx="685800" cy="691515"/>
                        </a:xfrm>
                        <a:prstGeom prst="rect">
                          <a:avLst/>
                        </a:prstGeom>
                        <a:solidFill>
                          <a:srgbClr val="FFFFFF"/>
                        </a:solidFill>
                        <a:ln>
                          <a:noFill/>
                        </a:ln>
                        <a:effectLst/>
                      </wps:spPr>
                      <wps:txbx>
                        <w:txbxContent>
                          <w:p w14:paraId="62509C4F">
                            <w:pPr>
                              <w:rPr>
                                <w:rFonts w:ascii="楷体_GB2312" w:eastAsia="楷体_GB2312"/>
                                <w:szCs w:val="21"/>
                              </w:rPr>
                            </w:pPr>
                            <w:r>
                              <w:rPr>
                                <w:rFonts w:hint="eastAsia" w:ascii="楷体_GB2312" w:eastAsia="楷体_GB2312"/>
                                <w:szCs w:val="21"/>
                              </w:rPr>
                              <w:t>结算资料的提交</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31.2pt;height:54.45pt;width:54pt;z-index:251792384;mso-width-relative:page;mso-height-relative:page;" fillcolor="#FFFFFF" filled="t" stroked="f" coordsize="21600,21600" o:gfxdata="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FOn7j2AAAAAoBAAAPAAAAAAAAAAEAIAAAACIAAABkcnMvZG93bnJldi54bWxQSwECFAAUAAAA&#10;CACHTuJA3aRv8CcCAAA9BAAADgAAAAAAAAABACAAAAAnAQAAZHJzL2Uyb0RvYy54bWxQSwUGAAAA&#10;AAYABgBZAQAAwAUAAAAA&#10;">
                <v:fill on="t" focussize="0,0"/>
                <v:stroke on="f"/>
                <v:imagedata o:title=""/>
                <o:lock v:ext="edit" aspectratio="f"/>
                <v:textbox inset="0mm,0mm,0mm,0mm">
                  <w:txbxContent>
                    <w:p w14:paraId="62509C4F">
                      <w:pPr>
                        <w:rPr>
                          <w:rFonts w:ascii="楷体_GB2312" w:eastAsia="楷体_GB2312"/>
                          <w:szCs w:val="21"/>
                        </w:rPr>
                      </w:pPr>
                      <w:r>
                        <w:rPr>
                          <w:rFonts w:hint="eastAsia" w:ascii="楷体_GB2312" w:eastAsia="楷体_GB2312"/>
                          <w:szCs w:val="21"/>
                        </w:rPr>
                        <w:t>结算资料的提交</w:t>
                      </w:r>
                    </w:p>
                  </w:txbxContent>
                </v:textbox>
              </v:shape>
            </w:pict>
          </mc:Fallback>
        </mc:AlternateContent>
      </w:r>
      <w:bookmarkStart w:id="839" w:name="_Toc455151714"/>
      <w:bookmarkStart w:id="840" w:name="_Toc455134586"/>
      <w:bookmarkStart w:id="841" w:name="_Toc454555634"/>
      <w:r>
        <w:rPr>
          <w:szCs w:val="24"/>
        </w:rPr>
        <w:t>16.2 结算</w:t>
      </w:r>
      <w:bookmarkEnd w:id="835"/>
      <w:bookmarkEnd w:id="836"/>
      <w:bookmarkEnd w:id="837"/>
      <w:bookmarkEnd w:id="838"/>
      <w:bookmarkEnd w:id="839"/>
      <w:bookmarkEnd w:id="840"/>
      <w:bookmarkEnd w:id="841"/>
    </w:p>
    <w:p w14:paraId="6019570F">
      <w:pPr>
        <w:pStyle w:val="51"/>
        <w:tabs>
          <w:tab w:val="left" w:pos="1440"/>
        </w:tabs>
        <w:spacing w:after="0"/>
        <w:ind w:left="1079" w:leftChars="114" w:hanging="840" w:hangingChars="350"/>
      </w:pPr>
      <w:r>
        <w:t>16.2.1 在工程实际竣工后，承包人应向发包人提交分项工程完工结算书及完整的竣工结算资料。</w:t>
      </w:r>
    </w:p>
    <w:p w14:paraId="472DC346">
      <w:pPr>
        <w:pStyle w:val="51"/>
        <w:tabs>
          <w:tab w:val="left" w:pos="1440"/>
        </w:tabs>
        <w:ind w:left="1079" w:leftChars="114" w:hanging="840" w:hangingChars="350"/>
      </w:pPr>
      <w:bookmarkStart w:id="842" w:name="_Toc34909127"/>
      <w:r>
        <w:rPr>
          <w:lang w:val="en-US" w:eastAsia="zh-CN"/>
        </w:rPr>
        <mc:AlternateContent>
          <mc:Choice Requires="wps">
            <w:drawing>
              <wp:anchor distT="0" distB="0" distL="114300" distR="114300" simplePos="0" relativeHeight="251793408" behindDoc="0" locked="0" layoutInCell="1" allowOverlap="1">
                <wp:simplePos x="0" y="0"/>
                <wp:positionH relativeFrom="column">
                  <wp:posOffset>-720090</wp:posOffset>
                </wp:positionH>
                <wp:positionV relativeFrom="paragraph">
                  <wp:posOffset>71755</wp:posOffset>
                </wp:positionV>
                <wp:extent cx="685800" cy="297180"/>
                <wp:effectExtent l="0" t="0" r="7620" b="0"/>
                <wp:wrapNone/>
                <wp:docPr id="36" name="文本框 36"/>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395341E7">
                            <w:pPr>
                              <w:rPr>
                                <w:rFonts w:ascii="楷体_GB2312" w:eastAsia="楷体_GB2312"/>
                                <w:szCs w:val="21"/>
                              </w:rPr>
                            </w:pPr>
                            <w:r>
                              <w:rPr>
                                <w:rFonts w:hint="eastAsia" w:ascii="楷体_GB2312" w:eastAsia="楷体_GB2312"/>
                                <w:szCs w:val="21"/>
                              </w:rPr>
                              <w:t>结算程序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3.4pt;width:54pt;z-index:251793408;mso-width-relative:page;mso-height-relative:page;" fillcolor="#FFFFFF" filled="t" stroked="f" coordsize="21600,21600" o:gfxdata="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XT/ItcAAAAJAQAADwAAAAAAAAABACAAAAAiAAAAZHJzL2Rvd25yZXYueG1sUEsBAhQAFAAAAAgA&#10;h07iQDIQmrcmAgAAPQQAAA4AAAAAAAAAAQAgAAAAJgEAAGRycy9lMm9Eb2MueG1sUEsFBgAAAAAG&#10;AAYAWQEAAL4FAAAAAA==&#10;">
                <v:fill on="t" focussize="0,0"/>
                <v:stroke on="f"/>
                <v:imagedata o:title=""/>
                <o:lock v:ext="edit" aspectratio="f"/>
                <v:textbox inset="0mm,0mm,0mm,0mm">
                  <w:txbxContent>
                    <w:p w14:paraId="395341E7">
                      <w:pPr>
                        <w:rPr>
                          <w:rFonts w:ascii="楷体_GB2312" w:eastAsia="楷体_GB2312"/>
                          <w:szCs w:val="21"/>
                        </w:rPr>
                      </w:pPr>
                      <w:r>
                        <w:rPr>
                          <w:rFonts w:hint="eastAsia" w:ascii="楷体_GB2312" w:eastAsia="楷体_GB2312"/>
                          <w:szCs w:val="21"/>
                        </w:rPr>
                        <w:t>结算程序</w:t>
                      </w:r>
                    </w:p>
                  </w:txbxContent>
                </v:textbox>
              </v:shape>
            </w:pict>
          </mc:Fallback>
        </mc:AlternateContent>
      </w:r>
      <w:r>
        <w:t>16.2.2 发包人应在收到承包人提交的分项工程</w:t>
      </w:r>
      <w:r>
        <w:rPr>
          <w:rFonts w:hint="eastAsia"/>
          <w:lang w:eastAsia="zh-CN"/>
        </w:rPr>
        <w:t>完工</w:t>
      </w:r>
      <w:r>
        <w:t>结算书及结算资料后，按合同的有关约定，在监理工程师的协助下，进行审查、核实，经与承包人协商达成一致意见后确认工程结算价款。</w:t>
      </w:r>
      <w:bookmarkEnd w:id="842"/>
    </w:p>
    <w:p w14:paraId="41A932B1">
      <w:pPr>
        <w:pStyle w:val="51"/>
        <w:tabs>
          <w:tab w:val="left" w:pos="1440"/>
        </w:tabs>
        <w:spacing w:after="0"/>
        <w:ind w:left="1079" w:leftChars="114" w:hanging="840" w:hangingChars="350"/>
      </w:pPr>
      <w:r>
        <w:rPr>
          <w:lang w:val="en-US" w:eastAsia="zh-CN"/>
        </w:rPr>
        <mc:AlternateContent>
          <mc:Choice Requires="wps">
            <w:drawing>
              <wp:anchor distT="0" distB="0" distL="114300" distR="114300" simplePos="0" relativeHeight="251803648" behindDoc="0" locked="0" layoutInCell="1" allowOverlap="1">
                <wp:simplePos x="0" y="0"/>
                <wp:positionH relativeFrom="column">
                  <wp:posOffset>-720090</wp:posOffset>
                </wp:positionH>
                <wp:positionV relativeFrom="paragraph">
                  <wp:posOffset>71755</wp:posOffset>
                </wp:positionV>
                <wp:extent cx="685800" cy="731520"/>
                <wp:effectExtent l="0" t="0" r="7620" b="3175"/>
                <wp:wrapNone/>
                <wp:docPr id="35" name="文本框 35"/>
                <wp:cNvGraphicFramePr/>
                <a:graphic xmlns:a="http://schemas.openxmlformats.org/drawingml/2006/main">
                  <a:graphicData uri="http://schemas.microsoft.com/office/word/2010/wordprocessingShape">
                    <wps:wsp>
                      <wps:cNvSpPr txBox="1">
                        <a:spLocks noChangeArrowheads="1"/>
                      </wps:cNvSpPr>
                      <wps:spPr bwMode="auto">
                        <a:xfrm>
                          <a:off x="0" y="0"/>
                          <a:ext cx="685800" cy="731520"/>
                        </a:xfrm>
                        <a:prstGeom prst="rect">
                          <a:avLst/>
                        </a:prstGeom>
                        <a:solidFill>
                          <a:srgbClr val="FFFFFF"/>
                        </a:solidFill>
                        <a:ln>
                          <a:noFill/>
                        </a:ln>
                        <a:effectLst/>
                      </wps:spPr>
                      <wps:txbx>
                        <w:txbxContent>
                          <w:p w14:paraId="007B5BFF">
                            <w:pPr>
                              <w:rPr>
                                <w:rFonts w:ascii="楷体_GB2312" w:eastAsia="楷体_GB2312"/>
                                <w:szCs w:val="21"/>
                              </w:rPr>
                            </w:pPr>
                            <w:r>
                              <w:rPr>
                                <w:rFonts w:hint="eastAsia" w:ascii="楷体_GB2312" w:eastAsia="楷体_GB2312"/>
                                <w:szCs w:val="21"/>
                              </w:rPr>
                              <w:t>结算价款的组成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7.6pt;width:54pt;z-index:251803648;mso-width-relative:page;mso-height-relative:page;" fillcolor="#FFFFFF" filled="t" stroked="f" coordsize="21600,21600" o:gfxdata="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XxTALXAAAACgEAAA8AAAAAAAAAAQAgAAAAIgAAAGRycy9kb3ducmV2LnhtbFBLAQIUABQAAAAI&#10;AIdO4kB4wvNVJwIAAD0EAAAOAAAAAAAAAAEAIAAAACYBAABkcnMvZTJvRG9jLnhtbFBLBQYAAAAA&#10;BgAGAFkBAAC/BQAAAAA=&#10;">
                <v:fill on="t" focussize="0,0"/>
                <v:stroke on="f"/>
                <v:imagedata o:title=""/>
                <o:lock v:ext="edit" aspectratio="f"/>
                <v:textbox inset="0mm,0mm,0mm,0mm">
                  <w:txbxContent>
                    <w:p w14:paraId="007B5BFF">
                      <w:pPr>
                        <w:rPr>
                          <w:rFonts w:ascii="楷体_GB2312" w:eastAsia="楷体_GB2312"/>
                          <w:szCs w:val="21"/>
                        </w:rPr>
                      </w:pPr>
                      <w:r>
                        <w:rPr>
                          <w:rFonts w:hint="eastAsia" w:ascii="楷体_GB2312" w:eastAsia="楷体_GB2312"/>
                          <w:szCs w:val="21"/>
                        </w:rPr>
                        <w:t>结算价款的组成</w:t>
                      </w:r>
                    </w:p>
                  </w:txbxContent>
                </v:textbox>
              </v:shape>
            </w:pict>
          </mc:Fallback>
        </mc:AlternateContent>
      </w:r>
      <w:r>
        <w:t>16.2.3 按本合同约定，本工程的结算价款应包括：</w:t>
      </w:r>
    </w:p>
    <w:p w14:paraId="130A771C">
      <w:pPr>
        <w:spacing w:line="360" w:lineRule="auto"/>
        <w:ind w:left="1514" w:leftChars="485" w:hanging="496" w:hangingChars="207"/>
        <w:rPr>
          <w:sz w:val="24"/>
        </w:rPr>
      </w:pPr>
      <w:r>
        <w:rPr>
          <w:sz w:val="24"/>
        </w:rPr>
        <w:t>(1) 所有发包人要求或确认的变更价款；</w:t>
      </w:r>
    </w:p>
    <w:p w14:paraId="1388399A">
      <w:pPr>
        <w:spacing w:line="360" w:lineRule="auto"/>
        <w:ind w:left="1514" w:leftChars="485" w:hanging="496" w:hangingChars="207"/>
        <w:rPr>
          <w:sz w:val="24"/>
        </w:rPr>
      </w:pPr>
      <w:r>
        <w:rPr>
          <w:sz w:val="24"/>
        </w:rPr>
        <w:t>(2) 按合同约定，暂定单价、暂定金额、暂定数量调整后导致合同价款的增减金额；</w:t>
      </w:r>
    </w:p>
    <w:p w14:paraId="6C1686E9">
      <w:pPr>
        <w:spacing w:line="360" w:lineRule="auto"/>
        <w:ind w:left="1514" w:leftChars="485" w:hanging="496" w:hangingChars="207"/>
        <w:rPr>
          <w:sz w:val="24"/>
        </w:rPr>
      </w:pPr>
      <w:r>
        <w:rPr>
          <w:sz w:val="24"/>
        </w:rPr>
        <w:t>(3) 按合同约定，发包人供应材料设备结算以及超供部分材料设备价款的扣除（如有）；</w:t>
      </w:r>
    </w:p>
    <w:p w14:paraId="37427ACD">
      <w:pPr>
        <w:spacing w:line="360" w:lineRule="auto"/>
        <w:ind w:left="1514" w:leftChars="485" w:hanging="496" w:hangingChars="207"/>
        <w:rPr>
          <w:sz w:val="24"/>
        </w:rPr>
      </w:pPr>
      <w:r>
        <w:rPr>
          <w:sz w:val="24"/>
        </w:rPr>
        <w:t>(4) 按合同约定，由承包人承担的，而发包人代付或代缴的所有款项（如有）；</w:t>
      </w:r>
    </w:p>
    <w:p w14:paraId="0C6DE284">
      <w:pPr>
        <w:spacing w:line="360" w:lineRule="auto"/>
        <w:ind w:left="1514" w:leftChars="485" w:hanging="496" w:hangingChars="207"/>
        <w:rPr>
          <w:sz w:val="24"/>
        </w:rPr>
      </w:pPr>
      <w:r>
        <w:rPr>
          <w:sz w:val="24"/>
        </w:rPr>
        <w:t>(5) 所有罚款和扣款（如有）。</w:t>
      </w:r>
    </w:p>
    <w:p w14:paraId="6E97A5D6">
      <w:pPr>
        <w:pStyle w:val="51"/>
        <w:tabs>
          <w:tab w:val="left" w:pos="1440"/>
        </w:tabs>
        <w:ind w:left="1079" w:leftChars="114" w:hanging="840" w:hangingChars="350"/>
        <w:rPr>
          <w:lang w:eastAsia="zh-CN"/>
        </w:rPr>
      </w:pPr>
      <w:r>
        <w:rPr>
          <w:lang w:val="en-US" w:eastAsia="zh-CN"/>
        </w:rPr>
        <mc:AlternateContent>
          <mc:Choice Requires="wps">
            <w:drawing>
              <wp:anchor distT="0" distB="0" distL="114300" distR="114300" simplePos="0" relativeHeight="251805696" behindDoc="0" locked="0" layoutInCell="1" allowOverlap="1">
                <wp:simplePos x="0" y="0"/>
                <wp:positionH relativeFrom="column">
                  <wp:posOffset>-720090</wp:posOffset>
                </wp:positionH>
                <wp:positionV relativeFrom="paragraph">
                  <wp:posOffset>25400</wp:posOffset>
                </wp:positionV>
                <wp:extent cx="685800" cy="638175"/>
                <wp:effectExtent l="0" t="0" r="7620" b="5715"/>
                <wp:wrapNone/>
                <wp:docPr id="34" name="文本框 34"/>
                <wp:cNvGraphicFramePr/>
                <a:graphic xmlns:a="http://schemas.openxmlformats.org/drawingml/2006/main">
                  <a:graphicData uri="http://schemas.microsoft.com/office/word/2010/wordprocessingShape">
                    <wps:wsp>
                      <wps:cNvSpPr txBox="1">
                        <a:spLocks noChangeArrowheads="1"/>
                      </wps:cNvSpPr>
                      <wps:spPr bwMode="auto">
                        <a:xfrm>
                          <a:off x="0" y="0"/>
                          <a:ext cx="685800" cy="638175"/>
                        </a:xfrm>
                        <a:prstGeom prst="rect">
                          <a:avLst/>
                        </a:prstGeom>
                        <a:solidFill>
                          <a:srgbClr val="FFFFFF"/>
                        </a:solidFill>
                        <a:ln>
                          <a:noFill/>
                        </a:ln>
                        <a:effectLst/>
                      </wps:spPr>
                      <wps:txbx>
                        <w:txbxContent>
                          <w:p w14:paraId="62B4A673">
                            <w:pPr>
                              <w:jc w:val="left"/>
                              <w:rPr>
                                <w:rFonts w:ascii="楷体_GB2312" w:eastAsia="楷体_GB2312"/>
                                <w:szCs w:val="21"/>
                              </w:rPr>
                            </w:pPr>
                            <w:r>
                              <w:rPr>
                                <w:rFonts w:hint="eastAsia" w:ascii="楷体_GB2312" w:eastAsia="楷体_GB2312"/>
                                <w:szCs w:val="21"/>
                              </w:rPr>
                              <w:t>暂定单价材料设备的结算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pt;height:50.25pt;width:54pt;z-index:251805696;mso-width-relative:page;mso-height-relative:page;" fillcolor="#FFFFFF" filled="t" stroked="f" coordsize="21600,21600" o:gfxdata="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F9RfjXAAAACQEAAA8AAAAAAAAAAQAgAAAAIgAAAGRycy9kb3ducmV2LnhtbFBLAQIUABQAAAAI&#10;AIdO4kB3j1B+JwIAAD0EAAAOAAAAAAAAAAEAIAAAACYBAABkcnMvZTJvRG9jLnhtbFBLBQYAAAAA&#10;BgAGAFkBAAC/BQAAAAA=&#10;">
                <v:fill on="t" focussize="0,0"/>
                <v:stroke on="f"/>
                <v:imagedata o:title=""/>
                <o:lock v:ext="edit" aspectratio="f"/>
                <v:textbox inset="0mm,0mm,0mm,0mm">
                  <w:txbxContent>
                    <w:p w14:paraId="62B4A673">
                      <w:pPr>
                        <w:jc w:val="left"/>
                        <w:rPr>
                          <w:rFonts w:ascii="楷体_GB2312" w:eastAsia="楷体_GB2312"/>
                          <w:szCs w:val="21"/>
                        </w:rPr>
                      </w:pPr>
                      <w:r>
                        <w:rPr>
                          <w:rFonts w:hint="eastAsia" w:ascii="楷体_GB2312" w:eastAsia="楷体_GB2312"/>
                          <w:szCs w:val="21"/>
                        </w:rPr>
                        <w:t>暂定单价材料设备的结算</w:t>
                      </w:r>
                    </w:p>
                  </w:txbxContent>
                </v:textbox>
              </v:shape>
            </w:pict>
          </mc:Fallback>
        </mc:AlternateContent>
      </w:r>
      <w:r>
        <w:t>16.2.4</w:t>
      </w:r>
      <w:r>
        <w:tab/>
      </w:r>
      <w:r>
        <w:t>合同清单中材料设备 “暂定供应单价”的最后确定，由发包人通过后期招标或询价方式确定，结算时仅对该项材料或设备的供应价差部分和相应规费及税金进行调整，由承包人填报的安装单价及其他费用包干，不予调整。</w:t>
      </w:r>
    </w:p>
    <w:p w14:paraId="4AC1F24F">
      <w:pPr>
        <w:pStyle w:val="51"/>
        <w:tabs>
          <w:tab w:val="left" w:pos="1440"/>
        </w:tabs>
        <w:ind w:left="1079" w:leftChars="114" w:hanging="840" w:hangingChars="350"/>
        <w:rPr>
          <w:lang w:eastAsia="zh-CN"/>
        </w:rPr>
      </w:pPr>
      <w:r>
        <w:rPr>
          <w:lang w:val="en-US" w:eastAsia="zh-CN"/>
        </w:rPr>
        <mc:AlternateContent>
          <mc:Choice Requires="wps">
            <w:drawing>
              <wp:anchor distT="0" distB="0" distL="114300" distR="114300" simplePos="0" relativeHeight="251863040" behindDoc="0" locked="0" layoutInCell="1" allowOverlap="1">
                <wp:simplePos x="0" y="0"/>
                <wp:positionH relativeFrom="column">
                  <wp:posOffset>-714375</wp:posOffset>
                </wp:positionH>
                <wp:positionV relativeFrom="paragraph">
                  <wp:posOffset>36195</wp:posOffset>
                </wp:positionV>
                <wp:extent cx="685800" cy="474345"/>
                <wp:effectExtent l="0" t="0" r="7620" b="4445"/>
                <wp:wrapNone/>
                <wp:docPr id="159" name="文本框 33"/>
                <wp:cNvGraphicFramePr/>
                <a:graphic xmlns:a="http://schemas.openxmlformats.org/drawingml/2006/main">
                  <a:graphicData uri="http://schemas.microsoft.com/office/word/2010/wordprocessingShape">
                    <wps:wsp>
                      <wps:cNvSpPr txBox="1">
                        <a:spLocks noChangeArrowheads="1"/>
                      </wps:cNvSpPr>
                      <wps:spPr bwMode="auto">
                        <a:xfrm>
                          <a:off x="0" y="0"/>
                          <a:ext cx="685800" cy="474345"/>
                        </a:xfrm>
                        <a:prstGeom prst="rect">
                          <a:avLst/>
                        </a:prstGeom>
                        <a:solidFill>
                          <a:srgbClr val="FFFFFF"/>
                        </a:solidFill>
                        <a:ln>
                          <a:noFill/>
                        </a:ln>
                        <a:effectLst/>
                      </wps:spPr>
                      <wps:txbx>
                        <w:txbxContent>
                          <w:p w14:paraId="26537200">
                            <w:pPr>
                              <w:jc w:val="left"/>
                              <w:rPr>
                                <w:rFonts w:ascii="楷体_GB2312" w:eastAsia="楷体_GB2312"/>
                                <w:szCs w:val="21"/>
                              </w:rPr>
                            </w:pPr>
                            <w:r>
                              <w:rPr>
                                <w:rFonts w:hint="eastAsia" w:ascii="楷体_GB2312" w:eastAsia="楷体_GB2312"/>
                                <w:szCs w:val="21"/>
                              </w:rPr>
                              <w:t>暂定金额项目的结算</w:t>
                            </w:r>
                          </w:p>
                        </w:txbxContent>
                      </wps:txbx>
                      <wps:bodyPr rot="0" vert="horz" wrap="square" lIns="0" tIns="0" rIns="0" bIns="0" anchor="t" anchorCtr="0" upright="1">
                        <a:noAutofit/>
                      </wps:bodyPr>
                    </wps:wsp>
                  </a:graphicData>
                </a:graphic>
              </wp:anchor>
            </w:drawing>
          </mc:Choice>
          <mc:Fallback>
            <w:pict>
              <v:shape id="文本框 33" o:spid="_x0000_s1026" o:spt="202" type="#_x0000_t202" style="position:absolute;left:0pt;margin-left:-56.25pt;margin-top:2.85pt;height:37.35pt;width:54pt;z-index:251863040;mso-width-relative:page;mso-height-relative:page;" fillcolor="#FFFFFF" filled="t" stroked="f" coordsize="21600,21600" o:gfxdata="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huejtgAAAAIAQAADwAAAAAAAAABACAAAAAiAAAAZHJzL2Rvd25yZXYueG1sUEsBAhQAFAAA&#10;AAgAh07iQBuglgsoAgAAPgQAAA4AAAAAAAAAAQAgAAAAJwEAAGRycy9lMm9Eb2MueG1sUEsFBgAA&#10;AAAGAAYAWQEAAMEFAAAAAA==&#10;">
                <v:fill on="t" focussize="0,0"/>
                <v:stroke on="f"/>
                <v:imagedata o:title=""/>
                <o:lock v:ext="edit" aspectratio="f"/>
                <v:textbox inset="0mm,0mm,0mm,0mm">
                  <w:txbxContent>
                    <w:p w14:paraId="26537200">
                      <w:pPr>
                        <w:jc w:val="left"/>
                        <w:rPr>
                          <w:rFonts w:ascii="楷体_GB2312" w:eastAsia="楷体_GB2312"/>
                          <w:szCs w:val="21"/>
                        </w:rPr>
                      </w:pPr>
                      <w:r>
                        <w:rPr>
                          <w:rFonts w:hint="eastAsia" w:ascii="楷体_GB2312" w:eastAsia="楷体_GB2312"/>
                          <w:szCs w:val="21"/>
                        </w:rPr>
                        <w:t>暂定金额项目的结算</w:t>
                      </w:r>
                    </w:p>
                  </w:txbxContent>
                </v:textbox>
              </v:shape>
            </w:pict>
          </mc:Fallback>
        </mc:AlternateContent>
      </w:r>
      <w:r>
        <w:t>16.2.</w:t>
      </w:r>
      <w:r>
        <w:rPr>
          <w:rFonts w:hint="eastAsia"/>
          <w:lang w:eastAsia="zh-CN"/>
        </w:rPr>
        <w:t>5</w:t>
      </w:r>
      <w:r>
        <w:tab/>
      </w:r>
      <w:r>
        <w:t>“暂定金额”项目价款的确定应当在相关工程施工前确定。承包人应编制预算书报发包人审核，双方协商并经发包人批准最后确定。有关法律、法规等规定应当进行招标的，通过招标形式确定价款。结算时对该项目的确定价款与暂定金额的差价部分和相应的规费及税金进行调整。</w:t>
      </w:r>
    </w:p>
    <w:p w14:paraId="0D79AC60">
      <w:pPr>
        <w:pStyle w:val="51"/>
        <w:tabs>
          <w:tab w:val="left" w:pos="1440"/>
        </w:tabs>
        <w:ind w:left="1079" w:leftChars="114" w:hanging="840" w:hangingChars="350"/>
      </w:pPr>
      <w:r>
        <w:rPr>
          <w:lang w:val="en-US" w:eastAsia="zh-CN"/>
        </w:rPr>
        <mc:AlternateContent>
          <mc:Choice Requires="wps">
            <w:drawing>
              <wp:anchor distT="0" distB="0" distL="114300" distR="114300" simplePos="0" relativeHeight="251826176" behindDoc="0" locked="0" layoutInCell="1" allowOverlap="1">
                <wp:simplePos x="0" y="0"/>
                <wp:positionH relativeFrom="column">
                  <wp:posOffset>-748030</wp:posOffset>
                </wp:positionH>
                <wp:positionV relativeFrom="paragraph">
                  <wp:posOffset>135255</wp:posOffset>
                </wp:positionV>
                <wp:extent cx="685800" cy="474345"/>
                <wp:effectExtent l="0" t="0" r="7620" b="4445"/>
                <wp:wrapNone/>
                <wp:docPr id="32" name="文本框 32"/>
                <wp:cNvGraphicFramePr/>
                <a:graphic xmlns:a="http://schemas.openxmlformats.org/drawingml/2006/main">
                  <a:graphicData uri="http://schemas.microsoft.com/office/word/2010/wordprocessingShape">
                    <wps:wsp>
                      <wps:cNvSpPr txBox="1">
                        <a:spLocks noChangeArrowheads="1"/>
                      </wps:cNvSpPr>
                      <wps:spPr bwMode="auto">
                        <a:xfrm>
                          <a:off x="0" y="0"/>
                          <a:ext cx="685800" cy="474345"/>
                        </a:xfrm>
                        <a:prstGeom prst="rect">
                          <a:avLst/>
                        </a:prstGeom>
                        <a:solidFill>
                          <a:srgbClr val="FFFFFF"/>
                        </a:solidFill>
                        <a:ln>
                          <a:noFill/>
                        </a:ln>
                        <a:effectLst/>
                      </wps:spPr>
                      <wps:txbx>
                        <w:txbxContent>
                          <w:p w14:paraId="14248A2A">
                            <w:pPr>
                              <w:jc w:val="left"/>
                              <w:rPr>
                                <w:rFonts w:ascii="楷体_GB2312" w:eastAsia="楷体_GB2312"/>
                                <w:szCs w:val="21"/>
                              </w:rPr>
                            </w:pPr>
                            <w:r>
                              <w:rPr>
                                <w:rFonts w:hint="eastAsia" w:ascii="楷体_GB2312" w:eastAsia="楷体_GB2312"/>
                                <w:szCs w:val="21"/>
                              </w:rPr>
                              <w:t>预留暂定款项目的结算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9pt;margin-top:10.65pt;height:37.35pt;width:54pt;z-index:251826176;mso-width-relative:page;mso-height-relative:page;" fillcolor="#FFFFFF" filled="t" stroked="f" coordsize="21600,21600" o:gfxdata="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q2mE9gAAAAJAQAADwAAAAAAAAABACAAAAAiAAAAZHJzL2Rvd25yZXYueG1sUEsBAhQAFAAA&#10;AAgAh07iQOGnvW8oAgAAPQQAAA4AAAAAAAAAAQAgAAAAJwEAAGRycy9lMm9Eb2MueG1sUEsFBgAA&#10;AAAGAAYAWQEAAMEFAAAAAA==&#10;">
                <v:fill on="t" focussize="0,0"/>
                <v:stroke on="f"/>
                <v:imagedata o:title=""/>
                <o:lock v:ext="edit" aspectratio="f"/>
                <v:textbox inset="0mm,0mm,0mm,0mm">
                  <w:txbxContent>
                    <w:p w14:paraId="14248A2A">
                      <w:pPr>
                        <w:jc w:val="left"/>
                        <w:rPr>
                          <w:rFonts w:ascii="楷体_GB2312" w:eastAsia="楷体_GB2312"/>
                          <w:szCs w:val="21"/>
                        </w:rPr>
                      </w:pPr>
                      <w:r>
                        <w:rPr>
                          <w:rFonts w:hint="eastAsia" w:ascii="楷体_GB2312" w:eastAsia="楷体_GB2312"/>
                          <w:szCs w:val="21"/>
                        </w:rPr>
                        <w:t>预留暂定款项目的结算</w:t>
                      </w:r>
                    </w:p>
                  </w:txbxContent>
                </v:textbox>
              </v:shape>
            </w:pict>
          </mc:Fallback>
        </mc:AlternateContent>
      </w:r>
      <w:r>
        <w:t>16.2.6 “预留暂定款”项目若有费用发生，其价款确定及结算原则按“暂定金额”项目价款的确定及结算原则；若没有费用发生，则此项金额从合同价款内全额扣除。</w:t>
      </w:r>
    </w:p>
    <w:p w14:paraId="0FD69307">
      <w:pPr>
        <w:pStyle w:val="51"/>
        <w:tabs>
          <w:tab w:val="left" w:pos="1440"/>
        </w:tabs>
        <w:ind w:left="1079" w:leftChars="114" w:hanging="840" w:hangingChars="350"/>
      </w:pPr>
      <w:r>
        <w:rPr>
          <w:lang w:val="en-US" w:eastAsia="zh-CN"/>
        </w:rPr>
        <mc:AlternateContent>
          <mc:Choice Requires="wps">
            <w:drawing>
              <wp:anchor distT="0" distB="0" distL="114300" distR="114300" simplePos="0" relativeHeight="251827200" behindDoc="0" locked="0" layoutInCell="1" allowOverlap="1">
                <wp:simplePos x="0" y="0"/>
                <wp:positionH relativeFrom="column">
                  <wp:posOffset>-739140</wp:posOffset>
                </wp:positionH>
                <wp:positionV relativeFrom="paragraph">
                  <wp:posOffset>50165</wp:posOffset>
                </wp:positionV>
                <wp:extent cx="685800" cy="432435"/>
                <wp:effectExtent l="0" t="0" r="7620" b="5080"/>
                <wp:wrapNone/>
                <wp:docPr id="31" name="文本框 31"/>
                <wp:cNvGraphicFramePr/>
                <a:graphic xmlns:a="http://schemas.openxmlformats.org/drawingml/2006/main">
                  <a:graphicData uri="http://schemas.microsoft.com/office/word/2010/wordprocessingShape">
                    <wps:wsp>
                      <wps:cNvSpPr txBox="1">
                        <a:spLocks noChangeArrowheads="1"/>
                      </wps:cNvSpPr>
                      <wps:spPr bwMode="auto">
                        <a:xfrm>
                          <a:off x="0" y="0"/>
                          <a:ext cx="685800" cy="432435"/>
                        </a:xfrm>
                        <a:prstGeom prst="rect">
                          <a:avLst/>
                        </a:prstGeom>
                        <a:solidFill>
                          <a:srgbClr val="FFFFFF"/>
                        </a:solidFill>
                        <a:ln>
                          <a:noFill/>
                        </a:ln>
                        <a:effectLst/>
                      </wps:spPr>
                      <wps:txbx>
                        <w:txbxContent>
                          <w:p w14:paraId="056C45EB">
                            <w:pPr>
                              <w:jc w:val="left"/>
                              <w:rPr>
                                <w:rFonts w:ascii="楷体_GB2312" w:eastAsia="楷体_GB2312"/>
                                <w:szCs w:val="21"/>
                              </w:rPr>
                            </w:pPr>
                            <w:r>
                              <w:rPr>
                                <w:rFonts w:hint="eastAsia" w:ascii="楷体_GB2312" w:eastAsia="楷体_GB2312"/>
                                <w:szCs w:val="21"/>
                              </w:rPr>
                              <w:t>暂定数量项目的结算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8.2pt;margin-top:3.95pt;height:34.05pt;width:54pt;z-index:251827200;mso-width-relative:page;mso-height-relative:page;" fillcolor="#FFFFFF" filled="t" stroked="f" coordsize="21600,21600" o:gfxdata="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4xW9cAAAAIAQAADwAAAAAAAAABACAAAAAiAAAAZHJzL2Rvd25yZXYueG1sUEsBAhQAFAAAAAgA&#10;h07iQD/KsQkmAgAAPQQAAA4AAAAAAAAAAQAgAAAAJgEAAGRycy9lMm9Eb2MueG1sUEsFBgAAAAAG&#10;AAYAWQEAAL4FAAAAAA==&#10;">
                <v:fill on="t" focussize="0,0"/>
                <v:stroke on="f"/>
                <v:imagedata o:title=""/>
                <o:lock v:ext="edit" aspectratio="f"/>
                <v:textbox inset="0mm,0mm,0mm,0mm">
                  <w:txbxContent>
                    <w:p w14:paraId="056C45EB">
                      <w:pPr>
                        <w:jc w:val="left"/>
                        <w:rPr>
                          <w:rFonts w:ascii="楷体_GB2312" w:eastAsia="楷体_GB2312"/>
                          <w:szCs w:val="21"/>
                        </w:rPr>
                      </w:pPr>
                      <w:r>
                        <w:rPr>
                          <w:rFonts w:hint="eastAsia" w:ascii="楷体_GB2312" w:eastAsia="楷体_GB2312"/>
                          <w:szCs w:val="21"/>
                        </w:rPr>
                        <w:t>暂定数量项目的结算</w:t>
                      </w:r>
                    </w:p>
                  </w:txbxContent>
                </v:textbox>
              </v:shape>
            </w:pict>
          </mc:Fallback>
        </mc:AlternateContent>
      </w:r>
      <w:r>
        <w:t>16.2.7 “暂定数量”的项目，结算时合同单价不会做任何调整，</w:t>
      </w:r>
      <w:r>
        <w:rPr>
          <w:rFonts w:hint="eastAsia"/>
        </w:rPr>
        <w:t>仅根据发包人确认的工程量调整价款。</w:t>
      </w:r>
    </w:p>
    <w:p w14:paraId="35D33734">
      <w:pPr>
        <w:pStyle w:val="51"/>
        <w:tabs>
          <w:tab w:val="left" w:pos="1440"/>
        </w:tabs>
        <w:ind w:left="1079" w:leftChars="114" w:hanging="840" w:hangingChars="350"/>
      </w:pPr>
      <w:r>
        <w:rPr>
          <w:lang w:val="en-US" w:eastAsia="zh-CN"/>
        </w:rPr>
        <mc:AlternateContent>
          <mc:Choice Requires="wps">
            <w:drawing>
              <wp:anchor distT="0" distB="0" distL="114300" distR="114300" simplePos="0" relativeHeight="251806720" behindDoc="0" locked="0" layoutInCell="1" allowOverlap="1">
                <wp:simplePos x="0" y="0"/>
                <wp:positionH relativeFrom="column">
                  <wp:posOffset>-720090</wp:posOffset>
                </wp:positionH>
                <wp:positionV relativeFrom="paragraph">
                  <wp:posOffset>86360</wp:posOffset>
                </wp:positionV>
                <wp:extent cx="685800" cy="641350"/>
                <wp:effectExtent l="0" t="0" r="7620" b="2540"/>
                <wp:wrapNone/>
                <wp:docPr id="30"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685800" cy="641350"/>
                        </a:xfrm>
                        <a:prstGeom prst="rect">
                          <a:avLst/>
                        </a:prstGeom>
                        <a:solidFill>
                          <a:srgbClr val="FFFFFF"/>
                        </a:solidFill>
                        <a:ln>
                          <a:noFill/>
                        </a:ln>
                        <a:effectLst/>
                      </wps:spPr>
                      <wps:txbx>
                        <w:txbxContent>
                          <w:p w14:paraId="445004FD">
                            <w:pPr>
                              <w:jc w:val="left"/>
                              <w:rPr>
                                <w:rFonts w:ascii="楷体_GB2312" w:eastAsia="楷体_GB2312"/>
                                <w:szCs w:val="21"/>
                              </w:rPr>
                            </w:pPr>
                            <w:r>
                              <w:rPr>
                                <w:rFonts w:hint="eastAsia" w:ascii="楷体_GB2312" w:eastAsia="楷体_GB2312"/>
                                <w:szCs w:val="21"/>
                              </w:rPr>
                              <w:t>材料损耗、材料设备的结算</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6.8pt;height:50.5pt;width:54pt;z-index:251806720;mso-width-relative:page;mso-height-relative:page;" fillcolor="#FFFFFF" filled="t" stroked="f" coordsize="21600,21600" o:gfxdata="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4ne2fYAAAACgEAAA8AAAAAAAAAAQAgAAAAIgAAAGRycy9kb3ducmV2LnhtbFBLAQIUABQAAAAI&#10;AIdO4kCl0s0BJgIAAD0EAAAOAAAAAAAAAAEAIAAAACcBAABkcnMvZTJvRG9jLnhtbFBLBQYAAAAA&#10;BgAGAFkBAAC/BQAAAAA=&#10;">
                <v:fill on="t" focussize="0,0"/>
                <v:stroke on="f"/>
                <v:imagedata o:title=""/>
                <o:lock v:ext="edit" aspectratio="f"/>
                <v:textbox inset="0mm,0mm,0mm,0mm">
                  <w:txbxContent>
                    <w:p w14:paraId="445004FD">
                      <w:pPr>
                        <w:jc w:val="left"/>
                        <w:rPr>
                          <w:rFonts w:ascii="楷体_GB2312" w:eastAsia="楷体_GB2312"/>
                          <w:szCs w:val="21"/>
                        </w:rPr>
                      </w:pPr>
                      <w:r>
                        <w:rPr>
                          <w:rFonts w:hint="eastAsia" w:ascii="楷体_GB2312" w:eastAsia="楷体_GB2312"/>
                          <w:szCs w:val="21"/>
                        </w:rPr>
                        <w:t>材料损耗、材料设备的结算</w:t>
                      </w:r>
                    </w:p>
                  </w:txbxContent>
                </v:textbox>
              </v:shape>
            </w:pict>
          </mc:Fallback>
        </mc:AlternateContent>
      </w:r>
      <w:r>
        <w:t>16.2.8</w:t>
      </w:r>
      <w:r>
        <w:tab/>
      </w:r>
      <w:r>
        <w:t>发包人供应材料、设备结算办法：</w:t>
      </w:r>
    </w:p>
    <w:p w14:paraId="02F9A08F">
      <w:pPr>
        <w:spacing w:line="360" w:lineRule="auto"/>
        <w:ind w:left="1514" w:leftChars="485" w:hanging="496" w:hangingChars="207"/>
        <w:rPr>
          <w:sz w:val="24"/>
        </w:rPr>
      </w:pPr>
      <w:r>
        <w:rPr>
          <w:sz w:val="24"/>
        </w:rPr>
        <w:t>(1)</w:t>
      </w:r>
      <w:r>
        <w:rPr>
          <w:sz w:val="24"/>
        </w:rPr>
        <w:tab/>
      </w:r>
      <w:r>
        <w:rPr>
          <w:rFonts w:hint="eastAsia"/>
          <w:sz w:val="24"/>
        </w:rPr>
        <w:t>因发包人已支付甲供材料费用予有关单位，所以本工程结算时结算金额不计入甲供材料价格。但发包人将根据合同约定的甲供材料损耗率（若无具体约定按定额损耗率考虑），结合工程量清单所述数量及变更、签证有关数量，与甲供材料实际供应量作比较，计算承包人是否存在甲供材料超供情况，如存在超供情况，则发包人将根据合同约定扣减有关款项。</w:t>
      </w:r>
    </w:p>
    <w:p w14:paraId="3D91392F">
      <w:pPr>
        <w:spacing w:line="360" w:lineRule="auto"/>
        <w:ind w:left="1514" w:leftChars="485" w:hanging="496" w:hangingChars="207"/>
        <w:rPr>
          <w:sz w:val="24"/>
        </w:rPr>
      </w:pPr>
      <w:r>
        <w:rPr>
          <w:sz w:val="24"/>
        </w:rPr>
        <w:t>(2)</w:t>
      </w:r>
      <w:r>
        <w:rPr>
          <w:sz w:val="24"/>
        </w:rPr>
        <w:tab/>
      </w:r>
      <w:r>
        <w:rPr>
          <w:rFonts w:hint="eastAsia"/>
          <w:sz w:val="24"/>
        </w:rPr>
        <w:t>发包人供应材料设备超供部分的扣除价款的确定原则为：</w:t>
      </w:r>
      <w:r>
        <w:rPr>
          <w:rFonts w:hint="eastAsia" w:ascii="Arial" w:hAnsi="宋体" w:cs="Arial"/>
          <w:sz w:val="22"/>
        </w:rPr>
        <w:t>甲供材超量扣款额</w:t>
      </w:r>
      <w:r>
        <w:rPr>
          <w:rFonts w:ascii="Arial" w:hAnsi="宋体" w:cs="Arial"/>
          <w:sz w:val="22"/>
        </w:rPr>
        <w:t>=</w:t>
      </w:r>
      <w:r>
        <w:rPr>
          <w:rFonts w:hint="eastAsia" w:ascii="Arial" w:hAnsi="宋体" w:cs="Arial"/>
          <w:sz w:val="22"/>
        </w:rPr>
        <w:t>甲供材超领量</w:t>
      </w:r>
      <w:r>
        <w:rPr>
          <w:rFonts w:ascii="Arial" w:hAnsi="宋体" w:cs="Arial"/>
          <w:sz w:val="22"/>
        </w:rPr>
        <w:t>*</w:t>
      </w:r>
      <w:r>
        <w:rPr>
          <w:rFonts w:hint="eastAsia" w:ascii="Arial" w:hAnsi="宋体" w:cs="Arial"/>
          <w:sz w:val="22"/>
        </w:rPr>
        <w:t>甲供单价</w:t>
      </w:r>
      <w:r>
        <w:rPr>
          <w:rFonts w:ascii="Arial" w:hAnsi="宋体" w:cs="Arial"/>
          <w:sz w:val="22"/>
        </w:rPr>
        <w:t>*</w:t>
      </w:r>
      <w:r>
        <w:rPr>
          <w:rFonts w:hint="eastAsia" w:ascii="Arial" w:hAnsi="宋体" w:cs="Arial"/>
          <w:sz w:val="22"/>
        </w:rPr>
        <w:t>（</w:t>
      </w:r>
      <w:r>
        <w:rPr>
          <w:rFonts w:ascii="Arial" w:hAnsi="宋体" w:cs="Arial"/>
          <w:sz w:val="22"/>
        </w:rPr>
        <w:t>1+20%</w:t>
      </w:r>
      <w:r>
        <w:rPr>
          <w:rFonts w:hint="eastAsia" w:ascii="Arial" w:hAnsi="宋体" w:cs="Arial"/>
          <w:sz w:val="22"/>
        </w:rPr>
        <w:t>）。</w:t>
      </w:r>
    </w:p>
    <w:p w14:paraId="074B9280">
      <w:pPr>
        <w:spacing w:line="360" w:lineRule="auto"/>
        <w:ind w:left="1515" w:leftChars="406" w:hanging="662" w:hangingChars="276"/>
        <w:rPr>
          <w:sz w:val="24"/>
        </w:rPr>
      </w:pPr>
      <w:r>
        <w:rPr>
          <w:sz w:val="24"/>
        </w:rPr>
        <w:t xml:space="preserve"> (3)</w:t>
      </w:r>
      <w:r>
        <w:rPr>
          <w:sz w:val="24"/>
        </w:rPr>
        <w:tab/>
      </w:r>
      <w:r>
        <w:rPr>
          <w:rFonts w:hint="eastAsia"/>
          <w:sz w:val="24"/>
        </w:rPr>
        <w:t>关于发包人供应材料设备的补货：承包人自行承担补货造成的运费、装卸费及运输损坏等相关费用。</w:t>
      </w:r>
    </w:p>
    <w:p w14:paraId="793FFB7C">
      <w:pPr>
        <w:pStyle w:val="51"/>
        <w:tabs>
          <w:tab w:val="left" w:pos="1440"/>
        </w:tabs>
        <w:ind w:left="1079" w:leftChars="114" w:hanging="840" w:hangingChars="350"/>
      </w:pPr>
      <w:bookmarkStart w:id="843" w:name="_Toc34909131"/>
      <w:r>
        <w:rPr>
          <w:lang w:val="en-US" w:eastAsia="zh-CN"/>
        </w:rPr>
        <mc:AlternateContent>
          <mc:Choice Requires="wps">
            <w:drawing>
              <wp:anchor distT="0" distB="0" distL="114300" distR="114300" simplePos="0" relativeHeight="251828224" behindDoc="0" locked="0" layoutInCell="1" allowOverlap="1">
                <wp:simplePos x="0" y="0"/>
                <wp:positionH relativeFrom="column">
                  <wp:posOffset>-703580</wp:posOffset>
                </wp:positionH>
                <wp:positionV relativeFrom="paragraph">
                  <wp:posOffset>78740</wp:posOffset>
                </wp:positionV>
                <wp:extent cx="685800" cy="297180"/>
                <wp:effectExtent l="0" t="0" r="7620" b="0"/>
                <wp:wrapNone/>
                <wp:docPr id="29" name="文本框 29"/>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34C9EFA7">
                            <w:pPr>
                              <w:rPr>
                                <w:rFonts w:ascii="楷体_GB2312" w:eastAsia="楷体_GB2312"/>
                                <w:szCs w:val="21"/>
                              </w:rPr>
                            </w:pPr>
                            <w:r>
                              <w:rPr>
                                <w:rFonts w:hint="eastAsia" w:ascii="楷体_GB2312" w:eastAsia="楷体_GB2312"/>
                                <w:szCs w:val="21"/>
                              </w:rPr>
                              <w:t>其他约定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5.4pt;margin-top:6.2pt;height:23.4pt;width:54pt;z-index:251828224;mso-width-relative:page;mso-height-relative:page;" fillcolor="#FFFFFF" filled="t" stroked="f" coordsize="21600,21600" o:gfxdata="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7nnyNcAAAAJAQAADwAAAAAAAAABACAAAAAiAAAAZHJzL2Rvd25yZXYueG1sUEsBAhQAFAAAAAgA&#10;h07iQJ/yo1MmAgAAPQQAAA4AAAAAAAAAAQAgAAAAJgEAAGRycy9lMm9Eb2MueG1sUEsFBgAAAAAG&#10;AAYAWQEAAL4FAAAAAA==&#10;">
                <v:fill on="t" focussize="0,0"/>
                <v:stroke on="f"/>
                <v:imagedata o:title=""/>
                <o:lock v:ext="edit" aspectratio="f"/>
                <v:textbox inset="0mm,0mm,0mm,0mm">
                  <w:txbxContent>
                    <w:p w14:paraId="34C9EFA7">
                      <w:pPr>
                        <w:rPr>
                          <w:rFonts w:ascii="楷体_GB2312" w:eastAsia="楷体_GB2312"/>
                          <w:szCs w:val="21"/>
                        </w:rPr>
                      </w:pPr>
                      <w:r>
                        <w:rPr>
                          <w:rFonts w:hint="eastAsia" w:ascii="楷体_GB2312" w:eastAsia="楷体_GB2312"/>
                          <w:szCs w:val="21"/>
                        </w:rPr>
                        <w:t>其他约定</w:t>
                      </w:r>
                    </w:p>
                  </w:txbxContent>
                </v:textbox>
              </v:shape>
            </w:pict>
          </mc:Fallback>
        </mc:AlternateContent>
      </w:r>
      <w:r>
        <w:t>16.2.9</w:t>
      </w:r>
      <w:r>
        <w:tab/>
      </w:r>
      <w:r>
        <w:t>发包人认为如有需要委托第三方对承包人所报结算进行审核。承包人在此过程中需积极配合，并对最终审核结果予以确认。若承包人对最终审核结果不予签字确认的，则以发包人确认审核结果为最终结算结果。</w:t>
      </w:r>
    </w:p>
    <w:bookmarkEnd w:id="843"/>
    <w:p w14:paraId="269FACB9">
      <w:pPr>
        <w:pStyle w:val="4"/>
        <w:spacing w:before="120" w:after="120" w:line="360" w:lineRule="auto"/>
        <w:rPr>
          <w:sz w:val="28"/>
          <w:szCs w:val="28"/>
        </w:rPr>
      </w:pPr>
      <w:bookmarkStart w:id="844" w:name="_Toc122080321"/>
      <w:bookmarkStart w:id="845" w:name="_Toc8833217"/>
      <w:bookmarkStart w:id="846" w:name="_Toc454555635"/>
      <w:bookmarkStart w:id="847" w:name="_Toc144869942"/>
      <w:bookmarkStart w:id="848" w:name="_Toc455134587"/>
      <w:bookmarkStart w:id="849" w:name="_Toc357434490"/>
      <w:bookmarkStart w:id="850" w:name="_Toc455151715"/>
      <w:r>
        <w:rPr>
          <w:sz w:val="28"/>
          <w:szCs w:val="28"/>
        </w:rPr>
        <w:t>17、违约、索赔和争议</w:t>
      </w:r>
      <w:bookmarkEnd w:id="844"/>
      <w:bookmarkEnd w:id="845"/>
      <w:bookmarkEnd w:id="846"/>
      <w:bookmarkEnd w:id="847"/>
      <w:bookmarkEnd w:id="848"/>
      <w:bookmarkEnd w:id="849"/>
      <w:bookmarkEnd w:id="850"/>
      <w:r>
        <w:rPr>
          <w:sz w:val="28"/>
          <w:szCs w:val="28"/>
        </w:rPr>
        <w:t>　</w:t>
      </w:r>
    </w:p>
    <w:p w14:paraId="56B2059B">
      <w:pPr>
        <w:pStyle w:val="50"/>
        <w:numPr>
          <w:ilvl w:val="0"/>
          <w:numId w:val="0"/>
        </w:numPr>
        <w:spacing w:before="120" w:after="120" w:line="360" w:lineRule="auto"/>
        <w:rPr>
          <w:szCs w:val="24"/>
        </w:rPr>
      </w:pPr>
      <w:bookmarkStart w:id="851" w:name="_Toc454555636"/>
      <w:bookmarkStart w:id="852" w:name="_Toc8833218"/>
      <w:bookmarkStart w:id="853" w:name="_Toc144869943"/>
      <w:bookmarkStart w:id="854" w:name="_Toc122080322"/>
      <w:bookmarkStart w:id="855" w:name="_Toc455151716"/>
      <w:bookmarkStart w:id="856" w:name="_Toc357434491"/>
      <w:bookmarkStart w:id="857" w:name="_Toc455134588"/>
      <w:r>
        <w:rPr>
          <w:szCs w:val="24"/>
        </w:rPr>
        <w:t>17.1 违约</w:t>
      </w:r>
      <w:bookmarkEnd w:id="851"/>
      <w:bookmarkEnd w:id="852"/>
      <w:bookmarkEnd w:id="853"/>
      <w:bookmarkEnd w:id="854"/>
      <w:bookmarkEnd w:id="855"/>
      <w:bookmarkEnd w:id="856"/>
      <w:bookmarkEnd w:id="857"/>
    </w:p>
    <w:p w14:paraId="068DE155">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794432" behindDoc="0" locked="0" layoutInCell="1" allowOverlap="1">
                <wp:simplePos x="0" y="0"/>
                <wp:positionH relativeFrom="column">
                  <wp:posOffset>-754380</wp:posOffset>
                </wp:positionH>
                <wp:positionV relativeFrom="paragraph">
                  <wp:posOffset>53340</wp:posOffset>
                </wp:positionV>
                <wp:extent cx="685800" cy="528955"/>
                <wp:effectExtent l="0" t="0" r="7620" b="7620"/>
                <wp:wrapNone/>
                <wp:docPr id="28"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685800" cy="528955"/>
                        </a:xfrm>
                        <a:prstGeom prst="rect">
                          <a:avLst/>
                        </a:prstGeom>
                        <a:solidFill>
                          <a:srgbClr val="FFFFFF"/>
                        </a:solidFill>
                        <a:ln>
                          <a:noFill/>
                        </a:ln>
                        <a:effectLst/>
                      </wps:spPr>
                      <wps:txbx>
                        <w:txbxContent>
                          <w:p w14:paraId="6BE98486">
                            <w:pPr>
                              <w:jc w:val="left"/>
                              <w:rPr>
                                <w:rFonts w:ascii="楷体_GB2312" w:eastAsia="楷体_GB2312"/>
                                <w:szCs w:val="21"/>
                              </w:rPr>
                            </w:pPr>
                            <w:r>
                              <w:rPr>
                                <w:rFonts w:hint="eastAsia" w:ascii="楷体_GB2312" w:eastAsia="楷体_GB2312"/>
                                <w:szCs w:val="21"/>
                              </w:rPr>
                              <w:t>承包人违约</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4pt;margin-top:4.2pt;height:41.65pt;width:54pt;z-index:251794432;mso-width-relative:page;mso-height-relative:page;" fillcolor="#FFFFFF" filled="t" stroked="f" coordsize="21600,21600" o:gfxdata="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dwhYLYAAAACQEAAA8AAAAAAAAAAQAgAAAAIgAAAGRycy9kb3ducmV2LnhtbFBLAQIUABQAAAAI&#10;AIdO4kCgxFxAJgIAAD0EAAAOAAAAAAAAAAEAIAAAACcBAABkcnMvZTJvRG9jLnhtbFBLBQYAAAAA&#10;BgAGAFkBAAC/BQAAAAA=&#10;">
                <v:fill on="t" focussize="0,0"/>
                <v:stroke on="f"/>
                <v:imagedata o:title=""/>
                <o:lock v:ext="edit" aspectratio="f"/>
                <v:textbox inset="0mm,0mm,0mm,0mm">
                  <w:txbxContent>
                    <w:p w14:paraId="6BE98486">
                      <w:pPr>
                        <w:jc w:val="left"/>
                        <w:rPr>
                          <w:rFonts w:ascii="楷体_GB2312" w:eastAsia="楷体_GB2312"/>
                          <w:szCs w:val="21"/>
                        </w:rPr>
                      </w:pPr>
                      <w:r>
                        <w:rPr>
                          <w:rFonts w:hint="eastAsia" w:ascii="楷体_GB2312" w:eastAsia="楷体_GB2312"/>
                          <w:szCs w:val="21"/>
                        </w:rPr>
                        <w:t>承包人违约</w:t>
                      </w:r>
                    </w:p>
                  </w:txbxContent>
                </v:textbox>
              </v:shape>
            </w:pict>
          </mc:Fallback>
        </mc:AlternateContent>
      </w:r>
      <w:r>
        <w:t>17.1.1 承包人不履行合同义务或不按合同约定履行义务，应当承担违约责任，支付违约金，并且赔偿因其违约给发包人造成的一切损失。</w:t>
      </w:r>
    </w:p>
    <w:p w14:paraId="0C0A1B13">
      <w:pPr>
        <w:spacing w:line="360" w:lineRule="auto"/>
        <w:ind w:left="1514" w:leftChars="485" w:hanging="496" w:hangingChars="207"/>
        <w:rPr>
          <w:sz w:val="24"/>
        </w:rPr>
      </w:pPr>
      <w:r>
        <w:rPr>
          <w:sz w:val="24"/>
        </w:rPr>
        <w:t>(1) 在证据充分的情况下，违约金（或罚款）经发包人代表或监理工程师签字即可生效，发包人仅负责知会承包人；</w:t>
      </w:r>
    </w:p>
    <w:p w14:paraId="7ABD6D48">
      <w:pPr>
        <w:spacing w:line="360" w:lineRule="auto"/>
        <w:ind w:left="1514" w:leftChars="485" w:hanging="496" w:hangingChars="207"/>
        <w:rPr>
          <w:sz w:val="24"/>
        </w:rPr>
      </w:pPr>
      <w:r>
        <w:rPr>
          <w:sz w:val="24"/>
        </w:rPr>
        <w:t>(2) 当发生下列情况时，承包人还应根据</w:t>
      </w:r>
      <w:r>
        <w:rPr>
          <w:rFonts w:hint="eastAsia" w:ascii="宋体"/>
          <w:sz w:val="24"/>
        </w:rPr>
        <w:t>本合同相关条款及制度</w:t>
      </w:r>
      <w:r>
        <w:rPr>
          <w:sz w:val="24"/>
        </w:rPr>
        <w:t>的具体约定赔偿发包人</w:t>
      </w:r>
      <w:r>
        <w:rPr>
          <w:rFonts w:hint="eastAsia"/>
          <w:sz w:val="24"/>
        </w:rPr>
        <w:t>的直接、间接</w:t>
      </w:r>
      <w:r>
        <w:rPr>
          <w:sz w:val="24"/>
        </w:rPr>
        <w:t>经济损失：</w:t>
      </w:r>
    </w:p>
    <w:p w14:paraId="50166B00">
      <w:pPr>
        <w:pStyle w:val="51"/>
        <w:tabs>
          <w:tab w:val="left" w:pos="1440"/>
        </w:tabs>
        <w:spacing w:after="0"/>
        <w:ind w:left="1438" w:leftChars="685" w:firstLine="120" w:firstLineChars="50"/>
      </w:pPr>
      <w:r>
        <w:t>a. 未按时竣工；</w:t>
      </w:r>
    </w:p>
    <w:p w14:paraId="0713C4FB">
      <w:pPr>
        <w:pStyle w:val="51"/>
        <w:tabs>
          <w:tab w:val="left" w:pos="1440"/>
        </w:tabs>
        <w:spacing w:after="0"/>
        <w:ind w:left="1438" w:leftChars="685" w:firstLine="120" w:firstLineChars="50"/>
      </w:pPr>
      <w:r>
        <w:t>b. 工程质量达不到合同约定的质量标准。</w:t>
      </w:r>
    </w:p>
    <w:p w14:paraId="1C788CD4">
      <w:pPr>
        <w:pStyle w:val="51"/>
        <w:tabs>
          <w:tab w:val="left" w:pos="1440"/>
        </w:tabs>
        <w:spacing w:after="0"/>
        <w:ind w:left="1438" w:leftChars="685" w:firstLine="120" w:firstLineChars="50"/>
      </w:pPr>
      <w:r>
        <w:t>c. 其它约定</w:t>
      </w:r>
      <w:r>
        <w:rPr>
          <w:rFonts w:hint="eastAsia"/>
          <w:lang w:eastAsia="zh-CN"/>
        </w:rPr>
        <w:t>的</w:t>
      </w:r>
      <w:r>
        <w:t>违约事件。</w:t>
      </w:r>
    </w:p>
    <w:p w14:paraId="57BF6AF8">
      <w:pPr>
        <w:spacing w:line="360" w:lineRule="auto"/>
        <w:ind w:left="1012" w:leftChars="482"/>
        <w:rPr>
          <w:sz w:val="24"/>
        </w:rPr>
      </w:pPr>
      <w:r>
        <w:rPr>
          <w:sz w:val="24"/>
        </w:rPr>
        <w:t>所有违约金（或罚款）及赔偿金发包人可以直接从应付给承包人的任何款项中扣除，承包人向发包人支付上述违约金（或罚款）及赔偿金并不会改变承包人按照本合同提交的履约保函的有效性及额度。</w:t>
      </w:r>
    </w:p>
    <w:p w14:paraId="657790A5">
      <w:pPr>
        <w:spacing w:line="360" w:lineRule="auto"/>
        <w:ind w:left="1012" w:leftChars="482"/>
        <w:rPr>
          <w:sz w:val="24"/>
        </w:rPr>
      </w:pPr>
      <w:r>
        <w:rPr>
          <w:sz w:val="24"/>
        </w:rPr>
        <w:t>因承包人原因导致发包人解除合同的或承包人擅自解除合同或中途退场的，承包人须</w:t>
      </w:r>
      <w:r>
        <w:rPr>
          <w:rFonts w:hint="eastAsia"/>
          <w:sz w:val="24"/>
        </w:rPr>
        <w:t>赔偿</w:t>
      </w:r>
      <w:r>
        <w:rPr>
          <w:sz w:val="24"/>
        </w:rPr>
        <w:t>发包人合同总价或暂定总价的30%向发包人支付作为违约金。</w:t>
      </w:r>
    </w:p>
    <w:p w14:paraId="36F50101">
      <w:pPr>
        <w:spacing w:line="360" w:lineRule="auto"/>
        <w:ind w:left="1012" w:leftChars="482"/>
        <w:rPr>
          <w:sz w:val="24"/>
        </w:rPr>
      </w:pPr>
      <w:r>
        <w:rPr>
          <w:sz w:val="24"/>
        </w:rPr>
        <w:t>如各类违约金不足以弥补发包人的损失，则发包人有权对不足部分予以追偿。</w:t>
      </w:r>
    </w:p>
    <w:p w14:paraId="70344EE3">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804672" behindDoc="0" locked="0" layoutInCell="1" allowOverlap="1">
                <wp:simplePos x="0" y="0"/>
                <wp:positionH relativeFrom="column">
                  <wp:posOffset>-754380</wp:posOffset>
                </wp:positionH>
                <wp:positionV relativeFrom="paragraph">
                  <wp:posOffset>3175</wp:posOffset>
                </wp:positionV>
                <wp:extent cx="702310" cy="644525"/>
                <wp:effectExtent l="0" t="0" r="7620" b="7620"/>
                <wp:wrapNone/>
                <wp:docPr id="27"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702310" cy="644525"/>
                        </a:xfrm>
                        <a:prstGeom prst="rect">
                          <a:avLst/>
                        </a:prstGeom>
                        <a:solidFill>
                          <a:srgbClr val="FFFFFF"/>
                        </a:solidFill>
                        <a:ln>
                          <a:noFill/>
                        </a:ln>
                        <a:effectLst/>
                      </wps:spPr>
                      <wps:txbx>
                        <w:txbxContent>
                          <w:p w14:paraId="786580F9">
                            <w:pPr>
                              <w:jc w:val="left"/>
                              <w:rPr>
                                <w:rFonts w:ascii="楷体_GB2312" w:eastAsia="楷体_GB2312"/>
                                <w:szCs w:val="21"/>
                              </w:rPr>
                            </w:pPr>
                            <w:r>
                              <w:rPr>
                                <w:rFonts w:hint="eastAsia" w:ascii="楷体_GB2312" w:eastAsia="楷体_GB2312"/>
                                <w:szCs w:val="21"/>
                              </w:rPr>
                              <w:t>承包人拖欠工人工资</w:t>
                            </w:r>
                          </w:p>
                          <w:p w14:paraId="6911B708">
                            <w:pPr>
                              <w:rPr>
                                <w:rFonts w:ascii="楷体_GB2312" w:eastAsia="楷体_GB2312"/>
                                <w:szCs w:val="21"/>
                              </w:rPr>
                            </w:pPr>
                          </w:p>
                          <w:p w14:paraId="67A7A15E"/>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4pt;margin-top:0.25pt;height:50.75pt;width:55.3pt;z-index:251804672;mso-width-relative:page;mso-height-relative:page;" fillcolor="#FFFFFF" filled="t" stroked="f" coordsize="21600,21600" o:gfxdata="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36IfNcAAAAIAQAADwAAAAAAAAABACAAAAAiAAAAZHJzL2Rvd25yZXYueG1sUEsBAhQAFAAAAAgA&#10;h07iQDh439kmAgAAPQQAAA4AAAAAAAAAAQAgAAAAJgEAAGRycy9lMm9Eb2MueG1sUEsFBgAAAAAG&#10;AAYAWQEAAL4FAAAAAA==&#10;">
                <v:fill on="t" focussize="0,0"/>
                <v:stroke on="f"/>
                <v:imagedata o:title=""/>
                <o:lock v:ext="edit" aspectratio="f"/>
                <v:textbox inset="0mm,0mm,0mm,0mm">
                  <w:txbxContent>
                    <w:p w14:paraId="786580F9">
                      <w:pPr>
                        <w:jc w:val="left"/>
                        <w:rPr>
                          <w:rFonts w:ascii="楷体_GB2312" w:eastAsia="楷体_GB2312"/>
                          <w:szCs w:val="21"/>
                        </w:rPr>
                      </w:pPr>
                      <w:r>
                        <w:rPr>
                          <w:rFonts w:hint="eastAsia" w:ascii="楷体_GB2312" w:eastAsia="楷体_GB2312"/>
                          <w:szCs w:val="21"/>
                        </w:rPr>
                        <w:t>承包人拖欠工人工资</w:t>
                      </w:r>
                    </w:p>
                    <w:p w14:paraId="6911B708">
                      <w:pPr>
                        <w:rPr>
                          <w:rFonts w:ascii="楷体_GB2312" w:eastAsia="楷体_GB2312"/>
                          <w:szCs w:val="21"/>
                        </w:rPr>
                      </w:pPr>
                    </w:p>
                    <w:p w14:paraId="67A7A15E"/>
                  </w:txbxContent>
                </v:textbox>
              </v:shape>
            </w:pict>
          </mc:Fallback>
        </mc:AlternateContent>
      </w:r>
      <w:r>
        <w:t xml:space="preserve">17.1.2 </w:t>
      </w:r>
      <w:r>
        <w:rPr>
          <w:rFonts w:hint="eastAsia"/>
        </w:rPr>
        <w:t>承包人应保证工人与其、或劳务公司、或分包公司签订劳动合同、缴纳社保，并将劳动合同报发包方备案。</w:t>
      </w:r>
      <w:r>
        <w:t>若承包人有拖欠、克扣工人劳动报酬行为的，发包人有权收取承包人欠薪款项30%的违约金，同时发包人有权解除合同。</w:t>
      </w:r>
      <w:r>
        <w:rPr>
          <w:rFonts w:hint="eastAsia"/>
        </w:rPr>
        <w:t>若承包人、劳务公司和分包公司均未与工人签订劳动合同、或签订了劳动合同未报发包人备案的，发包人有权收取工程款5%的违约金。</w:t>
      </w:r>
    </w:p>
    <w:p w14:paraId="21C35E44">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795456" behindDoc="0" locked="0" layoutInCell="1" allowOverlap="1">
                <wp:simplePos x="0" y="0"/>
                <wp:positionH relativeFrom="column">
                  <wp:posOffset>-754380</wp:posOffset>
                </wp:positionH>
                <wp:positionV relativeFrom="paragraph">
                  <wp:posOffset>53340</wp:posOffset>
                </wp:positionV>
                <wp:extent cx="685800" cy="757555"/>
                <wp:effectExtent l="0" t="0" r="7620" b="1905"/>
                <wp:wrapNone/>
                <wp:docPr id="26"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685800" cy="757555"/>
                        </a:xfrm>
                        <a:prstGeom prst="rect">
                          <a:avLst/>
                        </a:prstGeom>
                        <a:solidFill>
                          <a:srgbClr val="FFFFFF"/>
                        </a:solidFill>
                        <a:ln>
                          <a:noFill/>
                        </a:ln>
                        <a:effectLst/>
                      </wps:spPr>
                      <wps:txbx>
                        <w:txbxContent>
                          <w:p w14:paraId="3C289B72">
                            <w:pPr>
                              <w:rPr>
                                <w:rFonts w:ascii="楷体_GB2312" w:eastAsia="楷体_GB2312"/>
                                <w:szCs w:val="21"/>
                              </w:rPr>
                            </w:pPr>
                            <w:r>
                              <w:rPr>
                                <w:rFonts w:hint="eastAsia" w:ascii="楷体_GB2312" w:eastAsia="楷体_GB2312"/>
                                <w:szCs w:val="21"/>
                              </w:rPr>
                              <w:t>继续履行合同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9.4pt;margin-top:4.2pt;height:59.65pt;width:54pt;z-index:251795456;mso-width-relative:page;mso-height-relative:page;" fillcolor="#FFFFFF" filled="t" stroked="f" coordsize="21600,21600" o:gfxdata="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Ev0K7YAAAACgEAAA8AAAAAAAAAAQAgAAAAIgAAAGRycy9kb3ducmV2LnhtbFBLAQIUABQAAAAI&#10;AIdO4kDuomTnJgIAAD0EAAAOAAAAAAAAAAEAIAAAACcBAABkcnMvZTJvRG9jLnhtbFBLBQYAAAAA&#10;BgAGAFkBAAC/BQAAAAA=&#10;">
                <v:fill on="t" focussize="0,0"/>
                <v:stroke on="f"/>
                <v:imagedata o:title=""/>
                <o:lock v:ext="edit" aspectratio="f"/>
                <v:textbox inset="0mm,0mm,0mm,0mm">
                  <w:txbxContent>
                    <w:p w14:paraId="3C289B72">
                      <w:pPr>
                        <w:rPr>
                          <w:rFonts w:ascii="楷体_GB2312" w:eastAsia="楷体_GB2312"/>
                          <w:szCs w:val="21"/>
                        </w:rPr>
                      </w:pPr>
                      <w:r>
                        <w:rPr>
                          <w:rFonts w:hint="eastAsia" w:ascii="楷体_GB2312" w:eastAsia="楷体_GB2312"/>
                          <w:szCs w:val="21"/>
                        </w:rPr>
                        <w:t>继续履行合同</w:t>
                      </w:r>
                    </w:p>
                  </w:txbxContent>
                </v:textbox>
              </v:shape>
            </w:pict>
          </mc:Fallback>
        </mc:AlternateContent>
      </w:r>
      <w:r>
        <w:t>17.1.3 除非另有约定，发包人和承包人一方违约后，另一方要求违约方继续履行本合同时，违约方承担上述违约责任后仍应继续履行合同。</w:t>
      </w:r>
    </w:p>
    <w:p w14:paraId="5F041DA9">
      <w:pPr>
        <w:pStyle w:val="51"/>
        <w:tabs>
          <w:tab w:val="left" w:pos="1440"/>
          <w:tab w:val="left" w:pos="1620"/>
        </w:tabs>
        <w:spacing w:after="0"/>
        <w:ind w:left="1016" w:leftChars="84" w:hanging="840" w:hangingChars="350"/>
      </w:pPr>
      <w:r>
        <w:t>17.1.4 对于承包人工作范围内的甩项工程、返工工程及零星工程等，承包人应在发包人要求的时间内施工完成，否则发包人有权按市场价委托其他单位进行施工，</w:t>
      </w:r>
      <w:r>
        <w:rPr>
          <w:rFonts w:hint="eastAsia"/>
        </w:rPr>
        <w:t>同时收取委托合同价款</w:t>
      </w:r>
      <w:r>
        <w:t>30%</w:t>
      </w:r>
      <w:r>
        <w:rPr>
          <w:rFonts w:hint="eastAsia"/>
        </w:rPr>
        <w:t>的工程管理费，</w:t>
      </w:r>
      <w:r>
        <w:t>委托合同价款和工程管理费由承包人负担，在承包人的工程款中扣除。</w:t>
      </w:r>
    </w:p>
    <w:p w14:paraId="3BF2B6C2">
      <w:pPr>
        <w:pStyle w:val="51"/>
        <w:tabs>
          <w:tab w:val="left" w:pos="1440"/>
          <w:tab w:val="left" w:pos="1620"/>
        </w:tabs>
        <w:ind w:left="1016" w:leftChars="84" w:hanging="840" w:hangingChars="350"/>
      </w:pPr>
      <w:r>
        <w:rPr>
          <w:rFonts w:hint="eastAsia"/>
        </w:rPr>
        <w:t>17.1.5承包人依法根据本合同将工程分包的，对分包人向其包括农民工在内的所有工人支付工资等劳动报酬的行为承担连带责任，凡分包人拖欠、克扣工人劳动报酬的，由承包人负责对分包人所属工人直接支付。承包人未及时履行该连带责任的，发包人有权从应付给承包人的工程款中扣除相应款项，由发包人直接支付给分包人所属工人。</w:t>
      </w:r>
    </w:p>
    <w:p w14:paraId="695A0C90">
      <w:pPr>
        <w:pStyle w:val="51"/>
        <w:tabs>
          <w:tab w:val="left" w:pos="1440"/>
          <w:tab w:val="left" w:pos="1620"/>
        </w:tabs>
        <w:ind w:left="1016" w:leftChars="84" w:hanging="840" w:hangingChars="350"/>
      </w:pPr>
      <w:r>
        <w:rPr>
          <w:rFonts w:hint="eastAsia"/>
        </w:rPr>
        <w:t>17.1.6发包人付予承包人的工程款，承包人须优先支付工人及所雇人员工资或报酬；若承包人拖欠工资或报酬，不论承包人或其分包人，发包人有权将各期进度款分两步支付，先支付上月（期）民工工资，待发包人</w:t>
      </w:r>
      <w:r>
        <w:rPr>
          <w:rFonts w:hint="eastAsia"/>
          <w:lang w:eastAsia="zh-CN"/>
        </w:rPr>
        <w:t>代承包人</w:t>
      </w:r>
      <w:r>
        <w:rPr>
          <w:rFonts w:hint="eastAsia"/>
        </w:rPr>
        <w:t>发放民工工资完毕并提供相关凭证，再支付进度款的余额；同时发包人有权收取承包人欠薪款项30%的违约金。</w:t>
      </w:r>
    </w:p>
    <w:p w14:paraId="3EA0D338">
      <w:pPr>
        <w:pStyle w:val="51"/>
        <w:tabs>
          <w:tab w:val="left" w:pos="1440"/>
          <w:tab w:val="left" w:pos="1620"/>
        </w:tabs>
        <w:spacing w:after="0"/>
        <w:ind w:left="1016" w:leftChars="84" w:hanging="840" w:hangingChars="350"/>
      </w:pPr>
      <w:r>
        <w:rPr>
          <w:rFonts w:hint="eastAsia"/>
        </w:rPr>
        <w:t>17.1.7承包人拖欠其工人或所雇人员工资或报酬，不论承包人或其分包人，导致其工人或所雇人员向有关部门投诉、控告、检举或以聚集的方式讨要工资、报酬或事件的，每发生一次，承包人须向发包人支付违约金20万元；本款情形与上款所述发包人直接支付工资或报酬的情形同时存在的，不免除承包人</w:t>
      </w:r>
      <w:r>
        <w:rPr>
          <w:rFonts w:hint="eastAsia"/>
          <w:lang w:eastAsia="zh-CN"/>
        </w:rPr>
        <w:t>根据</w:t>
      </w:r>
      <w:r>
        <w:rPr>
          <w:rFonts w:hint="eastAsia"/>
        </w:rPr>
        <w:t>上述条款向发包人支付违约金的责任，承包人须按上款和本款分别向发包人支付违约金。</w:t>
      </w:r>
    </w:p>
    <w:p w14:paraId="3AD3DC31">
      <w:pPr>
        <w:pStyle w:val="50"/>
        <w:numPr>
          <w:ilvl w:val="0"/>
          <w:numId w:val="0"/>
        </w:numPr>
        <w:spacing w:before="120" w:after="120" w:line="360" w:lineRule="auto"/>
        <w:rPr>
          <w:szCs w:val="24"/>
        </w:rPr>
      </w:pPr>
      <w:bookmarkStart w:id="858" w:name="_Toc357434492"/>
      <w:bookmarkStart w:id="859" w:name="_Toc8833219"/>
      <w:bookmarkStart w:id="860" w:name="_Toc455151717"/>
      <w:bookmarkStart w:id="861" w:name="_Toc144869944"/>
      <w:bookmarkStart w:id="862" w:name="_Toc455134589"/>
      <w:bookmarkStart w:id="863" w:name="_Toc122080323"/>
      <w:bookmarkStart w:id="864" w:name="_Toc454555637"/>
      <w:r>
        <w:rPr>
          <w:szCs w:val="24"/>
        </w:rPr>
        <w:t>17.2 索赔</w:t>
      </w:r>
      <w:bookmarkEnd w:id="858"/>
      <w:bookmarkEnd w:id="859"/>
      <w:bookmarkEnd w:id="860"/>
      <w:bookmarkEnd w:id="861"/>
      <w:bookmarkEnd w:id="862"/>
      <w:bookmarkEnd w:id="863"/>
      <w:bookmarkEnd w:id="864"/>
    </w:p>
    <w:p w14:paraId="6CB31D43">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796480"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41F7B2D4">
                            <w:pPr>
                              <w:rPr>
                                <w:rFonts w:ascii="楷体_GB2312" w:eastAsia="楷体_GB2312"/>
                                <w:szCs w:val="21"/>
                              </w:rPr>
                            </w:pPr>
                            <w:r>
                              <w:rPr>
                                <w:rFonts w:hint="eastAsia" w:ascii="楷体_GB2312" w:eastAsia="楷体_GB2312"/>
                                <w:szCs w:val="21"/>
                              </w:rPr>
                              <w:t>索赔原则</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796480;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llWnYAAAACQEAAA8AAAAAAAAAAQAgAAAAIgAAAGRycy9kb3ducmV2LnhtbFBLAQIUABQAAAAI&#10;AIdO4kCtK65xJgIAAD0EAAAOAAAAAAAAAAEAIAAAACcBAABkcnMvZTJvRG9jLnhtbFBLBQYAAAAA&#10;BgAGAFkBAAC/BQAAAAA=&#10;">
                <v:fill on="t" focussize="0,0"/>
                <v:stroke on="f"/>
                <v:imagedata o:title=""/>
                <o:lock v:ext="edit" aspectratio="f"/>
                <v:textbox inset="0mm,0mm,0mm,0mm">
                  <w:txbxContent>
                    <w:p w14:paraId="41F7B2D4">
                      <w:pPr>
                        <w:rPr>
                          <w:rFonts w:ascii="楷体_GB2312" w:eastAsia="楷体_GB2312"/>
                          <w:szCs w:val="21"/>
                        </w:rPr>
                      </w:pPr>
                      <w:r>
                        <w:rPr>
                          <w:rFonts w:hint="eastAsia" w:ascii="楷体_GB2312" w:eastAsia="楷体_GB2312"/>
                          <w:szCs w:val="21"/>
                        </w:rPr>
                        <w:t>索赔原则</w:t>
                      </w:r>
                    </w:p>
                  </w:txbxContent>
                </v:textbox>
              </v:shape>
            </w:pict>
          </mc:Fallback>
        </mc:AlternateContent>
      </w:r>
      <w:r>
        <w:t>17.2.1 承包人索赔成立的前提必须是由于发包人的原因导致承包人工期延误和（或）经济损失，且承包人须在合同规定的时限内提出索赔和提供有效证据等详细资料。</w:t>
      </w:r>
    </w:p>
    <w:p w14:paraId="2E768EE6">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797504" behindDoc="0" locked="0" layoutInCell="1" allowOverlap="1">
                <wp:simplePos x="0" y="0"/>
                <wp:positionH relativeFrom="column">
                  <wp:posOffset>-720090</wp:posOffset>
                </wp:positionH>
                <wp:positionV relativeFrom="paragraph">
                  <wp:posOffset>71755</wp:posOffset>
                </wp:positionV>
                <wp:extent cx="685800" cy="396240"/>
                <wp:effectExtent l="0" t="0" r="7620" b="0"/>
                <wp:wrapNone/>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685800" cy="396240"/>
                        </a:xfrm>
                        <a:prstGeom prst="rect">
                          <a:avLst/>
                        </a:prstGeom>
                        <a:solidFill>
                          <a:srgbClr val="FFFFFF"/>
                        </a:solidFill>
                        <a:ln>
                          <a:noFill/>
                        </a:ln>
                        <a:effectLst/>
                      </wps:spPr>
                      <wps:txbx>
                        <w:txbxContent>
                          <w:p w14:paraId="11710E99">
                            <w:pPr>
                              <w:rPr>
                                <w:rFonts w:ascii="楷体_GB2312" w:eastAsia="楷体_GB2312"/>
                                <w:szCs w:val="21"/>
                              </w:rPr>
                            </w:pPr>
                            <w:r>
                              <w:rPr>
                                <w:rFonts w:hint="eastAsia" w:ascii="楷体_GB2312" w:eastAsia="楷体_GB2312"/>
                                <w:szCs w:val="21"/>
                              </w:rPr>
                              <w:t>当时记录</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31.2pt;width:54pt;z-index:251797504;mso-width-relative:page;mso-height-relative:page;" fillcolor="#FFFFFF" filled="t" stroked="f" coordsize="21600,21600" o:gfxdata="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vllWnYAAAACQEAAA8AAAAAAAAAAQAgAAAAIgAAAGRycy9kb3ducmV2LnhtbFBLAQIUABQAAAAI&#10;AIdO4kCJTLeZJgIAAD0EAAAOAAAAAAAAAAEAIAAAACcBAABkcnMvZTJvRG9jLnhtbFBLBQYAAAAA&#10;BgAGAFkBAAC/BQAAAAA=&#10;">
                <v:fill on="t" focussize="0,0"/>
                <v:stroke on="f"/>
                <v:imagedata o:title=""/>
                <o:lock v:ext="edit" aspectratio="f"/>
                <v:textbox inset="0mm,0mm,0mm,0mm">
                  <w:txbxContent>
                    <w:p w14:paraId="11710E99">
                      <w:pPr>
                        <w:rPr>
                          <w:rFonts w:ascii="楷体_GB2312" w:eastAsia="楷体_GB2312"/>
                          <w:szCs w:val="21"/>
                        </w:rPr>
                      </w:pPr>
                      <w:r>
                        <w:rPr>
                          <w:rFonts w:hint="eastAsia" w:ascii="楷体_GB2312" w:eastAsia="楷体_GB2312"/>
                          <w:szCs w:val="21"/>
                        </w:rPr>
                        <w:t>当时记录</w:t>
                      </w:r>
                    </w:p>
                  </w:txbxContent>
                </v:textbox>
              </v:shape>
            </w:pict>
          </mc:Fallback>
        </mc:AlternateContent>
      </w:r>
      <w:r>
        <w:t>17.2.2 承包人应按本合同要求保存好索赔事件发生时的全部资料及现场原始记录（包括但不限于：合同文件、政府文件、发包人指令、变更签证、相关机构鉴定文件、工程现场资料、收发文记录等）以供发包人查阅。当发包人要求时，承包人应向发包人提供资料及记录的正本及副本，发包人核查正副本一致后由发包人签收副本，将正本返还承包人。当承包人无法按发包人要求提供原始资料时，将视为不满足合同索赔要求，放弃索赔。</w:t>
      </w:r>
    </w:p>
    <w:p w14:paraId="1554D544">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807744" behindDoc="0" locked="0" layoutInCell="1" allowOverlap="1">
                <wp:simplePos x="0" y="0"/>
                <wp:positionH relativeFrom="column">
                  <wp:posOffset>-720090</wp:posOffset>
                </wp:positionH>
                <wp:positionV relativeFrom="paragraph">
                  <wp:posOffset>72390</wp:posOffset>
                </wp:positionV>
                <wp:extent cx="685800" cy="666750"/>
                <wp:effectExtent l="0" t="0" r="7620" b="1905"/>
                <wp:wrapNone/>
                <wp:docPr id="23"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685800" cy="666750"/>
                        </a:xfrm>
                        <a:prstGeom prst="rect">
                          <a:avLst/>
                        </a:prstGeom>
                        <a:solidFill>
                          <a:srgbClr val="FFFFFF"/>
                        </a:solidFill>
                        <a:ln>
                          <a:noFill/>
                        </a:ln>
                        <a:effectLst/>
                      </wps:spPr>
                      <wps:txbx>
                        <w:txbxContent>
                          <w:p w14:paraId="5ABE9A9B">
                            <w:pPr>
                              <w:rPr>
                                <w:rFonts w:ascii="楷体_GB2312" w:eastAsia="楷体_GB2312"/>
                                <w:szCs w:val="21"/>
                              </w:rPr>
                            </w:pPr>
                            <w:r>
                              <w:rPr>
                                <w:rFonts w:hint="eastAsia" w:ascii="楷体_GB2312" w:eastAsia="楷体_GB2312"/>
                                <w:szCs w:val="21"/>
                              </w:rPr>
                              <w:t>承包人索赔程序</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7pt;height:52.5pt;width:54pt;z-index:251807744;mso-width-relative:page;mso-height-relative:page;" fillcolor="#FFFFFF" filled="t" stroked="f" coordsize="21600,21600" o:gfxdata="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9AA8tcAAAAKAQAADwAAAAAAAAABACAAAAAiAAAAZHJzL2Rvd25yZXYueG1sUEsBAhQAFAAAAAgA&#10;h07iQPC0CGgmAgAAPQQAAA4AAAAAAAAAAQAgAAAAJgEAAGRycy9lMm9Eb2MueG1sUEsFBgAAAAAG&#10;AAYAWQEAAL4FAAAAAA==&#10;">
                <v:fill on="t" focussize="0,0"/>
                <v:stroke on="f"/>
                <v:imagedata o:title=""/>
                <o:lock v:ext="edit" aspectratio="f"/>
                <v:textbox inset="0mm,0mm,0mm,0mm">
                  <w:txbxContent>
                    <w:p w14:paraId="5ABE9A9B">
                      <w:pPr>
                        <w:rPr>
                          <w:rFonts w:ascii="楷体_GB2312" w:eastAsia="楷体_GB2312"/>
                          <w:szCs w:val="21"/>
                        </w:rPr>
                      </w:pPr>
                      <w:r>
                        <w:rPr>
                          <w:rFonts w:hint="eastAsia" w:ascii="楷体_GB2312" w:eastAsia="楷体_GB2312"/>
                          <w:szCs w:val="21"/>
                        </w:rPr>
                        <w:t>承包人索赔程序</w:t>
                      </w:r>
                    </w:p>
                  </w:txbxContent>
                </v:textbox>
              </v:shape>
            </w:pict>
          </mc:Fallback>
        </mc:AlternateContent>
      </w:r>
      <w:r>
        <w:t>17.2.3 发包人未能按本合同约定履行义务以及应由发包人承担责任的其他情况，给承包人造成损失和（或）导致工期延误的，承包人向发包人提出索赔的程序如下：</w:t>
      </w:r>
    </w:p>
    <w:p w14:paraId="72863EA8">
      <w:pPr>
        <w:spacing w:line="360" w:lineRule="auto"/>
        <w:ind w:left="1478" w:leftChars="475" w:hanging="480" w:hangingChars="200"/>
        <w:rPr>
          <w:sz w:val="24"/>
        </w:rPr>
      </w:pPr>
      <w:r>
        <w:rPr>
          <w:sz w:val="24"/>
        </w:rPr>
        <w:t>(1) 索赔事件发生后14天内，向发包人提出索赔意向通知，逾期不未提出视为放弃索赔；</w:t>
      </w:r>
    </w:p>
    <w:p w14:paraId="231EB2A3">
      <w:pPr>
        <w:spacing w:line="360" w:lineRule="auto"/>
        <w:ind w:left="1478" w:leftChars="475" w:hanging="480" w:hangingChars="200"/>
        <w:rPr>
          <w:sz w:val="24"/>
        </w:rPr>
      </w:pPr>
      <w:r>
        <w:rPr>
          <w:sz w:val="24"/>
        </w:rPr>
        <w:t>(2) 在提出索赔意向通知后14天内，向发包人提交赔偿损失和（或）延长工期的索赔通知及有关资料；</w:t>
      </w:r>
    </w:p>
    <w:p w14:paraId="6BB7D793">
      <w:pPr>
        <w:spacing w:line="360" w:lineRule="auto"/>
        <w:ind w:left="1478" w:leftChars="475" w:hanging="480" w:hangingChars="200"/>
        <w:rPr>
          <w:sz w:val="24"/>
        </w:rPr>
      </w:pPr>
      <w:r>
        <w:rPr>
          <w:sz w:val="24"/>
        </w:rPr>
        <w:t>(3) 发包人在收到承包人提交的索赔通知和有关资料后，于14天内给予答复，或要求承包人进一步补充索赔理由和证据；</w:t>
      </w:r>
    </w:p>
    <w:p w14:paraId="06D623BB">
      <w:pPr>
        <w:spacing w:line="360" w:lineRule="auto"/>
        <w:ind w:left="1478" w:leftChars="475" w:hanging="480" w:hangingChars="200"/>
        <w:rPr>
          <w:sz w:val="24"/>
        </w:rPr>
      </w:pPr>
      <w:r>
        <w:rPr>
          <w:sz w:val="24"/>
        </w:rPr>
        <w:t>(4) 当索赔事件持续进行时，承包人应当阶段性向发包人提出索赔意向通知，在该事件终了后14天内，提交索赔的有关资料和最终索赔通知。</w:t>
      </w:r>
    </w:p>
    <w:p w14:paraId="60258430">
      <w:pPr>
        <w:pStyle w:val="50"/>
        <w:numPr>
          <w:ilvl w:val="0"/>
          <w:numId w:val="0"/>
        </w:numPr>
        <w:spacing w:before="120" w:after="120" w:line="360" w:lineRule="auto"/>
        <w:rPr>
          <w:szCs w:val="24"/>
        </w:rPr>
      </w:pPr>
      <w:bookmarkStart w:id="865" w:name="_Toc357434493"/>
      <w:bookmarkStart w:id="866" w:name="_Toc455151718"/>
      <w:bookmarkStart w:id="867" w:name="_Toc454555638"/>
      <w:bookmarkStart w:id="868" w:name="_Toc8833220"/>
      <w:bookmarkStart w:id="869" w:name="_Toc144869945"/>
      <w:bookmarkStart w:id="870" w:name="_Toc455134590"/>
      <w:bookmarkStart w:id="871" w:name="_Toc122080324"/>
      <w:r>
        <w:rPr>
          <w:szCs w:val="24"/>
        </w:rPr>
        <w:t>17.3争议</w:t>
      </w:r>
      <w:bookmarkEnd w:id="865"/>
      <w:bookmarkEnd w:id="866"/>
      <w:bookmarkEnd w:id="867"/>
      <w:bookmarkEnd w:id="868"/>
      <w:bookmarkEnd w:id="869"/>
      <w:bookmarkEnd w:id="870"/>
      <w:bookmarkEnd w:id="871"/>
    </w:p>
    <w:p w14:paraId="1A4D1BAD">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798528" behindDoc="0" locked="0" layoutInCell="1" allowOverlap="1">
                <wp:simplePos x="0" y="0"/>
                <wp:positionH relativeFrom="column">
                  <wp:posOffset>-720090</wp:posOffset>
                </wp:positionH>
                <wp:positionV relativeFrom="paragraph">
                  <wp:posOffset>71755</wp:posOffset>
                </wp:positionV>
                <wp:extent cx="685800" cy="312420"/>
                <wp:effectExtent l="0" t="0" r="7620" b="1270"/>
                <wp:wrapNone/>
                <wp:docPr id="22"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685800" cy="312420"/>
                        </a:xfrm>
                        <a:prstGeom prst="rect">
                          <a:avLst/>
                        </a:prstGeom>
                        <a:solidFill>
                          <a:srgbClr val="FFFFFF"/>
                        </a:solidFill>
                        <a:ln>
                          <a:noFill/>
                        </a:ln>
                        <a:effectLst/>
                      </wps:spPr>
                      <wps:txbx>
                        <w:txbxContent>
                          <w:p w14:paraId="2F9B702F">
                            <w:pPr>
                              <w:jc w:val="left"/>
                              <w:rPr>
                                <w:rFonts w:ascii="楷体_GB2312" w:eastAsia="楷体_GB2312"/>
                                <w:szCs w:val="21"/>
                              </w:rPr>
                            </w:pPr>
                            <w:r>
                              <w:rPr>
                                <w:rFonts w:hint="eastAsia" w:ascii="楷体_GB2312" w:eastAsia="楷体_GB2312"/>
                                <w:szCs w:val="21"/>
                              </w:rPr>
                              <w:t>解决争议</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4.6pt;width:54pt;z-index:251798528;mso-width-relative:page;mso-height-relative:page;" fillcolor="#FFFFFF" filled="t" stroked="f" coordsize="21600,21600" o:gfxdata="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i1SLdcAAAAJAQAADwAAAAAAAAABACAAAAAiAAAAZHJzL2Rvd25yZXYueG1sUEsBAhQAFAAAAAgA&#10;h07iQBbLuWYmAgAAPQQAAA4AAAAAAAAAAQAgAAAAJgEAAGRycy9lMm9Eb2MueG1sUEsFBgAAAAAG&#10;AAYAWQEAAL4FAAAAAA==&#10;">
                <v:fill on="t" focussize="0,0"/>
                <v:stroke on="f"/>
                <v:imagedata o:title=""/>
                <o:lock v:ext="edit" aspectratio="f"/>
                <v:textbox inset="0mm,0mm,0mm,0mm">
                  <w:txbxContent>
                    <w:p w14:paraId="2F9B702F">
                      <w:pPr>
                        <w:jc w:val="left"/>
                        <w:rPr>
                          <w:rFonts w:ascii="楷体_GB2312" w:eastAsia="楷体_GB2312"/>
                          <w:szCs w:val="21"/>
                        </w:rPr>
                      </w:pPr>
                      <w:r>
                        <w:rPr>
                          <w:rFonts w:hint="eastAsia" w:ascii="楷体_GB2312" w:eastAsia="楷体_GB2312"/>
                          <w:szCs w:val="21"/>
                        </w:rPr>
                        <w:t>解决争议</w:t>
                      </w:r>
                    </w:p>
                  </w:txbxContent>
                </v:textbox>
              </v:shape>
            </w:pict>
          </mc:Fallback>
        </mc:AlternateContent>
      </w:r>
      <w:r>
        <w:t>17.3.1 无论在本工程施工期间或竣工之后，无论在本合同终止之前或之后，如发包人和承包人之间关于本合同、或起因于本合同、或因本工程施工发生任何争议，包括对监理工程师及发包人代表的任何决定、指令或审定价款发生争议，可按以下方式解决争议：</w:t>
      </w:r>
    </w:p>
    <w:p w14:paraId="1B2B8774">
      <w:pPr>
        <w:spacing w:line="360" w:lineRule="auto"/>
        <w:ind w:left="1478" w:leftChars="475" w:hanging="480" w:hangingChars="200"/>
        <w:rPr>
          <w:sz w:val="24"/>
        </w:rPr>
      </w:pPr>
      <w:r>
        <w:rPr>
          <w:sz w:val="24"/>
        </w:rPr>
        <w:t>(1) 双方应友好协商解决</w:t>
      </w:r>
      <w:r>
        <w:rPr>
          <w:rFonts w:hint="eastAsia"/>
          <w:sz w:val="24"/>
        </w:rPr>
        <w:t>；</w:t>
      </w:r>
    </w:p>
    <w:p w14:paraId="6FF82B2E">
      <w:pPr>
        <w:spacing w:line="360" w:lineRule="auto"/>
        <w:ind w:left="1478" w:leftChars="475" w:hanging="480" w:hangingChars="200"/>
        <w:rPr>
          <w:sz w:val="24"/>
        </w:rPr>
      </w:pPr>
      <w:r>
        <w:rPr>
          <w:sz w:val="24"/>
        </w:rPr>
        <w:t xml:space="preserve">(2) </w:t>
      </w:r>
      <w:r>
        <w:rPr>
          <w:sz w:val="24"/>
          <w:lang w:bidi="ar"/>
        </w:rPr>
        <w:t>如果达不成一致，可以要求有关主管部门调解。当事人不愿和解、调解或者和解、调解不成的，任何一方可向合同履行地即工程所在地人民法院起诉解决</w:t>
      </w:r>
      <w:r>
        <w:rPr>
          <w:rFonts w:hint="eastAsia" w:ascii="宋体" w:hAnsi="宋体"/>
          <w:sz w:val="24"/>
        </w:rPr>
        <w:t>。</w:t>
      </w:r>
    </w:p>
    <w:p w14:paraId="1E9D6CD6">
      <w:pPr>
        <w:pStyle w:val="51"/>
        <w:tabs>
          <w:tab w:val="left" w:pos="1440"/>
          <w:tab w:val="left" w:pos="1620"/>
        </w:tabs>
        <w:spacing w:after="0"/>
        <w:ind w:left="1016" w:leftChars="84" w:hanging="840" w:hangingChars="350"/>
      </w:pPr>
      <w:bookmarkStart w:id="872" w:name="_Toc34909148"/>
      <w:r>
        <w:rPr>
          <w:lang w:val="en-US" w:eastAsia="zh-CN"/>
        </w:rPr>
        <mc:AlternateContent>
          <mc:Choice Requires="wps">
            <w:drawing>
              <wp:anchor distT="0" distB="0" distL="114300" distR="114300" simplePos="0" relativeHeight="251829248" behindDoc="0" locked="0" layoutInCell="1" allowOverlap="1">
                <wp:simplePos x="0" y="0"/>
                <wp:positionH relativeFrom="column">
                  <wp:posOffset>-720090</wp:posOffset>
                </wp:positionH>
                <wp:positionV relativeFrom="paragraph">
                  <wp:posOffset>71755</wp:posOffset>
                </wp:positionV>
                <wp:extent cx="685800" cy="815340"/>
                <wp:effectExtent l="0" t="0" r="7620" b="1905"/>
                <wp:wrapNone/>
                <wp:docPr id="33"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685800" cy="815340"/>
                        </a:xfrm>
                        <a:prstGeom prst="rect">
                          <a:avLst/>
                        </a:prstGeom>
                        <a:solidFill>
                          <a:srgbClr val="FFFFFF"/>
                        </a:solidFill>
                        <a:ln>
                          <a:noFill/>
                        </a:ln>
                        <a:effectLst/>
                      </wps:spPr>
                      <wps:txbx>
                        <w:txbxContent>
                          <w:p w14:paraId="177E2C5F">
                            <w:pPr>
                              <w:jc w:val="left"/>
                              <w:rPr>
                                <w:rFonts w:ascii="楷体_GB2312" w:eastAsia="楷体_GB2312"/>
                                <w:szCs w:val="21"/>
                              </w:rPr>
                            </w:pPr>
                            <w:r>
                              <w:rPr>
                                <w:rFonts w:hint="eastAsia" w:ascii="楷体_GB2312" w:eastAsia="楷体_GB2312"/>
                                <w:szCs w:val="21"/>
                              </w:rPr>
                              <w:t>继续履行合同</w:t>
                            </w:r>
                          </w:p>
                        </w:txbxContent>
                      </wps:txbx>
                      <wps:bodyPr rot="0" vert="horz" wrap="square" lIns="0" tIns="0" rIns="0" bIns="0" anchor="t" anchorCtr="0" upright="1">
                        <a:noAutofit/>
                      </wps:bodyPr>
                    </wps:wsp>
                  </a:graphicData>
                </a:graphic>
              </wp:anchor>
            </w:drawing>
          </mc:Choice>
          <mc:Fallback>
            <w:pict>
              <v:shape id="文本框 21" o:spid="_x0000_s1026" o:spt="202" type="#_x0000_t202" style="position:absolute;left:0pt;margin-left:-56.7pt;margin-top:5.65pt;height:64.2pt;width:54pt;z-index:251829248;mso-width-relative:page;mso-height-relative:page;" fillcolor="#FFFFFF" filled="t" stroked="f" coordsize="21600,21600" o:gfxdata="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sEvZXYAAAACgEAAA8AAAAAAAAAAQAgAAAAIgAAAGRycy9kb3ducmV2LnhtbFBLAQIUABQA&#10;AAAIAIdO4kBSIJIrKQIAAD0EAAAOAAAAAAAAAAEAIAAAACcBAABkcnMvZTJvRG9jLnhtbFBLBQYA&#10;AAAABgAGAFkBAADCBQAAAAA=&#10;">
                <v:fill on="t" focussize="0,0"/>
                <v:stroke on="f"/>
                <v:imagedata o:title=""/>
                <o:lock v:ext="edit" aspectratio="f"/>
                <v:textbox inset="0mm,0mm,0mm,0mm">
                  <w:txbxContent>
                    <w:p w14:paraId="177E2C5F">
                      <w:pPr>
                        <w:jc w:val="left"/>
                        <w:rPr>
                          <w:rFonts w:ascii="楷体_GB2312" w:eastAsia="楷体_GB2312"/>
                          <w:szCs w:val="21"/>
                        </w:rPr>
                      </w:pPr>
                      <w:r>
                        <w:rPr>
                          <w:rFonts w:hint="eastAsia" w:ascii="楷体_GB2312" w:eastAsia="楷体_GB2312"/>
                          <w:szCs w:val="21"/>
                        </w:rPr>
                        <w:t>继续履行合同</w:t>
                      </w:r>
                    </w:p>
                  </w:txbxContent>
                </v:textbox>
              </v:shape>
            </w:pict>
          </mc:Fallback>
        </mc:AlternateContent>
      </w:r>
      <w:r>
        <w:t>17.3.2 发生争议后，除非出现下列情况，双方都应继续履行合同，保持施工连续，保护好已完工程：</w:t>
      </w:r>
      <w:bookmarkEnd w:id="872"/>
    </w:p>
    <w:p w14:paraId="18652197">
      <w:pPr>
        <w:spacing w:line="360" w:lineRule="auto"/>
        <w:ind w:left="1478" w:leftChars="475" w:hanging="480" w:hangingChars="200"/>
        <w:rPr>
          <w:sz w:val="24"/>
        </w:rPr>
      </w:pPr>
      <w:r>
        <w:rPr>
          <w:sz w:val="24"/>
        </w:rPr>
        <w:t>(1) 单方违约导致合同确已无法履行，双方协商停止施工；</w:t>
      </w:r>
    </w:p>
    <w:p w14:paraId="7AC65B25">
      <w:pPr>
        <w:spacing w:line="360" w:lineRule="auto"/>
        <w:ind w:left="1478" w:leftChars="475" w:hanging="480" w:hangingChars="200"/>
        <w:rPr>
          <w:sz w:val="24"/>
        </w:rPr>
      </w:pPr>
      <w:r>
        <w:rPr>
          <w:sz w:val="24"/>
        </w:rPr>
        <w:t>(2) 调解要求停止施工，且为双方接受；</w:t>
      </w:r>
    </w:p>
    <w:p w14:paraId="26A38A9C">
      <w:pPr>
        <w:spacing w:line="360" w:lineRule="auto"/>
        <w:ind w:left="1478" w:leftChars="475" w:hanging="480" w:hangingChars="200"/>
        <w:rPr>
          <w:sz w:val="24"/>
        </w:rPr>
      </w:pPr>
      <w:r>
        <w:rPr>
          <w:sz w:val="24"/>
        </w:rPr>
        <w:t>(3) 法院要求停止施工。</w:t>
      </w:r>
    </w:p>
    <w:p w14:paraId="6B09595D">
      <w:pPr>
        <w:pStyle w:val="4"/>
        <w:spacing w:before="120" w:after="120" w:line="360" w:lineRule="auto"/>
        <w:rPr>
          <w:sz w:val="28"/>
          <w:szCs w:val="28"/>
        </w:rPr>
      </w:pPr>
      <w:bookmarkStart w:id="873" w:name="_Toc455151719"/>
      <w:bookmarkStart w:id="874" w:name="_Toc357434494"/>
      <w:bookmarkStart w:id="875" w:name="_Toc8833221"/>
      <w:bookmarkStart w:id="876" w:name="_Toc455134591"/>
      <w:bookmarkStart w:id="877" w:name="_Toc454555639"/>
      <w:r>
        <w:rPr>
          <w:sz w:val="28"/>
          <w:szCs w:val="28"/>
        </w:rPr>
        <w:t>18、不可抗力</w:t>
      </w:r>
      <w:bookmarkEnd w:id="873"/>
      <w:bookmarkEnd w:id="874"/>
      <w:bookmarkEnd w:id="875"/>
      <w:bookmarkEnd w:id="876"/>
      <w:bookmarkEnd w:id="877"/>
    </w:p>
    <w:p w14:paraId="60B624B1">
      <w:pPr>
        <w:pStyle w:val="50"/>
        <w:numPr>
          <w:ilvl w:val="0"/>
          <w:numId w:val="0"/>
        </w:numPr>
        <w:spacing w:line="360" w:lineRule="auto"/>
        <w:rPr>
          <w:szCs w:val="24"/>
        </w:rPr>
      </w:pPr>
      <w:bookmarkStart w:id="878" w:name="_Toc8833222"/>
      <w:bookmarkStart w:id="879" w:name="_Toc144869947"/>
      <w:bookmarkStart w:id="880" w:name="_Toc455151720"/>
      <w:bookmarkStart w:id="881" w:name="_Toc122080326"/>
      <w:bookmarkStart w:id="882" w:name="_Toc454555640"/>
      <w:bookmarkStart w:id="883" w:name="_Toc455134592"/>
      <w:bookmarkStart w:id="884" w:name="_Toc357434495"/>
      <w:r>
        <w:rPr>
          <w:szCs w:val="24"/>
        </w:rPr>
        <w:t>18.1 不可抗力</w:t>
      </w:r>
      <w:bookmarkEnd w:id="878"/>
      <w:bookmarkEnd w:id="879"/>
      <w:bookmarkEnd w:id="880"/>
      <w:bookmarkEnd w:id="881"/>
      <w:bookmarkEnd w:id="882"/>
      <w:bookmarkEnd w:id="883"/>
      <w:bookmarkEnd w:id="884"/>
    </w:p>
    <w:p w14:paraId="46AA8752">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799552" behindDoc="0" locked="0" layoutInCell="1" allowOverlap="1">
                <wp:simplePos x="0" y="0"/>
                <wp:positionH relativeFrom="column">
                  <wp:posOffset>-720090</wp:posOffset>
                </wp:positionH>
                <wp:positionV relativeFrom="paragraph">
                  <wp:posOffset>71755</wp:posOffset>
                </wp:positionV>
                <wp:extent cx="685800" cy="254000"/>
                <wp:effectExtent l="0" t="0" r="7620" b="1905"/>
                <wp:wrapNone/>
                <wp:docPr id="20" name="文本框 20"/>
                <wp:cNvGraphicFramePr/>
                <a:graphic xmlns:a="http://schemas.openxmlformats.org/drawingml/2006/main">
                  <a:graphicData uri="http://schemas.microsoft.com/office/word/2010/wordprocessingShape">
                    <wps:wsp>
                      <wps:cNvSpPr txBox="1">
                        <a:spLocks noChangeArrowheads="1"/>
                      </wps:cNvSpPr>
                      <wps:spPr bwMode="auto">
                        <a:xfrm>
                          <a:off x="0" y="0"/>
                          <a:ext cx="685800" cy="254000"/>
                        </a:xfrm>
                        <a:prstGeom prst="rect">
                          <a:avLst/>
                        </a:prstGeom>
                        <a:solidFill>
                          <a:srgbClr val="FFFFFF"/>
                        </a:solidFill>
                        <a:ln>
                          <a:noFill/>
                        </a:ln>
                        <a:effectLst/>
                      </wps:spPr>
                      <wps:txbx>
                        <w:txbxContent>
                          <w:p w14:paraId="6423EAFD">
                            <w:pPr>
                              <w:rPr>
                                <w:rFonts w:ascii="楷体_GB2312" w:eastAsia="楷体_GB2312"/>
                                <w:szCs w:val="21"/>
                              </w:rPr>
                            </w:pPr>
                            <w:r>
                              <w:rPr>
                                <w:rFonts w:hint="eastAsia" w:ascii="楷体_GB2312" w:eastAsia="楷体_GB2312"/>
                                <w:szCs w:val="21"/>
                              </w:rPr>
                              <w:t>不可抗力</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0pt;width:54pt;z-index:251799552;mso-width-relative:page;mso-height-relative:page;" fillcolor="#FFFFFF" filled="t" stroked="f" coordsize="21600,21600" o:gfxdata="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4n/eu&#10;1gAAAAkBAAAPAAAAAAAAAAEAIAAAACIAAABkcnMvZG93bnJldi54bWxQSwECFAAUAAAACACHTuJA&#10;zisF9yMCAAA9BAAADgAAAAAAAAABACAAAAAlAQAAZHJzL2Uyb0RvYy54bWxQSwUGAAAAAAYABgBZ&#10;AQAAugUAAAAA&#10;">
                <v:fill on="t" focussize="0,0"/>
                <v:stroke on="f"/>
                <v:imagedata o:title=""/>
                <o:lock v:ext="edit" aspectratio="f"/>
                <v:textbox inset="0mm,0mm,0mm,0mm">
                  <w:txbxContent>
                    <w:p w14:paraId="6423EAFD">
                      <w:pPr>
                        <w:rPr>
                          <w:rFonts w:ascii="楷体_GB2312" w:eastAsia="楷体_GB2312"/>
                          <w:szCs w:val="21"/>
                        </w:rPr>
                      </w:pPr>
                      <w:r>
                        <w:rPr>
                          <w:rFonts w:hint="eastAsia" w:ascii="楷体_GB2312" w:eastAsia="楷体_GB2312"/>
                          <w:szCs w:val="21"/>
                        </w:rPr>
                        <w:t>不可抗力</w:t>
                      </w:r>
                    </w:p>
                  </w:txbxContent>
                </v:textbox>
              </v:shape>
            </w:pict>
          </mc:Fallback>
        </mc:AlternateContent>
      </w:r>
      <w:r>
        <w:t>18.1.1 若本合同履行过程中发生不可抗力事件，阻止本合同中义务的履行，在该不可抗力影响的范围内，发包人和承包人均不应被认为违约或毁约。</w:t>
      </w:r>
    </w:p>
    <w:p w14:paraId="171639A5">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800576" behindDoc="0" locked="0" layoutInCell="1" allowOverlap="1">
                <wp:simplePos x="0" y="0"/>
                <wp:positionH relativeFrom="column">
                  <wp:posOffset>-720090</wp:posOffset>
                </wp:positionH>
                <wp:positionV relativeFrom="paragraph">
                  <wp:posOffset>71755</wp:posOffset>
                </wp:positionV>
                <wp:extent cx="685800" cy="709930"/>
                <wp:effectExtent l="0" t="0" r="7620" b="0"/>
                <wp:wrapNone/>
                <wp:docPr id="19"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685800" cy="709930"/>
                        </a:xfrm>
                        <a:prstGeom prst="rect">
                          <a:avLst/>
                        </a:prstGeom>
                        <a:solidFill>
                          <a:srgbClr val="FFFFFF"/>
                        </a:solidFill>
                        <a:ln>
                          <a:noFill/>
                        </a:ln>
                        <a:effectLst/>
                      </wps:spPr>
                      <wps:txbx>
                        <w:txbxContent>
                          <w:p w14:paraId="4221CA29">
                            <w:pPr>
                              <w:jc w:val="left"/>
                              <w:rPr>
                                <w:rFonts w:ascii="楷体_GB2312" w:eastAsia="楷体_GB2312"/>
                                <w:szCs w:val="21"/>
                              </w:rPr>
                            </w:pPr>
                            <w:r>
                              <w:rPr>
                                <w:rFonts w:hint="eastAsia" w:ascii="楷体_GB2312" w:eastAsia="楷体_GB2312"/>
                                <w:szCs w:val="21"/>
                              </w:rPr>
                              <w:t>不可抗力约定</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55.9pt;width:54pt;z-index:251800576;mso-width-relative:page;mso-height-relative:page;" fillcolor="#FFFFFF" filled="t" stroked="f" coordsize="21600,21600" o:gfxdata="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OCyuwNcAAAAKAQAADwAAAAAAAAABACAAAAAiAAAAZHJzL2Rvd25yZXYueG1sUEsBAhQAFAAAAAgA&#10;h07iQB6mq38mAgAAPQQAAA4AAAAAAAAAAQAgAAAAJgEAAGRycy9lMm9Eb2MueG1sUEsFBgAAAAAG&#10;AAYAWQEAAL4FAAAAAA==&#10;">
                <v:fill on="t" focussize="0,0"/>
                <v:stroke on="f"/>
                <v:imagedata o:title=""/>
                <o:lock v:ext="edit" aspectratio="f"/>
                <v:textbox inset="0mm,0mm,0mm,0mm">
                  <w:txbxContent>
                    <w:p w14:paraId="4221CA29">
                      <w:pPr>
                        <w:jc w:val="left"/>
                        <w:rPr>
                          <w:rFonts w:ascii="楷体_GB2312" w:eastAsia="楷体_GB2312"/>
                          <w:szCs w:val="21"/>
                        </w:rPr>
                      </w:pPr>
                      <w:r>
                        <w:rPr>
                          <w:rFonts w:hint="eastAsia" w:ascii="楷体_GB2312" w:eastAsia="楷体_GB2312"/>
                          <w:szCs w:val="21"/>
                        </w:rPr>
                        <w:t>不可抗力约定</w:t>
                      </w:r>
                    </w:p>
                  </w:txbxContent>
                </v:textbox>
              </v:shape>
            </w:pict>
          </mc:Fallback>
        </mc:AlternateContent>
      </w:r>
      <w:r>
        <w:t>18.1.2 除非本合同中另有约定，不可抗力系指发包人和承包人都不可预见、不可避免、不能克服的超出认识控制和防范能力的事件。这类事件使合同一方的履约已变得不可能或非法。不可抗力包括（但不限于）下列情况：</w:t>
      </w:r>
    </w:p>
    <w:p w14:paraId="4AAE3526">
      <w:pPr>
        <w:spacing w:line="360" w:lineRule="auto"/>
        <w:ind w:left="1478" w:leftChars="475" w:hanging="480" w:hangingChars="200"/>
        <w:rPr>
          <w:sz w:val="24"/>
        </w:rPr>
      </w:pPr>
      <w:r>
        <w:rPr>
          <w:sz w:val="24"/>
        </w:rPr>
        <w:t>(1) 天灾（7级以上地震、洪水、海啸、11级以上的大风、飓风、超强台风、雷击、瘟疫等）；</w:t>
      </w:r>
    </w:p>
    <w:p w14:paraId="1839D437">
      <w:pPr>
        <w:spacing w:line="360" w:lineRule="auto"/>
        <w:ind w:left="1478" w:leftChars="475" w:hanging="480" w:hangingChars="200"/>
        <w:rPr>
          <w:sz w:val="24"/>
        </w:rPr>
      </w:pPr>
      <w:r>
        <w:rPr>
          <w:sz w:val="24"/>
        </w:rPr>
        <w:t>(2) 战争、敌对行动（不论宣战与否）、入侵、外敌行动、叛乱、革命、暴动、军事政变或内战；</w:t>
      </w:r>
    </w:p>
    <w:p w14:paraId="7D8EFA8C">
      <w:pPr>
        <w:spacing w:line="360" w:lineRule="auto"/>
        <w:ind w:left="1478" w:leftChars="475" w:hanging="480" w:hangingChars="200"/>
        <w:rPr>
          <w:sz w:val="24"/>
        </w:rPr>
      </w:pPr>
      <w:r>
        <w:rPr>
          <w:sz w:val="24"/>
        </w:rPr>
        <w:t>(3) 离子辐射或放射性污染；</w:t>
      </w:r>
    </w:p>
    <w:p w14:paraId="712ED261">
      <w:pPr>
        <w:spacing w:line="360" w:lineRule="auto"/>
        <w:ind w:left="1478" w:leftChars="475" w:hanging="480" w:hangingChars="200"/>
        <w:rPr>
          <w:sz w:val="24"/>
        </w:rPr>
      </w:pPr>
      <w:r>
        <w:rPr>
          <w:sz w:val="24"/>
        </w:rPr>
        <w:t>(4) 以音速或超音速飞行的飞机或其他飞行装置产生的压力波，飞行物坠落；</w:t>
      </w:r>
    </w:p>
    <w:p w14:paraId="2C49C774">
      <w:pPr>
        <w:spacing w:line="360" w:lineRule="auto"/>
        <w:ind w:left="1478" w:leftChars="475" w:hanging="480" w:hangingChars="200"/>
        <w:rPr>
          <w:sz w:val="24"/>
        </w:rPr>
      </w:pPr>
      <w:r>
        <w:rPr>
          <w:sz w:val="24"/>
        </w:rPr>
        <w:t>(5) 暴乱、骚乱或混乱，但对于完全局限在承包人或其分包人雇用人员内部并且是由于从事本工程而发生的事件除外；</w:t>
      </w:r>
    </w:p>
    <w:p w14:paraId="25757C7E">
      <w:pPr>
        <w:spacing w:line="360" w:lineRule="auto"/>
        <w:ind w:left="1478" w:leftChars="475" w:hanging="480" w:hangingChars="200"/>
        <w:rPr>
          <w:sz w:val="24"/>
        </w:rPr>
      </w:pPr>
      <w:r>
        <w:rPr>
          <w:sz w:val="24"/>
        </w:rPr>
        <w:t>(6) 持续降水24小时且降雨量为100mm以上；</w:t>
      </w:r>
    </w:p>
    <w:p w14:paraId="2735AEF7">
      <w:pPr>
        <w:spacing w:line="360" w:lineRule="auto"/>
        <w:ind w:left="1478" w:leftChars="475" w:hanging="480" w:hangingChars="200"/>
        <w:rPr>
          <w:sz w:val="24"/>
        </w:rPr>
      </w:pPr>
      <w:r>
        <w:rPr>
          <w:sz w:val="24"/>
        </w:rPr>
        <w:t>(7) 40摄氏度以上并持续2天的高温天气；</w:t>
      </w:r>
    </w:p>
    <w:p w14:paraId="5185EE41">
      <w:pPr>
        <w:spacing w:line="360" w:lineRule="auto"/>
        <w:ind w:left="1478" w:leftChars="475" w:hanging="480" w:hangingChars="200"/>
        <w:rPr>
          <w:sz w:val="24"/>
        </w:rPr>
      </w:pPr>
      <w:r>
        <w:rPr>
          <w:sz w:val="24"/>
        </w:rPr>
        <w:t>(8) 其他非发包人、承包人责任造成的爆炸、火灾，以及专用条款约定的风、雨、雪、洪、震、高温等自然灾害。</w:t>
      </w:r>
    </w:p>
    <w:p w14:paraId="1A121A1E">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801600" behindDoc="0" locked="0" layoutInCell="1" allowOverlap="1">
                <wp:simplePos x="0" y="0"/>
                <wp:positionH relativeFrom="column">
                  <wp:posOffset>-720090</wp:posOffset>
                </wp:positionH>
                <wp:positionV relativeFrom="paragraph">
                  <wp:posOffset>71755</wp:posOffset>
                </wp:positionV>
                <wp:extent cx="685800" cy="324485"/>
                <wp:effectExtent l="0" t="0" r="7620" b="5715"/>
                <wp:wrapNone/>
                <wp:docPr id="18"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685800" cy="324485"/>
                        </a:xfrm>
                        <a:prstGeom prst="rect">
                          <a:avLst/>
                        </a:prstGeom>
                        <a:solidFill>
                          <a:srgbClr val="FFFFFF"/>
                        </a:solidFill>
                        <a:ln>
                          <a:noFill/>
                        </a:ln>
                        <a:effectLst/>
                      </wps:spPr>
                      <wps:txbx>
                        <w:txbxContent>
                          <w:p w14:paraId="569267CC">
                            <w:pPr>
                              <w:rPr>
                                <w:rFonts w:ascii="楷体_GB2312" w:eastAsia="楷体_GB2312"/>
                                <w:szCs w:val="21"/>
                              </w:rPr>
                            </w:pPr>
                            <w:r>
                              <w:rPr>
                                <w:rFonts w:hint="eastAsia" w:ascii="楷体_GB2312" w:eastAsia="楷体_GB2312"/>
                                <w:szCs w:val="21"/>
                              </w:rPr>
                              <w:t>费用承担</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5.65pt;height:25.55pt;width:54pt;z-index:251801600;mso-width-relative:page;mso-height-relative:page;" fillcolor="#FFFFFF" filled="t" stroked="f" coordsize="21600,21600" o:gfxdata="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tt+MNcAAAAJAQAADwAAAAAAAAABACAAAAAiAAAAZHJzL2Rvd25yZXYueG1sUEsBAhQAFAAAAAgA&#10;h07iQLPCRwMmAgAAPQQAAA4AAAAAAAAAAQAgAAAAJgEAAGRycy9lMm9Eb2MueG1sUEsFBgAAAAAG&#10;AAYAWQEAAL4FAAAAAA==&#10;">
                <v:fill on="t" focussize="0,0"/>
                <v:stroke on="f"/>
                <v:imagedata o:title=""/>
                <o:lock v:ext="edit" aspectratio="f"/>
                <v:textbox inset="0mm,0mm,0mm,0mm">
                  <w:txbxContent>
                    <w:p w14:paraId="569267CC">
                      <w:pPr>
                        <w:rPr>
                          <w:rFonts w:ascii="楷体_GB2312" w:eastAsia="楷体_GB2312"/>
                          <w:szCs w:val="21"/>
                        </w:rPr>
                      </w:pPr>
                      <w:r>
                        <w:rPr>
                          <w:rFonts w:hint="eastAsia" w:ascii="楷体_GB2312" w:eastAsia="楷体_GB2312"/>
                          <w:szCs w:val="21"/>
                        </w:rPr>
                        <w:t>费用承担</w:t>
                      </w:r>
                    </w:p>
                  </w:txbxContent>
                </v:textbox>
              </v:shape>
            </w:pict>
          </mc:Fallback>
        </mc:AlternateContent>
      </w:r>
      <w:r>
        <w:t>18.1.3 因不可抗力事件导致的费用及延误的工期由发包人和承包人按以下约定分别承担：</w:t>
      </w:r>
    </w:p>
    <w:p w14:paraId="4380B6F5">
      <w:pPr>
        <w:spacing w:line="360" w:lineRule="auto"/>
        <w:ind w:left="1478" w:leftChars="475" w:hanging="480" w:hangingChars="200"/>
        <w:rPr>
          <w:sz w:val="24"/>
        </w:rPr>
      </w:pPr>
      <w:r>
        <w:rPr>
          <w:sz w:val="24"/>
        </w:rPr>
        <w:t>(1) 工程本身的损害、因工程损害导致第三者人员伤亡和财产损失以及运至施工场地用于施工的材料和待安装的设备（包括发包人供应的材料设备）的损害，由承包人承担；</w:t>
      </w:r>
    </w:p>
    <w:p w14:paraId="3BF7A879">
      <w:pPr>
        <w:spacing w:line="360" w:lineRule="auto"/>
        <w:ind w:left="1478" w:leftChars="475" w:hanging="480" w:hangingChars="200"/>
        <w:rPr>
          <w:sz w:val="24"/>
        </w:rPr>
      </w:pPr>
      <w:r>
        <w:rPr>
          <w:sz w:val="24"/>
        </w:rPr>
        <w:t>(2) 发包人、承包人双方负责各自的人员伤亡，并承担相应费用；</w:t>
      </w:r>
    </w:p>
    <w:p w14:paraId="27071123">
      <w:pPr>
        <w:spacing w:line="360" w:lineRule="auto"/>
        <w:ind w:left="1478" w:leftChars="475" w:hanging="480" w:hangingChars="200"/>
        <w:rPr>
          <w:sz w:val="24"/>
        </w:rPr>
      </w:pPr>
      <w:r>
        <w:rPr>
          <w:sz w:val="24"/>
        </w:rPr>
        <w:t>(3) 承包人装备损坏、用于本工程的周转材料损坏及停工损失，由承包人承担；发包人提供的装备发生损坏，由发包人承担；</w:t>
      </w:r>
    </w:p>
    <w:p w14:paraId="552923C3">
      <w:pPr>
        <w:spacing w:line="360" w:lineRule="auto"/>
        <w:ind w:left="1478" w:leftChars="475" w:hanging="480" w:hangingChars="200"/>
        <w:rPr>
          <w:sz w:val="24"/>
        </w:rPr>
      </w:pPr>
      <w:r>
        <w:rPr>
          <w:sz w:val="24"/>
        </w:rPr>
        <w:t>(4) 停工期间根据发包人及监理工程师要求，承包人留在施工场地的必要的管理人员及保卫人员的费用由承包人承担；</w:t>
      </w:r>
    </w:p>
    <w:p w14:paraId="264DC496">
      <w:pPr>
        <w:spacing w:line="360" w:lineRule="auto"/>
        <w:ind w:left="1478" w:leftChars="475" w:hanging="480" w:hangingChars="200"/>
        <w:rPr>
          <w:sz w:val="24"/>
        </w:rPr>
      </w:pPr>
      <w:r>
        <w:rPr>
          <w:sz w:val="24"/>
        </w:rPr>
        <w:t>(5) 工程所需清理、修复费用，由承包人承担；</w:t>
      </w:r>
    </w:p>
    <w:p w14:paraId="107B72AE">
      <w:pPr>
        <w:spacing w:line="360" w:lineRule="auto"/>
        <w:ind w:left="1418" w:leftChars="475" w:hanging="420" w:hangingChars="200"/>
        <w:rPr>
          <w:sz w:val="24"/>
        </w:rPr>
      </w:pPr>
      <w:r>
        <mc:AlternateContent>
          <mc:Choice Requires="wps">
            <w:drawing>
              <wp:anchor distT="0" distB="0" distL="114300" distR="114300" simplePos="0" relativeHeight="251802624" behindDoc="0" locked="0" layoutInCell="1" allowOverlap="1">
                <wp:simplePos x="0" y="0"/>
                <wp:positionH relativeFrom="column">
                  <wp:posOffset>-720090</wp:posOffset>
                </wp:positionH>
                <wp:positionV relativeFrom="paragraph">
                  <wp:posOffset>254635</wp:posOffset>
                </wp:positionV>
                <wp:extent cx="685800" cy="748665"/>
                <wp:effectExtent l="0" t="0" r="7620" b="2540"/>
                <wp:wrapNone/>
                <wp:docPr id="17"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685800" cy="748665"/>
                        </a:xfrm>
                        <a:prstGeom prst="rect">
                          <a:avLst/>
                        </a:prstGeom>
                        <a:solidFill>
                          <a:srgbClr val="FFFFFF"/>
                        </a:solidFill>
                        <a:ln>
                          <a:noFill/>
                        </a:ln>
                        <a:effectLst/>
                      </wps:spPr>
                      <wps:txbx>
                        <w:txbxContent>
                          <w:p w14:paraId="54B72FDC">
                            <w:pPr>
                              <w:rPr>
                                <w:rFonts w:ascii="楷体_GB2312" w:eastAsia="楷体_GB2312"/>
                                <w:szCs w:val="21"/>
                              </w:rPr>
                            </w:pPr>
                            <w:r>
                              <w:rPr>
                                <w:rFonts w:hint="eastAsia" w:ascii="楷体_GB2312" w:eastAsia="楷体_GB2312"/>
                                <w:szCs w:val="21"/>
                              </w:rPr>
                              <w:t>不能免除的责任</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0.05pt;height:58.95pt;width:54pt;z-index:251802624;mso-width-relative:page;mso-height-relative:page;" fillcolor="#FFFFFF" filled="t" stroked="f" coordsize="21600,21600" o:gfxdata="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J0JgevYAAAACgEAAA8AAAAAAAAAAQAgAAAAIgAAAGRycy9kb3ducmV2LnhtbFBLAQIUABQAAAAI&#10;AIdO4kAzhnoOJgIAAD0EAAAOAAAAAAAAAAEAIAAAACcBAABkcnMvZTJvRG9jLnhtbFBLBQYAAAAA&#10;BgAGAFkBAAC/BQAAAAA=&#10;">
                <v:fill on="t" focussize="0,0"/>
                <v:stroke on="f"/>
                <v:imagedata o:title=""/>
                <o:lock v:ext="edit" aspectratio="f"/>
                <v:textbox inset="0mm,0mm,0mm,0mm">
                  <w:txbxContent>
                    <w:p w14:paraId="54B72FDC">
                      <w:pPr>
                        <w:rPr>
                          <w:rFonts w:ascii="楷体_GB2312" w:eastAsia="楷体_GB2312"/>
                          <w:szCs w:val="21"/>
                        </w:rPr>
                      </w:pPr>
                      <w:r>
                        <w:rPr>
                          <w:rFonts w:hint="eastAsia" w:ascii="楷体_GB2312" w:eastAsia="楷体_GB2312"/>
                          <w:szCs w:val="21"/>
                        </w:rPr>
                        <w:t>不能免除的责任</w:t>
                      </w:r>
                    </w:p>
                  </w:txbxContent>
                </v:textbox>
              </v:shape>
            </w:pict>
          </mc:Fallback>
        </mc:AlternateContent>
      </w:r>
      <w:r>
        <w:rPr>
          <w:sz w:val="24"/>
        </w:rPr>
        <w:t>(6) 延误的工期相应顺延。</w:t>
      </w:r>
    </w:p>
    <w:p w14:paraId="6AEB3BEC">
      <w:pPr>
        <w:pStyle w:val="51"/>
        <w:tabs>
          <w:tab w:val="left" w:pos="1440"/>
          <w:tab w:val="left" w:pos="1620"/>
        </w:tabs>
        <w:spacing w:after="0"/>
        <w:ind w:left="1016" w:leftChars="84" w:hanging="840" w:hangingChars="350"/>
      </w:pPr>
      <w:bookmarkStart w:id="885" w:name="_Toc34909165"/>
      <w:r>
        <w:t>18.1.4 因发包人或承包人一方延迟履行合同后发生不可抗力的，不能免除该方因不可抗力造成的损失责任</w:t>
      </w:r>
      <w:r>
        <w:rPr>
          <w:rFonts w:hint="eastAsia" w:ascii="宋体" w:hAnsi="宋体"/>
        </w:rPr>
        <w:t>，所有损失由造成延迟方承担。</w:t>
      </w:r>
      <w:bookmarkEnd w:id="885"/>
    </w:p>
    <w:bookmarkEnd w:id="827"/>
    <w:p w14:paraId="5D66CE36">
      <w:pPr>
        <w:pStyle w:val="4"/>
        <w:spacing w:before="120" w:after="120" w:line="360" w:lineRule="auto"/>
        <w:rPr>
          <w:sz w:val="28"/>
          <w:szCs w:val="28"/>
        </w:rPr>
      </w:pPr>
      <w:bookmarkStart w:id="886" w:name="_Toc455151721"/>
      <w:bookmarkStart w:id="887" w:name="_Toc8833223"/>
      <w:bookmarkStart w:id="888" w:name="_Toc78940667"/>
      <w:bookmarkStart w:id="889" w:name="_Toc78944646"/>
      <w:bookmarkStart w:id="890" w:name="_Toc118634660"/>
      <w:bookmarkStart w:id="891" w:name="_Toc454555641"/>
      <w:bookmarkStart w:id="892" w:name="_Toc357434496"/>
      <w:bookmarkStart w:id="893" w:name="_Toc455134593"/>
      <w:r>
        <w:rPr>
          <w:sz w:val="28"/>
          <w:szCs w:val="28"/>
        </w:rPr>
        <w:t>19、工程保险</w:t>
      </w:r>
      <w:bookmarkEnd w:id="886"/>
      <w:bookmarkEnd w:id="887"/>
      <w:bookmarkEnd w:id="888"/>
      <w:bookmarkEnd w:id="889"/>
      <w:bookmarkEnd w:id="890"/>
      <w:bookmarkEnd w:id="891"/>
      <w:bookmarkEnd w:id="892"/>
      <w:bookmarkEnd w:id="893"/>
    </w:p>
    <w:p w14:paraId="4C01C2A9">
      <w:pPr>
        <w:pStyle w:val="50"/>
        <w:numPr>
          <w:ilvl w:val="0"/>
          <w:numId w:val="0"/>
        </w:numPr>
        <w:spacing w:before="120" w:after="120" w:line="360" w:lineRule="auto"/>
        <w:rPr>
          <w:szCs w:val="24"/>
        </w:rPr>
      </w:pPr>
      <w:bookmarkStart w:id="894" w:name="_Toc357434497"/>
      <w:bookmarkStart w:id="895" w:name="_Toc8833224"/>
      <w:r>
        <mc:AlternateContent>
          <mc:Choice Requires="wps">
            <w:drawing>
              <wp:anchor distT="0" distB="0" distL="114300" distR="114300" simplePos="0" relativeHeight="251809792" behindDoc="0" locked="0" layoutInCell="1" allowOverlap="1">
                <wp:simplePos x="0" y="0"/>
                <wp:positionH relativeFrom="column">
                  <wp:posOffset>-685800</wp:posOffset>
                </wp:positionH>
                <wp:positionV relativeFrom="paragraph">
                  <wp:posOffset>243840</wp:posOffset>
                </wp:positionV>
                <wp:extent cx="685800" cy="693420"/>
                <wp:effectExtent l="0" t="0" r="7620" b="0"/>
                <wp:wrapNone/>
                <wp:docPr id="16" name="文本框 16"/>
                <wp:cNvGraphicFramePr/>
                <a:graphic xmlns:a="http://schemas.openxmlformats.org/drawingml/2006/main">
                  <a:graphicData uri="http://schemas.microsoft.com/office/word/2010/wordprocessingShape">
                    <wps:wsp>
                      <wps:cNvSpPr txBox="1">
                        <a:spLocks noChangeArrowheads="1"/>
                      </wps:cNvSpPr>
                      <wps:spPr bwMode="auto">
                        <a:xfrm>
                          <a:off x="0" y="0"/>
                          <a:ext cx="685800" cy="693420"/>
                        </a:xfrm>
                        <a:prstGeom prst="rect">
                          <a:avLst/>
                        </a:prstGeom>
                        <a:solidFill>
                          <a:srgbClr val="FFFFFF"/>
                        </a:solidFill>
                        <a:ln>
                          <a:noFill/>
                        </a:ln>
                        <a:effectLst/>
                      </wps:spPr>
                      <wps:txbx>
                        <w:txbxContent>
                          <w:p w14:paraId="1DDCB62A">
                            <w:pPr>
                              <w:jc w:val="left"/>
                              <w:rPr>
                                <w:rFonts w:ascii="楷体_GB2312" w:eastAsia="楷体_GB2312"/>
                                <w:szCs w:val="21"/>
                              </w:rPr>
                            </w:pPr>
                            <w:r>
                              <w:rPr>
                                <w:rFonts w:hint="eastAsia" w:ascii="楷体_GB2312" w:eastAsia="楷体_GB2312"/>
                                <w:szCs w:val="21"/>
                              </w:rPr>
                              <w:t>承包人负责办理的保险</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4pt;margin-top:19.2pt;height:54.6pt;width:54pt;z-index:251809792;mso-width-relative:page;mso-height-relative:page;" fillcolor="#FFFFFF" filled="t" stroked="f" coordsize="21600,21600" o:gfxdata="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Qb7TtcAAAAIAQAADwAAAAAAAAABACAAAAAiAAAAZHJzL2Rvd25yZXYueG1sUEsBAhQAFAAAAAgA&#10;h07iQNtQmYomAgAAPQQAAA4AAAAAAAAAAQAgAAAAJgEAAGRycy9lMm9Eb2MueG1sUEsFBgAAAAAG&#10;AAYAWQEAAL4FAAAAAA==&#10;">
                <v:fill on="t" focussize="0,0"/>
                <v:stroke on="f"/>
                <v:imagedata o:title=""/>
                <o:lock v:ext="edit" aspectratio="f"/>
                <v:textbox inset="0mm,0mm,0mm,0mm">
                  <w:txbxContent>
                    <w:p w14:paraId="1DDCB62A">
                      <w:pPr>
                        <w:jc w:val="left"/>
                        <w:rPr>
                          <w:rFonts w:ascii="楷体_GB2312" w:eastAsia="楷体_GB2312"/>
                          <w:szCs w:val="21"/>
                        </w:rPr>
                      </w:pPr>
                      <w:r>
                        <w:rPr>
                          <w:rFonts w:hint="eastAsia" w:ascii="楷体_GB2312" w:eastAsia="楷体_GB2312"/>
                          <w:szCs w:val="21"/>
                        </w:rPr>
                        <w:t>承包人负责办理的保险</w:t>
                      </w:r>
                    </w:p>
                  </w:txbxContent>
                </v:textbox>
              </v:shape>
            </w:pict>
          </mc:Fallback>
        </mc:AlternateContent>
      </w:r>
      <w:bookmarkStart w:id="896" w:name="_Toc454555642"/>
      <w:bookmarkStart w:id="897" w:name="_Toc455151722"/>
      <w:bookmarkStart w:id="898" w:name="_Toc455134594"/>
      <w:r>
        <w:rPr>
          <w:szCs w:val="24"/>
        </w:rPr>
        <w:t xml:space="preserve">19.1 </w:t>
      </w:r>
      <w:bookmarkEnd w:id="894"/>
      <w:bookmarkEnd w:id="896"/>
      <w:r>
        <w:rPr>
          <w:rFonts w:hint="eastAsia"/>
          <w:szCs w:val="24"/>
        </w:rPr>
        <w:t>工程一切险及第三者责任险购买</w:t>
      </w:r>
      <w:bookmarkEnd w:id="895"/>
      <w:bookmarkEnd w:id="897"/>
      <w:bookmarkEnd w:id="898"/>
    </w:p>
    <w:p w14:paraId="7A95AD73">
      <w:pPr>
        <w:pStyle w:val="51"/>
        <w:tabs>
          <w:tab w:val="left" w:pos="1440"/>
          <w:tab w:val="left" w:pos="1620"/>
        </w:tabs>
        <w:spacing w:after="0"/>
        <w:ind w:left="896" w:leftChars="83" w:hanging="722" w:hangingChars="301"/>
        <w:rPr>
          <w:lang w:eastAsia="zh-CN"/>
        </w:rPr>
      </w:pPr>
      <w:r>
        <w:t>19.1.1</w:t>
      </w:r>
      <w:r>
        <w:rPr>
          <w:rFonts w:hint="eastAsia"/>
          <w:lang w:eastAsia="zh-CN"/>
        </w:rPr>
        <w:t>发包人（或总承包人）已购买整体的工程一切险及对应的第三者责任险，承包人可至发包人或总承包人处查询</w:t>
      </w:r>
      <w:r>
        <w:t>。</w:t>
      </w:r>
      <w:r>
        <w:rPr>
          <w:rFonts w:hint="eastAsia"/>
          <w:lang w:eastAsia="zh-CN"/>
        </w:rPr>
        <w:t>但是为保障各方权益，承包人尚需购买的保险有：</w:t>
      </w:r>
    </w:p>
    <w:p w14:paraId="5B2C0FBC">
      <w:pPr>
        <w:spacing w:line="360" w:lineRule="auto"/>
        <w:ind w:left="1478" w:leftChars="475" w:hanging="480" w:hangingChars="200"/>
        <w:rPr>
          <w:sz w:val="24"/>
        </w:rPr>
      </w:pPr>
      <w:r>
        <w:rPr>
          <w:sz w:val="24"/>
        </w:rPr>
        <w:t xml:space="preserve">(1) </w:t>
      </w:r>
      <w:r>
        <w:rPr>
          <w:rFonts w:hint="eastAsia"/>
          <w:sz w:val="24"/>
        </w:rPr>
        <w:t>承包人管理人员、工人及间接雇佣人员的</w:t>
      </w:r>
      <w:r>
        <w:rPr>
          <w:sz w:val="24"/>
          <w:lang w:val="zh-CN"/>
        </w:rPr>
        <w:t>人身保险、医疗保险、失业保险和工伤保险。</w:t>
      </w:r>
    </w:p>
    <w:p w14:paraId="44647BFC">
      <w:pPr>
        <w:spacing w:line="360" w:lineRule="auto"/>
        <w:ind w:left="1478" w:leftChars="475" w:hanging="480" w:hangingChars="200"/>
        <w:rPr>
          <w:sz w:val="24"/>
        </w:rPr>
      </w:pPr>
      <w:r>
        <w:rPr>
          <w:sz w:val="24"/>
        </w:rPr>
        <w:t xml:space="preserve">(2) </w:t>
      </w:r>
      <w:r>
        <w:rPr>
          <w:rFonts w:hint="eastAsia"/>
          <w:sz w:val="24"/>
        </w:rPr>
        <w:t>所有施工机械设备、设施及车辆等的保险</w:t>
      </w:r>
      <w:r>
        <w:rPr>
          <w:sz w:val="24"/>
        </w:rPr>
        <w:t>；</w:t>
      </w:r>
    </w:p>
    <w:p w14:paraId="5DF54079">
      <w:pPr>
        <w:spacing w:line="360" w:lineRule="auto"/>
        <w:ind w:left="1478" w:leftChars="475" w:hanging="480" w:hangingChars="200"/>
        <w:rPr>
          <w:sz w:val="24"/>
        </w:rPr>
      </w:pPr>
      <w:r>
        <w:rPr>
          <w:sz w:val="24"/>
        </w:rPr>
        <w:t xml:space="preserve">(3) </w:t>
      </w:r>
      <w:r>
        <w:rPr>
          <w:rFonts w:hint="eastAsia"/>
          <w:sz w:val="24"/>
        </w:rPr>
        <w:t>因本工程施工所致的人身及财产损害相关的保险</w:t>
      </w:r>
      <w:r>
        <w:rPr>
          <w:sz w:val="24"/>
        </w:rPr>
        <w:t>；</w:t>
      </w:r>
    </w:p>
    <w:p w14:paraId="24B73834">
      <w:pPr>
        <w:spacing w:line="360" w:lineRule="auto"/>
        <w:ind w:left="1415" w:leftChars="474" w:hanging="420" w:hangingChars="175"/>
        <w:rPr>
          <w:sz w:val="24"/>
        </w:rPr>
      </w:pPr>
      <w:r>
        <w:rPr>
          <w:sz w:val="24"/>
        </w:rPr>
        <w:t>(</w:t>
      </w:r>
      <w:r>
        <w:rPr>
          <w:rFonts w:hint="eastAsia"/>
          <w:sz w:val="24"/>
        </w:rPr>
        <w:t>4</w:t>
      </w:r>
      <w:r>
        <w:rPr>
          <w:sz w:val="24"/>
        </w:rPr>
        <w:t xml:space="preserve">) </w:t>
      </w:r>
      <w:r>
        <w:rPr>
          <w:rFonts w:hint="eastAsia"/>
          <w:sz w:val="24"/>
        </w:rPr>
        <w:t>为弥补发包人（或总承包人）购买的整体工程一切险及第三者责任保险不足而需要购买的其他保险。</w:t>
      </w:r>
    </w:p>
    <w:p w14:paraId="23F3D8FE">
      <w:pPr>
        <w:spacing w:line="360" w:lineRule="auto"/>
        <w:ind w:left="991" w:leftChars="472" w:firstLine="2"/>
        <w:rPr>
          <w:sz w:val="24"/>
        </w:rPr>
      </w:pPr>
      <w:r>
        <w:rPr>
          <w:sz w:val="24"/>
        </w:rPr>
        <w:t>承包人须保证发包人不会负责任何与上述有关的索赔、赔偿、诉讼、费用等。</w:t>
      </w:r>
    </w:p>
    <w:p w14:paraId="5CD8414B">
      <w:pPr>
        <w:pStyle w:val="51"/>
        <w:tabs>
          <w:tab w:val="left" w:pos="1440"/>
          <w:tab w:val="left" w:pos="1620"/>
        </w:tabs>
        <w:spacing w:after="0"/>
        <w:ind w:left="1016" w:leftChars="84" w:hanging="840" w:hangingChars="350"/>
        <w:rPr>
          <w:lang w:eastAsia="zh-CN"/>
        </w:rPr>
      </w:pPr>
      <w:r>
        <w:rPr>
          <w:lang w:val="en-US" w:eastAsia="zh-CN"/>
        </w:rPr>
        <mc:AlternateContent>
          <mc:Choice Requires="wps">
            <w:drawing>
              <wp:anchor distT="0" distB="0" distL="114300" distR="114300" simplePos="0" relativeHeight="251808768" behindDoc="0" locked="0" layoutInCell="1" allowOverlap="1">
                <wp:simplePos x="0" y="0"/>
                <wp:positionH relativeFrom="column">
                  <wp:posOffset>-720090</wp:posOffset>
                </wp:positionH>
                <wp:positionV relativeFrom="paragraph">
                  <wp:posOffset>266700</wp:posOffset>
                </wp:positionV>
                <wp:extent cx="685800" cy="271145"/>
                <wp:effectExtent l="0" t="0" r="7620" b="1270"/>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685800" cy="271145"/>
                        </a:xfrm>
                        <a:prstGeom prst="rect">
                          <a:avLst/>
                        </a:prstGeom>
                        <a:solidFill>
                          <a:srgbClr val="FFFFFF"/>
                        </a:solidFill>
                        <a:ln>
                          <a:noFill/>
                        </a:ln>
                        <a:effectLst/>
                      </wps:spPr>
                      <wps:txbx>
                        <w:txbxContent>
                          <w:p w14:paraId="7423CAAB">
                            <w:pPr>
                              <w:jc w:val="left"/>
                              <w:rPr>
                                <w:rFonts w:ascii="楷体_GB2312" w:eastAsia="楷体_GB2312"/>
                                <w:szCs w:val="21"/>
                              </w:rPr>
                            </w:pPr>
                            <w:r>
                              <w:rPr>
                                <w:rFonts w:hint="eastAsia" w:ascii="楷体_GB2312" w:eastAsia="楷体_GB2312"/>
                                <w:szCs w:val="21"/>
                              </w:rPr>
                              <w:t>保险期限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1pt;height:21.35pt;width:54pt;z-index:251808768;mso-width-relative:page;mso-height-relative:page;" fillcolor="#FFFFFF" filled="t" stroked="f" coordsize="21600,21600" o:gfxdata="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chUxdgAAAAJAQAADwAAAAAAAAABACAAAAAiAAAAZHJzL2Rvd25yZXYueG1sUEsBAhQAFAAAAAgA&#10;h07iQEFTqdIlAgAAPQQAAA4AAAAAAAAAAQAgAAAAJwEAAGRycy9lMm9Eb2MueG1sUEsFBgAAAAAG&#10;AAYAWQEAAL4FAAAAAA==&#10;">
                <v:fill on="t" focussize="0,0"/>
                <v:stroke on="f"/>
                <v:imagedata o:title=""/>
                <o:lock v:ext="edit" aspectratio="f"/>
                <v:textbox inset="0mm,0mm,0mm,0mm">
                  <w:txbxContent>
                    <w:p w14:paraId="7423CAAB">
                      <w:pPr>
                        <w:jc w:val="left"/>
                        <w:rPr>
                          <w:rFonts w:ascii="楷体_GB2312" w:eastAsia="楷体_GB2312"/>
                          <w:szCs w:val="21"/>
                        </w:rPr>
                      </w:pPr>
                      <w:r>
                        <w:rPr>
                          <w:rFonts w:hint="eastAsia" w:ascii="楷体_GB2312" w:eastAsia="楷体_GB2312"/>
                          <w:szCs w:val="21"/>
                        </w:rPr>
                        <w:t>保险期限</w:t>
                      </w:r>
                    </w:p>
                  </w:txbxContent>
                </v:textbox>
              </v:shape>
            </w:pict>
          </mc:Fallback>
        </mc:AlternateContent>
      </w:r>
      <w:r>
        <w:t xml:space="preserve">19.1.2 </w:t>
      </w:r>
      <w:r>
        <w:rPr>
          <w:rFonts w:hint="eastAsia"/>
          <w:lang w:eastAsia="zh-CN"/>
        </w:rPr>
        <w:t>对应19.1.1中要求承包人购买</w:t>
      </w:r>
      <w:r>
        <w:t>的保险</w:t>
      </w:r>
      <w:r>
        <w:rPr>
          <w:rFonts w:hint="eastAsia"/>
          <w:lang w:eastAsia="zh-CN"/>
        </w:rPr>
        <w:t>，保险</w:t>
      </w:r>
      <w:r>
        <w:t>期应从开工至工程实际竣工后一个月止，如果出现工期延长或拖延，则投保的保险期亦应延长。</w:t>
      </w:r>
    </w:p>
    <w:p w14:paraId="6F4DBCD9">
      <w:pPr>
        <w:pStyle w:val="50"/>
        <w:numPr>
          <w:ilvl w:val="0"/>
          <w:numId w:val="0"/>
        </w:numPr>
        <w:spacing w:before="120" w:after="120" w:line="360" w:lineRule="auto"/>
        <w:rPr>
          <w:szCs w:val="24"/>
        </w:rPr>
      </w:pPr>
      <w:bookmarkStart w:id="899" w:name="_Toc8833225"/>
      <w:r>
        <mc:AlternateContent>
          <mc:Choice Requires="wps">
            <w:drawing>
              <wp:anchor distT="0" distB="0" distL="114300" distR="114300" simplePos="0" relativeHeight="251862016" behindDoc="0" locked="0" layoutInCell="1" allowOverlap="1">
                <wp:simplePos x="0" y="0"/>
                <wp:positionH relativeFrom="column">
                  <wp:posOffset>-685800</wp:posOffset>
                </wp:positionH>
                <wp:positionV relativeFrom="paragraph">
                  <wp:posOffset>426720</wp:posOffset>
                </wp:positionV>
                <wp:extent cx="685800" cy="510540"/>
                <wp:effectExtent l="0" t="0" r="7620" b="1270"/>
                <wp:wrapNone/>
                <wp:docPr id="158" name="文本框 14"/>
                <wp:cNvGraphicFramePr/>
                <a:graphic xmlns:a="http://schemas.openxmlformats.org/drawingml/2006/main">
                  <a:graphicData uri="http://schemas.microsoft.com/office/word/2010/wordprocessingShape">
                    <wps:wsp>
                      <wps:cNvSpPr txBox="1">
                        <a:spLocks noChangeArrowheads="1"/>
                      </wps:cNvSpPr>
                      <wps:spPr bwMode="auto">
                        <a:xfrm>
                          <a:off x="0" y="0"/>
                          <a:ext cx="685800" cy="510540"/>
                        </a:xfrm>
                        <a:prstGeom prst="rect">
                          <a:avLst/>
                        </a:prstGeom>
                        <a:solidFill>
                          <a:srgbClr val="FFFFFF"/>
                        </a:solidFill>
                        <a:ln>
                          <a:noFill/>
                        </a:ln>
                        <a:effectLst/>
                      </wps:spPr>
                      <wps:txbx>
                        <w:txbxContent>
                          <w:p w14:paraId="06117C6C">
                            <w:pPr>
                              <w:jc w:val="left"/>
                              <w:rPr>
                                <w:rFonts w:ascii="楷体_GB2312" w:eastAsia="楷体_GB2312"/>
                                <w:szCs w:val="21"/>
                              </w:rPr>
                            </w:pPr>
                            <w:r>
                              <w:rPr>
                                <w:rFonts w:hint="eastAsia" w:ascii="楷体_GB2312" w:eastAsia="楷体_GB2312"/>
                                <w:szCs w:val="21"/>
                              </w:rPr>
                              <w:t>承包人负责办理的保险</w:t>
                            </w:r>
                          </w:p>
                        </w:txbxContent>
                      </wps:txbx>
                      <wps:bodyPr rot="0" vert="horz" wrap="square" lIns="0" tIns="0" rIns="0" bIns="0" anchor="t" anchorCtr="0" upright="1">
                        <a:noAutofit/>
                      </wps:bodyPr>
                    </wps:wsp>
                  </a:graphicData>
                </a:graphic>
              </wp:anchor>
            </w:drawing>
          </mc:Choice>
          <mc:Fallback>
            <w:pict>
              <v:shape id="文本框 14" o:spid="_x0000_s1026" o:spt="202" type="#_x0000_t202" style="position:absolute;left:0pt;margin-left:-54pt;margin-top:33.6pt;height:40.2pt;width:54pt;z-index:251862016;mso-width-relative:page;mso-height-relative:page;" fillcolor="#FFFFFF" filled="t" stroked="f" coordsize="21600,21600" o:gfxdata="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Wg2vHXAAAACAEAAA8AAAAAAAAAAQAgAAAAIgAAAGRycy9kb3ducmV2LnhtbFBLAQIUABQAAAAI&#10;AIdO4kAhZsGfJwIAAD4EAAAOAAAAAAAAAAEAIAAAACYBAABkcnMvZTJvRG9jLnhtbFBLBQYAAAAA&#10;BgAGAFkBAAC/BQAAAAA=&#10;">
                <v:fill on="t" focussize="0,0"/>
                <v:stroke on="f"/>
                <v:imagedata o:title=""/>
                <o:lock v:ext="edit" aspectratio="f"/>
                <v:textbox inset="0mm,0mm,0mm,0mm">
                  <w:txbxContent>
                    <w:p w14:paraId="06117C6C">
                      <w:pPr>
                        <w:jc w:val="left"/>
                        <w:rPr>
                          <w:rFonts w:ascii="楷体_GB2312" w:eastAsia="楷体_GB2312"/>
                          <w:szCs w:val="21"/>
                        </w:rPr>
                      </w:pPr>
                      <w:r>
                        <w:rPr>
                          <w:rFonts w:hint="eastAsia" w:ascii="楷体_GB2312" w:eastAsia="楷体_GB2312"/>
                          <w:szCs w:val="21"/>
                        </w:rPr>
                        <w:t>承包人负责办理的保险</w:t>
                      </w:r>
                    </w:p>
                  </w:txbxContent>
                </v:textbox>
              </v:shape>
            </w:pict>
          </mc:Fallback>
        </mc:AlternateContent>
      </w:r>
      <w:bookmarkStart w:id="900" w:name="_Toc455151723"/>
      <w:bookmarkStart w:id="901" w:name="_Toc455134595"/>
      <w:r>
        <w:rPr>
          <w:szCs w:val="24"/>
        </w:rPr>
        <w:t>19.</w:t>
      </w:r>
      <w:r>
        <w:rPr>
          <w:rFonts w:hint="eastAsia"/>
          <w:szCs w:val="24"/>
        </w:rPr>
        <w:t>2</w:t>
      </w:r>
      <w:r>
        <w:rPr>
          <w:szCs w:val="24"/>
        </w:rPr>
        <w:t xml:space="preserve"> </w:t>
      </w:r>
      <w:r>
        <w:rPr>
          <w:rFonts w:hint="eastAsia"/>
          <w:szCs w:val="24"/>
        </w:rPr>
        <w:t>保险配合责任</w:t>
      </w:r>
      <w:bookmarkEnd w:id="899"/>
      <w:bookmarkEnd w:id="900"/>
      <w:bookmarkEnd w:id="901"/>
    </w:p>
    <w:p w14:paraId="1452D289">
      <w:pPr>
        <w:pStyle w:val="51"/>
        <w:tabs>
          <w:tab w:val="left" w:pos="1440"/>
          <w:tab w:val="left" w:pos="1620"/>
        </w:tabs>
        <w:spacing w:after="0"/>
        <w:ind w:left="896" w:leftChars="83" w:hanging="722" w:hangingChars="301"/>
        <w:rPr>
          <w:lang w:eastAsia="zh-CN"/>
        </w:rPr>
      </w:pPr>
      <w:r>
        <w:t>19.1.1</w:t>
      </w:r>
      <w:r>
        <w:rPr>
          <w:rFonts w:hint="eastAsia"/>
          <w:lang w:eastAsia="zh-CN"/>
        </w:rPr>
        <w:t>在承包人施工期间，当发生对应保险范围内的财产损失及人员伤害时，承包人应积极配合发包人做好保险理赔工作。即使是财产的损失及人员的伤害与承包人无关，承包人亦应该做好对应现场的保护及证据的提供工作</w:t>
      </w:r>
      <w:r>
        <w:t>。</w:t>
      </w:r>
      <w:r>
        <w:rPr>
          <w:rFonts w:hint="eastAsia"/>
          <w:lang w:eastAsia="zh-CN"/>
        </w:rPr>
        <w:t>对于不在承保范围内的财产损失及人员伤害，承包人应自行承担对应损失及赔偿责任。</w:t>
      </w:r>
    </w:p>
    <w:p w14:paraId="4863956E">
      <w:pPr>
        <w:pStyle w:val="4"/>
        <w:spacing w:before="120" w:after="120" w:line="360" w:lineRule="auto"/>
        <w:rPr>
          <w:sz w:val="28"/>
          <w:szCs w:val="28"/>
        </w:rPr>
      </w:pPr>
      <w:bookmarkStart w:id="902" w:name="_Toc455134596"/>
      <w:bookmarkStart w:id="903" w:name="_Toc454555644"/>
      <w:bookmarkStart w:id="904" w:name="_Toc455151724"/>
      <w:bookmarkStart w:id="905" w:name="_Toc357434499"/>
      <w:bookmarkStart w:id="906" w:name="_Toc8833226"/>
      <w:bookmarkStart w:id="907" w:name="_Toc118634666"/>
      <w:r>
        <w:rPr>
          <w:sz w:val="28"/>
          <w:szCs w:val="28"/>
        </w:rPr>
        <w:t>20、工程担保</w:t>
      </w:r>
      <w:bookmarkEnd w:id="902"/>
      <w:bookmarkEnd w:id="903"/>
      <w:bookmarkEnd w:id="904"/>
      <w:bookmarkEnd w:id="905"/>
      <w:bookmarkEnd w:id="906"/>
      <w:bookmarkEnd w:id="907"/>
    </w:p>
    <w:p w14:paraId="2F6877A0">
      <w:pPr>
        <w:pStyle w:val="50"/>
        <w:numPr>
          <w:ilvl w:val="0"/>
          <w:numId w:val="0"/>
        </w:numPr>
        <w:spacing w:before="120" w:after="120" w:line="360" w:lineRule="auto"/>
      </w:pPr>
      <w:bookmarkStart w:id="908" w:name="_Toc118634667"/>
      <w:bookmarkStart w:id="909" w:name="_Toc454555645"/>
      <w:bookmarkStart w:id="910" w:name="_Toc357434500"/>
      <w:bookmarkStart w:id="911" w:name="_Toc8833227"/>
      <w:bookmarkStart w:id="912" w:name="_Toc455134597"/>
      <w:bookmarkStart w:id="913" w:name="_Toc455151725"/>
      <w:r>
        <w:t>20.1、履约担保</w:t>
      </w:r>
      <w:bookmarkEnd w:id="908"/>
      <w:bookmarkEnd w:id="909"/>
      <w:bookmarkEnd w:id="910"/>
      <w:bookmarkEnd w:id="911"/>
      <w:bookmarkEnd w:id="912"/>
      <w:bookmarkEnd w:id="913"/>
    </w:p>
    <w:p w14:paraId="55C206B9">
      <w:pPr>
        <w:pStyle w:val="51"/>
        <w:tabs>
          <w:tab w:val="left" w:pos="1440"/>
          <w:tab w:val="left" w:pos="1620"/>
        </w:tabs>
        <w:spacing w:after="0"/>
        <w:ind w:left="896" w:leftChars="83" w:hanging="722" w:hangingChars="301"/>
      </w:pPr>
      <w:bookmarkStart w:id="914" w:name="_Toc34909181"/>
      <w:r>
        <w:rPr>
          <w:lang w:val="en-US" w:eastAsia="zh-CN"/>
        </w:rPr>
        <mc:AlternateContent>
          <mc:Choice Requires="wps">
            <w:drawing>
              <wp:anchor distT="0" distB="0" distL="114300" distR="114300" simplePos="0" relativeHeight="251810816" behindDoc="0" locked="0" layoutInCell="1" allowOverlap="1">
                <wp:simplePos x="0" y="0"/>
                <wp:positionH relativeFrom="column">
                  <wp:posOffset>-720090</wp:posOffset>
                </wp:positionH>
                <wp:positionV relativeFrom="paragraph">
                  <wp:posOffset>36195</wp:posOffset>
                </wp:positionV>
                <wp:extent cx="685800" cy="329565"/>
                <wp:effectExtent l="0" t="0" r="7620" b="635"/>
                <wp:wrapNone/>
                <wp:docPr id="1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685800" cy="329565"/>
                        </a:xfrm>
                        <a:prstGeom prst="rect">
                          <a:avLst/>
                        </a:prstGeom>
                        <a:solidFill>
                          <a:srgbClr val="FFFFFF"/>
                        </a:solidFill>
                        <a:ln>
                          <a:noFill/>
                        </a:ln>
                        <a:effectLst/>
                      </wps:spPr>
                      <wps:txbx>
                        <w:txbxContent>
                          <w:p w14:paraId="6C2B484C">
                            <w:pPr>
                              <w:rPr>
                                <w:rFonts w:ascii="楷体_GB2312" w:eastAsia="楷体_GB2312"/>
                                <w:szCs w:val="21"/>
                              </w:rPr>
                            </w:pPr>
                            <w:r>
                              <w:rPr>
                                <w:rFonts w:hint="eastAsia" w:ascii="楷体_GB2312" w:eastAsia="楷体_GB2312"/>
                                <w:szCs w:val="21"/>
                              </w:rPr>
                              <w:t>履约担保</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25.95pt;width:54pt;z-index:251810816;mso-width-relative:page;mso-height-relative:page;" fillcolor="#FFFFFF" filled="t" stroked="f" coordsize="21600,21600" o:gfxdata="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a&#10;oaw61gAAAAgBAAAPAAAAAAAAAAEAIAAAACIAAABkcnMvZG93bnJldi54bWxQSwECFAAUAAAACACH&#10;TuJAvCqN1yYCAAA9BAAADgAAAAAAAAABACAAAAAlAQAAZHJzL2Uyb0RvYy54bWxQSwUGAAAAAAYA&#10;BgBZAQAAvQUAAAAA&#10;">
                <v:fill on="t" focussize="0,0"/>
                <v:stroke on="f"/>
                <v:imagedata o:title=""/>
                <o:lock v:ext="edit" aspectratio="f"/>
                <v:textbox inset="0mm,0mm,0mm,0mm">
                  <w:txbxContent>
                    <w:p w14:paraId="6C2B484C">
                      <w:pPr>
                        <w:rPr>
                          <w:rFonts w:ascii="楷体_GB2312" w:eastAsia="楷体_GB2312"/>
                          <w:szCs w:val="21"/>
                        </w:rPr>
                      </w:pPr>
                      <w:r>
                        <w:rPr>
                          <w:rFonts w:hint="eastAsia" w:ascii="楷体_GB2312" w:eastAsia="楷体_GB2312"/>
                          <w:szCs w:val="21"/>
                        </w:rPr>
                        <w:t>履约担保</w:t>
                      </w:r>
                    </w:p>
                  </w:txbxContent>
                </v:textbox>
              </v:shape>
            </w:pict>
          </mc:Fallback>
        </mc:AlternateContent>
      </w:r>
      <w:r>
        <w:t>20.1.1在本工程合同签署后，承包人应向发包人提交履约保函或履约保证金</w:t>
      </w:r>
      <w:bookmarkEnd w:id="914"/>
      <w:r>
        <w:t>。</w:t>
      </w:r>
    </w:p>
    <w:p w14:paraId="0F88B9A2">
      <w:pPr>
        <w:pStyle w:val="51"/>
        <w:tabs>
          <w:tab w:val="left" w:pos="1440"/>
          <w:tab w:val="left" w:pos="1620"/>
        </w:tabs>
        <w:spacing w:after="0"/>
        <w:ind w:left="896" w:leftChars="83" w:hanging="722" w:hangingChars="301"/>
      </w:pPr>
      <w:r>
        <w:rPr>
          <w:lang w:val="en-US" w:eastAsia="zh-CN"/>
        </w:rPr>
        <mc:AlternateContent>
          <mc:Choice Requires="wps">
            <w:drawing>
              <wp:anchor distT="0" distB="0" distL="114300" distR="114300" simplePos="0" relativeHeight="251811840" behindDoc="0" locked="0" layoutInCell="1" allowOverlap="1">
                <wp:simplePos x="0" y="0"/>
                <wp:positionH relativeFrom="column">
                  <wp:posOffset>-720090</wp:posOffset>
                </wp:positionH>
                <wp:positionV relativeFrom="paragraph">
                  <wp:posOffset>36195</wp:posOffset>
                </wp:positionV>
                <wp:extent cx="685800" cy="297180"/>
                <wp:effectExtent l="0" t="0" r="7620" b="0"/>
                <wp:wrapNone/>
                <wp:docPr id="12"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ffectLst/>
                      </wps:spPr>
                      <wps:txbx>
                        <w:txbxContent>
                          <w:p w14:paraId="2BEBDB97">
                            <w:pPr>
                              <w:rPr>
                                <w:rFonts w:ascii="楷体_GB2312" w:eastAsia="楷体_GB2312"/>
                                <w:szCs w:val="21"/>
                              </w:rPr>
                            </w:pPr>
                            <w:r>
                              <w:rPr>
                                <w:rFonts w:hint="eastAsia" w:ascii="楷体_GB2312" w:eastAsia="楷体_GB2312"/>
                                <w:szCs w:val="21"/>
                              </w:rPr>
                              <w:t>担保期限</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23.4pt;width:54pt;z-index:251811840;mso-width-relative:page;mso-height-relative:page;" fillcolor="#FFFFFF" filled="t" stroked="f" coordsize="21600,21600" o:gfxdata="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z3&#10;cLLWAAAACAEAAA8AAAAAAAAAAQAgAAAAIgAAAGRycy9kb3ducmV2LnhtbFBLAQIUABQAAAAIAIdO&#10;4kBMe8rYJQIAAD0EAAAOAAAAAAAAAAEAIAAAACUBAABkcnMvZTJvRG9jLnhtbFBLBQYAAAAABgAG&#10;AFkBAAC8BQAAAAA=&#10;">
                <v:fill on="t" focussize="0,0"/>
                <v:stroke on="f"/>
                <v:imagedata o:title=""/>
                <o:lock v:ext="edit" aspectratio="f"/>
                <v:textbox inset="0mm,0mm,0mm,0mm">
                  <w:txbxContent>
                    <w:p w14:paraId="2BEBDB97">
                      <w:pPr>
                        <w:rPr>
                          <w:rFonts w:ascii="楷体_GB2312" w:eastAsia="楷体_GB2312"/>
                          <w:szCs w:val="21"/>
                        </w:rPr>
                      </w:pPr>
                      <w:r>
                        <w:rPr>
                          <w:rFonts w:hint="eastAsia" w:ascii="楷体_GB2312" w:eastAsia="楷体_GB2312"/>
                          <w:szCs w:val="21"/>
                        </w:rPr>
                        <w:t>担保期限</w:t>
                      </w:r>
                    </w:p>
                  </w:txbxContent>
                </v:textbox>
              </v:shape>
            </w:pict>
          </mc:Fallback>
        </mc:AlternateContent>
      </w:r>
      <w:r>
        <w:t>20.1.2 当按本工程合同条款规定已发出“实际竣工证书”时，则该保证人应获解除担保规定的义务，发包人将履约保函或履约保证金退还给承包人。</w:t>
      </w:r>
    </w:p>
    <w:p w14:paraId="0B4627D7">
      <w:pPr>
        <w:pStyle w:val="4"/>
        <w:spacing w:before="120" w:after="120" w:line="360" w:lineRule="auto"/>
        <w:rPr>
          <w:sz w:val="28"/>
          <w:szCs w:val="28"/>
        </w:rPr>
      </w:pPr>
      <w:bookmarkStart w:id="915" w:name="_Toc455151726"/>
      <w:bookmarkStart w:id="916" w:name="_Toc357434501"/>
      <w:bookmarkStart w:id="917" w:name="_Toc455134598"/>
      <w:bookmarkStart w:id="918" w:name="_Toc118634668"/>
      <w:bookmarkStart w:id="919" w:name="_Toc454555646"/>
      <w:bookmarkStart w:id="920" w:name="_Toc78940670"/>
      <w:bookmarkStart w:id="921" w:name="_Toc8833228"/>
      <w:bookmarkStart w:id="922" w:name="_Toc78944649"/>
      <w:r>
        <w:rPr>
          <w:sz w:val="28"/>
          <w:szCs w:val="28"/>
        </w:rPr>
        <w:t>21、合同的生效、终止和解除</w:t>
      </w:r>
      <w:bookmarkEnd w:id="915"/>
      <w:bookmarkEnd w:id="916"/>
      <w:bookmarkEnd w:id="917"/>
      <w:bookmarkEnd w:id="918"/>
      <w:bookmarkEnd w:id="919"/>
      <w:bookmarkEnd w:id="920"/>
      <w:bookmarkEnd w:id="921"/>
      <w:bookmarkEnd w:id="922"/>
    </w:p>
    <w:p w14:paraId="1D73081F">
      <w:pPr>
        <w:pStyle w:val="50"/>
        <w:numPr>
          <w:ilvl w:val="0"/>
          <w:numId w:val="0"/>
        </w:numPr>
        <w:spacing w:before="120" w:after="120" w:line="360" w:lineRule="auto"/>
        <w:rPr>
          <w:szCs w:val="24"/>
        </w:rPr>
      </w:pPr>
      <w:bookmarkStart w:id="923" w:name="_Toc455151727"/>
      <w:bookmarkStart w:id="924" w:name="_Toc8833229"/>
      <w:bookmarkStart w:id="925" w:name="_Toc455134599"/>
      <w:bookmarkStart w:id="926" w:name="_Toc454555647"/>
      <w:bookmarkStart w:id="927" w:name="_Toc78940671"/>
      <w:bookmarkStart w:id="928" w:name="_Toc118634669"/>
      <w:bookmarkStart w:id="929" w:name="_Toc357434502"/>
      <w:bookmarkStart w:id="930" w:name="_Toc78944650"/>
      <w:r>
        <w:rPr>
          <w:szCs w:val="24"/>
        </w:rPr>
        <w:t>21.1 合同生效、终止</w:t>
      </w:r>
      <w:bookmarkEnd w:id="923"/>
      <w:bookmarkEnd w:id="924"/>
      <w:bookmarkEnd w:id="925"/>
      <w:bookmarkEnd w:id="926"/>
      <w:bookmarkEnd w:id="927"/>
      <w:bookmarkEnd w:id="928"/>
      <w:bookmarkEnd w:id="929"/>
      <w:bookmarkEnd w:id="930"/>
    </w:p>
    <w:p w14:paraId="610B5CC2">
      <w:pPr>
        <w:pStyle w:val="51"/>
        <w:tabs>
          <w:tab w:val="left" w:pos="1440"/>
          <w:tab w:val="left" w:pos="1620"/>
        </w:tabs>
        <w:spacing w:after="0"/>
        <w:ind w:left="896" w:leftChars="83" w:hanging="722" w:hangingChars="301"/>
      </w:pPr>
      <w:bookmarkStart w:id="931" w:name="_Toc34909189"/>
      <w:r>
        <w:rPr>
          <w:lang w:val="en-US" w:eastAsia="zh-CN"/>
        </w:rPr>
        <mc:AlternateContent>
          <mc:Choice Requires="wps">
            <w:drawing>
              <wp:anchor distT="0" distB="0" distL="114300" distR="114300" simplePos="0" relativeHeight="251812864" behindDoc="0" locked="0" layoutInCell="1" allowOverlap="1">
                <wp:simplePos x="0" y="0"/>
                <wp:positionH relativeFrom="column">
                  <wp:posOffset>-720090</wp:posOffset>
                </wp:positionH>
                <wp:positionV relativeFrom="paragraph">
                  <wp:posOffset>62865</wp:posOffset>
                </wp:positionV>
                <wp:extent cx="685800" cy="337185"/>
                <wp:effectExtent l="0" t="0" r="7620" b="127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85800" cy="337185"/>
                        </a:xfrm>
                        <a:prstGeom prst="rect">
                          <a:avLst/>
                        </a:prstGeom>
                        <a:solidFill>
                          <a:srgbClr val="FFFFFF"/>
                        </a:solidFill>
                        <a:ln>
                          <a:noFill/>
                        </a:ln>
                        <a:effectLst/>
                      </wps:spPr>
                      <wps:txbx>
                        <w:txbxContent>
                          <w:p w14:paraId="39DD07AD">
                            <w:pPr>
                              <w:rPr>
                                <w:rFonts w:ascii="楷体_GB2312" w:eastAsia="楷体_GB2312"/>
                                <w:szCs w:val="21"/>
                              </w:rPr>
                            </w:pPr>
                            <w:r>
                              <w:rPr>
                                <w:rFonts w:hint="eastAsia" w:ascii="楷体_GB2312" w:eastAsia="楷体_GB2312"/>
                                <w:szCs w:val="21"/>
                              </w:rPr>
                              <w:t>合同生效</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4.95pt;height:26.55pt;width:54pt;z-index:251812864;mso-width-relative:page;mso-height-relative:page;" fillcolor="#FFFFFF" filled="t" stroked="f" coordsize="21600,21600" o:gfxdata="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PHh3NcAAAAIAQAADwAAAAAAAAABACAAAAAiAAAAZHJzL2Rvd25yZXYueG1sUEsBAhQAFAAAAAgA&#10;h07iQP9klZYmAgAAPQQAAA4AAAAAAAAAAQAgAAAAJgEAAGRycy9lMm9Eb2MueG1sUEsFBgAAAAAG&#10;AAYAWQEAAL4FAAAAAA==&#10;">
                <v:fill on="t" focussize="0,0"/>
                <v:stroke on="f"/>
                <v:imagedata o:title=""/>
                <o:lock v:ext="edit" aspectratio="f"/>
                <v:textbox inset="0mm,0mm,0mm,0mm">
                  <w:txbxContent>
                    <w:p w14:paraId="39DD07AD">
                      <w:pPr>
                        <w:rPr>
                          <w:rFonts w:ascii="楷体_GB2312" w:eastAsia="楷体_GB2312"/>
                          <w:szCs w:val="21"/>
                        </w:rPr>
                      </w:pPr>
                      <w:r>
                        <w:rPr>
                          <w:rFonts w:hint="eastAsia" w:ascii="楷体_GB2312" w:eastAsia="楷体_GB2312"/>
                          <w:szCs w:val="21"/>
                        </w:rPr>
                        <w:t>合同生效</w:t>
                      </w:r>
                    </w:p>
                  </w:txbxContent>
                </v:textbox>
              </v:shape>
            </w:pict>
          </mc:Fallback>
        </mc:AlternateContent>
      </w:r>
      <w:r>
        <w:t>21.1.1本工程合同自承包人与发包人双方法定代表人或其委托代理人签字及盖章后生效。</w:t>
      </w:r>
      <w:bookmarkEnd w:id="931"/>
    </w:p>
    <w:p w14:paraId="0BF273F8">
      <w:pPr>
        <w:pStyle w:val="51"/>
        <w:tabs>
          <w:tab w:val="left" w:pos="1440"/>
          <w:tab w:val="left" w:pos="1620"/>
        </w:tabs>
        <w:spacing w:after="0"/>
        <w:ind w:left="896" w:leftChars="83" w:hanging="722" w:hangingChars="301"/>
        <w:rPr>
          <w:lang w:eastAsia="zh-CN"/>
        </w:rPr>
      </w:pPr>
      <w:bookmarkStart w:id="932" w:name="_Toc34909190"/>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-720090</wp:posOffset>
                </wp:positionH>
                <wp:positionV relativeFrom="paragraph">
                  <wp:posOffset>68580</wp:posOffset>
                </wp:positionV>
                <wp:extent cx="685800" cy="398145"/>
                <wp:effectExtent l="0" t="0" r="7620" b="6350"/>
                <wp:wrapNone/>
                <wp:docPr id="9"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685800" cy="398145"/>
                        </a:xfrm>
                        <a:prstGeom prst="rect">
                          <a:avLst/>
                        </a:prstGeom>
                        <a:solidFill>
                          <a:srgbClr val="FFFFFF"/>
                        </a:solidFill>
                        <a:ln>
                          <a:noFill/>
                        </a:ln>
                        <a:effectLst/>
                      </wps:spPr>
                      <wps:txbx>
                        <w:txbxContent>
                          <w:p w14:paraId="1056731A">
                            <w:pPr>
                              <w:rPr>
                                <w:rFonts w:ascii="楷体_GB2312" w:eastAsia="楷体_GB2312"/>
                                <w:szCs w:val="21"/>
                              </w:rPr>
                            </w:pPr>
                            <w:r>
                              <w:rPr>
                                <w:rFonts w:hint="eastAsia" w:ascii="楷体_GB2312" w:eastAsia="楷体_GB2312"/>
                                <w:szCs w:val="21"/>
                              </w:rPr>
                              <w:t>合同终止</w:t>
                            </w:r>
                          </w:p>
                        </w:txbxContent>
                      </wps:txbx>
                      <wps:bodyPr rot="0" vert="horz" wrap="square" lIns="0" tIns="0" rIns="0" bIns="0" anchor="t" anchorCtr="0" upright="1">
                        <a:noAutofit/>
                      </wps:bodyPr>
                    </wps:wsp>
                  </a:graphicData>
                </a:graphic>
              </wp:anchor>
            </w:drawing>
          </mc:Choice>
          <mc:Fallback>
            <w:pict>
              <v:shape id="文本框 10" o:spid="_x0000_s1026" o:spt="202" type="#_x0000_t202" style="position:absolute;left:0pt;margin-left:-56.7pt;margin-top:5.4pt;height:31.35pt;width:54pt;z-index:251662336;mso-width-relative:page;mso-height-relative:page;" fillcolor="#FFFFFF" filled="t" stroked="f" coordsize="21600,21600" o:gfxdata="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6jHydcAAAAJAQAADwAAAAAAAAABACAAAAAiAAAAZHJzL2Rvd25yZXYueG1sUEsBAhQAFAAAAAgA&#10;h07iQB0+W/UmAgAAPAQAAA4AAAAAAAAAAQAgAAAAJgEAAGRycy9lMm9Eb2MueG1sUEsFBgAAAAAG&#10;AAYAWQEAAL4FAAAAAA==&#10;">
                <v:fill on="t" focussize="0,0"/>
                <v:stroke on="f"/>
                <v:imagedata o:title=""/>
                <o:lock v:ext="edit" aspectratio="f"/>
                <v:textbox inset="0mm,0mm,0mm,0mm">
                  <w:txbxContent>
                    <w:p w14:paraId="1056731A">
                      <w:pPr>
                        <w:rPr>
                          <w:rFonts w:ascii="楷体_GB2312" w:eastAsia="楷体_GB2312"/>
                          <w:szCs w:val="21"/>
                        </w:rPr>
                      </w:pPr>
                      <w:r>
                        <w:rPr>
                          <w:rFonts w:hint="eastAsia" w:ascii="楷体_GB2312" w:eastAsia="楷体_GB2312"/>
                          <w:szCs w:val="21"/>
                        </w:rPr>
                        <w:t>合同终止</w:t>
                      </w:r>
                    </w:p>
                  </w:txbxContent>
                </v:textbox>
              </v:shape>
            </w:pict>
          </mc:Fallback>
        </mc:AlternateContent>
      </w:r>
      <w:r>
        <w:t>21.1.2 所有本工程合同约定的双方各自的全部义务履行完毕，本工程合同即告终止。</w:t>
      </w:r>
      <w:bookmarkEnd w:id="932"/>
    </w:p>
    <w:p w14:paraId="6F579D60">
      <w:pPr>
        <w:pStyle w:val="51"/>
        <w:tabs>
          <w:tab w:val="left" w:pos="1440"/>
          <w:tab w:val="left" w:pos="1620"/>
        </w:tabs>
        <w:spacing w:after="0"/>
        <w:ind w:left="1016" w:leftChars="84" w:hanging="840" w:hangingChars="350"/>
        <w:rPr>
          <w:lang w:eastAsia="zh-CN"/>
        </w:rPr>
      </w:pPr>
      <w:r>
        <w:rPr>
          <w:rFonts w:hint="eastAsia" w:ascii="宋体" w:hAnsi="宋体"/>
          <w:lang w:val="en-US" w:eastAsia="zh-CN"/>
        </w:rPr>
        <mc:AlternateContent>
          <mc:Choice Requires="wps">
            <w:drawing>
              <wp:anchor distT="0" distB="0" distL="114300" distR="114300" simplePos="0" relativeHeight="251856896" behindDoc="0" locked="0" layoutInCell="1" allowOverlap="1">
                <wp:simplePos x="0" y="0"/>
                <wp:positionH relativeFrom="column">
                  <wp:posOffset>-720090</wp:posOffset>
                </wp:positionH>
                <wp:positionV relativeFrom="paragraph">
                  <wp:posOffset>71755</wp:posOffset>
                </wp:positionV>
                <wp:extent cx="685800" cy="461010"/>
                <wp:effectExtent l="0" t="0" r="7620" b="1270"/>
                <wp:wrapNone/>
                <wp:docPr id="98" name="文本框 9"/>
                <wp:cNvGraphicFramePr/>
                <a:graphic xmlns:a="http://schemas.openxmlformats.org/drawingml/2006/main">
                  <a:graphicData uri="http://schemas.microsoft.com/office/word/2010/wordprocessingShape">
                    <wps:wsp>
                      <wps:cNvSpPr txBox="1">
                        <a:spLocks noChangeArrowheads="1"/>
                      </wps:cNvSpPr>
                      <wps:spPr bwMode="auto">
                        <a:xfrm>
                          <a:off x="0" y="0"/>
                          <a:ext cx="685800" cy="461010"/>
                        </a:xfrm>
                        <a:prstGeom prst="rect">
                          <a:avLst/>
                        </a:prstGeom>
                        <a:solidFill>
                          <a:srgbClr val="FFFFFF"/>
                        </a:solidFill>
                        <a:ln>
                          <a:noFill/>
                        </a:ln>
                        <a:effectLst/>
                      </wps:spPr>
                      <wps:txbx>
                        <w:txbxContent>
                          <w:p w14:paraId="5D0715F4">
                            <w:pPr>
                              <w:rPr>
                                <w:rFonts w:ascii="楷体_GB2312" w:eastAsia="楷体_GB2312"/>
                                <w:szCs w:val="21"/>
                              </w:rPr>
                            </w:pPr>
                            <w:r>
                              <w:rPr>
                                <w:rFonts w:hint="eastAsia" w:ascii="楷体_GB2312" w:eastAsia="楷体_GB2312"/>
                                <w:szCs w:val="21"/>
                              </w:rPr>
                              <w:t>诚实信用</w:t>
                            </w:r>
                          </w:p>
                        </w:txbxContent>
                      </wps:txbx>
                      <wps:bodyPr rot="0" vert="horz" wrap="square" lIns="0" tIns="0" rIns="0" bIns="0" anchor="t" anchorCtr="0" upright="1">
                        <a:noAutofit/>
                      </wps:bodyPr>
                    </wps:wsp>
                  </a:graphicData>
                </a:graphic>
              </wp:anchor>
            </w:drawing>
          </mc:Choice>
          <mc:Fallback>
            <w:pict>
              <v:shape id="文本框 9" o:spid="_x0000_s1026" o:spt="202" type="#_x0000_t202" style="position:absolute;left:0pt;margin-left:-56.7pt;margin-top:5.65pt;height:36.3pt;width:54pt;z-index:251856896;mso-width-relative:page;mso-height-relative:page;" fillcolor="#FFFFFF" filled="t" stroked="f" coordsize="21600,21600" o:gfxdata="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3z9sdgAAAAJAQAADwAAAAAAAAABACAAAAAiAAAAZHJzL2Rvd25yZXYueG1sUEsBAhQAFAAAAAgA&#10;h07iQJXDSQglAgAAPAQAAA4AAAAAAAAAAQAgAAAAJwEAAGRycy9lMm9Eb2MueG1sUEsFBgAAAAAG&#10;AAYAWQEAAL4FAAAAAA==&#10;">
                <v:fill on="t" focussize="0,0"/>
                <v:stroke on="f"/>
                <v:imagedata o:title=""/>
                <o:lock v:ext="edit" aspectratio="f"/>
                <v:textbox inset="0mm,0mm,0mm,0mm">
                  <w:txbxContent>
                    <w:p w14:paraId="5D0715F4">
                      <w:pPr>
                        <w:rPr>
                          <w:rFonts w:ascii="楷体_GB2312" w:eastAsia="楷体_GB2312"/>
                          <w:szCs w:val="21"/>
                        </w:rPr>
                      </w:pPr>
                      <w:r>
                        <w:rPr>
                          <w:rFonts w:hint="eastAsia" w:ascii="楷体_GB2312" w:eastAsia="楷体_GB2312"/>
                          <w:szCs w:val="21"/>
                        </w:rPr>
                        <w:t>诚实信用</w:t>
                      </w:r>
                    </w:p>
                  </w:txbxContent>
                </v:textbox>
              </v:shape>
            </w:pict>
          </mc:Fallback>
        </mc:AlternateContent>
      </w:r>
      <w:r>
        <w:rPr>
          <w:rFonts w:hint="eastAsia" w:ascii="宋体" w:hAnsi="宋体"/>
        </w:rPr>
        <w:t>21.1.3 本合同的权利义务终止后，双方应当遵循诚实信用原则，履行通知、协助、</w:t>
      </w:r>
      <w:r>
        <w:rPr>
          <w:rFonts w:hint="eastAsia"/>
        </w:rPr>
        <w:t>保密等义务。</w:t>
      </w:r>
    </w:p>
    <w:p w14:paraId="0F3D5321">
      <w:pPr>
        <w:pStyle w:val="50"/>
        <w:numPr>
          <w:ilvl w:val="0"/>
          <w:numId w:val="0"/>
        </w:numPr>
        <w:spacing w:before="120" w:after="120" w:line="360" w:lineRule="auto"/>
        <w:rPr>
          <w:szCs w:val="24"/>
        </w:rPr>
      </w:pPr>
      <w:bookmarkStart w:id="933" w:name="_Toc357434503"/>
      <w:bookmarkStart w:id="934" w:name="_Toc455134600"/>
      <w:bookmarkStart w:id="935" w:name="_Toc78940672"/>
      <w:bookmarkStart w:id="936" w:name="_Toc454555648"/>
      <w:bookmarkStart w:id="937" w:name="_Toc455151728"/>
      <w:bookmarkStart w:id="938" w:name="_Toc8833230"/>
      <w:bookmarkStart w:id="939" w:name="_Toc78944651"/>
      <w:bookmarkStart w:id="940" w:name="_Toc118634670"/>
      <w:r>
        <w:rPr>
          <w:szCs w:val="24"/>
        </w:rPr>
        <w:t>21.2 合同的解除</w:t>
      </w:r>
      <w:bookmarkEnd w:id="933"/>
      <w:bookmarkEnd w:id="934"/>
      <w:bookmarkEnd w:id="935"/>
      <w:bookmarkEnd w:id="936"/>
      <w:bookmarkEnd w:id="937"/>
      <w:bookmarkEnd w:id="938"/>
      <w:bookmarkEnd w:id="939"/>
      <w:bookmarkEnd w:id="940"/>
    </w:p>
    <w:p w14:paraId="3EAAD827">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813888" behindDoc="0" locked="0" layoutInCell="1" allowOverlap="1">
                <wp:simplePos x="0" y="0"/>
                <wp:positionH relativeFrom="column">
                  <wp:posOffset>-720090</wp:posOffset>
                </wp:positionH>
                <wp:positionV relativeFrom="paragraph">
                  <wp:posOffset>36195</wp:posOffset>
                </wp:positionV>
                <wp:extent cx="685800" cy="220980"/>
                <wp:effectExtent l="0" t="0" r="7620" b="1905"/>
                <wp:wrapNone/>
                <wp:docPr id="14" name="文本框 8"/>
                <wp:cNvGraphicFramePr/>
                <a:graphic xmlns:a="http://schemas.openxmlformats.org/drawingml/2006/main">
                  <a:graphicData uri="http://schemas.microsoft.com/office/word/2010/wordprocessingShape">
                    <wps:wsp>
                      <wps:cNvSpPr txBox="1">
                        <a:spLocks noChangeArrowheads="1"/>
                      </wps:cNvSpPr>
                      <wps:spPr bwMode="auto">
                        <a:xfrm>
                          <a:off x="0" y="0"/>
                          <a:ext cx="685800" cy="220980"/>
                        </a:xfrm>
                        <a:prstGeom prst="rect">
                          <a:avLst/>
                        </a:prstGeom>
                        <a:solidFill>
                          <a:srgbClr val="FFFFFF"/>
                        </a:solidFill>
                        <a:ln>
                          <a:noFill/>
                        </a:ln>
                        <a:effectLst/>
                      </wps:spPr>
                      <wps:txbx>
                        <w:txbxContent>
                          <w:p w14:paraId="43EA67D1">
                            <w:pPr>
                              <w:jc w:val="left"/>
                              <w:rPr>
                                <w:rFonts w:ascii="楷体_GB2312" w:eastAsia="楷体_GB2312"/>
                                <w:szCs w:val="21"/>
                              </w:rPr>
                            </w:pPr>
                            <w:r>
                              <w:rPr>
                                <w:rFonts w:hint="eastAsia" w:ascii="楷体_GB2312" w:eastAsia="楷体_GB2312"/>
                                <w:szCs w:val="21"/>
                              </w:rPr>
                              <w:t>协商解除</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56.7pt;margin-top:2.85pt;height:17.4pt;width:54pt;z-index:251813888;mso-width-relative:page;mso-height-relative:page;" fillcolor="#FFFFFF" filled="t" stroked="f" coordsize="21600,21600" o:gfxdata="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AmTn2AAAAAgBAAAPAAAAAAAAAAEAIAAAACIAAABkcnMvZG93bnJldi54bWxQSwECFAAUAAAACACH&#10;TuJARrC7AiQCAAA8BAAADgAAAAAAAAABACAAAAAnAQAAZHJzL2Uyb0RvYy54bWxQSwUGAAAAAAYA&#10;BgBZAQAAvQUAAAAA&#10;">
                <v:fill on="t" focussize="0,0"/>
                <v:stroke on="f"/>
                <v:imagedata o:title=""/>
                <o:lock v:ext="edit" aspectratio="f"/>
                <v:textbox inset="0mm,0mm,0mm,0mm">
                  <w:txbxContent>
                    <w:p w14:paraId="43EA67D1">
                      <w:pPr>
                        <w:jc w:val="left"/>
                        <w:rPr>
                          <w:rFonts w:ascii="楷体_GB2312" w:eastAsia="楷体_GB2312"/>
                          <w:szCs w:val="21"/>
                        </w:rPr>
                      </w:pPr>
                      <w:r>
                        <w:rPr>
                          <w:rFonts w:hint="eastAsia" w:ascii="楷体_GB2312" w:eastAsia="楷体_GB2312"/>
                          <w:szCs w:val="21"/>
                        </w:rPr>
                        <w:t>协商解除</w:t>
                      </w:r>
                    </w:p>
                  </w:txbxContent>
                </v:textbox>
              </v:shape>
            </w:pict>
          </mc:Fallback>
        </mc:AlternateContent>
      </w:r>
      <w:r>
        <w:t>21.2.1 经承包人和发包人双方协商一致同意，可解除本工程合同。</w:t>
      </w:r>
    </w:p>
    <w:p w14:paraId="3B332EBA">
      <w:pPr>
        <w:pStyle w:val="51"/>
        <w:tabs>
          <w:tab w:val="left" w:pos="1440"/>
          <w:tab w:val="left" w:pos="1620"/>
        </w:tabs>
        <w:spacing w:after="0"/>
        <w:ind w:left="1016" w:leftChars="84" w:hanging="840" w:hangingChars="350"/>
      </w:pPr>
      <w:bookmarkStart w:id="941" w:name="_Toc34909192"/>
      <w:r>
        <w:rPr>
          <w:lang w:val="en-US" w:eastAsia="zh-CN"/>
        </w:rPr>
        <mc:AlternateContent>
          <mc:Choice Requires="wps">
            <w:drawing>
              <wp:anchor distT="0" distB="0" distL="114300" distR="114300" simplePos="0" relativeHeight="251814912" behindDoc="0" locked="0" layoutInCell="1" allowOverlap="1">
                <wp:simplePos x="0" y="0"/>
                <wp:positionH relativeFrom="column">
                  <wp:posOffset>-720090</wp:posOffset>
                </wp:positionH>
                <wp:positionV relativeFrom="paragraph">
                  <wp:posOffset>36195</wp:posOffset>
                </wp:positionV>
                <wp:extent cx="685800" cy="741045"/>
                <wp:effectExtent l="0" t="0" r="7620" b="190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685800" cy="741045"/>
                        </a:xfrm>
                        <a:prstGeom prst="rect">
                          <a:avLst/>
                        </a:prstGeom>
                        <a:solidFill>
                          <a:srgbClr val="FFFFFF"/>
                        </a:solidFill>
                        <a:ln>
                          <a:noFill/>
                        </a:ln>
                        <a:effectLst/>
                      </wps:spPr>
                      <wps:txbx>
                        <w:txbxContent>
                          <w:p w14:paraId="453191E8">
                            <w:pPr>
                              <w:jc w:val="left"/>
                              <w:rPr>
                                <w:rFonts w:ascii="楷体_GB2312" w:eastAsia="楷体_GB2312"/>
                                <w:szCs w:val="21"/>
                              </w:rPr>
                            </w:pPr>
                            <w:r>
                              <w:rPr>
                                <w:rFonts w:hint="eastAsia" w:ascii="楷体_GB2312" w:eastAsia="楷体_GB2312"/>
                                <w:szCs w:val="21"/>
                              </w:rPr>
                              <w:t>承包人违约终止合同</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56.7pt;margin-top:2.85pt;height:58.35pt;width:54pt;z-index:251814912;mso-width-relative:page;mso-height-relative:page;" fillcolor="#FFFFFF" filled="t" stroked="f" coordsize="21600,21600" o:gfxdata="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x1UAk9gAAAAJAQAADwAAAAAAAAABACAAAAAiAAAAZHJzL2Rvd25yZXYueG1sUEsBAhQAFAAAAAgA&#10;h07iQG7GXmglAgAAOwQAAA4AAAAAAAAAAQAgAAAAJwEAAGRycy9lMm9Eb2MueG1sUEsFBgAAAAAG&#10;AAYAWQEAAL4FAAAAAA==&#10;">
                <v:fill on="t" focussize="0,0"/>
                <v:stroke on="f"/>
                <v:imagedata o:title=""/>
                <o:lock v:ext="edit" aspectratio="f"/>
                <v:textbox inset="0mm,0mm,0mm,0mm">
                  <w:txbxContent>
                    <w:p w14:paraId="453191E8">
                      <w:pPr>
                        <w:jc w:val="left"/>
                        <w:rPr>
                          <w:rFonts w:ascii="楷体_GB2312" w:eastAsia="楷体_GB2312"/>
                          <w:szCs w:val="21"/>
                        </w:rPr>
                      </w:pPr>
                      <w:r>
                        <w:rPr>
                          <w:rFonts w:hint="eastAsia" w:ascii="楷体_GB2312" w:eastAsia="楷体_GB2312"/>
                          <w:szCs w:val="21"/>
                        </w:rPr>
                        <w:t>承包人违约终止合同</w:t>
                      </w:r>
                    </w:p>
                  </w:txbxContent>
                </v:textbox>
              </v:shape>
            </w:pict>
          </mc:Fallback>
        </mc:AlternateContent>
      </w:r>
      <w:r>
        <w:t>21.2.2 若承包人违反以下任何一项或多项，</w:t>
      </w:r>
      <w:bookmarkEnd w:id="941"/>
      <w:r>
        <w:t>发包人有权解除合同</w:t>
      </w:r>
      <w:r>
        <w:rPr>
          <w:rFonts w:hint="eastAsia"/>
        </w:rPr>
        <w:t>，承包人不会因此获得任何赔偿，并须承担发包人由此所造成的一切损失</w:t>
      </w:r>
      <w:r>
        <w:t>:-</w:t>
      </w:r>
    </w:p>
    <w:p w14:paraId="35947840">
      <w:pPr>
        <w:spacing w:line="360" w:lineRule="auto"/>
        <w:ind w:left="1417" w:leftChars="446" w:hanging="480" w:hangingChars="200"/>
        <w:rPr>
          <w:sz w:val="24"/>
        </w:rPr>
      </w:pPr>
      <w:r>
        <w:rPr>
          <w:sz w:val="24"/>
        </w:rPr>
        <w:t xml:space="preserve">(a) </w:t>
      </w:r>
      <w:r>
        <w:rPr>
          <w:rFonts w:hint="eastAsia" w:ascii="宋体" w:hAnsi="宋体"/>
          <w:sz w:val="24"/>
        </w:rPr>
        <w:t>在合同履行过程中，承包人存在无法继续履行合同、明确表示不履行或实质上已停止履行合同、拒在发包人指定的合理期限内（一般不超过28日）纠正其违约行为、工程验收不合格并在发包人指定的期限内虽经乙方修复仍不能达到合格等情况；</w:t>
      </w:r>
    </w:p>
    <w:p w14:paraId="1BD6118F">
      <w:pPr>
        <w:spacing w:line="360" w:lineRule="auto"/>
        <w:ind w:left="989" w:leftChars="471"/>
        <w:rPr>
          <w:sz w:val="24"/>
        </w:rPr>
      </w:pPr>
      <w:r>
        <w:rPr>
          <w:rFonts w:hint="eastAsia"/>
          <w:sz w:val="24"/>
        </w:rPr>
        <w:t>(b)如</w:t>
      </w:r>
      <w:r>
        <w:rPr>
          <w:sz w:val="24"/>
        </w:rPr>
        <w:t>承包人</w:t>
      </w:r>
      <w:r>
        <w:rPr>
          <w:rFonts w:hint="eastAsia"/>
          <w:sz w:val="24"/>
        </w:rPr>
        <w:t>未能</w:t>
      </w:r>
      <w:r>
        <w:rPr>
          <w:sz w:val="24"/>
        </w:rPr>
        <w:t xml:space="preserve">正常和勤奋地进行工程施工； </w:t>
      </w:r>
    </w:p>
    <w:p w14:paraId="7E6C5A69">
      <w:pPr>
        <w:spacing w:line="360" w:lineRule="auto"/>
        <w:ind w:left="1477" w:leftChars="473" w:hanging="484" w:hangingChars="202"/>
        <w:rPr>
          <w:sz w:val="24"/>
        </w:rPr>
      </w:pPr>
      <w:r>
        <w:rPr>
          <w:sz w:val="24"/>
        </w:rPr>
        <w:t>(</w:t>
      </w:r>
      <w:r>
        <w:rPr>
          <w:rFonts w:hint="eastAsia"/>
          <w:sz w:val="24"/>
        </w:rPr>
        <w:t>c</w:t>
      </w:r>
      <w:r>
        <w:rPr>
          <w:sz w:val="24"/>
        </w:rPr>
        <w:t>) 承包人拒绝或持续不执行发包人发出的指示要求并对该工程</w:t>
      </w:r>
      <w:r>
        <w:rPr>
          <w:rFonts w:hint="eastAsia"/>
          <w:sz w:val="24"/>
        </w:rPr>
        <w:t>造成了</w:t>
      </w:r>
      <w:r>
        <w:rPr>
          <w:sz w:val="24"/>
        </w:rPr>
        <w:t>实质影响；</w:t>
      </w:r>
    </w:p>
    <w:p w14:paraId="1DD56894">
      <w:pPr>
        <w:spacing w:line="360" w:lineRule="auto"/>
        <w:ind w:left="1478" w:leftChars="475" w:hanging="480" w:hangingChars="200"/>
        <w:rPr>
          <w:sz w:val="24"/>
        </w:rPr>
      </w:pPr>
      <w:r>
        <w:rPr>
          <w:sz w:val="24"/>
        </w:rPr>
        <w:t>(</w:t>
      </w:r>
      <w:r>
        <w:rPr>
          <w:rFonts w:hint="eastAsia"/>
          <w:sz w:val="24"/>
        </w:rPr>
        <w:t>d</w:t>
      </w:r>
      <w:r>
        <w:rPr>
          <w:sz w:val="24"/>
        </w:rPr>
        <w:t xml:space="preserve">) 如承包人没有遵守本工程合同条款第6款的规定； </w:t>
      </w:r>
    </w:p>
    <w:p w14:paraId="1F19C81D">
      <w:pPr>
        <w:spacing w:line="360" w:lineRule="auto"/>
        <w:ind w:left="1478" w:leftChars="475" w:hanging="480" w:hangingChars="200"/>
        <w:rPr>
          <w:sz w:val="24"/>
        </w:rPr>
      </w:pPr>
      <w:r>
        <w:rPr>
          <w:sz w:val="24"/>
        </w:rPr>
        <w:t>(</w:t>
      </w:r>
      <w:r>
        <w:rPr>
          <w:rFonts w:hint="eastAsia"/>
          <w:sz w:val="24"/>
        </w:rPr>
        <w:t>e</w:t>
      </w:r>
      <w:r>
        <w:rPr>
          <w:sz w:val="24"/>
        </w:rPr>
        <w:t>) 因承包人原因导致该工程出现不可弥补的质量缺陷或对发包人造成媒体曝光等不良社会影响的；</w:t>
      </w:r>
    </w:p>
    <w:p w14:paraId="3B1ECBEA">
      <w:pPr>
        <w:spacing w:line="360" w:lineRule="auto"/>
        <w:ind w:left="1478" w:leftChars="475" w:hanging="480" w:hangingChars="200"/>
        <w:rPr>
          <w:sz w:val="24"/>
        </w:rPr>
      </w:pPr>
      <w:r>
        <w:rPr>
          <w:sz w:val="24"/>
        </w:rPr>
        <w:t>(</w:t>
      </w:r>
      <w:r>
        <w:rPr>
          <w:rFonts w:hint="eastAsia"/>
          <w:sz w:val="24"/>
        </w:rPr>
        <w:t>f</w:t>
      </w:r>
      <w:r>
        <w:rPr>
          <w:sz w:val="24"/>
        </w:rPr>
        <w:t>)</w:t>
      </w:r>
      <w:r>
        <w:rPr>
          <w:sz w:val="24"/>
        </w:rPr>
        <w:tab/>
      </w:r>
      <w:r>
        <w:rPr>
          <w:sz w:val="24"/>
        </w:rPr>
        <w:t>如承包人有拖欠、克扣工人劳动报酬行为的；</w:t>
      </w:r>
    </w:p>
    <w:p w14:paraId="27819F82">
      <w:pPr>
        <w:spacing w:after="120" w:line="360" w:lineRule="auto"/>
        <w:ind w:left="1478" w:leftChars="475" w:hanging="480" w:hangingChars="200"/>
        <w:rPr>
          <w:sz w:val="24"/>
        </w:rPr>
      </w:pPr>
      <w:r>
        <w:rPr>
          <w:sz w:val="24"/>
        </w:rPr>
        <w:t>(</w:t>
      </w:r>
      <w:r>
        <w:rPr>
          <w:rFonts w:hint="eastAsia"/>
          <w:sz w:val="24"/>
        </w:rPr>
        <w:t>g</w:t>
      </w:r>
      <w:r>
        <w:rPr>
          <w:sz w:val="24"/>
        </w:rPr>
        <w:t>)</w:t>
      </w:r>
      <w:r>
        <w:rPr>
          <w:sz w:val="24"/>
        </w:rPr>
        <w:tab/>
      </w:r>
      <w:r>
        <w:rPr>
          <w:sz w:val="24"/>
        </w:rPr>
        <w:t>其它合同约定可解除合同的情形。</w:t>
      </w:r>
    </w:p>
    <w:p w14:paraId="32D10D5A">
      <w:pPr>
        <w:spacing w:line="360" w:lineRule="auto"/>
        <w:ind w:left="995" w:leftChars="474"/>
        <w:rPr>
          <w:sz w:val="24"/>
        </w:rPr>
      </w:pPr>
      <w:r>
        <w:rPr>
          <w:sz w:val="24"/>
        </w:rPr>
        <w:t>发包人可在不损及任何权利或索赔的情况下，以书面形式向承包人发出解除本工程合同的通知，并在发出通知前告知对方，通知到达对方时合同解除。合同解除后，不影响该工程合同中约定的结算和清理条款的效力。</w:t>
      </w:r>
      <w:bookmarkStart w:id="942" w:name="_Toc34909196"/>
    </w:p>
    <w:p w14:paraId="18FA0858">
      <w:pPr>
        <w:spacing w:line="360" w:lineRule="auto"/>
        <w:ind w:left="840" w:leftChars="57" w:hanging="720" w:hangingChars="300"/>
        <w:rPr>
          <w:sz w:val="24"/>
        </w:rPr>
      </w:pPr>
      <w:r>
        <w:rPr>
          <w:sz w:val="24"/>
        </w:rPr>
        <mc:AlternateContent>
          <mc:Choice Requires="wps">
            <w:drawing>
              <wp:anchor distT="0" distB="0" distL="114300" distR="114300" simplePos="0" relativeHeight="251831296" behindDoc="0" locked="0" layoutInCell="1" allowOverlap="1">
                <wp:simplePos x="0" y="0"/>
                <wp:positionH relativeFrom="column">
                  <wp:posOffset>-720090</wp:posOffset>
                </wp:positionH>
                <wp:positionV relativeFrom="paragraph">
                  <wp:posOffset>71755</wp:posOffset>
                </wp:positionV>
                <wp:extent cx="685800" cy="415925"/>
                <wp:effectExtent l="0" t="0" r="7620" b="5080"/>
                <wp:wrapNone/>
                <wp:docPr id="40" name="文本框 6"/>
                <wp:cNvGraphicFramePr/>
                <a:graphic xmlns:a="http://schemas.openxmlformats.org/drawingml/2006/main">
                  <a:graphicData uri="http://schemas.microsoft.com/office/word/2010/wordprocessingShape">
                    <wps:wsp>
                      <wps:cNvSpPr txBox="1">
                        <a:spLocks noChangeArrowheads="1"/>
                      </wps:cNvSpPr>
                      <wps:spPr bwMode="auto">
                        <a:xfrm>
                          <a:off x="0" y="0"/>
                          <a:ext cx="685800" cy="415925"/>
                        </a:xfrm>
                        <a:prstGeom prst="rect">
                          <a:avLst/>
                        </a:prstGeom>
                        <a:solidFill>
                          <a:srgbClr val="FFFFFF"/>
                        </a:solidFill>
                        <a:ln>
                          <a:noFill/>
                        </a:ln>
                        <a:effectLst/>
                      </wps:spPr>
                      <wps:txbx>
                        <w:txbxContent>
                          <w:p w14:paraId="275C7ADA">
                            <w:pPr>
                              <w:jc w:val="left"/>
                              <w:rPr>
                                <w:rFonts w:ascii="楷体_GB2312" w:eastAsia="楷体_GB2312"/>
                                <w:szCs w:val="21"/>
                              </w:rPr>
                            </w:pPr>
                            <w:r>
                              <w:rPr>
                                <w:rFonts w:hint="eastAsia" w:ascii="楷体_GB2312" w:eastAsia="楷体_GB2312"/>
                                <w:szCs w:val="21"/>
                              </w:rPr>
                              <w:t>承包人破产终止合同</w:t>
                            </w:r>
                          </w:p>
                        </w:txbxContent>
                      </wps:txbx>
                      <wps:bodyPr rot="0" vert="horz" wrap="square" lIns="0" tIns="0" rIns="0" bIns="0" anchor="t" anchorCtr="0" upright="1">
                        <a:noAutofit/>
                      </wps:bodyPr>
                    </wps:wsp>
                  </a:graphicData>
                </a:graphic>
              </wp:anchor>
            </w:drawing>
          </mc:Choice>
          <mc:Fallback>
            <w:pict>
              <v:shape id="文本框 6" o:spid="_x0000_s1026" o:spt="202" type="#_x0000_t202" style="position:absolute;left:0pt;margin-left:-56.7pt;margin-top:5.65pt;height:32.75pt;width:54pt;z-index:251831296;mso-width-relative:page;mso-height-relative:page;" fillcolor="#FFFFFF" filled="t" stroked="f" coordsize="21600,21600" o:gfxdata="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qjgAHYAAAACQEAAA8AAAAAAAAAAQAgAAAAIgAAAGRycy9kb3ducmV2LnhtbFBLAQIUABQAAAAI&#10;AIdO4kCuShyBJgIAADwEAAAOAAAAAAAAAAEAIAAAACcBAABkcnMvZTJvRG9jLnhtbFBLBQYAAAAA&#10;BgAGAFkBAAC/BQAAAAA=&#10;">
                <v:fill on="t" focussize="0,0"/>
                <v:stroke on="f"/>
                <v:imagedata o:title=""/>
                <o:lock v:ext="edit" aspectratio="f"/>
                <v:textbox inset="0mm,0mm,0mm,0mm">
                  <w:txbxContent>
                    <w:p w14:paraId="275C7ADA">
                      <w:pPr>
                        <w:jc w:val="left"/>
                        <w:rPr>
                          <w:rFonts w:ascii="楷体_GB2312" w:eastAsia="楷体_GB2312"/>
                          <w:szCs w:val="21"/>
                        </w:rPr>
                      </w:pPr>
                      <w:r>
                        <w:rPr>
                          <w:rFonts w:hint="eastAsia" w:ascii="楷体_GB2312" w:eastAsia="楷体_GB2312"/>
                          <w:szCs w:val="21"/>
                        </w:rPr>
                        <w:t>承包人破产终止合同</w:t>
                      </w:r>
                    </w:p>
                  </w:txbxContent>
                </v:textbox>
              </v:shape>
            </w:pict>
          </mc:Fallback>
        </mc:AlternateContent>
      </w:r>
      <w:r>
        <w:rPr>
          <w:sz w:val="24"/>
        </w:rPr>
        <w:t>21.2.3 若承包人破产、或与其债权人达成协议、或收到清盘令、或通过自动清盘决定(为重组而清盘则除外)、或委派了接管单位或管理单位、或浮动抵押财产已由接受抵押单位或其代表接管，则承包人按本合同的雇用将自动停止，但是若发包人与承包人或其破产托管人、清盘人、接管人或管理人达成协议，则承包人的雇用可以恢复和继续。</w:t>
      </w:r>
    </w:p>
    <w:p w14:paraId="4B1ED8DB">
      <w:pPr>
        <w:pStyle w:val="51"/>
        <w:tabs>
          <w:tab w:val="left" w:pos="1440"/>
          <w:tab w:val="left" w:pos="1620"/>
        </w:tabs>
        <w:spacing w:after="0"/>
        <w:ind w:left="1016" w:leftChars="84" w:hanging="840" w:hangingChars="350"/>
      </w:pPr>
      <w:r>
        <w:rPr>
          <w:lang w:val="en-US" w:eastAsia="zh-CN"/>
        </w:rPr>
        <mc:AlternateContent>
          <mc:Choice Requires="wps">
            <w:drawing>
              <wp:anchor distT="0" distB="0" distL="114300" distR="114300" simplePos="0" relativeHeight="251830272" behindDoc="0" locked="0" layoutInCell="1" allowOverlap="1">
                <wp:simplePos x="0" y="0"/>
                <wp:positionH relativeFrom="column">
                  <wp:posOffset>-720090</wp:posOffset>
                </wp:positionH>
                <wp:positionV relativeFrom="paragraph">
                  <wp:posOffset>71755</wp:posOffset>
                </wp:positionV>
                <wp:extent cx="685800" cy="710565"/>
                <wp:effectExtent l="0" t="0" r="7620" b="7620"/>
                <wp:wrapNone/>
                <wp:docPr id="38" name="文本框 5"/>
                <wp:cNvGraphicFramePr/>
                <a:graphic xmlns:a="http://schemas.openxmlformats.org/drawingml/2006/main">
                  <a:graphicData uri="http://schemas.microsoft.com/office/word/2010/wordprocessingShape">
                    <wps:wsp>
                      <wps:cNvSpPr txBox="1">
                        <a:spLocks noChangeArrowheads="1"/>
                      </wps:cNvSpPr>
                      <wps:spPr bwMode="auto">
                        <a:xfrm>
                          <a:off x="0" y="0"/>
                          <a:ext cx="685800" cy="710565"/>
                        </a:xfrm>
                        <a:prstGeom prst="rect">
                          <a:avLst/>
                        </a:prstGeom>
                        <a:solidFill>
                          <a:srgbClr val="FFFFFF"/>
                        </a:solidFill>
                        <a:ln>
                          <a:noFill/>
                        </a:ln>
                        <a:effectLst/>
                      </wps:spPr>
                      <wps:txbx>
                        <w:txbxContent>
                          <w:p w14:paraId="6AAB0380">
                            <w:pPr>
                              <w:jc w:val="left"/>
                              <w:rPr>
                                <w:rFonts w:ascii="楷体_GB2312" w:eastAsia="楷体_GB2312"/>
                                <w:szCs w:val="21"/>
                              </w:rPr>
                            </w:pPr>
                            <w:r>
                              <w:rPr>
                                <w:rFonts w:hint="eastAsia" w:ascii="楷体_GB2312" w:eastAsia="楷体_GB2312"/>
                                <w:szCs w:val="21"/>
                              </w:rPr>
                              <w:t>合同解除后的约定</w:t>
                            </w:r>
                          </w:p>
                        </w:txbxContent>
                      </wps:txbx>
                      <wps:bodyPr rot="0" vert="horz" wrap="square" lIns="0" tIns="0" rIns="0" bIns="0" anchor="t" anchorCtr="0" upright="1">
                        <a:noAutofit/>
                      </wps:bodyPr>
                    </wps:wsp>
                  </a:graphicData>
                </a:graphic>
              </wp:anchor>
            </w:drawing>
          </mc:Choice>
          <mc:Fallback>
            <w:pict>
              <v:shape id="文本框 5" o:spid="_x0000_s1026" o:spt="202" type="#_x0000_t202" style="position:absolute;left:0pt;margin-left:-56.7pt;margin-top:5.65pt;height:55.95pt;width:54pt;z-index:251830272;mso-width-relative:page;mso-height-relative:page;" fillcolor="#FFFFFF" filled="t" stroked="f" coordsize="21600,21600" o:gfxdata="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kar4Y9cAAAAKAQAADwAAAAAAAAABACAAAAAiAAAAZHJzL2Rvd25yZXYueG1sUEsBAhQAFAAAAAgA&#10;h07iQLfv800mAgAAPAQAAA4AAAAAAAAAAQAgAAAAJgEAAGRycy9lMm9Eb2MueG1sUEsFBgAAAAAG&#10;AAYAWQEAAL4FAAAAAA==&#10;">
                <v:fill on="t" focussize="0,0"/>
                <v:stroke on="f"/>
                <v:imagedata o:title=""/>
                <o:lock v:ext="edit" aspectratio="f"/>
                <v:textbox inset="0mm,0mm,0mm,0mm">
                  <w:txbxContent>
                    <w:p w14:paraId="6AAB0380">
                      <w:pPr>
                        <w:jc w:val="left"/>
                        <w:rPr>
                          <w:rFonts w:ascii="楷体_GB2312" w:eastAsia="楷体_GB2312"/>
                          <w:szCs w:val="21"/>
                        </w:rPr>
                      </w:pPr>
                      <w:r>
                        <w:rPr>
                          <w:rFonts w:hint="eastAsia" w:ascii="楷体_GB2312" w:eastAsia="楷体_GB2312"/>
                          <w:szCs w:val="21"/>
                        </w:rPr>
                        <w:t>合同解除后的约定</w:t>
                      </w:r>
                    </w:p>
                  </w:txbxContent>
                </v:textbox>
              </v:shape>
            </w:pict>
          </mc:Fallback>
        </mc:AlternateContent>
      </w:r>
      <w:r>
        <w:t>21.2.4 若承包人的雇用如前所述终止时，在合同未被恢复和继续期间，发包人和承包人各自的权利和义务如下:</w:t>
      </w:r>
    </w:p>
    <w:p w14:paraId="79722EEF">
      <w:pPr>
        <w:spacing w:line="360" w:lineRule="auto"/>
        <w:ind w:left="1478" w:leftChars="475" w:hanging="480" w:hangingChars="200"/>
        <w:rPr>
          <w:sz w:val="24"/>
        </w:rPr>
      </w:pPr>
      <w:r>
        <w:rPr>
          <w:sz w:val="24"/>
        </w:rPr>
        <w:t>(a) 发包人可雇用其他人并支付其费用去执行和完成本工程，该等人士可出入工地，并可使用一切临时工程、施工机械、工具、器材，以及送抵和放在工地上或邻近的所有材料设备进行施工，亦可购买执行和完成本工程所需的一切材料设备。</w:t>
      </w:r>
    </w:p>
    <w:p w14:paraId="2C7F7DD0">
      <w:pPr>
        <w:spacing w:line="360" w:lineRule="auto"/>
        <w:ind w:left="1478" w:leftChars="475" w:hanging="480" w:hangingChars="200"/>
        <w:rPr>
          <w:sz w:val="24"/>
        </w:rPr>
      </w:pPr>
      <w:r>
        <w:rPr>
          <w:sz w:val="24"/>
        </w:rPr>
        <w:t>(b) 除因承包人破产或收到清盘令或通过自动清盘决定(重组而清盘则除外)引起的合同解除外，当发包人要求时，承包人必须在解除合同后14天内，将任何为本工程供货或施工的合同的利益免费转让给发包人，但有关供应商或分包人有权对承包人的任何再转让提出合理的反对。在任何情况下，为本工程而送到工地的设备材料或已完工程的费用，如果承包人未支付，发包人可从应付给承包人的工程款中扣除直接支付给供应商或分包人。</w:t>
      </w:r>
    </w:p>
    <w:p w14:paraId="320A5920">
      <w:pPr>
        <w:spacing w:line="360" w:lineRule="auto"/>
        <w:ind w:left="1478" w:leftChars="475" w:hanging="480" w:hangingChars="200"/>
        <w:rPr>
          <w:sz w:val="24"/>
        </w:rPr>
      </w:pPr>
      <w:r>
        <w:rPr>
          <w:sz w:val="24"/>
        </w:rPr>
        <w:t>(c) 承包人须在发包人正式指令后(但不能在指令之前)，按要求将他拥有或租赁的临时工程、施工机械、工具、材料设备迁离工地。若在发包人提出要求后的合理时间内，承包人仍未执行，发包人可 (但不必对任何损失或破坏负责)迁离和出售承包人任何前述的财产，并将出售所得收入减除费用后转归承包人。</w:t>
      </w:r>
    </w:p>
    <w:p w14:paraId="5209DBD1">
      <w:pPr>
        <w:spacing w:line="360" w:lineRule="auto"/>
        <w:ind w:left="1478" w:leftChars="475" w:hanging="480" w:hangingChars="200"/>
        <w:rPr>
          <w:sz w:val="24"/>
        </w:rPr>
      </w:pPr>
      <w:r>
        <w:rPr>
          <w:sz w:val="24"/>
        </w:rPr>
        <w:t>(d) 合同解除后，承包人应妥善做好已完工程和已购材料设备、器具的保护及移交工作，发包人为承包人撤离提供必要条件。</w:t>
      </w:r>
    </w:p>
    <w:p w14:paraId="5F42CDCC">
      <w:pPr>
        <w:spacing w:line="360" w:lineRule="auto"/>
        <w:ind w:left="839" w:leftChars="114" w:hanging="600" w:hangingChars="250"/>
        <w:rPr>
          <w:sz w:val="24"/>
        </w:rPr>
      </w:pPr>
      <w:r>
        <w:rPr>
          <w:sz w:val="24"/>
        </w:rPr>
        <mc:AlternateContent>
          <mc:Choice Requires="wps">
            <w:drawing>
              <wp:anchor distT="0" distB="0" distL="114300" distR="114300" simplePos="0" relativeHeight="251815936" behindDoc="0" locked="0" layoutInCell="1" allowOverlap="1">
                <wp:simplePos x="0" y="0"/>
                <wp:positionH relativeFrom="column">
                  <wp:posOffset>-720090</wp:posOffset>
                </wp:positionH>
                <wp:positionV relativeFrom="paragraph">
                  <wp:posOffset>36195</wp:posOffset>
                </wp:positionV>
                <wp:extent cx="685800" cy="1053465"/>
                <wp:effectExtent l="0" t="0" r="7620" b="3175"/>
                <wp:wrapNone/>
                <wp:docPr id="21" name="文本框 4"/>
                <wp:cNvGraphicFramePr/>
                <a:graphic xmlns:a="http://schemas.openxmlformats.org/drawingml/2006/main">
                  <a:graphicData uri="http://schemas.microsoft.com/office/word/2010/wordprocessingShape">
                    <wps:wsp>
                      <wps:cNvSpPr txBox="1">
                        <a:spLocks noChangeArrowheads="1"/>
                      </wps:cNvSpPr>
                      <wps:spPr bwMode="auto">
                        <a:xfrm>
                          <a:off x="0" y="0"/>
                          <a:ext cx="685800" cy="1053465"/>
                        </a:xfrm>
                        <a:prstGeom prst="rect">
                          <a:avLst/>
                        </a:prstGeom>
                        <a:solidFill>
                          <a:srgbClr val="FFFFFF"/>
                        </a:solidFill>
                        <a:ln>
                          <a:noFill/>
                        </a:ln>
                        <a:effectLst/>
                      </wps:spPr>
                      <wps:txbx>
                        <w:txbxContent>
                          <w:p w14:paraId="761B5642">
                            <w:pPr>
                              <w:jc w:val="left"/>
                              <w:rPr>
                                <w:rFonts w:ascii="楷体_GB2312" w:eastAsia="楷体_GB2312"/>
                                <w:szCs w:val="21"/>
                              </w:rPr>
                            </w:pPr>
                            <w:r>
                              <w:rPr>
                                <w:rFonts w:hint="eastAsia" w:ascii="楷体_GB2312" w:eastAsia="楷体_GB2312"/>
                                <w:szCs w:val="21"/>
                              </w:rPr>
                              <w:t>工程合同解除的损失和费用</w:t>
                            </w:r>
                          </w:p>
                        </w:txbxContent>
                      </wps:txbx>
                      <wps:bodyPr rot="0" vert="horz" wrap="square" lIns="0" tIns="0" rIns="0" bIns="0" anchor="t" anchorCtr="0" upright="1">
                        <a:noAutofit/>
                      </wps:bodyPr>
                    </wps:wsp>
                  </a:graphicData>
                </a:graphic>
              </wp:anchor>
            </w:drawing>
          </mc:Choice>
          <mc:Fallback>
            <w:pict>
              <v:shape id="文本框 4" o:spid="_x0000_s1026" o:spt="202" type="#_x0000_t202" style="position:absolute;left:0pt;margin-left:-56.7pt;margin-top:2.85pt;height:82.95pt;width:54pt;z-index:251815936;mso-width-relative:page;mso-height-relative:page;" fillcolor="#FFFFFF" filled="t" stroked="f" coordsize="21600,21600" o:gfxdata="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ZmT7F2AAAAAkBAAAPAAAAAAAAAAEAIAAAACIAAABkcnMvZG93bnJldi54bWxQSwECFAAUAAAA&#10;CACHTuJAa37M5ycCAAA9BAAADgAAAAAAAAABACAAAAAnAQAAZHJzL2Uyb0RvYy54bWxQSwUGAAAA&#10;AAYABgBZAQAAwAUAAAAA&#10;">
                <v:fill on="t" focussize="0,0"/>
                <v:stroke on="f"/>
                <v:imagedata o:title=""/>
                <o:lock v:ext="edit" aspectratio="f"/>
                <v:textbox inset="0mm,0mm,0mm,0mm">
                  <w:txbxContent>
                    <w:p w14:paraId="761B5642">
                      <w:pPr>
                        <w:jc w:val="left"/>
                        <w:rPr>
                          <w:rFonts w:ascii="楷体_GB2312" w:eastAsia="楷体_GB2312"/>
                          <w:szCs w:val="21"/>
                        </w:rPr>
                      </w:pPr>
                      <w:r>
                        <w:rPr>
                          <w:rFonts w:hint="eastAsia" w:ascii="楷体_GB2312" w:eastAsia="楷体_GB2312"/>
                          <w:szCs w:val="21"/>
                        </w:rPr>
                        <w:t>工程合同解除的损失和费用</w:t>
                      </w:r>
                    </w:p>
                  </w:txbxContent>
                </v:textbox>
              </v:shape>
            </w:pict>
          </mc:Fallback>
        </mc:AlternateContent>
      </w:r>
      <w:r>
        <w:rPr>
          <w:sz w:val="24"/>
        </w:rPr>
        <w:t>21.2.5</w:t>
      </w:r>
      <w:r>
        <w:rPr>
          <w:rFonts w:hint="eastAsia"/>
          <w:sz w:val="24"/>
        </w:rPr>
        <w:t>承包人</w:t>
      </w:r>
      <w:r>
        <w:rPr>
          <w:sz w:val="24"/>
        </w:rPr>
        <w:t>须补偿发包人因解除合同所引致的任何损失和／或费用。在本合同条款第21.2.3款所述的工作完成及有关费用确定前，发包人</w:t>
      </w:r>
      <w:r>
        <w:rPr>
          <w:rFonts w:hint="eastAsia"/>
          <w:sz w:val="24"/>
        </w:rPr>
        <w:t>无需支</w:t>
      </w:r>
      <w:r>
        <w:rPr>
          <w:sz w:val="24"/>
        </w:rPr>
        <w:t>付承包人任何款项，但在该工作完成及其账目在合理时间内结算完毕后，发包人须确定其合理所花的费用金额和因解除合同所蒙受的直接损失和／或费用的金额</w:t>
      </w:r>
      <w:r>
        <w:rPr>
          <w:rFonts w:hint="eastAsia"/>
          <w:sz w:val="24"/>
        </w:rPr>
        <w:t>。</w:t>
      </w:r>
      <w:r>
        <w:rPr>
          <w:sz w:val="24"/>
        </w:rPr>
        <w:t>若该等金额加上合同解除前已支付给承包人的金额超过按本合同应支付给承包人的已完工程款总额时，两者差额</w:t>
      </w:r>
      <w:r>
        <w:rPr>
          <w:rFonts w:hint="eastAsia"/>
          <w:sz w:val="24"/>
        </w:rPr>
        <w:t>作</w:t>
      </w:r>
      <w:r>
        <w:rPr>
          <w:sz w:val="24"/>
        </w:rPr>
        <w:t>为承包人应付给发包人的债务；若是情况相反，则两者差额应为发包人应付给承包人的款项。</w:t>
      </w:r>
      <w:bookmarkEnd w:id="942"/>
    </w:p>
    <w:p w14:paraId="20DDE207">
      <w:pPr>
        <w:pStyle w:val="51"/>
        <w:tabs>
          <w:tab w:val="left" w:pos="1440"/>
          <w:tab w:val="left" w:pos="1620"/>
        </w:tabs>
        <w:spacing w:after="0"/>
        <w:ind w:left="1016" w:leftChars="84" w:hanging="840" w:hangingChars="350"/>
      </w:pPr>
      <w:r>
        <w:rPr>
          <w:rFonts w:hint="eastAsia" w:ascii="宋体"/>
        </w:rPr>
        <w:t>21</w:t>
      </w:r>
      <w:r>
        <w:rPr>
          <w:rFonts w:ascii="宋体"/>
        </w:rPr>
        <w:t>.2.6</w:t>
      </w:r>
      <w:r>
        <w:rPr>
          <w:rFonts w:hint="eastAsia" w:ascii="宋体"/>
          <w:lang w:eastAsia="zh-CN"/>
        </w:rPr>
        <w:t>承包人</w:t>
      </w:r>
      <w:r>
        <w:rPr>
          <w:rFonts w:hint="eastAsia" w:ascii="宋体"/>
        </w:rPr>
        <w:t>在合同终止后5日内退场完毕。合同解除后，发包人可派员进驻施工场地，并另行组织人员或委托其他承包人施工，承包人须配合交接</w:t>
      </w:r>
      <w:r>
        <w:rPr>
          <w:rFonts w:hint="eastAsia" w:ascii="宋体"/>
          <w:lang w:eastAsia="zh-CN"/>
        </w:rPr>
        <w:t>及</w:t>
      </w:r>
      <w:r>
        <w:rPr>
          <w:rFonts w:hint="eastAsia" w:ascii="宋体"/>
        </w:rPr>
        <w:t>撤场之工作。若发包人因继续完成该工程的需要，有权扣留使用承包人在现场的材料、设备和临时设施。其他节点的迟延参照上述违约标准执行。由此发生的所有费用或损失由</w:t>
      </w:r>
      <w:r>
        <w:rPr>
          <w:rFonts w:hint="eastAsia" w:ascii="宋体"/>
          <w:lang w:eastAsia="zh-CN"/>
        </w:rPr>
        <w:t>承包人</w:t>
      </w:r>
      <w:r>
        <w:rPr>
          <w:rFonts w:hint="eastAsia" w:ascii="宋体"/>
        </w:rPr>
        <w:t>承担。</w:t>
      </w:r>
    </w:p>
    <w:p w14:paraId="7B34F4FD">
      <w:pPr>
        <w:pStyle w:val="4"/>
        <w:spacing w:before="120" w:after="120" w:line="360" w:lineRule="auto"/>
        <w:rPr>
          <w:sz w:val="28"/>
          <w:szCs w:val="28"/>
        </w:rPr>
      </w:pPr>
      <w:bookmarkStart w:id="943" w:name="_Toc78940673"/>
      <w:bookmarkStart w:id="944" w:name="_Toc455134601"/>
      <w:bookmarkStart w:id="945" w:name="_Toc78944652"/>
      <w:bookmarkStart w:id="946" w:name="_Toc118634671"/>
      <w:bookmarkStart w:id="947" w:name="_Toc8833231"/>
      <w:bookmarkStart w:id="948" w:name="_Toc357434504"/>
      <w:bookmarkStart w:id="949" w:name="_Toc455151729"/>
      <w:bookmarkStart w:id="950" w:name="_Toc454555649"/>
      <w:r>
        <w:rPr>
          <w:sz w:val="28"/>
          <w:szCs w:val="28"/>
        </w:rPr>
        <w:t>2</w:t>
      </w:r>
      <w:r>
        <w:rPr>
          <w:rFonts w:hint="eastAsia"/>
          <w:sz w:val="28"/>
          <w:szCs w:val="28"/>
        </w:rPr>
        <w:t>1.3</w:t>
      </w:r>
      <w:r>
        <w:rPr>
          <w:sz w:val="28"/>
          <w:szCs w:val="28"/>
        </w:rPr>
        <w:t xml:space="preserve"> 合同</w:t>
      </w:r>
      <w:r>
        <w:rPr>
          <w:rFonts w:hint="eastAsia"/>
          <w:sz w:val="28"/>
          <w:szCs w:val="28"/>
        </w:rPr>
        <w:t>效力及</w:t>
      </w:r>
      <w:r>
        <w:rPr>
          <w:sz w:val="28"/>
          <w:szCs w:val="28"/>
        </w:rPr>
        <w:t>份数</w:t>
      </w:r>
      <w:bookmarkEnd w:id="943"/>
      <w:bookmarkEnd w:id="944"/>
      <w:bookmarkEnd w:id="945"/>
      <w:bookmarkEnd w:id="946"/>
      <w:bookmarkEnd w:id="947"/>
      <w:bookmarkEnd w:id="948"/>
      <w:bookmarkEnd w:id="949"/>
      <w:bookmarkEnd w:id="950"/>
    </w:p>
    <w:p w14:paraId="39A794EF">
      <w:pPr>
        <w:spacing w:line="360" w:lineRule="auto"/>
        <w:ind w:left="840" w:leftChars="57" w:hanging="720" w:hangingChars="300"/>
        <w:rPr>
          <w:sz w:val="24"/>
        </w:rPr>
      </w:pPr>
      <w:r>
        <w:rPr>
          <w:sz w:val="24"/>
        </w:rPr>
        <mc:AlternateContent>
          <mc:Choice Requires="wps">
            <w:drawing>
              <wp:anchor distT="0" distB="0" distL="114300" distR="114300" simplePos="0" relativeHeight="251857920" behindDoc="0" locked="0" layoutInCell="1" allowOverlap="1">
                <wp:simplePos x="0" y="0"/>
                <wp:positionH relativeFrom="column">
                  <wp:posOffset>-720090</wp:posOffset>
                </wp:positionH>
                <wp:positionV relativeFrom="paragraph">
                  <wp:posOffset>36195</wp:posOffset>
                </wp:positionV>
                <wp:extent cx="685800" cy="405765"/>
                <wp:effectExtent l="0" t="0" r="7620" b="6985"/>
                <wp:wrapNone/>
                <wp:docPr id="155" name="文本框 3"/>
                <wp:cNvGraphicFramePr/>
                <a:graphic xmlns:a="http://schemas.openxmlformats.org/drawingml/2006/main">
                  <a:graphicData uri="http://schemas.microsoft.com/office/word/2010/wordprocessingShape">
                    <wps:wsp>
                      <wps:cNvSpPr txBox="1">
                        <a:spLocks noChangeArrowheads="1"/>
                      </wps:cNvSpPr>
                      <wps:spPr bwMode="auto">
                        <a:xfrm>
                          <a:off x="0" y="0"/>
                          <a:ext cx="685800" cy="405765"/>
                        </a:xfrm>
                        <a:prstGeom prst="rect">
                          <a:avLst/>
                        </a:prstGeom>
                        <a:solidFill>
                          <a:srgbClr val="FFFFFF"/>
                        </a:solidFill>
                        <a:ln>
                          <a:noFill/>
                        </a:ln>
                        <a:effectLst/>
                      </wps:spPr>
                      <wps:txbx>
                        <w:txbxContent>
                          <w:p w14:paraId="68543CF2">
                            <w:pPr>
                              <w:rPr>
                                <w:rFonts w:ascii="楷体_GB2312" w:eastAsia="楷体_GB2312"/>
                                <w:szCs w:val="21"/>
                              </w:rPr>
                            </w:pPr>
                            <w:r>
                              <w:rPr>
                                <w:rFonts w:hint="eastAsia" w:ascii="楷体_GB2312" w:eastAsia="楷体_GB2312"/>
                                <w:szCs w:val="21"/>
                              </w:rPr>
                              <w:t>合同份数</w:t>
                            </w:r>
                          </w:p>
                        </w:txbxContent>
                      </wps:txbx>
                      <wps:bodyPr rot="0" vert="horz" wrap="square" lIns="0" tIns="0" rIns="0" bIns="0" anchor="t" anchorCtr="0" upright="1">
                        <a:noAutofit/>
                      </wps:bodyPr>
                    </wps:wsp>
                  </a:graphicData>
                </a:graphic>
              </wp:anchor>
            </w:drawing>
          </mc:Choice>
          <mc:Fallback>
            <w:pict>
              <v:shape id="文本框 3" o:spid="_x0000_s1026" o:spt="202" type="#_x0000_t202" style="position:absolute;left:0pt;margin-left:-56.7pt;margin-top:2.85pt;height:31.95pt;width:54pt;z-index:251857920;mso-width-relative:page;mso-height-relative:page;" fillcolor="#FFFFFF" filled="t" stroked="f" coordsize="21600,21600" o:gfxdata="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nmhKWNcAAAAIAQAADwAAAAAAAAABACAAAAAiAAAAZHJzL2Rvd25yZXYueG1sUEsBAhQAFAAAAAgA&#10;h07iQEkBkCsmAgAAPQQAAA4AAAAAAAAAAQAgAAAAJgEAAGRycy9lMm9Eb2MueG1sUEsFBgAAAAAG&#10;AAYAWQEAAL4FAAAAAA==&#10;">
                <v:fill on="t" focussize="0,0"/>
                <v:stroke on="f"/>
                <v:imagedata o:title=""/>
                <o:lock v:ext="edit" aspectratio="f"/>
                <v:textbox inset="0mm,0mm,0mm,0mm">
                  <w:txbxContent>
                    <w:p w14:paraId="68543CF2">
                      <w:pPr>
                        <w:rPr>
                          <w:rFonts w:ascii="楷体_GB2312" w:eastAsia="楷体_GB2312"/>
                          <w:szCs w:val="21"/>
                        </w:rPr>
                      </w:pPr>
                      <w:r>
                        <w:rPr>
                          <w:rFonts w:hint="eastAsia" w:ascii="楷体_GB2312" w:eastAsia="楷体_GB2312"/>
                          <w:szCs w:val="21"/>
                        </w:rPr>
                        <w:t>合同份数</w:t>
                      </w:r>
                    </w:p>
                  </w:txbxContent>
                </v:textbox>
              </v:shape>
            </w:pict>
          </mc:Fallback>
        </mc:AlternateContent>
      </w:r>
      <w:r>
        <w:rPr>
          <w:rFonts w:hint="eastAsia"/>
          <w:sz w:val="24"/>
        </w:rPr>
        <mc:AlternateContent>
          <mc:Choice Requires="wps">
            <w:drawing>
              <wp:anchor distT="0" distB="0" distL="114300" distR="114300" simplePos="0" relativeHeight="251858944" behindDoc="0" locked="0" layoutInCell="1" allowOverlap="1">
                <wp:simplePos x="0" y="0"/>
                <wp:positionH relativeFrom="column">
                  <wp:posOffset>-720090</wp:posOffset>
                </wp:positionH>
                <wp:positionV relativeFrom="paragraph">
                  <wp:posOffset>71755</wp:posOffset>
                </wp:positionV>
                <wp:extent cx="685800" cy="365760"/>
                <wp:effectExtent l="0" t="0" r="7620" b="5715"/>
                <wp:wrapNone/>
                <wp:docPr id="15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85800" cy="365760"/>
                        </a:xfrm>
                        <a:prstGeom prst="rect">
                          <a:avLst/>
                        </a:prstGeom>
                        <a:solidFill>
                          <a:srgbClr val="FFFFFF"/>
                        </a:solidFill>
                        <a:ln>
                          <a:noFill/>
                        </a:ln>
                        <a:effectLst/>
                      </wps:spPr>
                      <wps:txbx>
                        <w:txbxContent>
                          <w:p w14:paraId="25737AA4">
                            <w:pPr>
                              <w:rPr>
                                <w:rFonts w:ascii="楷体_GB2312" w:eastAsia="楷体_GB2312"/>
                                <w:szCs w:val="21"/>
                              </w:rPr>
                            </w:pPr>
                            <w:r>
                              <w:rPr>
                                <w:rFonts w:hint="eastAsia" w:ascii="楷体_GB2312" w:eastAsia="楷体_GB2312"/>
                                <w:szCs w:val="21"/>
                              </w:rPr>
                              <w:t>合同正本</w:t>
                            </w:r>
                          </w:p>
                        </w:txbxContent>
                      </wps:txbx>
                      <wps:bodyPr rot="0" vert="horz" wrap="square" lIns="0" tIns="0" rIns="0" bIns="0" anchor="t" anchorCtr="0" upright="1">
                        <a:noAutofit/>
                      </wps:bodyPr>
                    </wps:wsp>
                  </a:graphicData>
                </a:graphic>
              </wp:anchor>
            </w:drawing>
          </mc:Choice>
          <mc:Fallback>
            <w:pict>
              <v:shape id="文本框 2" o:spid="_x0000_s1026" o:spt="202" type="#_x0000_t202" style="position:absolute;left:0pt;margin-left:-56.7pt;margin-top:5.65pt;height:28.8pt;width:54pt;z-index:251858944;mso-width-relative:page;mso-height-relative:page;" fillcolor="#FFFFFF" filled="t" stroked="f" coordsize="21600,21600" o:gfxdata="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W+tAUNcAAAAJAQAADwAAAAAAAAABACAAAAAiAAAAZHJzL2Rvd25yZXYueG1sUEsBAhQAFAAAAAgA&#10;h07iQOcvgtkmAgAAPQQAAA4AAAAAAAAAAQAgAAAAJgEAAGRycy9lMm9Eb2MueG1sUEsFBgAAAAAG&#10;AAYAWQEAAL4FAAAAAA==&#10;">
                <v:fill on="t" focussize="0,0"/>
                <v:stroke on="f"/>
                <v:imagedata o:title=""/>
                <o:lock v:ext="edit" aspectratio="f"/>
                <v:textbox inset="0mm,0mm,0mm,0mm">
                  <w:txbxContent>
                    <w:p w14:paraId="25737AA4">
                      <w:pPr>
                        <w:rPr>
                          <w:rFonts w:ascii="楷体_GB2312" w:eastAsia="楷体_GB2312"/>
                          <w:szCs w:val="21"/>
                        </w:rPr>
                      </w:pPr>
                      <w:r>
                        <w:rPr>
                          <w:rFonts w:hint="eastAsia" w:ascii="楷体_GB2312" w:eastAsia="楷体_GB2312"/>
                          <w:szCs w:val="21"/>
                        </w:rPr>
                        <w:t>合同正本</w:t>
                      </w:r>
                    </w:p>
                  </w:txbxContent>
                </v:textbox>
              </v:shape>
            </w:pict>
          </mc:Fallback>
        </mc:AlternateContent>
      </w:r>
      <w:r>
        <w:rPr>
          <w:rFonts w:hint="eastAsia"/>
          <w:sz w:val="24"/>
        </w:rPr>
        <w:t>21.3.1如发包人与承包人已签署就本项目有关</w:t>
      </w:r>
      <w:r>
        <w:rPr>
          <w:sz w:val="24"/>
        </w:rPr>
        <w:t>的</w:t>
      </w:r>
      <w:r>
        <w:rPr>
          <w:rFonts w:hint="eastAsia"/>
          <w:sz w:val="24"/>
        </w:rPr>
        <w:t>任何相关合同，则本合同效力优先于此前签署的其他合同。本合同未进行约定或约定不够详尽的，双方可另行签署书面协议进行补充。</w:t>
      </w:r>
    </w:p>
    <w:p w14:paraId="6D095496">
      <w:pPr>
        <w:spacing w:line="360" w:lineRule="auto"/>
        <w:ind w:left="840" w:leftChars="57" w:hanging="720" w:hangingChars="300"/>
        <w:rPr>
          <w:sz w:val="24"/>
        </w:rPr>
      </w:pPr>
      <w:r>
        <w:rPr>
          <w:rFonts w:hint="eastAsia"/>
          <w:sz w:val="24"/>
        </w:rPr>
        <w:t>21.3..2若专用条款无其他约定，本合同正本两份，具有同等效力，由发包人和承包人各执一份。</w:t>
      </w:r>
    </w:p>
    <w:p w14:paraId="19FEEE70">
      <w:pPr>
        <w:spacing w:line="360" w:lineRule="auto"/>
        <w:ind w:left="840" w:leftChars="57" w:hanging="720" w:hangingChars="300"/>
      </w:pPr>
      <w:bookmarkStart w:id="951" w:name="_Toc34909200"/>
      <w:r>
        <w:rPr>
          <w:rFonts w:hint="eastAsia"/>
          <w:sz w:val="24"/>
        </w:rPr>
        <mc:AlternateContent>
          <mc:Choice Requires="wps">
            <w:drawing>
              <wp:anchor distT="0" distB="0" distL="114300" distR="114300" simplePos="0" relativeHeight="251859968" behindDoc="0" locked="0" layoutInCell="1" allowOverlap="1">
                <wp:simplePos x="0" y="0"/>
                <wp:positionH relativeFrom="column">
                  <wp:posOffset>-720090</wp:posOffset>
                </wp:positionH>
                <wp:positionV relativeFrom="paragraph">
                  <wp:posOffset>71755</wp:posOffset>
                </wp:positionV>
                <wp:extent cx="685800" cy="266700"/>
                <wp:effectExtent l="0" t="0" r="7620" b="5715"/>
                <wp:wrapNone/>
                <wp:docPr id="157" name="文本框 1"/>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a:noFill/>
                        </a:ln>
                        <a:effectLst/>
                      </wps:spPr>
                      <wps:txbx>
                        <w:txbxContent>
                          <w:p w14:paraId="30256826">
                            <w:pPr>
                              <w:rPr>
                                <w:rFonts w:ascii="楷体_GB2312" w:eastAsia="楷体_GB2312"/>
                                <w:szCs w:val="21"/>
                              </w:rPr>
                            </w:pPr>
                            <w:r>
                              <w:rPr>
                                <w:rFonts w:hint="eastAsia" w:ascii="楷体_GB2312" w:eastAsia="楷体_GB2312"/>
                                <w:szCs w:val="21"/>
                              </w:rPr>
                              <w:t>合同副本</w:t>
                            </w:r>
                          </w:p>
                        </w:txbxContent>
                      </wps:txbx>
                      <wps:bodyPr rot="0" vert="horz" wrap="square" lIns="0" tIns="0" rIns="0" bIns="0" anchor="t" anchorCtr="0" upright="1">
                        <a:noAutofit/>
                      </wps:bodyPr>
                    </wps:wsp>
                  </a:graphicData>
                </a:graphic>
              </wp:anchor>
            </w:drawing>
          </mc:Choice>
          <mc:Fallback>
            <w:pict>
              <v:shape id="文本框 1" o:spid="_x0000_s1026" o:spt="202" type="#_x0000_t202" style="position:absolute;left:0pt;margin-left:-56.7pt;margin-top:5.65pt;height:21pt;width:54pt;z-index:251859968;mso-width-relative:page;mso-height-relative:page;" fillcolor="#FFFFFF" filled="t" stroked="f" coordsize="21600,21600" o:gfxdata="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Ok5ZNgAAAAJAQAADwAAAAAAAAABACAAAAAiAAAAZHJzL2Rvd25yZXYueG1sUEsBAhQAFAAAAAgA&#10;h07iQKVnv+IlAgAAPQQAAA4AAAAAAAAAAQAgAAAAJwEAAGRycy9lMm9Eb2MueG1sUEsFBgAAAAAG&#10;AAYAWQEAAL4FAAAAAA==&#10;">
                <v:fill on="t" focussize="0,0"/>
                <v:stroke on="f"/>
                <v:imagedata o:title=""/>
                <o:lock v:ext="edit" aspectratio="f"/>
                <v:textbox inset="0mm,0mm,0mm,0mm">
                  <w:txbxContent>
                    <w:p w14:paraId="30256826">
                      <w:pPr>
                        <w:rPr>
                          <w:rFonts w:ascii="楷体_GB2312" w:eastAsia="楷体_GB2312"/>
                          <w:szCs w:val="21"/>
                        </w:rPr>
                      </w:pPr>
                      <w:r>
                        <w:rPr>
                          <w:rFonts w:hint="eastAsia" w:ascii="楷体_GB2312" w:eastAsia="楷体_GB2312"/>
                          <w:szCs w:val="21"/>
                        </w:rPr>
                        <w:t>合同副本</w:t>
                      </w:r>
                    </w:p>
                  </w:txbxContent>
                </v:textbox>
              </v:shape>
            </w:pict>
          </mc:Fallback>
        </mc:AlternateContent>
      </w:r>
      <w:r>
        <w:rPr>
          <w:rFonts w:hint="eastAsia"/>
          <w:sz w:val="24"/>
        </w:rPr>
        <w:t>21.3.3 本合同副本的份数及保存单位按专用条款的约定，本合同副本均具有同等效力。</w:t>
      </w:r>
      <w:bookmarkEnd w:id="951"/>
    </w:p>
    <w:p w14:paraId="640E008C"/>
    <w:p w14:paraId="7E341CA5">
      <w:pPr>
        <w:rPr>
          <w:rFonts w:ascii="Arial" w:cs="Arial"/>
          <w:spacing w:val="10"/>
          <w:sz w:val="22"/>
          <w:szCs w:val="22"/>
        </w:rPr>
      </w:pPr>
      <w:r>
        <w:rPr>
          <w:rFonts w:ascii="Arial" w:cs="Arial"/>
          <w:spacing w:val="10"/>
          <w:sz w:val="22"/>
          <w:szCs w:val="22"/>
        </w:rPr>
        <w:br w:type="page"/>
      </w:r>
    </w:p>
    <w:p w14:paraId="2BA70708">
      <w:pPr>
        <w:pStyle w:val="80"/>
        <w:tabs>
          <w:tab w:val="left" w:pos="432"/>
        </w:tabs>
        <w:spacing w:before="120" w:line="360" w:lineRule="auto"/>
        <w:ind w:firstLine="640"/>
        <w:jc w:val="center"/>
        <w:rPr>
          <w:rFonts w:ascii="黑体" w:hAnsi="黑体" w:eastAsia="黑体" w:cs="Arial"/>
          <w:sz w:val="32"/>
          <w:szCs w:val="32"/>
        </w:rPr>
      </w:pPr>
      <w:r>
        <w:rPr>
          <w:rFonts w:hint="eastAsia" w:ascii="黑体" w:hAnsi="黑体" w:eastAsia="黑体" w:cs="Arial"/>
          <w:sz w:val="32"/>
          <w:szCs w:val="32"/>
        </w:rPr>
        <w:t>济南转山项目A</w:t>
      </w:r>
      <w:r>
        <w:rPr>
          <w:rFonts w:ascii="黑体" w:hAnsi="黑体" w:eastAsia="黑体" w:cs="Arial"/>
          <w:sz w:val="32"/>
          <w:szCs w:val="32"/>
        </w:rPr>
        <w:t>2地块附属商业</w:t>
      </w:r>
      <w:r>
        <w:rPr>
          <w:rFonts w:hint="eastAsia" w:ascii="黑体" w:hAnsi="黑体" w:eastAsia="黑体" w:cs="Arial"/>
          <w:sz w:val="32"/>
          <w:szCs w:val="32"/>
        </w:rPr>
        <w:t>智能化工程</w:t>
      </w:r>
    </w:p>
    <w:p w14:paraId="475B06CB">
      <w:pPr>
        <w:pStyle w:val="80"/>
        <w:tabs>
          <w:tab w:val="left" w:pos="432"/>
        </w:tabs>
        <w:spacing w:before="120" w:line="360" w:lineRule="auto"/>
        <w:ind w:firstLine="723"/>
        <w:jc w:val="center"/>
        <w:rPr>
          <w:rFonts w:ascii="黑体" w:hAnsi="黑体" w:eastAsia="黑体" w:cs="Arial"/>
          <w:b/>
          <w:sz w:val="36"/>
          <w:szCs w:val="36"/>
        </w:rPr>
      </w:pPr>
      <w:r>
        <w:rPr>
          <w:rFonts w:hint="eastAsia" w:ascii="黑体" w:hAnsi="黑体" w:eastAsia="黑体" w:cs="Arial"/>
          <w:b/>
          <w:sz w:val="36"/>
          <w:szCs w:val="36"/>
        </w:rPr>
        <w:t>招标范围</w:t>
      </w:r>
    </w:p>
    <w:p w14:paraId="32414E8D">
      <w:pPr>
        <w:pStyle w:val="80"/>
        <w:tabs>
          <w:tab w:val="left" w:pos="432"/>
        </w:tabs>
        <w:spacing w:before="120" w:line="360" w:lineRule="auto"/>
        <w:ind w:firstLine="0" w:firstLineChars="0"/>
        <w:rPr>
          <w:rFonts w:ascii="Arial" w:hAnsi="Arial" w:cs="Arial" w:eastAsiaTheme="minorEastAsia"/>
          <w:b/>
          <w:sz w:val="22"/>
          <w:szCs w:val="22"/>
        </w:rPr>
      </w:pPr>
      <w:r>
        <w:rPr>
          <w:rFonts w:hint="eastAsia" w:ascii="Arial" w:cs="Arial" w:hAnsiTheme="minorEastAsia" w:eastAsiaTheme="minorEastAsia"/>
          <w:b/>
          <w:sz w:val="22"/>
          <w:szCs w:val="22"/>
        </w:rPr>
        <w:t>一、</w:t>
      </w:r>
      <w:r>
        <w:rPr>
          <w:rFonts w:ascii="Arial" w:cs="Arial" w:hAnsiTheme="minorEastAsia" w:eastAsiaTheme="minorEastAsia"/>
          <w:b/>
          <w:sz w:val="22"/>
          <w:szCs w:val="22"/>
        </w:rPr>
        <w:t>工程概述</w:t>
      </w:r>
    </w:p>
    <w:p w14:paraId="0D81B3ED">
      <w:pPr>
        <w:spacing w:line="360" w:lineRule="auto"/>
        <w:ind w:firstLine="210" w:firstLineChars="100"/>
      </w:pPr>
      <w:r>
        <w:t>1</w:t>
      </w:r>
      <w:r>
        <w:rPr>
          <w:rFonts w:hint="eastAsia"/>
        </w:rPr>
        <w:t>、工程名称：</w:t>
      </w:r>
      <w:r>
        <w:rPr>
          <w:rFonts w:hint="eastAsia"/>
          <w:u w:val="single"/>
        </w:rPr>
        <w:t>济南转山项目A</w:t>
      </w:r>
      <w:r>
        <w:rPr>
          <w:u w:val="single"/>
        </w:rPr>
        <w:t>2地块附属商业</w:t>
      </w:r>
      <w:r>
        <w:rPr>
          <w:rFonts w:hint="eastAsia"/>
          <w:u w:val="single"/>
        </w:rPr>
        <w:t>智能化工程</w:t>
      </w:r>
    </w:p>
    <w:p w14:paraId="453190C3">
      <w:pPr>
        <w:spacing w:before="120" w:after="120" w:line="440" w:lineRule="exact"/>
        <w:ind w:firstLine="210" w:firstLineChars="100"/>
        <w:rPr>
          <w:rFonts w:ascii="Arial" w:hAnsi="Arial" w:cs="Arial"/>
        </w:rPr>
      </w:pPr>
      <w:r>
        <w:t>2</w:t>
      </w:r>
      <w:r>
        <w:rPr>
          <w:rFonts w:hint="eastAsia"/>
        </w:rPr>
        <w:t>、地点：</w:t>
      </w:r>
      <w:r>
        <w:rPr>
          <w:rFonts w:hint="eastAsia" w:ascii="Arial" w:hAnsi="宋体" w:cs="Arial"/>
        </w:rPr>
        <w:t>济南市历下区经十路南侧、转山西路东侧</w:t>
      </w:r>
    </w:p>
    <w:p w14:paraId="6E3433CA">
      <w:pPr>
        <w:pStyle w:val="80"/>
        <w:numPr>
          <w:ilvl w:val="0"/>
          <w:numId w:val="12"/>
        </w:numPr>
        <w:tabs>
          <w:tab w:val="left" w:pos="432"/>
          <w:tab w:val="left" w:pos="709"/>
        </w:tabs>
        <w:spacing w:before="120" w:line="360" w:lineRule="auto"/>
        <w:ind w:firstLineChars="0"/>
        <w:rPr>
          <w:rFonts w:ascii="Arial" w:hAnsi="Arial" w:cs="Arial" w:eastAsiaTheme="minorEastAsia"/>
          <w:b/>
          <w:sz w:val="22"/>
          <w:szCs w:val="22"/>
        </w:rPr>
      </w:pPr>
      <w:r>
        <w:rPr>
          <w:rFonts w:hint="eastAsia" w:ascii="Arial" w:cs="Arial" w:hAnsiTheme="minorEastAsia" w:eastAsiaTheme="minorEastAsia"/>
          <w:b/>
          <w:sz w:val="22"/>
          <w:szCs w:val="22"/>
        </w:rPr>
        <w:t>招标</w:t>
      </w:r>
      <w:r>
        <w:rPr>
          <w:rFonts w:ascii="Arial" w:cs="Arial" w:hAnsiTheme="minorEastAsia" w:eastAsiaTheme="minorEastAsia"/>
          <w:b/>
          <w:sz w:val="22"/>
          <w:szCs w:val="22"/>
        </w:rPr>
        <w:t>范围及工程内容</w:t>
      </w:r>
    </w:p>
    <w:p w14:paraId="78320ABC">
      <w:pPr>
        <w:tabs>
          <w:tab w:val="left" w:pos="432"/>
          <w:tab w:val="left" w:pos="851"/>
        </w:tabs>
        <w:spacing w:before="156" w:beforeLines="50" w:line="360" w:lineRule="auto"/>
        <w:rPr>
          <w:rFonts w:ascii="Arial" w:hAnsi="Arial" w:cs="Arial" w:eastAsiaTheme="minorEastAsia"/>
          <w:sz w:val="22"/>
          <w:szCs w:val="22"/>
        </w:rPr>
      </w:pPr>
      <w:r>
        <w:rPr>
          <w:rFonts w:hint="eastAsia" w:ascii="Arial" w:hAnsi="Arial" w:cs="Arial" w:eastAsiaTheme="minorEastAsia"/>
          <w:sz w:val="22"/>
          <w:szCs w:val="22"/>
        </w:rPr>
        <w:t>2.1智能化工程招标范围：包括但不限于图纸及国家或当地技术规范要求范围内的信息设施系统（语音、数据接入系统、计算机网络系统、综合布线系统、信息发布系统、无线保安对讲系统、会议投影系统、触摸式一体机系统、程控电话交换系统）、公共安全防范系统（视频监控系统、门禁管理系统、智能派梯系统、车辆及人员出入管理系统、背景音乐及应急广播系统）、室外智能化图纸设计范围内全部内容弱电管网开挖及铺设（含路面破除恢复）、建筑设备管理系统（电梯五方通话系统）、基础配套系统（弱电间、UPS不间断电源系统、防雷接地系统、综合管路系统）及相关弱电桥架施工、明配管线敷设等的设备材料采购、安装施工、设备电源接驳、调试、保修等全部工程内容。由于售楼处主体完成后，方案调整现在所有智能化点位均需重新在吊顶内明配管，含</w:t>
      </w:r>
      <w:r>
        <w:rPr>
          <w:rFonts w:hint="eastAsia" w:ascii="宋体" w:hAnsi="宋体"/>
          <w:color w:val="000000" w:themeColor="text1"/>
          <w14:textFill>
            <w14:solidFill>
              <w14:schemeClr w14:val="tx1"/>
            </w14:solidFill>
          </w14:textFill>
        </w:rPr>
        <w:t>智能化图纸设计范围内</w:t>
      </w:r>
      <w:r>
        <w:rPr>
          <w:rFonts w:hint="eastAsia" w:ascii="Arial" w:hAnsi="Arial" w:cs="Arial" w:eastAsiaTheme="minorEastAsia"/>
          <w:sz w:val="22"/>
          <w:szCs w:val="22"/>
        </w:rPr>
        <w:t>售楼处弱电桥架、后砌墙内的智能化二次配管。</w:t>
      </w:r>
    </w:p>
    <w:p w14:paraId="0A2D4F2E">
      <w:pPr>
        <w:tabs>
          <w:tab w:val="left" w:pos="432"/>
          <w:tab w:val="left" w:pos="851"/>
        </w:tabs>
        <w:spacing w:before="156" w:beforeLines="50" w:line="360" w:lineRule="auto"/>
        <w:rPr>
          <w:rFonts w:ascii="Arial" w:hAnsi="Arial" w:cs="Arial" w:eastAsiaTheme="minorEastAsia"/>
          <w:sz w:val="22"/>
          <w:szCs w:val="22"/>
        </w:rPr>
      </w:pPr>
      <w:r>
        <w:rPr>
          <w:rFonts w:eastAsiaTheme="minorEastAsia"/>
        </w:rPr>
        <w:t>2.2</w:t>
      </w:r>
      <w:r>
        <w:rPr>
          <w:rFonts w:hint="eastAsia" w:ascii="Arial" w:hAnsi="Arial" w:cs="Arial" w:eastAsiaTheme="minorEastAsia"/>
          <w:sz w:val="22"/>
          <w:szCs w:val="22"/>
        </w:rPr>
        <w:t>发包人有权视工程需要调整承包范围和工程量，独立分包人不得提出任何费用索赔。以上范围包括甲限乙供材料设备，甲控品牌材料详见《甲控品牌材料设备列表》。</w:t>
      </w:r>
    </w:p>
    <w:p w14:paraId="73C6D0B8">
      <w:pPr>
        <w:pStyle w:val="80"/>
        <w:tabs>
          <w:tab w:val="left" w:pos="851"/>
        </w:tabs>
        <w:spacing w:before="120" w:line="360" w:lineRule="auto"/>
        <w:ind w:firstLine="0" w:firstLineChars="0"/>
        <w:rPr>
          <w:rFonts w:ascii="Arial" w:hAnsi="Arial" w:cs="Arial" w:eastAsiaTheme="minorEastAsia"/>
          <w:szCs w:val="21"/>
        </w:rPr>
      </w:pPr>
      <w:r>
        <w:rPr>
          <w:rFonts w:ascii="Arial" w:hAnsi="Arial" w:cs="Arial" w:eastAsiaTheme="minorEastAsia"/>
          <w:szCs w:val="21"/>
        </w:rPr>
        <w:t>2.3</w:t>
      </w:r>
      <w:r>
        <w:rPr>
          <w:rFonts w:hint="eastAsia" w:ascii="Arial" w:hAnsi="Arial" w:cs="Arial" w:eastAsiaTheme="minorEastAsia"/>
          <w:szCs w:val="21"/>
        </w:rPr>
        <w:t>部分系统工程界面划分补充说明。</w:t>
      </w:r>
    </w:p>
    <w:p w14:paraId="0C1BCD90">
      <w:pPr>
        <w:pStyle w:val="80"/>
        <w:tabs>
          <w:tab w:val="left" w:pos="425"/>
          <w:tab w:val="left" w:pos="1260"/>
        </w:tabs>
        <w:spacing w:before="120" w:line="360" w:lineRule="auto"/>
        <w:ind w:firstLineChars="0"/>
        <w:rPr>
          <w:szCs w:val="21"/>
        </w:rPr>
      </w:pPr>
      <w:r>
        <w:rPr>
          <w:szCs w:val="21"/>
        </w:rPr>
        <w:t>2.3.1</w:t>
      </w:r>
      <w:r>
        <w:rPr>
          <w:rFonts w:hint="eastAsia"/>
          <w:szCs w:val="21"/>
        </w:rPr>
        <w:t xml:space="preserve"> 包含承包人范围内（详见甲控品牌设备清单）前端至末端的所需材料设备的采购、明装管线敷设、安装及调试验收。施工图纸的全部内容及与智能化系统有关的预留预埋等的现场配合；</w:t>
      </w:r>
    </w:p>
    <w:p w14:paraId="60496F8F">
      <w:pPr>
        <w:pStyle w:val="80"/>
        <w:tabs>
          <w:tab w:val="left" w:pos="425"/>
          <w:tab w:val="left" w:pos="1260"/>
        </w:tabs>
        <w:spacing w:before="120" w:line="360" w:lineRule="auto"/>
        <w:ind w:firstLineChars="0"/>
        <w:rPr>
          <w:szCs w:val="21"/>
        </w:rPr>
      </w:pPr>
      <w:r>
        <w:rPr>
          <w:szCs w:val="21"/>
        </w:rPr>
        <w:t>2.3.</w:t>
      </w:r>
      <w:r>
        <w:rPr>
          <w:rFonts w:hint="eastAsia"/>
          <w:szCs w:val="21"/>
        </w:rPr>
        <w:t>2监控系统：楼内线路施工及设备安装，收口工作由智能化单位施工；园区内线路施工及设备安装，立杆的供货及安装、立杆基础的施工；</w:t>
      </w:r>
    </w:p>
    <w:p w14:paraId="25EDEDEC">
      <w:pPr>
        <w:pStyle w:val="80"/>
        <w:tabs>
          <w:tab w:val="left" w:pos="425"/>
          <w:tab w:val="left" w:pos="1260"/>
        </w:tabs>
        <w:spacing w:before="120" w:line="360" w:lineRule="auto"/>
        <w:ind w:firstLineChars="0"/>
        <w:rPr>
          <w:szCs w:val="21"/>
        </w:rPr>
      </w:pPr>
      <w:r>
        <w:rPr>
          <w:rFonts w:hint="eastAsia"/>
          <w:szCs w:val="21"/>
        </w:rPr>
        <w:t>2.3.3 停车场管理系统：坡道进出口的道闸系统及安全岛施工，包括穿线和设备调试等。</w:t>
      </w:r>
    </w:p>
    <w:p w14:paraId="567B6659">
      <w:pPr>
        <w:pStyle w:val="80"/>
        <w:tabs>
          <w:tab w:val="left" w:pos="425"/>
          <w:tab w:val="left" w:pos="1260"/>
        </w:tabs>
        <w:spacing w:before="120" w:line="360" w:lineRule="auto"/>
        <w:ind w:firstLineChars="0"/>
        <w:rPr>
          <w:szCs w:val="21"/>
        </w:rPr>
      </w:pPr>
      <w:r>
        <w:rPr>
          <w:szCs w:val="21"/>
        </w:rPr>
        <w:t>2.3.</w:t>
      </w:r>
      <w:r>
        <w:rPr>
          <w:rFonts w:hint="eastAsia"/>
          <w:szCs w:val="21"/>
        </w:rPr>
        <w:t>4五方对讲系统：以电梯机房（电梯控制柜）的五方对讲接线端子为施工界面，至图纸设计位置对讲主机（</w:t>
      </w:r>
      <w:r>
        <w:rPr>
          <w:szCs w:val="21"/>
        </w:rPr>
        <w:t>包括系统调试）</w:t>
      </w:r>
      <w:r>
        <w:rPr>
          <w:rFonts w:hint="eastAsia"/>
          <w:szCs w:val="21"/>
        </w:rPr>
        <w:t>；</w:t>
      </w:r>
    </w:p>
    <w:p w14:paraId="46CEB6C6">
      <w:pPr>
        <w:pStyle w:val="80"/>
        <w:tabs>
          <w:tab w:val="left" w:pos="425"/>
          <w:tab w:val="left" w:pos="1260"/>
        </w:tabs>
        <w:spacing w:before="120" w:line="360" w:lineRule="auto"/>
        <w:ind w:firstLineChars="0"/>
        <w:rPr>
          <w:szCs w:val="21"/>
        </w:rPr>
      </w:pPr>
      <w:r>
        <w:rPr>
          <w:szCs w:val="21"/>
        </w:rPr>
        <w:t>2.3.</w:t>
      </w:r>
      <w:r>
        <w:rPr>
          <w:rFonts w:hint="eastAsia"/>
          <w:szCs w:val="21"/>
        </w:rPr>
        <w:t>5门禁系统：包括管线剔凿及恢复，管线安装，门框开孔等；</w:t>
      </w:r>
      <w:r>
        <w:rPr>
          <w:szCs w:val="21"/>
        </w:rPr>
        <w:t xml:space="preserve"> </w:t>
      </w:r>
    </w:p>
    <w:p w14:paraId="1146D467">
      <w:pPr>
        <w:pStyle w:val="80"/>
        <w:tabs>
          <w:tab w:val="left" w:pos="425"/>
          <w:tab w:val="left" w:pos="1260"/>
        </w:tabs>
        <w:spacing w:before="120" w:line="360" w:lineRule="auto"/>
        <w:ind w:firstLineChars="0"/>
        <w:rPr>
          <w:szCs w:val="21"/>
        </w:rPr>
      </w:pPr>
      <w:r>
        <w:rPr>
          <w:szCs w:val="21"/>
        </w:rPr>
        <w:t>2.3.</w:t>
      </w:r>
      <w:r>
        <w:rPr>
          <w:rFonts w:hint="eastAsia"/>
          <w:szCs w:val="21"/>
        </w:rPr>
        <w:t>6弱电间：其他系统相应设备的采购及安装（含基础）均含在本次招标范围内。</w:t>
      </w:r>
    </w:p>
    <w:p w14:paraId="4098130C">
      <w:pPr>
        <w:pStyle w:val="80"/>
        <w:tabs>
          <w:tab w:val="left" w:pos="425"/>
          <w:tab w:val="left" w:pos="1260"/>
        </w:tabs>
        <w:spacing w:before="120" w:line="360" w:lineRule="auto"/>
        <w:ind w:firstLineChars="0"/>
        <w:rPr>
          <w:szCs w:val="21"/>
        </w:rPr>
      </w:pPr>
      <w:r>
        <w:rPr>
          <w:szCs w:val="21"/>
        </w:rPr>
        <w:t>2.3.</w:t>
      </w:r>
      <w:r>
        <w:rPr>
          <w:rFonts w:hint="eastAsia"/>
          <w:szCs w:val="21"/>
        </w:rPr>
        <w:t>7室外（含背景音乐系统）：智能化室外图纸设计范围内全部内容。出户第一个弱电井砌筑，第一个井到户内的套管由总包预埋到位。园区室外弱电井及配管穿线</w:t>
      </w:r>
      <w:r>
        <w:rPr>
          <w:szCs w:val="21"/>
        </w:rPr>
        <w:t>由</w:t>
      </w:r>
      <w:r>
        <w:rPr>
          <w:rFonts w:hint="eastAsia"/>
          <w:szCs w:val="21"/>
        </w:rPr>
        <w:t>承包人施工（包含不限于监控灯杆基础、监控灯杆及设备安装调试），小市政管路由承包人配合深化，考虑上后期与其他市政管线交叉施工。</w:t>
      </w:r>
    </w:p>
    <w:p w14:paraId="0B4FBE53">
      <w:pPr>
        <w:pStyle w:val="46"/>
        <w:tabs>
          <w:tab w:val="left" w:pos="851"/>
        </w:tabs>
        <w:spacing w:before="156" w:beforeLines="50"/>
        <w:rPr>
          <w:rFonts w:ascii="宋体" w:hAnsi="宋体"/>
          <w:color w:val="000000" w:themeColor="text1"/>
          <w14:textFill>
            <w14:solidFill>
              <w14:schemeClr w14:val="tx1"/>
            </w14:solidFill>
          </w14:textFill>
        </w:rPr>
      </w:pPr>
      <w:r>
        <w:rPr>
          <w:rFonts w:hint="eastAsia"/>
        </w:rPr>
        <w:t>2.3.8</w:t>
      </w:r>
      <w:r>
        <w:rPr>
          <w:rFonts w:hint="eastAsia" w:ascii="宋体" w:hAnsi="宋体"/>
          <w:color w:val="000000" w:themeColor="text1"/>
          <w14:textFill>
            <w14:solidFill>
              <w14:schemeClr w14:val="tx1"/>
            </w14:solidFill>
          </w14:textFill>
        </w:rPr>
        <w:t>综合布线系统：网络、电话面板（不含面板采购）的安装及穿线；智能化图纸设计范围内的弱电桥架均施工到位。</w:t>
      </w:r>
    </w:p>
    <w:p w14:paraId="3D8DE355">
      <w:pPr>
        <w:pStyle w:val="80"/>
        <w:tabs>
          <w:tab w:val="left" w:pos="709"/>
        </w:tabs>
        <w:spacing w:before="156" w:beforeLines="50"/>
        <w:ind w:firstLine="0" w:firstLineChars="0"/>
        <w:rPr>
          <w:rFonts w:hint="eastAsia" w:ascii="宋体" w:hAnsi="宋体" w:cs="Arial"/>
          <w:b/>
          <w:bCs/>
          <w:color w:val="000000"/>
          <w:szCs w:val="21"/>
        </w:rPr>
      </w:pPr>
      <w:r>
        <w:rPr>
          <w:rFonts w:hint="eastAsia" w:ascii="宋体" w:hAnsi="宋体" w:cs="Arial"/>
          <w:b/>
          <w:bCs/>
          <w:color w:val="000000"/>
          <w:szCs w:val="21"/>
        </w:rPr>
        <w:t>注：</w:t>
      </w:r>
      <w:r>
        <w:rPr>
          <w:rFonts w:ascii="宋体" w:hAnsi="宋体" w:cs="Arial"/>
          <w:b/>
          <w:bCs/>
          <w:color w:val="000000"/>
          <w:szCs w:val="21"/>
        </w:rPr>
        <w:t>本文中所描述的工程范围仅是概括性的，不能视为是完整无缺的。承包人应参阅招标文件中的其他部分，包括但不限于合同条件、</w:t>
      </w:r>
      <w:r>
        <w:rPr>
          <w:rFonts w:hint="eastAsia" w:ascii="宋体" w:hAnsi="宋体" w:cs="Arial"/>
          <w:b/>
          <w:bCs/>
          <w:color w:val="000000"/>
          <w:szCs w:val="21"/>
        </w:rPr>
        <w:t>设计需求、</w:t>
      </w:r>
      <w:r>
        <w:rPr>
          <w:rFonts w:ascii="宋体" w:hAnsi="宋体" w:cs="Arial"/>
          <w:b/>
          <w:bCs/>
          <w:color w:val="000000"/>
          <w:szCs w:val="21"/>
        </w:rPr>
        <w:t>工程规范、工程量清单、图纸等去完全了解工程的实际范围与内容。</w:t>
      </w:r>
    </w:p>
    <w:p w14:paraId="11759E54">
      <w:pPr>
        <w:pStyle w:val="80"/>
        <w:tabs>
          <w:tab w:val="left" w:pos="851"/>
          <w:tab w:val="left" w:pos="1260"/>
        </w:tabs>
        <w:spacing w:before="120" w:line="360" w:lineRule="auto"/>
        <w:ind w:firstLineChars="0"/>
        <w:rPr>
          <w:rFonts w:ascii="Arial" w:hAnsi="Arial" w:cs="Arial" w:eastAsiaTheme="minorEastAsia"/>
          <w:sz w:val="22"/>
          <w:szCs w:val="22"/>
        </w:rPr>
      </w:pPr>
      <w:r>
        <w:rPr>
          <w:rFonts w:hint="eastAsia" w:ascii="Arial" w:hAnsi="Arial" w:cs="Arial" w:eastAsiaTheme="minorEastAsia"/>
          <w:sz w:val="22"/>
          <w:szCs w:val="22"/>
        </w:rPr>
        <w:t>2.4甲控品牌材料设备列表。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435"/>
        <w:gridCol w:w="1279"/>
        <w:gridCol w:w="2131"/>
        <w:gridCol w:w="1990"/>
      </w:tblGrid>
      <w:tr w14:paraId="7B0D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F67CCF0">
            <w:pPr>
              <w:jc w:val="center"/>
            </w:pPr>
            <w:r>
              <w:rPr>
                <w:rFonts w:hint="eastAsia"/>
              </w:rPr>
              <w:t>序号</w:t>
            </w:r>
          </w:p>
        </w:tc>
        <w:tc>
          <w:tcPr>
            <w:tcW w:w="2435" w:type="dxa"/>
            <w:vAlign w:val="center"/>
          </w:tcPr>
          <w:p w14:paraId="58B6E707">
            <w:pPr>
              <w:jc w:val="center"/>
            </w:pPr>
            <w:r>
              <w:rPr>
                <w:rFonts w:hint="eastAsia"/>
              </w:rPr>
              <w:t>材料设备名称</w:t>
            </w:r>
          </w:p>
        </w:tc>
        <w:tc>
          <w:tcPr>
            <w:tcW w:w="1279" w:type="dxa"/>
            <w:vAlign w:val="center"/>
          </w:tcPr>
          <w:p w14:paraId="122D6EE3">
            <w:pPr>
              <w:jc w:val="center"/>
            </w:pPr>
            <w:r>
              <w:rPr>
                <w:rFonts w:hint="eastAsia"/>
              </w:rPr>
              <w:t>规格/型号</w:t>
            </w:r>
          </w:p>
        </w:tc>
        <w:tc>
          <w:tcPr>
            <w:tcW w:w="2131" w:type="dxa"/>
            <w:vAlign w:val="center"/>
          </w:tcPr>
          <w:p w14:paraId="08E0B155">
            <w:pPr>
              <w:jc w:val="center"/>
            </w:pPr>
            <w:r>
              <w:rPr>
                <w:rFonts w:hint="eastAsia"/>
              </w:rPr>
              <w:t>厂家厂家/品牌范围要求</w:t>
            </w:r>
          </w:p>
        </w:tc>
        <w:tc>
          <w:tcPr>
            <w:tcW w:w="1990" w:type="dxa"/>
            <w:vAlign w:val="center"/>
          </w:tcPr>
          <w:p w14:paraId="00DC32F2">
            <w:pPr>
              <w:jc w:val="center"/>
            </w:pPr>
            <w:r>
              <w:rPr>
                <w:rFonts w:hint="eastAsia"/>
              </w:rPr>
              <w:t>投标送样要求</w:t>
            </w:r>
          </w:p>
        </w:tc>
      </w:tr>
      <w:tr w14:paraId="17A70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1" w:type="dxa"/>
            <w:gridSpan w:val="5"/>
            <w:vAlign w:val="center"/>
          </w:tcPr>
          <w:p w14:paraId="66C07896">
            <w:pPr>
              <w:jc w:val="left"/>
              <w:rPr>
                <w:b/>
              </w:rPr>
            </w:pPr>
            <w:r>
              <w:rPr>
                <w:rFonts w:hint="eastAsia"/>
                <w:b/>
              </w:rPr>
              <w:t>一、甲限乙供</w:t>
            </w:r>
          </w:p>
        </w:tc>
      </w:tr>
      <w:tr w14:paraId="6C9E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F1793B6">
            <w:pPr>
              <w:jc w:val="center"/>
            </w:pPr>
            <w:r>
              <w:t>1</w:t>
            </w:r>
          </w:p>
        </w:tc>
        <w:tc>
          <w:tcPr>
            <w:tcW w:w="2435" w:type="dxa"/>
            <w:vAlign w:val="center"/>
          </w:tcPr>
          <w:p w14:paraId="29E99EAB">
            <w:pPr>
              <w:jc w:val="center"/>
            </w:pPr>
            <w:r>
              <w:rPr>
                <w:rFonts w:hint="eastAsia"/>
              </w:rPr>
              <w:t>摄像机、监视器、存储设备等</w:t>
            </w:r>
          </w:p>
        </w:tc>
        <w:tc>
          <w:tcPr>
            <w:tcW w:w="1279" w:type="dxa"/>
            <w:vAlign w:val="center"/>
          </w:tcPr>
          <w:p w14:paraId="4B46D9FC">
            <w:pPr>
              <w:jc w:val="center"/>
            </w:pPr>
          </w:p>
        </w:tc>
        <w:tc>
          <w:tcPr>
            <w:tcW w:w="2131" w:type="dxa"/>
            <w:vAlign w:val="center"/>
          </w:tcPr>
          <w:p w14:paraId="433C7AC9">
            <w:pPr>
              <w:jc w:val="center"/>
            </w:pPr>
            <w:r>
              <w:rPr>
                <w:rFonts w:hint="eastAsia"/>
              </w:rPr>
              <w:t>海康、大华或同档次品牌</w:t>
            </w:r>
          </w:p>
        </w:tc>
        <w:tc>
          <w:tcPr>
            <w:tcW w:w="1990" w:type="dxa"/>
            <w:vAlign w:val="center"/>
          </w:tcPr>
          <w:p w14:paraId="6343EA31">
            <w:pPr>
              <w:jc w:val="center"/>
            </w:pPr>
          </w:p>
        </w:tc>
      </w:tr>
      <w:tr w14:paraId="7973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EFDEDD5">
            <w:pPr>
              <w:jc w:val="center"/>
            </w:pPr>
            <w:r>
              <w:t>2</w:t>
            </w:r>
          </w:p>
        </w:tc>
        <w:tc>
          <w:tcPr>
            <w:tcW w:w="2435" w:type="dxa"/>
            <w:vAlign w:val="center"/>
          </w:tcPr>
          <w:p w14:paraId="76FBE3AA">
            <w:pPr>
              <w:jc w:val="center"/>
            </w:pPr>
            <w:r>
              <w:rPr>
                <w:rFonts w:hint="eastAsia"/>
              </w:rPr>
              <w:t>车辆管理设备</w:t>
            </w:r>
          </w:p>
        </w:tc>
        <w:tc>
          <w:tcPr>
            <w:tcW w:w="1279" w:type="dxa"/>
            <w:vAlign w:val="center"/>
          </w:tcPr>
          <w:p w14:paraId="6CFBE830">
            <w:pPr>
              <w:jc w:val="center"/>
            </w:pPr>
          </w:p>
        </w:tc>
        <w:tc>
          <w:tcPr>
            <w:tcW w:w="2131" w:type="dxa"/>
            <w:vAlign w:val="center"/>
          </w:tcPr>
          <w:p w14:paraId="509E4832">
            <w:pPr>
              <w:jc w:val="center"/>
            </w:pPr>
            <w:r>
              <w:rPr>
                <w:rFonts w:hint="eastAsia"/>
              </w:rPr>
              <w:t>捷顺、立方或同档次品牌</w:t>
            </w:r>
          </w:p>
        </w:tc>
        <w:tc>
          <w:tcPr>
            <w:tcW w:w="1990" w:type="dxa"/>
            <w:vAlign w:val="center"/>
          </w:tcPr>
          <w:p w14:paraId="1911EB60">
            <w:pPr>
              <w:jc w:val="center"/>
            </w:pPr>
          </w:p>
        </w:tc>
      </w:tr>
      <w:tr w14:paraId="78E75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25B0E0">
            <w:pPr>
              <w:jc w:val="center"/>
            </w:pPr>
            <w:r>
              <w:t>3</w:t>
            </w:r>
          </w:p>
        </w:tc>
        <w:tc>
          <w:tcPr>
            <w:tcW w:w="2435" w:type="dxa"/>
            <w:vAlign w:val="center"/>
          </w:tcPr>
          <w:p w14:paraId="42BA9760">
            <w:pPr>
              <w:jc w:val="center"/>
            </w:pPr>
            <w:r>
              <w:rPr>
                <w:rFonts w:hint="eastAsia"/>
              </w:rPr>
              <w:t>门禁设备</w:t>
            </w:r>
          </w:p>
        </w:tc>
        <w:tc>
          <w:tcPr>
            <w:tcW w:w="1279" w:type="dxa"/>
            <w:vAlign w:val="center"/>
          </w:tcPr>
          <w:p w14:paraId="4D702914">
            <w:pPr>
              <w:jc w:val="center"/>
            </w:pPr>
          </w:p>
        </w:tc>
        <w:tc>
          <w:tcPr>
            <w:tcW w:w="2131" w:type="dxa"/>
            <w:vAlign w:val="center"/>
          </w:tcPr>
          <w:p w14:paraId="7647F819">
            <w:pPr>
              <w:jc w:val="center"/>
            </w:pPr>
            <w:r>
              <w:rPr>
                <w:rFonts w:hint="eastAsia"/>
              </w:rPr>
              <w:t>捷顺或立方或同档次品牌</w:t>
            </w:r>
          </w:p>
        </w:tc>
        <w:tc>
          <w:tcPr>
            <w:tcW w:w="1990" w:type="dxa"/>
            <w:vAlign w:val="center"/>
          </w:tcPr>
          <w:p w14:paraId="7923F90C">
            <w:pPr>
              <w:jc w:val="center"/>
            </w:pPr>
          </w:p>
        </w:tc>
      </w:tr>
      <w:tr w14:paraId="1EA6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C96BB6A">
            <w:pPr>
              <w:jc w:val="center"/>
            </w:pPr>
            <w:r>
              <w:t>4</w:t>
            </w:r>
          </w:p>
        </w:tc>
        <w:tc>
          <w:tcPr>
            <w:tcW w:w="2435" w:type="dxa"/>
            <w:vAlign w:val="center"/>
          </w:tcPr>
          <w:p w14:paraId="03909C17">
            <w:pPr>
              <w:jc w:val="center"/>
            </w:pPr>
            <w:r>
              <w:rPr>
                <w:rFonts w:hint="eastAsia"/>
              </w:rPr>
              <w:t>电脑</w:t>
            </w:r>
          </w:p>
        </w:tc>
        <w:tc>
          <w:tcPr>
            <w:tcW w:w="1279" w:type="dxa"/>
            <w:vAlign w:val="center"/>
          </w:tcPr>
          <w:p w14:paraId="38061219">
            <w:pPr>
              <w:jc w:val="center"/>
            </w:pPr>
          </w:p>
        </w:tc>
        <w:tc>
          <w:tcPr>
            <w:tcW w:w="2131" w:type="dxa"/>
            <w:vAlign w:val="center"/>
          </w:tcPr>
          <w:p w14:paraId="6D105AC9">
            <w:pPr>
              <w:jc w:val="center"/>
            </w:pPr>
            <w:r>
              <w:rPr>
                <w:rFonts w:hint="eastAsia"/>
              </w:rPr>
              <w:t>联想、DELL、惠普或同档次品牌</w:t>
            </w:r>
          </w:p>
        </w:tc>
        <w:tc>
          <w:tcPr>
            <w:tcW w:w="1990" w:type="dxa"/>
            <w:vAlign w:val="center"/>
          </w:tcPr>
          <w:p w14:paraId="0BF94692">
            <w:pPr>
              <w:jc w:val="center"/>
            </w:pPr>
          </w:p>
        </w:tc>
      </w:tr>
      <w:tr w14:paraId="420C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36D0436">
            <w:pPr>
              <w:jc w:val="center"/>
            </w:pPr>
            <w:r>
              <w:t>5</w:t>
            </w:r>
          </w:p>
        </w:tc>
        <w:tc>
          <w:tcPr>
            <w:tcW w:w="2435" w:type="dxa"/>
            <w:vAlign w:val="center"/>
          </w:tcPr>
          <w:p w14:paraId="6CF662D3">
            <w:pPr>
              <w:jc w:val="center"/>
            </w:pPr>
            <w:r>
              <w:rPr>
                <w:rFonts w:hint="eastAsia"/>
              </w:rPr>
              <w:t>移动硬盘</w:t>
            </w:r>
          </w:p>
        </w:tc>
        <w:tc>
          <w:tcPr>
            <w:tcW w:w="1279" w:type="dxa"/>
            <w:vAlign w:val="center"/>
          </w:tcPr>
          <w:p w14:paraId="30DFA86A">
            <w:pPr>
              <w:jc w:val="center"/>
            </w:pPr>
          </w:p>
        </w:tc>
        <w:tc>
          <w:tcPr>
            <w:tcW w:w="2131" w:type="dxa"/>
            <w:vAlign w:val="center"/>
          </w:tcPr>
          <w:p w14:paraId="27784C9A">
            <w:pPr>
              <w:jc w:val="center"/>
            </w:pPr>
            <w:r>
              <w:rPr>
                <w:rFonts w:hint="eastAsia"/>
              </w:rPr>
              <w:t>希捷、西部数据或同档次品牌</w:t>
            </w:r>
          </w:p>
        </w:tc>
        <w:tc>
          <w:tcPr>
            <w:tcW w:w="1990" w:type="dxa"/>
            <w:vAlign w:val="center"/>
          </w:tcPr>
          <w:p w14:paraId="664A64D8">
            <w:pPr>
              <w:jc w:val="center"/>
            </w:pPr>
          </w:p>
        </w:tc>
      </w:tr>
      <w:tr w14:paraId="656E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930CFE7">
            <w:pPr>
              <w:jc w:val="center"/>
            </w:pPr>
            <w:r>
              <w:rPr>
                <w:rFonts w:hint="eastAsia"/>
              </w:rPr>
              <w:t>6</w:t>
            </w:r>
          </w:p>
        </w:tc>
        <w:tc>
          <w:tcPr>
            <w:tcW w:w="2435" w:type="dxa"/>
            <w:vAlign w:val="center"/>
          </w:tcPr>
          <w:p w14:paraId="365CD976">
            <w:pPr>
              <w:jc w:val="center"/>
            </w:pPr>
            <w:r>
              <w:rPr>
                <w:rFonts w:hint="eastAsia"/>
              </w:rPr>
              <w:t>背景音乐系统设备</w:t>
            </w:r>
          </w:p>
        </w:tc>
        <w:tc>
          <w:tcPr>
            <w:tcW w:w="1279" w:type="dxa"/>
            <w:vAlign w:val="center"/>
          </w:tcPr>
          <w:p w14:paraId="3F50A752">
            <w:pPr>
              <w:jc w:val="center"/>
            </w:pPr>
          </w:p>
        </w:tc>
        <w:tc>
          <w:tcPr>
            <w:tcW w:w="2131" w:type="dxa"/>
            <w:vAlign w:val="center"/>
          </w:tcPr>
          <w:p w14:paraId="63E6250B">
            <w:pPr>
              <w:jc w:val="center"/>
            </w:pPr>
            <w:r>
              <w:rPr>
                <w:rFonts w:hint="eastAsia"/>
              </w:rPr>
              <w:t>DSPPA、ITC、ABK或同档次品牌</w:t>
            </w:r>
          </w:p>
        </w:tc>
        <w:tc>
          <w:tcPr>
            <w:tcW w:w="1990" w:type="dxa"/>
            <w:vAlign w:val="center"/>
          </w:tcPr>
          <w:p w14:paraId="26F8E124">
            <w:pPr>
              <w:jc w:val="center"/>
            </w:pPr>
          </w:p>
        </w:tc>
      </w:tr>
      <w:tr w14:paraId="7EF43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5D2B842">
            <w:pPr>
              <w:jc w:val="center"/>
            </w:pPr>
            <w:r>
              <w:rPr>
                <w:rFonts w:hint="eastAsia"/>
              </w:rPr>
              <w:t>7</w:t>
            </w:r>
          </w:p>
        </w:tc>
        <w:tc>
          <w:tcPr>
            <w:tcW w:w="2435" w:type="dxa"/>
            <w:vAlign w:val="center"/>
          </w:tcPr>
          <w:p w14:paraId="593F1B21">
            <w:pPr>
              <w:jc w:val="center"/>
            </w:pPr>
            <w:r>
              <w:rPr>
                <w:rFonts w:hint="eastAsia"/>
              </w:rPr>
              <w:t>UPS不间断电源设备</w:t>
            </w:r>
          </w:p>
        </w:tc>
        <w:tc>
          <w:tcPr>
            <w:tcW w:w="1279" w:type="dxa"/>
            <w:vAlign w:val="center"/>
          </w:tcPr>
          <w:p w14:paraId="07DA85B6">
            <w:pPr>
              <w:jc w:val="center"/>
            </w:pPr>
          </w:p>
        </w:tc>
        <w:tc>
          <w:tcPr>
            <w:tcW w:w="2131" w:type="dxa"/>
            <w:vAlign w:val="center"/>
          </w:tcPr>
          <w:p w14:paraId="07C950B1">
            <w:pPr>
              <w:jc w:val="center"/>
            </w:pPr>
            <w:r>
              <w:rPr>
                <w:rFonts w:hint="eastAsia"/>
              </w:rPr>
              <w:t>艾默生、山特、科华或同档次品牌</w:t>
            </w:r>
          </w:p>
        </w:tc>
        <w:tc>
          <w:tcPr>
            <w:tcW w:w="1990" w:type="dxa"/>
            <w:vAlign w:val="center"/>
          </w:tcPr>
          <w:p w14:paraId="3034EA07">
            <w:pPr>
              <w:jc w:val="center"/>
            </w:pPr>
          </w:p>
        </w:tc>
      </w:tr>
      <w:tr w14:paraId="4151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C8B9B06">
            <w:pPr>
              <w:jc w:val="center"/>
            </w:pPr>
            <w:r>
              <w:rPr>
                <w:rFonts w:hint="eastAsia"/>
              </w:rPr>
              <w:t>8</w:t>
            </w:r>
          </w:p>
        </w:tc>
        <w:tc>
          <w:tcPr>
            <w:tcW w:w="2435" w:type="dxa"/>
            <w:vAlign w:val="center"/>
          </w:tcPr>
          <w:p w14:paraId="2D8D9AA7">
            <w:pPr>
              <w:jc w:val="center"/>
            </w:pPr>
            <w:r>
              <w:rPr>
                <w:rFonts w:hint="eastAsia"/>
              </w:rPr>
              <w:t>电池</w:t>
            </w:r>
          </w:p>
        </w:tc>
        <w:tc>
          <w:tcPr>
            <w:tcW w:w="1279" w:type="dxa"/>
            <w:vAlign w:val="center"/>
          </w:tcPr>
          <w:p w14:paraId="4274AB6B">
            <w:pPr>
              <w:jc w:val="center"/>
            </w:pPr>
          </w:p>
        </w:tc>
        <w:tc>
          <w:tcPr>
            <w:tcW w:w="2131" w:type="dxa"/>
            <w:vAlign w:val="center"/>
          </w:tcPr>
          <w:p w14:paraId="01F91F70">
            <w:pPr>
              <w:jc w:val="center"/>
            </w:pPr>
            <w:r>
              <w:rPr>
                <w:rFonts w:hint="eastAsia"/>
              </w:rPr>
              <w:t>伊顿或同档次品牌</w:t>
            </w:r>
          </w:p>
        </w:tc>
        <w:tc>
          <w:tcPr>
            <w:tcW w:w="1990" w:type="dxa"/>
            <w:vAlign w:val="center"/>
          </w:tcPr>
          <w:p w14:paraId="19592939">
            <w:pPr>
              <w:jc w:val="center"/>
            </w:pPr>
          </w:p>
        </w:tc>
      </w:tr>
      <w:tr w14:paraId="0952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48B1899">
            <w:pPr>
              <w:jc w:val="center"/>
            </w:pPr>
            <w:r>
              <w:rPr>
                <w:rFonts w:hint="eastAsia"/>
              </w:rPr>
              <w:t>9</w:t>
            </w:r>
          </w:p>
        </w:tc>
        <w:tc>
          <w:tcPr>
            <w:tcW w:w="2435" w:type="dxa"/>
            <w:vAlign w:val="center"/>
          </w:tcPr>
          <w:p w14:paraId="5DA12744">
            <w:pPr>
              <w:jc w:val="center"/>
            </w:pPr>
            <w:r>
              <w:rPr>
                <w:rFonts w:hint="eastAsia"/>
              </w:rPr>
              <w:t>园区WiFi覆盖系统</w:t>
            </w:r>
          </w:p>
        </w:tc>
        <w:tc>
          <w:tcPr>
            <w:tcW w:w="1279" w:type="dxa"/>
            <w:vAlign w:val="center"/>
          </w:tcPr>
          <w:p w14:paraId="0DD70E17">
            <w:pPr>
              <w:jc w:val="center"/>
            </w:pPr>
          </w:p>
        </w:tc>
        <w:tc>
          <w:tcPr>
            <w:tcW w:w="2131" w:type="dxa"/>
            <w:vAlign w:val="center"/>
          </w:tcPr>
          <w:p w14:paraId="190758F6">
            <w:pPr>
              <w:jc w:val="center"/>
            </w:pPr>
            <w:r>
              <w:rPr>
                <w:rFonts w:hint="eastAsia"/>
              </w:rPr>
              <w:t>华为或同档次品牌</w:t>
            </w:r>
          </w:p>
        </w:tc>
        <w:tc>
          <w:tcPr>
            <w:tcW w:w="1990" w:type="dxa"/>
            <w:vAlign w:val="center"/>
          </w:tcPr>
          <w:p w14:paraId="1EC44705">
            <w:pPr>
              <w:jc w:val="center"/>
            </w:pPr>
          </w:p>
        </w:tc>
      </w:tr>
      <w:tr w14:paraId="5D1F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53D83F51">
            <w:pPr>
              <w:jc w:val="center"/>
            </w:pPr>
            <w:r>
              <w:rPr>
                <w:rFonts w:hint="eastAsia"/>
              </w:rPr>
              <w:t>10</w:t>
            </w:r>
          </w:p>
        </w:tc>
        <w:tc>
          <w:tcPr>
            <w:tcW w:w="2435" w:type="dxa"/>
            <w:vAlign w:val="center"/>
          </w:tcPr>
          <w:p w14:paraId="1BD7438F">
            <w:pPr>
              <w:jc w:val="center"/>
            </w:pPr>
            <w:r>
              <w:rPr>
                <w:rFonts w:hint="eastAsia"/>
              </w:rPr>
              <w:t>交换机</w:t>
            </w:r>
          </w:p>
        </w:tc>
        <w:tc>
          <w:tcPr>
            <w:tcW w:w="1279" w:type="dxa"/>
            <w:vAlign w:val="center"/>
          </w:tcPr>
          <w:p w14:paraId="2A06427E">
            <w:pPr>
              <w:jc w:val="center"/>
            </w:pPr>
          </w:p>
        </w:tc>
        <w:tc>
          <w:tcPr>
            <w:tcW w:w="2131" w:type="dxa"/>
            <w:vAlign w:val="center"/>
          </w:tcPr>
          <w:p w14:paraId="331AD440">
            <w:pPr>
              <w:jc w:val="center"/>
            </w:pPr>
            <w:r>
              <w:rPr>
                <w:rFonts w:hint="eastAsia"/>
              </w:rPr>
              <w:t>H3C、D-LINK、华为或同档次品牌</w:t>
            </w:r>
          </w:p>
        </w:tc>
        <w:tc>
          <w:tcPr>
            <w:tcW w:w="1990" w:type="dxa"/>
            <w:vAlign w:val="center"/>
          </w:tcPr>
          <w:p w14:paraId="05D93167">
            <w:pPr>
              <w:jc w:val="center"/>
            </w:pPr>
          </w:p>
        </w:tc>
      </w:tr>
      <w:tr w14:paraId="4F3F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FDAF87">
            <w:pPr>
              <w:jc w:val="center"/>
            </w:pPr>
            <w:r>
              <w:rPr>
                <w:rFonts w:hint="eastAsia"/>
              </w:rPr>
              <w:t>11</w:t>
            </w:r>
          </w:p>
        </w:tc>
        <w:tc>
          <w:tcPr>
            <w:tcW w:w="2435" w:type="dxa"/>
            <w:vAlign w:val="center"/>
          </w:tcPr>
          <w:p w14:paraId="740EFCBD">
            <w:pPr>
              <w:jc w:val="center"/>
            </w:pPr>
            <w:r>
              <w:rPr>
                <w:rFonts w:hint="eastAsia"/>
              </w:rPr>
              <w:t>线缆</w:t>
            </w:r>
          </w:p>
        </w:tc>
        <w:tc>
          <w:tcPr>
            <w:tcW w:w="1279" w:type="dxa"/>
            <w:vAlign w:val="center"/>
          </w:tcPr>
          <w:p w14:paraId="5953B345">
            <w:pPr>
              <w:jc w:val="center"/>
            </w:pPr>
          </w:p>
        </w:tc>
        <w:tc>
          <w:tcPr>
            <w:tcW w:w="2131" w:type="dxa"/>
            <w:vAlign w:val="center"/>
          </w:tcPr>
          <w:p w14:paraId="4E33942A">
            <w:pPr>
              <w:jc w:val="center"/>
            </w:pPr>
            <w:r>
              <w:rPr>
                <w:rFonts w:hint="eastAsia"/>
              </w:rPr>
              <w:t>江苏天城、 爱谱华顿、一舟、安普或同档次品牌</w:t>
            </w:r>
          </w:p>
        </w:tc>
        <w:tc>
          <w:tcPr>
            <w:tcW w:w="1990" w:type="dxa"/>
            <w:vAlign w:val="center"/>
          </w:tcPr>
          <w:p w14:paraId="1B683FD1">
            <w:pPr>
              <w:jc w:val="center"/>
            </w:pPr>
          </w:p>
        </w:tc>
      </w:tr>
      <w:tr w14:paraId="485D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F74735F">
            <w:pPr>
              <w:jc w:val="center"/>
            </w:pPr>
            <w:r>
              <w:rPr>
                <w:rFonts w:hint="eastAsia"/>
              </w:rPr>
              <w:t>12</w:t>
            </w:r>
          </w:p>
        </w:tc>
        <w:tc>
          <w:tcPr>
            <w:tcW w:w="2435" w:type="dxa"/>
            <w:vAlign w:val="center"/>
          </w:tcPr>
          <w:p w14:paraId="43AD85AD">
            <w:pPr>
              <w:jc w:val="center"/>
            </w:pPr>
            <w:r>
              <w:rPr>
                <w:rFonts w:hint="eastAsia"/>
              </w:rPr>
              <w:t>光纤</w:t>
            </w:r>
          </w:p>
        </w:tc>
        <w:tc>
          <w:tcPr>
            <w:tcW w:w="1279" w:type="dxa"/>
            <w:vAlign w:val="center"/>
          </w:tcPr>
          <w:p w14:paraId="1A231FE0">
            <w:pPr>
              <w:jc w:val="center"/>
            </w:pPr>
          </w:p>
        </w:tc>
        <w:tc>
          <w:tcPr>
            <w:tcW w:w="2131" w:type="dxa"/>
            <w:vAlign w:val="center"/>
          </w:tcPr>
          <w:p w14:paraId="03DE101A">
            <w:pPr>
              <w:jc w:val="center"/>
            </w:pPr>
            <w:r>
              <w:rPr>
                <w:rFonts w:hint="eastAsia"/>
              </w:rPr>
              <w:t>江苏天城、 爱谱华顿、一舟、安普或同档次品牌</w:t>
            </w:r>
          </w:p>
        </w:tc>
        <w:tc>
          <w:tcPr>
            <w:tcW w:w="1990" w:type="dxa"/>
            <w:vAlign w:val="center"/>
          </w:tcPr>
          <w:p w14:paraId="70C0B5CF">
            <w:pPr>
              <w:jc w:val="center"/>
            </w:pPr>
          </w:p>
        </w:tc>
      </w:tr>
      <w:tr w14:paraId="432E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5078929">
            <w:pPr>
              <w:jc w:val="center"/>
            </w:pPr>
            <w:r>
              <w:rPr>
                <w:rFonts w:hint="eastAsia"/>
              </w:rPr>
              <w:t>13</w:t>
            </w:r>
          </w:p>
        </w:tc>
        <w:tc>
          <w:tcPr>
            <w:tcW w:w="2435" w:type="dxa"/>
            <w:vAlign w:val="center"/>
          </w:tcPr>
          <w:p w14:paraId="67D4D560">
            <w:pPr>
              <w:jc w:val="center"/>
            </w:pPr>
            <w:r>
              <w:rPr>
                <w:rFonts w:hint="eastAsia"/>
              </w:rPr>
              <w:t>打印机</w:t>
            </w:r>
          </w:p>
        </w:tc>
        <w:tc>
          <w:tcPr>
            <w:tcW w:w="1279" w:type="dxa"/>
            <w:vAlign w:val="center"/>
          </w:tcPr>
          <w:p w14:paraId="7BA262CB">
            <w:pPr>
              <w:jc w:val="center"/>
            </w:pPr>
          </w:p>
        </w:tc>
        <w:tc>
          <w:tcPr>
            <w:tcW w:w="2131" w:type="dxa"/>
            <w:vAlign w:val="center"/>
          </w:tcPr>
          <w:p w14:paraId="36E9CEE2">
            <w:pPr>
              <w:jc w:val="center"/>
            </w:pPr>
            <w:r>
              <w:rPr>
                <w:rFonts w:hint="eastAsia"/>
              </w:rPr>
              <w:t>佳能、惠普、爱普生或同档次品牌</w:t>
            </w:r>
          </w:p>
        </w:tc>
        <w:tc>
          <w:tcPr>
            <w:tcW w:w="1990" w:type="dxa"/>
            <w:vAlign w:val="center"/>
          </w:tcPr>
          <w:p w14:paraId="2844E3DD">
            <w:pPr>
              <w:jc w:val="center"/>
            </w:pPr>
          </w:p>
        </w:tc>
      </w:tr>
      <w:tr w14:paraId="5E2F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D34FFED">
            <w:pPr>
              <w:jc w:val="center"/>
            </w:pPr>
            <w:r>
              <w:rPr>
                <w:rFonts w:hint="eastAsia"/>
              </w:rPr>
              <w:t>14</w:t>
            </w:r>
          </w:p>
        </w:tc>
        <w:tc>
          <w:tcPr>
            <w:tcW w:w="2435" w:type="dxa"/>
            <w:vAlign w:val="center"/>
          </w:tcPr>
          <w:p w14:paraId="19B87ED1">
            <w:pPr>
              <w:jc w:val="center"/>
            </w:pPr>
            <w:r>
              <w:rPr>
                <w:rFonts w:hint="eastAsia"/>
              </w:rPr>
              <w:t>防雷器</w:t>
            </w:r>
          </w:p>
        </w:tc>
        <w:tc>
          <w:tcPr>
            <w:tcW w:w="1279" w:type="dxa"/>
            <w:vAlign w:val="center"/>
          </w:tcPr>
          <w:p w14:paraId="204793DC">
            <w:pPr>
              <w:jc w:val="center"/>
            </w:pPr>
          </w:p>
        </w:tc>
        <w:tc>
          <w:tcPr>
            <w:tcW w:w="2131" w:type="dxa"/>
            <w:vAlign w:val="center"/>
          </w:tcPr>
          <w:p w14:paraId="1802A377">
            <w:pPr>
              <w:jc w:val="center"/>
            </w:pPr>
            <w:r>
              <w:rPr>
                <w:rFonts w:hint="eastAsia"/>
              </w:rPr>
              <w:t>ASP及同档品牌</w:t>
            </w:r>
          </w:p>
        </w:tc>
        <w:tc>
          <w:tcPr>
            <w:tcW w:w="1990" w:type="dxa"/>
            <w:vAlign w:val="center"/>
          </w:tcPr>
          <w:p w14:paraId="6FE0437A">
            <w:pPr>
              <w:jc w:val="center"/>
            </w:pPr>
          </w:p>
        </w:tc>
      </w:tr>
      <w:tr w14:paraId="4559F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2804F51">
            <w:pPr>
              <w:jc w:val="center"/>
            </w:pPr>
            <w:r>
              <w:rPr>
                <w:rFonts w:hint="eastAsia"/>
              </w:rPr>
              <w:t>15</w:t>
            </w:r>
          </w:p>
        </w:tc>
        <w:tc>
          <w:tcPr>
            <w:tcW w:w="2435" w:type="dxa"/>
            <w:vAlign w:val="center"/>
          </w:tcPr>
          <w:p w14:paraId="67FEAD03">
            <w:pPr>
              <w:jc w:val="center"/>
            </w:pPr>
            <w:r>
              <w:rPr>
                <w:rFonts w:hint="eastAsia"/>
              </w:rPr>
              <w:t>光纤收发器</w:t>
            </w:r>
          </w:p>
        </w:tc>
        <w:tc>
          <w:tcPr>
            <w:tcW w:w="1279" w:type="dxa"/>
            <w:vAlign w:val="center"/>
          </w:tcPr>
          <w:p w14:paraId="6B645554">
            <w:pPr>
              <w:jc w:val="center"/>
            </w:pPr>
          </w:p>
        </w:tc>
        <w:tc>
          <w:tcPr>
            <w:tcW w:w="2131" w:type="dxa"/>
            <w:vAlign w:val="center"/>
          </w:tcPr>
          <w:p w14:paraId="0CFAA93F">
            <w:pPr>
              <w:jc w:val="center"/>
            </w:pPr>
            <w:r>
              <w:rPr>
                <w:rFonts w:hint="eastAsia"/>
              </w:rPr>
              <w:t>海硕、TP-LINK或同档</w:t>
            </w:r>
          </w:p>
        </w:tc>
        <w:tc>
          <w:tcPr>
            <w:tcW w:w="1990" w:type="dxa"/>
            <w:vAlign w:val="center"/>
          </w:tcPr>
          <w:p w14:paraId="12A97CDF">
            <w:pPr>
              <w:jc w:val="center"/>
            </w:pPr>
          </w:p>
        </w:tc>
      </w:tr>
      <w:tr w14:paraId="4234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2CB2B3C">
            <w:pPr>
              <w:jc w:val="center"/>
            </w:pPr>
            <w:r>
              <w:rPr>
                <w:rFonts w:hint="eastAsia"/>
              </w:rPr>
              <w:t>16</w:t>
            </w:r>
          </w:p>
        </w:tc>
        <w:tc>
          <w:tcPr>
            <w:tcW w:w="2435" w:type="dxa"/>
            <w:vAlign w:val="center"/>
          </w:tcPr>
          <w:p w14:paraId="2232EBB4">
            <w:pPr>
              <w:jc w:val="center"/>
            </w:pPr>
            <w:r>
              <w:rPr>
                <w:rFonts w:hint="eastAsia"/>
              </w:rPr>
              <w:t>信息插座</w:t>
            </w:r>
          </w:p>
        </w:tc>
        <w:tc>
          <w:tcPr>
            <w:tcW w:w="1279" w:type="dxa"/>
            <w:vAlign w:val="center"/>
          </w:tcPr>
          <w:p w14:paraId="07CB4965">
            <w:pPr>
              <w:jc w:val="center"/>
            </w:pPr>
          </w:p>
        </w:tc>
        <w:tc>
          <w:tcPr>
            <w:tcW w:w="2131" w:type="dxa"/>
            <w:vAlign w:val="center"/>
          </w:tcPr>
          <w:p w14:paraId="681066E4">
            <w:pPr>
              <w:jc w:val="center"/>
            </w:pPr>
            <w:r>
              <w:rPr>
                <w:rFonts w:hint="eastAsia"/>
              </w:rPr>
              <w:t>江苏天城、 爱谱华顿、一舟、安普或同档次品牌</w:t>
            </w:r>
          </w:p>
        </w:tc>
        <w:tc>
          <w:tcPr>
            <w:tcW w:w="1990" w:type="dxa"/>
            <w:vAlign w:val="center"/>
          </w:tcPr>
          <w:p w14:paraId="5A68C825">
            <w:pPr>
              <w:jc w:val="center"/>
            </w:pPr>
          </w:p>
        </w:tc>
      </w:tr>
      <w:tr w14:paraId="707A4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B9A402A">
            <w:pPr>
              <w:jc w:val="center"/>
            </w:pPr>
            <w:r>
              <w:rPr>
                <w:rFonts w:hint="eastAsia"/>
              </w:rPr>
              <w:t>1</w:t>
            </w:r>
            <w:r>
              <w:t>7</w:t>
            </w:r>
          </w:p>
        </w:tc>
        <w:tc>
          <w:tcPr>
            <w:tcW w:w="2435" w:type="dxa"/>
            <w:vAlign w:val="center"/>
          </w:tcPr>
          <w:p w14:paraId="669A396E">
            <w:pPr>
              <w:jc w:val="center"/>
            </w:pPr>
            <w:r>
              <w:rPr>
                <w:rFonts w:hint="eastAsia"/>
              </w:rPr>
              <w:t>无线对讲</w:t>
            </w:r>
          </w:p>
        </w:tc>
        <w:tc>
          <w:tcPr>
            <w:tcW w:w="1279" w:type="dxa"/>
            <w:vAlign w:val="center"/>
          </w:tcPr>
          <w:p w14:paraId="20FF87CD">
            <w:pPr>
              <w:jc w:val="center"/>
            </w:pPr>
          </w:p>
        </w:tc>
        <w:tc>
          <w:tcPr>
            <w:tcW w:w="2131" w:type="dxa"/>
            <w:vAlign w:val="center"/>
          </w:tcPr>
          <w:p w14:paraId="3A51218F">
            <w:pPr>
              <w:jc w:val="center"/>
            </w:pPr>
            <w:r>
              <w:rPr>
                <w:rFonts w:hint="eastAsia"/>
              </w:rPr>
              <w:t>摩托罗拉、海能达、建伍或同档次品牌</w:t>
            </w:r>
          </w:p>
        </w:tc>
        <w:tc>
          <w:tcPr>
            <w:tcW w:w="1990" w:type="dxa"/>
            <w:vAlign w:val="center"/>
          </w:tcPr>
          <w:p w14:paraId="33451DD8">
            <w:pPr>
              <w:jc w:val="center"/>
            </w:pPr>
          </w:p>
        </w:tc>
      </w:tr>
    </w:tbl>
    <w:p w14:paraId="791428F6">
      <w:pPr>
        <w:autoSpaceDE w:val="0"/>
        <w:rPr>
          <w:rFonts w:ascii="宋体" w:hAnsi="宋体"/>
          <w:b/>
        </w:rPr>
      </w:pPr>
    </w:p>
    <w:p w14:paraId="208D1635">
      <w:pPr>
        <w:pStyle w:val="46"/>
        <w:numPr>
          <w:ilvl w:val="0"/>
          <w:numId w:val="13"/>
        </w:numPr>
        <w:spacing w:before="156" w:beforeLines="50"/>
        <w:ind w:firstLineChars="0"/>
        <w:rPr>
          <w:rFonts w:ascii="Arial" w:cs="Arial" w:hAnsiTheme="minorEastAsia" w:eastAsiaTheme="minorEastAsia"/>
          <w:color w:val="000000" w:themeColor="text1"/>
          <w:sz w:val="22"/>
          <w:szCs w:val="22"/>
          <w14:textFill>
            <w14:solidFill>
              <w14:schemeClr w14:val="tx1"/>
            </w14:solidFill>
          </w14:textFill>
        </w:rPr>
      </w:pPr>
      <w:r>
        <w:rPr>
          <w:rFonts w:ascii="Arial" w:cs="Arial" w:hAnsiTheme="minorEastAsia" w:eastAsiaTheme="minorEastAsia"/>
          <w:color w:val="000000" w:themeColor="text1"/>
          <w:sz w:val="22"/>
          <w:szCs w:val="22"/>
          <w14:textFill>
            <w14:solidFill>
              <w14:schemeClr w14:val="tx1"/>
            </w14:solidFill>
          </w14:textFill>
        </w:rPr>
        <w:t>发包人有权根据现场实际情况，对材料供应方式、施工承包范围的划分做出相应调整；对此承包人不得以任何理由向发包人提出相关费用、工期的索赔。</w:t>
      </w:r>
    </w:p>
    <w:p w14:paraId="301F4CC2">
      <w:pPr>
        <w:pStyle w:val="46"/>
        <w:numPr>
          <w:ilvl w:val="0"/>
          <w:numId w:val="13"/>
        </w:numPr>
        <w:spacing w:before="156" w:beforeLines="50"/>
        <w:ind w:firstLineChars="0"/>
        <w:rPr>
          <w:rFonts w:ascii="Arial" w:cs="Arial" w:hAnsiTheme="minorEastAsia" w:eastAsiaTheme="minorEastAsia"/>
          <w:color w:val="000000" w:themeColor="text1"/>
          <w:sz w:val="22"/>
          <w:szCs w:val="22"/>
          <w14:textFill>
            <w14:solidFill>
              <w14:schemeClr w14:val="tx1"/>
            </w14:solidFill>
          </w14:textFill>
        </w:rPr>
      </w:pPr>
      <w:r>
        <w:rPr>
          <w:rFonts w:hint="eastAsia" w:ascii="Arial" w:cs="Arial" w:hAnsiTheme="minorEastAsia" w:eastAsiaTheme="minorEastAsia"/>
          <w:color w:val="000000" w:themeColor="text1"/>
          <w:sz w:val="22"/>
          <w:szCs w:val="22"/>
          <w14:textFill>
            <w14:solidFill>
              <w14:schemeClr w14:val="tx1"/>
            </w14:solidFill>
          </w14:textFill>
        </w:rPr>
        <w:t>发包人指定了品牌、款式、规格、型号及材质等的材料，承包人不得随意变更材料的品牌、款式、规格、型号及材质等，如擅自更换，发包人有权要求立即撤换，由此造成的工期延误及经济损失概由承包人承担。</w:t>
      </w:r>
    </w:p>
    <w:p w14:paraId="17CCD7C0">
      <w:pPr>
        <w:pStyle w:val="46"/>
        <w:numPr>
          <w:ilvl w:val="0"/>
          <w:numId w:val="13"/>
        </w:numPr>
        <w:spacing w:before="156" w:beforeLines="50"/>
        <w:ind w:firstLineChars="0"/>
        <w:rPr>
          <w:rFonts w:ascii="Arial" w:cs="Arial" w:hAnsiTheme="minorEastAsia" w:eastAsiaTheme="minorEastAsia"/>
          <w:color w:val="000000" w:themeColor="text1"/>
          <w:sz w:val="22"/>
          <w:szCs w:val="22"/>
          <w14:textFill>
            <w14:solidFill>
              <w14:schemeClr w14:val="tx1"/>
            </w14:solidFill>
          </w14:textFill>
        </w:rPr>
      </w:pPr>
      <w:r>
        <w:rPr>
          <w:rFonts w:hint="eastAsia" w:ascii="Arial" w:cs="Arial" w:hAnsiTheme="minorEastAsia" w:eastAsiaTheme="minorEastAsia"/>
          <w:color w:val="000000" w:themeColor="text1"/>
          <w:sz w:val="22"/>
          <w:szCs w:val="22"/>
          <w14:textFill>
            <w14:solidFill>
              <w14:schemeClr w14:val="tx1"/>
            </w14:solidFill>
          </w14:textFill>
        </w:rPr>
        <w:t>发包人有权对承包人已自检合格后的发包人限定的材料设备、承包人自购的材料设备随时进行抽查或送相关权威部门复检，若复检合格，复检费用由发包人承担；若抽查或复检出不合格的，每检查到一次对承包人处以</w:t>
      </w:r>
      <w:r>
        <w:rPr>
          <w:rFonts w:ascii="Arial" w:cs="Arial" w:hAnsiTheme="minorEastAsia" w:eastAsiaTheme="minorEastAsia"/>
          <w:color w:val="000000" w:themeColor="text1"/>
          <w:sz w:val="22"/>
          <w:szCs w:val="22"/>
          <w14:textFill>
            <w14:solidFill>
              <w14:schemeClr w14:val="tx1"/>
            </w14:solidFill>
          </w14:textFill>
        </w:rPr>
        <w:t>5000</w:t>
      </w:r>
      <w:r>
        <w:rPr>
          <w:rFonts w:hint="eastAsia" w:ascii="Arial" w:cs="Arial" w:hAnsiTheme="minorEastAsia" w:eastAsiaTheme="minorEastAsia"/>
          <w:color w:val="000000" w:themeColor="text1"/>
          <w:sz w:val="22"/>
          <w:szCs w:val="22"/>
          <w14:textFill>
            <w14:solidFill>
              <w14:schemeClr w14:val="tx1"/>
            </w14:solidFill>
          </w14:textFill>
        </w:rPr>
        <w:t>元/次的罚款,若复检不合格，复检费用由承包人承担, 承包人须立即重新采购该批材料设备,若因材料设备质量问题造成的工程质量和工期损失由承包人全部负责。</w:t>
      </w:r>
    </w:p>
    <w:p w14:paraId="6EA2B5D6">
      <w:pPr>
        <w:pStyle w:val="80"/>
        <w:tabs>
          <w:tab w:val="left" w:pos="709"/>
        </w:tabs>
        <w:spacing w:before="120" w:line="360" w:lineRule="auto"/>
        <w:ind w:left="2100" w:firstLine="0" w:firstLineChars="0"/>
        <w:rPr>
          <w:rFonts w:ascii="Arial" w:hAnsi="Arial" w:cs="Arial" w:eastAsiaTheme="minorEastAsia"/>
          <w:sz w:val="22"/>
          <w:szCs w:val="22"/>
        </w:rPr>
      </w:pPr>
    </w:p>
    <w:p w14:paraId="1D392A63">
      <w:pPr>
        <w:spacing w:line="360" w:lineRule="auto"/>
        <w:rPr>
          <w:rFonts w:asciiTheme="minorEastAsia" w:hAnsiTheme="minorEastAsia" w:eastAsiaTheme="minorEastAsia"/>
        </w:rPr>
      </w:pPr>
    </w:p>
    <w:p w14:paraId="386CF5E4">
      <w:pPr>
        <w:spacing w:line="360" w:lineRule="auto"/>
        <w:rPr>
          <w:rFonts w:asciiTheme="minorEastAsia" w:hAnsiTheme="minorEastAsia" w:eastAsiaTheme="minorEastAsia"/>
        </w:rPr>
      </w:pPr>
    </w:p>
    <w:p w14:paraId="2F1E6629">
      <w:pPr>
        <w:spacing w:line="360" w:lineRule="auto"/>
        <w:rPr>
          <w:rFonts w:asciiTheme="minorEastAsia" w:hAnsiTheme="minorEastAsia" w:eastAsiaTheme="minorEastAsia"/>
        </w:rPr>
      </w:pPr>
    </w:p>
    <w:p w14:paraId="1FAB3AB1">
      <w:pPr>
        <w:spacing w:line="360" w:lineRule="auto"/>
        <w:rPr>
          <w:rFonts w:asciiTheme="minorEastAsia" w:hAnsiTheme="minorEastAsia" w:eastAsiaTheme="minorEastAsia"/>
        </w:rPr>
      </w:pPr>
    </w:p>
    <w:p w14:paraId="3E863B3E">
      <w:pPr>
        <w:spacing w:line="360" w:lineRule="auto"/>
        <w:rPr>
          <w:rFonts w:asciiTheme="minorEastAsia" w:hAnsiTheme="minorEastAsia" w:eastAsiaTheme="minorEastAsia"/>
        </w:rPr>
      </w:pPr>
    </w:p>
    <w:p w14:paraId="5277E2CA">
      <w:pPr>
        <w:spacing w:line="360" w:lineRule="auto"/>
        <w:rPr>
          <w:rFonts w:asciiTheme="minorEastAsia" w:hAnsiTheme="minorEastAsia" w:eastAsiaTheme="minorEastAsia"/>
        </w:rPr>
      </w:pPr>
    </w:p>
    <w:p w14:paraId="58DD04DE">
      <w:pPr>
        <w:spacing w:line="360" w:lineRule="auto"/>
        <w:rPr>
          <w:rFonts w:asciiTheme="minorEastAsia" w:hAnsiTheme="minorEastAsia" w:eastAsiaTheme="minorEastAsia"/>
        </w:rPr>
      </w:pPr>
    </w:p>
    <w:p w14:paraId="216FB371">
      <w:pPr>
        <w:spacing w:line="360" w:lineRule="auto"/>
        <w:rPr>
          <w:rFonts w:asciiTheme="minorEastAsia" w:hAnsiTheme="minorEastAsia" w:eastAsiaTheme="minorEastAsia"/>
        </w:rPr>
      </w:pPr>
    </w:p>
    <w:p w14:paraId="6B3C6981">
      <w:pPr>
        <w:spacing w:line="360" w:lineRule="auto"/>
        <w:rPr>
          <w:rFonts w:asciiTheme="minorEastAsia" w:hAnsiTheme="minorEastAsia" w:eastAsiaTheme="minorEastAsia"/>
        </w:rPr>
      </w:pPr>
    </w:p>
    <w:p w14:paraId="3F5305FE">
      <w:pPr>
        <w:spacing w:line="360" w:lineRule="auto"/>
        <w:rPr>
          <w:rFonts w:asciiTheme="minorEastAsia" w:hAnsiTheme="minorEastAsia" w:eastAsiaTheme="minorEastAsia"/>
        </w:rPr>
      </w:pPr>
    </w:p>
    <w:p w14:paraId="7D6A3E09">
      <w:pPr>
        <w:spacing w:line="360" w:lineRule="auto"/>
        <w:rPr>
          <w:rFonts w:asciiTheme="minorEastAsia" w:hAnsiTheme="minorEastAsia" w:eastAsiaTheme="minorEastAsia"/>
        </w:rPr>
      </w:pPr>
    </w:p>
    <w:p w14:paraId="0AE3585B">
      <w:pPr>
        <w:pStyle w:val="19"/>
        <w:spacing w:before="163" w:beforeLines="50" w:line="480" w:lineRule="auto"/>
        <w:ind w:left="0" w:firstLine="0"/>
        <w:jc w:val="center"/>
        <w:rPr>
          <w:rFonts w:hint="eastAsia" w:ascii="华文细黑" w:hAnsi="华文细黑" w:eastAsia="华文细黑" w:cs="宋体"/>
          <w:b/>
          <w:bCs/>
          <w:kern w:val="0"/>
          <w:sz w:val="28"/>
          <w:szCs w:val="28"/>
          <w:lang w:val="zh-CN"/>
        </w:rPr>
      </w:pPr>
      <w:r>
        <w:rPr>
          <w:rFonts w:hint="eastAsia" w:ascii="华文细黑" w:hAnsi="华文细黑" w:eastAsia="华文细黑" w:cs="宋体"/>
          <w:b/>
          <w:bCs/>
          <w:kern w:val="0"/>
          <w:sz w:val="28"/>
          <w:szCs w:val="28"/>
          <w:lang w:val="zh-CN"/>
        </w:rPr>
        <w:t>工程建设标准、工程规范</w:t>
      </w:r>
    </w:p>
    <w:p w14:paraId="3A76ABF9">
      <w:pPr>
        <w:pStyle w:val="3"/>
        <w:keepLines w:val="0"/>
        <w:spacing w:before="163" w:beforeLines="50" w:after="163" w:afterLines="50" w:line="500" w:lineRule="exact"/>
        <w:rPr>
          <w:rFonts w:ascii="华文细黑" w:hAnsi="华文细黑" w:eastAsia="华文细黑" w:cs="Arial"/>
          <w:b w:val="0"/>
          <w:spacing w:val="10"/>
          <w:sz w:val="28"/>
          <w:szCs w:val="28"/>
        </w:rPr>
      </w:pPr>
      <w:r>
        <w:rPr>
          <w:rFonts w:hint="eastAsia" w:ascii="华文细黑" w:hAnsi="华文细黑" w:eastAsia="华文细黑" w:cs="宋体"/>
          <w:b w:val="0"/>
          <w:bCs w:val="0"/>
          <w:kern w:val="0"/>
          <w:sz w:val="28"/>
          <w:szCs w:val="28"/>
          <w:lang w:val="zh-CN"/>
        </w:rPr>
        <w:t xml:space="preserve">第二章 </w:t>
      </w:r>
      <w:r>
        <w:rPr>
          <w:rFonts w:ascii="华文细黑" w:hAnsi="华文细黑" w:eastAsia="华文细黑" w:cs="Arial"/>
          <w:b w:val="0"/>
          <w:spacing w:val="10"/>
          <w:sz w:val="28"/>
          <w:szCs w:val="28"/>
        </w:rPr>
        <w:t>工程规范</w:t>
      </w:r>
    </w:p>
    <w:p w14:paraId="5E6C9276">
      <w:pPr>
        <w:pStyle w:val="19"/>
        <w:spacing w:before="163" w:beforeLines="50" w:line="276" w:lineRule="auto"/>
        <w:ind w:left="0" w:firstLine="440" w:firstLineChars="200"/>
        <w:rPr>
          <w:rFonts w:hint="eastAsia" w:ascii="Arial" w:hAnsi="Arial" w:cs="Arial"/>
          <w:b/>
          <w:spacing w:val="10"/>
          <w:sz w:val="22"/>
          <w:szCs w:val="22"/>
          <w:u w:val="single"/>
        </w:rPr>
      </w:pPr>
      <w:r>
        <w:rPr>
          <w:rFonts w:ascii="Arial" w:hAnsi="Arial" w:cs="Arial"/>
          <w:sz w:val="22"/>
          <w:szCs w:val="22"/>
        </w:rPr>
        <w:t>以下所有工作内容均需在报价中综合考虑，无论其是否包含在工程量清单范围之内。本工程所说明的</w:t>
      </w:r>
      <w:r>
        <w:rPr>
          <w:rFonts w:hint="eastAsia" w:ascii="Arial" w:hAnsi="Arial" w:cs="Arial"/>
          <w:sz w:val="22"/>
          <w:szCs w:val="22"/>
        </w:rPr>
        <w:t>工程</w:t>
      </w:r>
      <w:r>
        <w:rPr>
          <w:rFonts w:ascii="Arial" w:hAnsi="Arial" w:cs="Arial"/>
          <w:sz w:val="22"/>
          <w:szCs w:val="22"/>
        </w:rPr>
        <w:t>规范是以国家公布的所有现行规范及地方政府有关的现行规定</w:t>
      </w:r>
      <w:r>
        <w:rPr>
          <w:rFonts w:hint="eastAsia" w:ascii="Arial" w:hAnsi="Arial" w:cs="Arial"/>
          <w:sz w:val="22"/>
          <w:szCs w:val="22"/>
        </w:rPr>
        <w:t>和发包人制定的企业级工程规范</w:t>
      </w:r>
      <w:r>
        <w:rPr>
          <w:rFonts w:ascii="Arial" w:hAnsi="Arial" w:cs="Arial"/>
          <w:sz w:val="22"/>
          <w:szCs w:val="22"/>
        </w:rPr>
        <w:t>。</w:t>
      </w:r>
    </w:p>
    <w:p w14:paraId="391AE915">
      <w:pPr>
        <w:pStyle w:val="19"/>
        <w:spacing w:before="163" w:beforeLines="50" w:line="276" w:lineRule="auto"/>
        <w:ind w:left="0" w:firstLine="480" w:firstLineChars="200"/>
        <w:rPr>
          <w:rFonts w:hint="eastAsia" w:ascii="Arial" w:hAnsi="Arial" w:cs="Arial"/>
          <w:spacing w:val="10"/>
          <w:sz w:val="22"/>
          <w:szCs w:val="22"/>
        </w:rPr>
      </w:pPr>
      <w:r>
        <w:rPr>
          <w:rFonts w:hint="eastAsia" w:ascii="Arial" w:hAnsi="Arial" w:cs="Arial"/>
          <w:spacing w:val="10"/>
          <w:sz w:val="22"/>
          <w:szCs w:val="22"/>
        </w:rPr>
        <w:t>工程</w:t>
      </w:r>
      <w:r>
        <w:rPr>
          <w:rFonts w:ascii="Arial" w:hAnsi="Arial" w:cs="Arial"/>
          <w:spacing w:val="10"/>
          <w:sz w:val="22"/>
          <w:szCs w:val="22"/>
        </w:rPr>
        <w:t>规范包括</w:t>
      </w:r>
      <w:r>
        <w:rPr>
          <w:rFonts w:hint="eastAsia" w:ascii="Arial" w:hAnsi="Arial" w:cs="Arial"/>
          <w:spacing w:val="10"/>
          <w:sz w:val="22"/>
          <w:szCs w:val="22"/>
        </w:rPr>
        <w:t>但不限于</w:t>
      </w:r>
      <w:r>
        <w:rPr>
          <w:rFonts w:ascii="Arial" w:hAnsi="Arial" w:cs="Arial"/>
          <w:spacing w:val="10"/>
          <w:sz w:val="22"/>
          <w:szCs w:val="22"/>
        </w:rPr>
        <w:t>设计说明、施工说明及做法说明和要求等。承包人亦须按此等说明及要求执行，若此等说明及要求与国家规范及地方政府有关的现行规定之间有差异，承包人须按较高之标准执行。</w:t>
      </w:r>
    </w:p>
    <w:p w14:paraId="234D856F">
      <w:pPr>
        <w:pStyle w:val="19"/>
        <w:spacing w:before="163" w:beforeLines="50" w:line="276" w:lineRule="auto"/>
        <w:ind w:left="0" w:firstLine="480" w:firstLineChars="200"/>
        <w:rPr>
          <w:rFonts w:ascii="Arial" w:hAnsi="Arial" w:cs="Arial"/>
          <w:b/>
          <w:spacing w:val="10"/>
          <w:sz w:val="22"/>
          <w:szCs w:val="22"/>
          <w:u w:val="single"/>
        </w:rPr>
      </w:pPr>
      <w:r>
        <w:rPr>
          <w:rFonts w:hint="eastAsia" w:ascii="Arial" w:hAnsi="Arial" w:cs="Arial"/>
          <w:spacing w:val="10"/>
          <w:sz w:val="22"/>
          <w:szCs w:val="22"/>
          <w:highlight w:val="yellow"/>
        </w:rPr>
        <w:t>需符合相关国家现行规范及地方政府有关规定（承包人根据需要自行购买），</w:t>
      </w:r>
      <w:r>
        <w:rPr>
          <w:rFonts w:ascii="Arial" w:hAnsi="Arial" w:cs="Arial"/>
          <w:spacing w:val="10"/>
          <w:sz w:val="22"/>
          <w:szCs w:val="22"/>
          <w:highlight w:val="yellow"/>
        </w:rPr>
        <w:t>包括但不限于</w:t>
      </w:r>
      <w:r>
        <w:rPr>
          <w:rFonts w:hint="eastAsia" w:ascii="Arial" w:hAnsi="Arial" w:cs="Arial"/>
          <w:spacing w:val="10"/>
          <w:sz w:val="22"/>
          <w:szCs w:val="22"/>
          <w:highlight w:val="yellow"/>
        </w:rPr>
        <w:t>（以国家、地方现行最新规范为准）</w:t>
      </w:r>
      <w:r>
        <w:rPr>
          <w:rFonts w:ascii="Arial" w:hAnsi="Arial" w:cs="Arial"/>
          <w:spacing w:val="10"/>
          <w:sz w:val="22"/>
          <w:szCs w:val="22"/>
        </w:rPr>
        <w:t>：</w:t>
      </w:r>
    </w:p>
    <w:tbl>
      <w:tblPr>
        <w:tblStyle w:val="33"/>
        <w:tblW w:w="8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7"/>
        <w:gridCol w:w="2361"/>
        <w:gridCol w:w="5464"/>
      </w:tblGrid>
      <w:tr w14:paraId="01E3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35AD4076">
            <w:pPr>
              <w:pStyle w:val="19"/>
              <w:spacing w:before="163" w:beforeLines="50" w:line="240" w:lineRule="auto"/>
              <w:ind w:left="0" w:firstLine="0"/>
              <w:jc w:val="center"/>
              <w:rPr>
                <w:rFonts w:ascii="Arial" w:hAnsi="Arial" w:cs="Arial"/>
                <w:b/>
                <w:spacing w:val="10"/>
                <w:sz w:val="22"/>
                <w:szCs w:val="22"/>
              </w:rPr>
            </w:pPr>
            <w:r>
              <w:rPr>
                <w:rFonts w:ascii="Arial" w:hAnsi="Arial" w:cs="Arial"/>
                <w:b/>
                <w:spacing w:val="10"/>
                <w:sz w:val="22"/>
                <w:szCs w:val="22"/>
              </w:rPr>
              <w:t>序号</w:t>
            </w:r>
          </w:p>
        </w:tc>
        <w:tc>
          <w:tcPr>
            <w:tcW w:w="2361" w:type="dxa"/>
            <w:noWrap w:val="0"/>
            <w:vAlign w:val="top"/>
          </w:tcPr>
          <w:p w14:paraId="6A145AB2">
            <w:pPr>
              <w:pStyle w:val="19"/>
              <w:spacing w:before="163" w:beforeLines="50" w:line="240" w:lineRule="auto"/>
              <w:ind w:left="0" w:firstLine="0"/>
              <w:jc w:val="center"/>
              <w:rPr>
                <w:rFonts w:ascii="Arial" w:hAnsi="Arial" w:cs="Arial"/>
                <w:b/>
                <w:spacing w:val="10"/>
                <w:sz w:val="22"/>
                <w:szCs w:val="22"/>
              </w:rPr>
            </w:pPr>
            <w:r>
              <w:rPr>
                <w:rFonts w:ascii="Arial" w:hAnsi="Arial" w:cs="Arial"/>
                <w:b/>
                <w:spacing w:val="10"/>
                <w:sz w:val="22"/>
                <w:szCs w:val="22"/>
              </w:rPr>
              <w:t>标准编号</w:t>
            </w:r>
          </w:p>
        </w:tc>
        <w:tc>
          <w:tcPr>
            <w:tcW w:w="5464" w:type="dxa"/>
            <w:noWrap w:val="0"/>
            <w:vAlign w:val="top"/>
          </w:tcPr>
          <w:p w14:paraId="24FAFAFA">
            <w:pPr>
              <w:pStyle w:val="19"/>
              <w:spacing w:before="163" w:beforeLines="50" w:line="240" w:lineRule="auto"/>
              <w:ind w:left="0" w:firstLine="0"/>
              <w:jc w:val="center"/>
              <w:rPr>
                <w:rFonts w:ascii="Arial" w:hAnsi="Arial" w:cs="Arial"/>
                <w:b/>
                <w:spacing w:val="10"/>
                <w:sz w:val="22"/>
                <w:szCs w:val="22"/>
              </w:rPr>
            </w:pPr>
            <w:r>
              <w:rPr>
                <w:rFonts w:ascii="Arial" w:hAnsi="Arial" w:cs="Arial"/>
                <w:b/>
                <w:spacing w:val="10"/>
                <w:sz w:val="22"/>
                <w:szCs w:val="22"/>
              </w:rPr>
              <w:t>标准名称</w:t>
            </w:r>
          </w:p>
        </w:tc>
      </w:tr>
      <w:tr w14:paraId="438A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4EE21BE8">
            <w:pPr>
              <w:pStyle w:val="19"/>
              <w:spacing w:before="163" w:beforeLines="50" w:line="240" w:lineRule="auto"/>
              <w:ind w:left="0" w:firstLine="0"/>
              <w:jc w:val="center"/>
              <w:rPr>
                <w:rFonts w:ascii="Arial" w:hAnsi="Arial" w:cs="Arial"/>
                <w:spacing w:val="10"/>
                <w:sz w:val="22"/>
                <w:szCs w:val="22"/>
              </w:rPr>
            </w:pPr>
            <w:r>
              <w:rPr>
                <w:rFonts w:ascii="Arial" w:hAnsi="Arial" w:cs="Arial"/>
                <w:spacing w:val="10"/>
                <w:sz w:val="22"/>
                <w:szCs w:val="22"/>
              </w:rPr>
              <w:t>1</w:t>
            </w:r>
          </w:p>
        </w:tc>
        <w:tc>
          <w:tcPr>
            <w:tcW w:w="2361" w:type="dxa"/>
            <w:noWrap w:val="0"/>
            <w:vAlign w:val="top"/>
          </w:tcPr>
          <w:p w14:paraId="0EEF10BF">
            <w:pPr>
              <w:pStyle w:val="19"/>
              <w:spacing w:before="163" w:beforeLines="50" w:line="240" w:lineRule="auto"/>
              <w:ind w:left="0" w:firstLine="0"/>
              <w:rPr>
                <w:rFonts w:ascii="Arial" w:hAnsi="Arial" w:cs="Arial"/>
                <w:spacing w:val="10"/>
                <w:sz w:val="22"/>
                <w:szCs w:val="22"/>
                <w:highlight w:val="yellow"/>
              </w:rPr>
            </w:pPr>
            <w:r>
              <w:rPr>
                <w:rFonts w:hint="eastAsia"/>
              </w:rPr>
              <w:t>GB50116-2017</w:t>
            </w:r>
          </w:p>
        </w:tc>
        <w:tc>
          <w:tcPr>
            <w:tcW w:w="5464" w:type="dxa"/>
            <w:noWrap w:val="0"/>
            <w:vAlign w:val="top"/>
          </w:tcPr>
          <w:p w14:paraId="060DF501">
            <w:pPr>
              <w:rPr>
                <w:rFonts w:hint="eastAsia"/>
              </w:rPr>
            </w:pPr>
            <w:r>
              <w:rPr>
                <w:rFonts w:hint="eastAsia"/>
              </w:rPr>
              <w:t xml:space="preserve">火灾自动报警系统设计规范 </w:t>
            </w:r>
          </w:p>
        </w:tc>
      </w:tr>
      <w:tr w14:paraId="2A61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3C9CFBB0">
            <w:pPr>
              <w:pStyle w:val="19"/>
              <w:spacing w:before="163" w:beforeLines="50" w:line="240" w:lineRule="auto"/>
              <w:ind w:left="0" w:firstLine="0"/>
              <w:jc w:val="center"/>
              <w:rPr>
                <w:rFonts w:ascii="Arial" w:hAnsi="Arial" w:cs="Arial"/>
                <w:spacing w:val="10"/>
                <w:sz w:val="22"/>
                <w:szCs w:val="22"/>
              </w:rPr>
            </w:pPr>
            <w:r>
              <w:rPr>
                <w:rFonts w:hint="eastAsia" w:ascii="Arial" w:hAnsi="Arial" w:cs="Arial"/>
                <w:spacing w:val="10"/>
                <w:sz w:val="22"/>
                <w:szCs w:val="22"/>
              </w:rPr>
              <w:t>2</w:t>
            </w:r>
          </w:p>
        </w:tc>
        <w:tc>
          <w:tcPr>
            <w:tcW w:w="2361" w:type="dxa"/>
            <w:noWrap w:val="0"/>
            <w:vAlign w:val="top"/>
          </w:tcPr>
          <w:p w14:paraId="675863E3">
            <w:pPr>
              <w:pStyle w:val="19"/>
              <w:spacing w:before="163" w:beforeLines="50" w:line="240" w:lineRule="auto"/>
              <w:ind w:left="0" w:firstLine="0"/>
              <w:rPr>
                <w:rFonts w:ascii="Arial" w:hAnsi="Arial" w:cs="Arial"/>
                <w:spacing w:val="10"/>
                <w:sz w:val="22"/>
                <w:szCs w:val="22"/>
                <w:highlight w:val="yellow"/>
              </w:rPr>
            </w:pPr>
            <w:r>
              <w:rPr>
                <w:rFonts w:hint="eastAsia"/>
              </w:rPr>
              <w:t>GB50311-2016</w:t>
            </w:r>
          </w:p>
        </w:tc>
        <w:tc>
          <w:tcPr>
            <w:tcW w:w="5464" w:type="dxa"/>
            <w:noWrap w:val="0"/>
            <w:vAlign w:val="top"/>
          </w:tcPr>
          <w:p w14:paraId="304B9268">
            <w:pPr>
              <w:rPr>
                <w:rFonts w:hint="eastAsia"/>
              </w:rPr>
            </w:pPr>
            <w:r>
              <w:rPr>
                <w:rFonts w:hint="eastAsia"/>
              </w:rPr>
              <w:t xml:space="preserve">综合布线系统工程设计规范 </w:t>
            </w:r>
          </w:p>
        </w:tc>
      </w:tr>
      <w:tr w14:paraId="4A46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69B1F393">
            <w:pPr>
              <w:pStyle w:val="19"/>
              <w:spacing w:before="163" w:beforeLines="50" w:line="240" w:lineRule="auto"/>
              <w:ind w:left="0" w:firstLine="0"/>
              <w:jc w:val="center"/>
              <w:rPr>
                <w:rFonts w:ascii="Arial" w:hAnsi="Arial" w:cs="Arial"/>
                <w:spacing w:val="10"/>
                <w:sz w:val="22"/>
                <w:szCs w:val="22"/>
              </w:rPr>
            </w:pPr>
            <w:r>
              <w:rPr>
                <w:rFonts w:hint="eastAsia" w:ascii="Arial" w:hAnsi="Arial" w:cs="Arial"/>
                <w:spacing w:val="10"/>
                <w:sz w:val="22"/>
                <w:szCs w:val="22"/>
              </w:rPr>
              <w:t>3</w:t>
            </w:r>
          </w:p>
        </w:tc>
        <w:tc>
          <w:tcPr>
            <w:tcW w:w="2361" w:type="dxa"/>
            <w:noWrap w:val="0"/>
            <w:vAlign w:val="top"/>
          </w:tcPr>
          <w:p w14:paraId="54A880AD">
            <w:pPr>
              <w:pStyle w:val="19"/>
              <w:spacing w:before="163" w:beforeLines="50" w:line="240" w:lineRule="auto"/>
              <w:ind w:left="0" w:firstLine="0"/>
              <w:rPr>
                <w:rFonts w:ascii="Arial" w:hAnsi="Arial" w:cs="Arial"/>
                <w:spacing w:val="10"/>
                <w:sz w:val="22"/>
                <w:szCs w:val="22"/>
                <w:highlight w:val="yellow"/>
              </w:rPr>
            </w:pPr>
            <w:r>
              <w:rPr>
                <w:rFonts w:hint="eastAsia"/>
              </w:rPr>
              <w:t>JGJ16-2008</w:t>
            </w:r>
          </w:p>
        </w:tc>
        <w:tc>
          <w:tcPr>
            <w:tcW w:w="5464" w:type="dxa"/>
            <w:noWrap w:val="0"/>
            <w:vAlign w:val="top"/>
          </w:tcPr>
          <w:p w14:paraId="5C4CCA75">
            <w:pPr>
              <w:rPr>
                <w:rFonts w:hint="eastAsia"/>
              </w:rPr>
            </w:pPr>
            <w:r>
              <w:rPr>
                <w:rFonts w:hint="eastAsia"/>
              </w:rPr>
              <w:t xml:space="preserve">民用建筑电气设计规范 </w:t>
            </w:r>
          </w:p>
        </w:tc>
      </w:tr>
      <w:tr w14:paraId="7707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6077863B">
            <w:pPr>
              <w:pStyle w:val="19"/>
              <w:spacing w:before="163" w:beforeLines="50" w:line="240" w:lineRule="auto"/>
              <w:ind w:left="0" w:firstLine="0"/>
              <w:jc w:val="center"/>
              <w:rPr>
                <w:rFonts w:ascii="Arial" w:hAnsi="Arial" w:cs="Arial"/>
                <w:spacing w:val="10"/>
                <w:sz w:val="22"/>
                <w:szCs w:val="22"/>
              </w:rPr>
            </w:pPr>
            <w:r>
              <w:rPr>
                <w:rFonts w:hint="eastAsia" w:ascii="Arial" w:hAnsi="Arial" w:cs="Arial"/>
                <w:spacing w:val="10"/>
                <w:sz w:val="22"/>
                <w:szCs w:val="22"/>
              </w:rPr>
              <w:t>4</w:t>
            </w:r>
          </w:p>
        </w:tc>
        <w:tc>
          <w:tcPr>
            <w:tcW w:w="2361" w:type="dxa"/>
            <w:noWrap w:val="0"/>
            <w:vAlign w:val="top"/>
          </w:tcPr>
          <w:p w14:paraId="61ECBE10">
            <w:pPr>
              <w:pStyle w:val="19"/>
              <w:spacing w:before="163" w:beforeLines="50" w:line="240" w:lineRule="auto"/>
              <w:ind w:left="0" w:firstLine="0"/>
              <w:rPr>
                <w:rFonts w:ascii="Arial" w:hAnsi="Arial" w:cs="Arial"/>
                <w:spacing w:val="10"/>
                <w:sz w:val="22"/>
                <w:szCs w:val="22"/>
                <w:highlight w:val="yellow"/>
              </w:rPr>
            </w:pPr>
            <w:r>
              <w:rPr>
                <w:rFonts w:hint="eastAsia"/>
              </w:rPr>
              <w:t>GB50016-2018</w:t>
            </w:r>
          </w:p>
        </w:tc>
        <w:tc>
          <w:tcPr>
            <w:tcW w:w="5464" w:type="dxa"/>
            <w:noWrap w:val="0"/>
            <w:vAlign w:val="top"/>
          </w:tcPr>
          <w:p w14:paraId="5937A324">
            <w:pPr>
              <w:rPr>
                <w:rFonts w:hint="eastAsia"/>
              </w:rPr>
            </w:pPr>
            <w:r>
              <w:rPr>
                <w:rFonts w:hint="eastAsia"/>
              </w:rPr>
              <w:t>建筑设计防火规范</w:t>
            </w:r>
          </w:p>
        </w:tc>
      </w:tr>
      <w:tr w14:paraId="702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4542A2F5">
            <w:pPr>
              <w:pStyle w:val="19"/>
              <w:spacing w:before="163" w:beforeLines="50" w:line="240" w:lineRule="auto"/>
              <w:ind w:left="0" w:firstLine="0"/>
              <w:jc w:val="center"/>
              <w:rPr>
                <w:rFonts w:ascii="Arial" w:hAnsi="Arial" w:cs="Arial"/>
                <w:spacing w:val="10"/>
                <w:sz w:val="22"/>
                <w:szCs w:val="22"/>
              </w:rPr>
            </w:pPr>
            <w:r>
              <w:rPr>
                <w:rFonts w:hint="eastAsia" w:ascii="Arial" w:hAnsi="Arial" w:cs="Arial"/>
                <w:spacing w:val="10"/>
                <w:sz w:val="22"/>
                <w:szCs w:val="22"/>
              </w:rPr>
              <w:t>5</w:t>
            </w:r>
          </w:p>
        </w:tc>
        <w:tc>
          <w:tcPr>
            <w:tcW w:w="2361" w:type="dxa"/>
            <w:noWrap w:val="0"/>
            <w:vAlign w:val="top"/>
          </w:tcPr>
          <w:p w14:paraId="1FE96DF4">
            <w:pPr>
              <w:pStyle w:val="19"/>
              <w:spacing w:before="163" w:beforeLines="50" w:line="240" w:lineRule="auto"/>
              <w:ind w:left="0" w:firstLine="0"/>
              <w:rPr>
                <w:rFonts w:ascii="Arial" w:hAnsi="Arial" w:cs="Arial"/>
                <w:spacing w:val="10"/>
                <w:sz w:val="22"/>
                <w:szCs w:val="22"/>
                <w:highlight w:val="yellow"/>
              </w:rPr>
            </w:pPr>
            <w:r>
              <w:rPr>
                <w:rFonts w:hint="eastAsia"/>
              </w:rPr>
              <w:t>GB50200-2016</w:t>
            </w:r>
          </w:p>
        </w:tc>
        <w:tc>
          <w:tcPr>
            <w:tcW w:w="5464" w:type="dxa"/>
            <w:noWrap w:val="0"/>
            <w:vAlign w:val="top"/>
          </w:tcPr>
          <w:p w14:paraId="6540E379">
            <w:pPr>
              <w:rPr>
                <w:rFonts w:hint="eastAsia"/>
              </w:rPr>
            </w:pPr>
            <w:r>
              <w:rPr>
                <w:rFonts w:hint="eastAsia"/>
              </w:rPr>
              <w:t>有线电视系统工程技术规范</w:t>
            </w:r>
          </w:p>
        </w:tc>
      </w:tr>
      <w:tr w14:paraId="64EA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489E6FAD">
            <w:pPr>
              <w:pStyle w:val="19"/>
              <w:spacing w:before="163" w:beforeLines="50" w:line="240" w:lineRule="auto"/>
              <w:ind w:left="0" w:firstLine="0"/>
              <w:jc w:val="center"/>
              <w:rPr>
                <w:rFonts w:ascii="Arial" w:hAnsi="Arial" w:cs="Arial"/>
                <w:spacing w:val="10"/>
                <w:sz w:val="22"/>
                <w:szCs w:val="22"/>
              </w:rPr>
            </w:pPr>
            <w:r>
              <w:rPr>
                <w:rFonts w:hint="eastAsia" w:ascii="Arial" w:hAnsi="Arial" w:cs="Arial"/>
                <w:spacing w:val="10"/>
                <w:sz w:val="22"/>
                <w:szCs w:val="22"/>
              </w:rPr>
              <w:t>6</w:t>
            </w:r>
          </w:p>
        </w:tc>
        <w:tc>
          <w:tcPr>
            <w:tcW w:w="2361" w:type="dxa"/>
            <w:noWrap w:val="0"/>
            <w:vAlign w:val="top"/>
          </w:tcPr>
          <w:p w14:paraId="7EC3E281">
            <w:pPr>
              <w:pStyle w:val="19"/>
              <w:spacing w:before="163" w:beforeLines="50" w:line="240" w:lineRule="auto"/>
              <w:ind w:left="0" w:firstLine="0"/>
              <w:rPr>
                <w:rFonts w:ascii="Arial" w:hAnsi="Arial" w:cs="Arial"/>
                <w:spacing w:val="10"/>
                <w:sz w:val="22"/>
                <w:szCs w:val="22"/>
                <w:highlight w:val="yellow"/>
              </w:rPr>
            </w:pPr>
            <w:r>
              <w:rPr>
                <w:rFonts w:hint="eastAsia"/>
              </w:rPr>
              <w:t>GB50846-2012</w:t>
            </w:r>
          </w:p>
        </w:tc>
        <w:tc>
          <w:tcPr>
            <w:tcW w:w="5464" w:type="dxa"/>
            <w:noWrap w:val="0"/>
            <w:vAlign w:val="top"/>
          </w:tcPr>
          <w:p w14:paraId="51A37E9C">
            <w:pPr>
              <w:rPr>
                <w:rFonts w:hint="eastAsia"/>
              </w:rPr>
            </w:pPr>
            <w:r>
              <w:rPr>
                <w:rFonts w:hint="eastAsia"/>
              </w:rPr>
              <w:t>住宅区和住宅建筑内光纤到户通信设施工程设计规范</w:t>
            </w:r>
          </w:p>
        </w:tc>
      </w:tr>
      <w:tr w14:paraId="7B58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29AB0819">
            <w:pPr>
              <w:pStyle w:val="19"/>
              <w:spacing w:before="163" w:beforeLines="50" w:line="240" w:lineRule="auto"/>
              <w:ind w:left="0" w:firstLine="0"/>
              <w:jc w:val="center"/>
              <w:rPr>
                <w:rFonts w:ascii="Arial" w:hAnsi="Arial" w:cs="Arial"/>
                <w:spacing w:val="10"/>
                <w:sz w:val="22"/>
                <w:szCs w:val="22"/>
              </w:rPr>
            </w:pPr>
            <w:r>
              <w:rPr>
                <w:rFonts w:hint="eastAsia" w:ascii="Arial" w:hAnsi="Arial" w:cs="Arial"/>
                <w:spacing w:val="10"/>
                <w:sz w:val="22"/>
                <w:szCs w:val="22"/>
              </w:rPr>
              <w:t>7</w:t>
            </w:r>
          </w:p>
        </w:tc>
        <w:tc>
          <w:tcPr>
            <w:tcW w:w="2361" w:type="dxa"/>
            <w:noWrap w:val="0"/>
            <w:vAlign w:val="top"/>
          </w:tcPr>
          <w:p w14:paraId="46644306">
            <w:pPr>
              <w:pStyle w:val="19"/>
              <w:spacing w:before="163" w:beforeLines="50" w:line="240" w:lineRule="auto"/>
              <w:ind w:left="0" w:firstLine="0"/>
              <w:rPr>
                <w:rFonts w:ascii="Arial" w:hAnsi="Arial" w:cs="Arial"/>
                <w:spacing w:val="10"/>
                <w:sz w:val="22"/>
                <w:szCs w:val="22"/>
                <w:highlight w:val="yellow"/>
              </w:rPr>
            </w:pPr>
            <w:r>
              <w:rPr>
                <w:rFonts w:hint="eastAsia"/>
              </w:rPr>
              <w:t>GB50314-2016</w:t>
            </w:r>
          </w:p>
        </w:tc>
        <w:tc>
          <w:tcPr>
            <w:tcW w:w="5464" w:type="dxa"/>
            <w:noWrap w:val="0"/>
            <w:vAlign w:val="top"/>
          </w:tcPr>
          <w:p w14:paraId="5E1D11A6">
            <w:pPr>
              <w:rPr>
                <w:rFonts w:hint="eastAsia"/>
              </w:rPr>
            </w:pPr>
            <w:r>
              <w:rPr>
                <w:rFonts w:hint="eastAsia"/>
              </w:rPr>
              <w:t>智能建筑设计标准</w:t>
            </w:r>
          </w:p>
        </w:tc>
      </w:tr>
      <w:tr w14:paraId="2520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1274E332">
            <w:pPr>
              <w:pStyle w:val="19"/>
              <w:spacing w:before="163" w:beforeLines="50" w:line="240" w:lineRule="auto"/>
              <w:ind w:left="0" w:firstLine="0"/>
              <w:jc w:val="center"/>
              <w:rPr>
                <w:rFonts w:hint="eastAsia" w:ascii="Arial" w:hAnsi="Arial" w:cs="Arial"/>
                <w:spacing w:val="10"/>
                <w:sz w:val="22"/>
                <w:szCs w:val="22"/>
              </w:rPr>
            </w:pPr>
            <w:r>
              <w:rPr>
                <w:rFonts w:hint="eastAsia" w:ascii="Arial" w:hAnsi="Arial" w:cs="Arial"/>
                <w:spacing w:val="10"/>
                <w:sz w:val="22"/>
                <w:szCs w:val="22"/>
              </w:rPr>
              <w:t>8</w:t>
            </w:r>
          </w:p>
        </w:tc>
        <w:tc>
          <w:tcPr>
            <w:tcW w:w="2361" w:type="dxa"/>
            <w:noWrap w:val="0"/>
            <w:vAlign w:val="top"/>
          </w:tcPr>
          <w:p w14:paraId="79AA84BB">
            <w:pPr>
              <w:pStyle w:val="19"/>
              <w:spacing w:before="163" w:beforeLines="50" w:line="240" w:lineRule="auto"/>
              <w:ind w:left="0" w:firstLine="0"/>
              <w:rPr>
                <w:rFonts w:ascii="Arial" w:hAnsi="Arial" w:cs="Arial"/>
                <w:spacing w:val="10"/>
                <w:sz w:val="22"/>
                <w:szCs w:val="22"/>
                <w:highlight w:val="yellow"/>
              </w:rPr>
            </w:pPr>
            <w:r>
              <w:rPr>
                <w:rFonts w:hint="eastAsia"/>
              </w:rPr>
              <w:t>GB50339-2018</w:t>
            </w:r>
          </w:p>
        </w:tc>
        <w:tc>
          <w:tcPr>
            <w:tcW w:w="5464" w:type="dxa"/>
            <w:noWrap w:val="0"/>
            <w:vAlign w:val="top"/>
          </w:tcPr>
          <w:p w14:paraId="3097BAAA">
            <w:r>
              <w:rPr>
                <w:rFonts w:hint="eastAsia"/>
              </w:rPr>
              <w:t>智能建筑工程质量验收规范</w:t>
            </w:r>
          </w:p>
        </w:tc>
      </w:tr>
      <w:tr w14:paraId="1A9D2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7" w:type="dxa"/>
            <w:noWrap w:val="0"/>
            <w:vAlign w:val="top"/>
          </w:tcPr>
          <w:p w14:paraId="3F387709">
            <w:pPr>
              <w:pStyle w:val="19"/>
              <w:spacing w:before="163" w:beforeLines="50" w:line="240" w:lineRule="auto"/>
              <w:ind w:left="0" w:firstLine="0"/>
              <w:jc w:val="center"/>
              <w:rPr>
                <w:rFonts w:hint="eastAsia" w:ascii="Arial" w:hAnsi="Arial" w:cs="Arial"/>
                <w:spacing w:val="10"/>
                <w:sz w:val="22"/>
                <w:szCs w:val="22"/>
              </w:rPr>
            </w:pPr>
          </w:p>
        </w:tc>
        <w:tc>
          <w:tcPr>
            <w:tcW w:w="2361" w:type="dxa"/>
            <w:noWrap w:val="0"/>
            <w:vAlign w:val="top"/>
          </w:tcPr>
          <w:p w14:paraId="3D57D2BD">
            <w:pPr>
              <w:pStyle w:val="19"/>
              <w:spacing w:before="163" w:beforeLines="50" w:line="240" w:lineRule="auto"/>
              <w:ind w:left="0" w:firstLine="0"/>
              <w:rPr>
                <w:rFonts w:hint="eastAsia"/>
              </w:rPr>
            </w:pPr>
            <w:r>
              <w:rPr>
                <w:rFonts w:hint="eastAsia" w:ascii="Arial" w:hAnsi="Arial" w:cs="Arial"/>
                <w:spacing w:val="10"/>
                <w:sz w:val="22"/>
                <w:szCs w:val="22"/>
                <w:highlight w:val="yellow"/>
              </w:rPr>
              <w:t>自行添加</w:t>
            </w:r>
          </w:p>
        </w:tc>
        <w:tc>
          <w:tcPr>
            <w:tcW w:w="5464" w:type="dxa"/>
            <w:noWrap w:val="0"/>
            <w:vAlign w:val="top"/>
          </w:tcPr>
          <w:p w14:paraId="23036037">
            <w:pPr>
              <w:rPr>
                <w:rFonts w:hint="eastAsia"/>
              </w:rPr>
            </w:pPr>
          </w:p>
        </w:tc>
      </w:tr>
    </w:tbl>
    <w:p w14:paraId="469FE5B6">
      <w:pPr>
        <w:pStyle w:val="19"/>
        <w:spacing w:before="163" w:beforeLines="50" w:line="240" w:lineRule="auto"/>
        <w:ind w:left="0" w:firstLine="440" w:firstLineChars="200"/>
        <w:rPr>
          <w:rFonts w:hint="eastAsia" w:ascii="Arial" w:hAnsi="Arial" w:cs="Arial"/>
          <w:sz w:val="22"/>
          <w:szCs w:val="22"/>
        </w:rPr>
      </w:pPr>
      <w:r>
        <w:rPr>
          <w:rFonts w:ascii="Arial" w:hAnsi="Arial" w:cs="Arial"/>
          <w:sz w:val="22"/>
          <w:szCs w:val="22"/>
        </w:rPr>
        <w:t>除国家规范、图集以及地方政府主管部门相关要求外，本项目</w:t>
      </w:r>
      <w:r>
        <w:rPr>
          <w:rFonts w:hint="eastAsia" w:ascii="Arial" w:hAnsi="Arial" w:cs="Arial"/>
          <w:sz w:val="22"/>
          <w:szCs w:val="22"/>
        </w:rPr>
        <w:t>还需满足以下目录中对应技术文件要求。如以下技术文件中部分要求有差异，则须按照较高之标准执行。</w:t>
      </w:r>
    </w:p>
    <w:p w14:paraId="61794602">
      <w:pPr>
        <w:spacing w:line="360" w:lineRule="auto"/>
        <w:rPr>
          <w:rFonts w:asciiTheme="minorEastAsia" w:hAnsiTheme="minorEastAsia" w:eastAsiaTheme="minorEastAsia"/>
        </w:rPr>
      </w:pPr>
    </w:p>
    <w:p w14:paraId="03D45BBF">
      <w:pPr>
        <w:spacing w:line="360" w:lineRule="auto"/>
        <w:rPr>
          <w:rFonts w:asciiTheme="minorEastAsia" w:hAnsiTheme="minorEastAsia" w:eastAsiaTheme="minorEastAsia"/>
        </w:rPr>
      </w:pPr>
    </w:p>
    <w:p w14:paraId="1C7DEF7F">
      <w:pPr>
        <w:spacing w:line="360" w:lineRule="auto"/>
        <w:rPr>
          <w:rFonts w:asciiTheme="minorEastAsia" w:hAnsiTheme="minorEastAsia" w:eastAsiaTheme="minorEastAsia"/>
        </w:rPr>
      </w:pPr>
    </w:p>
    <w:p w14:paraId="47D0249F">
      <w:pPr>
        <w:rPr>
          <w:rFonts w:asciiTheme="minorEastAsia" w:hAnsiTheme="minorEastAsia" w:eastAsiaTheme="minorEastAsia"/>
        </w:rPr>
      </w:pPr>
      <w:r>
        <w:rPr>
          <w:rFonts w:asciiTheme="minorEastAsia" w:hAnsiTheme="minorEastAsia" w:eastAsiaTheme="minorEastAsia"/>
        </w:rPr>
        <w:br w:type="page"/>
      </w:r>
    </w:p>
    <w:p w14:paraId="433B1AE9">
      <w:pPr>
        <w:spacing w:line="360" w:lineRule="auto"/>
        <w:rPr>
          <w:rFonts w:asciiTheme="minorEastAsia" w:hAnsiTheme="minorEastAsia" w:eastAsiaTheme="minorEastAsia"/>
        </w:rPr>
      </w:pPr>
      <w:r>
        <w:drawing>
          <wp:inline distT="0" distB="0" distL="114300" distR="114300">
            <wp:extent cx="5272405" cy="5041900"/>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2405" cy="5041900"/>
                    </a:xfrm>
                    <a:prstGeom prst="rect">
                      <a:avLst/>
                    </a:prstGeom>
                    <a:noFill/>
                    <a:ln>
                      <a:noFill/>
                    </a:ln>
                  </pic:spPr>
                </pic:pic>
              </a:graphicData>
            </a:graphic>
          </wp:inline>
        </w:drawing>
      </w:r>
    </w:p>
    <w:p w14:paraId="31519581">
      <w:pPr>
        <w:spacing w:line="360" w:lineRule="auto"/>
        <w:rPr>
          <w:rFonts w:asciiTheme="minorEastAsia" w:hAnsiTheme="minorEastAsia" w:eastAsiaTheme="minorEastAsia"/>
        </w:rPr>
      </w:pPr>
    </w:p>
    <w:p w14:paraId="603F214B"/>
    <w:p w14:paraId="71ADC558">
      <w:pPr>
        <w:tabs>
          <w:tab w:val="left" w:leader="middleDot" w:pos="6840"/>
        </w:tabs>
        <w:spacing w:line="360" w:lineRule="auto"/>
        <w:ind w:firstLine="566" w:firstLineChars="236"/>
        <w:rPr>
          <w:rFonts w:ascii="Arial" w:cs="Arial"/>
          <w:spacing w:val="10"/>
          <w:sz w:val="22"/>
          <w:szCs w:val="22"/>
        </w:rPr>
      </w:pPr>
    </w:p>
    <w:p w14:paraId="4BA7F4E9">
      <w:pPr>
        <w:rPr>
          <w:rFonts w:ascii="Arial" w:cs="Arial"/>
          <w:spacing w:val="10"/>
          <w:sz w:val="22"/>
          <w:szCs w:val="22"/>
        </w:rPr>
      </w:pPr>
      <w:r>
        <w:rPr>
          <w:rFonts w:ascii="Arial" w:cs="Arial"/>
          <w:spacing w:val="10"/>
          <w:sz w:val="22"/>
          <w:szCs w:val="22"/>
        </w:rPr>
        <w:br w:type="page"/>
      </w:r>
    </w:p>
    <w:p w14:paraId="5EFE8F62">
      <w:pPr>
        <w:pStyle w:val="2"/>
        <w:spacing w:before="200" w:after="200" w:line="360" w:lineRule="auto"/>
        <w:jc w:val="center"/>
        <w:rPr>
          <w:rFonts w:ascii="黑体" w:hAnsi="黑体" w:eastAsia="黑体"/>
          <w:sz w:val="32"/>
          <w:szCs w:val="32"/>
        </w:rPr>
      </w:pPr>
      <w:r>
        <w:rPr>
          <w:rFonts w:hint="eastAsia" w:ascii="黑体" w:hAnsi="黑体" w:eastAsia="黑体"/>
          <w:sz w:val="32"/>
          <w:szCs w:val="32"/>
        </w:rPr>
        <w:t>工程量计算规则及单价说明</w:t>
      </w:r>
    </w:p>
    <w:p w14:paraId="0257F2FC">
      <w:pPr>
        <w:pStyle w:val="46"/>
        <w:spacing w:line="360" w:lineRule="auto"/>
        <w:ind w:left="420" w:firstLine="0" w:firstLineChars="0"/>
        <w:rPr>
          <w:rFonts w:asciiTheme="minorEastAsia" w:hAnsiTheme="minorEastAsia"/>
          <w:b/>
          <w:sz w:val="24"/>
          <w:szCs w:val="24"/>
        </w:rPr>
      </w:pPr>
      <w:r>
        <w:rPr>
          <w:rFonts w:hint="eastAsia" w:asciiTheme="minorEastAsia" w:hAnsiTheme="minorEastAsia"/>
          <w:b/>
          <w:sz w:val="24"/>
          <w:szCs w:val="24"/>
        </w:rPr>
        <w:t>通用部分</w:t>
      </w:r>
    </w:p>
    <w:p w14:paraId="3C8A8284">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综合单价均是包工包料、包质量、包验收（通过甲方及有关部门验收）、包括但不限于合同项下本工程施工生活用水电费及全部产品的材料费、包装、运输、装卸、安装、调试、试验、措施、风险、税金、技术指导、售后服务培训、以及因乙方履行本合同而产生的其它一切费用的综合单价。</w:t>
      </w:r>
    </w:p>
    <w:p w14:paraId="13829D3B">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措施费项目不单独列项，均包含在综合单价中，投标人自行考虑施工条件。</w:t>
      </w:r>
    </w:p>
    <w:p w14:paraId="3D1A89A9">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本清单工程量计算与报价除特殊说明外均依据《建设工程工程量清单计价规范》（GB50500-2013）、《建设工程工程量清单计量规范》（2013版）中的计价规则，单价为施工企业依据自身实际情况自主报价产生。</w:t>
      </w:r>
    </w:p>
    <w:p w14:paraId="5EC137E2">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智能化各系统施工及验收规范内规定的性能测试、功能检测、系统调试、系统试运行等费用需承包人在投标总价中综合考虑，因前述原因产生的任何费用均不予以调整。</w:t>
      </w:r>
    </w:p>
    <w:p w14:paraId="324AC80D">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除清单项中列项的管理软件、加密狗外，智能化各系统所需的软件相关增加的费用，需承包人在清单项中综合考虑，因前述原因产生的任何费用均不予以调整。</w:t>
      </w:r>
    </w:p>
    <w:p w14:paraId="319C2B21">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本工程范围内各机电系统间及与其它分包工程在内的所有机电系统管线的交叉、迂回及绕弯所增加的工程量或所增加的费用，需承包人在综合单价或投标总价中自行考虑，因前述原因产生的任何工程量或费用的增加均不予以调整。</w:t>
      </w:r>
    </w:p>
    <w:p w14:paraId="5075E70E">
      <w:pPr>
        <w:pStyle w:val="46"/>
        <w:numPr>
          <w:ilvl w:val="0"/>
          <w:numId w:val="14"/>
        </w:numPr>
        <w:spacing w:line="360" w:lineRule="auto"/>
        <w:ind w:firstLineChars="0"/>
        <w:rPr>
          <w:rFonts w:asciiTheme="minorEastAsia" w:hAnsiTheme="minorEastAsia"/>
          <w:sz w:val="24"/>
          <w:szCs w:val="24"/>
        </w:rPr>
      </w:pPr>
      <w:r>
        <w:rPr>
          <w:rFonts w:hint="eastAsia" w:asciiTheme="minorEastAsia" w:hAnsiTheme="minorEastAsia"/>
          <w:sz w:val="24"/>
          <w:szCs w:val="24"/>
        </w:rPr>
        <w:t>清单项的工作内容除包括项目特征描述及计量规范要求外，还需包括为满足设计、验收规范要求施工所需的一切工序，产生费用需承包人在综合单价或投标总价中自行考虑。</w:t>
      </w:r>
    </w:p>
    <w:p w14:paraId="6A95183C">
      <w:pPr>
        <w:spacing w:before="62" w:beforeLines="20" w:after="62" w:afterLines="20" w:line="360" w:lineRule="auto"/>
        <w:ind w:firstLine="419" w:firstLineChars="174"/>
        <w:rPr>
          <w:b/>
          <w:sz w:val="24"/>
          <w:szCs w:val="24"/>
        </w:rPr>
      </w:pPr>
      <w:r>
        <w:rPr>
          <w:rFonts w:hint="eastAsia"/>
          <w:b/>
          <w:sz w:val="24"/>
          <w:szCs w:val="24"/>
        </w:rPr>
        <w:t>计量规则特殊说明</w:t>
      </w:r>
    </w:p>
    <w:p w14:paraId="5A5F5FB4">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电力电缆清单项中，10m2（含）以下电缆终端头费用包含在电缆综合单价中，此部分工作内容不再单独列项。</w:t>
      </w:r>
    </w:p>
    <w:p w14:paraId="6CE22FB4">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配管明配清单项含支架的制作安装，此部分工作内容不再单独列项。</w:t>
      </w:r>
    </w:p>
    <w:p w14:paraId="329B4640">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桥架清单项含3</w:t>
      </w:r>
      <w:r>
        <w:rPr>
          <w:rFonts w:asciiTheme="minorEastAsia" w:hAnsiTheme="minorEastAsia"/>
          <w:sz w:val="24"/>
          <w:szCs w:val="24"/>
        </w:rPr>
        <w:t>00mm</w:t>
      </w:r>
      <w:r>
        <w:rPr>
          <w:rFonts w:hint="eastAsia" w:asciiTheme="minorEastAsia" w:hAnsiTheme="minorEastAsia"/>
          <w:sz w:val="24"/>
          <w:szCs w:val="24"/>
        </w:rPr>
        <w:t>长吊支架制作及安装，此部分工作内容不再单独列项，超过此长度仅计取支架制作费。</w:t>
      </w:r>
    </w:p>
    <w:p w14:paraId="79EDAB4B">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电力电缆工程量计算规则：</w:t>
      </w:r>
    </w:p>
    <w:p w14:paraId="3FEE41E5">
      <w:pPr>
        <w:pStyle w:val="46"/>
        <w:numPr>
          <w:ilvl w:val="1"/>
          <w:numId w:val="16"/>
        </w:numPr>
        <w:spacing w:line="360" w:lineRule="auto"/>
        <w:ind w:firstLineChars="0"/>
        <w:rPr>
          <w:rFonts w:asciiTheme="minorEastAsia" w:hAnsiTheme="minorEastAsia"/>
          <w:sz w:val="24"/>
          <w:szCs w:val="24"/>
        </w:rPr>
      </w:pPr>
      <w:r>
        <w:rPr>
          <w:rFonts w:hint="eastAsia" w:asciiTheme="minorEastAsia" w:hAnsiTheme="minorEastAsia"/>
          <w:sz w:val="24"/>
          <w:szCs w:val="24"/>
        </w:rPr>
        <w:t>电缆长度计算公式=（电缆长度按照图示长度+配电柜、箱预留半周长）*1.025，不在额外计算中间电缆头、电缆终端头等附加（预留）长度，其它增加的工程量需承包人在综合单价中自行考虑。</w:t>
      </w:r>
    </w:p>
    <w:p w14:paraId="09CFF8C5">
      <w:pPr>
        <w:pStyle w:val="46"/>
        <w:numPr>
          <w:ilvl w:val="1"/>
          <w:numId w:val="16"/>
        </w:numPr>
        <w:spacing w:line="360" w:lineRule="auto"/>
        <w:ind w:firstLineChars="0"/>
        <w:rPr>
          <w:rFonts w:asciiTheme="minorEastAsia" w:hAnsiTheme="minorEastAsia"/>
          <w:sz w:val="24"/>
          <w:szCs w:val="24"/>
        </w:rPr>
      </w:pPr>
      <w:r>
        <w:rPr>
          <w:rFonts w:hint="eastAsia" w:asciiTheme="minorEastAsia" w:hAnsiTheme="minorEastAsia"/>
          <w:sz w:val="24"/>
          <w:szCs w:val="24"/>
        </w:rPr>
        <w:t>配电箱/柜上口进线、出线方式线缆图示长度计算至配电箱/柜体上边缘，配电箱/柜下口进线、出线方式线缆图示长度计算至配电箱/柜体下边缘。</w:t>
      </w:r>
    </w:p>
    <w:p w14:paraId="63AC7324">
      <w:pPr>
        <w:pStyle w:val="46"/>
        <w:numPr>
          <w:ilvl w:val="1"/>
          <w:numId w:val="16"/>
        </w:numPr>
        <w:spacing w:line="360" w:lineRule="auto"/>
        <w:ind w:firstLineChars="0"/>
        <w:rPr>
          <w:rFonts w:asciiTheme="minorEastAsia" w:hAnsiTheme="minorEastAsia"/>
          <w:sz w:val="24"/>
          <w:szCs w:val="24"/>
        </w:rPr>
      </w:pPr>
      <w:r>
        <w:rPr>
          <w:rFonts w:hint="eastAsia" w:asciiTheme="minorEastAsia" w:hAnsiTheme="minorEastAsia"/>
          <w:sz w:val="24"/>
          <w:szCs w:val="24"/>
        </w:rPr>
        <w:t>电缆敷设不再区分水平和垂直敷设方式。</w:t>
      </w:r>
    </w:p>
    <w:p w14:paraId="129F1371">
      <w:pPr>
        <w:pStyle w:val="46"/>
        <w:numPr>
          <w:ilvl w:val="1"/>
          <w:numId w:val="16"/>
        </w:numPr>
        <w:spacing w:line="360" w:lineRule="auto"/>
        <w:ind w:firstLineChars="0"/>
        <w:rPr>
          <w:rFonts w:asciiTheme="minorEastAsia" w:hAnsiTheme="minorEastAsia"/>
          <w:sz w:val="24"/>
          <w:szCs w:val="24"/>
        </w:rPr>
      </w:pPr>
      <w:r>
        <w:rPr>
          <w:rFonts w:hint="eastAsia" w:asciiTheme="minorEastAsia" w:hAnsiTheme="minorEastAsia"/>
          <w:sz w:val="24"/>
          <w:szCs w:val="24"/>
        </w:rPr>
        <w:t>电缆接电动机预留电缆长度按0.5m计算。</w:t>
      </w:r>
    </w:p>
    <w:p w14:paraId="366B743A">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户内配管工程计算规则：暗配管按图示两点之间最短距离计算（穿越电梯井、通风井等部位合理避让），户内施工中管线之间相互避让以及为满足规范要求避开剪力墙敷设增加的长度，按户内暗配管工程量的3%计入清单工程量，其它部位不计取。</w:t>
      </w:r>
    </w:p>
    <w:p w14:paraId="1971D9B2">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配线工程量计算规则：按设计图示尺寸以单线长度计算；电线长度计算公式=[图示长度+配电柜、箱预留半周长]*根数，其它增加的工程量需承包人在综合单价中自行考虑。穿管配线长度计算规则同配管工程。</w:t>
      </w:r>
    </w:p>
    <w:p w14:paraId="711EAAA1">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弱电线缆（五类线、六类线）、电话线在办公区或售楼处因招标人要求预留一定的长度，计算按招标人规定的预留长度计算外，其它均按上述计算规则执行。</w:t>
      </w:r>
    </w:p>
    <w:p w14:paraId="274DD5B8">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室内线缆按总包重计量弱电管道长度加箱体规定的预留量，接线盒处按规定预留20mm 预留量，如项目有要求增加预留量，可计量相应的长度；</w:t>
      </w:r>
    </w:p>
    <w:p w14:paraId="22F3DB49">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机房内的跳线单独计算工程量，其它地方跳线已包含；机房内显示屏及电脑用插排单独计算；</w:t>
      </w:r>
    </w:p>
    <w:p w14:paraId="774193F7">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弱电箱内已包含PDU插排、空开及必要的防火封堵，不单独计算；</w:t>
      </w:r>
    </w:p>
    <w:p w14:paraId="5D171F8D">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弱电柜内标配有两个PDU插排不单独计算；</w:t>
      </w:r>
    </w:p>
    <w:p w14:paraId="3508BCAC">
      <w:pPr>
        <w:pStyle w:val="46"/>
        <w:numPr>
          <w:ilvl w:val="0"/>
          <w:numId w:val="15"/>
        </w:numPr>
        <w:spacing w:line="360" w:lineRule="auto"/>
        <w:ind w:firstLineChars="0"/>
        <w:rPr>
          <w:rFonts w:asciiTheme="minorEastAsia" w:hAnsiTheme="minorEastAsia"/>
          <w:sz w:val="24"/>
          <w:szCs w:val="24"/>
        </w:rPr>
      </w:pPr>
      <w:r>
        <w:rPr>
          <w:rFonts w:hint="eastAsia" w:asciiTheme="minorEastAsia" w:hAnsiTheme="minorEastAsia"/>
          <w:sz w:val="24"/>
          <w:szCs w:val="24"/>
        </w:rPr>
        <w:t>弱电线缆价格不调整</w:t>
      </w:r>
    </w:p>
    <w:p w14:paraId="4131EC01">
      <w:pPr>
        <w:spacing w:before="62" w:beforeLines="20" w:after="62" w:afterLines="20" w:line="360" w:lineRule="auto"/>
        <w:ind w:firstLine="419" w:firstLineChars="174"/>
        <w:rPr>
          <w:b/>
          <w:sz w:val="24"/>
          <w:szCs w:val="24"/>
        </w:rPr>
      </w:pPr>
      <w:r>
        <w:rPr>
          <w:rFonts w:hint="eastAsia"/>
          <w:b/>
          <w:sz w:val="24"/>
          <w:szCs w:val="24"/>
        </w:rPr>
        <w:t>其他</w:t>
      </w:r>
    </w:p>
    <w:p w14:paraId="16D1E0B7">
      <w:pPr>
        <w:pStyle w:val="46"/>
        <w:numPr>
          <w:ilvl w:val="0"/>
          <w:numId w:val="17"/>
        </w:numPr>
        <w:spacing w:line="360" w:lineRule="auto"/>
        <w:ind w:firstLineChars="0"/>
        <w:rPr>
          <w:rFonts w:asciiTheme="minorEastAsia" w:hAnsiTheme="minorEastAsia"/>
          <w:sz w:val="24"/>
          <w:szCs w:val="24"/>
        </w:rPr>
      </w:pPr>
      <w:r>
        <w:rPr>
          <w:rFonts w:hint="eastAsia" w:asciiTheme="minorEastAsia" w:hAnsiTheme="minorEastAsia"/>
          <w:sz w:val="24"/>
          <w:szCs w:val="24"/>
        </w:rPr>
        <w:t>甲指乙供的材料/设备详见甲指乙供材料表。</w:t>
      </w:r>
    </w:p>
    <w:p w14:paraId="7037739D">
      <w:pPr>
        <w:pStyle w:val="46"/>
        <w:numPr>
          <w:ilvl w:val="0"/>
          <w:numId w:val="17"/>
        </w:numPr>
        <w:spacing w:line="360" w:lineRule="auto"/>
        <w:ind w:firstLineChars="0"/>
        <w:rPr>
          <w:rFonts w:asciiTheme="minorEastAsia" w:hAnsiTheme="minorEastAsia"/>
          <w:sz w:val="24"/>
          <w:szCs w:val="24"/>
        </w:rPr>
      </w:pPr>
      <w:r>
        <w:rPr>
          <w:rFonts w:hint="eastAsia" w:asciiTheme="minorEastAsia" w:hAnsiTheme="minorEastAsia"/>
          <w:sz w:val="24"/>
          <w:szCs w:val="24"/>
        </w:rPr>
        <w:t>造价中已包括项目要求警示牌、警示线、标签、标识等费用。</w:t>
      </w:r>
    </w:p>
    <w:p w14:paraId="3B41DBA8">
      <w:pPr>
        <w:rPr>
          <w:rFonts w:asciiTheme="minorEastAsia" w:hAnsiTheme="minorEastAsia"/>
          <w:sz w:val="24"/>
          <w:szCs w:val="24"/>
        </w:rPr>
      </w:pPr>
      <w:r>
        <w:rPr>
          <w:rFonts w:hint="eastAsia" w:asciiTheme="minorEastAsia" w:hAnsiTheme="minorEastAsia"/>
          <w:sz w:val="24"/>
          <w:szCs w:val="24"/>
        </w:rPr>
        <w:br w:type="page"/>
      </w:r>
    </w:p>
    <w:p w14:paraId="5370C839">
      <w:pPr>
        <w:pStyle w:val="46"/>
        <w:numPr>
          <w:ilvl w:val="0"/>
          <w:numId w:val="0"/>
        </w:numPr>
        <w:spacing w:line="360" w:lineRule="auto"/>
        <w:ind w:leftChars="0"/>
        <w:rPr>
          <w:rFonts w:hint="eastAsia" w:ascii="Arial" w:eastAsia="宋体" w:cs="Arial"/>
          <w:spacing w:val="10"/>
          <w:sz w:val="22"/>
          <w:szCs w:val="22"/>
          <w:lang w:eastAsia="zh-CN"/>
        </w:rPr>
      </w:pPr>
      <w:r>
        <w:rPr>
          <w:rFonts w:hint="eastAsia" w:ascii="Arial" w:eastAsia="宋体" w:cs="Arial"/>
          <w:spacing w:val="10"/>
          <w:sz w:val="22"/>
          <w:szCs w:val="22"/>
          <w:lang w:eastAsia="zh-CN"/>
        </w:rPr>
        <w:drawing>
          <wp:inline distT="0" distB="0" distL="114300" distR="114300">
            <wp:extent cx="5269230" cy="7454265"/>
            <wp:effectExtent l="0" t="0" r="5715" b="0"/>
            <wp:docPr id="5" name="图片 5" descr="08工程量清单--济南转山项目A2地块附属商业智能化工程（软通智慧）_页面_1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8工程量清单--济南转山项目A2地块附属商业智能化工程（软通智慧）_页面_1_图像_0001"/>
                    <pic:cNvPicPr>
                      <a:picLocks noChangeAspect="1"/>
                    </pic:cNvPicPr>
                  </pic:nvPicPr>
                  <pic:blipFill>
                    <a:blip r:embed="rId11"/>
                    <a:stretch>
                      <a:fillRect/>
                    </a:stretch>
                  </pic:blipFill>
                  <pic:spPr>
                    <a:xfrm>
                      <a:off x="0" y="0"/>
                      <a:ext cx="5269230" cy="7454265"/>
                    </a:xfrm>
                    <a:prstGeom prst="rect">
                      <a:avLst/>
                    </a:prstGeom>
                  </pic:spPr>
                </pic:pic>
              </a:graphicData>
            </a:graphic>
          </wp:inline>
        </w:drawing>
      </w:r>
      <w:r>
        <w:rPr>
          <w:rFonts w:hint="eastAsia" w:ascii="Arial" w:eastAsia="宋体" w:cs="Arial"/>
          <w:spacing w:val="10"/>
          <w:sz w:val="22"/>
          <w:szCs w:val="22"/>
          <w:lang w:eastAsia="zh-CN"/>
        </w:rPr>
        <w:drawing>
          <wp:inline distT="0" distB="0" distL="114300" distR="114300">
            <wp:extent cx="5269230" cy="7454265"/>
            <wp:effectExtent l="0" t="0" r="5715" b="0"/>
            <wp:docPr id="4" name="图片 4" descr="08工程量清单--济南转山项目A2地块附属商业智能化工程（软通智慧）_页面_2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8工程量清单--济南转山项目A2地块附属商业智能化工程（软通智慧）_页面_2_图像_0001"/>
                    <pic:cNvPicPr>
                      <a:picLocks noChangeAspect="1"/>
                    </pic:cNvPicPr>
                  </pic:nvPicPr>
                  <pic:blipFill>
                    <a:blip r:embed="rId12"/>
                    <a:stretch>
                      <a:fillRect/>
                    </a:stretch>
                  </pic:blipFill>
                  <pic:spPr>
                    <a:xfrm>
                      <a:off x="0" y="0"/>
                      <a:ext cx="5269230" cy="7454265"/>
                    </a:xfrm>
                    <a:prstGeom prst="rect">
                      <a:avLst/>
                    </a:prstGeom>
                  </pic:spPr>
                </pic:pic>
              </a:graphicData>
            </a:graphic>
          </wp:inline>
        </w:drawing>
      </w:r>
    </w:p>
    <w:p w14:paraId="5FF203A5">
      <w:pPr>
        <w:bidi w:val="0"/>
        <w:rPr>
          <w:rFonts w:hint="eastAsia"/>
          <w:lang w:eastAsia="zh-CN"/>
        </w:rPr>
      </w:pPr>
    </w:p>
    <w:p w14:paraId="5F45B030">
      <w:pPr>
        <w:bidi w:val="0"/>
        <w:rPr>
          <w:rFonts w:hint="eastAsia"/>
          <w:lang w:eastAsia="zh-CN"/>
        </w:rPr>
      </w:pPr>
    </w:p>
    <w:p w14:paraId="376E98A7">
      <w:pPr>
        <w:bidi w:val="0"/>
        <w:rPr>
          <w:rFonts w:hint="eastAsia"/>
          <w:lang w:eastAsia="zh-CN"/>
        </w:rPr>
      </w:pPr>
    </w:p>
    <w:p w14:paraId="3C7E83FD">
      <w:pPr>
        <w:bidi w:val="0"/>
        <w:rPr>
          <w:rFonts w:hint="eastAsia"/>
          <w:lang w:eastAsia="zh-CN"/>
        </w:rPr>
      </w:pPr>
    </w:p>
    <w:p w14:paraId="45726ACC">
      <w:pPr>
        <w:bidi w:val="0"/>
        <w:rPr>
          <w:rFonts w:hint="eastAsia"/>
          <w:lang w:eastAsia="zh-CN"/>
        </w:rPr>
      </w:pPr>
    </w:p>
    <w:p w14:paraId="20E3A74F">
      <w:pPr>
        <w:tabs>
          <w:tab w:val="left" w:pos="859"/>
        </w:tabs>
        <w:bidi w:val="0"/>
        <w:jc w:val="left"/>
        <w:rPr>
          <w:rFonts w:hint="eastAsia"/>
          <w:lang w:eastAsia="zh-CN"/>
        </w:rPr>
      </w:pPr>
      <w:r>
        <w:rPr>
          <w:rFonts w:hint="eastAsia"/>
          <w:lang w:eastAsia="zh-CN"/>
        </w:rPr>
        <w:tab/>
      </w:r>
      <w:r>
        <w:rPr>
          <w:rFonts w:hint="eastAsia" w:ascii="Arial" w:eastAsia="宋体" w:cs="Arial"/>
          <w:spacing w:val="10"/>
          <w:sz w:val="22"/>
          <w:szCs w:val="22"/>
          <w:lang w:eastAsia="zh-CN"/>
        </w:rPr>
        <w:drawing>
          <wp:inline distT="0" distB="0" distL="114300" distR="114300">
            <wp:extent cx="5269230" cy="7454265"/>
            <wp:effectExtent l="0" t="0" r="5715" b="0"/>
            <wp:docPr id="3" name="图片 3" descr="08工程量清单--济南转山项目A2地块附属商业智能化工程（软通智慧）_页面_3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8工程量清单--济南转山项目A2地块附属商业智能化工程（软通智慧）_页面_3_图像_0001"/>
                    <pic:cNvPicPr>
                      <a:picLocks noChangeAspect="1"/>
                    </pic:cNvPicPr>
                  </pic:nvPicPr>
                  <pic:blipFill>
                    <a:blip r:embed="rId13"/>
                    <a:stretch>
                      <a:fillRect/>
                    </a:stretch>
                  </pic:blipFill>
                  <pic:spPr>
                    <a:xfrm>
                      <a:off x="0" y="0"/>
                      <a:ext cx="5269230" cy="7454265"/>
                    </a:xfrm>
                    <a:prstGeom prst="rect">
                      <a:avLst/>
                    </a:prstGeom>
                  </pic:spPr>
                </pic:pic>
              </a:graphicData>
            </a:graphic>
          </wp:inline>
        </w:drawing>
      </w:r>
    </w:p>
    <w:p w14:paraId="7B826941">
      <w:pPr>
        <w:widowControl/>
        <w:jc w:val="left"/>
        <w:rPr>
          <w:rFonts w:hint="eastAsia" w:ascii="Arial" w:eastAsia="宋体" w:cs="Arial"/>
          <w:spacing w:val="10"/>
          <w:sz w:val="22"/>
          <w:szCs w:val="22"/>
          <w:lang w:eastAsia="zh-CN"/>
        </w:rPr>
      </w:pPr>
      <w:r>
        <w:rPr>
          <w:rFonts w:hint="eastAsia" w:ascii="Arial" w:eastAsia="宋体" w:cs="Arial"/>
          <w:spacing w:val="10"/>
          <w:sz w:val="22"/>
          <w:szCs w:val="22"/>
          <w:lang w:eastAsia="zh-CN"/>
        </w:rPr>
        <w:drawing>
          <wp:inline distT="0" distB="0" distL="114300" distR="114300">
            <wp:extent cx="5269230" cy="7454265"/>
            <wp:effectExtent l="0" t="0" r="5715" b="0"/>
            <wp:docPr id="2" name="图片 2" descr="08工程量清单--济南转山项目A2地块附属商业智能化工程（软通智慧）_页面_4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8工程量清单--济南转山项目A2地块附属商业智能化工程（软通智慧）_页面_4_图像_0001"/>
                    <pic:cNvPicPr>
                      <a:picLocks noChangeAspect="1"/>
                    </pic:cNvPicPr>
                  </pic:nvPicPr>
                  <pic:blipFill>
                    <a:blip r:embed="rId14"/>
                    <a:stretch>
                      <a:fillRect/>
                    </a:stretch>
                  </pic:blipFill>
                  <pic:spPr>
                    <a:xfrm>
                      <a:off x="0" y="0"/>
                      <a:ext cx="5269230" cy="7454265"/>
                    </a:xfrm>
                    <a:prstGeom prst="rect">
                      <a:avLst/>
                    </a:prstGeom>
                  </pic:spPr>
                </pic:pic>
              </a:graphicData>
            </a:graphic>
          </wp:inline>
        </w:drawing>
      </w:r>
      <w:r>
        <w:rPr>
          <w:rFonts w:hint="eastAsia" w:ascii="Arial" w:eastAsia="宋体" w:cs="Arial"/>
          <w:spacing w:val="10"/>
          <w:sz w:val="22"/>
          <w:szCs w:val="22"/>
          <w:lang w:eastAsia="zh-CN"/>
        </w:rPr>
        <w:drawing>
          <wp:inline distT="0" distB="0" distL="114300" distR="114300">
            <wp:extent cx="5269230" cy="7454265"/>
            <wp:effectExtent l="0" t="0" r="5715" b="0"/>
            <wp:docPr id="6" name="图片 6" descr="08工程量清单--济南转山项目A2地块附属商业智能化工程（软通智慧）_页面_5_图像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8工程量清单--济南转山项目A2地块附属商业智能化工程（软通智慧）_页面_5_图像_0001"/>
                    <pic:cNvPicPr>
                      <a:picLocks noChangeAspect="1"/>
                    </pic:cNvPicPr>
                  </pic:nvPicPr>
                  <pic:blipFill>
                    <a:blip r:embed="rId15"/>
                    <a:stretch>
                      <a:fillRect/>
                    </a:stretch>
                  </pic:blipFill>
                  <pic:spPr>
                    <a:xfrm>
                      <a:off x="0" y="0"/>
                      <a:ext cx="5269230" cy="7454265"/>
                    </a:xfrm>
                    <a:prstGeom prst="rect">
                      <a:avLst/>
                    </a:prstGeom>
                  </pic:spPr>
                </pic:pic>
              </a:graphicData>
            </a:graphic>
          </wp:inline>
        </w:drawing>
      </w:r>
    </w:p>
    <w:p w14:paraId="287D2676">
      <w:pPr>
        <w:bidi w:val="0"/>
        <w:rPr>
          <w:rFonts w:hint="eastAsia" w:ascii="Times New Roman" w:hAnsi="Times New Roman" w:eastAsia="宋体" w:cs="Times New Roman"/>
          <w:kern w:val="2"/>
          <w:sz w:val="21"/>
          <w:szCs w:val="24"/>
          <w:lang w:val="en-US" w:eastAsia="zh-CN" w:bidi="ar-SA"/>
        </w:rPr>
      </w:pPr>
    </w:p>
    <w:p w14:paraId="1BD286B2">
      <w:pPr>
        <w:bidi w:val="0"/>
        <w:rPr>
          <w:rFonts w:hint="eastAsia"/>
          <w:lang w:val="en-US" w:eastAsia="zh-CN"/>
        </w:rPr>
      </w:pPr>
    </w:p>
    <w:p w14:paraId="38C469B6">
      <w:pPr>
        <w:bidi w:val="0"/>
        <w:rPr>
          <w:rFonts w:hint="eastAsia"/>
          <w:lang w:val="en-US" w:eastAsia="zh-CN"/>
        </w:rPr>
      </w:pPr>
    </w:p>
    <w:p w14:paraId="2CB33614">
      <w:pPr>
        <w:bidi w:val="0"/>
        <w:rPr>
          <w:rFonts w:hint="eastAsia"/>
          <w:lang w:val="en-US" w:eastAsia="zh-CN"/>
        </w:rPr>
      </w:pPr>
    </w:p>
    <w:p w14:paraId="48046097">
      <w:pPr>
        <w:bidi w:val="0"/>
        <w:rPr>
          <w:rFonts w:hint="eastAsia"/>
          <w:lang w:val="en-US" w:eastAsia="zh-CN"/>
        </w:rPr>
      </w:pPr>
    </w:p>
    <w:p w14:paraId="7CAD1B16">
      <w:pPr>
        <w:rPr>
          <w:rFonts w:hint="eastAsia"/>
          <w:lang w:val="en-US" w:eastAsia="zh-CN"/>
        </w:rPr>
      </w:pPr>
      <w:r>
        <w:rPr>
          <w:rFonts w:hint="eastAsia"/>
          <w:lang w:val="en-US" w:eastAsia="zh-CN"/>
        </w:rPr>
        <w:br w:type="page"/>
      </w:r>
    </w:p>
    <w:p w14:paraId="11D10333">
      <w:pPr>
        <w:widowControl/>
        <w:spacing w:line="360" w:lineRule="auto"/>
        <w:rPr>
          <w:rFonts w:asciiTheme="minorEastAsia" w:hAnsiTheme="minorEastAsia" w:eastAsiaTheme="minorEastAsia" w:cstheme="minorEastAsia"/>
          <w:b/>
          <w:sz w:val="24"/>
        </w:rPr>
      </w:pPr>
      <w:r>
        <w:rPr>
          <w:rFonts w:hint="eastAsia" w:asciiTheme="minorEastAsia" w:hAnsiTheme="minorEastAsia" w:eastAsiaTheme="minorEastAsia" w:cstheme="minorEastAsia"/>
          <w:kern w:val="0"/>
          <w:sz w:val="24"/>
        </w:rPr>
        <w:t>合同编号：</w:t>
      </w:r>
      <w:r>
        <w:rPr>
          <w:rFonts w:hint="eastAsia" w:asciiTheme="minorEastAsia" w:hAnsiTheme="minorEastAsia" w:eastAsiaTheme="minorEastAsia" w:cstheme="minorEastAsia"/>
          <w:b/>
          <w:sz w:val="24"/>
        </w:rPr>
        <w:t xml:space="preserve"> 【          】</w:t>
      </w:r>
    </w:p>
    <w:p w14:paraId="33D54DBB">
      <w:pPr>
        <w:pStyle w:val="53"/>
        <w:spacing w:before="0" w:after="0" w:line="360" w:lineRule="auto"/>
        <w:ind w:left="0" w:right="-57"/>
        <w:jc w:val="center"/>
        <w:rPr>
          <w:rFonts w:asciiTheme="minorEastAsia" w:hAnsiTheme="minorEastAsia" w:eastAsiaTheme="minorEastAsia" w:cstheme="minorEastAsia"/>
          <w:b/>
          <w:sz w:val="36"/>
          <w:szCs w:val="36"/>
        </w:rPr>
      </w:pPr>
      <w:r>
        <w:rPr>
          <w:rFonts w:hint="eastAsia" w:asciiTheme="minorEastAsia" w:hAnsiTheme="minorEastAsia" w:eastAsiaTheme="minorEastAsia" w:cstheme="minorEastAsia"/>
          <w:b/>
          <w:sz w:val="36"/>
          <w:szCs w:val="36"/>
        </w:rPr>
        <w:t>工程质量保修协议书</w:t>
      </w:r>
    </w:p>
    <w:p w14:paraId="06A87538">
      <w:pPr>
        <w:pStyle w:val="53"/>
        <w:spacing w:before="0" w:after="0" w:line="360" w:lineRule="auto"/>
        <w:ind w:left="0" w:right="-57"/>
        <w:jc w:val="both"/>
        <w:rPr>
          <w:rFonts w:asciiTheme="minorEastAsia" w:hAnsiTheme="minorEastAsia" w:eastAsiaTheme="minorEastAsia" w:cstheme="minorEastAsia"/>
          <w:b/>
          <w:szCs w:val="24"/>
        </w:rPr>
      </w:pPr>
    </w:p>
    <w:p w14:paraId="5F2ACD95">
      <w:pPr>
        <w:spacing w:line="360" w:lineRule="auto"/>
        <w:rPr>
          <w:rFonts w:asciiTheme="minorEastAsia" w:hAnsiTheme="minorEastAsia" w:eastAsiaTheme="minorEastAsia" w:cstheme="minorEastAsia"/>
          <w:b/>
          <w:sz w:val="24"/>
        </w:rPr>
      </w:pPr>
      <w:r>
        <w:rPr>
          <w:rFonts w:hint="eastAsia" w:asciiTheme="minorEastAsia" w:hAnsiTheme="minorEastAsia" w:eastAsiaTheme="minorEastAsia" w:cstheme="minorEastAsia"/>
          <w:b/>
          <w:sz w:val="24"/>
        </w:rPr>
        <w:t>甲方（发包人）：</w:t>
      </w:r>
      <w:r>
        <w:rPr>
          <w:rFonts w:hint="eastAsia" w:asciiTheme="minorEastAsia" w:hAnsiTheme="minorEastAsia" w:eastAsiaTheme="minorEastAsia" w:cstheme="minorEastAsia"/>
          <w:b/>
          <w:sz w:val="24"/>
          <w:u w:val="single"/>
        </w:rPr>
        <w:t xml:space="preserve">山东中投建邦置业有限公司 </w:t>
      </w:r>
    </w:p>
    <w:p w14:paraId="1C6BFCD6">
      <w:pPr>
        <w:spacing w:line="360" w:lineRule="auto"/>
        <w:rPr>
          <w:rFonts w:asciiTheme="minorEastAsia" w:hAnsiTheme="minorEastAsia" w:eastAsiaTheme="minorEastAsia" w:cstheme="minorEastAsia"/>
          <w:b/>
          <w:sz w:val="24"/>
        </w:rPr>
      </w:pPr>
      <w:r>
        <w:rPr>
          <w:rFonts w:hint="eastAsia" w:asciiTheme="minorEastAsia" w:hAnsiTheme="minorEastAsia" w:eastAsiaTheme="minorEastAsia" w:cstheme="minorEastAsia"/>
          <w:b/>
          <w:sz w:val="24"/>
        </w:rPr>
        <w:t>乙方（承包人）：</w:t>
      </w:r>
      <w:r>
        <w:rPr>
          <w:rFonts w:hint="eastAsia" w:asciiTheme="minorEastAsia" w:hAnsiTheme="minorEastAsia" w:eastAsiaTheme="minorEastAsia" w:cstheme="minorEastAsia"/>
          <w:b/>
          <w:color w:val="000000"/>
          <w:sz w:val="24"/>
          <w:u w:val="single"/>
        </w:rPr>
        <w:t>软通智慧信息技术有限公司</w:t>
      </w:r>
      <w:r>
        <w:rPr>
          <w:rFonts w:asciiTheme="minorEastAsia" w:hAnsiTheme="minorEastAsia" w:eastAsiaTheme="minorEastAsia" w:cstheme="minorEastAsia"/>
          <w:b/>
          <w:color w:val="000000"/>
          <w:sz w:val="24"/>
          <w:u w:val="single"/>
        </w:rPr>
        <w:t xml:space="preserve"> </w:t>
      </w:r>
    </w:p>
    <w:p w14:paraId="7232B692">
      <w:pPr>
        <w:spacing w:before="78" w:beforeLines="25" w:after="78" w:afterLines="25" w:line="360" w:lineRule="auto"/>
        <w:ind w:firstLine="420"/>
        <w:rPr>
          <w:rFonts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通过提高购房者（以下简称业主）的客户满意度，能够有效的保障甲、乙双方的共同利益和市场口碑，基于国家法规的规定及甲乙双方于【</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u w:val="single"/>
          <w:lang w:val="en-US" w:eastAsia="zh-CN"/>
        </w:rPr>
        <w:t>2025</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rPr>
        <w:t>】年【</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u w:val="single"/>
          <w:lang w:val="en-US" w:eastAsia="zh-CN"/>
        </w:rPr>
        <w:t>3</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rPr>
        <w:t>】月【</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bCs/>
          <w:sz w:val="24"/>
        </w:rPr>
        <w:t>】日签订的</w:t>
      </w:r>
      <w:r>
        <w:rPr>
          <w:rFonts w:hint="eastAsia" w:asciiTheme="minorEastAsia" w:hAnsiTheme="minorEastAsia" w:eastAsiaTheme="minorEastAsia" w:cstheme="minorEastAsia"/>
          <w:bCs/>
          <w:sz w:val="24"/>
          <w:u w:val="single"/>
        </w:rPr>
        <w:t>【 济南转山项目A</w:t>
      </w:r>
      <w:r>
        <w:rPr>
          <w:rFonts w:asciiTheme="minorEastAsia" w:hAnsiTheme="minorEastAsia" w:eastAsiaTheme="minorEastAsia" w:cstheme="minorEastAsia"/>
          <w:bCs/>
          <w:sz w:val="24"/>
          <w:u w:val="single"/>
        </w:rPr>
        <w:t>2地块附属商业智能化工程合同</w:t>
      </w:r>
      <w:r>
        <w:rPr>
          <w:rFonts w:hint="eastAsia" w:asciiTheme="minorEastAsia" w:hAnsiTheme="minorEastAsia" w:eastAsiaTheme="minorEastAsia" w:cstheme="minorEastAsia"/>
          <w:bCs/>
          <w:sz w:val="24"/>
          <w:u w:val="single"/>
        </w:rPr>
        <w:t>】</w:t>
      </w:r>
      <w:r>
        <w:rPr>
          <w:rFonts w:hint="eastAsia" w:asciiTheme="minorEastAsia" w:hAnsiTheme="minorEastAsia" w:eastAsiaTheme="minorEastAsia" w:cstheme="minorEastAsia"/>
          <w:bCs/>
          <w:sz w:val="24"/>
        </w:rPr>
        <w:t>（以下简称承包合同），经甲乙双方友好协商，</w:t>
      </w:r>
      <w:r>
        <w:rPr>
          <w:rFonts w:hint="eastAsia" w:asciiTheme="minorEastAsia" w:hAnsiTheme="minorEastAsia" w:eastAsiaTheme="minorEastAsia" w:cstheme="minorEastAsia"/>
          <w:sz w:val="24"/>
        </w:rPr>
        <w:t>根据《建设工程质量管理条例》、《房屋建筑工程质量保修办法》</w:t>
      </w:r>
      <w:r>
        <w:rPr>
          <w:rFonts w:hint="eastAsia" w:asciiTheme="minorEastAsia" w:hAnsiTheme="minorEastAsia" w:eastAsiaTheme="minorEastAsia" w:cstheme="minorEastAsia"/>
          <w:bCs/>
          <w:sz w:val="24"/>
        </w:rPr>
        <w:t>、《建设工程质量保证金管理办法》</w:t>
      </w:r>
      <w:r>
        <w:rPr>
          <w:rFonts w:hint="eastAsia" w:asciiTheme="minorEastAsia" w:hAnsiTheme="minorEastAsia" w:eastAsiaTheme="minorEastAsia" w:cstheme="minorEastAsia"/>
          <w:sz w:val="24"/>
        </w:rPr>
        <w:t>及有关规定，</w:t>
      </w:r>
      <w:r>
        <w:rPr>
          <w:rFonts w:hint="eastAsia" w:asciiTheme="minorEastAsia" w:hAnsiTheme="minorEastAsia" w:eastAsiaTheme="minorEastAsia" w:cstheme="minorEastAsia"/>
          <w:bCs/>
          <w:sz w:val="24"/>
        </w:rPr>
        <w:t>对工程质量保修、乙方服务标准等具体工作要求做出进一步的补充和完善的约定，共同签署本工程质量保修书。</w:t>
      </w:r>
    </w:p>
    <w:p w14:paraId="3E325AC0">
      <w:pPr>
        <w:spacing w:before="78" w:beforeLines="25" w:after="78" w:afterLines="25" w:line="360" w:lineRule="auto"/>
        <w:ind w:firstLine="420"/>
        <w:rPr>
          <w:rFonts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本协议书中除对事务类工作进行了明确要求外，为更准确、公正的评价乙方的工作效率及保修服务能力，通过甲方400客服管理系统，选取“报事关闭率”、“业主维修满意度”等量化数据，以乙方的具体成绩客观的对乙方进行评价。同时乙方的保修服务成绩也将作为甲方对乙方履约评价重要权重之一，影响后续甲方、乙方的新项目合作。如在保修期内乙方未按本要求履行保修责任，甲方或甲方委托的物业管理公司有权委托第三方代乙方履行，由此产生的一切费用由乙方承担。</w:t>
      </w:r>
    </w:p>
    <w:p w14:paraId="435F9810">
      <w:pPr>
        <w:widowControl/>
        <w:spacing w:before="78" w:beforeLines="25" w:after="78" w:afterLines="25" w:line="360" w:lineRule="auto"/>
        <w:ind w:firstLine="472" w:firstLineChars="196"/>
        <w:jc w:val="left"/>
        <w:rPr>
          <w:rFonts w:asciiTheme="minorEastAsia" w:hAnsiTheme="minorEastAsia" w:eastAsiaTheme="minorEastAsia" w:cstheme="minorEastAsia"/>
          <w:b/>
          <w:kern w:val="0"/>
          <w:sz w:val="24"/>
        </w:rPr>
      </w:pPr>
      <w:r>
        <w:rPr>
          <w:rFonts w:hint="eastAsia" w:asciiTheme="minorEastAsia" w:hAnsiTheme="minorEastAsia" w:eastAsiaTheme="minorEastAsia" w:cstheme="minorEastAsia"/>
          <w:b/>
          <w:kern w:val="0"/>
          <w:sz w:val="24"/>
        </w:rPr>
        <w:t>第一条  工程质量保修范围和责任</w:t>
      </w:r>
    </w:p>
    <w:p w14:paraId="41E192C5">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1.1 乙方在质量保修期内，按照甲乙双方签订的承包合同的约定范围，和有关法律、法规、规章的管理规定以及双方的其它书面约定，</w:t>
      </w:r>
      <w:r>
        <w:rPr>
          <w:rFonts w:hint="eastAsia" w:asciiTheme="minorEastAsia" w:hAnsiTheme="minorEastAsia" w:eastAsiaTheme="minorEastAsia" w:cstheme="minorEastAsia"/>
          <w:b/>
          <w:szCs w:val="24"/>
        </w:rPr>
        <w:t>乙方对承包合同约定的所有施工承包范围内的工程质量承担保修责任</w:t>
      </w:r>
      <w:r>
        <w:rPr>
          <w:rFonts w:hint="eastAsia" w:asciiTheme="minorEastAsia" w:hAnsiTheme="minorEastAsia" w:eastAsiaTheme="minorEastAsia" w:cstheme="minorEastAsia"/>
          <w:szCs w:val="24"/>
        </w:rPr>
        <w:t>。</w:t>
      </w:r>
    </w:p>
    <w:p w14:paraId="7E9527B8">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1.2 凡属于乙方原因造成的质量问题或其他缺陷、包括给甲方和业主（乙方承包范围内房屋的实际拥有者）造成的实际损失，以及由于乙方维修工作造成业主和甲方的相关损失，均属于乙方免费保修范围。</w:t>
      </w:r>
    </w:p>
    <w:p w14:paraId="108D08D7">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1.3 由于乙方未按合同、国家、地方、行业规定的标准、规范和设计等要求施工，或因其采购设备、材料和构件、配件质量不合格引起的质量问题，均由乙方负责保修并承担由质量问题引发的损失赔偿责任及与保修工作的进行有关的其他损失赔偿责任。</w:t>
      </w:r>
    </w:p>
    <w:p w14:paraId="75B70541">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1.4 在国家规定的工程合理使用期限内，乙方应确保所承包工程的质量。因乙方原因致使工程在合理使用期限内造成人身、财产、甲方经济损失以及甲方权益和名誉受损的，乙方应承担赔偿责任。由于乙方的施工质量原因（包括乙方的保修工作），导致业主退房和对业主进行经济补偿等所有责任、影响和费用均应由乙方承担。乙方无条件授权甲方全权代表乙方与相关业主进行谈判。</w:t>
      </w:r>
    </w:p>
    <w:p w14:paraId="605FA46E">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1.5 对于涉及结构安全的质量问题，应当按照《房屋建筑工程质量保修办法》的规定，立即向甲方和当地建设行政主管部门报告，采取安全防范措施；由原设计单位或者具有相应资质等级的设计单位提出保修方案，乙方实施保修。由此而发生的责任和费用由责任方承担。</w:t>
      </w:r>
    </w:p>
    <w:p w14:paraId="31106DA2">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1.6 乙方在履行保修责任中，涉及到对原本不在合同承包范围内的工程的破坏和恢复，也属于乙方的保修责任范围。可采用两种方式处理，如甲方明确指定乙方负责履行保修责任时，乙方应无条件服从甲方的安排，并在保修期内承担对保修工作的保修责任；如果乙方确实没有能力承担，甲方可以明确另行委派第三方单位负责协助解决，但所发生的费用由乙方承担。</w:t>
      </w:r>
    </w:p>
    <w:p w14:paraId="721415AC">
      <w:pPr>
        <w:pStyle w:val="53"/>
        <w:numPr>
          <w:ilvl w:val="255"/>
          <w:numId w:val="0"/>
        </w:numPr>
        <w:tabs>
          <w:tab w:val="left" w:pos="-735"/>
          <w:tab w:val="left" w:pos="960"/>
        </w:tabs>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1.7 对于非乙方原因，但需要乙方承担的维修工作，自甲方明确指定乙方配合维修后，乙方无条件服从甲方的工作安排。乙方应于接到任务指派后，24小时内与甲方取得联系，书面上报维修服务所涉及的费用，甲方3个工作日回复初步审核意见，甲乙双方核对完成后，甲方按照最终确认金额承担相关费用。相关费用的支付，由甲、乙双方另行签订补充协议或其他方式，由甲方支付给乙方。</w:t>
      </w:r>
    </w:p>
    <w:p w14:paraId="5FA2DCB7">
      <w:pPr>
        <w:widowControl/>
        <w:numPr>
          <w:ilvl w:val="255"/>
          <w:numId w:val="0"/>
        </w:numPr>
        <w:spacing w:before="78" w:beforeLines="25" w:after="78" w:afterLines="25" w:line="360" w:lineRule="auto"/>
        <w:ind w:firstLine="482" w:firstLineChars="200"/>
        <w:jc w:val="left"/>
        <w:rPr>
          <w:rFonts w:asciiTheme="minorEastAsia" w:hAnsiTheme="minorEastAsia" w:eastAsiaTheme="minorEastAsia" w:cstheme="minorEastAsia"/>
          <w:b/>
          <w:kern w:val="0"/>
          <w:sz w:val="24"/>
        </w:rPr>
      </w:pPr>
      <w:r>
        <w:rPr>
          <w:rFonts w:hint="eastAsia" w:asciiTheme="minorEastAsia" w:hAnsiTheme="minorEastAsia" w:eastAsiaTheme="minorEastAsia" w:cstheme="minorEastAsia"/>
          <w:b/>
          <w:kern w:val="0"/>
          <w:sz w:val="24"/>
        </w:rPr>
        <w:t>第二条  质量保修期</w:t>
      </w:r>
    </w:p>
    <w:p w14:paraId="5D7583C4">
      <w:pPr>
        <w:pStyle w:val="53"/>
        <w:numPr>
          <w:ilvl w:val="255"/>
          <w:numId w:val="0"/>
        </w:numPr>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2.1 保修期的约定双方根据《建设工程质量管理条例》、《房屋建筑工程质量保修办法》及有关规定，约定本工程的质量保修期。</w:t>
      </w:r>
      <w:r>
        <w:rPr>
          <w:rFonts w:hint="eastAsia"/>
        </w:rPr>
        <w:t>工程质量保修自工程全部完成，经甲方验收合格并书面移交政府主管部门后开始计算，如移交政府完成时间晚于甲方验收完成时间6个月以上，则自甲方验收合格后第6个月末开始计算保修期，保修期2年。</w:t>
      </w:r>
      <w:r>
        <w:rPr>
          <w:rFonts w:hint="eastAsia" w:asciiTheme="minorEastAsia" w:hAnsiTheme="minorEastAsia" w:eastAsiaTheme="minorEastAsia" w:cstheme="minorEastAsia"/>
          <w:szCs w:val="24"/>
        </w:rPr>
        <w:t>本协议书签订日期前，项目属地政府的法规、制度要求的保修期限，与本协议书要求的保修期限有差异时，按照保修期限长的标准执行。乙方有义务自行获取项目属地的最新政府管理规定信息。</w:t>
      </w:r>
    </w:p>
    <w:p w14:paraId="2CC3B43E">
      <w:pPr>
        <w:pStyle w:val="53"/>
        <w:numPr>
          <w:ilvl w:val="255"/>
          <w:numId w:val="0"/>
        </w:numPr>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2.2 甲方有权利，将本工程拆分为多个分期，不同的批次分别设定不同的保修期起算日和结束日。</w:t>
      </w:r>
    </w:p>
    <w:p w14:paraId="6EAFD1C3">
      <w:pPr>
        <w:widowControl/>
        <w:numPr>
          <w:ilvl w:val="255"/>
          <w:numId w:val="0"/>
        </w:numPr>
        <w:spacing w:before="78" w:beforeLines="25" w:after="78" w:afterLines="25" w:line="360" w:lineRule="auto"/>
        <w:ind w:firstLine="480" w:firstLineChars="2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sz w:val="24"/>
        </w:rPr>
        <w:t>2.3 分期工程取得法定的交付手续且乙方按甲方的验收意见整改完善后，按照甲方明确指定的分期工程集中交付期的起始日，即甲方向业主发出的入住通知书上明确约定的办理集中交付时间的最后一日，开始计算保修期。乙方负责的</w:t>
      </w:r>
      <w:r>
        <w:rPr>
          <w:rFonts w:hint="eastAsia" w:asciiTheme="minorEastAsia" w:hAnsiTheme="minorEastAsia" w:eastAsiaTheme="minorEastAsia" w:cstheme="minorEastAsia"/>
          <w:kern w:val="0"/>
          <w:sz w:val="24"/>
        </w:rPr>
        <w:t>不同专业工作内容，保修期限约定如下：</w:t>
      </w:r>
    </w:p>
    <w:p w14:paraId="59673848">
      <w:pPr>
        <w:widowControl/>
        <w:numPr>
          <w:ilvl w:val="255"/>
          <w:numId w:val="0"/>
        </w:numPr>
        <w:spacing w:before="78" w:beforeLines="25" w:after="78" w:afterLines="25" w:line="360" w:lineRule="auto"/>
        <w:ind w:firstLine="720" w:firstLineChars="3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2.3.1 地基与基础工程质量保修期限应为设计文件确定的建筑设计使用年限。</w:t>
      </w:r>
    </w:p>
    <w:p w14:paraId="77528ACD">
      <w:pPr>
        <w:widowControl/>
        <w:numPr>
          <w:ilvl w:val="255"/>
          <w:numId w:val="0"/>
        </w:numPr>
        <w:spacing w:before="78" w:beforeLines="25" w:after="78" w:afterLines="25" w:line="360" w:lineRule="auto"/>
        <w:ind w:firstLine="720" w:firstLineChars="3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2.3.2 主体结构工程质量保修期限应为设计文件确定的建筑设计使用年限。</w:t>
      </w:r>
    </w:p>
    <w:p w14:paraId="42D63AC7">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2.3.3 保温工程质量保修期限为５年。</w:t>
      </w:r>
    </w:p>
    <w:p w14:paraId="1E9DD69F">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2.3.4 防水工程质量保修期限为５年。</w:t>
      </w:r>
    </w:p>
    <w:p w14:paraId="7D78C8E7">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2.3.5 装饰装修工程中，除有专门规定质量保修期限的分项工程应遵从其规定外，室内装修工程质量保修期限为２年；室外涂料装修质量保修期限为２年；室外其他材料装修质量保修期限为５年；除五金件质量保修期限为２年外，外窗与入户门质量保修期限为５年。</w:t>
      </w:r>
    </w:p>
    <w:p w14:paraId="1EFD7767">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2.3.6 除采取隐蔽方式安装的给排水管道和共用部位的给排水管道质量保修期限为10年外，建筑给水及排水工程质量保修期限为２年；若管线设置在主体结构内，其质量保修期限应与主体结构设计使用年限相同。</w:t>
      </w:r>
    </w:p>
    <w:p w14:paraId="50246E63">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2.3.7 除采取隐蔽方式安装的管线质量保修期限为10年外，采暖及制冷系统质量保修期限为２个采暖期及制冷期；若管线设置在主体结构内，其质量保修期限应与主体结构设计使用年限相同。</w:t>
      </w:r>
    </w:p>
    <w:p w14:paraId="2438C1A4">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2.3.8 除线缆质量保修期限为５年外，电气工程质量保修期限为２年。</w:t>
      </w:r>
    </w:p>
    <w:p w14:paraId="6F13B489">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2.3.9 智能建筑工程质量保修期限为２年。</w:t>
      </w:r>
    </w:p>
    <w:p w14:paraId="5896BF3E">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2.3.10 通风与空调工程质量保修期限为２年。</w:t>
      </w:r>
    </w:p>
    <w:p w14:paraId="46E979B3">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2.3.11 电梯工程质量保修期限为3年。</w:t>
      </w:r>
    </w:p>
    <w:p w14:paraId="40A03D3A">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2.3.12 室外工程质量保修期限为２年。</w:t>
      </w:r>
    </w:p>
    <w:p w14:paraId="374AA37C">
      <w:pPr>
        <w:widowControl/>
        <w:numPr>
          <w:ilvl w:val="255"/>
          <w:numId w:val="0"/>
        </w:numPr>
        <w:spacing w:before="78" w:beforeLines="25" w:after="78" w:afterLines="25" w:line="360" w:lineRule="auto"/>
        <w:ind w:firstLine="720" w:firstLineChars="3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2.3.13 其他未明确的专业工程质量保修期限不低于2年。</w:t>
      </w:r>
    </w:p>
    <w:p w14:paraId="7502CFFA">
      <w:pPr>
        <w:pStyle w:val="53"/>
        <w:numPr>
          <w:ilvl w:val="255"/>
          <w:numId w:val="0"/>
        </w:numPr>
        <w:spacing w:before="78" w:beforeLines="25" w:after="78" w:afterLines="25" w:line="360" w:lineRule="auto"/>
        <w:ind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2.4 由乙方自制或采购的所有材料和设备（包括甲方限价的材料和设备等）的保修期，应按国家、行业、地方、生产企业、以往惯例的要求和产品说明等执行，如上述这些保修期的规定相互之间有差异，则乙方应无条件按本合同约定的保修责任执行。</w:t>
      </w:r>
    </w:p>
    <w:p w14:paraId="412BF364">
      <w:pPr>
        <w:pStyle w:val="19"/>
        <w:spacing w:before="78" w:beforeLines="25" w:after="78" w:afterLines="25" w:line="360" w:lineRule="auto"/>
        <w:rPr>
          <w:rFonts w:asciiTheme="minorEastAsia" w:hAnsiTheme="minorEastAsia" w:eastAsiaTheme="minorEastAsia" w:cstheme="minorEastAsia"/>
          <w:color w:val="auto"/>
          <w:kern w:val="0"/>
        </w:rPr>
      </w:pPr>
      <w:r>
        <w:rPr>
          <w:rFonts w:hint="eastAsia" w:asciiTheme="minorEastAsia" w:hAnsiTheme="minorEastAsia" w:eastAsiaTheme="minorEastAsia" w:cstheme="minorEastAsia"/>
          <w:color w:val="auto"/>
          <w:kern w:val="0"/>
        </w:rPr>
        <w:t>2.5 由于施工质量和材料质量原因引起的房屋保修，保修期内乙方承担免费保修、保养责任；若因施工单位采用不合格材料引起的质量问题，则不论是否已过保修期，乙方都应承担保修责任及由此造成的一切责任及损失。</w:t>
      </w:r>
    </w:p>
    <w:p w14:paraId="6BC1224B">
      <w:pPr>
        <w:pStyle w:val="19"/>
        <w:spacing w:before="78" w:beforeLines="25" w:after="78" w:afterLines="25" w:line="360" w:lineRule="auto"/>
        <w:rPr>
          <w:rFonts w:asciiTheme="minorEastAsia" w:hAnsiTheme="minorEastAsia" w:eastAsiaTheme="minorEastAsia" w:cstheme="minorEastAsia"/>
          <w:color w:val="auto"/>
          <w:kern w:val="0"/>
        </w:rPr>
      </w:pPr>
      <w:r>
        <w:rPr>
          <w:rFonts w:hint="eastAsia" w:asciiTheme="minorEastAsia" w:hAnsiTheme="minorEastAsia" w:eastAsiaTheme="minorEastAsia" w:cstheme="minorEastAsia"/>
          <w:color w:val="auto"/>
          <w:kern w:val="0"/>
        </w:rPr>
        <w:t>2.6 因乙方质量原因造成无法向业主进行交付的，除按照本协议相关要求维修处理外，还要承担因维修造成业主延期交付的相关损失，质保期根据业主交付时间进行顺延</w:t>
      </w:r>
      <w:r>
        <w:rPr>
          <w:rFonts w:hint="eastAsia" w:asciiTheme="minorEastAsia" w:hAnsiTheme="minorEastAsia" w:eastAsiaTheme="minorEastAsia" w:cstheme="minorEastAsia"/>
        </w:rPr>
        <w:t>。</w:t>
      </w:r>
    </w:p>
    <w:p w14:paraId="6CAD073E">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b/>
          <w:szCs w:val="24"/>
        </w:rPr>
      </w:pPr>
      <w:r>
        <w:rPr>
          <w:rFonts w:hint="eastAsia" w:asciiTheme="minorEastAsia" w:hAnsiTheme="minorEastAsia" w:eastAsiaTheme="minorEastAsia" w:cstheme="minorEastAsia"/>
          <w:b/>
          <w:szCs w:val="24"/>
        </w:rPr>
        <w:t>第三条  甲方对乙方履行质量保修责任的管理要求</w:t>
      </w:r>
    </w:p>
    <w:p w14:paraId="3B5C896D">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 保修期内，甲方负责质量保修工作的管理部门为客服部或指定的物业</w:t>
      </w:r>
      <w:r>
        <w:rPr>
          <w:rFonts w:hint="eastAsia" w:asciiTheme="minorEastAsia" w:hAnsiTheme="minorEastAsia" w:eastAsiaTheme="minorEastAsia" w:cstheme="minorEastAsia"/>
          <w:bCs/>
          <w:szCs w:val="24"/>
        </w:rPr>
        <w:t>公司</w:t>
      </w:r>
      <w:r>
        <w:rPr>
          <w:rFonts w:hint="eastAsia" w:asciiTheme="minorEastAsia" w:hAnsiTheme="minorEastAsia" w:eastAsiaTheme="minorEastAsia" w:cstheme="minorEastAsia"/>
          <w:szCs w:val="24"/>
        </w:rPr>
        <w:t>。甲方在该管理部门设置专人负责对保修工作的管理，建立保修档案，并视情况委托监理公司或自行对保修质量进行监督验收。甲方保修负责人和保修联系人的联系方式由甲方维修启动会上公示给乙方，并在交付项目进行上墙公示，如有调整，另行通知。</w:t>
      </w:r>
    </w:p>
    <w:p w14:paraId="2977D66F">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 xml:space="preserve">3.2 乙方的项目经理担任本工程保修工作的总负责人（以下简称乙方维修经理），如因乙方的原因，乙方项目经理不能专职负责本工程的保修工作，乙方应向甲方书面明确一名乙方维修经理。乙方维修经理的人选必须经过甲方的书面批准和认可，否则无效。乙方维修经理应有权代表乙方全权处理与保修工作有关的全部事宜，包括但不限于责任的区分、费用的确认、违约金的认可、权利的行使、保修工作的实施等所有方面。乙方维修经理所签署的所有文件和资料等均视为乙方的最终意见，乙方不得再提出任何异议。乙方应按甲方要求的时间确定维修经理，并以书面形式报予甲方。 </w:t>
      </w:r>
    </w:p>
    <w:p w14:paraId="749DAB23">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3.3 乙方应于工程交竣前45天内向甲方申报负责交付后的维修工作的管理人员架构、相关职责及各工种拟派维修人员明细表，报甲方、监理审核批准；并在保修期内按照甲方要求随时增添人员、调整相关业务不达标人员，满足现场维修要求。</w:t>
      </w:r>
    </w:p>
    <w:p w14:paraId="13F38DFB">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3.4 乙方的维修办公室应设置在甲方指定的维修中心或事先约定并经甲方书面同意的地点集中办公。乙方在保修期间的所有工作，除合同另有约定外，所有费用均由乙方承担，包括但不限于办公室的租赁、水电、办公费用以及合同其它部分已明确的所有费用。乙方应按甲方要求的时间确定维修办公地点,并在入住前10天正式进入办公地点。</w:t>
      </w:r>
    </w:p>
    <w:p w14:paraId="387C471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3.5 乙方应自觉遵守甲方制定的管理制度，保证与甲方及时有效的沟通。由于乙方不配合、不自觉遵守甲方管理要求造成的维修工作延误、停滞或其它问题，进而产生业主投诉，其一切后果及损失均由乙方负责，甲方有权采取必要措施给予补救，由此产生的费用由乙方承担。</w:t>
      </w:r>
    </w:p>
    <w:p w14:paraId="4E9587E2">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3.6 原则上，在分期工程进入保修期后的6个月内，乙方常驻现场负责维修工作管理人员（不包括维修经理）的数量不得少于5人。进入保修期6个月后，乙方常驻现场负责维修工作管理人员（不包括维修经理）的数量不得少于1人。甲方有权利根据乙方维修工作情况要求乙方调整维修人员数量。</w:t>
      </w:r>
    </w:p>
    <w:p w14:paraId="2E940BBD">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3.7 根据维修工作的需要，乙方应准备足够的维修劳务人员负责维修服务，确保服务质量、随叫随到，</w:t>
      </w:r>
      <w:r>
        <w:rPr>
          <w:rFonts w:hint="eastAsia" w:asciiTheme="minorEastAsia" w:hAnsiTheme="minorEastAsia" w:eastAsiaTheme="minorEastAsia" w:cstheme="minorEastAsia"/>
          <w:b/>
          <w:szCs w:val="24"/>
          <w:u w:val="single"/>
        </w:rPr>
        <w:t>在保修期间乙方应保证在得到甲方通知【15分钟】内，维修管理人员能够赶到现场组织维修、跟业主当面沟通维修后续工作安排，【30分钟】内维修劳务工人到场开展维修</w:t>
      </w:r>
      <w:r>
        <w:rPr>
          <w:rFonts w:hint="eastAsia" w:asciiTheme="minorEastAsia" w:hAnsiTheme="minorEastAsia" w:eastAsiaTheme="minorEastAsia" w:cstheme="minorEastAsia"/>
          <w:szCs w:val="24"/>
        </w:rPr>
        <w:t>。乙方所备人力、物力应完全能够满足入住期间的维修工作量，以保证业主（或甲方）的顺利验收。由于乙方维修人力、物力不到位造成维修不及时，维修不合格，进而产生业主投诉，甚至索赔，其一切后果及损失均由乙方负责。乙方应按甲方时间要求提供维修施工人员住宿、人力、物力投入等信息情况，当甲方提出整改要求时，乙方应给予积极配合，认真执行。</w:t>
      </w:r>
    </w:p>
    <w:p w14:paraId="1CED080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3.8 乙方必须按甲方要求组织维修队伍负责工程质量问题的保修，维修人员的工种应齐全，具体的人数和施工机械及工器具必须足以满足维修工作的需要，同时乙方必须准备一定的维修材料或可靠的货源，确保维修工作得以及时、准确的进行实施。</w:t>
      </w:r>
    </w:p>
    <w:p w14:paraId="5ACA3EF4">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3.9 春节等法定节假日期间，乙方应正常履行保修责任，并保证安排足够的人力、物力进行节日期间的维修保养工作。</w:t>
      </w:r>
    </w:p>
    <w:p w14:paraId="4174235D">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3.10 若发生因乙方工程质量原因导致的紧急抢修事故，乙方在接到事故通知后，应当立即到达事故现场抢修。乙方需指定专人在现场负责维修工作。在乙方人员到达之前，甲方有权利采取适当的应急措施，由此产生的费用由乙方承担。</w:t>
      </w:r>
    </w:p>
    <w:p w14:paraId="774AA03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3.11 针对工程维修所需的技术方案，乙方应严格遵照国家规范、地区、行业标准执行；针对某些特殊的质量问题以及现场维修安全文明施工的需要，乙方同意完全按照甲方提供的维修方案执行，并承担全部费用。</w:t>
      </w:r>
    </w:p>
    <w:p w14:paraId="258C2574">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 在乙方承担保修责任期间，如出现下列情况，甲方有权自行委托第三方代为维修而不须事先征得乙方同意，所有因此而产生的维修费用、赔偿费用及甲方代为管理的费用（维修及赔偿费用的15%），甲方有权自任何一笔应付而未付予乙方的款项中扣除，且乙方的保修责任不因此而被免除；如质量保修金不足以支付上述费用时，甲方有权向乙方继续追索：</w:t>
      </w:r>
    </w:p>
    <w:p w14:paraId="5A6F5CAA">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3.12.1 不响应甲方的联系，时间超过6小时；</w:t>
      </w:r>
    </w:p>
    <w:p w14:paraId="3A3F8846">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3.12.2 未能按本文件要求、甲方额外要求，按时进场维修；</w:t>
      </w:r>
    </w:p>
    <w:p w14:paraId="62D2CDCD">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3.12.3 维修无正当理由拖延或未能在甲方指定的合理期限内维修完好；</w:t>
      </w:r>
    </w:p>
    <w:p w14:paraId="5D3083A1">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3.12.4 无正当理由，拒不执行甲方明确的维修方案；</w:t>
      </w:r>
    </w:p>
    <w:p w14:paraId="4973D28B">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3.12.5 同一部位、同一问题，保修期内经过两次维修都未能修好的；</w:t>
      </w:r>
    </w:p>
    <w:p w14:paraId="4AE897FE">
      <w:pPr>
        <w:pStyle w:val="53"/>
        <w:numPr>
          <w:ilvl w:val="255"/>
          <w:numId w:val="0"/>
        </w:numPr>
        <w:spacing w:before="78" w:beforeLines="25" w:after="78" w:afterLines="25" w:line="360" w:lineRule="auto"/>
        <w:ind w:right="0" w:firstLine="720" w:firstLineChars="3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3.12.6 安全文明施工不符合甲方要求或工作态度较差，造成与甲方或业主的投诉。</w:t>
      </w:r>
    </w:p>
    <w:p w14:paraId="67144891">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3.13 由于乙方的施工质量原因，导致业主提出退房、提出额外经济补偿要求，前述责任及相关损失（包括甲方的其他损失）均由乙方承担。乙方授权甲方全权代表乙方与相关业主进行谈判，乙方应无条件接受甲方最终与业主达成的意见和赔偿额度，并按照乙方应当承担的责任比重（由甲方负责判定）承担相应的赔偿责任。相关费用一经甲方确认，甲方有权从应支付而尚未支付给乙方的任意一笔款项中扣除。</w:t>
      </w:r>
      <w:r>
        <w:rPr>
          <w:rFonts w:hint="eastAsia" w:asciiTheme="minorEastAsia" w:hAnsiTheme="minorEastAsia" w:eastAsiaTheme="minorEastAsia" w:cstheme="minorEastAsia"/>
          <w:szCs w:val="24"/>
          <w:u w:val="single"/>
        </w:rPr>
        <w:t>乙方如对相关费用表示异议，应于接到甲方的文件后【30天】内，聘请有资质的损失认定、估价机构完成评估</w:t>
      </w:r>
      <w:r>
        <w:rPr>
          <w:rFonts w:hint="eastAsia" w:asciiTheme="minorEastAsia" w:hAnsiTheme="minorEastAsia" w:eastAsiaTheme="minorEastAsia" w:cstheme="minorEastAsia"/>
          <w:szCs w:val="24"/>
        </w:rPr>
        <w:t>（相关费用由乙方自行承担），否则视为乙方完全接受甲方的处置意见。</w:t>
      </w:r>
    </w:p>
    <w:p w14:paraId="22EF6550">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3.14 未经甲方同意，乙方不得擅自调整、更换所有与保修工作有关的人员。如有调整和更换乙方必须提前三天将调整和更换的理由和新的联系方式及工作安排报甲方批准认可后执行。如因乙方联系中断，甲方有权雇请第三方完成，所发生的全部费用由乙方承担。</w:t>
      </w:r>
    </w:p>
    <w:p w14:paraId="788E15F0">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 xml:space="preserve">3.15 如果甲方提出要求，乙方应对某一项或某一阶段的维修工作提出一份书面维修报告，以向甲方说明目前维修的情况、维修进度、维修结果、善后处理、以往工作的总结、拟采取的措施、甲方需提供的配合等事宜。 </w:t>
      </w:r>
    </w:p>
    <w:p w14:paraId="727132A8">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3.16 乙方在开展保修工作前，应认真检查作业面。对于非维修原因造成、维修后很难界定责任的类似问题，提前留存影像资料、同时通知甲方、物业公司人员到场见证，如有必要可以准备书面文件，要求业主签字确认。如因乙方准备工作没有到位，保修前未进行责任明确的事件，后期如业主索赔，由乙方承担责任。</w:t>
      </w:r>
    </w:p>
    <w:p w14:paraId="71B8C80C">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3.17 工程的质量保修期届满之前，由甲方组织乙方、物业管理单位等有关单位进行一次全面综合检查，对仍然存在的问题进行一次排查，由乙方负责对查出的问题进行保修。保修完成后，由甲方组织人员进行验收，验收合格后，甲方为乙方办理质保金的支付工作。如保修期已届满，但仍存在尚未解决的工程质量问题，乙方除应继续履行保修义务外，甲方有权延迟向乙方支付质量保修金直至工程质量问题已完全修复。</w:t>
      </w:r>
    </w:p>
    <w:p w14:paraId="7B784D3F">
      <w:pPr>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3.18 保修期届满前，发生</w:t>
      </w:r>
      <w:r>
        <w:rPr>
          <w:rFonts w:hint="eastAsia" w:asciiTheme="minorEastAsia" w:hAnsiTheme="minorEastAsia" w:eastAsiaTheme="minorEastAsia" w:cstheme="minorEastAsia"/>
          <w:kern w:val="0"/>
          <w:sz w:val="24"/>
        </w:rPr>
        <w:t>工程质量保修</w:t>
      </w:r>
      <w:r>
        <w:rPr>
          <w:rFonts w:hint="eastAsia" w:asciiTheme="minorEastAsia" w:hAnsiTheme="minorEastAsia" w:eastAsiaTheme="minorEastAsia" w:cstheme="minorEastAsia"/>
          <w:sz w:val="24"/>
        </w:rPr>
        <w:t>事项且在保修期届满时未查明该事项发生原因的，乙方同意配合甲方就该工程质量缺陷的发生原因进行排查分析。在确定该工程质量缺陷发生原因前，乙方同意甲方暂缓支付质保金，但暂缓期限不应超过90日。</w:t>
      </w:r>
    </w:p>
    <w:p w14:paraId="12F47E02">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3.19 乙方履行保修义务后，保修期重新起算。</w:t>
      </w:r>
    </w:p>
    <w:p w14:paraId="1A9582DB">
      <w:pPr>
        <w:pStyle w:val="53"/>
        <w:tabs>
          <w:tab w:val="left" w:pos="360"/>
          <w:tab w:val="left" w:pos="425"/>
          <w:tab w:val="left" w:pos="992"/>
        </w:tabs>
        <w:spacing w:before="78" w:beforeLines="25" w:after="78" w:afterLines="25" w:line="360" w:lineRule="auto"/>
        <w:ind w:left="0" w:right="0" w:firstLine="482" w:firstLineChars="200"/>
        <w:rPr>
          <w:rFonts w:asciiTheme="minorEastAsia" w:hAnsiTheme="minorEastAsia" w:eastAsiaTheme="minorEastAsia" w:cstheme="minorEastAsia"/>
          <w:b/>
          <w:szCs w:val="24"/>
          <w:u w:val="single"/>
        </w:rPr>
      </w:pPr>
      <w:commentRangeStart w:id="21"/>
      <w:r>
        <w:rPr>
          <w:rFonts w:hint="eastAsia" w:asciiTheme="minorEastAsia" w:hAnsiTheme="minorEastAsia" w:eastAsiaTheme="minorEastAsia" w:cstheme="minorEastAsia"/>
          <w:b/>
          <w:szCs w:val="24"/>
        </w:rPr>
        <w:t xml:space="preserve">3.20 </w:t>
      </w:r>
      <w:r>
        <w:rPr>
          <w:rFonts w:hint="eastAsia" w:asciiTheme="minorEastAsia" w:hAnsiTheme="minorEastAsia" w:eastAsiaTheme="minorEastAsia" w:cstheme="minorEastAsia"/>
          <w:b/>
          <w:szCs w:val="24"/>
          <w:u w:val="single"/>
        </w:rPr>
        <w:t>乙方依据本合同所应向业主或甲方支付的违约金、补偿金、罚款等，由甲方或物业出具相关费用支出的凭证或有业主签字的书面材料，乙方皆应无条件予以认可。</w:t>
      </w:r>
      <w:commentRangeEnd w:id="21"/>
      <w:r>
        <w:commentReference w:id="21"/>
      </w:r>
    </w:p>
    <w:p w14:paraId="31DFEE85">
      <w:pPr>
        <w:pStyle w:val="53"/>
        <w:spacing w:before="78" w:beforeLines="25" w:after="78" w:afterLines="25" w:line="360" w:lineRule="auto"/>
        <w:ind w:left="0" w:right="0"/>
        <w:rPr>
          <w:rFonts w:asciiTheme="minorEastAsia" w:hAnsiTheme="minorEastAsia" w:eastAsiaTheme="minorEastAsia" w:cstheme="minorEastAsia"/>
          <w:szCs w:val="24"/>
        </w:rPr>
      </w:pPr>
    </w:p>
    <w:p w14:paraId="7A324A5C">
      <w:pPr>
        <w:pStyle w:val="53"/>
        <w:numPr>
          <w:ilvl w:val="255"/>
          <w:numId w:val="0"/>
        </w:numPr>
        <w:spacing w:before="78" w:beforeLines="25" w:after="78" w:afterLines="25" w:line="360" w:lineRule="auto"/>
        <w:ind w:right="0" w:firstLine="482" w:firstLineChars="200"/>
        <w:rPr>
          <w:rFonts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第四条  质量保修金的支付</w:t>
      </w:r>
    </w:p>
    <w:p w14:paraId="3E05CEA6">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4.1 乙方按本保修协议书第3.17款、第3.18款约定完成保修工作并验收合格后、递交工作报告经甲方、物业管理单位批准后，乙方应按承包合同、本保修协议书和甲方的有关规定办理质量保修金的结算和支付事宜。乙方在此期间内的正常履行保修义务且维保完工率、维保及时率应达到95%及以上（按月为计算周期）。</w:t>
      </w:r>
    </w:p>
    <w:p w14:paraId="7FBCF40B">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4.2 甲乙双方按本保修书第4.1款约定完成质量保修金的结算并扣除本保修协议书项下所有乙方应付款项后，如有剩余，甲方将一次性将余款无息支付给乙方，乙方仍应继续履行本保修协议书约定的保修工作。</w:t>
      </w:r>
    </w:p>
    <w:p w14:paraId="7EDB1098">
      <w:pPr>
        <w:pStyle w:val="53"/>
        <w:tabs>
          <w:tab w:val="left" w:pos="360"/>
          <w:tab w:val="left" w:pos="425"/>
          <w:tab w:val="left" w:pos="992"/>
        </w:tabs>
        <w:spacing w:before="78" w:beforeLines="25" w:after="78" w:afterLines="25" w:line="360" w:lineRule="auto"/>
        <w:ind w:left="0" w:right="0" w:firstLine="480" w:firstLineChars="200"/>
        <w:rPr>
          <w:rFonts w:asciiTheme="minorEastAsia" w:hAnsiTheme="minorEastAsia" w:eastAsiaTheme="minorEastAsia" w:cstheme="minorEastAsia"/>
          <w:szCs w:val="24"/>
        </w:rPr>
      </w:pPr>
    </w:p>
    <w:p w14:paraId="0D426B1D">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第五条  甲方对乙方履行保修责任的工作标准要求和相关罚则要求</w:t>
      </w:r>
    </w:p>
    <w:p w14:paraId="7A1CA3C2">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5.1 甲方每个月会对乙方的保修服务水平进行量化评价，评价依据为甲方400客服体系所提供数据，评价指标为报事关闭率、业主维修满意度。</w:t>
      </w:r>
      <w:r>
        <w:rPr>
          <w:rFonts w:hint="eastAsia" w:asciiTheme="minorEastAsia" w:hAnsiTheme="minorEastAsia" w:eastAsiaTheme="minorEastAsia" w:cstheme="minorEastAsia"/>
          <w:b/>
          <w:bCs/>
          <w:szCs w:val="24"/>
        </w:rPr>
        <w:t>甲方要求乙方月度报事关闭率不得低于【</w:t>
      </w:r>
      <w:r>
        <w:rPr>
          <w:rFonts w:hint="eastAsia" w:asciiTheme="minorEastAsia" w:hAnsiTheme="minorEastAsia" w:eastAsiaTheme="minorEastAsia" w:cstheme="minorEastAsia"/>
          <w:b/>
          <w:bCs/>
          <w:szCs w:val="24"/>
          <w:u w:val="single"/>
        </w:rPr>
        <w:t>95%</w:t>
      </w:r>
      <w:r>
        <w:rPr>
          <w:rFonts w:hint="eastAsia" w:asciiTheme="minorEastAsia" w:hAnsiTheme="minorEastAsia" w:eastAsiaTheme="minorEastAsia" w:cstheme="minorEastAsia"/>
          <w:b/>
          <w:bCs/>
          <w:szCs w:val="24"/>
        </w:rPr>
        <w:t>】，月度业主维修满意度不得低于【</w:t>
      </w:r>
      <w:r>
        <w:rPr>
          <w:rFonts w:hint="eastAsia" w:asciiTheme="minorEastAsia" w:hAnsiTheme="minorEastAsia" w:eastAsiaTheme="minorEastAsia" w:cstheme="minorEastAsia"/>
          <w:b/>
          <w:bCs/>
          <w:szCs w:val="24"/>
          <w:u w:val="single"/>
        </w:rPr>
        <w:t>85%</w:t>
      </w:r>
      <w:r>
        <w:rPr>
          <w:rFonts w:hint="eastAsia" w:asciiTheme="minorEastAsia" w:hAnsiTheme="minorEastAsia" w:eastAsiaTheme="minorEastAsia" w:cstheme="minorEastAsia"/>
          <w:b/>
          <w:bCs/>
          <w:szCs w:val="24"/>
        </w:rPr>
        <w:t>】</w:t>
      </w:r>
      <w:r>
        <w:rPr>
          <w:rFonts w:hint="eastAsia" w:asciiTheme="minorEastAsia" w:hAnsiTheme="minorEastAsia" w:eastAsiaTheme="minorEastAsia" w:cstheme="minorEastAsia"/>
          <w:bCs/>
          <w:szCs w:val="24"/>
        </w:rPr>
        <w:t>。(月度统计时间为【上月25日至本月25日】)</w:t>
      </w:r>
    </w:p>
    <w:p w14:paraId="5C06AF32">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5.2 如果乙方的月度报事关闭率低于【</w:t>
      </w:r>
      <w:r>
        <w:rPr>
          <w:rFonts w:hint="eastAsia" w:asciiTheme="minorEastAsia" w:hAnsiTheme="minorEastAsia" w:eastAsiaTheme="minorEastAsia" w:cstheme="minorEastAsia"/>
          <w:bCs/>
          <w:szCs w:val="24"/>
          <w:u w:val="single"/>
        </w:rPr>
        <w:t>95%</w:t>
      </w:r>
      <w:r>
        <w:rPr>
          <w:rFonts w:hint="eastAsia" w:asciiTheme="minorEastAsia" w:hAnsiTheme="minorEastAsia" w:eastAsiaTheme="minorEastAsia" w:cstheme="minorEastAsia"/>
          <w:bCs/>
          <w:szCs w:val="24"/>
        </w:rPr>
        <w:t>】、但高于（含）【</w:t>
      </w:r>
      <w:r>
        <w:rPr>
          <w:rFonts w:hint="eastAsia" w:asciiTheme="minorEastAsia" w:hAnsiTheme="minorEastAsia" w:eastAsiaTheme="minorEastAsia" w:cstheme="minorEastAsia"/>
          <w:bCs/>
          <w:szCs w:val="24"/>
          <w:u w:val="single"/>
        </w:rPr>
        <w:t>80%</w:t>
      </w:r>
      <w:r>
        <w:rPr>
          <w:rFonts w:hint="eastAsia" w:asciiTheme="minorEastAsia" w:hAnsiTheme="minorEastAsia" w:eastAsiaTheme="minorEastAsia" w:cstheme="minorEastAsia"/>
          <w:bCs/>
          <w:szCs w:val="24"/>
        </w:rPr>
        <w:t>】，甲方按照每月【</w:t>
      </w:r>
      <w:r>
        <w:rPr>
          <w:rFonts w:hint="eastAsia" w:asciiTheme="minorEastAsia" w:hAnsiTheme="minorEastAsia" w:eastAsiaTheme="minorEastAsia" w:cstheme="minorEastAsia"/>
          <w:bCs/>
          <w:szCs w:val="24"/>
          <w:u w:val="single"/>
        </w:rPr>
        <w:t>2万元</w:t>
      </w:r>
      <w:r>
        <w:rPr>
          <w:rFonts w:hint="eastAsia" w:asciiTheme="minorEastAsia" w:hAnsiTheme="minorEastAsia" w:eastAsiaTheme="minorEastAsia" w:cstheme="minorEastAsia"/>
          <w:bCs/>
          <w:szCs w:val="24"/>
        </w:rPr>
        <w:t>】对乙方进行处罚；如果低于【</w:t>
      </w:r>
      <w:r>
        <w:rPr>
          <w:rFonts w:hint="eastAsia" w:asciiTheme="minorEastAsia" w:hAnsiTheme="minorEastAsia" w:eastAsiaTheme="minorEastAsia" w:cstheme="minorEastAsia"/>
          <w:bCs/>
          <w:szCs w:val="24"/>
          <w:u w:val="single"/>
        </w:rPr>
        <w:t>80%</w:t>
      </w:r>
      <w:r>
        <w:rPr>
          <w:rFonts w:hint="eastAsia" w:asciiTheme="minorEastAsia" w:hAnsiTheme="minorEastAsia" w:eastAsiaTheme="minorEastAsia" w:cstheme="minorEastAsia"/>
          <w:bCs/>
          <w:szCs w:val="24"/>
        </w:rPr>
        <w:t>】、但高于（含）【</w:t>
      </w:r>
      <w:r>
        <w:rPr>
          <w:rFonts w:hint="eastAsia" w:asciiTheme="minorEastAsia" w:hAnsiTheme="minorEastAsia" w:eastAsiaTheme="minorEastAsia" w:cstheme="minorEastAsia"/>
          <w:bCs/>
          <w:szCs w:val="24"/>
          <w:u w:val="single"/>
        </w:rPr>
        <w:t>70%</w:t>
      </w:r>
      <w:r>
        <w:rPr>
          <w:rFonts w:hint="eastAsia" w:asciiTheme="minorEastAsia" w:hAnsiTheme="minorEastAsia" w:eastAsiaTheme="minorEastAsia" w:cstheme="minorEastAsia"/>
          <w:bCs/>
          <w:szCs w:val="24"/>
        </w:rPr>
        <w:t>】，甲方按照每月【</w:t>
      </w:r>
      <w:r>
        <w:rPr>
          <w:rFonts w:hint="eastAsia" w:asciiTheme="minorEastAsia" w:hAnsiTheme="minorEastAsia" w:eastAsiaTheme="minorEastAsia" w:cstheme="minorEastAsia"/>
          <w:bCs/>
          <w:szCs w:val="24"/>
          <w:u w:val="single"/>
        </w:rPr>
        <w:t>10万元</w:t>
      </w:r>
      <w:r>
        <w:rPr>
          <w:rFonts w:hint="eastAsia" w:asciiTheme="minorEastAsia" w:hAnsiTheme="minorEastAsia" w:eastAsiaTheme="minorEastAsia" w:cstheme="minorEastAsia"/>
          <w:bCs/>
          <w:szCs w:val="24"/>
        </w:rPr>
        <w:t>】对乙方进行处罚；如果低于【</w:t>
      </w:r>
      <w:r>
        <w:rPr>
          <w:rFonts w:hint="eastAsia" w:asciiTheme="minorEastAsia" w:hAnsiTheme="minorEastAsia" w:eastAsiaTheme="minorEastAsia" w:cstheme="minorEastAsia"/>
          <w:bCs/>
          <w:szCs w:val="24"/>
          <w:u w:val="single"/>
        </w:rPr>
        <w:t>70%</w:t>
      </w:r>
      <w:r>
        <w:rPr>
          <w:rFonts w:hint="eastAsia" w:asciiTheme="minorEastAsia" w:hAnsiTheme="minorEastAsia" w:eastAsiaTheme="minorEastAsia" w:cstheme="minorEastAsia"/>
          <w:bCs/>
          <w:szCs w:val="24"/>
        </w:rPr>
        <w:t>】，甲方按照每月【</w:t>
      </w:r>
      <w:r>
        <w:rPr>
          <w:rFonts w:hint="eastAsia" w:asciiTheme="minorEastAsia" w:hAnsiTheme="minorEastAsia" w:eastAsiaTheme="minorEastAsia" w:cstheme="minorEastAsia"/>
          <w:bCs/>
          <w:szCs w:val="24"/>
          <w:u w:val="single"/>
        </w:rPr>
        <w:t>50万元</w:t>
      </w:r>
      <w:r>
        <w:rPr>
          <w:rFonts w:hint="eastAsia" w:asciiTheme="minorEastAsia" w:hAnsiTheme="minorEastAsia" w:eastAsiaTheme="minorEastAsia" w:cstheme="minorEastAsia"/>
          <w:bCs/>
          <w:szCs w:val="24"/>
        </w:rPr>
        <w:t>】对乙方进行处罚。</w:t>
      </w:r>
    </w:p>
    <w:p w14:paraId="78F82BF2">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5.3 如果乙方的月度业主维修满意度低于【</w:t>
      </w:r>
      <w:r>
        <w:rPr>
          <w:rFonts w:hint="eastAsia" w:asciiTheme="minorEastAsia" w:hAnsiTheme="minorEastAsia" w:eastAsiaTheme="minorEastAsia" w:cstheme="minorEastAsia"/>
          <w:bCs/>
          <w:szCs w:val="24"/>
          <w:u w:val="single"/>
        </w:rPr>
        <w:t>85%</w:t>
      </w:r>
      <w:r>
        <w:rPr>
          <w:rFonts w:hint="eastAsia" w:asciiTheme="minorEastAsia" w:hAnsiTheme="minorEastAsia" w:eastAsiaTheme="minorEastAsia" w:cstheme="minorEastAsia"/>
          <w:bCs/>
          <w:szCs w:val="24"/>
        </w:rPr>
        <w:t>】、但高于（含）【</w:t>
      </w:r>
      <w:r>
        <w:rPr>
          <w:rFonts w:hint="eastAsia" w:asciiTheme="minorEastAsia" w:hAnsiTheme="minorEastAsia" w:eastAsiaTheme="minorEastAsia" w:cstheme="minorEastAsia"/>
          <w:bCs/>
          <w:szCs w:val="24"/>
          <w:u w:val="single"/>
        </w:rPr>
        <w:t>70%</w:t>
      </w:r>
      <w:r>
        <w:rPr>
          <w:rFonts w:hint="eastAsia" w:asciiTheme="minorEastAsia" w:hAnsiTheme="minorEastAsia" w:eastAsiaTheme="minorEastAsia" w:cstheme="minorEastAsia"/>
          <w:bCs/>
          <w:szCs w:val="24"/>
        </w:rPr>
        <w:t>】，甲方按照每月【</w:t>
      </w:r>
      <w:r>
        <w:rPr>
          <w:rFonts w:hint="eastAsia" w:asciiTheme="minorEastAsia" w:hAnsiTheme="minorEastAsia" w:eastAsiaTheme="minorEastAsia" w:cstheme="minorEastAsia"/>
          <w:bCs/>
          <w:szCs w:val="24"/>
          <w:u w:val="single"/>
        </w:rPr>
        <w:t>2万元</w:t>
      </w:r>
      <w:r>
        <w:rPr>
          <w:rFonts w:hint="eastAsia" w:asciiTheme="minorEastAsia" w:hAnsiTheme="minorEastAsia" w:eastAsiaTheme="minorEastAsia" w:cstheme="minorEastAsia"/>
          <w:bCs/>
          <w:szCs w:val="24"/>
        </w:rPr>
        <w:t>】对乙方进行处罚；如果低于【</w:t>
      </w:r>
      <w:r>
        <w:rPr>
          <w:rFonts w:hint="eastAsia" w:asciiTheme="minorEastAsia" w:hAnsiTheme="minorEastAsia" w:eastAsiaTheme="minorEastAsia" w:cstheme="minorEastAsia"/>
          <w:bCs/>
          <w:szCs w:val="24"/>
          <w:u w:val="single"/>
        </w:rPr>
        <w:t>70%</w:t>
      </w:r>
      <w:r>
        <w:rPr>
          <w:rFonts w:hint="eastAsia" w:asciiTheme="minorEastAsia" w:hAnsiTheme="minorEastAsia" w:eastAsiaTheme="minorEastAsia" w:cstheme="minorEastAsia"/>
          <w:bCs/>
          <w:szCs w:val="24"/>
        </w:rPr>
        <w:t>】、但高于（含）【</w:t>
      </w:r>
      <w:r>
        <w:rPr>
          <w:rFonts w:hint="eastAsia" w:asciiTheme="minorEastAsia" w:hAnsiTheme="minorEastAsia" w:eastAsiaTheme="minorEastAsia" w:cstheme="minorEastAsia"/>
          <w:bCs/>
          <w:szCs w:val="24"/>
          <w:u w:val="single"/>
        </w:rPr>
        <w:t>60%</w:t>
      </w:r>
      <w:r>
        <w:rPr>
          <w:rFonts w:hint="eastAsia" w:asciiTheme="minorEastAsia" w:hAnsiTheme="minorEastAsia" w:eastAsiaTheme="minorEastAsia" w:cstheme="minorEastAsia"/>
          <w:bCs/>
          <w:szCs w:val="24"/>
        </w:rPr>
        <w:t>】，甲方按照每月【</w:t>
      </w:r>
      <w:r>
        <w:rPr>
          <w:rFonts w:hint="eastAsia" w:asciiTheme="minorEastAsia" w:hAnsiTheme="minorEastAsia" w:eastAsiaTheme="minorEastAsia" w:cstheme="minorEastAsia"/>
          <w:bCs/>
          <w:szCs w:val="24"/>
          <w:u w:val="single"/>
        </w:rPr>
        <w:t>5万元</w:t>
      </w:r>
      <w:r>
        <w:rPr>
          <w:rFonts w:hint="eastAsia" w:asciiTheme="minorEastAsia" w:hAnsiTheme="minorEastAsia" w:eastAsiaTheme="minorEastAsia" w:cstheme="minorEastAsia"/>
          <w:bCs/>
          <w:szCs w:val="24"/>
        </w:rPr>
        <w:t>】对乙方进行处罚；如果低于【</w:t>
      </w:r>
      <w:r>
        <w:rPr>
          <w:rFonts w:hint="eastAsia" w:asciiTheme="minorEastAsia" w:hAnsiTheme="minorEastAsia" w:eastAsiaTheme="minorEastAsia" w:cstheme="minorEastAsia"/>
          <w:bCs/>
          <w:szCs w:val="24"/>
          <w:u w:val="single"/>
        </w:rPr>
        <w:t>60%</w:t>
      </w:r>
      <w:r>
        <w:rPr>
          <w:rFonts w:hint="eastAsia" w:asciiTheme="minorEastAsia" w:hAnsiTheme="minorEastAsia" w:eastAsiaTheme="minorEastAsia" w:cstheme="minorEastAsia"/>
          <w:bCs/>
          <w:szCs w:val="24"/>
        </w:rPr>
        <w:t>】，甲方按照每月【</w:t>
      </w:r>
      <w:r>
        <w:rPr>
          <w:rFonts w:hint="eastAsia" w:asciiTheme="minorEastAsia" w:hAnsiTheme="minorEastAsia" w:eastAsiaTheme="minorEastAsia" w:cstheme="minorEastAsia"/>
          <w:bCs/>
          <w:szCs w:val="24"/>
          <w:u w:val="single"/>
        </w:rPr>
        <w:t>10万元</w:t>
      </w:r>
      <w:r>
        <w:rPr>
          <w:rFonts w:hint="eastAsia" w:asciiTheme="minorEastAsia" w:hAnsiTheme="minorEastAsia" w:eastAsiaTheme="minorEastAsia" w:cstheme="minorEastAsia"/>
          <w:bCs/>
          <w:szCs w:val="24"/>
        </w:rPr>
        <w:t>】对乙方进行处罚。</w:t>
      </w:r>
    </w:p>
    <w:p w14:paraId="402619F1">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5.4 乙方的保修服务，均应按照甲方的规定领取派工单，并按规定在维修完毕后取得业主或甲方（或物业公司）指定人员的签字确认后，将派工单返还给甲方，否则保修服务工作被视为未完成关闭。</w:t>
      </w:r>
    </w:p>
    <w:p w14:paraId="08A2772D">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5.5 甲方对乙方的各项保修服务工作的时间要求，不允许超过下述的约定时限。遇到特殊情况，在取得甲方许可的情况下，时限可以适当延长。</w:t>
      </w:r>
    </w:p>
    <w:p w14:paraId="5C1076F5">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5.5.1 水、电、燃气、电梯等业主重要使用功能类：报修后不超过24小时（电梯为重要垂直运输工具，应要求电梯维保单位在交楼现场安排专人负责，备好电梯易损配件，遇电梯故障后应半小时内专人需到场解救被困人员，检测电梯故障，确定故障原因）；</w:t>
      </w:r>
    </w:p>
    <w:p w14:paraId="551EBE90">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5.5.2 空鼓、裂缝类（墙体、地面）：最长维修工期7天；</w:t>
      </w:r>
    </w:p>
    <w:p w14:paraId="5F5339FF">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5.5.3 渗漏类（室内、地上外墙、外门窗）：最长维修工期14天；</w:t>
      </w:r>
    </w:p>
    <w:p w14:paraId="61F5E29C">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5.5.4 地下室渗漏：最长维修工期30天；</w:t>
      </w:r>
    </w:p>
    <w:p w14:paraId="35872F61">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5.5.5 强电、弱电工程类：最长维修工期3天；</w:t>
      </w:r>
    </w:p>
    <w:p w14:paraId="44E3CB1D">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5.5.6 给排水工程类：最长维修工期3天；</w:t>
      </w:r>
    </w:p>
    <w:p w14:paraId="55378083">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5.5.7 通风、空调工程类：最长维修工期5天；</w:t>
      </w:r>
    </w:p>
    <w:p w14:paraId="6ED4A1CF">
      <w:pPr>
        <w:pStyle w:val="80"/>
        <w:numPr>
          <w:ilvl w:val="255"/>
          <w:numId w:val="0"/>
        </w:numPr>
        <w:spacing w:before="78" w:beforeLines="25" w:after="78" w:afterLines="25" w:line="360" w:lineRule="auto"/>
        <w:ind w:firstLine="720" w:firstLineChars="300"/>
        <w:rPr>
          <w:rFonts w:asciiTheme="minorEastAsia" w:hAnsiTheme="minorEastAsia" w:cstheme="minorEastAsia"/>
          <w:sz w:val="24"/>
          <w:szCs w:val="24"/>
        </w:rPr>
      </w:pPr>
      <w:r>
        <w:rPr>
          <w:rFonts w:hint="eastAsia" w:asciiTheme="minorEastAsia" w:hAnsiTheme="minorEastAsia" w:cstheme="minorEastAsia"/>
          <w:sz w:val="24"/>
          <w:szCs w:val="24"/>
        </w:rPr>
        <w:t>5.5.8 户门、室内门、外门窗类：最长维修工期5天，涉及材料重新加工、现场更换门窗情况时，在取得地产工程同意的情况下最长维修工期30天；</w:t>
      </w:r>
    </w:p>
    <w:p w14:paraId="08E743AF">
      <w:pPr>
        <w:pStyle w:val="80"/>
        <w:numPr>
          <w:ilvl w:val="255"/>
          <w:numId w:val="0"/>
        </w:numPr>
        <w:spacing w:before="78" w:beforeLines="25" w:after="78" w:afterLines="25" w:line="360" w:lineRule="auto"/>
        <w:ind w:firstLine="720" w:firstLineChars="300"/>
        <w:rPr>
          <w:rFonts w:asciiTheme="minorEastAsia" w:hAnsiTheme="minorEastAsia" w:cstheme="minorEastAsia"/>
          <w:bCs/>
          <w:sz w:val="24"/>
          <w:szCs w:val="24"/>
        </w:rPr>
      </w:pPr>
      <w:r>
        <w:rPr>
          <w:rFonts w:hint="eastAsia" w:asciiTheme="minorEastAsia" w:hAnsiTheme="minorEastAsia" w:cstheme="minorEastAsia"/>
          <w:sz w:val="24"/>
          <w:szCs w:val="24"/>
        </w:rPr>
        <w:t>5.5.9 装饰工程：最长维修工期7天，涉及重新加工、更换，在取得地产工程同意的情况下可延长至15天；</w:t>
      </w:r>
    </w:p>
    <w:p w14:paraId="1E32D213">
      <w:pPr>
        <w:pStyle w:val="80"/>
        <w:numPr>
          <w:ilvl w:val="255"/>
          <w:numId w:val="0"/>
        </w:numPr>
        <w:spacing w:before="78" w:beforeLines="25" w:after="78" w:afterLines="25" w:line="360" w:lineRule="auto"/>
        <w:ind w:firstLine="720" w:firstLineChars="300"/>
        <w:rPr>
          <w:rFonts w:asciiTheme="minorEastAsia" w:hAnsiTheme="minorEastAsia" w:cstheme="minorEastAsia"/>
          <w:bCs/>
          <w:sz w:val="24"/>
          <w:szCs w:val="24"/>
        </w:rPr>
      </w:pPr>
      <w:r>
        <w:rPr>
          <w:rFonts w:hint="eastAsia" w:asciiTheme="minorEastAsia" w:hAnsiTheme="minorEastAsia" w:cstheme="minorEastAsia"/>
          <w:sz w:val="24"/>
          <w:szCs w:val="24"/>
        </w:rPr>
        <w:t>5.5.10 其他维修工程内容：最长维修工期7天；</w:t>
      </w:r>
    </w:p>
    <w:p w14:paraId="425280BE">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5.6 乙方维修人员接到报修任务后，应在半小时之内应致电业主方，一小时之内上门查看，确定维修范围及周期；若维修责任不易确定，应报建设方物业部及时明确，划分维修范围；</w:t>
      </w:r>
    </w:p>
    <w:p w14:paraId="5A82EFB3">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5.7 若乙方维修人员在施工卫生间等防水要求较高部位的隐蔽工作时，应在该维修工作隐蔽前报物业部验收后，方可隐蔽；</w:t>
      </w:r>
    </w:p>
    <w:p w14:paraId="5FDB0152">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5.8 乙方每次维修完毕，应负责将施工现场清理干净并在完成后取得业主或甲方的验收签字。对于维修超过5日的维修，维修完成后对该户进行一次精保洁服务，费用由乙方支付。</w:t>
      </w:r>
    </w:p>
    <w:p w14:paraId="08B1E609">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Cs/>
          <w:szCs w:val="24"/>
        </w:rPr>
        <w:t>5.9 针对维保工作，当乙方无法满足甲方相关要求时，甲方会以电话（或书面形式、邮件、短信、微信）通知乙方维修经理，以甲方通知之时起算，6小时内仍得不到乙方有效回复的，视同乙方认同甲方处理方式，并承担一切后果。</w:t>
      </w:r>
    </w:p>
    <w:p w14:paraId="53209B8B">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5.10 乙方维修人员入户维修前必须就维修范围内家具等客户私人物品状态与业主进行确认，否则，维修完毕后任何关于业主私人物品损失或损坏的责任由乙方负责，由此产生的相关费用由乙方承担。</w:t>
      </w:r>
    </w:p>
    <w:p w14:paraId="1B55CFEA">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5.11 室内维修，应对需临时拆除物品进行妥善保护，并请业主指定地点存放。由于保管不善造成的物品损坏，恢复所需一切费用由乙方承担。</w:t>
      </w:r>
    </w:p>
    <w:p w14:paraId="19B533D7">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5.12 进行防水维修时，需进行闭水试验的，应提前通知楼下业主并安排专人进行监控，一旦发现问题立即处理，并负责恢复维修给楼下业主带来的破坏或损失。屋面维修，应密切关注天气变化，及时采取措施。由于管理不到位或措施不力造成业主财产损失的，一切后果及费用由乙方承担。</w:t>
      </w:r>
    </w:p>
    <w:p w14:paraId="663AF570">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5.13 乙方在室内外维修过程中，如需搭设脚手架等可能造成人员通行障碍或涉及人身安全的临时设施，必须做出明显标志和安全警示，必要时应设专门人员进行现场监控，提醒过往人员注意。如因措施不力造成业主投诉甚至人身伤害，一切责任及后果由乙方负责。</w:t>
      </w:r>
    </w:p>
    <w:p w14:paraId="5D76E620">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5.14 室外维修过程中，对明挖沟槽、高空作业等容易造成人身伤害的维修项目进行明显的安全警示（警示牌和警示灯），设立临时通道、防砸棚等安全设施，必要时应设立专门人员进行现场监控，完成后应对现场及时进行恢复和清理。如因措施不力造成业主投诉甚至人身伤害，一切责任及后果由乙方负责。</w:t>
      </w:r>
    </w:p>
    <w:p w14:paraId="34663C61">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5.15 维修工作中，如果需要管理水、电、气、控制类开关时，如果是对单户小业主，则应事先征得小业主的同意，由维修人员代小业主操作；如果涉及多户业主，必须先征得物业管理公司的同意，并由物业管理公司的人员进行开关操作。未经物业公司许可，擅自开关公共设施、设备，造成业主投诉的，</w:t>
      </w:r>
      <w:r>
        <w:rPr>
          <w:rFonts w:hint="eastAsia" w:asciiTheme="minorEastAsia" w:hAnsiTheme="minorEastAsia" w:eastAsiaTheme="minorEastAsia" w:cstheme="minorEastAsia"/>
          <w:b/>
          <w:szCs w:val="24"/>
        </w:rPr>
        <w:t>甲方将对乙方处罚【</w:t>
      </w:r>
      <w:r>
        <w:rPr>
          <w:rFonts w:hint="eastAsia" w:asciiTheme="minorEastAsia" w:hAnsiTheme="minorEastAsia" w:eastAsiaTheme="minorEastAsia" w:cstheme="minorEastAsia"/>
          <w:b/>
          <w:szCs w:val="24"/>
          <w:u w:val="single"/>
        </w:rPr>
        <w:t>5万元</w:t>
      </w:r>
      <w:r>
        <w:rPr>
          <w:rFonts w:hint="eastAsia" w:asciiTheme="minorEastAsia" w:hAnsiTheme="minorEastAsia" w:eastAsiaTheme="minorEastAsia" w:cstheme="minorEastAsia"/>
          <w:b/>
          <w:szCs w:val="24"/>
        </w:rPr>
        <w:t>】</w:t>
      </w:r>
      <w:r>
        <w:rPr>
          <w:rFonts w:hint="eastAsia" w:asciiTheme="minorEastAsia" w:hAnsiTheme="minorEastAsia" w:eastAsiaTheme="minorEastAsia" w:cstheme="minorEastAsia"/>
          <w:szCs w:val="24"/>
        </w:rPr>
        <w:t>。</w:t>
      </w:r>
    </w:p>
    <w:p w14:paraId="1DF8C4E1">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5.16 乙方进行窗户、栏杆等维修时，应制定完善的安全措施，设立临时防护设施，在保证质量前提下，以最快的速度进行恢复，确保人身安全。进行外檐门窗维修，应考虑天气等自然环境影响，采取必要措施确保业主财产和人身安全。由于乙方原因造成的人身伤害、财产损坏或其它不良后果，一切责任及损失由乙方承担。</w:t>
      </w:r>
    </w:p>
    <w:p w14:paraId="67D737C0">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5.17 乙方维修所用电器设施或工具必须符合行业标准及安全规范要求，由于电器设施或工具问题造成业主财产损坏，甚至造成人身伤害的，其一切后果及损失由乙方承担。</w:t>
      </w:r>
    </w:p>
    <w:p w14:paraId="69B1C18D">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5.18 乙方必须严格按甲方的要求进行维修，对于超出甲方发出的派工单范围的维修工作，乙方应立即以电话或其它最快的方式与甲方进行联系，以确认是否属于乙方的维修范围。对于超出合同和本保修书范围，且甲方没有确认的工作，其责任由乙方负责，所发生的费用也由乙方承担。</w:t>
      </w:r>
    </w:p>
    <w:p w14:paraId="643C7714">
      <w:pPr>
        <w:pStyle w:val="53"/>
        <w:spacing w:before="78" w:beforeLines="25" w:after="78" w:afterLines="25" w:line="360" w:lineRule="auto"/>
        <w:ind w:left="0" w:right="0" w:firstLine="480"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szCs w:val="24"/>
        </w:rPr>
        <w:t>5.19 对于因保修不到位、不及时给甲方造成的业主索赔、商誉损失，以及因质量问题在保修过程中造成新的连带损失等，乙方同意以损失额的115%对甲方进行赔偿。</w:t>
      </w:r>
    </w:p>
    <w:p w14:paraId="3A77AB3E">
      <w:pPr>
        <w:pStyle w:val="53"/>
        <w:spacing w:before="78" w:beforeLines="25" w:after="78" w:afterLines="25" w:line="360" w:lineRule="auto"/>
        <w:ind w:left="0" w:right="0" w:firstLine="480" w:firstLineChars="200"/>
        <w:rPr>
          <w:rFonts w:asciiTheme="minorEastAsia" w:hAnsiTheme="minorEastAsia" w:eastAsiaTheme="minorEastAsia" w:cstheme="minorEastAsia"/>
          <w:b/>
          <w:bCs/>
          <w:szCs w:val="24"/>
        </w:rPr>
      </w:pPr>
      <w:r>
        <w:rPr>
          <w:rFonts w:hint="eastAsia" w:asciiTheme="minorEastAsia" w:hAnsiTheme="minorEastAsia" w:eastAsiaTheme="minorEastAsia" w:cstheme="minorEastAsia"/>
          <w:bCs/>
          <w:szCs w:val="24"/>
        </w:rPr>
        <w:t>5.20 对于乙方不接受甲方质量保修管理部门人员的监督，不能及时对甲方质量保修管理部门人员指出的错误行为进行整改。</w:t>
      </w:r>
      <w:r>
        <w:rPr>
          <w:rFonts w:hint="eastAsia" w:asciiTheme="minorEastAsia" w:hAnsiTheme="minorEastAsia" w:eastAsiaTheme="minorEastAsia" w:cstheme="minorEastAsia"/>
          <w:b/>
          <w:bCs/>
          <w:szCs w:val="24"/>
        </w:rPr>
        <w:t>甲方有权利按次对乙方进行【</w:t>
      </w:r>
      <w:r>
        <w:rPr>
          <w:rFonts w:hint="eastAsia" w:asciiTheme="minorEastAsia" w:hAnsiTheme="minorEastAsia" w:eastAsiaTheme="minorEastAsia" w:cstheme="minorEastAsia"/>
          <w:b/>
          <w:bCs/>
          <w:szCs w:val="24"/>
          <w:u w:val="single"/>
        </w:rPr>
        <w:t>5000元~10000元</w:t>
      </w:r>
      <w:r>
        <w:rPr>
          <w:rFonts w:hint="eastAsia" w:asciiTheme="minorEastAsia" w:hAnsiTheme="minorEastAsia" w:eastAsiaTheme="minorEastAsia" w:cstheme="minorEastAsia"/>
          <w:b/>
          <w:bCs/>
          <w:szCs w:val="24"/>
        </w:rPr>
        <w:t>】的处罚。</w:t>
      </w:r>
    </w:p>
    <w:p w14:paraId="299A4FBA">
      <w:pPr>
        <w:pStyle w:val="53"/>
        <w:spacing w:before="78" w:beforeLines="25" w:after="78" w:afterLines="25" w:line="360" w:lineRule="auto"/>
        <w:ind w:left="0" w:right="0" w:firstLine="482" w:firstLineChars="200"/>
        <w:rPr>
          <w:rFonts w:asciiTheme="minorEastAsia" w:hAnsiTheme="minorEastAsia" w:eastAsiaTheme="minorEastAsia" w:cstheme="minorEastAsia"/>
          <w:bCs/>
          <w:szCs w:val="24"/>
        </w:rPr>
      </w:pPr>
      <w:r>
        <w:rPr>
          <w:rFonts w:hint="eastAsia" w:asciiTheme="minorEastAsia" w:hAnsiTheme="minorEastAsia" w:eastAsiaTheme="minorEastAsia" w:cstheme="minorEastAsia"/>
          <w:b/>
          <w:bCs/>
          <w:szCs w:val="24"/>
        </w:rPr>
        <w:t xml:space="preserve">5.21 </w:t>
      </w:r>
      <w:r>
        <w:rPr>
          <w:rFonts w:hint="eastAsia" w:asciiTheme="minorEastAsia" w:hAnsiTheme="minorEastAsia" w:eastAsiaTheme="minorEastAsia" w:cstheme="minorEastAsia"/>
          <w:b/>
          <w:szCs w:val="24"/>
          <w:u w:val="single"/>
        </w:rPr>
        <w:t>乙方在保修服务中、在业主家维修服务时出现下列情况之一的，责任由乙方承担，甲方有权对乙方进行【RMB500元~RMB10000元】的处罚，并保留向乙方进一步追偿的权利</w:t>
      </w:r>
      <w:r>
        <w:rPr>
          <w:rFonts w:hint="eastAsia" w:asciiTheme="minorEastAsia" w:hAnsiTheme="minorEastAsia" w:eastAsiaTheme="minorEastAsia" w:cstheme="minorEastAsia"/>
          <w:szCs w:val="24"/>
        </w:rPr>
        <w:t>。罚款的具体金额由甲方根据问题严重程度自行确定，对此乙方不得提出任何异议。罚款的金额由甲方知会乙方（文件或邮件或手机短信均可）后即刻生效，无需征得乙方书面签收意见，即可直接从甲方支付给乙方的任何费用中扣除。</w:t>
      </w:r>
    </w:p>
    <w:p w14:paraId="140D0178">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 在业主家中吸烟、喝酒、吃饭，言语不负责任，对甲方的信誉造成或有可能造成不良影响和损害的各种行为或表达方式。</w:t>
      </w:r>
    </w:p>
    <w:p w14:paraId="1FB09804">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5.21.2 偷盗、私拿、私用业主东西的，使用业主卫生器具。</w:t>
      </w:r>
    </w:p>
    <w:p w14:paraId="6816265F">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5.21.3 违反甲方关于维修过程中的成品保护和清洁标准，清理现场工作不及时，不能做到工完清场。 </w:t>
      </w:r>
    </w:p>
    <w:p w14:paraId="6522651E">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5.21.4 违反甲方的关于维修过程中的成品保护和清洁标准，在已（正）装修的业主家维修时，不采取保护措施，损坏装修成品。</w:t>
      </w:r>
    </w:p>
    <w:p w14:paraId="50D4F712">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5.21.5 进入业主家中，不穿鞋套、不携带成品保护措施工具。维修时，乙方必须对地面采取满铺防潮垫的保护措施，人员行走通道及材料、工具堆放地点应加铺地毯。由于保护不到位产生地面等装饰面层损坏，由乙方承担责任及相关费用。</w:t>
      </w:r>
    </w:p>
    <w:p w14:paraId="3C927472">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5.21.6 维修时出现意外情况，不及时知会甲方或物业公司。</w:t>
      </w:r>
    </w:p>
    <w:p w14:paraId="60A386EB">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5.21.7 维修劳务人员不能做到统一着装，出入小区、业主户内不挂牌。</w:t>
      </w:r>
    </w:p>
    <w:p w14:paraId="09A007E1">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5.21.8 进入社区内维修，乱丢东西、践踏草坪、损毁花木、破坏社区内的设施。</w:t>
      </w:r>
    </w:p>
    <w:p w14:paraId="67C45A64">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5.21.9 </w:t>
      </w:r>
      <w:r>
        <w:rPr>
          <w:rFonts w:hint="eastAsia" w:asciiTheme="minorEastAsia" w:hAnsiTheme="minorEastAsia" w:eastAsiaTheme="minorEastAsia" w:cstheme="minorEastAsia"/>
          <w:bCs/>
          <w:color w:val="auto"/>
          <w:sz w:val="24"/>
          <w:szCs w:val="24"/>
        </w:rPr>
        <w:t>乙方维修人员从物业管理处领用钥匙，不按规定时间归还。</w:t>
      </w:r>
    </w:p>
    <w:p w14:paraId="17F90A71">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5.21.10 </w:t>
      </w:r>
      <w:r>
        <w:rPr>
          <w:rFonts w:hint="eastAsia" w:asciiTheme="minorEastAsia" w:hAnsiTheme="minorEastAsia" w:eastAsiaTheme="minorEastAsia" w:cstheme="minorEastAsia"/>
          <w:bCs/>
          <w:color w:val="auto"/>
          <w:sz w:val="24"/>
          <w:szCs w:val="24"/>
        </w:rPr>
        <w:t>进入托管钥匙的房间内维修，离开维修现场，未将门窗、水电关好。</w:t>
      </w:r>
    </w:p>
    <w:p w14:paraId="7F4A2947">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5.21.11 </w:t>
      </w:r>
      <w:r>
        <w:rPr>
          <w:rFonts w:hint="eastAsia" w:asciiTheme="minorEastAsia" w:hAnsiTheme="minorEastAsia" w:eastAsiaTheme="minorEastAsia" w:cstheme="minorEastAsia"/>
          <w:bCs/>
          <w:color w:val="auto"/>
          <w:sz w:val="24"/>
          <w:szCs w:val="24"/>
        </w:rPr>
        <w:t>业主家中已经摆放家具、电器后，在没有业主或物业公司工作人员在场的情况下，乙方擅自入户开展维修。</w:t>
      </w:r>
    </w:p>
    <w:p w14:paraId="279091EF">
      <w:pPr>
        <w:pStyle w:val="12"/>
        <w:numPr>
          <w:ilvl w:val="255"/>
          <w:numId w:val="0"/>
        </w:numPr>
        <w:tabs>
          <w:tab w:val="left" w:pos="780"/>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5.21.12 需进行地面、墙壁剔凿等容易引起噪声、扬尘、异常气味等污染的作业项目，必须提前知会业主，如对邻里居民正常生活有所干扰的还要提前通知，获取谅解。对污染范围内家具电器等物品用塑料薄膜、塑料布进行苫盖保护。并且在施工完毕后对室内卫生进行清扫，达到业主满意。</w:t>
      </w:r>
    </w:p>
    <w:p w14:paraId="76DF1D3C">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5.21.13 未经甲方允许，乙方维修人员以任何名义承担为业主装修、改造或提供建筑材料、搬运垃圾等一切有偿服务行为。</w:t>
      </w:r>
    </w:p>
    <w:p w14:paraId="3DC6B75F">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5.21.14 乙方维修人员未在规定或预约的时间内到现场进行相关维修工作。</w:t>
      </w:r>
    </w:p>
    <w:p w14:paraId="517A94CF">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5.21.15 乙方维修人员在业主未留钥匙的情况下非法入户（按上限处罚）。</w:t>
      </w:r>
    </w:p>
    <w:p w14:paraId="0AF3B7B6">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5.21.16 乙方维修人员在与业主沟通交流时，使用不文明、不礼貌的语言，与业主争执或在维修现场与其他人员（包括甲方人员、乙方同事及其他施工单位维修人员）争执，擅自向业主讲有损甲方的利益及形象的任何言语。</w:t>
      </w:r>
    </w:p>
    <w:p w14:paraId="7297355D">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5.21.17  乙方维修人员擅自将业主房间当作材料仓库、工人宿舍等功能性房间。</w:t>
      </w:r>
    </w:p>
    <w:p w14:paraId="059625CF">
      <w:pPr>
        <w:pStyle w:val="12"/>
        <w:numPr>
          <w:ilvl w:val="255"/>
          <w:numId w:val="0"/>
        </w:numPr>
        <w:tabs>
          <w:tab w:val="left" w:pos="851"/>
        </w:tabs>
        <w:spacing w:before="78" w:beforeLines="25" w:after="78" w:afterLines="25"/>
        <w:ind w:firstLine="720" w:firstLineChars="300"/>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5.21.18维修工作中，如果需要管理水、电、气、控制类开关时，如果是对单户业主，则应事先征得业主的同意，由维修人员代业主操作；如果涉及多户业主，必须先征得物业管理公司的同意，并由物业管理公司的人员进行开关操作。未经物业公司许可，擅自开关公共设施、设备的，造成业主投诉的。</w:t>
      </w:r>
    </w:p>
    <w:p w14:paraId="3B262000">
      <w:pPr>
        <w:pStyle w:val="53"/>
        <w:spacing w:before="78" w:beforeLines="25" w:after="78" w:afterLines="25" w:line="360" w:lineRule="auto"/>
        <w:ind w:left="0" w:right="-57" w:rightChars="-27" w:firstLine="480" w:firstLineChars="200"/>
        <w:rPr>
          <w:rFonts w:asciiTheme="minorEastAsia" w:hAnsiTheme="minorEastAsia" w:eastAsiaTheme="minorEastAsia" w:cstheme="minorEastAsia"/>
          <w:bCs/>
          <w:szCs w:val="24"/>
          <w:u w:val="single"/>
        </w:rPr>
      </w:pPr>
      <w:r>
        <w:rPr>
          <w:rFonts w:hint="eastAsia" w:asciiTheme="minorEastAsia" w:hAnsiTheme="minorEastAsia" w:eastAsiaTheme="minorEastAsia" w:cstheme="minorEastAsia"/>
          <w:bCs/>
          <w:szCs w:val="24"/>
        </w:rPr>
        <w:t xml:space="preserve">5.22 </w:t>
      </w:r>
      <w:r>
        <w:rPr>
          <w:rFonts w:hint="eastAsia" w:asciiTheme="minorEastAsia" w:hAnsiTheme="minorEastAsia" w:eastAsiaTheme="minorEastAsia" w:cstheme="minorEastAsia"/>
          <w:szCs w:val="24"/>
          <w:u w:val="single"/>
        </w:rPr>
        <w:t>上述条款所涉及的违约处罚，其具体金额由甲方根据问题严重程度自行确定，乙方再次确认放弃提出异议的权利。此外，乙方确认：对于违约处罚的金额由甲方知会乙方（文件或邮件或手机短信均可）后即刻生效，无需征得乙方书面签收意见，即可直接从甲方应付给乙方的任何费用中扣除。</w:t>
      </w:r>
    </w:p>
    <w:p w14:paraId="46DB39BA">
      <w:pPr>
        <w:pStyle w:val="53"/>
        <w:numPr>
          <w:ilvl w:val="255"/>
          <w:numId w:val="0"/>
        </w:numPr>
        <w:tabs>
          <w:tab w:val="left" w:pos="960"/>
        </w:tabs>
        <w:spacing w:before="78" w:beforeLines="25" w:after="78" w:afterLines="25" w:line="360" w:lineRule="auto"/>
        <w:ind w:right="720" w:firstLine="482" w:firstLineChars="200"/>
        <w:rPr>
          <w:rFonts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第六条  双方针对渗漏问题的补充约定：</w:t>
      </w:r>
    </w:p>
    <w:p w14:paraId="70A68103">
      <w:pPr>
        <w:pStyle w:val="12"/>
        <w:spacing w:before="78" w:beforeLines="25" w:after="78" w:afterLines="25"/>
        <w:ind w:firstLine="480" w:firstLineChars="200"/>
        <w:rPr>
          <w:rFonts w:asciiTheme="minorEastAsia" w:hAnsiTheme="minorEastAsia" w:eastAsiaTheme="minorEastAsia" w:cstheme="minorEastAsia"/>
          <w:color w:val="auto"/>
          <w:sz w:val="24"/>
          <w:szCs w:val="24"/>
          <w:u w:val="single"/>
        </w:rPr>
      </w:pPr>
      <w:r>
        <w:rPr>
          <w:rFonts w:hint="eastAsia" w:asciiTheme="minorEastAsia" w:hAnsiTheme="minorEastAsia" w:eastAsiaTheme="minorEastAsia" w:cstheme="minorEastAsia"/>
          <w:color w:val="auto"/>
          <w:sz w:val="24"/>
          <w:szCs w:val="24"/>
        </w:rPr>
        <w:t xml:space="preserve">6.1 </w:t>
      </w:r>
      <w:r>
        <w:rPr>
          <w:rFonts w:hint="eastAsia" w:asciiTheme="minorEastAsia" w:hAnsiTheme="minorEastAsia" w:eastAsiaTheme="minorEastAsia" w:cstheme="minorEastAsia"/>
          <w:color w:val="auto"/>
          <w:sz w:val="24"/>
          <w:szCs w:val="24"/>
          <w:u w:val="single"/>
        </w:rPr>
        <w:t>凡属于乙方原因造成的渗漏质量问题或其他缺陷，均属于乙方免费保修的责任范围，乙方应负责维修，并应对业主和甲方承担由质量问题引发的损失赔偿责任及保修工作实施中引发的其他损失赔偿责任。</w:t>
      </w:r>
    </w:p>
    <w:p w14:paraId="259ACB5B">
      <w:pPr>
        <w:pStyle w:val="12"/>
        <w:spacing w:before="78" w:beforeLines="25" w:after="78" w:afterLines="25"/>
        <w:ind w:firstLine="480" w:firstLineChars="200"/>
        <w:rPr>
          <w:rFonts w:asciiTheme="minorEastAsia" w:hAnsiTheme="minorEastAsia" w:eastAsiaTheme="minorEastAsia" w:cstheme="minorEastAsia"/>
          <w:color w:val="auto"/>
          <w:sz w:val="24"/>
          <w:szCs w:val="24"/>
          <w:u w:val="single"/>
        </w:rPr>
      </w:pPr>
      <w:r>
        <w:rPr>
          <w:rFonts w:hint="eastAsia" w:asciiTheme="minorEastAsia" w:hAnsiTheme="minorEastAsia" w:eastAsiaTheme="minorEastAsia" w:cstheme="minorEastAsia"/>
          <w:color w:val="auto"/>
          <w:sz w:val="24"/>
          <w:szCs w:val="24"/>
        </w:rPr>
        <w:t xml:space="preserve">6.2 </w:t>
      </w:r>
      <w:r>
        <w:rPr>
          <w:rFonts w:hint="eastAsia" w:asciiTheme="minorEastAsia" w:hAnsiTheme="minorEastAsia" w:eastAsiaTheme="minorEastAsia" w:cstheme="minorEastAsia"/>
          <w:color w:val="auto"/>
          <w:sz w:val="24"/>
          <w:szCs w:val="24"/>
          <w:u w:val="single"/>
        </w:rPr>
        <w:t>渗漏投诉特别保证金：乙方将质保金中的【50%】（即合同结算额的【2.5%】）作为渗漏投诉特别保证金，自首批业主入住之日起两年内，以户为单位，凡出现乙方承包范围内业主总户数的【5%】以上（含5%）因乙方施工质量原因造成渗漏水（包括屋面、外墙、窗口、卫生间、阳台、洗衣机位、管道等部位）的投诉，甲方将不退还该部分保证金。</w:t>
      </w:r>
    </w:p>
    <w:p w14:paraId="4E87D0DE">
      <w:pPr>
        <w:pStyle w:val="53"/>
        <w:numPr>
          <w:ilvl w:val="255"/>
          <w:numId w:val="0"/>
        </w:numPr>
        <w:tabs>
          <w:tab w:val="left" w:pos="960"/>
        </w:tabs>
        <w:spacing w:before="78" w:beforeLines="25" w:after="78" w:afterLines="25" w:line="360" w:lineRule="auto"/>
        <w:ind w:right="720" w:firstLine="482" w:firstLineChars="200"/>
        <w:rPr>
          <w:rFonts w:asciiTheme="minorEastAsia" w:hAnsiTheme="minorEastAsia" w:eastAsiaTheme="minorEastAsia" w:cstheme="minorEastAsia"/>
          <w:b/>
          <w:bCs/>
          <w:szCs w:val="24"/>
        </w:rPr>
      </w:pPr>
      <w:r>
        <w:rPr>
          <w:rFonts w:hint="eastAsia" w:asciiTheme="minorEastAsia" w:hAnsiTheme="minorEastAsia" w:eastAsiaTheme="minorEastAsia" w:cstheme="minorEastAsia"/>
          <w:b/>
          <w:bCs/>
          <w:szCs w:val="24"/>
        </w:rPr>
        <w:t xml:space="preserve">第七条  乙方责任承担的补充约定： </w:t>
      </w:r>
    </w:p>
    <w:p w14:paraId="4914C7A3">
      <w:pPr>
        <w:pStyle w:val="53"/>
        <w:tabs>
          <w:tab w:val="left" w:pos="420"/>
        </w:tabs>
        <w:spacing w:before="78" w:beforeLines="25" w:after="78" w:afterLines="25" w:line="360" w:lineRule="auto"/>
        <w:ind w:left="0" w:right="0"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本协议书约定的任何情况下须由乙方承担的任何费用、赔偿金、补偿金、违约金、罚款等，在乙方实际履行支付义务前，甲方均有权从承包合同中约定的质量保修金中扣除；如果承包合同中未约定质量保修金，则甲方有权从任何一笔应付未付乙方的款项中扣除，不足部分甲方有权向乙方追偿。</w:t>
      </w:r>
    </w:p>
    <w:p w14:paraId="5C8F2120">
      <w:pPr>
        <w:pStyle w:val="53"/>
        <w:numPr>
          <w:ilvl w:val="255"/>
          <w:numId w:val="0"/>
        </w:numPr>
        <w:tabs>
          <w:tab w:val="left" w:pos="960"/>
        </w:tabs>
        <w:spacing w:before="78" w:beforeLines="25" w:after="78" w:afterLines="25" w:line="360" w:lineRule="auto"/>
        <w:ind w:right="720" w:firstLine="482" w:firstLineChars="200"/>
        <w:rPr>
          <w:rFonts w:asciiTheme="minorEastAsia" w:hAnsiTheme="minorEastAsia" w:eastAsiaTheme="minorEastAsia" w:cstheme="minorEastAsia"/>
          <w:b/>
          <w:szCs w:val="24"/>
        </w:rPr>
      </w:pPr>
      <w:r>
        <w:rPr>
          <w:rFonts w:hint="eastAsia" w:asciiTheme="minorEastAsia" w:hAnsiTheme="minorEastAsia" w:eastAsiaTheme="minorEastAsia" w:cstheme="minorEastAsia"/>
          <w:b/>
          <w:szCs w:val="24"/>
        </w:rPr>
        <w:t>第八条  乙方保修联系方式</w:t>
      </w:r>
    </w:p>
    <w:p w14:paraId="04D58012">
      <w:pPr>
        <w:pStyle w:val="53"/>
        <w:tabs>
          <w:tab w:val="left" w:pos="420"/>
          <w:tab w:val="left" w:pos="960"/>
        </w:tabs>
        <w:spacing w:before="78" w:beforeLines="25" w:after="78" w:afterLines="25" w:line="360" w:lineRule="auto"/>
        <w:ind w:left="0" w:right="-82" w:firstLine="480" w:firstLineChars="200"/>
        <w:rPr>
          <w:rFonts w:asciiTheme="minorEastAsia" w:hAnsiTheme="minorEastAsia" w:eastAsiaTheme="minorEastAsia" w:cstheme="minorEastAsia"/>
          <w:b/>
          <w:szCs w:val="24"/>
        </w:rPr>
      </w:pPr>
      <w:r>
        <w:rPr>
          <w:rFonts w:hint="eastAsia" w:asciiTheme="minorEastAsia" w:hAnsiTheme="minorEastAsia" w:eastAsiaTheme="minorEastAsia" w:cstheme="minorEastAsia"/>
          <w:szCs w:val="24"/>
        </w:rPr>
        <w:t>甲方根据本协议书约定或拟对乙方作出的任何和全部通知、要求、任务指派或联系，以传真、电话（含手机短信）、E-mail和邮寄等任一种方式为之，均为有效。采取传真、电话（含手机短信）、E-mail方式通知，发出时间视为到达时间；采用信件通知方式的，在寄出三天后（本市）/七天后（外省）视为到达。乙方的联系方式以本协议书所记载的为准，因乙方提供的联系方式不准确或地址变更而导致乙方未能实际收到相关通知的，后果由乙方自行承担。</w:t>
      </w:r>
    </w:p>
    <w:p w14:paraId="09A23667">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乙方公司主管保修工作的负责人（副总或以上级别）</w:t>
      </w:r>
    </w:p>
    <w:p w14:paraId="5CE1431A">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commentRangeStart w:id="22"/>
      <w:r>
        <w:rPr>
          <w:rFonts w:hint="eastAsia" w:asciiTheme="minorEastAsia" w:hAnsiTheme="minorEastAsia" w:eastAsiaTheme="minorEastAsia" w:cstheme="minorEastAsia"/>
          <w:b/>
          <w:szCs w:val="24"/>
          <w:highlight w:val="none"/>
        </w:rPr>
        <w:t>姓名：杨富才            手机：15013736662</w:t>
      </w:r>
      <w:r>
        <w:rPr>
          <w:rFonts w:asciiTheme="minorEastAsia" w:hAnsiTheme="minorEastAsia" w:eastAsiaTheme="minorEastAsia" w:cstheme="minorEastAsia"/>
          <w:b/>
          <w:szCs w:val="24"/>
          <w:highlight w:val="none"/>
        </w:rPr>
        <w:t xml:space="preserve"> </w:t>
      </w:r>
    </w:p>
    <w:p w14:paraId="4431489B">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办公电话：</w:t>
      </w:r>
      <w:r>
        <w:rPr>
          <w:rFonts w:asciiTheme="minorEastAsia" w:hAnsiTheme="minorEastAsia" w:eastAsiaTheme="minorEastAsia" w:cstheme="minorEastAsia"/>
          <w:b/>
          <w:szCs w:val="24"/>
          <w:highlight w:val="none"/>
        </w:rPr>
        <w:t xml:space="preserve"> </w:t>
      </w:r>
      <w:r>
        <w:rPr>
          <w:rFonts w:hint="eastAsia" w:asciiTheme="minorEastAsia" w:hAnsiTheme="minorEastAsia" w:eastAsiaTheme="minorEastAsia" w:cstheme="minorEastAsia"/>
          <w:b/>
          <w:szCs w:val="24"/>
          <w:highlight w:val="none"/>
        </w:rPr>
        <w:t xml:space="preserve"> /   传真：  /      e-mail： / </w:t>
      </w:r>
      <w:r>
        <w:rPr>
          <w:rFonts w:asciiTheme="minorEastAsia" w:hAnsiTheme="minorEastAsia" w:eastAsiaTheme="minorEastAsia" w:cstheme="minorEastAsia"/>
          <w:b/>
          <w:szCs w:val="24"/>
          <w:highlight w:val="none"/>
        </w:rPr>
        <w:t xml:space="preserve"> </w:t>
      </w:r>
    </w:p>
    <w:p w14:paraId="36B18B87">
      <w:pPr>
        <w:pStyle w:val="53"/>
        <w:spacing w:before="78" w:beforeLines="25" w:after="78" w:afterLines="25" w:line="360" w:lineRule="auto"/>
        <w:ind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公司通信地址：天津自贸试验区（空港经济区）东七道2号中兴产业基地7号楼402</w:t>
      </w:r>
    </w:p>
    <w:p w14:paraId="36AA32D4">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r>
        <w:rPr>
          <w:rFonts w:asciiTheme="minorEastAsia" w:hAnsiTheme="minorEastAsia" w:eastAsiaTheme="minorEastAsia" w:cstheme="minorEastAsia"/>
          <w:b/>
          <w:szCs w:val="24"/>
          <w:highlight w:val="none"/>
        </w:rPr>
        <w:t xml:space="preserve"> </w:t>
      </w:r>
    </w:p>
    <w:p w14:paraId="34799444">
      <w:pPr>
        <w:pStyle w:val="53"/>
        <w:spacing w:before="78" w:beforeLines="25" w:after="78" w:afterLines="25" w:line="360" w:lineRule="auto"/>
        <w:ind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 xml:space="preserve"> 邮编：</w:t>
      </w:r>
    </w:p>
    <w:p w14:paraId="1690710E">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乙方派驻本项目的维修管理第一负责人（项目经理或维修经理）</w:t>
      </w:r>
    </w:p>
    <w:p w14:paraId="6A24BE47">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姓名：高久海</w:t>
      </w:r>
      <w:r>
        <w:rPr>
          <w:rFonts w:hint="eastAsia" w:asciiTheme="minorEastAsia" w:hAnsiTheme="minorEastAsia" w:eastAsiaTheme="minorEastAsia" w:cstheme="minorEastAsia"/>
          <w:b/>
          <w:szCs w:val="24"/>
          <w:highlight w:val="none"/>
        </w:rPr>
        <w:tab/>
      </w:r>
      <w:r>
        <w:rPr>
          <w:rFonts w:hint="eastAsia" w:asciiTheme="minorEastAsia" w:hAnsiTheme="minorEastAsia" w:eastAsiaTheme="minorEastAsia" w:cstheme="minorEastAsia"/>
          <w:b/>
          <w:szCs w:val="24"/>
          <w:highlight w:val="none"/>
        </w:rPr>
        <w:t xml:space="preserve">         手机：15650583688</w:t>
      </w:r>
    </w:p>
    <w:p w14:paraId="28C5B954">
      <w:pPr>
        <w:pStyle w:val="53"/>
        <w:spacing w:before="78" w:beforeLines="25" w:after="78" w:afterLines="25" w:line="360" w:lineRule="auto"/>
        <w:ind w:left="420" w:right="720"/>
        <w:rPr>
          <w:rFonts w:asciiTheme="minorEastAsia" w:hAnsiTheme="minorEastAsia" w:eastAsiaTheme="minorEastAsia" w:cstheme="minorEastAsia"/>
          <w:b/>
          <w:szCs w:val="24"/>
          <w:highlight w:val="none"/>
        </w:rPr>
      </w:pPr>
      <w:r>
        <w:rPr>
          <w:rFonts w:hint="eastAsia" w:asciiTheme="minorEastAsia" w:hAnsiTheme="minorEastAsia" w:eastAsiaTheme="minorEastAsia" w:cstheme="minorEastAsia"/>
          <w:b/>
          <w:szCs w:val="24"/>
          <w:highlight w:val="none"/>
        </w:rPr>
        <w:t>办公电话：/ 传真：   /   e-mail：32402532@qq.com</w:t>
      </w:r>
      <w:r>
        <w:rPr>
          <w:rFonts w:asciiTheme="minorEastAsia" w:hAnsiTheme="minorEastAsia" w:eastAsiaTheme="minorEastAsia" w:cstheme="minorEastAsia"/>
          <w:b/>
          <w:szCs w:val="24"/>
          <w:highlight w:val="none"/>
        </w:rPr>
        <w:t xml:space="preserve"> </w:t>
      </w:r>
      <w:commentRangeEnd w:id="22"/>
      <w:r>
        <w:commentReference w:id="22"/>
      </w:r>
    </w:p>
    <w:p w14:paraId="7D622043">
      <w:pPr>
        <w:pStyle w:val="53"/>
        <w:tabs>
          <w:tab w:val="left" w:pos="420"/>
          <w:tab w:val="left" w:pos="960"/>
        </w:tabs>
        <w:spacing w:before="78" w:beforeLines="25" w:after="78" w:afterLines="25" w:line="360" w:lineRule="auto"/>
        <w:ind w:left="0" w:right="-82" w:firstLine="480"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szCs w:val="24"/>
        </w:rPr>
        <w:t>以上内容为必填项，乙方应确保前述通讯途径的有效性，联络方式如有变更，应立即以书面形式通知甲方。</w:t>
      </w:r>
    </w:p>
    <w:p w14:paraId="0CAEFA1F">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b/>
          <w:bCs/>
          <w:szCs w:val="24"/>
        </w:rPr>
        <w:t>第九条</w:t>
      </w:r>
      <w:r>
        <w:rPr>
          <w:rFonts w:hint="eastAsia" w:asciiTheme="minorEastAsia" w:hAnsiTheme="minorEastAsia" w:eastAsiaTheme="minorEastAsia" w:cstheme="minorEastAsia"/>
          <w:szCs w:val="24"/>
        </w:rPr>
        <w:t xml:space="preserve"> 本保修书是对承包合同其它部分有关保修工作的进一步明确，未尽事宜按合同及国家、地方、行业的有关规定执行。如乙方违反本保修书的有关约定，甲方有权参照本保修协议书的有关约定进行违约处罚，并保留依据本保修协议书、国家、地方、行业的有关规定进行进一步追偿的权利。</w:t>
      </w:r>
    </w:p>
    <w:p w14:paraId="6BC2FAB9">
      <w:pPr>
        <w:pStyle w:val="53"/>
        <w:numPr>
          <w:ilvl w:val="255"/>
          <w:numId w:val="0"/>
        </w:numPr>
        <w:tabs>
          <w:tab w:val="left" w:pos="960"/>
        </w:tabs>
        <w:spacing w:before="78" w:beforeLines="25" w:after="78" w:afterLines="25" w:line="360" w:lineRule="auto"/>
        <w:ind w:right="-82" w:firstLine="482" w:firstLineChars="200"/>
        <w:rPr>
          <w:rFonts w:asciiTheme="minorEastAsia" w:hAnsiTheme="minorEastAsia" w:eastAsiaTheme="minorEastAsia" w:cstheme="minorEastAsia"/>
          <w:b/>
          <w:bCs/>
          <w:szCs w:val="24"/>
        </w:rPr>
      </w:pPr>
    </w:p>
    <w:p w14:paraId="5DCCD2D3">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b/>
          <w:bCs/>
          <w:szCs w:val="24"/>
        </w:rPr>
        <w:t>第十条</w:t>
      </w:r>
      <w:r>
        <w:rPr>
          <w:rFonts w:hint="eastAsia" w:asciiTheme="minorEastAsia" w:hAnsiTheme="minorEastAsia" w:eastAsiaTheme="minorEastAsia" w:cstheme="minorEastAsia"/>
          <w:szCs w:val="24"/>
        </w:rPr>
        <w:t xml:space="preserve"> 甲方内部定期会对乙方的履约情况进行评价，交付后的保修服务也是评价的重要维度之一。报事关闭率、维修客户满意度、报事关闭及时率等量化数据均作为履约评价的具体指标，对于上述成绩未达到甲方管理要求的乙方单位，甲方会取消乙方在甲方公司内的新项目投标资格。对于表现优异的乙方单位，在新项目的投标过程中在技术标评分中按标准给予加分。</w:t>
      </w:r>
    </w:p>
    <w:p w14:paraId="6BD640D1">
      <w:pPr>
        <w:pStyle w:val="53"/>
        <w:numPr>
          <w:ilvl w:val="255"/>
          <w:numId w:val="0"/>
        </w:numPr>
        <w:tabs>
          <w:tab w:val="left" w:pos="960"/>
        </w:tabs>
        <w:spacing w:before="78" w:beforeLines="25" w:after="78" w:afterLines="25" w:line="360" w:lineRule="auto"/>
        <w:ind w:right="-82" w:firstLine="482" w:firstLineChars="200"/>
        <w:rPr>
          <w:rFonts w:asciiTheme="minorEastAsia" w:hAnsiTheme="minorEastAsia" w:eastAsiaTheme="minorEastAsia" w:cstheme="minorEastAsia"/>
          <w:b/>
          <w:bCs/>
          <w:szCs w:val="24"/>
        </w:rPr>
      </w:pPr>
    </w:p>
    <w:p w14:paraId="027405B2">
      <w:pPr>
        <w:pStyle w:val="53"/>
        <w:numPr>
          <w:ilvl w:val="255"/>
          <w:numId w:val="0"/>
        </w:numPr>
        <w:tabs>
          <w:tab w:val="left" w:pos="960"/>
        </w:tabs>
        <w:spacing w:before="78" w:beforeLines="25" w:after="78" w:afterLines="25" w:line="360" w:lineRule="auto"/>
        <w:ind w:right="0" w:firstLine="482" w:firstLineChars="200"/>
        <w:rPr>
          <w:rFonts w:asciiTheme="minorEastAsia" w:hAnsiTheme="minorEastAsia" w:eastAsiaTheme="minorEastAsia" w:cstheme="minorEastAsia"/>
          <w:szCs w:val="24"/>
        </w:rPr>
      </w:pPr>
      <w:r>
        <w:rPr>
          <w:rFonts w:hint="eastAsia" w:asciiTheme="minorEastAsia" w:hAnsiTheme="minorEastAsia" w:eastAsiaTheme="minorEastAsia" w:cstheme="minorEastAsia"/>
          <w:b/>
          <w:bCs/>
          <w:szCs w:val="24"/>
        </w:rPr>
        <w:t>第十一条</w:t>
      </w:r>
      <w:r>
        <w:rPr>
          <w:rFonts w:hint="eastAsia" w:asciiTheme="minorEastAsia" w:hAnsiTheme="minorEastAsia" w:eastAsiaTheme="minorEastAsia" w:cstheme="minorEastAsia"/>
          <w:szCs w:val="24"/>
        </w:rPr>
        <w:t xml:space="preserve"> 本工程质量保修书经双方盖章后与承包合同同时生效，至保修工作全部按承包合同和本保修书的约定履行完乙方的保修责任和义务后为止，其定义与承包合同一致，其份数与承包合同份数相同，由甲乙双方按承包合同约定分别持有。任何未经另一方同意而直接在本合同上进行的修改或补充对另一方不产生法律及合同约束力。</w:t>
      </w:r>
    </w:p>
    <w:p w14:paraId="675222CD">
      <w:pPr>
        <w:pStyle w:val="53"/>
        <w:tabs>
          <w:tab w:val="left" w:pos="420"/>
          <w:tab w:val="left" w:pos="960"/>
        </w:tabs>
        <w:spacing w:before="0" w:after="0" w:line="360" w:lineRule="auto"/>
        <w:ind w:left="0" w:right="-82"/>
        <w:rPr>
          <w:rFonts w:asciiTheme="minorEastAsia" w:hAnsiTheme="minorEastAsia" w:eastAsiaTheme="minorEastAsia" w:cstheme="minorEastAsia"/>
          <w:b/>
          <w:bCs/>
          <w:szCs w:val="24"/>
        </w:rPr>
      </w:pPr>
      <w:r>
        <w:rPr>
          <w:rFonts w:hint="eastAsia" w:asciiTheme="minorEastAsia" w:hAnsiTheme="minorEastAsia" w:eastAsiaTheme="minorEastAsia" w:cstheme="minorEastAsia"/>
          <w:szCs w:val="24"/>
        </w:rPr>
        <w:t xml:space="preserve"> </w:t>
      </w:r>
      <w:r>
        <w:rPr>
          <w:rFonts w:hint="eastAsia" w:asciiTheme="minorEastAsia" w:hAnsiTheme="minorEastAsia" w:eastAsiaTheme="minorEastAsia" w:cstheme="minorEastAsia"/>
          <w:b/>
          <w:bCs/>
          <w:szCs w:val="24"/>
        </w:rPr>
        <w:t>（以下无正文）</w:t>
      </w:r>
    </w:p>
    <w:p w14:paraId="6DA80756">
      <w:pPr>
        <w:pStyle w:val="53"/>
        <w:tabs>
          <w:tab w:val="left" w:pos="960"/>
        </w:tabs>
        <w:spacing w:before="0" w:after="0" w:line="360" w:lineRule="auto"/>
        <w:ind w:left="0" w:right="-79"/>
        <w:rPr>
          <w:rFonts w:asciiTheme="minorEastAsia" w:hAnsiTheme="minorEastAsia" w:eastAsiaTheme="minorEastAsia" w:cstheme="minorEastAsia"/>
          <w:szCs w:val="24"/>
        </w:rPr>
      </w:pPr>
      <w:r>
        <w:rPr>
          <w:rFonts w:hint="eastAsia" w:asciiTheme="minorEastAsia" w:hAnsiTheme="minorEastAsia" w:eastAsiaTheme="minorEastAsia"/>
          <w:color w:val="000000"/>
          <w:kern w:val="2"/>
          <w:szCs w:val="24"/>
        </w:rPr>
        <w:t xml:space="preserve">发包人：（公章） </w:t>
      </w:r>
      <w:r>
        <w:rPr>
          <w:rFonts w:hint="eastAsia" w:asciiTheme="minorEastAsia" w:hAnsiTheme="minorEastAsia" w:eastAsiaTheme="minorEastAsia" w:cstheme="minorEastAsia"/>
          <w:szCs w:val="24"/>
        </w:rPr>
        <w:t xml:space="preserve">                    </w:t>
      </w:r>
      <w:r>
        <w:rPr>
          <w:rFonts w:hint="eastAsia" w:asciiTheme="minorEastAsia" w:hAnsiTheme="minorEastAsia" w:eastAsiaTheme="minorEastAsia"/>
          <w:color w:val="000000"/>
          <w:kern w:val="2"/>
          <w:szCs w:val="24"/>
        </w:rPr>
        <w:t>承包人：（公章）</w:t>
      </w:r>
    </w:p>
    <w:p w14:paraId="6C6D1BDC">
      <w:pPr>
        <w:widowControl/>
        <w:spacing w:before="78" w:beforeLines="25" w:after="78" w:afterLines="25" w:line="360" w:lineRule="auto"/>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地  址：                             地  址：</w:t>
      </w:r>
    </w:p>
    <w:p w14:paraId="30B1A80D">
      <w:pPr>
        <w:widowControl/>
        <w:spacing w:before="78" w:beforeLines="25" w:after="78" w:afterLines="25" w:line="360" w:lineRule="auto"/>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法定代表人或委托代理人：             法定代表人或委托代理人：</w:t>
      </w:r>
    </w:p>
    <w:p w14:paraId="37E90752">
      <w:pPr>
        <w:widowControl/>
        <w:spacing w:before="78" w:beforeLines="25" w:after="78" w:afterLines="25" w:line="360" w:lineRule="auto"/>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联系电话：                           联系电话:</w:t>
      </w:r>
    </w:p>
    <w:p w14:paraId="1FB011D1">
      <w:pPr>
        <w:widowControl/>
        <w:spacing w:before="78" w:beforeLines="25" w:after="78" w:afterLines="25" w:line="360" w:lineRule="auto"/>
        <w:jc w:val="left"/>
        <w:rPr>
          <w:rFonts w:hint="eastAsia"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年    月    日                       年     月    日</w:t>
      </w:r>
      <w:bookmarkStart w:id="952" w:name="_Toc147315386"/>
      <w:bookmarkStart w:id="953" w:name="_Toc142967509"/>
      <w:bookmarkStart w:id="954" w:name="_Toc165190707"/>
    </w:p>
    <w:p w14:paraId="5BD47148">
      <w:pPr>
        <w:widowControl/>
        <w:spacing w:before="78" w:beforeLines="25" w:after="78" w:afterLines="25" w:line="360" w:lineRule="auto"/>
        <w:jc w:val="left"/>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br w:type="textWrapping"/>
      </w:r>
      <w:r>
        <w:rPr>
          <w:rFonts w:hint="eastAsia" w:asciiTheme="minorEastAsia" w:hAnsiTheme="minorEastAsia" w:eastAsiaTheme="minorEastAsia" w:cstheme="minorEastAsia"/>
          <w:b/>
          <w:sz w:val="24"/>
        </w:rPr>
        <w:br w:type="textWrapping"/>
      </w:r>
    </w:p>
    <w:p w14:paraId="526E9FA9">
      <w:pPr>
        <w:rPr>
          <w:rFonts w:hint="eastAsia" w:asciiTheme="minorEastAsia" w:hAnsiTheme="minorEastAsia" w:eastAsiaTheme="minorEastAsia" w:cstheme="minorEastAsia"/>
          <w:b/>
          <w:sz w:val="24"/>
        </w:rPr>
      </w:pPr>
      <w:r>
        <w:rPr>
          <w:rFonts w:hint="eastAsia" w:asciiTheme="minorEastAsia" w:hAnsiTheme="minorEastAsia" w:eastAsiaTheme="minorEastAsia" w:cstheme="minorEastAsia"/>
          <w:b/>
          <w:sz w:val="24"/>
        </w:rPr>
        <w:br w:type="page"/>
      </w:r>
    </w:p>
    <w:p w14:paraId="1A63015B">
      <w:pPr>
        <w:widowControl/>
        <w:spacing w:before="78" w:beforeLines="25" w:after="78" w:afterLines="25" w:line="360" w:lineRule="auto"/>
        <w:jc w:val="left"/>
        <w:rPr>
          <w:rFonts w:asciiTheme="minorEastAsia" w:hAnsiTheme="minorEastAsia" w:eastAsiaTheme="minorEastAsia" w:cstheme="minorEastAsia"/>
          <w:b/>
          <w:sz w:val="24"/>
        </w:rPr>
      </w:pPr>
      <w:r>
        <w:rPr>
          <w:rFonts w:hint="eastAsia" w:asciiTheme="minorEastAsia" w:hAnsiTheme="minorEastAsia" w:eastAsiaTheme="minorEastAsia" w:cstheme="minorEastAsia"/>
          <w:b/>
          <w:sz w:val="24"/>
        </w:rPr>
        <w:t>附件一：</w:t>
      </w:r>
    </w:p>
    <w:p w14:paraId="2E1435E2">
      <w:pPr>
        <w:spacing w:before="156" w:beforeLines="50" w:line="360" w:lineRule="auto"/>
        <w:ind w:left="3614" w:hanging="3614" w:hangingChars="1500"/>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rPr>
        <w:t>关于XXXXXXXXXX的函</w:t>
      </w:r>
      <w:r>
        <w:rPr>
          <w:rFonts w:hint="eastAsia" w:asciiTheme="minorEastAsia" w:hAnsiTheme="minorEastAsia" w:eastAsiaTheme="minorEastAsia" w:cstheme="minorEastAsia"/>
          <w:bCs/>
          <w:kern w:val="0"/>
          <w:sz w:val="24"/>
        </w:rPr>
        <w:t>（函一）</w:t>
      </w:r>
    </w:p>
    <w:p w14:paraId="08E3270B">
      <w:pPr>
        <w:spacing w:before="156" w:beforeLines="50" w:after="312" w:afterLines="100" w:line="360" w:lineRule="auto"/>
        <w:jc w:val="right"/>
        <w:rPr>
          <w:rFonts w:asciiTheme="minorEastAsia" w:hAnsiTheme="minorEastAsia" w:eastAsiaTheme="minorEastAsia" w:cstheme="minorEastAsia"/>
          <w:bCs/>
          <w:kern w:val="0"/>
          <w:sz w:val="24"/>
        </w:rPr>
      </w:pPr>
      <w:r>
        <w:rPr>
          <w:rFonts w:hint="eastAsia" w:asciiTheme="minorEastAsia" w:hAnsiTheme="minorEastAsia" w:eastAsiaTheme="minorEastAsia" w:cstheme="minorEastAsia"/>
          <w:sz w:val="24"/>
        </w:rPr>
        <w:t>201X第XXX号</w:t>
      </w:r>
    </w:p>
    <w:p w14:paraId="614F8724">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bCs/>
          <w:kern w:val="0"/>
          <w:sz w:val="24"/>
        </w:rPr>
        <w:t>有限公司：</w:t>
      </w:r>
    </w:p>
    <w:p w14:paraId="05AA4C8A">
      <w:pPr>
        <w:tabs>
          <w:tab w:val="left" w:pos="610"/>
          <w:tab w:val="center" w:pos="4819"/>
        </w:tabs>
        <w:spacing w:before="156" w:beforeLines="50" w:line="360" w:lineRule="auto"/>
        <w:ind w:left="2" w:firstLine="477" w:firstLineChars="199"/>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项目</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室出现</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等问题需要进行维修，详细情况如下：</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w:t>
      </w:r>
    </w:p>
    <w:p w14:paraId="7D0DDB17">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为了防止业主损失进一步扩大，</w:t>
      </w:r>
      <w:r>
        <w:rPr>
          <w:rFonts w:hint="eastAsia" w:asciiTheme="minorEastAsia" w:hAnsiTheme="minorEastAsia" w:eastAsiaTheme="minorEastAsia" w:cstheme="minorEastAsia"/>
          <w:kern w:val="0"/>
          <w:sz w:val="24"/>
        </w:rPr>
        <w:t>请贵司收到此函起24小时内</w:t>
      </w:r>
      <w:r>
        <w:rPr>
          <w:rFonts w:hint="eastAsia" w:asciiTheme="minorEastAsia" w:hAnsiTheme="minorEastAsia" w:eastAsiaTheme="minorEastAsia" w:cstheme="minorEastAsia"/>
          <w:sz w:val="24"/>
        </w:rPr>
        <w:t>制定维修整改方案并回复我部，并立即组织人员配合维修。如逾期不解决，</w:t>
      </w:r>
      <w:r>
        <w:rPr>
          <w:rFonts w:hint="eastAsia" w:asciiTheme="minorEastAsia" w:hAnsiTheme="minorEastAsia" w:eastAsiaTheme="minorEastAsia" w:cstheme="minorEastAsia"/>
          <w:kern w:val="0"/>
          <w:sz w:val="24"/>
        </w:rPr>
        <w:t>根据国家法律规定及双方签订的</w:t>
      </w:r>
      <w:r>
        <w:rPr>
          <w:rFonts w:hint="eastAsia" w:asciiTheme="minorEastAsia" w:hAnsiTheme="minorEastAsia" w:eastAsiaTheme="minorEastAsia" w:cstheme="minorEastAsia"/>
          <w:sz w:val="24"/>
        </w:rPr>
        <w:t>《工程质量保修协议》规定，我方将自行高价外请维修单位，所花费用将从贵司质保金中直接扣除，不再另行商议。同时我方为防止损失继续扩大所采取的合理措施，并不排除贵方的维修责任，后续保修责任不予转移。</w:t>
      </w:r>
    </w:p>
    <w:p w14:paraId="4E2A8B50">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我司对此事维修要求如下：</w:t>
      </w:r>
    </w:p>
    <w:p w14:paraId="455B7C4D">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w:t>
      </w:r>
    </w:p>
    <w:p w14:paraId="45AC0916">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2、</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w:t>
      </w:r>
    </w:p>
    <w:p w14:paraId="0F8C43B2">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w:t>
      </w:r>
    </w:p>
    <w:p w14:paraId="2BFA37D4">
      <w:pPr>
        <w:spacing w:before="156" w:beforeLines="50" w:line="360" w:lineRule="auto"/>
        <w:ind w:firstLine="480" w:firstLineChars="200"/>
        <w:rPr>
          <w:rFonts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根据《房屋建筑工程质量保修办法》（建设部令[2002]第80号</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bCs/>
          <w:sz w:val="24"/>
        </w:rPr>
        <w:t>在保修期限内，因房屋建筑工程质量缺陷造成房屋所有人、使用人或者第三方人身、财产损害的，房屋所有人、使用人或者第三方可以向建设单位提出赔偿要求。建设单位向造成房屋建筑工程质量缺陷的责任方追偿。因保修不及时造成新的人身、财产损害，由造成拖延的责任方承担赔偿责任。</w:t>
      </w:r>
    </w:p>
    <w:p w14:paraId="692967DF">
      <w:pPr>
        <w:spacing w:before="156" w:beforeLines="50" w:line="360" w:lineRule="auto"/>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rPr>
        <w:t>特发此函。</w:t>
      </w:r>
    </w:p>
    <w:p w14:paraId="16A0290A">
      <w:pPr>
        <w:spacing w:before="156" w:beforeLines="50" w:line="360" w:lineRule="auto"/>
        <w:ind w:firstLine="480" w:firstLineChars="2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联系人：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电话：</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 xml:space="preserve"> </w:t>
      </w:r>
    </w:p>
    <w:p w14:paraId="6CE6DD0B">
      <w:pPr>
        <w:spacing w:before="156" w:beforeLines="50" w:line="360" w:lineRule="auto"/>
        <w:jc w:val="righ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二〇</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年</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月</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日</w:t>
      </w:r>
    </w:p>
    <w:p w14:paraId="5EE04B2E">
      <w:pPr>
        <w:spacing w:before="156" w:beforeLines="50" w:line="360" w:lineRule="auto"/>
        <w:rPr>
          <w:rFonts w:asciiTheme="minorEastAsia" w:hAnsiTheme="minorEastAsia" w:eastAsiaTheme="minorEastAsia" w:cstheme="minorEastAsia"/>
          <w:b/>
          <w:sz w:val="24"/>
        </w:rPr>
      </w:pPr>
      <w:r>
        <w:rPr>
          <w:rFonts w:hint="eastAsia" w:asciiTheme="minorEastAsia" w:hAnsiTheme="minorEastAsia" w:eastAsiaTheme="minorEastAsia" w:cstheme="minorEastAsia"/>
          <w:kern w:val="0"/>
          <w:sz w:val="24"/>
        </w:rPr>
        <w:br w:type="page"/>
      </w:r>
      <w:r>
        <w:rPr>
          <w:rFonts w:hint="eastAsia" w:asciiTheme="minorEastAsia" w:hAnsiTheme="minorEastAsia" w:eastAsiaTheme="minorEastAsia" w:cstheme="minorEastAsia"/>
          <w:b/>
          <w:sz w:val="24"/>
        </w:rPr>
        <w:t>附件二：</w:t>
      </w:r>
    </w:p>
    <w:p w14:paraId="5E1B4C4B">
      <w:pPr>
        <w:spacing w:before="156" w:beforeLines="50" w:line="360" w:lineRule="auto"/>
        <w:ind w:left="3614" w:hanging="3614" w:hangingChars="1500"/>
        <w:jc w:val="center"/>
        <w:rPr>
          <w:rFonts w:asciiTheme="minorEastAsia" w:hAnsiTheme="minorEastAsia" w:eastAsiaTheme="minorEastAsia" w:cstheme="minorEastAsia"/>
          <w:bCs/>
          <w:kern w:val="0"/>
          <w:sz w:val="24"/>
        </w:rPr>
      </w:pPr>
      <w:r>
        <w:rPr>
          <w:rFonts w:hint="eastAsia" w:asciiTheme="minorEastAsia" w:hAnsiTheme="minorEastAsia" w:eastAsiaTheme="minorEastAsia" w:cstheme="minorEastAsia"/>
          <w:b/>
          <w:bCs/>
          <w:kern w:val="0"/>
          <w:sz w:val="24"/>
        </w:rPr>
        <w:t>关于XXXXXXXXXX的函</w:t>
      </w:r>
      <w:r>
        <w:rPr>
          <w:rFonts w:hint="eastAsia" w:asciiTheme="minorEastAsia" w:hAnsiTheme="minorEastAsia" w:eastAsiaTheme="minorEastAsia" w:cstheme="minorEastAsia"/>
          <w:bCs/>
          <w:kern w:val="0"/>
          <w:sz w:val="24"/>
        </w:rPr>
        <w:t>（函二）</w:t>
      </w:r>
    </w:p>
    <w:p w14:paraId="19F1F58E">
      <w:pPr>
        <w:spacing w:before="156" w:beforeLines="50" w:line="360" w:lineRule="auto"/>
        <w:ind w:left="3600" w:hanging="3600" w:hangingChars="1500"/>
        <w:jc w:val="righ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201X第XXX号</w:t>
      </w:r>
    </w:p>
    <w:p w14:paraId="73AE9411">
      <w:pPr>
        <w:spacing w:before="156" w:beforeLines="50" w:line="360" w:lineRule="auto"/>
        <w:ind w:firstLine="120" w:firstLineChars="50"/>
        <w:rPr>
          <w:rFonts w:asciiTheme="minorEastAsia" w:hAnsiTheme="minorEastAsia" w:eastAsiaTheme="minorEastAsia" w:cstheme="minorEastAsia"/>
          <w:sz w:val="24"/>
        </w:rPr>
      </w:pPr>
      <w:r>
        <w:rPr>
          <w:rFonts w:hint="eastAsia" w:asciiTheme="minorEastAsia" w:hAnsiTheme="minorEastAsia" w:eastAsiaTheme="minorEastAsia" w:cstheme="minorEastAsia"/>
          <w:bCs/>
          <w:kern w:val="0"/>
          <w:sz w:val="24"/>
        </w:rPr>
        <w:t xml:space="preserve"> </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bCs/>
          <w:kern w:val="0"/>
          <w:sz w:val="24"/>
        </w:rPr>
        <w:t>有限公司：</w:t>
      </w:r>
    </w:p>
    <w:p w14:paraId="730DE6A2">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项目</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室出现</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等问题需要进行维修，详细情况如下：</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 xml:space="preserve"> 。</w:t>
      </w:r>
    </w:p>
    <w:p w14:paraId="0E1C2301">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我部已于</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年</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月</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日向贵公司致函201  第   号，要求贵公司尽快履行维修责任，但贵公司未按照函件要求履行保修责任，经我司认定如下：</w:t>
      </w:r>
    </w:p>
    <w:p w14:paraId="07A33E74">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1、发包人未在规定的时间内 □回复 □维修，未履行相应的维保责任；</w:t>
      </w:r>
    </w:p>
    <w:p w14:paraId="11D65899">
      <w:pPr>
        <w:tabs>
          <w:tab w:val="left" w:pos="610"/>
          <w:tab w:val="center" w:pos="4819"/>
        </w:tabs>
        <w:spacing w:before="156" w:beforeLines="50" w:line="360" w:lineRule="auto"/>
        <w:ind w:left="1647" w:leftChars="213" w:hanging="1200" w:hangingChars="5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mc:AlternateContent>
          <mc:Choice Requires="wps">
            <w:drawing>
              <wp:anchor distT="0" distB="0" distL="114300" distR="114300" simplePos="0" relativeHeight="251876352" behindDoc="0" locked="0" layoutInCell="1" allowOverlap="1">
                <wp:simplePos x="0" y="0"/>
                <wp:positionH relativeFrom="column">
                  <wp:posOffset>200025</wp:posOffset>
                </wp:positionH>
                <wp:positionV relativeFrom="paragraph">
                  <wp:posOffset>542290</wp:posOffset>
                </wp:positionV>
                <wp:extent cx="781050" cy="0"/>
                <wp:effectExtent l="0" t="4445" r="3175" b="7620"/>
                <wp:wrapNone/>
                <wp:docPr id="221" name="直接箭头连接符 8"/>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ln>
                        <a:effectLst/>
                      </wps:spPr>
                      <wps:bodyPr/>
                    </wps:wsp>
                  </a:graphicData>
                </a:graphic>
              </wp:anchor>
            </w:drawing>
          </mc:Choice>
          <mc:Fallback>
            <w:pict>
              <v:shape id="直接箭头连接符 8" o:spid="_x0000_s1026" o:spt="32" type="#_x0000_t32" style="position:absolute;left:0pt;margin-left:15.75pt;margin-top:42.7pt;height:0pt;width:61.5pt;z-index:251876352;mso-width-relative:page;mso-height-relative:page;" filled="f" stroked="t" coordsize="21600,21600" o:gfxdata="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DSB4NYAAAAIAQAADwAAAAAAAAABACAAAAAiAAAAZHJzL2Rvd25yZXYueG1s&#10;UEsBAhQAFAAAAAgAh07iQEukkCX6AQAAzQMAAA4AAAAAAAAAAQAgAAAAJQEAAGRycy9lMm9Eb2Mu&#10;eG1sUEsFBgAAAAAGAAYAWQEAAJEFAAAAAA==&#10;">
                <v:fill on="f" focussize="0,0"/>
                <v:stroke color="#000000" joinstyle="round"/>
                <v:imagedata o:title=""/>
                <o:lock v:ext="edit" aspectratio="f"/>
              </v:shape>
            </w:pict>
          </mc:Fallback>
        </mc:AlternateContent>
      </w:r>
      <w:r>
        <w:rPr>
          <w:rFonts w:hint="eastAsia" w:asciiTheme="minorEastAsia" w:hAnsiTheme="minorEastAsia" w:eastAsiaTheme="minorEastAsia" w:cstheme="minorEastAsia"/>
          <w:sz w:val="24"/>
        </w:rPr>
        <w:t>2、经我司客户服务技术小组多次现场勘察鉴定，贵司在施工过程中存在</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问题，应承担由此产生的全部责任和一切损失；</w:t>
      </w:r>
    </w:p>
    <w:p w14:paraId="00BE3449">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3、根据法律规定及</w:t>
      </w:r>
      <w:r>
        <w:rPr>
          <w:rFonts w:hint="eastAsia" w:asciiTheme="minorEastAsia" w:hAnsiTheme="minorEastAsia" w:eastAsiaTheme="minorEastAsia" w:cstheme="minorEastAsia"/>
          <w:kern w:val="0"/>
          <w:sz w:val="24"/>
        </w:rPr>
        <w:t>双方签订的</w:t>
      </w:r>
      <w:r>
        <w:rPr>
          <w:rFonts w:hint="eastAsia" w:asciiTheme="minorEastAsia" w:hAnsiTheme="minorEastAsia" w:eastAsiaTheme="minorEastAsia" w:cstheme="minorEastAsia"/>
          <w:sz w:val="24"/>
        </w:rPr>
        <w:t>《工程质量保修协议》规定，我方自行按市场价外请维修单位，所花费用￥</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将于3日内从贵部质保金中直接扣除；</w:t>
      </w:r>
    </w:p>
    <w:p w14:paraId="0C722344">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4、以后所有同类问题由发包人承担全部责任，同时发包人应保证对所出现的同类问题在规定时间内进行持续整改，保修责任不予转移；</w:t>
      </w:r>
    </w:p>
    <w:p w14:paraId="1044248C">
      <w:pPr>
        <w:tabs>
          <w:tab w:val="left" w:pos="610"/>
          <w:tab w:val="center" w:pos="4819"/>
        </w:tabs>
        <w:spacing w:before="156" w:beforeLines="50"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5、</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w:t>
      </w:r>
    </w:p>
    <w:p w14:paraId="06B69ECF">
      <w:pPr>
        <w:spacing w:before="156" w:beforeLines="50" w:line="360" w:lineRule="auto"/>
        <w:ind w:firstLine="480" w:firstLineChars="200"/>
        <w:rPr>
          <w:rFonts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根据《房屋建筑工程质量保修办法》（建设部令[2002]第80号</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bCs/>
          <w:sz w:val="24"/>
        </w:rPr>
        <w:t>在保修期限内，因房屋建筑工程质量缺陷造成房屋所有人、使用人或者第三方人身、财产损害的，房屋所有人、使用人或者第三方可以向建设单位提出赔偿要求。建设单位向造成房屋建筑工程质量缺陷的责任方追偿。因保修不及时造成新的人身、财产损害，由造成拖延的责任方承担赔偿责任。</w:t>
      </w:r>
    </w:p>
    <w:p w14:paraId="5EFFA29B">
      <w:pPr>
        <w:spacing w:before="156" w:beforeLines="50" w:line="360" w:lineRule="auto"/>
        <w:ind w:firstLine="480" w:firstLineChars="200"/>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特发此函。</w:t>
      </w:r>
    </w:p>
    <w:p w14:paraId="22A05A93">
      <w:pPr>
        <w:spacing w:before="156" w:beforeLines="50" w:line="360" w:lineRule="auto"/>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rPr>
        <w:t>发包人如有意见，请与24小时内回复我部。</w:t>
      </w:r>
    </w:p>
    <w:p w14:paraId="78B6F9A7">
      <w:pPr>
        <w:spacing w:before="156" w:beforeLines="50" w:line="360" w:lineRule="auto"/>
        <w:ind w:firstLine="480" w:firstLineChars="200"/>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rPr>
        <w:t>联系人：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kern w:val="0"/>
          <w:sz w:val="24"/>
        </w:rPr>
        <w:t>电话：</w:t>
      </w:r>
      <w:r>
        <w:rPr>
          <w:rFonts w:hint="eastAsia" w:asciiTheme="minorEastAsia" w:hAnsiTheme="minorEastAsia" w:eastAsiaTheme="minorEastAsia" w:cstheme="minorEastAsia"/>
          <w:color w:val="0000CC"/>
          <w:kern w:val="0"/>
          <w:sz w:val="24"/>
          <w:u w:val="single"/>
        </w:rPr>
        <w:t xml:space="preserve">                     </w:t>
      </w:r>
    </w:p>
    <w:p w14:paraId="19319F4C">
      <w:pPr>
        <w:spacing w:before="156" w:beforeLines="50" w:line="360" w:lineRule="auto"/>
        <w:jc w:val="righ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二〇</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年</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月</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日</w:t>
      </w:r>
    </w:p>
    <w:p w14:paraId="5574BFA9">
      <w:pPr>
        <w:spacing w:before="156" w:beforeLines="50" w:line="360" w:lineRule="auto"/>
        <w:rPr>
          <w:rFonts w:asciiTheme="minorEastAsia" w:hAnsiTheme="minorEastAsia" w:eastAsiaTheme="minorEastAsia" w:cstheme="minorEastAsia"/>
          <w:b/>
          <w:sz w:val="24"/>
        </w:rPr>
      </w:pPr>
      <w:r>
        <w:rPr>
          <w:rFonts w:hint="eastAsia" w:asciiTheme="minorEastAsia" w:hAnsiTheme="minorEastAsia" w:eastAsiaTheme="minorEastAsia" w:cstheme="minorEastAsia"/>
          <w:sz w:val="24"/>
        </w:rPr>
        <w:br w:type="page"/>
      </w:r>
      <w:r>
        <w:rPr>
          <w:rFonts w:hint="eastAsia" w:asciiTheme="minorEastAsia" w:hAnsiTheme="minorEastAsia" w:eastAsiaTheme="minorEastAsia" w:cstheme="minorEastAsia"/>
          <w:b/>
          <w:sz w:val="24"/>
        </w:rPr>
        <w:t>附件三：</w:t>
      </w:r>
    </w:p>
    <w:p w14:paraId="4685E2E0">
      <w:pPr>
        <w:spacing w:before="156" w:beforeLines="50" w:after="156" w:after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b/>
          <w:sz w:val="24"/>
        </w:rPr>
        <w:t>保修金结算审批表</w:t>
      </w:r>
      <w:bookmarkEnd w:id="952"/>
      <w:bookmarkEnd w:id="953"/>
      <w:bookmarkEnd w:id="954"/>
    </w:p>
    <w:tbl>
      <w:tblPr>
        <w:tblStyle w:val="33"/>
        <w:tblW w:w="8289"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6849"/>
      </w:tblGrid>
      <w:tr w14:paraId="5D1A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0" w:hRule="atLeast"/>
        </w:trPr>
        <w:tc>
          <w:tcPr>
            <w:tcW w:w="8289" w:type="dxa"/>
            <w:gridSpan w:val="2"/>
          </w:tcPr>
          <w:p w14:paraId="0DAA776A">
            <w:pPr>
              <w:spacing w:before="156" w:beforeLines="50" w:line="360" w:lineRule="auto"/>
              <w:rPr>
                <w:rFonts w:asciiTheme="minorEastAsia" w:hAnsiTheme="minorEastAsia" w:eastAsiaTheme="minorEastAsia" w:cstheme="minorEastAsia"/>
                <w:sz w:val="24"/>
                <w:bdr w:val="single" w:color="auto" w:sz="4" w:space="0"/>
              </w:rPr>
            </w:pPr>
            <w:r>
              <w:rPr>
                <w:rFonts w:hint="eastAsia" w:asciiTheme="minorEastAsia" w:hAnsiTheme="minorEastAsia" w:eastAsiaTheme="minorEastAsia" w:cstheme="minorEastAsia"/>
                <w:b/>
                <w:bCs/>
                <w:sz w:val="24"/>
              </w:rPr>
              <w:t>致：</w:t>
            </w:r>
          </w:p>
          <w:p w14:paraId="0164CA74">
            <w:pPr>
              <w:spacing w:before="156" w:beforeLines="50" w:line="360" w:lineRule="auto"/>
              <w:ind w:firstLine="432" w:firstLineChars="18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根据我公司承接的【</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】项目期《</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》合同的结算协议书约定，至</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年     月</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日第</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期保修期满（共</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期）。申请返还保修金（结算价款的</w:t>
            </w:r>
            <w:r>
              <w:rPr>
                <w:rFonts w:hint="eastAsia" w:asciiTheme="minorEastAsia" w:hAnsiTheme="minorEastAsia" w:eastAsiaTheme="minorEastAsia" w:cstheme="minorEastAsia"/>
                <w:b/>
                <w:sz w:val="24"/>
              </w:rPr>
              <w:t xml:space="preserve">5% </w:t>
            </w:r>
            <w:r>
              <w:rPr>
                <w:rFonts w:hint="eastAsia" w:asciiTheme="minorEastAsia" w:hAnsiTheme="minorEastAsia" w:eastAsiaTheme="minorEastAsia" w:cstheme="minorEastAsia"/>
                <w:sz w:val="24"/>
              </w:rPr>
              <w:t>）。现承包人申请退还该笔保修金￥     ，请予批复。</w:t>
            </w:r>
          </w:p>
          <w:p w14:paraId="6EBC13CD">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（金额大写：人民币</w:t>
            </w:r>
            <w:r>
              <w:rPr>
                <w:rFonts w:hint="eastAsia" w:asciiTheme="minorEastAsia" w:hAnsiTheme="minorEastAsia" w:eastAsiaTheme="minorEastAsia" w:cstheme="minorEastAsia"/>
                <w:color w:val="0000CC"/>
                <w:kern w:val="0"/>
                <w:sz w:val="24"/>
                <w:u w:val="single"/>
              </w:rPr>
              <w:t xml:space="preserve">   佰   拾   万   千   佰   拾   元   角   分</w:t>
            </w:r>
            <w:r>
              <w:rPr>
                <w:rFonts w:hint="eastAsia" w:asciiTheme="minorEastAsia" w:hAnsiTheme="minorEastAsia" w:eastAsiaTheme="minorEastAsia" w:cstheme="minorEastAsia"/>
                <w:sz w:val="24"/>
              </w:rPr>
              <w:t>）</w:t>
            </w:r>
          </w:p>
          <w:p w14:paraId="5F97EF86">
            <w:pPr>
              <w:spacing w:before="156" w:beforeLines="50" w:line="360" w:lineRule="auto"/>
              <w:ind w:firstLine="480" w:firstLineChars="200"/>
              <w:rPr>
                <w:rFonts w:asciiTheme="minorEastAsia" w:hAnsiTheme="minorEastAsia" w:eastAsiaTheme="minorEastAsia" w:cstheme="minorEastAsia"/>
                <w:sz w:val="24"/>
              </w:rPr>
            </w:pPr>
          </w:p>
          <w:p w14:paraId="71851095">
            <w:pPr>
              <w:spacing w:before="156" w:beforeLines="50" w:line="360" w:lineRule="auto"/>
              <w:jc w:val="right"/>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申请单位：                      （签章）：</w:t>
            </w:r>
          </w:p>
        </w:tc>
      </w:tr>
      <w:tr w14:paraId="441D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trPr>
        <w:tc>
          <w:tcPr>
            <w:tcW w:w="1440" w:type="dxa"/>
            <w:vAlign w:val="center"/>
          </w:tcPr>
          <w:p w14:paraId="7FEC6C12">
            <w:pPr>
              <w:spacing w:before="156" w:before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物业公司</w:t>
            </w:r>
          </w:p>
          <w:p w14:paraId="09128999">
            <w:pPr>
              <w:spacing w:before="156" w:before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意见</w:t>
            </w:r>
          </w:p>
        </w:tc>
        <w:tc>
          <w:tcPr>
            <w:tcW w:w="6849" w:type="dxa"/>
          </w:tcPr>
          <w:p w14:paraId="36AD142C">
            <w:pPr>
              <w:spacing w:before="156" w:beforeLines="50" w:line="360" w:lineRule="auto"/>
              <w:jc w:val="center"/>
              <w:rPr>
                <w:rFonts w:asciiTheme="minorEastAsia" w:hAnsiTheme="minorEastAsia" w:eastAsiaTheme="minorEastAsia" w:cstheme="minorEastAsia"/>
                <w:sz w:val="24"/>
              </w:rPr>
            </w:pPr>
          </w:p>
          <w:p w14:paraId="08C32ACC">
            <w:pPr>
              <w:spacing w:before="156" w:beforeLines="50" w:line="360" w:lineRule="auto"/>
              <w:jc w:val="center"/>
              <w:rPr>
                <w:rFonts w:asciiTheme="minorEastAsia" w:hAnsiTheme="minorEastAsia" w:eastAsiaTheme="minorEastAsia" w:cstheme="minorEastAsia"/>
                <w:sz w:val="24"/>
              </w:rPr>
            </w:pPr>
          </w:p>
          <w:p w14:paraId="3FE93581">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经办人：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负责人：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w:t>
            </w:r>
          </w:p>
        </w:tc>
      </w:tr>
      <w:tr w14:paraId="6DE7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8" w:hRule="atLeast"/>
        </w:trPr>
        <w:tc>
          <w:tcPr>
            <w:tcW w:w="1440" w:type="dxa"/>
            <w:vAlign w:val="center"/>
          </w:tcPr>
          <w:p w14:paraId="4707F60B">
            <w:pPr>
              <w:spacing w:before="156" w:before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客户服务部意见</w:t>
            </w:r>
          </w:p>
        </w:tc>
        <w:tc>
          <w:tcPr>
            <w:tcW w:w="6849" w:type="dxa"/>
          </w:tcPr>
          <w:p w14:paraId="64AF9C86">
            <w:pPr>
              <w:spacing w:before="156" w:beforeLines="50" w:line="360" w:lineRule="auto"/>
              <w:jc w:val="center"/>
              <w:rPr>
                <w:rFonts w:asciiTheme="minorEastAsia" w:hAnsiTheme="minorEastAsia" w:eastAsiaTheme="minorEastAsia" w:cstheme="minorEastAsia"/>
                <w:sz w:val="24"/>
              </w:rPr>
            </w:pPr>
          </w:p>
          <w:p w14:paraId="4F10A0B9">
            <w:pPr>
              <w:spacing w:before="156" w:beforeLines="50" w:line="360" w:lineRule="auto"/>
              <w:jc w:val="center"/>
              <w:rPr>
                <w:rFonts w:asciiTheme="minorEastAsia" w:hAnsiTheme="minorEastAsia" w:eastAsiaTheme="minorEastAsia" w:cstheme="minorEastAsia"/>
                <w:sz w:val="24"/>
              </w:rPr>
            </w:pPr>
          </w:p>
          <w:p w14:paraId="72674EBC">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经办人：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负责人：</w:t>
            </w:r>
            <w:r>
              <w:rPr>
                <w:rFonts w:hint="eastAsia" w:asciiTheme="minorEastAsia" w:hAnsiTheme="minorEastAsia" w:eastAsiaTheme="minorEastAsia" w:cstheme="minorEastAsia"/>
                <w:color w:val="0000CC"/>
                <w:kern w:val="0"/>
                <w:sz w:val="24"/>
                <w:u w:val="single"/>
              </w:rPr>
              <w:t xml:space="preserve">            </w:t>
            </w:r>
          </w:p>
        </w:tc>
      </w:tr>
      <w:tr w14:paraId="1DE1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440" w:type="dxa"/>
            <w:vAlign w:val="center"/>
          </w:tcPr>
          <w:p w14:paraId="0BBC41D9">
            <w:pPr>
              <w:spacing w:before="156" w:before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工程管理部意见</w:t>
            </w:r>
          </w:p>
        </w:tc>
        <w:tc>
          <w:tcPr>
            <w:tcW w:w="6849" w:type="dxa"/>
          </w:tcPr>
          <w:p w14:paraId="4BE2E405">
            <w:pPr>
              <w:spacing w:before="156" w:beforeLines="50" w:line="360" w:lineRule="auto"/>
              <w:jc w:val="center"/>
              <w:rPr>
                <w:rFonts w:asciiTheme="minorEastAsia" w:hAnsiTheme="minorEastAsia" w:eastAsiaTheme="minorEastAsia" w:cstheme="minorEastAsia"/>
                <w:sz w:val="24"/>
              </w:rPr>
            </w:pPr>
          </w:p>
          <w:p w14:paraId="08A69DD3">
            <w:pPr>
              <w:spacing w:before="156" w:beforeLines="50" w:line="360" w:lineRule="auto"/>
              <w:jc w:val="center"/>
              <w:rPr>
                <w:rFonts w:asciiTheme="minorEastAsia" w:hAnsiTheme="minorEastAsia" w:eastAsiaTheme="minorEastAsia" w:cstheme="minorEastAsia"/>
                <w:sz w:val="24"/>
              </w:rPr>
            </w:pPr>
          </w:p>
          <w:p w14:paraId="64DDA236">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经办人：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负责人：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w:t>
            </w:r>
          </w:p>
        </w:tc>
      </w:tr>
      <w:tr w14:paraId="720E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440" w:type="dxa"/>
            <w:vMerge w:val="restart"/>
            <w:vAlign w:val="center"/>
          </w:tcPr>
          <w:p w14:paraId="38076D38">
            <w:pPr>
              <w:spacing w:before="156" w:before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成本管理部意见</w:t>
            </w:r>
          </w:p>
        </w:tc>
        <w:tc>
          <w:tcPr>
            <w:tcW w:w="6849" w:type="dxa"/>
            <w:tcBorders>
              <w:bottom w:val="dotted" w:color="auto" w:sz="4" w:space="0"/>
            </w:tcBorders>
          </w:tcPr>
          <w:p w14:paraId="47D40900">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pacing w:val="-4"/>
                <w:sz w:val="24"/>
              </w:rPr>
              <w:t>□</w:t>
            </w:r>
            <w:r>
              <w:rPr>
                <w:rFonts w:hint="eastAsia" w:asciiTheme="minorEastAsia" w:hAnsiTheme="minorEastAsia" w:eastAsiaTheme="minorEastAsia" w:cstheme="minorEastAsia"/>
                <w:sz w:val="24"/>
              </w:rPr>
              <w:t>结算协议内约定：本期的保修金为：￥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w:t>
            </w:r>
          </w:p>
          <w:p w14:paraId="4F4B1617">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pacing w:val="-4"/>
                <w:sz w:val="24"/>
              </w:rPr>
              <w:t>□</w:t>
            </w:r>
            <w:r>
              <w:rPr>
                <w:rFonts w:hint="eastAsia" w:asciiTheme="minorEastAsia" w:hAnsiTheme="minorEastAsia" w:eastAsiaTheme="minorEastAsia" w:cstheme="minorEastAsia"/>
                <w:sz w:val="24"/>
              </w:rPr>
              <w:t>本期内须扣除的往来抵扣款为：￥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w:t>
            </w:r>
          </w:p>
          <w:p w14:paraId="058D7AB7">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pacing w:val="-4"/>
                <w:sz w:val="24"/>
              </w:rPr>
              <w:t>□</w:t>
            </w:r>
            <w:r>
              <w:rPr>
                <w:rFonts w:hint="eastAsia" w:asciiTheme="minorEastAsia" w:hAnsiTheme="minorEastAsia" w:eastAsiaTheme="minorEastAsia" w:cstheme="minorEastAsia"/>
                <w:sz w:val="24"/>
              </w:rPr>
              <w:t>扣除往来抵扣款后，本期实际返还保修金为：￥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元。</w:t>
            </w:r>
          </w:p>
        </w:tc>
      </w:tr>
      <w:tr w14:paraId="2C8A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1440" w:type="dxa"/>
            <w:vMerge w:val="continue"/>
            <w:tcBorders>
              <w:bottom w:val="single" w:color="auto" w:sz="4" w:space="0"/>
            </w:tcBorders>
            <w:vAlign w:val="center"/>
          </w:tcPr>
          <w:p w14:paraId="63D5FB4C">
            <w:pPr>
              <w:spacing w:before="156" w:beforeLines="50" w:line="360" w:lineRule="auto"/>
              <w:jc w:val="center"/>
              <w:rPr>
                <w:rFonts w:asciiTheme="minorEastAsia" w:hAnsiTheme="minorEastAsia" w:eastAsiaTheme="minorEastAsia" w:cstheme="minorEastAsia"/>
                <w:sz w:val="24"/>
              </w:rPr>
            </w:pPr>
          </w:p>
        </w:tc>
        <w:tc>
          <w:tcPr>
            <w:tcW w:w="6849" w:type="dxa"/>
            <w:tcBorders>
              <w:top w:val="dotted" w:color="auto" w:sz="4" w:space="0"/>
              <w:bottom w:val="single" w:color="auto" w:sz="4" w:space="0"/>
            </w:tcBorders>
          </w:tcPr>
          <w:p w14:paraId="1F4B61B0">
            <w:pPr>
              <w:spacing w:before="156" w:beforeLines="50" w:line="360" w:lineRule="auto"/>
              <w:jc w:val="center"/>
              <w:rPr>
                <w:rFonts w:asciiTheme="minorEastAsia" w:hAnsiTheme="minorEastAsia" w:eastAsiaTheme="minorEastAsia" w:cstheme="minorEastAsia"/>
                <w:sz w:val="24"/>
              </w:rPr>
            </w:pPr>
          </w:p>
          <w:p w14:paraId="36D173A7">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经办人：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负责人：</w:t>
            </w:r>
            <w:r>
              <w:rPr>
                <w:rFonts w:hint="eastAsia" w:asciiTheme="minorEastAsia" w:hAnsiTheme="minorEastAsia" w:eastAsiaTheme="minorEastAsia" w:cstheme="minorEastAsia"/>
                <w:color w:val="0000CC"/>
                <w:kern w:val="0"/>
                <w:sz w:val="24"/>
                <w:u w:val="single"/>
              </w:rPr>
              <w:t xml:space="preserve">            </w:t>
            </w:r>
          </w:p>
        </w:tc>
      </w:tr>
      <w:tr w14:paraId="6E00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1440" w:type="dxa"/>
            <w:vAlign w:val="center"/>
          </w:tcPr>
          <w:p w14:paraId="5E32B5E2">
            <w:pPr>
              <w:spacing w:before="156" w:beforeLines="50" w:line="360" w:lineRule="auto"/>
              <w:jc w:val="center"/>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品质管理部意见</w:t>
            </w:r>
          </w:p>
        </w:tc>
        <w:tc>
          <w:tcPr>
            <w:tcW w:w="6849" w:type="dxa"/>
          </w:tcPr>
          <w:p w14:paraId="4FF1CEB9">
            <w:pPr>
              <w:spacing w:before="156" w:beforeLines="50" w:line="360" w:lineRule="auto"/>
              <w:jc w:val="center"/>
              <w:rPr>
                <w:rFonts w:asciiTheme="minorEastAsia" w:hAnsiTheme="minorEastAsia" w:eastAsiaTheme="minorEastAsia" w:cstheme="minorEastAsia"/>
                <w:sz w:val="24"/>
              </w:rPr>
            </w:pPr>
          </w:p>
          <w:p w14:paraId="5008580A">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经办人：</w:t>
            </w:r>
            <w:r>
              <w:rPr>
                <w:rFonts w:hint="eastAsia" w:asciiTheme="minorEastAsia" w:hAnsiTheme="minorEastAsia" w:eastAsiaTheme="minorEastAsia" w:cstheme="minorEastAsia"/>
                <w:color w:val="0000CC"/>
                <w:kern w:val="0"/>
                <w:sz w:val="24"/>
                <w:u w:val="single"/>
              </w:rPr>
              <w:t xml:space="preserve">           </w:t>
            </w:r>
            <w:r>
              <w:rPr>
                <w:rFonts w:hint="eastAsia" w:asciiTheme="minorEastAsia" w:hAnsiTheme="minorEastAsia" w:eastAsiaTheme="minorEastAsia" w:cstheme="minorEastAsia"/>
                <w:sz w:val="24"/>
              </w:rPr>
              <w:t xml:space="preserve"> 负责人：</w:t>
            </w:r>
            <w:r>
              <w:rPr>
                <w:rFonts w:hint="eastAsia" w:asciiTheme="minorEastAsia" w:hAnsiTheme="minorEastAsia" w:eastAsiaTheme="minorEastAsia" w:cstheme="minorEastAsia"/>
                <w:color w:val="0000CC"/>
                <w:kern w:val="0"/>
                <w:sz w:val="24"/>
                <w:u w:val="single"/>
              </w:rPr>
              <w:t xml:space="preserve">            </w:t>
            </w:r>
          </w:p>
        </w:tc>
      </w:tr>
      <w:tr w14:paraId="425F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8289" w:type="dxa"/>
            <w:gridSpan w:val="2"/>
            <w:vAlign w:val="center"/>
          </w:tcPr>
          <w:p w14:paraId="78EB7F66">
            <w:p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b/>
                <w:sz w:val="24"/>
              </w:rPr>
              <w:t>附件资料（已附请打“√”；往来抵扣款等若未发生的则打“×”）</w:t>
            </w:r>
            <w:r>
              <w:rPr>
                <w:rFonts w:hint="eastAsia" w:asciiTheme="minorEastAsia" w:hAnsiTheme="minorEastAsia" w:eastAsiaTheme="minorEastAsia" w:cstheme="minorEastAsia"/>
                <w:sz w:val="24"/>
              </w:rPr>
              <w:t>：</w:t>
            </w:r>
          </w:p>
          <w:p w14:paraId="6B0CA036">
            <w:pPr>
              <w:numPr>
                <w:ilvl w:val="0"/>
                <w:numId w:val="18"/>
              </w:numPr>
              <w:spacing w:before="156" w:beforeLines="50"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pacing w:val="-4"/>
                <w:sz w:val="24"/>
              </w:rPr>
              <w:t>办理保修金返还手续：□保修金收据；□保修金结算审批表；□合同付款条件页复印件；□结算协议书原件；□</w:t>
            </w:r>
            <w:r>
              <w:rPr>
                <w:rFonts w:hint="eastAsia" w:asciiTheme="minorEastAsia" w:hAnsiTheme="minorEastAsia" w:eastAsiaTheme="minorEastAsia" w:cstheme="minorEastAsia"/>
                <w:sz w:val="24"/>
              </w:rPr>
              <w:t>往来抵扣款通知单（附相应资料）</w:t>
            </w:r>
            <w:r>
              <w:rPr>
                <w:rFonts w:hint="eastAsia" w:asciiTheme="minorEastAsia" w:hAnsiTheme="minorEastAsia" w:eastAsiaTheme="minorEastAsia" w:cstheme="minorEastAsia"/>
                <w:spacing w:val="-4"/>
                <w:sz w:val="24"/>
              </w:rPr>
              <w:t>□</w:t>
            </w:r>
            <w:r>
              <w:rPr>
                <w:rFonts w:hint="eastAsia" w:asciiTheme="minorEastAsia" w:hAnsiTheme="minorEastAsia" w:eastAsiaTheme="minorEastAsia" w:cstheme="minorEastAsia"/>
                <w:sz w:val="24"/>
              </w:rPr>
              <w:t>竣工验收单</w:t>
            </w:r>
            <w:r>
              <w:rPr>
                <w:rFonts w:hint="eastAsia" w:asciiTheme="minorEastAsia" w:hAnsiTheme="minorEastAsia" w:eastAsiaTheme="minorEastAsia" w:cstheme="minorEastAsia"/>
                <w:spacing w:val="-4"/>
                <w:sz w:val="24"/>
              </w:rPr>
              <w:t>。</w:t>
            </w:r>
          </w:p>
        </w:tc>
      </w:tr>
    </w:tbl>
    <w:p w14:paraId="2D9425D9">
      <w:pPr>
        <w:spacing w:before="156" w:beforeLines="50" w:line="360" w:lineRule="auto"/>
        <w:rPr>
          <w:rFonts w:asciiTheme="minorEastAsia" w:hAnsiTheme="minorEastAsia" w:eastAsiaTheme="minorEastAsia" w:cstheme="minorEastAsia"/>
          <w:b/>
          <w:bCs/>
          <w:kern w:val="0"/>
          <w:sz w:val="24"/>
        </w:rPr>
      </w:pPr>
      <w:r>
        <w:rPr>
          <w:rFonts w:hint="eastAsia" w:asciiTheme="minorEastAsia" w:hAnsiTheme="minorEastAsia" w:eastAsiaTheme="minorEastAsia" w:cstheme="minorEastAsia"/>
          <w:sz w:val="24"/>
        </w:rPr>
        <w:br w:type="page"/>
      </w:r>
      <w:r>
        <w:rPr>
          <w:rFonts w:hint="eastAsia" w:asciiTheme="minorEastAsia" w:hAnsiTheme="minorEastAsia" w:eastAsiaTheme="minorEastAsia" w:cstheme="minorEastAsia"/>
          <w:b/>
          <w:bCs/>
          <w:kern w:val="0"/>
          <w:sz w:val="24"/>
        </w:rPr>
        <w:t>附件四：</w:t>
      </w:r>
    </w:p>
    <w:p w14:paraId="49D71D11">
      <w:pPr>
        <w:spacing w:before="156" w:beforeLines="50" w:line="360" w:lineRule="auto"/>
        <w:jc w:val="center"/>
        <w:rPr>
          <w:rFonts w:asciiTheme="minorEastAsia" w:hAnsiTheme="minorEastAsia" w:eastAsiaTheme="minorEastAsia" w:cstheme="minorEastAsia"/>
          <w:b/>
          <w:bCs/>
          <w:kern w:val="0"/>
          <w:sz w:val="24"/>
        </w:rPr>
      </w:pPr>
      <w:r>
        <w:rPr>
          <w:rFonts w:hint="eastAsia" w:asciiTheme="minorEastAsia" w:hAnsiTheme="minorEastAsia" w:eastAsiaTheme="minorEastAsia" w:cstheme="minorEastAsia"/>
          <w:b/>
          <w:bCs/>
          <w:kern w:val="0"/>
          <w:sz w:val="24"/>
        </w:rPr>
        <w:t>保修金担保书(格式)</w:t>
      </w:r>
    </w:p>
    <w:p w14:paraId="4DDF1A66">
      <w:pPr>
        <w:spacing w:before="100" w:beforeAutospacing="1" w:after="100" w:afterAutospacing="1" w:line="360" w:lineRule="auto"/>
        <w:ind w:right="-1361"/>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开证日期：</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年</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月</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日</w:t>
      </w:r>
    </w:p>
    <w:p w14:paraId="08A72711">
      <w:pPr>
        <w:snapToGrid w:val="0"/>
        <w:spacing w:before="100" w:beforeAutospacing="1" w:after="100" w:afterAutospacing="1"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致：*******有限公司</w:t>
      </w:r>
    </w:p>
    <w:p w14:paraId="7CE37179">
      <w:pPr>
        <w:pStyle w:val="11"/>
        <w:snapToGrid w:val="0"/>
        <w:spacing w:before="100" w:beforeAutospacing="1" w:after="100" w:afterAutospacing="1" w:line="360" w:lineRule="auto"/>
        <w:ind w:right="-73" w:rightChars="-35" w:firstLine="499"/>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本担保函为贵公司与 </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（以下简称“承包人”）于</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年</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月</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日就</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bCs/>
          <w:sz w:val="24"/>
          <w:u w:val="single"/>
        </w:rPr>
        <w:t>项目   期</w:t>
      </w:r>
      <w:r>
        <w:rPr>
          <w:rFonts w:hint="eastAsia" w:asciiTheme="minorEastAsia" w:hAnsiTheme="minorEastAsia" w:eastAsiaTheme="minorEastAsia" w:cstheme="minorEastAsia"/>
          <w:bCs/>
          <w:sz w:val="24"/>
        </w:rPr>
        <w:t>施工总承包工程</w:t>
      </w:r>
      <w:r>
        <w:rPr>
          <w:rFonts w:hint="eastAsia" w:asciiTheme="minorEastAsia" w:hAnsiTheme="minorEastAsia" w:eastAsiaTheme="minorEastAsia" w:cstheme="minorEastAsia"/>
          <w:sz w:val="24"/>
        </w:rPr>
        <w:t>（以下简称“总承包工程”）而签订的</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sz w:val="24"/>
        </w:rPr>
        <w:t>号合同提供保修保证金。</w:t>
      </w:r>
    </w:p>
    <w:p w14:paraId="67C083DB">
      <w:pPr>
        <w:autoSpaceDE w:val="0"/>
        <w:autoSpaceDN w:val="0"/>
        <w:adjustRightInd w:val="0"/>
        <w:spacing w:line="360" w:lineRule="auto"/>
        <w:ind w:firstLine="360" w:firstLineChars="15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sz w:val="24"/>
        </w:rPr>
        <w:t>本行——</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银行（以下简称“担保银行”）无条件地、不可撤销地保证本行、本行的继承人及受让人无追索地向贵方承担支付总额不超过人民币(大写)</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元整的责任。担保银行保证卖方将严格执行合同及其附件（以下简称“合同”）有关条款，并按合同规定履行其质量保证期内应尽的义务。</w:t>
      </w:r>
    </w:p>
    <w:p w14:paraId="5BB9C24C">
      <w:pPr>
        <w:tabs>
          <w:tab w:val="left" w:pos="400"/>
          <w:tab w:val="left" w:pos="1120"/>
          <w:tab w:val="left" w:pos="4600"/>
        </w:tabs>
        <w:snapToGrid w:val="0"/>
        <w:spacing w:before="100" w:beforeAutospacing="1" w:after="100" w:afterAutospacing="1" w:line="360" w:lineRule="auto"/>
        <w:ind w:right="-73" w:rightChars="-35" w:firstLine="499"/>
        <w:rPr>
          <w:rFonts w:asciiTheme="minorEastAsia" w:hAnsiTheme="minorEastAsia" w:eastAsiaTheme="minorEastAsia" w:cstheme="minorEastAsia"/>
          <w:sz w:val="24"/>
        </w:rPr>
      </w:pPr>
    </w:p>
    <w:p w14:paraId="37D0B6E2">
      <w:pPr>
        <w:tabs>
          <w:tab w:val="left" w:pos="400"/>
          <w:tab w:val="left" w:pos="1120"/>
          <w:tab w:val="left" w:pos="4600"/>
        </w:tabs>
        <w:snapToGrid w:val="0"/>
        <w:spacing w:before="100" w:beforeAutospacing="1" w:after="100" w:afterAutospacing="1" w:line="360" w:lineRule="auto"/>
        <w:rPr>
          <w:rFonts w:asciiTheme="minorEastAsia" w:hAnsiTheme="minorEastAsia" w:eastAsiaTheme="minorEastAsia" w:cstheme="minorEastAsia"/>
          <w:bCs/>
          <w:sz w:val="24"/>
        </w:rPr>
      </w:pPr>
      <w:r>
        <w:rPr>
          <w:rFonts w:hint="eastAsia" w:asciiTheme="minorEastAsia" w:hAnsiTheme="minorEastAsia" w:eastAsiaTheme="minorEastAsia" w:cstheme="minorEastAsia"/>
          <w:bCs/>
          <w:sz w:val="24"/>
        </w:rPr>
        <w:t>兹本行郑重承诺如下：</w:t>
      </w:r>
    </w:p>
    <w:p w14:paraId="65B306FA">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当承包人未能忠实履行所有合同文件中的任何的约定或双方此后一致同意的修补贵公司认为有缺陷的分部分项工程、货物等（以下简称违约）时，只要贵公司向本行发出承包人违约的书面通知，本行就立即按贵公司在通知中规定的方式和数额，向贵公司支付不超过上述累计总额的金额。</w:t>
      </w:r>
    </w:p>
    <w:p w14:paraId="73310D28">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本保修保证金项下的任何支付均是净值，并且是免税的。无论任何人均不能以任何理由从本保证金中扣减任何现有或未来的税费、关税、费用或其他任何款项。</w:t>
      </w:r>
    </w:p>
    <w:p w14:paraId="4E07C2CE">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本担保函已规定了本行无条件的、不可撤销的直接义务。今后，任何对合同条款的修改、或贵公司对承包人在时间上的宽限、或贵公司对承包人在其他方面的任何宽容和让步均不能解除或免除本行在本担保函项下的责任。</w:t>
      </w:r>
    </w:p>
    <w:p w14:paraId="47FAA55A">
      <w:pPr>
        <w:widowControl/>
        <w:numPr>
          <w:ilvl w:val="0"/>
          <w:numId w:val="19"/>
        </w:numPr>
        <w:tabs>
          <w:tab w:val="left" w:pos="900"/>
          <w:tab w:val="left" w:pos="4600"/>
        </w:tabs>
        <w:spacing w:before="100" w:beforeAutospacing="1" w:after="100" w:afterAutospacing="1"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本担保函在</w:t>
      </w:r>
      <w:r>
        <w:rPr>
          <w:rFonts w:hint="eastAsia" w:asciiTheme="minorEastAsia" w:hAnsiTheme="minorEastAsia" w:eastAsiaTheme="minorEastAsia" w:cstheme="minorEastAsia"/>
          <w:bCs/>
          <w:sz w:val="24"/>
          <w:u w:val="single"/>
        </w:rPr>
        <w:t xml:space="preserve">           </w:t>
      </w:r>
      <w:r>
        <w:rPr>
          <w:rFonts w:hint="eastAsia" w:asciiTheme="minorEastAsia" w:hAnsiTheme="minorEastAsia" w:eastAsiaTheme="minorEastAsia" w:cstheme="minorEastAsia"/>
          <w:sz w:val="24"/>
        </w:rPr>
        <w:t>合同规定的第</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年保修期结束之日起3年内有效。</w:t>
      </w:r>
    </w:p>
    <w:p w14:paraId="42600A8F">
      <w:pPr>
        <w:widowControl/>
        <w:numPr>
          <w:ilvl w:val="0"/>
          <w:numId w:val="19"/>
        </w:numPr>
        <w:tabs>
          <w:tab w:val="left" w:pos="900"/>
          <w:tab w:val="left" w:pos="4600"/>
          <w:tab w:val="clear" w:pos="1095"/>
        </w:tabs>
        <w:spacing w:before="100" w:beforeAutospacing="1" w:after="100" w:afterAutospacing="1" w:line="360" w:lineRule="auto"/>
        <w:ind w:left="900" w:hanging="900"/>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担保银行与承包人的法定代表人在此签字并加盖单位公章，以资证明。</w:t>
      </w:r>
    </w:p>
    <w:p w14:paraId="51339764">
      <w:pPr>
        <w:tabs>
          <w:tab w:val="left" w:pos="400"/>
          <w:tab w:val="left" w:pos="1120"/>
          <w:tab w:val="left" w:pos="4400"/>
        </w:tabs>
        <w:snapToGrid w:val="0"/>
        <w:spacing w:before="100" w:beforeAutospacing="1" w:after="100" w:afterAutospacing="1" w:line="360" w:lineRule="auto"/>
        <w:rPr>
          <w:rFonts w:asciiTheme="minorEastAsia" w:hAnsiTheme="minorEastAsia" w:eastAsiaTheme="minorEastAsia" w:cstheme="minorEastAsia"/>
          <w:sz w:val="24"/>
        </w:rPr>
      </w:pPr>
    </w:p>
    <w:p w14:paraId="06E7A67E">
      <w:pPr>
        <w:tabs>
          <w:tab w:val="left" w:pos="400"/>
          <w:tab w:val="left" w:pos="1120"/>
          <w:tab w:val="left" w:pos="4400"/>
        </w:tabs>
        <w:snapToGrid w:val="0"/>
        <w:spacing w:before="100" w:beforeAutospacing="1" w:after="100" w:afterAutospacing="1"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担保银行：（盖章）</w:t>
      </w:r>
      <w:r>
        <w:rPr>
          <w:rFonts w:hint="eastAsia" w:asciiTheme="minorEastAsia" w:hAnsiTheme="minorEastAsia" w:eastAsiaTheme="minorEastAsia" w:cstheme="minorEastAsia"/>
          <w:sz w:val="24"/>
        </w:rPr>
        <w:tab/>
      </w:r>
      <w:r>
        <w:rPr>
          <w:rFonts w:hint="eastAsia" w:asciiTheme="minorEastAsia" w:hAnsiTheme="minorEastAsia" w:eastAsiaTheme="minorEastAsia" w:cstheme="minorEastAsia"/>
          <w:sz w:val="24"/>
        </w:rPr>
        <w:t xml:space="preserve">   承包人：（盖章）</w:t>
      </w:r>
    </w:p>
    <w:p w14:paraId="2EFD85F4">
      <w:pPr>
        <w:tabs>
          <w:tab w:val="left" w:pos="400"/>
          <w:tab w:val="left" w:pos="1120"/>
          <w:tab w:val="left" w:pos="4600"/>
        </w:tabs>
        <w:snapToGrid w:val="0"/>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法定代表人：</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           法定代表人：</w:t>
      </w:r>
      <w:r>
        <w:rPr>
          <w:rFonts w:hint="eastAsia" w:asciiTheme="minorEastAsia" w:hAnsiTheme="minorEastAsia" w:eastAsiaTheme="minorEastAsia" w:cstheme="minorEastAsia"/>
          <w:sz w:val="24"/>
          <w:u w:val="single"/>
        </w:rPr>
        <w:t xml:space="preserve">                   </w:t>
      </w:r>
      <w:r>
        <w:rPr>
          <w:rFonts w:hint="eastAsia" w:asciiTheme="minorEastAsia" w:hAnsiTheme="minorEastAsia" w:eastAsiaTheme="minorEastAsia" w:cstheme="minorEastAsia"/>
          <w:sz w:val="24"/>
        </w:rPr>
        <w:t>.</w:t>
      </w:r>
    </w:p>
    <w:p w14:paraId="662E3B60">
      <w:pPr>
        <w:spacing w:line="360" w:lineRule="auto"/>
        <w:rPr>
          <w:rFonts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               (签字、盖章)                                 (签字、盖章)</w:t>
      </w:r>
    </w:p>
    <w:p w14:paraId="51F39083">
      <w:pPr>
        <w:spacing w:line="360" w:lineRule="auto"/>
        <w:ind w:firstLine="420"/>
        <w:rPr>
          <w:rFonts w:asciiTheme="minorEastAsia" w:hAnsiTheme="minorEastAsia" w:eastAsiaTheme="minorEastAsia" w:cstheme="minorEastAsia"/>
          <w:b/>
          <w:color w:val="000000" w:themeColor="text1"/>
          <w:sz w:val="24"/>
          <w14:textFill>
            <w14:solidFill>
              <w14:schemeClr w14:val="tx1"/>
            </w14:solidFill>
          </w14:textFill>
        </w:rPr>
      </w:pPr>
      <w:r>
        <w:rPr>
          <w:rFonts w:hint="eastAsia" w:asciiTheme="minorEastAsia" w:hAnsiTheme="minorEastAsia" w:eastAsiaTheme="minorEastAsia" w:cstheme="minorEastAsia"/>
          <w:color w:val="FF0000"/>
          <w:sz w:val="24"/>
        </w:rPr>
        <w:br w:type="page"/>
      </w:r>
      <w:bookmarkStart w:id="955" w:name="_Toc428968772"/>
      <w:r>
        <w:rPr>
          <w:rFonts w:hint="eastAsia" w:asciiTheme="minorEastAsia" w:hAnsiTheme="minorEastAsia" w:eastAsiaTheme="minorEastAsia" w:cstheme="minorEastAsia"/>
          <w:b/>
          <w:color w:val="000000" w:themeColor="text1"/>
          <w:sz w:val="24"/>
          <w14:textFill>
            <w14:solidFill>
              <w14:schemeClr w14:val="tx1"/>
            </w14:solidFill>
          </w14:textFill>
        </w:rPr>
        <w:t>附件五： 维修施工安全注意事项</w:t>
      </w:r>
      <w:bookmarkEnd w:id="955"/>
    </w:p>
    <w:p w14:paraId="0427FF8F">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进入施工现场人员必须戴好安全帽，悬空及高空作业人员必须佩带安全带。高空及屋面维修作业人员严禁在避雷带上挂攀安全带。</w:t>
      </w:r>
    </w:p>
    <w:p w14:paraId="10E2FD3E">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施工作业点应作有效封闭。在规定的施工范围内须做好不低于2米的遮拦围挡及施工告示牌等防护措施。</w:t>
      </w:r>
    </w:p>
    <w:p w14:paraId="452F68C4">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施工过程中，施工人员必须认真做好每天施工完成后的落手清工作，做到工完、料净、场地清。</w:t>
      </w:r>
    </w:p>
    <w:p w14:paraId="2356D77F">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建筑垃圾严禁倒入生活垃圾箱内，并且当天必须清理运走，不准在现场堆放。</w:t>
      </w:r>
    </w:p>
    <w:p w14:paraId="0BBF8406">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高空及屋面作业人员，严禁向下抛洒扬尘，严禁高空抛物，一经发现，每次扣工程款1000元，不再返还。</w:t>
      </w:r>
    </w:p>
    <w:p w14:paraId="2208450D">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因违规操作给他人的财产造成损失的，按全价进行赔偿。</w:t>
      </w:r>
    </w:p>
    <w:p w14:paraId="09F083D9">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脚手架的搭设必须符合规范的要求。脚手架整体承重部位应回填夯实。不准使用轻嫩、枯脆、虫蛀、闷麻和有大裂缝的竹料；不准使用枯脆、破损、散边的竹片底笆；不准使用草绳、麻绳、塑料绳及锈蚀铁丝做拉结或绑扎的缚料。</w:t>
      </w:r>
    </w:p>
    <w:p w14:paraId="1CFC58AA">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应自觉学习并遵守下列规定文件：切实做好安全、文明施工；</w:t>
      </w:r>
    </w:p>
    <w:p w14:paraId="53062946">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《当地省市建设工程安全生产责任条例》</w:t>
      </w:r>
    </w:p>
    <w:p w14:paraId="00D0C496">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《当地省市市消防条例》</w:t>
      </w:r>
    </w:p>
    <w:p w14:paraId="1A67B169">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《关于加强施工现场安全生产管理的若干规定》（试行）</w:t>
      </w:r>
    </w:p>
    <w:p w14:paraId="52488050">
      <w:pPr>
        <w:widowControl/>
        <w:numPr>
          <w:ilvl w:val="0"/>
          <w:numId w:val="21"/>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《施工现场防火规定》（试行）</w:t>
      </w:r>
    </w:p>
    <w:p w14:paraId="18B511A0">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应自觉遵守《当地省市治安防范责任条例》，定期向施工人员进行法制教育，严格执行招收外来民工等有关条例，办理劳务证。加强管理力度，严禁打架斗殴、聚众赌博及任何忧民现象发生。</w:t>
      </w:r>
    </w:p>
    <w:p w14:paraId="635EC2D7">
      <w:pPr>
        <w:widowControl/>
        <w:numPr>
          <w:ilvl w:val="0"/>
          <w:numId w:val="20"/>
        </w:numPr>
        <w:spacing w:after="80" w:line="360" w:lineRule="auto"/>
        <w:ind w:left="0" w:firstLine="426"/>
        <w:contextualSpacing/>
        <w:jc w:val="left"/>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应遵守国家有关环境保护的法规、规定。采取有效措施控制施工现场的各种粉尘、废气、废水、固体废弃物以及噪声、振动对环境的污染和危害。</w:t>
      </w:r>
    </w:p>
    <w:p w14:paraId="78D99903">
      <w:pPr>
        <w:spacing w:line="360" w:lineRule="auto"/>
        <w:ind w:firstLine="420"/>
        <w:rPr>
          <w:rFonts w:asciiTheme="minorEastAsia" w:hAnsiTheme="minorEastAsia" w:eastAsiaTheme="minorEastAsia" w:cstheme="minorEastAsia"/>
          <w:color w:val="000000" w:themeColor="text1"/>
          <w:sz w:val="24"/>
          <w14:textFill>
            <w14:solidFill>
              <w14:schemeClr w14:val="tx1"/>
            </w14:solidFill>
          </w14:textFill>
        </w:rPr>
      </w:pPr>
      <w:r>
        <w:rPr>
          <w:rFonts w:hint="eastAsia" w:asciiTheme="minorEastAsia" w:hAnsiTheme="minorEastAsia" w:eastAsiaTheme="minorEastAsia" w:cstheme="minorEastAsia"/>
          <w:color w:val="000000" w:themeColor="text1"/>
          <w:sz w:val="24"/>
          <w14:textFill>
            <w14:solidFill>
              <w14:schemeClr w14:val="tx1"/>
            </w14:solidFill>
          </w14:textFill>
        </w:rPr>
        <w:t>上述条款，施工单位必须严格执行。违反规定者，按性质严重程度罚款100元～1000元，并责令停工整改。</w:t>
      </w:r>
    </w:p>
    <w:p w14:paraId="6A4E8050">
      <w:pPr>
        <w:spacing w:line="360" w:lineRule="auto"/>
        <w:ind w:firstLine="420"/>
        <w:rPr>
          <w:rFonts w:asciiTheme="minorEastAsia" w:hAnsiTheme="minorEastAsia" w:eastAsiaTheme="minorEastAsia" w:cstheme="minorEastAsia"/>
          <w:sz w:val="24"/>
        </w:rPr>
      </w:pPr>
      <w:r>
        <w:rPr>
          <w:rFonts w:hint="eastAsia" w:asciiTheme="minorEastAsia" w:hAnsiTheme="minorEastAsia" w:eastAsiaTheme="minorEastAsia" w:cstheme="minorEastAsia"/>
          <w:color w:val="000000" w:themeColor="text1"/>
          <w:sz w:val="24"/>
          <w14:textFill>
            <w14:solidFill>
              <w14:schemeClr w14:val="tx1"/>
            </w14:solidFill>
          </w14:textFill>
        </w:rPr>
        <w:t>本办法未尽事宜，依照工程施工承包合同执行。</w:t>
      </w:r>
    </w:p>
    <w:p w14:paraId="76B9C51E">
      <w:pPr>
        <w:widowControl/>
        <w:spacing w:before="78" w:beforeLines="25" w:after="78" w:afterLines="25" w:line="360" w:lineRule="auto"/>
        <w:jc w:val="left"/>
        <w:rPr>
          <w:rFonts w:asciiTheme="minorEastAsia" w:hAnsiTheme="minorEastAsia" w:eastAsiaTheme="minorEastAsia" w:cstheme="minorEastAsia"/>
          <w:sz w:val="24"/>
        </w:rPr>
      </w:pPr>
    </w:p>
    <w:p w14:paraId="4FE85BB4">
      <w:pPr>
        <w:spacing w:before="143" w:beforeLines="50" w:after="143" w:afterLines="50"/>
        <w:jc w:val="center"/>
        <w:rPr>
          <w:rFonts w:asciiTheme="minorEastAsia" w:hAnsiTheme="minorEastAsia" w:eastAsiaTheme="minorEastAsia"/>
          <w:b/>
          <w:sz w:val="28"/>
          <w:szCs w:val="24"/>
        </w:rPr>
      </w:pPr>
      <w:r>
        <w:rPr>
          <w:rFonts w:asciiTheme="minorEastAsia" w:hAnsiTheme="minorEastAsia" w:eastAsiaTheme="minorEastAsia"/>
          <w:b/>
          <w:sz w:val="28"/>
          <w:szCs w:val="24"/>
        </w:rPr>
        <w:t>供方廉洁协议</w:t>
      </w:r>
    </w:p>
    <w:p w14:paraId="65FE9138">
      <w:pPr>
        <w:spacing w:after="143" w:afterLines="50" w:line="400" w:lineRule="exact"/>
        <w:rPr>
          <w:rFonts w:asciiTheme="minorEastAsia" w:hAnsiTheme="minorEastAsia" w:eastAsiaTheme="minorEastAsia"/>
          <w:b/>
          <w:bCs/>
          <w:sz w:val="24"/>
          <w:szCs w:val="24"/>
        </w:rPr>
      </w:pPr>
      <w:r>
        <w:rPr>
          <w:rFonts w:asciiTheme="minorEastAsia" w:hAnsiTheme="minorEastAsia" w:eastAsiaTheme="minorEastAsia"/>
          <w:b/>
          <w:bCs/>
          <w:sz w:val="24"/>
          <w:szCs w:val="24"/>
        </w:rPr>
        <w:t>甲方</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采购方</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w:t>
      </w:r>
      <w:r>
        <w:rPr>
          <w:rFonts w:hint="eastAsia" w:asciiTheme="minorEastAsia" w:hAnsiTheme="minorEastAsia" w:eastAsiaTheme="minorEastAsia"/>
          <w:bCs/>
          <w:sz w:val="24"/>
          <w:szCs w:val="24"/>
          <w:u w:val="single"/>
        </w:rPr>
        <w:t>山东中投建邦置业有限公司</w:t>
      </w:r>
      <w:r>
        <w:rPr>
          <w:rFonts w:asciiTheme="minorEastAsia" w:hAnsiTheme="minorEastAsia" w:eastAsiaTheme="minorEastAsia"/>
          <w:bCs/>
          <w:sz w:val="24"/>
          <w:szCs w:val="24"/>
          <w:u w:val="single"/>
        </w:rPr>
        <w:t xml:space="preserve">   </w:t>
      </w:r>
    </w:p>
    <w:p w14:paraId="133C6393">
      <w:pPr>
        <w:spacing w:after="143" w:afterLines="50" w:line="400" w:lineRule="exact"/>
        <w:rPr>
          <w:rFonts w:asciiTheme="minorEastAsia" w:hAnsiTheme="minorEastAsia" w:eastAsiaTheme="minorEastAsia"/>
          <w:b/>
          <w:bCs/>
          <w:sz w:val="24"/>
          <w:szCs w:val="24"/>
        </w:rPr>
      </w:pPr>
      <w:r>
        <w:rPr>
          <w:rFonts w:asciiTheme="minorEastAsia" w:hAnsiTheme="minorEastAsia" w:eastAsiaTheme="minorEastAsia"/>
          <w:b/>
          <w:bCs/>
          <w:sz w:val="24"/>
          <w:szCs w:val="24"/>
        </w:rPr>
        <w:t>乙方</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供应方</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w:t>
      </w:r>
      <w:r>
        <w:rPr>
          <w:rFonts w:hint="eastAsia" w:asciiTheme="minorEastAsia" w:hAnsiTheme="minorEastAsia" w:eastAsiaTheme="minorEastAsia"/>
          <w:bCs/>
          <w:sz w:val="24"/>
          <w:szCs w:val="24"/>
          <w:u w:val="single"/>
        </w:rPr>
        <w:t>软通智慧信息技术有限公司</w:t>
      </w:r>
      <w:r>
        <w:rPr>
          <w:rFonts w:asciiTheme="minorEastAsia" w:hAnsiTheme="minorEastAsia" w:eastAsiaTheme="minorEastAsia"/>
          <w:bCs/>
          <w:sz w:val="24"/>
          <w:szCs w:val="24"/>
          <w:u w:val="single"/>
        </w:rPr>
        <w:t xml:space="preserve">    </w:t>
      </w:r>
    </w:p>
    <w:p w14:paraId="51BE8B4A">
      <w:pPr>
        <w:spacing w:line="420" w:lineRule="exact"/>
        <w:ind w:firstLine="480" w:firstLineChars="200"/>
        <w:rPr>
          <w:rFonts w:asciiTheme="minorEastAsia" w:hAnsiTheme="minorEastAsia" w:eastAsiaTheme="minorEastAsia"/>
          <w:sz w:val="24"/>
          <w:szCs w:val="24"/>
        </w:rPr>
      </w:pPr>
      <w:r>
        <w:rPr>
          <w:rFonts w:asciiTheme="minorEastAsia" w:hAnsiTheme="minorEastAsia" w:eastAsiaTheme="minorEastAsia"/>
          <w:sz w:val="24"/>
          <w:szCs w:val="24"/>
        </w:rPr>
        <w:t>为了保持廉洁自律的工作作风，</w:t>
      </w:r>
      <w:r>
        <w:rPr>
          <w:rFonts w:hint="eastAsia" w:asciiTheme="minorEastAsia" w:hAnsiTheme="minorEastAsia" w:eastAsiaTheme="minorEastAsia"/>
          <w:sz w:val="24"/>
          <w:szCs w:val="24"/>
        </w:rPr>
        <w:t>营造守法诚信、廉洁高效的工作环境，</w:t>
      </w:r>
      <w:r>
        <w:rPr>
          <w:rFonts w:asciiTheme="minorEastAsia" w:hAnsiTheme="minorEastAsia" w:eastAsiaTheme="minorEastAsia"/>
          <w:sz w:val="24"/>
          <w:szCs w:val="24"/>
        </w:rPr>
        <w:t>防止</w:t>
      </w:r>
      <w:r>
        <w:rPr>
          <w:rFonts w:hint="eastAsia" w:asciiTheme="minorEastAsia" w:hAnsiTheme="minorEastAsia" w:eastAsiaTheme="minorEastAsia"/>
          <w:sz w:val="24"/>
          <w:szCs w:val="24"/>
        </w:rPr>
        <w:t>发生违法违纪行为</w:t>
      </w:r>
      <w:r>
        <w:rPr>
          <w:rFonts w:asciiTheme="minorEastAsia" w:hAnsiTheme="minorEastAsia" w:eastAsiaTheme="minorEastAsia"/>
          <w:sz w:val="24"/>
          <w:szCs w:val="24"/>
        </w:rPr>
        <w:t>，</w:t>
      </w:r>
      <w:r>
        <w:rPr>
          <w:rFonts w:hint="eastAsia" w:asciiTheme="minorEastAsia" w:hAnsiTheme="minorEastAsia" w:eastAsiaTheme="minorEastAsia"/>
          <w:sz w:val="24"/>
          <w:szCs w:val="24"/>
        </w:rPr>
        <w:t>根据国家有关法律法规和廉洁自律规定，</w:t>
      </w:r>
      <w:r>
        <w:rPr>
          <w:rFonts w:asciiTheme="minorEastAsia" w:hAnsiTheme="minorEastAsia" w:eastAsiaTheme="minorEastAsia"/>
          <w:sz w:val="24"/>
          <w:szCs w:val="24"/>
        </w:rPr>
        <w:t>甲乙双方订立协议如下：</w:t>
      </w:r>
    </w:p>
    <w:p w14:paraId="53056CA9">
      <w:pPr>
        <w:spacing w:line="420" w:lineRule="exact"/>
        <w:ind w:firstLine="513" w:firstLineChars="213"/>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一、甲、乙双方共同责任</w:t>
      </w:r>
    </w:p>
    <w:p w14:paraId="56DC310E">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1、严格遵守国家有关工程勘察、设计、建设、采购、检测、咨询、监理、招标投标等市场经济活动的法律法规、政策。</w:t>
      </w:r>
    </w:p>
    <w:p w14:paraId="24B9E4D9">
      <w:pPr>
        <w:spacing w:line="420" w:lineRule="exact"/>
        <w:ind w:firstLine="480" w:firstLineChars="200"/>
        <w:rPr>
          <w:rFonts w:asciiTheme="minorEastAsia" w:hAnsiTheme="minorEastAsia" w:eastAsiaTheme="minorEastAsia"/>
          <w:sz w:val="24"/>
          <w:szCs w:val="24"/>
        </w:rPr>
      </w:pPr>
      <w:r>
        <w:rPr>
          <w:rFonts w:asciiTheme="minorEastAsia" w:hAnsiTheme="minorEastAsia" w:eastAsiaTheme="minorEastAsia"/>
          <w:sz w:val="24"/>
          <w:szCs w:val="24"/>
        </w:rPr>
        <w:t>2</w:t>
      </w:r>
      <w:r>
        <w:rPr>
          <w:rFonts w:hint="eastAsia" w:asciiTheme="minorEastAsia" w:hAnsiTheme="minorEastAsia" w:eastAsiaTheme="minorEastAsia"/>
          <w:sz w:val="24"/>
          <w:szCs w:val="24"/>
        </w:rPr>
        <w:t>、严格遵守我司相关业务活动中的管理制度要求及廉洁建设规定，</w:t>
      </w:r>
      <w:r>
        <w:rPr>
          <w:rFonts w:asciiTheme="minorEastAsia" w:hAnsiTheme="minorEastAsia" w:eastAsiaTheme="minorEastAsia"/>
          <w:sz w:val="24"/>
          <w:szCs w:val="24"/>
        </w:rPr>
        <w:t>在供应商入围</w:t>
      </w:r>
      <w:r>
        <w:rPr>
          <w:rFonts w:hint="eastAsia" w:asciiTheme="minorEastAsia" w:hAnsiTheme="minorEastAsia" w:eastAsiaTheme="minorEastAsia"/>
          <w:sz w:val="24"/>
          <w:szCs w:val="24"/>
        </w:rPr>
        <w:t>、</w:t>
      </w:r>
      <w:r>
        <w:rPr>
          <w:rFonts w:asciiTheme="minorEastAsia" w:hAnsiTheme="minorEastAsia" w:eastAsiaTheme="minorEastAsia"/>
          <w:sz w:val="24"/>
          <w:szCs w:val="24"/>
        </w:rPr>
        <w:t>招标</w:t>
      </w:r>
      <w:r>
        <w:rPr>
          <w:rFonts w:hint="eastAsia" w:asciiTheme="minorEastAsia" w:hAnsiTheme="minorEastAsia" w:eastAsiaTheme="minorEastAsia"/>
          <w:sz w:val="24"/>
          <w:szCs w:val="24"/>
        </w:rPr>
        <w:t>投标、比价直委、</w:t>
      </w:r>
      <w:r>
        <w:rPr>
          <w:rFonts w:asciiTheme="minorEastAsia" w:hAnsiTheme="minorEastAsia" w:eastAsiaTheme="minorEastAsia"/>
          <w:sz w:val="24"/>
          <w:szCs w:val="24"/>
        </w:rPr>
        <w:t>合同订立、</w:t>
      </w:r>
      <w:r>
        <w:rPr>
          <w:rFonts w:hint="eastAsia" w:asciiTheme="minorEastAsia" w:hAnsiTheme="minorEastAsia" w:eastAsiaTheme="minorEastAsia"/>
          <w:sz w:val="24"/>
          <w:szCs w:val="24"/>
        </w:rPr>
        <w:t>合同</w:t>
      </w:r>
      <w:r>
        <w:rPr>
          <w:rFonts w:asciiTheme="minorEastAsia" w:hAnsiTheme="minorEastAsia" w:eastAsiaTheme="minorEastAsia"/>
          <w:sz w:val="24"/>
          <w:szCs w:val="24"/>
        </w:rPr>
        <w:t>履行</w:t>
      </w:r>
      <w:r>
        <w:rPr>
          <w:rFonts w:hint="eastAsia" w:asciiTheme="minorEastAsia" w:hAnsiTheme="minorEastAsia" w:eastAsiaTheme="minorEastAsia"/>
          <w:sz w:val="24"/>
          <w:szCs w:val="24"/>
        </w:rPr>
        <w:t>等业务环节中做到</w:t>
      </w:r>
      <w:r>
        <w:rPr>
          <w:rFonts w:asciiTheme="minorEastAsia" w:hAnsiTheme="minorEastAsia" w:eastAsiaTheme="minorEastAsia"/>
          <w:sz w:val="24"/>
          <w:szCs w:val="24"/>
        </w:rPr>
        <w:t>廉洁自律。</w:t>
      </w:r>
    </w:p>
    <w:p w14:paraId="39211774">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3</w:t>
      </w:r>
      <w:r>
        <w:rPr>
          <w:rFonts w:hint="eastAsia" w:asciiTheme="minorEastAsia" w:hAnsiTheme="minorEastAsia" w:eastAsiaTheme="minorEastAsia"/>
          <w:sz w:val="24"/>
          <w:szCs w:val="24"/>
        </w:rPr>
        <w:t>、建立健全自我制约制度，开展廉洁教育，公布举报途径，监督并认真查处违法、违规、违纪行为，发现对方在合作过程中有违法、违规、违纪行为的，应及时向对方举报。</w:t>
      </w:r>
    </w:p>
    <w:p w14:paraId="55EF22AD">
      <w:pPr>
        <w:spacing w:line="420" w:lineRule="exact"/>
        <w:ind w:firstLine="513" w:firstLineChars="213"/>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二、甲方责任</w:t>
      </w:r>
    </w:p>
    <w:p w14:paraId="62FA4CE6">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1、按照公平、公正、公开和诚实信用的原则开展各项业务，为乙方提供公平的竞争环境与平台。</w:t>
      </w:r>
    </w:p>
    <w:p w14:paraId="046A803E">
      <w:pPr>
        <w:spacing w:line="420" w:lineRule="exact"/>
        <w:ind w:firstLine="511" w:firstLineChars="213"/>
        <w:rPr>
          <w:rFonts w:asciiTheme="minorEastAsia" w:hAnsiTheme="minorEastAsia" w:eastAsiaTheme="minorEastAsia"/>
          <w:b/>
          <w:bCs/>
          <w:sz w:val="24"/>
          <w:szCs w:val="24"/>
        </w:rPr>
      </w:pPr>
      <w:r>
        <w:rPr>
          <w:rFonts w:asciiTheme="minorEastAsia" w:hAnsiTheme="minorEastAsia" w:eastAsiaTheme="minorEastAsia"/>
          <w:sz w:val="24"/>
          <w:szCs w:val="24"/>
        </w:rPr>
        <w:t>2</w:t>
      </w:r>
      <w:r>
        <w:rPr>
          <w:rFonts w:hint="eastAsia" w:asciiTheme="minorEastAsia" w:hAnsiTheme="minorEastAsia" w:eastAsiaTheme="minorEastAsia"/>
          <w:sz w:val="24"/>
          <w:szCs w:val="24"/>
        </w:rPr>
        <w:t>、甲方工作人员不得参与影响相关工作正常和公正开展的其他活动，如宴请、娱乐活动等，</w:t>
      </w:r>
      <w:r>
        <w:rPr>
          <w:rFonts w:asciiTheme="minorEastAsia" w:hAnsiTheme="minorEastAsia" w:eastAsiaTheme="minorEastAsia"/>
          <w:sz w:val="24"/>
          <w:szCs w:val="24"/>
        </w:rPr>
        <w:t>如甲方工作人员确因实际情况须参加宴请、进行娱乐活动的，须事先按行政隶属关系报请</w:t>
      </w:r>
      <w:r>
        <w:rPr>
          <w:rFonts w:hint="eastAsia" w:asciiTheme="minorEastAsia" w:hAnsiTheme="minorEastAsia" w:eastAsiaTheme="minorEastAsia"/>
          <w:sz w:val="24"/>
          <w:szCs w:val="24"/>
        </w:rPr>
        <w:t>部门负责人</w:t>
      </w:r>
      <w:r>
        <w:rPr>
          <w:rFonts w:asciiTheme="minorEastAsia" w:hAnsiTheme="minorEastAsia" w:eastAsiaTheme="minorEastAsia"/>
          <w:sz w:val="24"/>
          <w:szCs w:val="24"/>
        </w:rPr>
        <w:t>批准。</w:t>
      </w:r>
    </w:p>
    <w:p w14:paraId="3FD1CDDD">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3</w:t>
      </w:r>
      <w:r>
        <w:rPr>
          <w:rFonts w:hint="eastAsia" w:asciiTheme="minorEastAsia" w:hAnsiTheme="minorEastAsia" w:eastAsiaTheme="minorEastAsia"/>
          <w:sz w:val="24"/>
          <w:szCs w:val="24"/>
        </w:rPr>
        <w:t>、甲方工作人员不得在乙方及其关联单位报销任何应由甲方或其个人支付的费用。</w:t>
      </w:r>
    </w:p>
    <w:p w14:paraId="3D2FA1C7">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4</w:t>
      </w:r>
      <w:r>
        <w:rPr>
          <w:rFonts w:hint="eastAsia" w:asciiTheme="minorEastAsia" w:hAnsiTheme="minorEastAsia" w:eastAsiaTheme="minorEastAsia"/>
          <w:sz w:val="24"/>
          <w:szCs w:val="24"/>
        </w:rPr>
        <w:t>、甲方工作人员</w:t>
      </w:r>
      <w:r>
        <w:rPr>
          <w:rFonts w:asciiTheme="minorEastAsia" w:hAnsiTheme="minorEastAsia" w:eastAsiaTheme="minorEastAsia"/>
          <w:sz w:val="24"/>
          <w:szCs w:val="24"/>
        </w:rPr>
        <w:t>不得以任何形式向</w:t>
      </w:r>
      <w:r>
        <w:rPr>
          <w:rFonts w:hint="eastAsia" w:asciiTheme="minorEastAsia" w:hAnsiTheme="minorEastAsia" w:eastAsiaTheme="minorEastAsia"/>
          <w:sz w:val="24"/>
          <w:szCs w:val="24"/>
        </w:rPr>
        <w:t>乙方及其关联单位、工作人员</w:t>
      </w:r>
      <w:r>
        <w:rPr>
          <w:rFonts w:asciiTheme="minorEastAsia" w:hAnsiTheme="minorEastAsia" w:eastAsiaTheme="minorEastAsia"/>
          <w:sz w:val="24"/>
          <w:szCs w:val="24"/>
        </w:rPr>
        <w:t>索要</w:t>
      </w:r>
      <w:r>
        <w:rPr>
          <w:rFonts w:hint="eastAsia" w:asciiTheme="minorEastAsia" w:hAnsiTheme="minorEastAsia" w:eastAsiaTheme="minorEastAsia"/>
          <w:sz w:val="24"/>
          <w:szCs w:val="24"/>
        </w:rPr>
        <w:t>或</w:t>
      </w:r>
      <w:r>
        <w:rPr>
          <w:rFonts w:asciiTheme="minorEastAsia" w:hAnsiTheme="minorEastAsia" w:eastAsiaTheme="minorEastAsia"/>
          <w:sz w:val="24"/>
          <w:szCs w:val="24"/>
        </w:rPr>
        <w:t>收受回扣</w:t>
      </w:r>
      <w:r>
        <w:rPr>
          <w:rFonts w:hint="eastAsia" w:asciiTheme="minorEastAsia" w:hAnsiTheme="minorEastAsia" w:eastAsiaTheme="minorEastAsia"/>
          <w:sz w:val="24"/>
          <w:szCs w:val="24"/>
        </w:rPr>
        <w:t>、佣金、红包、</w:t>
      </w:r>
      <w:r>
        <w:rPr>
          <w:rFonts w:asciiTheme="minorEastAsia" w:hAnsiTheme="minorEastAsia" w:eastAsiaTheme="minorEastAsia"/>
          <w:sz w:val="24"/>
          <w:szCs w:val="24"/>
        </w:rPr>
        <w:t>礼金、有价证券</w:t>
      </w:r>
      <w:r>
        <w:rPr>
          <w:rFonts w:hint="eastAsia" w:asciiTheme="minorEastAsia" w:hAnsiTheme="minorEastAsia" w:eastAsiaTheme="minorEastAsia"/>
          <w:sz w:val="24"/>
          <w:szCs w:val="24"/>
        </w:rPr>
        <w:t>、</w:t>
      </w:r>
      <w:r>
        <w:rPr>
          <w:rFonts w:asciiTheme="minorEastAsia" w:hAnsiTheme="minorEastAsia" w:eastAsiaTheme="minorEastAsia"/>
          <w:sz w:val="24"/>
          <w:szCs w:val="24"/>
        </w:rPr>
        <w:t>贵重物品</w:t>
      </w:r>
      <w:r>
        <w:rPr>
          <w:rFonts w:hint="eastAsia" w:asciiTheme="minorEastAsia" w:hAnsiTheme="minorEastAsia" w:eastAsiaTheme="minorEastAsia"/>
          <w:sz w:val="24"/>
          <w:szCs w:val="24"/>
        </w:rPr>
        <w:t>、交易奖励、</w:t>
      </w:r>
      <w:r>
        <w:rPr>
          <w:rFonts w:asciiTheme="minorEastAsia" w:hAnsiTheme="minorEastAsia" w:eastAsiaTheme="minorEastAsia"/>
          <w:sz w:val="24"/>
          <w:szCs w:val="24"/>
        </w:rPr>
        <w:t>好处费</w:t>
      </w:r>
      <w:r>
        <w:rPr>
          <w:rFonts w:hint="eastAsia" w:asciiTheme="minorEastAsia" w:hAnsiTheme="minorEastAsia" w:eastAsiaTheme="minorEastAsia"/>
          <w:sz w:val="24"/>
          <w:szCs w:val="24"/>
        </w:rPr>
        <w:t>及感谢费等非正当利益。</w:t>
      </w:r>
    </w:p>
    <w:p w14:paraId="24EC2022">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5</w:t>
      </w:r>
      <w:r>
        <w:rPr>
          <w:rFonts w:hint="eastAsia" w:asciiTheme="minorEastAsia" w:hAnsiTheme="minorEastAsia" w:eastAsiaTheme="minorEastAsia"/>
          <w:sz w:val="24"/>
          <w:szCs w:val="24"/>
        </w:rPr>
        <w:t>、甲方工作人员不得明示或暗示要求、接受乙方及其关联单位、工作人员为其住房装修、婚丧嫁娶、家属和子女的工作安排以及境内外旅游等提供方便。</w:t>
      </w:r>
    </w:p>
    <w:p w14:paraId="7DAC7432">
      <w:pPr>
        <w:spacing w:line="420" w:lineRule="exact"/>
        <w:ind w:firstLine="513" w:firstLineChars="213"/>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三、乙方责任</w:t>
      </w:r>
    </w:p>
    <w:p w14:paraId="1589098C">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1、</w:t>
      </w:r>
      <w:r>
        <w:rPr>
          <w:rFonts w:asciiTheme="minorEastAsia" w:hAnsiTheme="minorEastAsia" w:eastAsiaTheme="minorEastAsia"/>
          <w:sz w:val="24"/>
          <w:szCs w:val="24"/>
        </w:rPr>
        <w:t>乙方应当通过正常途径开展相关业务，</w:t>
      </w:r>
      <w:r>
        <w:rPr>
          <w:rFonts w:hint="eastAsia" w:asciiTheme="minorEastAsia" w:hAnsiTheme="minorEastAsia" w:eastAsiaTheme="minorEastAsia"/>
          <w:sz w:val="24"/>
          <w:szCs w:val="24"/>
        </w:rPr>
        <w:t>不得通过串标围标、工程虚假测评、虚报工程变签、虚假验收等非正常手段获取项目或获取非正当利益。</w:t>
      </w:r>
    </w:p>
    <w:p w14:paraId="0B76B77F">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2、乙方不得</w:t>
      </w:r>
      <w:r>
        <w:rPr>
          <w:rFonts w:asciiTheme="minorEastAsia" w:hAnsiTheme="minorEastAsia" w:eastAsiaTheme="minorEastAsia"/>
          <w:sz w:val="24"/>
          <w:szCs w:val="24"/>
        </w:rPr>
        <w:t>为谋取私利或某些不正当利益就合同相关的业务内容</w:t>
      </w:r>
      <w:r>
        <w:rPr>
          <w:rFonts w:hint="eastAsia" w:asciiTheme="minorEastAsia" w:hAnsiTheme="minorEastAsia" w:eastAsiaTheme="minorEastAsia"/>
          <w:sz w:val="24"/>
          <w:szCs w:val="24"/>
        </w:rPr>
        <w:t>与甲方（含其工作人员）或利益相关第三方单位（含其工作人员）</w:t>
      </w:r>
      <w:r>
        <w:rPr>
          <w:rFonts w:asciiTheme="minorEastAsia" w:hAnsiTheme="minorEastAsia" w:eastAsiaTheme="minorEastAsia"/>
          <w:sz w:val="24"/>
          <w:szCs w:val="24"/>
        </w:rPr>
        <w:t>私下商谈</w:t>
      </w:r>
      <w:r>
        <w:rPr>
          <w:rFonts w:hint="eastAsia" w:asciiTheme="minorEastAsia" w:hAnsiTheme="minorEastAsia" w:eastAsiaTheme="minorEastAsia"/>
          <w:sz w:val="24"/>
          <w:szCs w:val="24"/>
        </w:rPr>
        <w:t>、</w:t>
      </w:r>
      <w:r>
        <w:rPr>
          <w:rFonts w:asciiTheme="minorEastAsia" w:hAnsiTheme="minorEastAsia" w:eastAsiaTheme="minorEastAsia"/>
          <w:sz w:val="24"/>
          <w:szCs w:val="24"/>
        </w:rPr>
        <w:t>私下达成协议</w:t>
      </w:r>
      <w:r>
        <w:rPr>
          <w:rFonts w:hint="eastAsia" w:asciiTheme="minorEastAsia" w:hAnsiTheme="minorEastAsia" w:eastAsiaTheme="minorEastAsia"/>
          <w:sz w:val="24"/>
          <w:szCs w:val="24"/>
        </w:rPr>
        <w:t>或达成利益默契，</w:t>
      </w:r>
      <w:r>
        <w:rPr>
          <w:rFonts w:asciiTheme="minorEastAsia" w:hAnsiTheme="minorEastAsia" w:eastAsiaTheme="minorEastAsia"/>
          <w:sz w:val="24"/>
          <w:szCs w:val="24"/>
        </w:rPr>
        <w:t>包括但不限于服务提供方选定过程</w:t>
      </w:r>
      <w:r>
        <w:rPr>
          <w:rFonts w:hint="eastAsia" w:asciiTheme="minorEastAsia" w:hAnsiTheme="minorEastAsia" w:eastAsiaTheme="minorEastAsia"/>
          <w:sz w:val="24"/>
          <w:szCs w:val="24"/>
        </w:rPr>
        <w:t>、</w:t>
      </w:r>
      <w:r>
        <w:rPr>
          <w:rFonts w:asciiTheme="minorEastAsia" w:hAnsiTheme="minorEastAsia" w:eastAsiaTheme="minorEastAsia"/>
          <w:sz w:val="24"/>
          <w:szCs w:val="24"/>
        </w:rPr>
        <w:t>设计费用</w:t>
      </w:r>
      <w:r>
        <w:rPr>
          <w:rFonts w:hint="eastAsia" w:asciiTheme="minorEastAsia" w:hAnsiTheme="minorEastAsia" w:eastAsiaTheme="minorEastAsia"/>
          <w:sz w:val="24"/>
          <w:szCs w:val="24"/>
        </w:rPr>
        <w:t>、材料设备选型、材料设备供应及安装、设计变更、招投标过程、工程费用、工程验收、工程质量问题、供方评价、效果评价、费用结算等。</w:t>
      </w:r>
    </w:p>
    <w:p w14:paraId="1EF4E9C3">
      <w:pPr>
        <w:spacing w:line="420" w:lineRule="exact"/>
        <w:ind w:firstLine="480" w:firstLineChars="200"/>
        <w:rPr>
          <w:rFonts w:asciiTheme="minorEastAsia" w:hAnsiTheme="minorEastAsia" w:eastAsiaTheme="minorEastAsia"/>
          <w:sz w:val="24"/>
          <w:szCs w:val="24"/>
        </w:rPr>
      </w:pPr>
      <w:r>
        <w:rPr>
          <w:rFonts w:asciiTheme="minorEastAsia" w:hAnsiTheme="minorEastAsia" w:eastAsiaTheme="minorEastAsia"/>
          <w:sz w:val="24"/>
          <w:szCs w:val="24"/>
        </w:rPr>
        <w:t>3</w:t>
      </w:r>
      <w:r>
        <w:rPr>
          <w:rFonts w:hint="eastAsia" w:asciiTheme="minorEastAsia" w:hAnsiTheme="minorEastAsia" w:eastAsiaTheme="minorEastAsia"/>
          <w:sz w:val="24"/>
          <w:szCs w:val="24"/>
        </w:rPr>
        <w:t>、乙方不得以任何理由为</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利益相关第三方单位（含其工作人员）的住房装修、婚丧嫁娶、家属和子女工作安排以及境内外旅游等提供方便。</w:t>
      </w:r>
    </w:p>
    <w:p w14:paraId="1131435C">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4</w:t>
      </w:r>
      <w:r>
        <w:rPr>
          <w:rFonts w:hint="eastAsia" w:asciiTheme="minorEastAsia" w:hAnsiTheme="minorEastAsia" w:eastAsiaTheme="minorEastAsia"/>
          <w:sz w:val="24"/>
          <w:szCs w:val="24"/>
        </w:rPr>
        <w:t>、乙方不得以任何理由为</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利益相关第三方单位（含其工作人员）报销应由其支付的任何费用。</w:t>
      </w:r>
    </w:p>
    <w:p w14:paraId="2CF10124">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5、乙方不得接受</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利益相关第三方单位（含其工作人员）介绍的家属或者亲友从事与甲方或合同相关业务，也不得与</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利益相关第三方单位（含其工作人员）通过成立公司、协议等方式参与甲方或合同相关业务。</w:t>
      </w:r>
    </w:p>
    <w:p w14:paraId="1051ADA1">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6</w:t>
      </w:r>
      <w:r>
        <w:rPr>
          <w:rFonts w:hint="eastAsia" w:asciiTheme="minorEastAsia" w:hAnsiTheme="minorEastAsia" w:eastAsiaTheme="minorEastAsia"/>
          <w:sz w:val="24"/>
          <w:szCs w:val="24"/>
        </w:rPr>
        <w:t>、乙方</w:t>
      </w:r>
      <w:r>
        <w:rPr>
          <w:rFonts w:asciiTheme="minorEastAsia" w:hAnsiTheme="minorEastAsia" w:eastAsiaTheme="minorEastAsia"/>
          <w:sz w:val="24"/>
          <w:szCs w:val="24"/>
        </w:rPr>
        <w:t>不得为谋取私利或某些不正当利益向</w:t>
      </w:r>
      <w:bookmarkStart w:id="956" w:name="_Hlk57796648"/>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w:t>
      </w:r>
      <w:r>
        <w:rPr>
          <w:rFonts w:asciiTheme="minorEastAsia" w:hAnsiTheme="minorEastAsia" w:eastAsiaTheme="minorEastAsia"/>
          <w:sz w:val="24"/>
          <w:szCs w:val="24"/>
        </w:rPr>
        <w:t>含</w:t>
      </w:r>
      <w:r>
        <w:rPr>
          <w:rFonts w:hint="eastAsia" w:asciiTheme="minorEastAsia" w:hAnsiTheme="minorEastAsia" w:eastAsiaTheme="minorEastAsia"/>
          <w:sz w:val="24"/>
          <w:szCs w:val="24"/>
        </w:rPr>
        <w:t>工作人员</w:t>
      </w:r>
      <w:bookmarkEnd w:id="956"/>
      <w:r>
        <w:rPr>
          <w:rFonts w:hint="eastAsia" w:asciiTheme="minorEastAsia" w:hAnsiTheme="minorEastAsia" w:eastAsiaTheme="minorEastAsia"/>
          <w:sz w:val="24"/>
          <w:szCs w:val="24"/>
        </w:rPr>
        <w:t>）提供宴请、娱乐活动等，赠送或给予红包、</w:t>
      </w:r>
      <w:r>
        <w:rPr>
          <w:rFonts w:asciiTheme="minorEastAsia" w:hAnsiTheme="minorEastAsia" w:eastAsiaTheme="minorEastAsia"/>
          <w:sz w:val="24"/>
          <w:szCs w:val="24"/>
        </w:rPr>
        <w:t>礼金、有价证券</w:t>
      </w:r>
      <w:r>
        <w:rPr>
          <w:rFonts w:hint="eastAsia" w:asciiTheme="minorEastAsia" w:hAnsiTheme="minorEastAsia" w:eastAsiaTheme="minorEastAsia"/>
          <w:sz w:val="24"/>
          <w:szCs w:val="24"/>
        </w:rPr>
        <w:t>、</w:t>
      </w:r>
      <w:r>
        <w:rPr>
          <w:rFonts w:asciiTheme="minorEastAsia" w:hAnsiTheme="minorEastAsia" w:eastAsiaTheme="minorEastAsia"/>
          <w:sz w:val="24"/>
          <w:szCs w:val="24"/>
        </w:rPr>
        <w:t>贵重物品</w:t>
      </w:r>
      <w:r>
        <w:rPr>
          <w:rFonts w:hint="eastAsia" w:asciiTheme="minorEastAsia" w:hAnsiTheme="minorEastAsia" w:eastAsiaTheme="minorEastAsia"/>
          <w:sz w:val="24"/>
          <w:szCs w:val="24"/>
        </w:rPr>
        <w:t>、</w:t>
      </w:r>
      <w:r>
        <w:rPr>
          <w:rFonts w:asciiTheme="minorEastAsia" w:hAnsiTheme="minorEastAsia" w:eastAsiaTheme="minorEastAsia"/>
          <w:sz w:val="24"/>
          <w:szCs w:val="24"/>
        </w:rPr>
        <w:t>回扣</w:t>
      </w:r>
      <w:r>
        <w:rPr>
          <w:rFonts w:hint="eastAsia" w:asciiTheme="minorEastAsia" w:hAnsiTheme="minorEastAsia" w:eastAsiaTheme="minorEastAsia"/>
          <w:sz w:val="24"/>
          <w:szCs w:val="24"/>
        </w:rPr>
        <w:t>、交易奖励、</w:t>
      </w:r>
      <w:r>
        <w:rPr>
          <w:rFonts w:asciiTheme="minorEastAsia" w:hAnsiTheme="minorEastAsia" w:eastAsiaTheme="minorEastAsia"/>
          <w:sz w:val="24"/>
          <w:szCs w:val="24"/>
        </w:rPr>
        <w:t>好处费</w:t>
      </w:r>
      <w:r>
        <w:rPr>
          <w:rFonts w:hint="eastAsia" w:asciiTheme="minorEastAsia" w:hAnsiTheme="minorEastAsia" w:eastAsiaTheme="minorEastAsia"/>
          <w:sz w:val="24"/>
          <w:szCs w:val="24"/>
        </w:rPr>
        <w:t>、感谢费等非正当利益。</w:t>
      </w:r>
    </w:p>
    <w:p w14:paraId="78E93B47">
      <w:pPr>
        <w:spacing w:line="420" w:lineRule="exact"/>
        <w:ind w:firstLine="511" w:firstLineChars="213"/>
        <w:rPr>
          <w:rFonts w:asciiTheme="minorEastAsia" w:hAnsiTheme="minorEastAsia" w:eastAsiaTheme="minorEastAsia"/>
          <w:sz w:val="24"/>
        </w:rPr>
      </w:pPr>
      <w:r>
        <w:rPr>
          <w:rFonts w:asciiTheme="minorEastAsia" w:hAnsiTheme="minorEastAsia" w:eastAsiaTheme="minorEastAsia"/>
          <w:sz w:val="24"/>
          <w:szCs w:val="24"/>
        </w:rPr>
        <w:t>7</w:t>
      </w:r>
      <w:r>
        <w:rPr>
          <w:rFonts w:hint="eastAsia" w:asciiTheme="minorEastAsia" w:hAnsiTheme="minorEastAsia" w:eastAsiaTheme="minorEastAsia"/>
          <w:sz w:val="24"/>
          <w:szCs w:val="24"/>
        </w:rPr>
        <w:t>、乙方不得</w:t>
      </w:r>
      <w:r>
        <w:rPr>
          <w:rFonts w:asciiTheme="minorEastAsia" w:hAnsiTheme="minorEastAsia" w:eastAsiaTheme="minorEastAsia"/>
          <w:sz w:val="24"/>
          <w:szCs w:val="24"/>
        </w:rPr>
        <w:t>为谋取私利或某些不正当利益</w:t>
      </w:r>
      <w:r>
        <w:rPr>
          <w:rFonts w:hint="eastAsia" w:asciiTheme="minorEastAsia" w:hAnsiTheme="minorEastAsia" w:eastAsiaTheme="minorEastAsia"/>
          <w:sz w:val="24"/>
          <w:szCs w:val="24"/>
        </w:rPr>
        <w:t>接受</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利益相关第三方单位（含其工作人员）宴请、娱乐活动、行贿等，包括但不限于索要或收受</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利益相关第三方单位（含其工作人员）的红包、礼金、有价证券、贵重物品、</w:t>
      </w:r>
      <w:r>
        <w:rPr>
          <w:rFonts w:asciiTheme="minorEastAsia" w:hAnsiTheme="minorEastAsia" w:eastAsiaTheme="minorEastAsia"/>
          <w:sz w:val="24"/>
          <w:szCs w:val="24"/>
        </w:rPr>
        <w:t>回扣</w:t>
      </w:r>
      <w:r>
        <w:rPr>
          <w:rFonts w:hint="eastAsia" w:asciiTheme="minorEastAsia" w:hAnsiTheme="minorEastAsia" w:eastAsiaTheme="minorEastAsia"/>
          <w:sz w:val="24"/>
          <w:szCs w:val="24"/>
        </w:rPr>
        <w:t>、交易奖励、</w:t>
      </w:r>
      <w:r>
        <w:rPr>
          <w:rFonts w:asciiTheme="minorEastAsia" w:hAnsiTheme="minorEastAsia" w:eastAsiaTheme="minorEastAsia"/>
          <w:sz w:val="24"/>
          <w:szCs w:val="24"/>
        </w:rPr>
        <w:t>好处费</w:t>
      </w:r>
      <w:r>
        <w:rPr>
          <w:rFonts w:hint="eastAsia" w:asciiTheme="minorEastAsia" w:hAnsiTheme="minorEastAsia" w:eastAsiaTheme="minorEastAsia"/>
          <w:sz w:val="24"/>
          <w:szCs w:val="24"/>
        </w:rPr>
        <w:t>、感谢费等非正当利益，在</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处报销费用及安排家属或者亲友进行与甲方、利益相关第三方或合同有关的业务，接受甲方或利益相关第三方单位提供的住房装修、婚丧嫁娶、家属和子女的工作安排、出国等便利和服务。</w:t>
      </w:r>
    </w:p>
    <w:p w14:paraId="3325D8D5">
      <w:pPr>
        <w:spacing w:line="420" w:lineRule="exact"/>
        <w:ind w:firstLine="511" w:firstLineChars="213"/>
        <w:rPr>
          <w:rFonts w:asciiTheme="minorEastAsia" w:hAnsiTheme="minorEastAsia" w:eastAsiaTheme="minorEastAsia"/>
          <w:sz w:val="24"/>
        </w:rPr>
      </w:pPr>
      <w:r>
        <w:rPr>
          <w:rFonts w:asciiTheme="minorEastAsia" w:hAnsiTheme="minorEastAsia" w:eastAsiaTheme="minorEastAsia"/>
          <w:sz w:val="24"/>
          <w:szCs w:val="24"/>
        </w:rPr>
        <w:t>8</w:t>
      </w:r>
      <w:r>
        <w:rPr>
          <w:rFonts w:hint="eastAsia" w:asciiTheme="minorEastAsia" w:hAnsiTheme="minorEastAsia" w:eastAsiaTheme="minorEastAsia"/>
          <w:sz w:val="24"/>
          <w:szCs w:val="24"/>
        </w:rPr>
        <w:t>、乙方不得以任何理由与</w:t>
      </w:r>
      <w:r>
        <w:rPr>
          <w:rFonts w:asciiTheme="minorEastAsia" w:hAnsiTheme="minorEastAsia" w:eastAsiaTheme="minorEastAsia"/>
          <w:sz w:val="24"/>
          <w:szCs w:val="24"/>
        </w:rPr>
        <w:t>甲方</w:t>
      </w:r>
      <w:r>
        <w:rPr>
          <w:rFonts w:hint="eastAsia" w:asciiTheme="minorEastAsia" w:hAnsiTheme="minorEastAsia" w:eastAsiaTheme="minorEastAsia"/>
          <w:sz w:val="24"/>
          <w:szCs w:val="24"/>
        </w:rPr>
        <w:t>（含其工作人员）</w:t>
      </w:r>
      <w:r>
        <w:rPr>
          <w:rFonts w:asciiTheme="minorEastAsia" w:hAnsiTheme="minorEastAsia" w:eastAsiaTheme="minorEastAsia"/>
          <w:sz w:val="24"/>
          <w:szCs w:val="24"/>
        </w:rPr>
        <w:t>或</w:t>
      </w:r>
      <w:r>
        <w:rPr>
          <w:rFonts w:hint="eastAsia" w:asciiTheme="minorEastAsia" w:hAnsiTheme="minorEastAsia" w:eastAsiaTheme="minorEastAsia"/>
          <w:sz w:val="24"/>
          <w:szCs w:val="24"/>
        </w:rPr>
        <w:t>利益相关第三方单位（含其工作人员）发生串通舞弊、私下传递抽检信息、造价信息、篡改真实检测结果、相互掩盖真相等影响结果公正、欺瞒甲方的行为。</w:t>
      </w:r>
    </w:p>
    <w:p w14:paraId="1250880D">
      <w:pPr>
        <w:spacing w:line="420" w:lineRule="exact"/>
        <w:ind w:firstLine="480" w:firstLineChars="200"/>
        <w:rPr>
          <w:rFonts w:asciiTheme="minorEastAsia" w:hAnsiTheme="minorEastAsia" w:eastAsiaTheme="minorEastAsia"/>
          <w:sz w:val="24"/>
          <w:szCs w:val="24"/>
        </w:rPr>
      </w:pPr>
      <w:r>
        <w:rPr>
          <w:rFonts w:asciiTheme="minorEastAsia" w:hAnsiTheme="minorEastAsia" w:eastAsiaTheme="minorEastAsia"/>
          <w:sz w:val="24"/>
          <w:szCs w:val="24"/>
        </w:rPr>
        <w:t>9</w:t>
      </w:r>
      <w:r>
        <w:rPr>
          <w:rFonts w:hint="eastAsia" w:asciiTheme="minorEastAsia" w:hAnsiTheme="minorEastAsia" w:eastAsiaTheme="minorEastAsia"/>
          <w:sz w:val="24"/>
          <w:szCs w:val="24"/>
        </w:rPr>
        <w:t>、乙方签订合同以前及合同履行过程中，就其所知悉的或应该知悉的乙方的法定代表人、实际控制人、董事、监事、高级管理人员、业务负责人的亲属或其他利害关系人在我司体系内的任职情况，应事先主动向甲方成本、采购等主责部门申报自己与在职人员的社会关系、在职人员的职务及其他关联情况。</w:t>
      </w:r>
    </w:p>
    <w:p w14:paraId="03128FAE">
      <w:pPr>
        <w:spacing w:line="420" w:lineRule="exact"/>
        <w:ind w:firstLine="480" w:firstLineChars="200"/>
        <w:rPr>
          <w:rFonts w:asciiTheme="minorEastAsia" w:hAnsiTheme="minorEastAsia" w:eastAsiaTheme="minorEastAsia"/>
          <w:sz w:val="24"/>
          <w:szCs w:val="24"/>
        </w:rPr>
      </w:pPr>
      <w:r>
        <w:rPr>
          <w:rFonts w:asciiTheme="minorEastAsia" w:hAnsiTheme="minorEastAsia" w:eastAsiaTheme="minorEastAsia"/>
          <w:sz w:val="24"/>
          <w:szCs w:val="24"/>
        </w:rPr>
        <w:t>10</w:t>
      </w:r>
      <w:r>
        <w:rPr>
          <w:rFonts w:hint="eastAsia" w:asciiTheme="minorEastAsia" w:hAnsiTheme="minorEastAsia" w:eastAsiaTheme="minorEastAsia"/>
          <w:sz w:val="24"/>
          <w:szCs w:val="24"/>
        </w:rPr>
        <w:t>、</w:t>
      </w:r>
      <w:r>
        <w:rPr>
          <w:rFonts w:asciiTheme="minorEastAsia" w:hAnsiTheme="minorEastAsia" w:eastAsiaTheme="minorEastAsia"/>
          <w:sz w:val="24"/>
          <w:szCs w:val="24"/>
        </w:rPr>
        <w:t>乙方如发现甲方工作人员</w:t>
      </w:r>
      <w:r>
        <w:rPr>
          <w:rFonts w:hint="eastAsia" w:asciiTheme="minorEastAsia" w:hAnsiTheme="minorEastAsia" w:eastAsiaTheme="minorEastAsia"/>
          <w:sz w:val="24"/>
          <w:szCs w:val="24"/>
        </w:rPr>
        <w:t>或其他甲方合作单位</w:t>
      </w:r>
      <w:r>
        <w:rPr>
          <w:rFonts w:asciiTheme="minorEastAsia" w:hAnsiTheme="minorEastAsia" w:eastAsiaTheme="minorEastAsia"/>
          <w:sz w:val="24"/>
          <w:szCs w:val="24"/>
        </w:rPr>
        <w:t>有违反</w:t>
      </w:r>
      <w:r>
        <w:rPr>
          <w:rFonts w:hint="eastAsia" w:asciiTheme="minorEastAsia" w:hAnsiTheme="minorEastAsia" w:eastAsiaTheme="minorEastAsia"/>
          <w:sz w:val="24"/>
          <w:szCs w:val="24"/>
        </w:rPr>
        <w:t>本</w:t>
      </w:r>
      <w:r>
        <w:rPr>
          <w:rFonts w:asciiTheme="minorEastAsia" w:hAnsiTheme="minorEastAsia" w:eastAsiaTheme="minorEastAsia"/>
          <w:sz w:val="24"/>
          <w:szCs w:val="24"/>
        </w:rPr>
        <w:t>协议者，应向甲方举报。</w:t>
      </w:r>
      <w:r>
        <w:rPr>
          <w:rFonts w:hint="eastAsia" w:asciiTheme="minorEastAsia" w:hAnsiTheme="minorEastAsia" w:eastAsiaTheme="minorEastAsia"/>
          <w:sz w:val="24"/>
          <w:szCs w:val="24"/>
        </w:rPr>
        <w:t>甲方应依法保护举报人员，并给举报有功人员予以奖励。</w:t>
      </w:r>
    </w:p>
    <w:p w14:paraId="53B306A9">
      <w:pPr>
        <w:spacing w:line="420" w:lineRule="exact"/>
        <w:ind w:firstLine="600" w:firstLineChars="250"/>
        <w:rPr>
          <w:rFonts w:asciiTheme="minorEastAsia" w:hAnsiTheme="minorEastAsia" w:eastAsiaTheme="minorEastAsia"/>
          <w:sz w:val="24"/>
          <w:szCs w:val="24"/>
        </w:rPr>
      </w:pPr>
      <w:r>
        <w:rPr>
          <w:rFonts w:hint="eastAsia" w:asciiTheme="minorEastAsia" w:hAnsiTheme="minorEastAsia" w:eastAsiaTheme="minorEastAsia"/>
          <w:sz w:val="24"/>
          <w:szCs w:val="24"/>
        </w:rPr>
        <w:t>投诉举报途径：</w:t>
      </w:r>
    </w:p>
    <w:p w14:paraId="25535463">
      <w:pPr>
        <w:spacing w:line="420" w:lineRule="exact"/>
        <w:ind w:firstLine="600" w:firstLineChars="250"/>
        <w:rPr>
          <w:rFonts w:asciiTheme="minorEastAsia" w:hAnsiTheme="minorEastAsia" w:eastAsiaTheme="minorEastAsia"/>
          <w:sz w:val="24"/>
          <w:szCs w:val="24"/>
        </w:rPr>
      </w:pPr>
      <w:r>
        <w:rPr>
          <w:rFonts w:hint="eastAsia" w:asciiTheme="minorEastAsia" w:hAnsiTheme="minorEastAsia" w:eastAsiaTheme="minorEastAsia"/>
          <w:sz w:val="24"/>
          <w:szCs w:val="24"/>
        </w:rPr>
        <w:drawing>
          <wp:anchor distT="0" distB="0" distL="114300" distR="114300" simplePos="0" relativeHeight="251877376" behindDoc="0" locked="0" layoutInCell="1" allowOverlap="1">
            <wp:simplePos x="0" y="0"/>
            <wp:positionH relativeFrom="column">
              <wp:posOffset>827405</wp:posOffset>
            </wp:positionH>
            <wp:positionV relativeFrom="paragraph">
              <wp:posOffset>86360</wp:posOffset>
            </wp:positionV>
            <wp:extent cx="795020" cy="730885"/>
            <wp:effectExtent l="0" t="0" r="5715" b="3810"/>
            <wp:wrapNone/>
            <wp:docPr id="8" name="图片 8" descr="微信图片_2017121220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17121220520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795020" cy="730885"/>
                    </a:xfrm>
                    <a:prstGeom prst="rect">
                      <a:avLst/>
                    </a:prstGeom>
                    <a:noFill/>
                    <a:ln>
                      <a:noFill/>
                    </a:ln>
                  </pic:spPr>
                </pic:pic>
              </a:graphicData>
            </a:graphic>
          </wp:anchor>
        </w:drawing>
      </w:r>
      <w:r>
        <w:rPr>
          <w:rFonts w:hint="eastAsia" w:asciiTheme="minorEastAsia" w:hAnsiTheme="minorEastAsia" w:eastAsiaTheme="minorEastAsia"/>
          <w:sz w:val="24"/>
          <w:szCs w:val="24"/>
        </w:rPr>
        <w:t>微信：</w:t>
      </w:r>
    </w:p>
    <w:p w14:paraId="238CB8E7">
      <w:pPr>
        <w:spacing w:line="420" w:lineRule="exact"/>
        <w:ind w:firstLine="511" w:firstLineChars="213"/>
        <w:rPr>
          <w:rFonts w:asciiTheme="minorEastAsia" w:hAnsiTheme="minorEastAsia" w:eastAsiaTheme="minorEastAsia"/>
          <w:sz w:val="24"/>
          <w:szCs w:val="24"/>
        </w:rPr>
      </w:pPr>
    </w:p>
    <w:p w14:paraId="4138E1B8">
      <w:pPr>
        <w:spacing w:line="420" w:lineRule="exact"/>
        <w:ind w:firstLine="511" w:firstLineChars="213"/>
        <w:rPr>
          <w:rFonts w:asciiTheme="minorEastAsia" w:hAnsiTheme="minorEastAsia" w:eastAsiaTheme="minorEastAsia"/>
          <w:sz w:val="24"/>
          <w:szCs w:val="24"/>
        </w:rPr>
      </w:pPr>
    </w:p>
    <w:p w14:paraId="399738BB">
      <w:pPr>
        <w:spacing w:line="420" w:lineRule="exact"/>
        <w:ind w:firstLine="513" w:firstLineChars="213"/>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四、违约责任</w:t>
      </w:r>
    </w:p>
    <w:p w14:paraId="1662C5D0">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一经</w:t>
      </w:r>
      <w:r>
        <w:rPr>
          <w:rFonts w:asciiTheme="minorEastAsia" w:hAnsiTheme="minorEastAsia" w:eastAsiaTheme="minorEastAsia"/>
          <w:sz w:val="24"/>
          <w:szCs w:val="24"/>
        </w:rPr>
        <w:t>发现乙方有违反本协议或者采用不正当的手段行贿甲方</w:t>
      </w:r>
      <w:r>
        <w:rPr>
          <w:rFonts w:hint="eastAsia" w:asciiTheme="minorEastAsia" w:hAnsiTheme="minorEastAsia" w:eastAsiaTheme="minorEastAsia"/>
          <w:sz w:val="24"/>
          <w:szCs w:val="24"/>
        </w:rPr>
        <w:t>（含其</w:t>
      </w:r>
      <w:r>
        <w:rPr>
          <w:rFonts w:asciiTheme="minorEastAsia" w:hAnsiTheme="minorEastAsia" w:eastAsiaTheme="minorEastAsia"/>
          <w:sz w:val="24"/>
          <w:szCs w:val="24"/>
        </w:rPr>
        <w:t>工作人员</w:t>
      </w:r>
      <w:r>
        <w:rPr>
          <w:rFonts w:hint="eastAsia" w:asciiTheme="minorEastAsia" w:hAnsiTheme="minorEastAsia" w:eastAsiaTheme="minorEastAsia"/>
          <w:sz w:val="24"/>
          <w:szCs w:val="24"/>
        </w:rPr>
        <w:t>）或甲方委托的利益相关第三方单位（含其工作人员）行为</w:t>
      </w:r>
      <w:r>
        <w:rPr>
          <w:rFonts w:asciiTheme="minorEastAsia" w:hAnsiTheme="minorEastAsia" w:eastAsiaTheme="minorEastAsia"/>
          <w:sz w:val="24"/>
          <w:szCs w:val="24"/>
        </w:rPr>
        <w:t>的，</w:t>
      </w:r>
      <w:r>
        <w:rPr>
          <w:rFonts w:hint="eastAsia" w:asciiTheme="minorEastAsia" w:hAnsiTheme="minorEastAsia" w:eastAsiaTheme="minorEastAsia"/>
          <w:sz w:val="24"/>
          <w:szCs w:val="24"/>
        </w:rPr>
        <w:t>甲方</w:t>
      </w:r>
      <w:r>
        <w:rPr>
          <w:rFonts w:asciiTheme="minorEastAsia" w:hAnsiTheme="minorEastAsia" w:eastAsiaTheme="minorEastAsia"/>
          <w:sz w:val="24"/>
          <w:szCs w:val="24"/>
        </w:rPr>
        <w:t>有权对乙方</w:t>
      </w:r>
      <w:r>
        <w:rPr>
          <w:rFonts w:hint="eastAsia" w:asciiTheme="minorEastAsia" w:hAnsiTheme="minorEastAsia" w:eastAsiaTheme="minorEastAsia"/>
          <w:sz w:val="24"/>
          <w:szCs w:val="24"/>
        </w:rPr>
        <w:t>同时</w:t>
      </w:r>
      <w:r>
        <w:rPr>
          <w:rFonts w:asciiTheme="minorEastAsia" w:hAnsiTheme="minorEastAsia" w:eastAsiaTheme="minorEastAsia"/>
          <w:sz w:val="24"/>
          <w:szCs w:val="24"/>
        </w:rPr>
        <w:t>采取下列任一</w:t>
      </w:r>
      <w:r>
        <w:rPr>
          <w:rFonts w:hint="eastAsia" w:asciiTheme="minorEastAsia" w:hAnsiTheme="minorEastAsia" w:eastAsiaTheme="minorEastAsia"/>
          <w:sz w:val="24"/>
          <w:szCs w:val="24"/>
        </w:rPr>
        <w:t>项或</w:t>
      </w:r>
      <w:r>
        <w:rPr>
          <w:rFonts w:asciiTheme="minorEastAsia" w:hAnsiTheme="minorEastAsia" w:eastAsiaTheme="minorEastAsia"/>
          <w:sz w:val="24"/>
          <w:szCs w:val="24"/>
        </w:rPr>
        <w:t>多项措施：</w:t>
      </w:r>
    </w:p>
    <w:p w14:paraId="3B58DB26">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1</w:t>
      </w:r>
      <w:r>
        <w:rPr>
          <w:rFonts w:hint="eastAsia" w:asciiTheme="minorEastAsia" w:hAnsiTheme="minorEastAsia" w:eastAsiaTheme="minorEastAsia"/>
          <w:sz w:val="24"/>
          <w:szCs w:val="24"/>
        </w:rPr>
        <w:t>、要求</w:t>
      </w:r>
      <w:r>
        <w:rPr>
          <w:rFonts w:asciiTheme="minorEastAsia" w:hAnsiTheme="minorEastAsia" w:eastAsiaTheme="minorEastAsia"/>
          <w:sz w:val="24"/>
          <w:szCs w:val="24"/>
        </w:rPr>
        <w:t>乙方限期纠正；</w:t>
      </w:r>
    </w:p>
    <w:p w14:paraId="0ECAC234">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2</w:t>
      </w:r>
      <w:r>
        <w:rPr>
          <w:rFonts w:hint="eastAsia" w:asciiTheme="minorEastAsia" w:hAnsiTheme="minorEastAsia" w:eastAsiaTheme="minorEastAsia"/>
          <w:sz w:val="24"/>
          <w:szCs w:val="24"/>
        </w:rPr>
        <w:t>、扣留全部履约保证金或扣减与履约保函等值金额的合同费用，不再支付；</w:t>
      </w:r>
    </w:p>
    <w:p w14:paraId="3E675146">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3</w:t>
      </w:r>
      <w:r>
        <w:rPr>
          <w:rFonts w:hint="eastAsia" w:asciiTheme="minorEastAsia" w:hAnsiTheme="minorEastAsia" w:eastAsiaTheme="minorEastAsia"/>
          <w:sz w:val="24"/>
          <w:szCs w:val="24"/>
        </w:rPr>
        <w:t>、根据</w:t>
      </w:r>
      <w:r>
        <w:rPr>
          <w:rFonts w:asciiTheme="minorEastAsia" w:hAnsiTheme="minorEastAsia" w:eastAsiaTheme="minorEastAsia"/>
          <w:sz w:val="24"/>
          <w:szCs w:val="24"/>
        </w:rPr>
        <w:t>情节严重情况</w:t>
      </w:r>
      <w:r>
        <w:rPr>
          <w:rFonts w:hint="eastAsia" w:asciiTheme="minorEastAsia" w:hAnsiTheme="minorEastAsia" w:eastAsiaTheme="minorEastAsia"/>
          <w:sz w:val="24"/>
          <w:szCs w:val="24"/>
        </w:rPr>
        <w:t>、后果</w:t>
      </w:r>
      <w:r>
        <w:rPr>
          <w:rFonts w:asciiTheme="minorEastAsia" w:hAnsiTheme="minorEastAsia" w:eastAsiaTheme="minorEastAsia"/>
          <w:sz w:val="24"/>
          <w:szCs w:val="24"/>
        </w:rPr>
        <w:t>影响程度</w:t>
      </w:r>
      <w:r>
        <w:rPr>
          <w:rFonts w:hint="eastAsia" w:asciiTheme="minorEastAsia" w:hAnsiTheme="minorEastAsia" w:eastAsiaTheme="minorEastAsia"/>
          <w:sz w:val="24"/>
          <w:szCs w:val="24"/>
        </w:rPr>
        <w:t>及</w:t>
      </w:r>
      <w:r>
        <w:rPr>
          <w:rFonts w:asciiTheme="minorEastAsia" w:hAnsiTheme="minorEastAsia" w:eastAsiaTheme="minorEastAsia"/>
          <w:sz w:val="24"/>
          <w:szCs w:val="24"/>
        </w:rPr>
        <w:t>损害范围等</w:t>
      </w:r>
      <w:r>
        <w:rPr>
          <w:rFonts w:hint="eastAsia" w:asciiTheme="minorEastAsia" w:hAnsiTheme="minorEastAsia" w:eastAsiaTheme="minorEastAsia"/>
          <w:sz w:val="24"/>
          <w:szCs w:val="24"/>
        </w:rPr>
        <w:t>，要求</w:t>
      </w:r>
      <w:r>
        <w:rPr>
          <w:rFonts w:asciiTheme="minorEastAsia" w:hAnsiTheme="minorEastAsia" w:eastAsiaTheme="minorEastAsia"/>
          <w:sz w:val="24"/>
          <w:szCs w:val="24"/>
        </w:rPr>
        <w:t>乙方按合同总额</w:t>
      </w:r>
      <w:r>
        <w:rPr>
          <w:rFonts w:hint="eastAsia" w:asciiTheme="minorEastAsia" w:hAnsiTheme="minorEastAsia" w:eastAsiaTheme="minorEastAsia"/>
          <w:sz w:val="24"/>
          <w:szCs w:val="24"/>
        </w:rPr>
        <w:t>（如未签订正式合同则按照乙方投标文件载明的投标总额，</w:t>
      </w:r>
      <w:r>
        <w:rPr>
          <w:rFonts w:asciiTheme="minorEastAsia" w:hAnsiTheme="minorEastAsia" w:eastAsiaTheme="minorEastAsia"/>
          <w:sz w:val="24"/>
          <w:szCs w:val="24"/>
        </w:rPr>
        <w:t>下同</w:t>
      </w:r>
      <w:r>
        <w:rPr>
          <w:rFonts w:hint="eastAsia" w:asciiTheme="minorEastAsia" w:hAnsiTheme="minorEastAsia" w:eastAsiaTheme="minorEastAsia"/>
          <w:sz w:val="24"/>
          <w:szCs w:val="24"/>
        </w:rPr>
        <w:t>）</w:t>
      </w:r>
      <w:r>
        <w:rPr>
          <w:rFonts w:asciiTheme="minorEastAsia" w:hAnsiTheme="minorEastAsia" w:eastAsiaTheme="minorEastAsia"/>
          <w:sz w:val="24"/>
          <w:szCs w:val="24"/>
        </w:rPr>
        <w:t>的1%-10%支付违约金，</w:t>
      </w:r>
      <w:r>
        <w:rPr>
          <w:rFonts w:hint="eastAsia" w:asciiTheme="minorEastAsia" w:hAnsiTheme="minorEastAsia" w:eastAsiaTheme="minorEastAsia"/>
          <w:sz w:val="24"/>
          <w:szCs w:val="24"/>
        </w:rPr>
        <w:t>并要求</w:t>
      </w:r>
      <w:r>
        <w:rPr>
          <w:rFonts w:asciiTheme="minorEastAsia" w:hAnsiTheme="minorEastAsia" w:eastAsiaTheme="minorEastAsia"/>
          <w:sz w:val="24"/>
          <w:szCs w:val="24"/>
        </w:rPr>
        <w:t>乙方</w:t>
      </w:r>
      <w:r>
        <w:rPr>
          <w:rFonts w:hint="eastAsia" w:asciiTheme="minorEastAsia" w:hAnsiTheme="minorEastAsia" w:eastAsiaTheme="minorEastAsia"/>
          <w:sz w:val="24"/>
          <w:szCs w:val="24"/>
        </w:rPr>
        <w:t>赔偿给</w:t>
      </w:r>
      <w:r>
        <w:rPr>
          <w:rFonts w:asciiTheme="minorEastAsia" w:hAnsiTheme="minorEastAsia" w:eastAsiaTheme="minorEastAsia"/>
          <w:sz w:val="24"/>
          <w:szCs w:val="24"/>
        </w:rPr>
        <w:t>甲方造成的全部损失</w:t>
      </w:r>
      <w:r>
        <w:rPr>
          <w:rFonts w:hint="eastAsia" w:asciiTheme="minorEastAsia" w:hAnsiTheme="minorEastAsia" w:eastAsiaTheme="minorEastAsia"/>
          <w:sz w:val="24"/>
          <w:szCs w:val="24"/>
        </w:rPr>
        <w:t>；</w:t>
      </w:r>
    </w:p>
    <w:p w14:paraId="62E74071">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4</w:t>
      </w:r>
      <w:r>
        <w:rPr>
          <w:rFonts w:hint="eastAsia" w:asciiTheme="minorEastAsia" w:hAnsiTheme="minorEastAsia" w:eastAsiaTheme="minorEastAsia"/>
          <w:sz w:val="24"/>
          <w:szCs w:val="24"/>
        </w:rPr>
        <w:t>、单方</w:t>
      </w:r>
      <w:r>
        <w:rPr>
          <w:rFonts w:asciiTheme="minorEastAsia" w:hAnsiTheme="minorEastAsia" w:eastAsiaTheme="minorEastAsia"/>
          <w:sz w:val="24"/>
          <w:szCs w:val="24"/>
        </w:rPr>
        <w:t>解除合同</w:t>
      </w:r>
      <w:r>
        <w:rPr>
          <w:rFonts w:hint="eastAsia" w:asciiTheme="minorEastAsia" w:hAnsiTheme="minorEastAsia" w:eastAsiaTheme="minorEastAsia"/>
          <w:sz w:val="24"/>
          <w:szCs w:val="24"/>
        </w:rPr>
        <w:t>，</w:t>
      </w:r>
      <w:r>
        <w:rPr>
          <w:rFonts w:asciiTheme="minorEastAsia" w:hAnsiTheme="minorEastAsia" w:eastAsiaTheme="minorEastAsia"/>
          <w:sz w:val="24"/>
          <w:szCs w:val="24"/>
        </w:rPr>
        <w:t>而</w:t>
      </w:r>
      <w:r>
        <w:rPr>
          <w:rFonts w:hint="eastAsia" w:asciiTheme="minorEastAsia" w:hAnsiTheme="minorEastAsia" w:eastAsiaTheme="minorEastAsia"/>
          <w:sz w:val="24"/>
          <w:szCs w:val="24"/>
        </w:rPr>
        <w:t>无需</w:t>
      </w:r>
      <w:r>
        <w:rPr>
          <w:rFonts w:asciiTheme="minorEastAsia" w:hAnsiTheme="minorEastAsia" w:eastAsiaTheme="minorEastAsia"/>
          <w:sz w:val="24"/>
          <w:szCs w:val="24"/>
        </w:rPr>
        <w:t>承担任何违约责任</w:t>
      </w:r>
      <w:r>
        <w:rPr>
          <w:rFonts w:hint="eastAsia" w:asciiTheme="minorEastAsia" w:hAnsiTheme="minorEastAsia" w:eastAsiaTheme="minorEastAsia"/>
          <w:sz w:val="24"/>
          <w:szCs w:val="24"/>
        </w:rPr>
        <w:t>；</w:t>
      </w:r>
    </w:p>
    <w:p w14:paraId="0622B50D">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5、将乙方（包括其法定代表人、主要相关涉及人员等）列入我司永久黑名单及行业反腐联盟黑名单，包括但不限于企业反舞弊联盟、阳光诚信联盟等，不允许其通过任何方式与我司及体系内各关联公司有任何业务接触及合作。</w:t>
      </w:r>
    </w:p>
    <w:p w14:paraId="758EA3C0">
      <w:pPr>
        <w:spacing w:line="420" w:lineRule="exact"/>
        <w:ind w:firstLine="513" w:firstLineChars="213"/>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五、审计及检查配合</w:t>
      </w:r>
    </w:p>
    <w:p w14:paraId="381526C0">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1、甲方审计和检查期间，乙方需积极配合审计及检查工作，及时准确提供所需真实资料、配合审计调查/访谈工作，并应对调查/访谈内容进行严格保密；</w:t>
      </w:r>
    </w:p>
    <w:p w14:paraId="30D230E5">
      <w:pPr>
        <w:spacing w:line="420" w:lineRule="exact"/>
        <w:ind w:firstLine="511" w:firstLineChars="213"/>
        <w:rPr>
          <w:rFonts w:asciiTheme="minorEastAsia" w:hAnsiTheme="minorEastAsia" w:eastAsiaTheme="minorEastAsia"/>
          <w:sz w:val="24"/>
          <w:szCs w:val="24"/>
        </w:rPr>
      </w:pPr>
      <w:r>
        <w:rPr>
          <w:rFonts w:asciiTheme="minorEastAsia" w:hAnsiTheme="minorEastAsia" w:eastAsiaTheme="minorEastAsia"/>
          <w:sz w:val="24"/>
          <w:szCs w:val="24"/>
        </w:rPr>
        <w:t>2</w:t>
      </w:r>
      <w:r>
        <w:rPr>
          <w:rFonts w:hint="eastAsia" w:asciiTheme="minorEastAsia" w:hAnsiTheme="minorEastAsia" w:eastAsiaTheme="minorEastAsia"/>
          <w:sz w:val="24"/>
          <w:szCs w:val="24"/>
        </w:rPr>
        <w:t>、乙方在被审计、检查期间，如甲方审计人员在审计过程中发现乙方存在违规行为或重大嫌疑，甲方可先行暂停乙方相关业务、付款等经济行为，乙方不得以此提出异议；</w:t>
      </w:r>
    </w:p>
    <w:p w14:paraId="68218A81">
      <w:pPr>
        <w:spacing w:line="420" w:lineRule="exact"/>
        <w:ind w:firstLine="511" w:firstLineChars="213"/>
        <w:rPr>
          <w:rFonts w:asciiTheme="minorEastAsia" w:hAnsiTheme="minorEastAsia" w:eastAsiaTheme="minorEastAsia"/>
          <w:sz w:val="24"/>
          <w:szCs w:val="24"/>
        </w:rPr>
      </w:pPr>
      <w:r>
        <w:rPr>
          <w:rFonts w:hint="eastAsia" w:asciiTheme="minorEastAsia" w:hAnsiTheme="minorEastAsia" w:eastAsiaTheme="minorEastAsia"/>
          <w:sz w:val="24"/>
          <w:szCs w:val="24"/>
        </w:rPr>
        <w:t>3、甲方审计和检查期间，乙方如出现以下行为，将处以合同总额1%-</w:t>
      </w:r>
      <w:r>
        <w:rPr>
          <w:rFonts w:asciiTheme="minorEastAsia" w:hAnsiTheme="minorEastAsia" w:eastAsiaTheme="minorEastAsia"/>
          <w:sz w:val="24"/>
          <w:szCs w:val="24"/>
        </w:rPr>
        <w:t>5%</w:t>
      </w:r>
      <w:r>
        <w:rPr>
          <w:rFonts w:hint="eastAsia" w:asciiTheme="minorEastAsia" w:hAnsiTheme="minorEastAsia" w:eastAsiaTheme="minorEastAsia"/>
          <w:sz w:val="24"/>
          <w:szCs w:val="24"/>
        </w:rPr>
        <w:t>的违约金，情节严重者将列入我司黑名单处理：</w:t>
      </w:r>
    </w:p>
    <w:p w14:paraId="371D38A0">
      <w:pPr>
        <w:spacing w:line="42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（1）拖延、阻挠、妨碍审计检查工作；</w:t>
      </w:r>
    </w:p>
    <w:p w14:paraId="72CE4640">
      <w:pPr>
        <w:spacing w:line="42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（2）转移、隐匿、篡改、伪造关键资料；</w:t>
      </w:r>
    </w:p>
    <w:p w14:paraId="5EAAD371">
      <w:pPr>
        <w:spacing w:line="42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（3）提供虚假信息或资料误导审计方向；</w:t>
      </w:r>
    </w:p>
    <w:p w14:paraId="64A390FD">
      <w:pPr>
        <w:spacing w:line="42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（4）威胁、打击报复审计人员或举报人。</w:t>
      </w:r>
    </w:p>
    <w:p w14:paraId="6F8203A7">
      <w:pPr>
        <w:spacing w:line="420" w:lineRule="exact"/>
        <w:ind w:firstLine="482" w:firstLineChars="200"/>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六</w:t>
      </w:r>
      <w:r>
        <w:rPr>
          <w:rFonts w:asciiTheme="minorEastAsia" w:hAnsiTheme="minorEastAsia" w:eastAsiaTheme="minorEastAsia"/>
          <w:b/>
          <w:bCs/>
          <w:sz w:val="24"/>
          <w:szCs w:val="24"/>
        </w:rPr>
        <w:t>、本廉洁协议</w:t>
      </w:r>
      <w:r>
        <w:rPr>
          <w:rFonts w:hint="eastAsia" w:asciiTheme="minorEastAsia" w:hAnsiTheme="minorEastAsia" w:eastAsiaTheme="minorEastAsia"/>
          <w:b/>
          <w:bCs/>
          <w:sz w:val="24"/>
          <w:szCs w:val="24"/>
        </w:rPr>
        <w:t>自双方签署（法人加盖物理印章或符合《电子签名法》的可靠电子印章、自然人签字捺印或采取符合《电子签名法》的可靠电子签名）之日起生效。</w:t>
      </w:r>
    </w:p>
    <w:p w14:paraId="52FCE836">
      <w:pPr>
        <w:spacing w:line="420" w:lineRule="exact"/>
        <w:ind w:firstLine="482" w:firstLineChars="200"/>
        <w:rPr>
          <w:rFonts w:asciiTheme="minorEastAsia" w:hAnsiTheme="minorEastAsia" w:eastAsiaTheme="minorEastAsia"/>
          <w:b/>
          <w:bCs/>
          <w:sz w:val="24"/>
          <w:szCs w:val="24"/>
        </w:rPr>
      </w:pPr>
      <w:r>
        <w:rPr>
          <w:rFonts w:asciiTheme="minorEastAsia" w:hAnsiTheme="minorEastAsia" w:eastAsiaTheme="minorEastAsia"/>
          <w:b/>
          <w:bCs/>
          <w:sz w:val="24"/>
          <w:szCs w:val="24"/>
        </w:rPr>
        <w:t>七</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本廉洁协议</w:t>
      </w:r>
      <w:r>
        <w:rPr>
          <w:rFonts w:hint="eastAsia" w:asciiTheme="minorEastAsia" w:hAnsiTheme="minorEastAsia" w:eastAsiaTheme="minorEastAsia"/>
          <w:b/>
          <w:bCs/>
          <w:sz w:val="24"/>
          <w:szCs w:val="24"/>
        </w:rPr>
        <w:t>一式</w:t>
      </w:r>
      <w:r>
        <w:rPr>
          <w:rFonts w:asciiTheme="minorEastAsia" w:hAnsiTheme="minorEastAsia" w:eastAsiaTheme="minorEastAsia"/>
          <w:b/>
          <w:bCs/>
          <w:sz w:val="24"/>
          <w:szCs w:val="24"/>
        </w:rPr>
        <w:t>贰份，双方各执</w:t>
      </w:r>
      <w:r>
        <w:rPr>
          <w:rFonts w:hint="eastAsia" w:asciiTheme="minorEastAsia" w:hAnsiTheme="minorEastAsia" w:eastAsiaTheme="minorEastAsia"/>
          <w:b/>
          <w:bCs/>
          <w:sz w:val="24"/>
          <w:szCs w:val="24"/>
        </w:rPr>
        <w:t>壹</w:t>
      </w:r>
      <w:r>
        <w:rPr>
          <w:rFonts w:asciiTheme="minorEastAsia" w:hAnsiTheme="minorEastAsia" w:eastAsiaTheme="minorEastAsia"/>
          <w:b/>
          <w:bCs/>
          <w:sz w:val="24"/>
          <w:szCs w:val="24"/>
        </w:rPr>
        <w:t>份</w:t>
      </w:r>
      <w:r>
        <w:rPr>
          <w:rFonts w:hint="eastAsia" w:asciiTheme="minorEastAsia" w:hAnsiTheme="minorEastAsia" w:eastAsiaTheme="minorEastAsia"/>
          <w:b/>
          <w:bCs/>
          <w:sz w:val="24"/>
          <w:szCs w:val="24"/>
        </w:rPr>
        <w:t>，</w:t>
      </w:r>
      <w:r>
        <w:rPr>
          <w:rFonts w:asciiTheme="minorEastAsia" w:hAnsiTheme="minorEastAsia" w:eastAsiaTheme="minorEastAsia"/>
          <w:b/>
          <w:bCs/>
          <w:sz w:val="24"/>
          <w:szCs w:val="24"/>
        </w:rPr>
        <w:t>作为</w:t>
      </w:r>
      <w:r>
        <w:rPr>
          <w:rFonts w:hint="eastAsia" w:asciiTheme="minorEastAsia" w:hAnsiTheme="minorEastAsia" w:eastAsiaTheme="minorEastAsia"/>
          <w:b/>
          <w:bCs/>
          <w:sz w:val="24"/>
          <w:szCs w:val="24"/>
          <w:u w:val="single"/>
        </w:rPr>
        <w:t>《济南转山项目A</w:t>
      </w:r>
      <w:r>
        <w:rPr>
          <w:rFonts w:asciiTheme="minorEastAsia" w:hAnsiTheme="minorEastAsia" w:eastAsiaTheme="minorEastAsia"/>
          <w:b/>
          <w:bCs/>
          <w:sz w:val="24"/>
          <w:szCs w:val="24"/>
          <w:u w:val="single"/>
        </w:rPr>
        <w:t>2地块附属商业智能化工程</w:t>
      </w:r>
      <w:r>
        <w:rPr>
          <w:rFonts w:hint="eastAsia" w:asciiTheme="minorEastAsia" w:hAnsiTheme="minorEastAsia" w:eastAsiaTheme="minorEastAsia"/>
          <w:b/>
          <w:bCs/>
          <w:sz w:val="24"/>
          <w:szCs w:val="24"/>
          <w:u w:val="single"/>
        </w:rPr>
        <w:t>合同》</w:t>
      </w:r>
      <w:r>
        <w:rPr>
          <w:rFonts w:asciiTheme="minorEastAsia" w:hAnsiTheme="minorEastAsia" w:eastAsiaTheme="minorEastAsia"/>
          <w:b/>
          <w:bCs/>
          <w:sz w:val="24"/>
          <w:szCs w:val="24"/>
        </w:rPr>
        <w:t>的附件，与合同具有同等法律效力</w:t>
      </w:r>
      <w:r>
        <w:rPr>
          <w:rFonts w:hint="eastAsia" w:asciiTheme="minorEastAsia" w:hAnsiTheme="minorEastAsia" w:eastAsiaTheme="minorEastAsia"/>
          <w:b/>
          <w:bCs/>
          <w:sz w:val="24"/>
          <w:szCs w:val="24"/>
        </w:rPr>
        <w:t>。</w:t>
      </w:r>
    </w:p>
    <w:p w14:paraId="7CCDB3E5">
      <w:pPr>
        <w:spacing w:line="420" w:lineRule="exact"/>
        <w:ind w:firstLine="482" w:firstLineChars="200"/>
        <w:rPr>
          <w:rFonts w:asciiTheme="minorEastAsia" w:hAnsiTheme="minorEastAsia" w:eastAsiaTheme="minorEastAsia"/>
          <w:b/>
          <w:bCs/>
          <w:sz w:val="24"/>
          <w:szCs w:val="24"/>
        </w:rPr>
      </w:pPr>
    </w:p>
    <w:p w14:paraId="748323BF">
      <w:pPr>
        <w:spacing w:line="42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甲方（公章/合同</w:t>
      </w:r>
      <w:r>
        <w:rPr>
          <w:rFonts w:asciiTheme="minorEastAsia" w:hAnsiTheme="minorEastAsia" w:eastAsiaTheme="minorEastAsia"/>
          <w:sz w:val="24"/>
          <w:szCs w:val="24"/>
        </w:rPr>
        <w:t>专用章</w:t>
      </w:r>
      <w:r>
        <w:rPr>
          <w:rFonts w:hint="eastAsia" w:asciiTheme="minorEastAsia" w:hAnsiTheme="minorEastAsia" w:eastAsiaTheme="minorEastAsia"/>
          <w:sz w:val="24"/>
          <w:szCs w:val="24"/>
        </w:rPr>
        <w:t>）：                  乙方（公章/合同</w:t>
      </w:r>
      <w:r>
        <w:rPr>
          <w:rFonts w:asciiTheme="minorEastAsia" w:hAnsiTheme="minorEastAsia" w:eastAsiaTheme="minorEastAsia"/>
          <w:sz w:val="24"/>
          <w:szCs w:val="24"/>
        </w:rPr>
        <w:t>专用章</w:t>
      </w:r>
      <w:r>
        <w:rPr>
          <w:rFonts w:hint="eastAsia" w:asciiTheme="minorEastAsia" w:hAnsiTheme="minorEastAsia" w:eastAsiaTheme="minorEastAsia"/>
          <w:sz w:val="24"/>
          <w:szCs w:val="24"/>
        </w:rPr>
        <w:t>）：</w:t>
      </w:r>
    </w:p>
    <w:p w14:paraId="32F19B44">
      <w:pPr>
        <w:spacing w:line="42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地址：                                    地址：</w:t>
      </w:r>
    </w:p>
    <w:p w14:paraId="3ED965DA">
      <w:pPr>
        <w:spacing w:line="42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日期</w:t>
      </w:r>
      <w:r>
        <w:rPr>
          <w:rFonts w:asciiTheme="minorEastAsia" w:hAnsiTheme="minorEastAsia" w:eastAsiaTheme="minorEastAsia"/>
          <w:sz w:val="24"/>
          <w:szCs w:val="24"/>
        </w:rPr>
        <w:t>：</w:t>
      </w:r>
      <w:r>
        <w:rPr>
          <w:rFonts w:hint="eastAsia" w:asciiTheme="minorEastAsia" w:hAnsiTheme="minorEastAsia" w:eastAsiaTheme="minorEastAsia"/>
          <w:sz w:val="24"/>
          <w:szCs w:val="24"/>
        </w:rPr>
        <w:t xml:space="preserve">                                    </w:t>
      </w:r>
      <w:r>
        <w:rPr>
          <w:rFonts w:asciiTheme="minorEastAsia" w:hAnsiTheme="minorEastAsia" w:eastAsiaTheme="minorEastAsia"/>
          <w:sz w:val="24"/>
          <w:szCs w:val="24"/>
        </w:rPr>
        <w:t>日期：</w:t>
      </w:r>
    </w:p>
    <w:p w14:paraId="28808A4C">
      <w:pPr>
        <w:spacing w:line="420" w:lineRule="exact"/>
        <w:rPr>
          <w:rFonts w:asciiTheme="minorEastAsia" w:hAnsiTheme="minorEastAsia" w:eastAsiaTheme="minorEastAsia"/>
          <w:sz w:val="24"/>
          <w:szCs w:val="24"/>
        </w:rPr>
      </w:pPr>
      <w:r>
        <w:rPr>
          <w:rFonts w:asciiTheme="minorEastAsia" w:hAnsiTheme="minorEastAsia" w:eastAsiaTheme="minorEastAsia"/>
          <w:sz w:val="24"/>
          <w:szCs w:val="24"/>
        </w:rPr>
        <w:t>（如本廉洁协议采用电子签章的，协议签署日期以最后一方电子签章完成之日为准）</w:t>
      </w:r>
    </w:p>
    <w:p w14:paraId="57448BA1">
      <w:pPr>
        <w:rPr>
          <w:rFonts w:hint="eastAsia"/>
          <w:lang w:val="en-US" w:eastAsia="zh-CN"/>
        </w:rPr>
      </w:pPr>
      <w:r>
        <w:rPr>
          <w:rFonts w:hint="eastAsia"/>
          <w:lang w:val="en-US" w:eastAsia="zh-CN"/>
        </w:rPr>
        <w:br w:type="page"/>
      </w:r>
    </w:p>
    <w:p w14:paraId="1B908226">
      <w:pPr>
        <w:jc w:val="center"/>
        <w:rPr>
          <w:rFonts w:ascii="微软雅黑" w:hAnsi="微软雅黑" w:eastAsia="微软雅黑"/>
          <w:sz w:val="44"/>
          <w:szCs w:val="44"/>
          <w:lang w:eastAsia="zh-CN"/>
        </w:rPr>
      </w:pPr>
      <w:r>
        <w:rPr>
          <w:rFonts w:hint="eastAsia" w:ascii="微软雅黑" w:hAnsi="微软雅黑" w:eastAsia="微软雅黑"/>
          <w:sz w:val="44"/>
          <w:szCs w:val="44"/>
          <w:lang w:eastAsia="zh-CN"/>
        </w:rPr>
        <w:t>甲方集团项目承接查验管理制度</w:t>
      </w:r>
    </w:p>
    <w:p w14:paraId="3DE5C00A">
      <w:pPr>
        <w:pStyle w:val="2"/>
        <w:spacing w:line="240" w:lineRule="auto"/>
        <w:rPr>
          <w:rFonts w:ascii="微软雅黑" w:hAnsi="微软雅黑" w:eastAsia="微软雅黑"/>
          <w:sz w:val="24"/>
          <w:szCs w:val="24"/>
          <w:lang w:eastAsia="zh-CN"/>
        </w:rPr>
      </w:pPr>
      <w:bookmarkStart w:id="957" w:name="_Toc461470958"/>
      <w:r>
        <w:rPr>
          <w:rFonts w:hint="eastAsia" w:ascii="微软雅黑" w:hAnsi="微软雅黑" w:eastAsia="微软雅黑"/>
          <w:sz w:val="24"/>
          <w:szCs w:val="24"/>
          <w:lang w:eastAsia="zh-CN"/>
        </w:rPr>
        <w:t>一、</w:t>
      </w:r>
      <w:r>
        <w:rPr>
          <w:rFonts w:ascii="微软雅黑" w:hAnsi="微软雅黑" w:eastAsia="微软雅黑"/>
          <w:sz w:val="24"/>
          <w:szCs w:val="24"/>
          <w:lang w:eastAsia="zh-CN"/>
        </w:rPr>
        <w:t>术语及定义</w:t>
      </w:r>
      <w:bookmarkEnd w:id="957"/>
    </w:p>
    <w:p w14:paraId="0C03F0F2">
      <w:pPr>
        <w:ind w:firstLine="480" w:firstLineChars="200"/>
        <w:rPr>
          <w:rFonts w:ascii="微软雅黑" w:hAnsi="微软雅黑" w:eastAsia="微软雅黑"/>
          <w:sz w:val="24"/>
          <w:szCs w:val="24"/>
          <w:lang w:eastAsia="zh-CN"/>
        </w:rPr>
      </w:pPr>
      <w:r>
        <w:rPr>
          <w:rFonts w:ascii="微软雅黑" w:hAnsi="微软雅黑" w:eastAsia="微软雅黑"/>
          <w:sz w:val="24"/>
          <w:szCs w:val="24"/>
          <w:lang w:eastAsia="zh-CN"/>
        </w:rPr>
        <w:t>承接查验：是指</w:t>
      </w:r>
      <w:r>
        <w:rPr>
          <w:rFonts w:hint="eastAsia" w:ascii="微软雅黑" w:hAnsi="微软雅黑" w:eastAsia="微软雅黑"/>
          <w:sz w:val="24"/>
          <w:szCs w:val="24"/>
          <w:lang w:eastAsia="zh-CN"/>
        </w:rPr>
        <w:t>项目正式交付业主之</w:t>
      </w:r>
      <w:r>
        <w:rPr>
          <w:rFonts w:ascii="微软雅黑" w:hAnsi="微软雅黑" w:eastAsia="微软雅黑"/>
          <w:sz w:val="24"/>
          <w:szCs w:val="24"/>
          <w:lang w:eastAsia="zh-CN"/>
        </w:rPr>
        <w:t>前，物业服务企业</w:t>
      </w:r>
      <w:r>
        <w:rPr>
          <w:rFonts w:hint="eastAsia" w:ascii="微软雅黑" w:hAnsi="微软雅黑" w:eastAsia="微软雅黑"/>
          <w:sz w:val="24"/>
          <w:szCs w:val="24"/>
          <w:lang w:eastAsia="zh-CN"/>
        </w:rPr>
        <w:t>、</w:t>
      </w:r>
      <w:r>
        <w:rPr>
          <w:rFonts w:ascii="微软雅黑" w:hAnsi="微软雅黑" w:eastAsia="微软雅黑"/>
          <w:sz w:val="24"/>
          <w:szCs w:val="24"/>
          <w:lang w:eastAsia="zh-CN"/>
        </w:rPr>
        <w:t>施工单位</w:t>
      </w:r>
      <w:r>
        <w:rPr>
          <w:rFonts w:hint="eastAsia" w:ascii="微软雅黑" w:hAnsi="微软雅黑" w:eastAsia="微软雅黑"/>
          <w:sz w:val="24"/>
          <w:szCs w:val="24"/>
          <w:lang w:eastAsia="zh-CN"/>
        </w:rPr>
        <w:t>（承包人）</w:t>
      </w:r>
      <w:r>
        <w:rPr>
          <w:rFonts w:ascii="微软雅黑" w:hAnsi="微软雅黑" w:eastAsia="微软雅黑"/>
          <w:sz w:val="24"/>
          <w:szCs w:val="24"/>
          <w:lang w:eastAsia="zh-CN"/>
        </w:rPr>
        <w:t>及</w:t>
      </w:r>
      <w:r>
        <w:rPr>
          <w:rFonts w:hint="eastAsia" w:ascii="微软雅黑" w:hAnsi="微软雅黑" w:eastAsia="微软雅黑"/>
          <w:sz w:val="24"/>
          <w:szCs w:val="24"/>
          <w:lang w:eastAsia="zh-CN"/>
        </w:rPr>
        <w:t>发包人</w:t>
      </w:r>
      <w:r>
        <w:rPr>
          <w:rFonts w:ascii="微软雅黑" w:hAnsi="微软雅黑" w:eastAsia="微软雅黑"/>
          <w:sz w:val="24"/>
          <w:szCs w:val="24"/>
          <w:lang w:eastAsia="zh-CN"/>
        </w:rPr>
        <w:t>按照国家有关规范和标准以及前期物业服务合同，共同对物业共用部位、共用设施设备进行检查和验收的活动。</w:t>
      </w:r>
    </w:p>
    <w:p w14:paraId="6295DC95">
      <w:pPr>
        <w:pStyle w:val="2"/>
        <w:tabs>
          <w:tab w:val="left" w:pos="4875"/>
        </w:tabs>
        <w:spacing w:line="240" w:lineRule="auto"/>
        <w:rPr>
          <w:rFonts w:ascii="微软雅黑" w:hAnsi="微软雅黑" w:eastAsia="微软雅黑"/>
          <w:sz w:val="24"/>
          <w:szCs w:val="24"/>
          <w:lang w:eastAsia="zh-CN"/>
        </w:rPr>
      </w:pPr>
      <w:bookmarkStart w:id="958" w:name="_Toc461470961"/>
      <w:r>
        <w:rPr>
          <w:rFonts w:hint="eastAsia" w:ascii="微软雅黑" w:hAnsi="微软雅黑" w:eastAsia="微软雅黑"/>
          <w:sz w:val="24"/>
          <w:szCs w:val="24"/>
          <w:lang w:eastAsia="zh-CN"/>
        </w:rPr>
        <w:t>二、承接查验实施流程</w:t>
      </w:r>
      <w:bookmarkEnd w:id="958"/>
      <w:r>
        <w:rPr>
          <w:rFonts w:ascii="微软雅黑" w:hAnsi="微软雅黑" w:eastAsia="微软雅黑"/>
          <w:sz w:val="24"/>
          <w:szCs w:val="24"/>
          <w:lang w:eastAsia="zh-CN"/>
        </w:rPr>
        <w:tab/>
      </w:r>
    </w:p>
    <w:p w14:paraId="5596DD96">
      <w:pPr>
        <w:ind w:firstLine="480" w:firstLineChars="200"/>
        <w:rPr>
          <w:rFonts w:ascii="微软雅黑" w:hAnsi="微软雅黑" w:eastAsia="微软雅黑"/>
          <w:sz w:val="24"/>
          <w:szCs w:val="24"/>
          <w:lang w:eastAsia="zh-CN"/>
        </w:rPr>
      </w:pPr>
      <w:r>
        <w:rPr>
          <w:rFonts w:hint="eastAsia" w:ascii="微软雅黑" w:hAnsi="微软雅黑" w:eastAsia="微软雅黑"/>
          <w:sz w:val="24"/>
          <w:szCs w:val="24"/>
          <w:lang w:eastAsia="zh-CN"/>
        </w:rPr>
        <w:t>承接查验分为准备期、资料交接与验收、现场查验、整改、复验和实物接管等阶段。</w:t>
      </w:r>
    </w:p>
    <w:p w14:paraId="3B25F886">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2</w:t>
      </w:r>
      <w:r>
        <w:rPr>
          <w:rFonts w:ascii="微软雅黑" w:hAnsi="微软雅黑" w:eastAsia="微软雅黑"/>
          <w:sz w:val="24"/>
          <w:szCs w:val="24"/>
          <w:lang w:eastAsia="zh-CN"/>
        </w:rPr>
        <w:t>.1.准备期是为承接查验做好充足准备</w:t>
      </w:r>
      <w:r>
        <w:rPr>
          <w:rFonts w:hint="eastAsia" w:ascii="微软雅黑" w:hAnsi="微软雅黑" w:eastAsia="微软雅黑"/>
          <w:sz w:val="24"/>
          <w:szCs w:val="24"/>
          <w:lang w:eastAsia="zh-CN"/>
        </w:rPr>
        <w:t>，</w:t>
      </w:r>
      <w:r>
        <w:rPr>
          <w:rFonts w:ascii="微软雅黑" w:hAnsi="微软雅黑" w:eastAsia="微软雅黑"/>
          <w:sz w:val="24"/>
          <w:szCs w:val="24"/>
          <w:lang w:eastAsia="zh-CN"/>
        </w:rPr>
        <w:t>为承接查验打下良好基础</w:t>
      </w:r>
      <w:r>
        <w:rPr>
          <w:rFonts w:hint="eastAsia" w:ascii="微软雅黑" w:hAnsi="微软雅黑" w:eastAsia="微软雅黑"/>
          <w:sz w:val="24"/>
          <w:szCs w:val="24"/>
          <w:lang w:eastAsia="zh-CN"/>
        </w:rPr>
        <w:t>。</w:t>
      </w:r>
    </w:p>
    <w:p w14:paraId="1EF5F591">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2</w:t>
      </w:r>
      <w:r>
        <w:rPr>
          <w:rFonts w:ascii="微软雅黑" w:hAnsi="微软雅黑" w:eastAsia="微软雅黑"/>
          <w:sz w:val="24"/>
          <w:szCs w:val="24"/>
          <w:lang w:eastAsia="zh-CN"/>
        </w:rPr>
        <w:t>.</w:t>
      </w:r>
      <w:r>
        <w:rPr>
          <w:rFonts w:hint="eastAsia" w:ascii="微软雅黑" w:hAnsi="微软雅黑" w:eastAsia="微软雅黑"/>
          <w:sz w:val="24"/>
          <w:szCs w:val="24"/>
          <w:lang w:eastAsia="zh-CN"/>
        </w:rPr>
        <w:t>2.资料交接及验收</w:t>
      </w:r>
    </w:p>
    <w:p w14:paraId="6F00426F">
      <w:pPr>
        <w:ind w:firstLine="480" w:firstLineChars="200"/>
        <w:rPr>
          <w:rFonts w:ascii="微软雅黑" w:hAnsi="微软雅黑" w:eastAsia="微软雅黑"/>
          <w:sz w:val="24"/>
          <w:szCs w:val="24"/>
          <w:lang w:eastAsia="zh-CN"/>
        </w:rPr>
      </w:pPr>
      <w:r>
        <w:rPr>
          <w:rFonts w:hint="eastAsia" w:ascii="微软雅黑" w:hAnsi="微软雅黑" w:eastAsia="微软雅黑"/>
          <w:sz w:val="24"/>
          <w:szCs w:val="24"/>
          <w:lang w:eastAsia="zh-CN"/>
        </w:rPr>
        <w:t>在竣工验收完成后，承包人在接到发包人通知进行实物和使用功能查验工作后10天内完成资料的核查与上交工作。发包人或发包人指定物业公司将对交接资料逐一核查，对有异议部分及时反馈承包人，承包人需在接到异议7日内对交接资料补充完善。</w:t>
      </w:r>
    </w:p>
    <w:p w14:paraId="04751C1D">
      <w:pPr>
        <w:ind w:firstLine="480" w:firstLineChars="200"/>
        <w:rPr>
          <w:rFonts w:ascii="微软雅黑" w:hAnsi="微软雅黑" w:eastAsia="微软雅黑"/>
          <w:sz w:val="24"/>
          <w:szCs w:val="24"/>
          <w:lang w:eastAsia="zh-CN"/>
        </w:rPr>
      </w:pPr>
      <w:r>
        <w:rPr>
          <w:rFonts w:hint="eastAsia" w:ascii="微软雅黑" w:hAnsi="微软雅黑" w:eastAsia="微软雅黑"/>
          <w:sz w:val="24"/>
          <w:szCs w:val="24"/>
          <w:lang w:eastAsia="zh-CN"/>
        </w:rPr>
        <w:t>2.2.1、交接资料清单：</w:t>
      </w:r>
      <w:r>
        <w:rPr>
          <w:rFonts w:hint="eastAsia" w:ascii="微软雅黑" w:hAnsi="微软雅黑" w:eastAsia="微软雅黑"/>
          <w:color w:val="FF0000"/>
          <w:sz w:val="24"/>
          <w:szCs w:val="24"/>
          <w:lang w:eastAsia="zh-CN"/>
        </w:rPr>
        <w:t>包括不限于以下项目，交接资料清晰整洁，目录清详见附件一。</w:t>
      </w:r>
    </w:p>
    <w:p w14:paraId="41EDDE5C">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2</w:t>
      </w:r>
      <w:r>
        <w:rPr>
          <w:rFonts w:ascii="微软雅黑" w:hAnsi="微软雅黑" w:eastAsia="微软雅黑"/>
          <w:sz w:val="24"/>
          <w:szCs w:val="24"/>
          <w:lang w:eastAsia="zh-CN"/>
        </w:rPr>
        <w:t>.</w:t>
      </w:r>
      <w:r>
        <w:rPr>
          <w:rFonts w:hint="eastAsia" w:ascii="微软雅黑" w:hAnsi="微软雅黑" w:eastAsia="微软雅黑"/>
          <w:sz w:val="24"/>
          <w:szCs w:val="24"/>
          <w:lang w:eastAsia="zh-CN"/>
        </w:rPr>
        <w:t>3现场查验内容</w:t>
      </w:r>
    </w:p>
    <w:p w14:paraId="5DDF673D">
      <w:pPr>
        <w:ind w:firstLine="480" w:firstLineChars="200"/>
        <w:rPr>
          <w:rFonts w:ascii="微软雅黑" w:hAnsi="微软雅黑" w:eastAsia="微软雅黑"/>
          <w:sz w:val="24"/>
          <w:szCs w:val="24"/>
          <w:lang w:eastAsia="zh-CN"/>
        </w:rPr>
      </w:pPr>
      <w:r>
        <w:rPr>
          <w:rFonts w:hint="eastAsia" w:ascii="微软雅黑" w:hAnsi="微软雅黑" w:eastAsia="微软雅黑"/>
          <w:sz w:val="24"/>
          <w:szCs w:val="24"/>
          <w:lang w:eastAsia="zh-CN"/>
        </w:rPr>
        <w:t>2.3.1房屋本体及公共设施设备的承接查验。</w:t>
      </w:r>
    </w:p>
    <w:p w14:paraId="0F3E798F">
      <w:pPr>
        <w:ind w:firstLine="480" w:firstLineChars="200"/>
        <w:rPr>
          <w:rFonts w:ascii="微软雅黑" w:hAnsi="微软雅黑" w:eastAsia="微软雅黑"/>
          <w:sz w:val="24"/>
          <w:szCs w:val="24"/>
          <w:lang w:eastAsia="zh-CN"/>
        </w:rPr>
      </w:pPr>
      <w:r>
        <w:rPr>
          <w:rFonts w:hint="eastAsia" w:ascii="微软雅黑" w:hAnsi="微软雅黑" w:eastAsia="微软雅黑"/>
          <w:sz w:val="24"/>
          <w:szCs w:val="24"/>
          <w:lang w:eastAsia="zh-CN"/>
        </w:rPr>
        <w:t>2.3.2公共配套设备设施的承接查验(包括强电系统、电梯系统、安全防范系统、消防系统、楼宇自控系统、综合布线系统、空调各系统、给排水系统、园林绿化工程等)。</w:t>
      </w:r>
    </w:p>
    <w:p w14:paraId="407C2C03">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2.4</w:t>
      </w:r>
      <w:r>
        <w:rPr>
          <w:rFonts w:ascii="微软雅黑" w:hAnsi="微软雅黑" w:eastAsia="微软雅黑"/>
          <w:sz w:val="24"/>
          <w:szCs w:val="24"/>
          <w:lang w:eastAsia="zh-CN"/>
        </w:rPr>
        <w:t xml:space="preserve"> </w:t>
      </w:r>
      <w:r>
        <w:rPr>
          <w:rFonts w:hint="eastAsia" w:ascii="微软雅黑" w:hAnsi="微软雅黑" w:eastAsia="微软雅黑"/>
          <w:sz w:val="24"/>
          <w:szCs w:val="24"/>
          <w:lang w:eastAsia="zh-CN"/>
        </w:rPr>
        <w:t>承接查验流程图</w:t>
      </w:r>
    </w:p>
    <w:p w14:paraId="52CD1423">
      <w:pPr>
        <w:ind w:firstLine="240" w:firstLineChars="100"/>
        <w:rPr>
          <w:rFonts w:ascii="微软雅黑" w:hAnsi="微软雅黑" w:eastAsia="微软雅黑"/>
          <w:sz w:val="24"/>
          <w:szCs w:val="24"/>
          <w:lang w:eastAsia="zh-CN"/>
        </w:rPr>
      </w:pPr>
    </w:p>
    <w:p w14:paraId="6172893D">
      <w:pPr>
        <w:ind w:firstLine="240" w:firstLineChars="100"/>
        <w:rPr>
          <w:rFonts w:ascii="微软雅黑" w:hAnsi="微软雅黑" w:eastAsia="微软雅黑"/>
          <w:sz w:val="24"/>
          <w:szCs w:val="24"/>
          <w:lang w:eastAsia="zh-CN"/>
        </w:rPr>
      </w:pPr>
    </w:p>
    <w:p w14:paraId="24B77244">
      <w:pPr>
        <w:ind w:firstLine="240" w:firstLineChars="100"/>
        <w:rPr>
          <w:rFonts w:ascii="微软雅黑" w:hAnsi="微软雅黑" w:eastAsia="微软雅黑"/>
          <w:sz w:val="24"/>
          <w:szCs w:val="24"/>
          <w:lang w:eastAsia="zh-CN"/>
        </w:rPr>
      </w:pPr>
    </w:p>
    <w:p w14:paraId="30210C59">
      <w:pPr>
        <w:ind w:firstLine="240" w:firstLineChars="100"/>
        <w:rPr>
          <w:rFonts w:ascii="微软雅黑" w:hAnsi="微软雅黑" w:eastAsia="微软雅黑"/>
          <w:sz w:val="24"/>
          <w:szCs w:val="24"/>
          <w:lang w:eastAsia="zh-CN"/>
        </w:rPr>
      </w:pPr>
    </w:p>
    <w:p w14:paraId="38909CE8">
      <w:pPr>
        <w:ind w:firstLine="240" w:firstLineChars="100"/>
        <w:rPr>
          <w:rFonts w:ascii="微软雅黑" w:hAnsi="微软雅黑" w:eastAsia="微软雅黑"/>
          <w:sz w:val="24"/>
          <w:szCs w:val="24"/>
          <w:lang w:eastAsia="zh-CN"/>
        </w:rPr>
      </w:pPr>
    </w:p>
    <w:p w14:paraId="27598417">
      <w:pPr>
        <w:ind w:firstLine="240" w:firstLineChars="100"/>
        <w:rPr>
          <w:rFonts w:ascii="微软雅黑" w:hAnsi="微软雅黑" w:eastAsia="微软雅黑"/>
          <w:sz w:val="24"/>
          <w:szCs w:val="24"/>
          <w:lang w:eastAsia="zh-CN"/>
        </w:rPr>
      </w:pPr>
    </w:p>
    <w:p w14:paraId="2FAA3DF1">
      <w:pPr>
        <w:ind w:firstLine="240" w:firstLineChars="100"/>
        <w:rPr>
          <w:rFonts w:ascii="微软雅黑" w:hAnsi="微软雅黑" w:eastAsia="微软雅黑"/>
          <w:sz w:val="24"/>
          <w:szCs w:val="24"/>
          <w:lang w:eastAsia="zh-CN"/>
        </w:rPr>
      </w:pPr>
    </w:p>
    <w:p w14:paraId="13930BC8">
      <w:pPr>
        <w:ind w:firstLine="240" w:firstLineChars="100"/>
        <w:rPr>
          <w:rFonts w:ascii="微软雅黑" w:hAnsi="微软雅黑" w:eastAsia="微软雅黑"/>
          <w:sz w:val="24"/>
          <w:szCs w:val="24"/>
          <w:lang w:eastAsia="zh-CN"/>
        </w:rPr>
      </w:pPr>
    </w:p>
    <w:p w14:paraId="254B1866">
      <w:pPr>
        <w:ind w:firstLine="240" w:firstLineChars="100"/>
        <w:rPr>
          <w:rFonts w:ascii="微软雅黑" w:hAnsi="微软雅黑" w:eastAsia="微软雅黑"/>
          <w:sz w:val="24"/>
          <w:szCs w:val="24"/>
          <w:lang w:eastAsia="zh-CN"/>
        </w:rPr>
      </w:pPr>
    </w:p>
    <w:p w14:paraId="2737B8F8">
      <w:pPr>
        <w:ind w:firstLine="240" w:firstLineChars="100"/>
        <w:rPr>
          <w:rFonts w:ascii="微软雅黑" w:hAnsi="微软雅黑" w:eastAsia="微软雅黑"/>
          <w:sz w:val="24"/>
          <w:szCs w:val="24"/>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87"/>
        <w:gridCol w:w="3070"/>
      </w:tblGrid>
      <w:tr w14:paraId="26F0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blHeader/>
          <w:jc w:val="center"/>
        </w:trPr>
        <w:tc>
          <w:tcPr>
            <w:tcW w:w="5087" w:type="dxa"/>
            <w:vAlign w:val="center"/>
          </w:tcPr>
          <w:p w14:paraId="308B3D6A">
            <w:pPr>
              <w:ind w:firstLine="2040" w:firstLineChars="850"/>
              <w:rPr>
                <w:rFonts w:ascii="微软雅黑" w:hAnsi="微软雅黑" w:eastAsia="微软雅黑" w:cs="Times New Roman"/>
                <w:kern w:val="2"/>
                <w:sz w:val="24"/>
                <w:szCs w:val="24"/>
                <w:lang w:eastAsia="zh-CN"/>
              </w:rPr>
            </w:pPr>
            <w:r>
              <w:rPr>
                <w:rFonts w:hint="eastAsia" w:ascii="微软雅黑" w:hAnsi="微软雅黑" w:eastAsia="微软雅黑" w:cs="Times New Roman"/>
                <w:kern w:val="2"/>
                <w:sz w:val="24"/>
                <w:szCs w:val="24"/>
                <w:lang w:eastAsia="zh-CN"/>
              </w:rPr>
              <w:t>工作流程图</w:t>
            </w:r>
          </w:p>
        </w:tc>
        <w:tc>
          <w:tcPr>
            <w:tcW w:w="3070" w:type="dxa"/>
            <w:vAlign w:val="center"/>
          </w:tcPr>
          <w:p w14:paraId="05A9E05A">
            <w:pPr>
              <w:ind w:firstLine="360" w:firstLineChars="150"/>
              <w:jc w:val="center"/>
              <w:rPr>
                <w:rFonts w:ascii="微软雅黑" w:hAnsi="微软雅黑" w:eastAsia="微软雅黑" w:cs="Times New Roman"/>
                <w:kern w:val="2"/>
                <w:sz w:val="24"/>
                <w:szCs w:val="24"/>
                <w:lang w:eastAsia="zh-CN"/>
              </w:rPr>
            </w:pPr>
            <w:r>
              <w:rPr>
                <w:rFonts w:hint="eastAsia" w:ascii="微软雅黑" w:hAnsi="微软雅黑" w:eastAsia="微软雅黑" w:cs="Times New Roman"/>
                <w:kern w:val="2"/>
                <w:sz w:val="24"/>
                <w:szCs w:val="24"/>
                <w:lang w:eastAsia="zh-CN"/>
              </w:rPr>
              <w:t>流程管理内容</w:t>
            </w:r>
          </w:p>
        </w:tc>
      </w:tr>
      <w:tr w14:paraId="3467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2" w:hRule="atLeast"/>
          <w:jc w:val="center"/>
        </w:trPr>
        <w:tc>
          <w:tcPr>
            <w:tcW w:w="5087" w:type="dxa"/>
          </w:tcPr>
          <w:p w14:paraId="222CB492">
            <w:pPr>
              <w:ind w:firstLine="480" w:firstLineChars="200"/>
              <w:rPr>
                <w:rFonts w:ascii="微软雅黑" w:hAnsi="微软雅黑" w:eastAsia="微软雅黑" w:cs="Times New Roman"/>
                <w:kern w:val="2"/>
                <w:sz w:val="24"/>
                <w:szCs w:val="24"/>
                <w:lang w:eastAsia="zh-CN"/>
              </w:rPr>
            </w:pPr>
            <w:r>
              <w:rPr>
                <w:rFonts w:ascii="微软雅黑" w:hAnsi="微软雅黑" w:eastAsia="微软雅黑" w:cs="Times New Roman"/>
                <w:kern w:val="2"/>
                <w:sz w:val="24"/>
                <w:szCs w:val="24"/>
                <w:lang w:eastAsia="zh-CN"/>
              </w:rPr>
              <mc:AlternateContent>
                <mc:Choice Requires="wpg">
                  <w:drawing>
                    <wp:anchor distT="0" distB="0" distL="114300" distR="114300" simplePos="0" relativeHeight="251878400" behindDoc="0" locked="0" layoutInCell="1" allowOverlap="1">
                      <wp:simplePos x="0" y="0"/>
                      <wp:positionH relativeFrom="column">
                        <wp:posOffset>-13970</wp:posOffset>
                      </wp:positionH>
                      <wp:positionV relativeFrom="paragraph">
                        <wp:posOffset>160655</wp:posOffset>
                      </wp:positionV>
                      <wp:extent cx="3197225" cy="2794635"/>
                      <wp:effectExtent l="5080" t="4445" r="635" b="7620"/>
                      <wp:wrapNone/>
                      <wp:docPr id="222" name="Group 207"/>
                      <wp:cNvGraphicFramePr/>
                      <a:graphic xmlns:a="http://schemas.openxmlformats.org/drawingml/2006/main">
                        <a:graphicData uri="http://schemas.microsoft.com/office/word/2010/wordprocessingGroup">
                          <wpg:wgp>
                            <wpg:cNvGrpSpPr/>
                            <wpg:grpSpPr>
                              <a:xfrm>
                                <a:off x="0" y="0"/>
                                <a:ext cx="3197225" cy="2794635"/>
                                <a:chOff x="0" y="0"/>
                                <a:chExt cx="3611" cy="3364"/>
                              </a:xfrm>
                              <a:effectLst/>
                            </wpg:grpSpPr>
                            <wps:wsp>
                              <wps:cNvPr id="223" name="Text Box 208"/>
                              <wps:cNvSpPr txBox="1">
                                <a:spLocks noChangeArrowheads="1"/>
                              </wps:cNvSpPr>
                              <wps:spPr bwMode="auto">
                                <a:xfrm>
                                  <a:off x="720" y="624"/>
                                  <a:ext cx="2520" cy="312"/>
                                </a:xfrm>
                                <a:prstGeom prst="rect">
                                  <a:avLst/>
                                </a:prstGeom>
                                <a:solidFill>
                                  <a:srgbClr val="FFFFFF"/>
                                </a:solidFill>
                                <a:ln w="9525">
                                  <a:solidFill>
                                    <a:srgbClr val="000000"/>
                                  </a:solidFill>
                                  <a:miter lim="800000"/>
                                </a:ln>
                                <a:effectLst/>
                              </wps:spPr>
                              <wps:txbx>
                                <w:txbxContent>
                                  <w:p w14:paraId="6F0E055A">
                                    <w:pPr>
                                      <w:jc w:val="center"/>
                                    </w:pPr>
                                    <w:r>
                                      <w:rPr>
                                        <w:rFonts w:hint="eastAsia"/>
                                      </w:rPr>
                                      <w:t>上交资料</w:t>
                                    </w:r>
                                  </w:p>
                                </w:txbxContent>
                              </wps:txbx>
                              <wps:bodyPr rot="0" vert="horz" wrap="square" lIns="18000" tIns="36000" rIns="18000" bIns="0" anchor="t" anchorCtr="0" upright="1">
                                <a:noAutofit/>
                              </wps:bodyPr>
                            </wps:wsp>
                            <wps:wsp>
                              <wps:cNvPr id="224" name="Text Box 209"/>
                              <wps:cNvSpPr txBox="1">
                                <a:spLocks noChangeArrowheads="1"/>
                              </wps:cNvSpPr>
                              <wps:spPr bwMode="auto">
                                <a:xfrm>
                                  <a:off x="720" y="1248"/>
                                  <a:ext cx="2520" cy="312"/>
                                </a:xfrm>
                                <a:prstGeom prst="rect">
                                  <a:avLst/>
                                </a:prstGeom>
                                <a:solidFill>
                                  <a:srgbClr val="FFFFFF"/>
                                </a:solidFill>
                                <a:ln w="9525">
                                  <a:solidFill>
                                    <a:srgbClr val="000000"/>
                                  </a:solidFill>
                                  <a:miter lim="800000"/>
                                </a:ln>
                                <a:effectLst/>
                              </wps:spPr>
                              <wps:txbx>
                                <w:txbxContent>
                                  <w:p w14:paraId="16703D79">
                                    <w:pPr>
                                      <w:jc w:val="center"/>
                                    </w:pPr>
                                    <w:r>
                                      <w:rPr>
                                        <w:rFonts w:hint="eastAsia"/>
                                      </w:rPr>
                                      <w:t>做好承接查验前的准备</w:t>
                                    </w:r>
                                  </w:p>
                                </w:txbxContent>
                              </wps:txbx>
                              <wps:bodyPr rot="0" vert="horz" wrap="square" lIns="18000" tIns="0" rIns="18000" bIns="0" anchor="t" anchorCtr="0" upright="1">
                                <a:noAutofit/>
                              </wps:bodyPr>
                            </wps:wsp>
                            <wpg:grpSp>
                              <wpg:cNvPr id="225" name="Group 210"/>
                              <wpg:cNvGrpSpPr/>
                              <wpg:grpSpPr>
                                <a:xfrm>
                                  <a:off x="1080" y="2584"/>
                                  <a:ext cx="1800" cy="468"/>
                                  <a:chOff x="0" y="0"/>
                                  <a:chExt cx="1980" cy="624"/>
                                </a:xfrm>
                                <a:effectLst/>
                              </wpg:grpSpPr>
                              <wps:wsp>
                                <wps:cNvPr id="226" name="Text Box 211"/>
                                <wps:cNvSpPr txBox="1">
                                  <a:spLocks noChangeArrowheads="1"/>
                                </wps:cNvSpPr>
                                <wps:spPr bwMode="auto">
                                  <a:xfrm>
                                    <a:off x="180" y="156"/>
                                    <a:ext cx="1620" cy="312"/>
                                  </a:xfrm>
                                  <a:prstGeom prst="rect">
                                    <a:avLst/>
                                  </a:prstGeom>
                                  <a:solidFill>
                                    <a:srgbClr val="FFFFFF"/>
                                  </a:solidFill>
                                  <a:ln>
                                    <a:noFill/>
                                  </a:ln>
                                  <a:effectLst/>
                                </wps:spPr>
                                <wps:txbx>
                                  <w:txbxContent>
                                    <w:p w14:paraId="00397F0D">
                                      <w:pPr>
                                        <w:jc w:val="center"/>
                                      </w:pPr>
                                      <w:r>
                                        <w:rPr>
                                          <w:rFonts w:hint="eastAsia"/>
                                        </w:rPr>
                                        <w:t>发包人检查核对</w:t>
                                      </w:r>
                                    </w:p>
                                  </w:txbxContent>
                                </wps:txbx>
                                <wps:bodyPr rot="0" vert="horz" wrap="square" lIns="0" tIns="0" rIns="0" bIns="0" anchor="t" anchorCtr="0" upright="1">
                                  <a:noAutofit/>
                                </wps:bodyPr>
                              </wps:wsp>
                              <wps:wsp>
                                <wps:cNvPr id="227" name="AutoShape 212"/>
                                <wps:cNvSpPr>
                                  <a:spLocks noChangeArrowheads="1"/>
                                </wps:cNvSpPr>
                                <wps:spPr bwMode="auto">
                                  <a:xfrm>
                                    <a:off x="0" y="0"/>
                                    <a:ext cx="1980" cy="624"/>
                                  </a:xfrm>
                                  <a:prstGeom prst="diamond">
                                    <a:avLst/>
                                  </a:prstGeom>
                                  <a:noFill/>
                                  <a:ln w="9525">
                                    <a:solidFill>
                                      <a:srgbClr val="000000"/>
                                    </a:solidFill>
                                    <a:miter lim="800000"/>
                                  </a:ln>
                                  <a:effectLst/>
                                </wps:spPr>
                                <wps:bodyPr rot="0" vert="horz" wrap="square" lIns="0" tIns="0" rIns="0" bIns="0" anchor="t" anchorCtr="0" upright="1">
                                  <a:noAutofit/>
                                </wps:bodyPr>
                              </wps:wsp>
                            </wpg:grpSp>
                            <wps:wsp>
                              <wps:cNvPr id="228" name="Text Box 213"/>
                              <wps:cNvSpPr txBox="1">
                                <a:spLocks noChangeArrowheads="1"/>
                              </wps:cNvSpPr>
                              <wps:spPr bwMode="auto">
                                <a:xfrm>
                                  <a:off x="900" y="1872"/>
                                  <a:ext cx="2520" cy="312"/>
                                </a:xfrm>
                                <a:prstGeom prst="rect">
                                  <a:avLst/>
                                </a:prstGeom>
                                <a:solidFill>
                                  <a:srgbClr val="FFFFFF"/>
                                </a:solidFill>
                                <a:ln w="9525">
                                  <a:solidFill>
                                    <a:srgbClr val="000000"/>
                                  </a:solidFill>
                                  <a:miter lim="800000"/>
                                </a:ln>
                                <a:effectLst/>
                              </wps:spPr>
                              <wps:txbx>
                                <w:txbxContent>
                                  <w:p w14:paraId="059586C0">
                                    <w:pPr>
                                      <w:jc w:val="center"/>
                                    </w:pPr>
                                    <w:r>
                                      <w:rPr>
                                        <w:rFonts w:hint="eastAsia"/>
                                      </w:rPr>
                                      <w:t>进行资料移交</w:t>
                                    </w:r>
                                  </w:p>
                                </w:txbxContent>
                              </wps:txbx>
                              <wps:bodyPr rot="0" vert="horz" wrap="square" lIns="18000" tIns="0" rIns="18000" bIns="0" anchor="t" anchorCtr="0" upright="1">
                                <a:noAutofit/>
                              </wps:bodyPr>
                            </wps:wsp>
                            <wps:wsp>
                              <wps:cNvPr id="229" name="Text Box 214"/>
                              <wps:cNvSpPr txBox="1">
                                <a:spLocks noChangeArrowheads="1"/>
                              </wps:cNvSpPr>
                              <wps:spPr bwMode="auto">
                                <a:xfrm>
                                  <a:off x="0" y="2272"/>
                                  <a:ext cx="540" cy="936"/>
                                </a:xfrm>
                                <a:prstGeom prst="rect">
                                  <a:avLst/>
                                </a:prstGeom>
                                <a:solidFill>
                                  <a:srgbClr val="FFFFFF"/>
                                </a:solidFill>
                                <a:ln w="9525">
                                  <a:solidFill>
                                    <a:srgbClr val="000000"/>
                                  </a:solidFill>
                                  <a:miter lim="800000"/>
                                </a:ln>
                                <a:effectLst/>
                              </wps:spPr>
                              <wps:txbx>
                                <w:txbxContent>
                                  <w:p w14:paraId="19F92F0B">
                                    <w:pPr>
                                      <w:pStyle w:val="11"/>
                                    </w:pPr>
                                    <w:r>
                                      <w:rPr>
                                        <w:rFonts w:hint="eastAsia"/>
                                      </w:rPr>
                                      <w:t>整改补齐资料</w:t>
                                    </w:r>
                                  </w:p>
                                </w:txbxContent>
                              </wps:txbx>
                              <wps:bodyPr rot="0" vert="horz" wrap="square" lIns="18000" tIns="10800" rIns="18000" bIns="10800" anchor="t" anchorCtr="0" upright="1">
                                <a:noAutofit/>
                              </wps:bodyPr>
                            </wps:wsp>
                            <wps:wsp>
                              <wps:cNvPr id="230" name="Line 215"/>
                              <wps:cNvCnPr/>
                              <wps:spPr bwMode="auto">
                                <a:xfrm>
                                  <a:off x="1980" y="312"/>
                                  <a:ext cx="0" cy="312"/>
                                </a:xfrm>
                                <a:prstGeom prst="line">
                                  <a:avLst/>
                                </a:prstGeom>
                                <a:noFill/>
                                <a:ln w="9525">
                                  <a:solidFill>
                                    <a:srgbClr val="000000"/>
                                  </a:solidFill>
                                  <a:round/>
                                  <a:tailEnd type="triangle" w="med" len="med"/>
                                </a:ln>
                                <a:effectLst/>
                              </wps:spPr>
                              <wps:bodyPr/>
                            </wps:wsp>
                            <wps:wsp>
                              <wps:cNvPr id="231" name="Line 216"/>
                              <wps:cNvCnPr/>
                              <wps:spPr bwMode="auto">
                                <a:xfrm>
                                  <a:off x="1980" y="936"/>
                                  <a:ext cx="0" cy="312"/>
                                </a:xfrm>
                                <a:prstGeom prst="line">
                                  <a:avLst/>
                                </a:prstGeom>
                                <a:noFill/>
                                <a:ln w="9525">
                                  <a:solidFill>
                                    <a:srgbClr val="000000"/>
                                  </a:solidFill>
                                  <a:round/>
                                  <a:tailEnd type="triangle" w="med" len="med"/>
                                </a:ln>
                                <a:effectLst/>
                              </wps:spPr>
                              <wps:bodyPr/>
                            </wps:wsp>
                            <wps:wsp>
                              <wps:cNvPr id="232" name="Line 217"/>
                              <wps:cNvCnPr/>
                              <wps:spPr bwMode="auto">
                                <a:xfrm>
                                  <a:off x="1980" y="1549"/>
                                  <a:ext cx="0" cy="283"/>
                                </a:xfrm>
                                <a:prstGeom prst="line">
                                  <a:avLst/>
                                </a:prstGeom>
                                <a:noFill/>
                                <a:ln w="9525">
                                  <a:solidFill>
                                    <a:srgbClr val="000000"/>
                                  </a:solidFill>
                                  <a:round/>
                                  <a:tailEnd type="triangle" w="med" len="med"/>
                                </a:ln>
                                <a:effectLst/>
                              </wps:spPr>
                              <wps:bodyPr/>
                            </wps:wsp>
                            <wps:wsp>
                              <wps:cNvPr id="233" name="Line 218"/>
                              <wps:cNvCnPr/>
                              <wps:spPr bwMode="auto">
                                <a:xfrm>
                                  <a:off x="1980" y="3052"/>
                                  <a:ext cx="0" cy="312"/>
                                </a:xfrm>
                                <a:prstGeom prst="line">
                                  <a:avLst/>
                                </a:prstGeom>
                                <a:noFill/>
                                <a:ln w="9525">
                                  <a:solidFill>
                                    <a:srgbClr val="000000"/>
                                  </a:solidFill>
                                  <a:round/>
                                  <a:tailEnd type="triangle" w="med" len="med"/>
                                </a:ln>
                                <a:effectLst/>
                              </wps:spPr>
                              <wps:bodyPr/>
                            </wps:wsp>
                            <wps:wsp>
                              <wps:cNvPr id="234" name="Text Box 219"/>
                              <wps:cNvSpPr txBox="1">
                                <a:spLocks noChangeArrowheads="1"/>
                              </wps:cNvSpPr>
                              <wps:spPr bwMode="auto">
                                <a:xfrm>
                                  <a:off x="2160" y="3052"/>
                                  <a:ext cx="360" cy="312"/>
                                </a:xfrm>
                                <a:prstGeom prst="rect">
                                  <a:avLst/>
                                </a:prstGeom>
                                <a:noFill/>
                                <a:ln>
                                  <a:noFill/>
                                </a:ln>
                                <a:effectLst/>
                              </wps:spPr>
                              <wps:txbx>
                                <w:txbxContent>
                                  <w:p w14:paraId="5F26DBC8">
                                    <w:pPr>
                                      <w:jc w:val="center"/>
                                    </w:pPr>
                                    <w:r>
                                      <w:t>Y</w:t>
                                    </w:r>
                                  </w:p>
                                </w:txbxContent>
                              </wps:txbx>
                              <wps:bodyPr rot="0" vert="horz" wrap="square" lIns="0" tIns="0" rIns="0" bIns="0" anchor="t" anchorCtr="0" upright="1">
                                <a:noAutofit/>
                              </wps:bodyPr>
                            </wps:wsp>
                            <wps:wsp>
                              <wps:cNvPr id="235" name="Text Box 220"/>
                              <wps:cNvSpPr txBox="1">
                                <a:spLocks noChangeArrowheads="1"/>
                              </wps:cNvSpPr>
                              <wps:spPr bwMode="auto">
                                <a:xfrm>
                                  <a:off x="720" y="2272"/>
                                  <a:ext cx="360" cy="312"/>
                                </a:xfrm>
                                <a:prstGeom prst="rect">
                                  <a:avLst/>
                                </a:prstGeom>
                                <a:noFill/>
                                <a:ln>
                                  <a:noFill/>
                                </a:ln>
                                <a:effectLst/>
                              </wps:spPr>
                              <wps:txbx>
                                <w:txbxContent>
                                  <w:p w14:paraId="701AD2FA">
                                    <w:pPr>
                                      <w:jc w:val="center"/>
                                    </w:pPr>
                                    <w:r>
                                      <w:t>N</w:t>
                                    </w:r>
                                  </w:p>
                                </w:txbxContent>
                              </wps:txbx>
                              <wps:bodyPr rot="0" vert="horz" wrap="square" lIns="0" tIns="0" rIns="0" bIns="0" anchor="t" anchorCtr="0" upright="1">
                                <a:noAutofit/>
                              </wps:bodyPr>
                            </wps:wsp>
                            <wpg:grpSp>
                              <wpg:cNvPr id="236" name="Group 221"/>
                              <wpg:cNvGrpSpPr/>
                              <wpg:grpSpPr>
                                <a:xfrm>
                                  <a:off x="540" y="0"/>
                                  <a:ext cx="3071" cy="312"/>
                                  <a:chOff x="0" y="0"/>
                                  <a:chExt cx="3071" cy="312"/>
                                </a:xfrm>
                                <a:effectLst/>
                              </wpg:grpSpPr>
                              <wps:wsp>
                                <wps:cNvPr id="237" name="Text Box 222"/>
                                <wps:cNvSpPr txBox="1">
                                  <a:spLocks noChangeArrowheads="1"/>
                                </wps:cNvSpPr>
                                <wps:spPr bwMode="auto">
                                  <a:xfrm>
                                    <a:off x="180" y="0"/>
                                    <a:ext cx="2891" cy="312"/>
                                  </a:xfrm>
                                  <a:prstGeom prst="rect">
                                    <a:avLst/>
                                  </a:prstGeom>
                                  <a:solidFill>
                                    <a:srgbClr val="FFFFFF"/>
                                  </a:solidFill>
                                  <a:ln>
                                    <a:noFill/>
                                  </a:ln>
                                  <a:effectLst/>
                                </wps:spPr>
                                <wps:txbx>
                                  <w:txbxContent>
                                    <w:p w14:paraId="30E79010">
                                      <w:pPr>
                                        <w:textAlignment w:val="bottom"/>
                                        <w:rPr>
                                          <w:rFonts w:ascii="宋体"/>
                                          <w:sz w:val="18"/>
                                          <w:szCs w:val="18"/>
                                          <w:lang w:eastAsia="zh-CN"/>
                                        </w:rPr>
                                      </w:pPr>
                                      <w:r>
                                        <w:rPr>
                                          <w:rFonts w:hint="eastAsia" w:ascii="宋体" w:hAnsi="宋体"/>
                                          <w:sz w:val="18"/>
                                          <w:szCs w:val="18"/>
                                          <w:lang w:eastAsia="zh-CN"/>
                                        </w:rPr>
                                        <w:t>接业主</w:t>
                                      </w:r>
                                      <w:r>
                                        <w:rPr>
                                          <w:rFonts w:ascii="宋体" w:hAnsi="宋体"/>
                                          <w:sz w:val="18"/>
                                          <w:szCs w:val="18"/>
                                          <w:lang w:eastAsia="zh-CN"/>
                                        </w:rPr>
                                        <w:t>/</w:t>
                                      </w:r>
                                      <w:r>
                                        <w:rPr>
                                          <w:rFonts w:hint="eastAsia" w:ascii="宋体" w:hAnsi="宋体"/>
                                          <w:sz w:val="18"/>
                                          <w:szCs w:val="18"/>
                                          <w:lang w:eastAsia="zh-CN"/>
                                        </w:rPr>
                                        <w:t>开发建设单位通知准备资料</w:t>
                                      </w:r>
                                    </w:p>
                                  </w:txbxContent>
                                </wps:txbx>
                                <wps:bodyPr rot="0" vert="horz" wrap="square" lIns="18000" tIns="36000" rIns="18000" bIns="0" anchor="ctr" anchorCtr="0" upright="1">
                                  <a:noAutofit/>
                                </wps:bodyPr>
                              </wps:wsp>
                              <wps:wsp>
                                <wps:cNvPr id="238" name="Oval 223"/>
                                <wps:cNvSpPr>
                                  <a:spLocks noChangeArrowheads="1"/>
                                </wps:cNvSpPr>
                                <wps:spPr bwMode="auto">
                                  <a:xfrm>
                                    <a:off x="0" y="0"/>
                                    <a:ext cx="2700" cy="312"/>
                                  </a:xfrm>
                                  <a:prstGeom prst="ellipse">
                                    <a:avLst/>
                                  </a:prstGeom>
                                  <a:noFill/>
                                  <a:ln w="9525">
                                    <a:solidFill>
                                      <a:srgbClr val="000000"/>
                                    </a:solidFill>
                                    <a:round/>
                                  </a:ln>
                                  <a:effectLst/>
                                </wps:spPr>
                                <wps:bodyPr rot="0" vert="horz" wrap="square" lIns="91440" tIns="45720" rIns="91440" bIns="45720" anchor="t" anchorCtr="0" upright="1">
                                  <a:noAutofit/>
                                </wps:bodyPr>
                              </wps:wsp>
                            </wpg:grpSp>
                            <wps:wsp>
                              <wps:cNvPr id="239" name="Line 224"/>
                              <wps:cNvCnPr/>
                              <wps:spPr bwMode="auto">
                                <a:xfrm rot="720000" flipH="1">
                                  <a:off x="542" y="2737"/>
                                  <a:ext cx="540" cy="113"/>
                                </a:xfrm>
                                <a:prstGeom prst="line">
                                  <a:avLst/>
                                </a:prstGeom>
                                <a:noFill/>
                                <a:ln w="9525">
                                  <a:solidFill>
                                    <a:srgbClr val="000000"/>
                                  </a:solidFill>
                                  <a:round/>
                                </a:ln>
                                <a:effectLst/>
                              </wps:spPr>
                              <wps:bodyPr/>
                            </wps:wsp>
                            <wps:wsp>
                              <wps:cNvPr id="240" name="Line 225"/>
                              <wps:cNvCnPr/>
                              <wps:spPr bwMode="auto">
                                <a:xfrm flipV="1">
                                  <a:off x="180" y="1960"/>
                                  <a:ext cx="0" cy="312"/>
                                </a:xfrm>
                                <a:prstGeom prst="line">
                                  <a:avLst/>
                                </a:prstGeom>
                                <a:noFill/>
                                <a:ln w="9525">
                                  <a:solidFill>
                                    <a:srgbClr val="000000"/>
                                  </a:solidFill>
                                  <a:round/>
                                </a:ln>
                                <a:effectLst/>
                              </wps:spPr>
                              <wps:bodyPr/>
                            </wps:wsp>
                            <wps:wsp>
                              <wps:cNvPr id="241" name="Line 226"/>
                              <wps:cNvCnPr/>
                              <wps:spPr bwMode="auto">
                                <a:xfrm>
                                  <a:off x="180" y="1960"/>
                                  <a:ext cx="720" cy="0"/>
                                </a:xfrm>
                                <a:prstGeom prst="line">
                                  <a:avLst/>
                                </a:prstGeom>
                                <a:noFill/>
                                <a:ln w="9525">
                                  <a:solidFill>
                                    <a:srgbClr val="000000"/>
                                  </a:solidFill>
                                  <a:round/>
                                  <a:tailEnd type="triangle" w="med" len="med"/>
                                </a:ln>
                                <a:effectLst/>
                              </wps:spPr>
                              <wps:bodyPr/>
                            </wps:wsp>
                            <wps:wsp>
                              <wps:cNvPr id="242" name="Line 227"/>
                              <wps:cNvCnPr/>
                              <wps:spPr bwMode="auto">
                                <a:xfrm>
                                  <a:off x="1980" y="2272"/>
                                  <a:ext cx="0" cy="283"/>
                                </a:xfrm>
                                <a:prstGeom prst="line">
                                  <a:avLst/>
                                </a:prstGeom>
                                <a:noFill/>
                                <a:ln w="9525">
                                  <a:solidFill>
                                    <a:srgbClr val="000000"/>
                                  </a:solidFill>
                                  <a:round/>
                                  <a:tailEnd type="triangle" w="med" len="med"/>
                                </a:ln>
                                <a:effectLst/>
                              </wps:spPr>
                              <wps:bodyPr/>
                            </wps:wsp>
                          </wpg:wgp>
                        </a:graphicData>
                      </a:graphic>
                    </wp:anchor>
                  </w:drawing>
                </mc:Choice>
                <mc:Fallback>
                  <w:pict>
                    <v:group id="Group 207" o:spid="_x0000_s1026" o:spt="203" style="position:absolute;left:0pt;margin-left:-1.1pt;margin-top:12.65pt;height:220.05pt;width:251.75pt;z-index:251878400;mso-width-relative:page;mso-height-relative:page;" coordsize="3611,3364" o:gfxdata="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">
                      <o:lock v:ext="edit" aspectratio="f"/>
                      <v:shape id="Text Box 208" o:spid="_x0000_s1026" o:spt="202" type="#_x0000_t202" style="position:absolute;left:720;top:624;height:312;width:2520;" fillcolor="#FFFFFF" filled="t" stroked="t" coordsize="21600,21600" o:gfxdata="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TxS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inset="0.5mm,1mm,0.5mm,0mm">
                          <w:txbxContent>
                            <w:p w14:paraId="6F0E055A">
                              <w:pPr>
                                <w:jc w:val="center"/>
                              </w:pPr>
                              <w:r>
                                <w:rPr>
                                  <w:rFonts w:hint="eastAsia"/>
                                </w:rPr>
                                <w:t>上交资料</w:t>
                              </w:r>
                            </w:p>
                          </w:txbxContent>
                        </v:textbox>
                      </v:shape>
                      <v:shape id="Text Box 209" o:spid="_x0000_s1026" o:spt="202" type="#_x0000_t202" style="position:absolute;left:720;top:1248;height:312;width:2520;" fillcolor="#FFFFFF" filled="t" stroked="t" coordsize="21600,21600" o:gfxdata="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oJ97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0.5mm,0mm,0.5mm,0mm">
                          <w:txbxContent>
                            <w:p w14:paraId="16703D79">
                              <w:pPr>
                                <w:jc w:val="center"/>
                              </w:pPr>
                              <w:r>
                                <w:rPr>
                                  <w:rFonts w:hint="eastAsia"/>
                                </w:rPr>
                                <w:t>做好承接查验前的准备</w:t>
                              </w:r>
                            </w:p>
                          </w:txbxContent>
                        </v:textbox>
                      </v:shape>
                      <v:group id="Group 210" o:spid="_x0000_s1026" o:spt="203" style="position:absolute;left:1080;top:2584;height:468;width:1800;" coordsize="1980,624" o:gfxdata="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19A1W+AAAA3AAAAA8AAAAAAAAAAQAgAAAAIgAAAGRycy9kb3ducmV2Lnht&#10;bFBLAQIUABQAAAAIAIdO4kAzLwWeOwAAADkAAAAVAAAAAAAAAAEAIAAAAA0BAABkcnMvZ3JvdXBz&#10;aGFwZXhtbC54bWxQSwUGAAAAAAYABgBgAQAAygMAAAAA&#10;">
                        <o:lock v:ext="edit" aspectratio="f"/>
                        <v:shape id="Text Box 211" o:spid="_x0000_s1026" o:spt="202" type="#_x0000_t202" style="position:absolute;left:180;top:156;height:312;width:1620;" fillcolor="#FFFFFF" filled="t" stroked="f" coordsize="21600,21600" o:gfxdata="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yxdb4A&#10;AADc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00397F0D">
                                <w:pPr>
                                  <w:jc w:val="center"/>
                                </w:pPr>
                                <w:r>
                                  <w:rPr>
                                    <w:rFonts w:hint="eastAsia"/>
                                  </w:rPr>
                                  <w:t>发包人检查核对</w:t>
                                </w:r>
                              </w:p>
                            </w:txbxContent>
                          </v:textbox>
                        </v:shape>
                        <v:shape id="AutoShape 212" o:spid="_x0000_s1026" o:spt="4" type="#_x0000_t4" style="position:absolute;left:0;top:0;height:624;width:1980;" filled="f" stroked="t" coordsize="21600,21600" o:gfxdata="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pz5rvQAA&#10;ANwAAAAPAAAAAAAAAAEAIAAAACIAAABkcnMvZG93bnJldi54bWxQSwECFAAUAAAACACHTuJAMy8F&#10;njsAAAA5AAAAEAAAAAAAAAABACAAAAAMAQAAZHJzL3NoYXBleG1sLnhtbFBLBQYAAAAABgAGAFsB&#10;AAC2AwAAAAA=&#10;">
                          <v:fill on="f" focussize="0,0"/>
                          <v:stroke color="#000000" miterlimit="8" joinstyle="miter"/>
                          <v:imagedata o:title=""/>
                          <o:lock v:ext="edit" aspectratio="f"/>
                          <v:textbox inset="0mm,0mm,0mm,0mm"/>
                        </v:shape>
                      </v:group>
                      <v:shape id="Text Box 213" o:spid="_x0000_s1026" o:spt="202" type="#_x0000_t202" style="position:absolute;left:900;top:1872;height:312;width:2520;" fillcolor="#FFFFFF" filled="t" stroked="t" coordsize="21600,21600" o:gfxdata="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cD8rsAAADc&#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inset="0.5mm,0mm,0.5mm,0mm">
                          <w:txbxContent>
                            <w:p w14:paraId="059586C0">
                              <w:pPr>
                                <w:jc w:val="center"/>
                              </w:pPr>
                              <w:r>
                                <w:rPr>
                                  <w:rFonts w:hint="eastAsia"/>
                                </w:rPr>
                                <w:t>进行资料移交</w:t>
                              </w:r>
                            </w:p>
                          </w:txbxContent>
                        </v:textbox>
                      </v:shape>
                      <v:shape id="Text Box 214" o:spid="_x0000_s1026" o:spt="202" type="#_x0000_t202" style="position:absolute;left:0;top:2272;height:936;width:540;" fillcolor="#FFFFFF" filled="t" stroked="t" coordsize="21600,21600" o:gfxdata="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vJGy/&#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inset="0.5mm,0.3mm,0.5mm,0.3mm">
                          <w:txbxContent>
                            <w:p w14:paraId="19F92F0B">
                              <w:pPr>
                                <w:pStyle w:val="11"/>
                              </w:pPr>
                              <w:r>
                                <w:rPr>
                                  <w:rFonts w:hint="eastAsia"/>
                                </w:rPr>
                                <w:t>整改补齐资料</w:t>
                              </w:r>
                            </w:p>
                          </w:txbxContent>
                        </v:textbox>
                      </v:shape>
                      <v:line id="Line 215" o:spid="_x0000_s1026" o:spt="20" style="position:absolute;left:1980;top:312;height:312;width:0;" filled="f" stroked="t" coordsize="21600,21600" o:gfxdata="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0VXe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Line 216" o:spid="_x0000_s1026" o:spt="20" style="position:absolute;left:1980;top:936;height:312;width:0;" filled="f" stroked="t" coordsize="21600,21600" o:gfxdata="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48Oy/&#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17" o:spid="_x0000_s1026" o:spt="20" style="position:absolute;left:1980;top:1549;height:283;width:0;" filled="f" stroked="t" coordsize="21600,21600" o:gfxdata="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am6b&#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218" o:spid="_x0000_s1026" o:spt="20" style="position:absolute;left:1980;top:3052;height:312;width:0;" filled="f" stroked="t" coordsize="21600,21600" o:gfxdata="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mywC/&#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219" o:spid="_x0000_s1026" o:spt="202" type="#_x0000_t202" style="position:absolute;left:2160;top:3052;height:312;width:360;" filled="f" stroked="f" coordsize="21600,21600" o:gfxdata="UEsDBAoAAAAAAIdO4kAAAAAAAAAAAAAAAAAEAAAAZHJzL1BLAwQUAAAACACHTuJAzfL7oL8AAADc&#10;AAAADwAAAGRycy9kb3ducmV2LnhtbEWPT2sCMRTE70K/Q3gFb5qoRe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y+6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26DBC8">
                              <w:pPr>
                                <w:jc w:val="center"/>
                              </w:pPr>
                              <w:r>
                                <w:t>Y</w:t>
                              </w:r>
                            </w:p>
                          </w:txbxContent>
                        </v:textbox>
                      </v:shape>
                      <v:shape id="Text Box 220" o:spid="_x0000_s1026" o:spt="202" type="#_x0000_t202" style="position:absolute;left:720;top:2272;height:312;width:360;" filled="f" stroked="f" coordsize="21600,21600" o:gfxdata="UEsDBAoAAAAAAIdO4kAAAAAAAAAAAAAAAAAEAAAAZHJzL1BLAwQUAAAACACHTuJAor5eO78AAADc&#10;AAAADwAAAGRycy9kb3ducmV2LnhtbEWPT2sCMRTE70K/Q3gFb5qoVO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Xj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1AD2FA">
                              <w:pPr>
                                <w:jc w:val="center"/>
                              </w:pPr>
                              <w:r>
                                <w:t>N</w:t>
                              </w:r>
                            </w:p>
                          </w:txbxContent>
                        </v:textbox>
                      </v:shape>
                      <v:group id="Group 221" o:spid="_x0000_s1026" o:spt="203" style="position:absolute;left:540;top:0;height:312;width:3071;" coordsize="3071,312" o:gfxdata="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4dgv/vwAAANwAAAAPAAAAAAAAAAEAIAAAACIAAABkcnMvZG93bnJldi54&#10;bWxQSwECFAAUAAAACACHTuJAMy8FnjsAAAA5AAAAFQAAAAAAAAABACAAAAAOAQAAZHJzL2dyb3Vw&#10;c2hhcGV4bWwueG1sUEsFBgAAAAAGAAYAYAEAAMsDAAAAAA==&#10;">
                        <o:lock v:ext="edit" aspectratio="f"/>
                        <v:shape id="Text Box 222" o:spid="_x0000_s1026" o:spt="202" type="#_x0000_t202" style="position:absolute;left:180;top:0;height:312;width:2891;v-text-anchor:middle;" fillcolor="#FFFFFF" filled="t" stroked="f" coordsize="21600,21600" o:gfxdata="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vX974A&#10;AADcAAAADwAAAAAAAAABACAAAAAiAAAAZHJzL2Rvd25yZXYueG1sUEsBAhQAFAAAAAgAh07iQDMv&#10;BZ47AAAAOQAAABAAAAAAAAAAAQAgAAAADQEAAGRycy9zaGFwZXhtbC54bWxQSwUGAAAAAAYABgBb&#10;AQAAtwMAAAAA&#10;">
                          <v:fill on="t" focussize="0,0"/>
                          <v:stroke on="f"/>
                          <v:imagedata o:title=""/>
                          <o:lock v:ext="edit" aspectratio="f"/>
                          <v:textbox inset="0.5mm,1mm,0.5mm,0mm">
                            <w:txbxContent>
                              <w:p w14:paraId="30E79010">
                                <w:pPr>
                                  <w:textAlignment w:val="bottom"/>
                                  <w:rPr>
                                    <w:rFonts w:ascii="宋体"/>
                                    <w:sz w:val="18"/>
                                    <w:szCs w:val="18"/>
                                    <w:lang w:eastAsia="zh-CN"/>
                                  </w:rPr>
                                </w:pPr>
                                <w:r>
                                  <w:rPr>
                                    <w:rFonts w:hint="eastAsia" w:ascii="宋体" w:hAnsi="宋体"/>
                                    <w:sz w:val="18"/>
                                    <w:szCs w:val="18"/>
                                    <w:lang w:eastAsia="zh-CN"/>
                                  </w:rPr>
                                  <w:t>接业主</w:t>
                                </w:r>
                                <w:r>
                                  <w:rPr>
                                    <w:rFonts w:ascii="宋体" w:hAnsi="宋体"/>
                                    <w:sz w:val="18"/>
                                    <w:szCs w:val="18"/>
                                    <w:lang w:eastAsia="zh-CN"/>
                                  </w:rPr>
                                  <w:t>/</w:t>
                                </w:r>
                                <w:r>
                                  <w:rPr>
                                    <w:rFonts w:hint="eastAsia" w:ascii="宋体" w:hAnsi="宋体"/>
                                    <w:sz w:val="18"/>
                                    <w:szCs w:val="18"/>
                                    <w:lang w:eastAsia="zh-CN"/>
                                  </w:rPr>
                                  <w:t>开发建设单位通知准备资料</w:t>
                                </w:r>
                              </w:p>
                            </w:txbxContent>
                          </v:textbox>
                        </v:shape>
                        <v:shape id="Oval 223" o:spid="_x0000_s1026" o:spt="3" type="#_x0000_t3" style="position:absolute;left:0;top:0;height:312;width:2700;" filled="f" stroked="t" coordsize="21600,21600" o:gfxdata="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FO9l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group>
                      <v:line id="Line 224" o:spid="_x0000_s1026" o:spt="20" style="position:absolute;left:542;top:2737;flip:x;height:113;width:540;rotation:-786432f;" filled="f" stroked="t" coordsize="21600,21600" o:gfxdata="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Cnu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25" o:spid="_x0000_s1026" o:spt="20" style="position:absolute;left:180;top:1960;flip:y;height:312;width:0;" filled="f" stroked="t" coordsize="21600,21600" o:gfxdata="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y1y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Line 226" o:spid="_x0000_s1026" o:spt="20" style="position:absolute;left:180;top:1960;height:0;width:720;" filled="f" stroked="t" coordsize="21600,21600" o:gfxdata="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g5G/&#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227" o:spid="_x0000_s1026" o:spt="20" style="position:absolute;left:1980;top:2272;height:283;width:0;" filled="f" stroked="t" coordsize="21600,21600" o:gfxdata="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bB3m&#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w:pict>
                </mc:Fallback>
              </mc:AlternateContent>
            </w:r>
          </w:p>
          <w:p w14:paraId="3A79DB0C">
            <w:pPr>
              <w:ind w:firstLine="480" w:firstLineChars="200"/>
              <w:rPr>
                <w:rFonts w:ascii="微软雅黑" w:hAnsi="微软雅黑" w:eastAsia="微软雅黑" w:cs="Times New Roman"/>
                <w:kern w:val="2"/>
                <w:sz w:val="24"/>
                <w:szCs w:val="24"/>
                <w:lang w:eastAsia="zh-CN"/>
              </w:rPr>
            </w:pPr>
          </w:p>
          <w:p w14:paraId="4B5B0594">
            <w:pPr>
              <w:ind w:firstLine="480" w:firstLineChars="200"/>
              <w:rPr>
                <w:rFonts w:ascii="微软雅黑" w:hAnsi="微软雅黑" w:eastAsia="微软雅黑" w:cs="Times New Roman"/>
                <w:kern w:val="2"/>
                <w:sz w:val="24"/>
                <w:szCs w:val="24"/>
                <w:lang w:eastAsia="zh-CN"/>
              </w:rPr>
            </w:pPr>
          </w:p>
          <w:p w14:paraId="02797E9F">
            <w:pPr>
              <w:ind w:firstLine="480" w:firstLineChars="200"/>
              <w:rPr>
                <w:rFonts w:ascii="微软雅黑" w:hAnsi="微软雅黑" w:eastAsia="微软雅黑" w:cs="Times New Roman"/>
                <w:kern w:val="2"/>
                <w:sz w:val="24"/>
                <w:szCs w:val="24"/>
                <w:lang w:eastAsia="zh-CN"/>
              </w:rPr>
            </w:pPr>
          </w:p>
          <w:p w14:paraId="7EF6CEAF">
            <w:pPr>
              <w:ind w:firstLine="480" w:firstLineChars="200"/>
              <w:rPr>
                <w:rFonts w:ascii="微软雅黑" w:hAnsi="微软雅黑" w:eastAsia="微软雅黑" w:cs="Times New Roman"/>
                <w:kern w:val="2"/>
                <w:sz w:val="24"/>
                <w:szCs w:val="24"/>
                <w:lang w:eastAsia="zh-CN"/>
              </w:rPr>
            </w:pPr>
          </w:p>
          <w:p w14:paraId="5F605680">
            <w:pPr>
              <w:ind w:firstLine="480" w:firstLineChars="200"/>
              <w:rPr>
                <w:rFonts w:ascii="微软雅黑" w:hAnsi="微软雅黑" w:eastAsia="微软雅黑" w:cs="Times New Roman"/>
                <w:kern w:val="2"/>
                <w:sz w:val="24"/>
                <w:szCs w:val="24"/>
                <w:lang w:eastAsia="zh-CN"/>
              </w:rPr>
            </w:pPr>
          </w:p>
          <w:p w14:paraId="7444A3AC">
            <w:pPr>
              <w:ind w:firstLine="480" w:firstLineChars="200"/>
              <w:rPr>
                <w:rFonts w:ascii="微软雅黑" w:hAnsi="微软雅黑" w:eastAsia="微软雅黑" w:cs="Times New Roman"/>
                <w:kern w:val="2"/>
                <w:sz w:val="24"/>
                <w:szCs w:val="24"/>
                <w:lang w:eastAsia="zh-CN"/>
              </w:rPr>
            </w:pPr>
          </w:p>
          <w:p w14:paraId="074759B4">
            <w:pPr>
              <w:ind w:firstLine="480" w:firstLineChars="200"/>
              <w:rPr>
                <w:rFonts w:ascii="微软雅黑" w:hAnsi="微软雅黑" w:eastAsia="微软雅黑" w:cs="Times New Roman"/>
                <w:kern w:val="2"/>
                <w:sz w:val="24"/>
                <w:szCs w:val="24"/>
                <w:lang w:eastAsia="zh-CN"/>
              </w:rPr>
            </w:pPr>
          </w:p>
          <w:p w14:paraId="191D0439">
            <w:pPr>
              <w:ind w:firstLine="480" w:firstLineChars="200"/>
              <w:rPr>
                <w:rFonts w:ascii="微软雅黑" w:hAnsi="微软雅黑" w:eastAsia="微软雅黑" w:cs="Times New Roman"/>
                <w:kern w:val="2"/>
                <w:sz w:val="24"/>
                <w:szCs w:val="24"/>
                <w:lang w:eastAsia="zh-CN"/>
              </w:rPr>
            </w:pPr>
          </w:p>
          <w:p w14:paraId="275DCF77">
            <w:pPr>
              <w:ind w:firstLine="480" w:firstLineChars="200"/>
              <w:rPr>
                <w:rFonts w:ascii="微软雅黑" w:hAnsi="微软雅黑" w:eastAsia="微软雅黑" w:cs="Times New Roman"/>
                <w:kern w:val="2"/>
                <w:sz w:val="24"/>
                <w:szCs w:val="24"/>
                <w:lang w:eastAsia="zh-CN"/>
              </w:rPr>
            </w:pPr>
          </w:p>
          <w:p w14:paraId="0BDCCD9D">
            <w:pPr>
              <w:ind w:firstLine="480" w:firstLineChars="200"/>
              <w:rPr>
                <w:rFonts w:ascii="微软雅黑" w:hAnsi="微软雅黑" w:eastAsia="微软雅黑" w:cs="Times New Roman"/>
                <w:kern w:val="2"/>
                <w:sz w:val="24"/>
                <w:szCs w:val="24"/>
                <w:lang w:eastAsia="zh-CN"/>
              </w:rPr>
            </w:pPr>
          </w:p>
          <w:p w14:paraId="0EF69EC6">
            <w:pPr>
              <w:ind w:firstLine="480" w:firstLineChars="200"/>
              <w:rPr>
                <w:rFonts w:ascii="微软雅黑" w:hAnsi="微软雅黑" w:eastAsia="微软雅黑" w:cs="Times New Roman"/>
                <w:kern w:val="2"/>
                <w:sz w:val="24"/>
                <w:szCs w:val="24"/>
                <w:lang w:eastAsia="zh-CN"/>
              </w:rPr>
            </w:pPr>
            <w:r>
              <w:rPr>
                <w:rFonts w:ascii="微软雅黑" w:hAnsi="微软雅黑" w:eastAsia="微软雅黑" w:cs="Times New Roman"/>
                <w:kern w:val="2"/>
                <w:sz w:val="24"/>
                <w:szCs w:val="24"/>
                <w:lang w:eastAsia="zh-CN"/>
              </w:rPr>
              <mc:AlternateContent>
                <mc:Choice Requires="wpg">
                  <w:drawing>
                    <wp:anchor distT="0" distB="0" distL="114300" distR="114300" simplePos="0" relativeHeight="251879424" behindDoc="0" locked="0" layoutInCell="1" allowOverlap="1">
                      <wp:simplePos x="0" y="0"/>
                      <wp:positionH relativeFrom="column">
                        <wp:posOffset>-13970</wp:posOffset>
                      </wp:positionH>
                      <wp:positionV relativeFrom="paragraph">
                        <wp:posOffset>187960</wp:posOffset>
                      </wp:positionV>
                      <wp:extent cx="3085465" cy="1615440"/>
                      <wp:effectExtent l="5080" t="5080" r="5080" b="5715"/>
                      <wp:wrapNone/>
                      <wp:docPr id="243" name="Group 228"/>
                      <wp:cNvGraphicFramePr/>
                      <a:graphic xmlns:a="http://schemas.openxmlformats.org/drawingml/2006/main">
                        <a:graphicData uri="http://schemas.microsoft.com/office/word/2010/wordprocessingGroup">
                          <wpg:wgp>
                            <wpg:cNvGrpSpPr/>
                            <wpg:grpSpPr>
                              <a:xfrm>
                                <a:off x="0" y="0"/>
                                <a:ext cx="3085465" cy="1615440"/>
                                <a:chOff x="0" y="0"/>
                                <a:chExt cx="3780" cy="2187"/>
                              </a:xfrm>
                              <a:effectLst/>
                            </wpg:grpSpPr>
                            <wps:wsp>
                              <wps:cNvPr id="244" name="Line 229"/>
                              <wps:cNvCnPr/>
                              <wps:spPr bwMode="auto">
                                <a:xfrm flipH="1">
                                  <a:off x="1976" y="312"/>
                                  <a:ext cx="2" cy="468"/>
                                </a:xfrm>
                                <a:prstGeom prst="line">
                                  <a:avLst/>
                                </a:prstGeom>
                                <a:noFill/>
                                <a:ln w="9525">
                                  <a:solidFill>
                                    <a:srgbClr val="000000"/>
                                  </a:solidFill>
                                  <a:round/>
                                  <a:tailEnd type="triangle" w="med" len="med"/>
                                </a:ln>
                                <a:effectLst/>
                              </wps:spPr>
                              <wps:bodyPr/>
                            </wps:wsp>
                            <wps:wsp>
                              <wps:cNvPr id="245" name="Line 70"/>
                              <wps:cNvCnPr/>
                              <wps:spPr bwMode="auto">
                                <a:xfrm flipH="1">
                                  <a:off x="1980" y="1457"/>
                                  <a:ext cx="0" cy="358"/>
                                </a:xfrm>
                                <a:prstGeom prst="line">
                                  <a:avLst/>
                                </a:prstGeom>
                                <a:noFill/>
                                <a:ln w="9525">
                                  <a:solidFill>
                                    <a:srgbClr val="000000"/>
                                  </a:solidFill>
                                  <a:round/>
                                  <a:tailEnd type="triangle" w="med" len="med"/>
                                </a:ln>
                                <a:effectLst/>
                              </wps:spPr>
                              <wps:bodyPr/>
                            </wps:wsp>
                            <wps:wsp>
                              <wps:cNvPr id="246" name="Text Box 231"/>
                              <wps:cNvSpPr txBox="1">
                                <a:spLocks noChangeArrowheads="1"/>
                              </wps:cNvSpPr>
                              <wps:spPr bwMode="auto">
                                <a:xfrm>
                                  <a:off x="1442" y="1829"/>
                                  <a:ext cx="1078" cy="358"/>
                                </a:xfrm>
                                <a:prstGeom prst="rect">
                                  <a:avLst/>
                                </a:prstGeom>
                                <a:solidFill>
                                  <a:srgbClr val="FFFFFF"/>
                                </a:solidFill>
                                <a:ln w="9525">
                                  <a:solidFill>
                                    <a:srgbClr val="000000"/>
                                  </a:solidFill>
                                  <a:miter lim="800000"/>
                                </a:ln>
                                <a:effectLst/>
                              </wps:spPr>
                              <wps:txbx>
                                <w:txbxContent>
                                  <w:p w14:paraId="55CC62C3">
                                    <w:pPr>
                                      <w:pStyle w:val="11"/>
                                      <w:jc w:val="center"/>
                                    </w:pPr>
                                    <w:r>
                                      <w:rPr>
                                        <w:rFonts w:hint="eastAsia"/>
                                        <w:lang w:eastAsia="zh-CN"/>
                                      </w:rPr>
                                      <w:t>物业</w:t>
                                    </w:r>
                                    <w:r>
                                      <w:rPr>
                                        <w:rFonts w:hint="eastAsia"/>
                                      </w:rPr>
                                      <w:t>接管</w:t>
                                    </w:r>
                                  </w:p>
                                </w:txbxContent>
                              </wps:txbx>
                              <wps:bodyPr rot="0" vert="horz" wrap="square" lIns="18000" tIns="10800" rIns="18000" bIns="10800" anchor="t" anchorCtr="0" upright="1">
                                <a:noAutofit/>
                              </wps:bodyPr>
                            </wps:wsp>
                            <wps:wsp>
                              <wps:cNvPr id="247" name="Text Box 232"/>
                              <wps:cNvSpPr txBox="1">
                                <a:spLocks noChangeArrowheads="1"/>
                              </wps:cNvSpPr>
                              <wps:spPr bwMode="auto">
                                <a:xfrm>
                                  <a:off x="720" y="755"/>
                                  <a:ext cx="360" cy="358"/>
                                </a:xfrm>
                                <a:prstGeom prst="rect">
                                  <a:avLst/>
                                </a:prstGeom>
                                <a:noFill/>
                                <a:ln>
                                  <a:noFill/>
                                </a:ln>
                                <a:effectLst/>
                              </wps:spPr>
                              <wps:txbx>
                                <w:txbxContent>
                                  <w:p w14:paraId="639E7288">
                                    <w:pPr>
                                      <w:jc w:val="center"/>
                                    </w:pPr>
                                    <w:r>
                                      <w:t>N</w:t>
                                    </w:r>
                                  </w:p>
                                </w:txbxContent>
                              </wps:txbx>
                              <wps:bodyPr rot="0" vert="horz" wrap="square" lIns="0" tIns="0" rIns="0" bIns="0" anchor="t" anchorCtr="0" upright="1">
                                <a:noAutofit/>
                              </wps:bodyPr>
                            </wps:wsp>
                            <wps:wsp>
                              <wps:cNvPr id="248" name="Text Box 233"/>
                              <wps:cNvSpPr txBox="1">
                                <a:spLocks noChangeArrowheads="1"/>
                              </wps:cNvSpPr>
                              <wps:spPr bwMode="auto">
                                <a:xfrm>
                                  <a:off x="714" y="0"/>
                                  <a:ext cx="2520" cy="358"/>
                                </a:xfrm>
                                <a:prstGeom prst="rect">
                                  <a:avLst/>
                                </a:prstGeom>
                                <a:solidFill>
                                  <a:srgbClr val="FFFFFF"/>
                                </a:solidFill>
                                <a:ln w="9525">
                                  <a:solidFill>
                                    <a:srgbClr val="000000"/>
                                  </a:solidFill>
                                  <a:miter lim="800000"/>
                                </a:ln>
                                <a:effectLst/>
                              </wps:spPr>
                              <wps:txbx>
                                <w:txbxContent>
                                  <w:p w14:paraId="0F09C962">
                                    <w:pPr>
                                      <w:jc w:val="center"/>
                                      <w:rPr>
                                        <w:lang w:eastAsia="zh-CN"/>
                                      </w:rPr>
                                    </w:pPr>
                                    <w:r>
                                      <w:rPr>
                                        <w:rFonts w:hint="eastAsia"/>
                                        <w:lang w:eastAsia="zh-CN"/>
                                      </w:rPr>
                                      <w:t>进行硬件设施、设备移交</w:t>
                                    </w:r>
                                  </w:p>
                                </w:txbxContent>
                              </wps:txbx>
                              <wps:bodyPr rot="0" vert="horz" wrap="square" lIns="18000" tIns="0" rIns="18000" bIns="0" anchor="t" anchorCtr="0" upright="1">
                                <a:noAutofit/>
                              </wps:bodyPr>
                            </wps:wsp>
                            <wps:wsp>
                              <wps:cNvPr id="249" name="Text Box 234"/>
                              <wps:cNvSpPr txBox="1">
                                <a:spLocks noChangeArrowheads="1"/>
                              </wps:cNvSpPr>
                              <wps:spPr bwMode="auto">
                                <a:xfrm>
                                  <a:off x="0" y="755"/>
                                  <a:ext cx="540" cy="716"/>
                                </a:xfrm>
                                <a:prstGeom prst="rect">
                                  <a:avLst/>
                                </a:prstGeom>
                                <a:solidFill>
                                  <a:srgbClr val="FFFFFF"/>
                                </a:solidFill>
                                <a:ln w="9525">
                                  <a:solidFill>
                                    <a:srgbClr val="000000"/>
                                  </a:solidFill>
                                  <a:miter lim="800000"/>
                                </a:ln>
                                <a:effectLst/>
                              </wps:spPr>
                              <wps:txbx>
                                <w:txbxContent>
                                  <w:p w14:paraId="59D1BDBC">
                                    <w:pPr>
                                      <w:pStyle w:val="11"/>
                                      <w:rPr>
                                        <w:sz w:val="18"/>
                                        <w:szCs w:val="18"/>
                                        <w:lang w:eastAsia="zh-CN"/>
                                      </w:rPr>
                                    </w:pPr>
                                    <w:r>
                                      <w:rPr>
                                        <w:rFonts w:hint="eastAsia"/>
                                        <w:sz w:val="18"/>
                                        <w:szCs w:val="18"/>
                                        <w:lang w:eastAsia="zh-CN"/>
                                      </w:rPr>
                                      <w:t>施工</w:t>
                                    </w:r>
                                    <w:r>
                                      <w:rPr>
                                        <w:rFonts w:hint="eastAsia"/>
                                        <w:sz w:val="18"/>
                                        <w:szCs w:val="18"/>
                                      </w:rPr>
                                      <w:t>整改</w:t>
                                    </w:r>
                                  </w:p>
                                </w:txbxContent>
                              </wps:txbx>
                              <wps:bodyPr rot="0" vert="horz" wrap="square" lIns="18000" tIns="10800" rIns="18000" bIns="10800" anchor="t" anchorCtr="0" upright="1">
                                <a:noAutofit/>
                              </wps:bodyPr>
                            </wps:wsp>
                            <wps:wsp>
                              <wps:cNvPr id="250" name="Text Box 235"/>
                              <wps:cNvSpPr txBox="1">
                                <a:spLocks noChangeArrowheads="1"/>
                              </wps:cNvSpPr>
                              <wps:spPr bwMode="auto">
                                <a:xfrm>
                                  <a:off x="2156" y="1264"/>
                                  <a:ext cx="360" cy="280"/>
                                </a:xfrm>
                                <a:prstGeom prst="rect">
                                  <a:avLst/>
                                </a:prstGeom>
                                <a:solidFill>
                                  <a:srgbClr val="FFFFFF"/>
                                </a:solidFill>
                                <a:ln>
                                  <a:noFill/>
                                </a:ln>
                                <a:effectLst/>
                              </wps:spPr>
                              <wps:txbx>
                                <w:txbxContent>
                                  <w:p w14:paraId="6C5120CE">
                                    <w:pPr>
                                      <w:jc w:val="center"/>
                                    </w:pPr>
                                    <w:r>
                                      <w:t>Y</w:t>
                                    </w:r>
                                  </w:p>
                                </w:txbxContent>
                              </wps:txbx>
                              <wps:bodyPr rot="0" vert="horz" wrap="square" lIns="0" tIns="0" rIns="0" bIns="0" anchor="t" anchorCtr="0" upright="1">
                                <a:noAutofit/>
                              </wps:bodyPr>
                            </wps:wsp>
                            <wps:wsp>
                              <wps:cNvPr id="251" name="Line 236"/>
                              <wps:cNvCnPr/>
                              <wps:spPr bwMode="auto">
                                <a:xfrm flipH="1">
                                  <a:off x="540" y="1095"/>
                                  <a:ext cx="720" cy="0"/>
                                </a:xfrm>
                                <a:prstGeom prst="line">
                                  <a:avLst/>
                                </a:prstGeom>
                                <a:noFill/>
                                <a:ln w="9525">
                                  <a:solidFill>
                                    <a:srgbClr val="000000"/>
                                  </a:solidFill>
                                  <a:round/>
                                </a:ln>
                                <a:effectLst/>
                              </wps:spPr>
                              <wps:bodyPr/>
                            </wps:wsp>
                            <wps:wsp>
                              <wps:cNvPr id="252" name="Line 237"/>
                              <wps:cNvCnPr/>
                              <wps:spPr bwMode="auto">
                                <a:xfrm flipV="1">
                                  <a:off x="176" y="193"/>
                                  <a:ext cx="2" cy="587"/>
                                </a:xfrm>
                                <a:prstGeom prst="line">
                                  <a:avLst/>
                                </a:prstGeom>
                                <a:noFill/>
                                <a:ln w="9525">
                                  <a:solidFill>
                                    <a:srgbClr val="000000"/>
                                  </a:solidFill>
                                  <a:round/>
                                </a:ln>
                                <a:effectLst/>
                              </wps:spPr>
                              <wps:bodyPr/>
                            </wps:wsp>
                            <wps:wsp>
                              <wps:cNvPr id="253" name="Line 238"/>
                              <wps:cNvCnPr/>
                              <wps:spPr bwMode="auto">
                                <a:xfrm>
                                  <a:off x="176" y="190"/>
                                  <a:ext cx="540" cy="0"/>
                                </a:xfrm>
                                <a:prstGeom prst="line">
                                  <a:avLst/>
                                </a:prstGeom>
                                <a:noFill/>
                                <a:ln w="9525">
                                  <a:solidFill>
                                    <a:srgbClr val="000000"/>
                                  </a:solidFill>
                                  <a:round/>
                                  <a:tailEnd type="triangle" w="med" len="med"/>
                                </a:ln>
                                <a:effectLst/>
                              </wps:spPr>
                              <wps:bodyPr/>
                            </wps:wsp>
                            <wps:wsp>
                              <wps:cNvPr id="254" name="Text Box 239"/>
                              <wps:cNvSpPr txBox="1">
                                <a:spLocks noChangeArrowheads="1"/>
                              </wps:cNvSpPr>
                              <wps:spPr bwMode="auto">
                                <a:xfrm>
                                  <a:off x="3420" y="755"/>
                                  <a:ext cx="360" cy="1432"/>
                                </a:xfrm>
                                <a:prstGeom prst="rect">
                                  <a:avLst/>
                                </a:prstGeom>
                                <a:solidFill>
                                  <a:srgbClr val="FFFFFF"/>
                                </a:solidFill>
                                <a:ln w="9525">
                                  <a:solidFill>
                                    <a:srgbClr val="000000"/>
                                  </a:solidFill>
                                  <a:miter lim="800000"/>
                                </a:ln>
                                <a:effectLst/>
                              </wps:spPr>
                              <wps:txbx>
                                <w:txbxContent>
                                  <w:p w14:paraId="051A786A">
                                    <w:pPr>
                                      <w:pStyle w:val="11"/>
                                      <w:ind w:left="0"/>
                                      <w:rPr>
                                        <w:lang w:eastAsia="zh-CN"/>
                                      </w:rPr>
                                    </w:pPr>
                                    <w:r>
                                      <w:rPr>
                                        <w:rFonts w:hint="eastAsia"/>
                                      </w:rPr>
                                      <w:t>资料存档</w:t>
                                    </w:r>
                                  </w:p>
                                </w:txbxContent>
                              </wps:txbx>
                              <wps:bodyPr rot="0" vert="horz" wrap="square" lIns="18000" tIns="0" rIns="18000" bIns="0" anchor="t" anchorCtr="0" upright="1">
                                <a:noAutofit/>
                              </wps:bodyPr>
                            </wps:wsp>
                            <wps:wsp>
                              <wps:cNvPr id="255" name="Line 80"/>
                              <wps:cNvCnPr/>
                              <wps:spPr bwMode="auto">
                                <a:xfrm flipV="1">
                                  <a:off x="2516" y="2007"/>
                                  <a:ext cx="900" cy="0"/>
                                </a:xfrm>
                                <a:prstGeom prst="line">
                                  <a:avLst/>
                                </a:prstGeom>
                                <a:noFill/>
                                <a:ln w="9525">
                                  <a:solidFill>
                                    <a:srgbClr val="000000"/>
                                  </a:solidFill>
                                  <a:round/>
                                  <a:tailEnd type="triangle" w="med" len="med"/>
                                </a:ln>
                                <a:effectLst/>
                              </wps:spPr>
                              <wps:bodyPr/>
                            </wps:wsp>
                            <wpg:grpSp>
                              <wpg:cNvPr id="256" name="Group 241"/>
                              <wpg:cNvGrpSpPr/>
                              <wpg:grpSpPr>
                                <a:xfrm>
                                  <a:off x="1256" y="755"/>
                                  <a:ext cx="1440" cy="715"/>
                                  <a:chOff x="0" y="0"/>
                                  <a:chExt cx="1980" cy="624"/>
                                </a:xfrm>
                                <a:effectLst/>
                              </wpg:grpSpPr>
                              <wps:wsp>
                                <wps:cNvPr id="257" name="Text Box 242"/>
                                <wps:cNvSpPr txBox="1">
                                  <a:spLocks noChangeArrowheads="1"/>
                                </wps:cNvSpPr>
                                <wps:spPr bwMode="auto">
                                  <a:xfrm>
                                    <a:off x="180" y="156"/>
                                    <a:ext cx="1620" cy="312"/>
                                  </a:xfrm>
                                  <a:prstGeom prst="rect">
                                    <a:avLst/>
                                  </a:prstGeom>
                                  <a:solidFill>
                                    <a:srgbClr val="FFFFFF"/>
                                  </a:solidFill>
                                  <a:ln>
                                    <a:noFill/>
                                  </a:ln>
                                  <a:effectLst/>
                                </wps:spPr>
                                <wps:txbx>
                                  <w:txbxContent>
                                    <w:p w14:paraId="726B9699">
                                      <w:pPr>
                                        <w:jc w:val="center"/>
                                      </w:pPr>
                                      <w:r>
                                        <w:rPr>
                                          <w:rFonts w:hint="eastAsia"/>
                                        </w:rPr>
                                        <w:t>检查验收</w:t>
                                      </w:r>
                                    </w:p>
                                  </w:txbxContent>
                                </wps:txbx>
                                <wps:bodyPr rot="0" vert="horz" wrap="square" lIns="18000" tIns="0" rIns="18000" bIns="0" anchor="t" anchorCtr="0" upright="1">
                                  <a:noAutofit/>
                                </wps:bodyPr>
                              </wps:wsp>
                              <wps:wsp>
                                <wps:cNvPr id="258" name="AutoShape 243"/>
                                <wps:cNvSpPr>
                                  <a:spLocks noChangeArrowheads="1"/>
                                </wps:cNvSpPr>
                                <wps:spPr bwMode="auto">
                                  <a:xfrm>
                                    <a:off x="0" y="0"/>
                                    <a:ext cx="1980" cy="624"/>
                                  </a:xfrm>
                                  <a:prstGeom prst="diamond">
                                    <a:avLst/>
                                  </a:prstGeom>
                                  <a:noFill/>
                                  <a:ln w="9525">
                                    <a:solidFill>
                                      <a:srgbClr val="000000"/>
                                    </a:solidFill>
                                    <a:miter lim="800000"/>
                                  </a:ln>
                                  <a:effectLst/>
                                </wps:spPr>
                                <wps:bodyPr rot="0" vert="horz" wrap="square" lIns="91440" tIns="45720" rIns="91440" bIns="45720" anchor="t" anchorCtr="0" upright="1">
                                  <a:noAutofit/>
                                </wps:bodyPr>
                              </wps:wsp>
                            </wpg:grpSp>
                          </wpg:wgp>
                        </a:graphicData>
                      </a:graphic>
                    </wp:anchor>
                  </w:drawing>
                </mc:Choice>
                <mc:Fallback>
                  <w:pict>
                    <v:group id="Group 228" o:spid="_x0000_s1026" o:spt="203" style="position:absolute;left:0pt;margin-left:-1.1pt;margin-top:14.8pt;height:127.2pt;width:242.95pt;z-index:251879424;mso-width-relative:page;mso-height-relative:page;" coordsize="3780,2187" o:gfxdata="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">
                      <o:lock v:ext="edit" aspectratio="f"/>
                      <v:line id="Line 229" o:spid="_x0000_s1026" o:spt="20" style="position:absolute;left:1976;top:312;flip:x;height:468;width:2;" filled="f" stroked="t" coordsize="21600,21600" o:gfxdata="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dyy5&#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70" o:spid="_x0000_s1026" o:spt="20" style="position:absolute;left:1980;top:1457;flip:x;height:358;width:0;" filled="f" stroked="t" coordsize="21600,21600" o:gfxdata="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7iSK/&#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231" o:spid="_x0000_s1026" o:spt="202" type="#_x0000_t202" style="position:absolute;left:1442;top:1829;height:358;width:1078;" fillcolor="#FFFFFF" filled="t" stroked="t" coordsize="21600,21600" o:gfxdata="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W9Vv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0.5mm,0.3mm,0.5mm,0.3mm">
                          <w:txbxContent>
                            <w:p w14:paraId="55CC62C3">
                              <w:pPr>
                                <w:pStyle w:val="11"/>
                                <w:jc w:val="center"/>
                              </w:pPr>
                              <w:r>
                                <w:rPr>
                                  <w:rFonts w:hint="eastAsia"/>
                                  <w:lang w:eastAsia="zh-CN"/>
                                </w:rPr>
                                <w:t>物业</w:t>
                              </w:r>
                              <w:r>
                                <w:rPr>
                                  <w:rFonts w:hint="eastAsia"/>
                                </w:rPr>
                                <w:t>接管</w:t>
                              </w:r>
                            </w:p>
                          </w:txbxContent>
                        </v:textbox>
                      </v:shape>
                      <v:shape id="Text Box 232" o:spid="_x0000_s1026" o:spt="202" type="#_x0000_t202" style="position:absolute;left:720;top:755;height:358;width:360;" filled="f" stroked="f" coordsize="21600,21600" o:gfxdata="UEsDBAoAAAAAAIdO4kAAAAAAAAAAAAAAAAAEAAAAZHJzL1BLAwQUAAAACACHTuJAZSYWqr8AAADc&#10;AAAADwAAAGRycy9kb3ducmV2LnhtbEWPT2sCMRTE7wW/Q3iCt5ooYn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mFq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9E7288">
                              <w:pPr>
                                <w:jc w:val="center"/>
                              </w:pPr>
                              <w:r>
                                <w:t>N</w:t>
                              </w:r>
                            </w:p>
                          </w:txbxContent>
                        </v:textbox>
                      </v:shape>
                      <v:shape id="Text Box 233" o:spid="_x0000_s1026" o:spt="202" type="#_x0000_t202" style="position:absolute;left:714;top:0;height:358;width:2520;" fillcolor="#FFFFFF" filled="t" stroked="t" coordsize="21600,21600" o:gfxdata="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45lK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inset="0.5mm,0mm,0.5mm,0mm">
                          <w:txbxContent>
                            <w:p w14:paraId="0F09C962">
                              <w:pPr>
                                <w:jc w:val="center"/>
                                <w:rPr>
                                  <w:lang w:eastAsia="zh-CN"/>
                                </w:rPr>
                              </w:pPr>
                              <w:r>
                                <w:rPr>
                                  <w:rFonts w:hint="eastAsia"/>
                                  <w:lang w:eastAsia="zh-CN"/>
                                </w:rPr>
                                <w:t>进行硬件设施、设备移交</w:t>
                              </w:r>
                            </w:p>
                          </w:txbxContent>
                        </v:textbox>
                      </v:shape>
                      <v:shape id="Text Box 234" o:spid="_x0000_s1026" o:spt="202" type="#_x0000_t202" style="position:absolute;left:0;top:755;height:716;width:540;" fillcolor="#FFFFFF" filled="t" stroked="t" coordsize="21600,21600" o:gfxdata="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DBz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inset="0.5mm,0.3mm,0.5mm,0.3mm">
                          <w:txbxContent>
                            <w:p w14:paraId="59D1BDBC">
                              <w:pPr>
                                <w:pStyle w:val="11"/>
                                <w:rPr>
                                  <w:sz w:val="18"/>
                                  <w:szCs w:val="18"/>
                                  <w:lang w:eastAsia="zh-CN"/>
                                </w:rPr>
                              </w:pPr>
                              <w:r>
                                <w:rPr>
                                  <w:rFonts w:hint="eastAsia"/>
                                  <w:sz w:val="18"/>
                                  <w:szCs w:val="18"/>
                                  <w:lang w:eastAsia="zh-CN"/>
                                </w:rPr>
                                <w:t>施工</w:t>
                              </w:r>
                              <w:r>
                                <w:rPr>
                                  <w:rFonts w:hint="eastAsia"/>
                                  <w:sz w:val="18"/>
                                  <w:szCs w:val="18"/>
                                </w:rPr>
                                <w:t>整改</w:t>
                              </w:r>
                            </w:p>
                          </w:txbxContent>
                        </v:textbox>
                      </v:shape>
                      <v:shape id="Text Box 235" o:spid="_x0000_s1026" o:spt="202" type="#_x0000_t202" style="position:absolute;left:2156;top:1264;height:280;width:360;" fillcolor="#FFFFFF" filled="t" stroked="f" coordsize="21600,21600" o:gfxdata="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e8AAAA&#10;3A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6C5120CE">
                              <w:pPr>
                                <w:jc w:val="center"/>
                              </w:pPr>
                              <w:r>
                                <w:t>Y</w:t>
                              </w:r>
                            </w:p>
                          </w:txbxContent>
                        </v:textbox>
                      </v:shape>
                      <v:line id="Line 236" o:spid="_x0000_s1026" o:spt="20" style="position:absolute;left:540;top:1095;flip:x;height:0;width:720;" filled="f" stroked="t" coordsize="21600,21600" o:gfxdata="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mGj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37" o:spid="_x0000_s1026" o:spt="20" style="position:absolute;left:176;top:193;flip:y;height:587;width:2;" filled="f" stroked="t" coordsize="21600,21600" o:gfxdata="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sY+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238" o:spid="_x0000_s1026" o:spt="20" style="position:absolute;left:176;top:190;height:0;width:540;" filled="f" stroked="t" coordsize="21600,21600" o:gfxdata="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S6g&#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239" o:spid="_x0000_s1026" o:spt="202" type="#_x0000_t202" style="position:absolute;left:3420;top:755;height:1432;width:360;" fillcolor="#FFFFFF" filled="t" stroked="t" coordsize="21600,21600" o:gfxdata="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seoq/&#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inset="0.5mm,0mm,0.5mm,0mm">
                          <w:txbxContent>
                            <w:p w14:paraId="051A786A">
                              <w:pPr>
                                <w:pStyle w:val="11"/>
                                <w:ind w:left="0"/>
                                <w:rPr>
                                  <w:lang w:eastAsia="zh-CN"/>
                                </w:rPr>
                              </w:pPr>
                              <w:r>
                                <w:rPr>
                                  <w:rFonts w:hint="eastAsia"/>
                                </w:rPr>
                                <w:t>资料存档</w:t>
                              </w:r>
                            </w:p>
                          </w:txbxContent>
                        </v:textbox>
                      </v:shape>
                      <v:line id="Line 80" o:spid="_x0000_s1026" o:spt="20" style="position:absolute;left:2516;top:2007;flip:y;height:0;width:900;" filled="f" stroked="t" coordsize="21600,21600" o:gfxdata="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4h//&#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id="Group 241" o:spid="_x0000_s1026" o:spt="203" style="position:absolute;left:1256;top:755;height:715;width:1440;" coordsize="1980,624" o:gfxdata="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lqe5fvwAAANwAAAAPAAAAAAAAAAEAIAAAACIAAABkcnMvZG93bnJldi54&#10;bWxQSwECFAAUAAAACACHTuJAMy8FnjsAAAA5AAAAFQAAAAAAAAABACAAAAAOAQAAZHJzL2dyb3Vw&#10;c2hhcGV4bWwueG1sUEsFBgAAAAAGAAYAYAEAAMsDAAAAAA==&#10;">
                        <o:lock v:ext="edit" aspectratio="f"/>
                        <v:shape id="Text Box 242" o:spid="_x0000_s1026" o:spt="202" type="#_x0000_t202" style="position:absolute;left:180;top:156;height:312;width:1620;" fillcolor="#FFFFFF" filled="t" stroked="f" coordsize="21600,21600" o:gfxdata="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Bl5LugAAANwA&#10;AAAPAAAAAAAAAAEAIAAAACIAAABkcnMvZG93bnJldi54bWxQSwECFAAUAAAACACHTuJAMy8FnjsA&#10;AAA5AAAAEAAAAAAAAAABACAAAAAJAQAAZHJzL3NoYXBleG1sLnhtbFBLBQYAAAAABgAGAFsBAACz&#10;AwAAAAA=&#10;">
                          <v:fill on="t" focussize="0,0"/>
                          <v:stroke on="f"/>
                          <v:imagedata o:title=""/>
                          <o:lock v:ext="edit" aspectratio="f"/>
                          <v:textbox inset="0.5mm,0mm,0.5mm,0mm">
                            <w:txbxContent>
                              <w:p w14:paraId="726B9699">
                                <w:pPr>
                                  <w:jc w:val="center"/>
                                </w:pPr>
                                <w:r>
                                  <w:rPr>
                                    <w:rFonts w:hint="eastAsia"/>
                                  </w:rPr>
                                  <w:t>检查验收</w:t>
                                </w:r>
                              </w:p>
                            </w:txbxContent>
                          </v:textbox>
                        </v:shape>
                        <v:shape id="AutoShape 243" o:spid="_x0000_s1026" o:spt="4" type="#_x0000_t4" style="position:absolute;left:0;top:0;height:624;width:1980;" filled="f" stroked="t" coordsize="21600,21600" o:gfxdata="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yxibsAAADc&#10;AAAADwAAAAAAAAABACAAAAAiAAAAZHJzL2Rvd25yZXYueG1sUEsBAhQAFAAAAAgAh07iQDMvBZ47&#10;AAAAOQAAABAAAAAAAAAAAQAgAAAACgEAAGRycy9zaGFwZXhtbC54bWxQSwUGAAAAAAYABgBbAQAA&#10;tAMAAAAA&#10;">
                          <v:fill on="f" focussize="0,0"/>
                          <v:stroke color="#000000" miterlimit="8" joinstyle="miter"/>
                          <v:imagedata o:title=""/>
                          <o:lock v:ext="edit" aspectratio="f"/>
                        </v:shape>
                      </v:group>
                    </v:group>
                  </w:pict>
                </mc:Fallback>
              </mc:AlternateContent>
            </w:r>
          </w:p>
          <w:p w14:paraId="12F1714C">
            <w:pPr>
              <w:ind w:firstLine="480" w:firstLineChars="200"/>
              <w:rPr>
                <w:rFonts w:ascii="微软雅黑" w:hAnsi="微软雅黑" w:eastAsia="微软雅黑" w:cs="Times New Roman"/>
                <w:kern w:val="2"/>
                <w:sz w:val="24"/>
                <w:szCs w:val="24"/>
                <w:lang w:eastAsia="zh-CN"/>
              </w:rPr>
            </w:pPr>
          </w:p>
          <w:p w14:paraId="0E04AF39">
            <w:pPr>
              <w:rPr>
                <w:rFonts w:ascii="微软雅黑" w:hAnsi="微软雅黑" w:eastAsia="微软雅黑" w:cs="Times New Roman"/>
                <w:sz w:val="24"/>
                <w:szCs w:val="24"/>
                <w:lang w:eastAsia="zh-CN"/>
              </w:rPr>
            </w:pPr>
          </w:p>
          <w:p w14:paraId="4BDF759F">
            <w:pPr>
              <w:rPr>
                <w:rFonts w:ascii="微软雅黑" w:hAnsi="微软雅黑" w:eastAsia="微软雅黑" w:cs="Times New Roman"/>
                <w:sz w:val="24"/>
                <w:szCs w:val="24"/>
                <w:lang w:eastAsia="zh-CN"/>
              </w:rPr>
            </w:pPr>
          </w:p>
          <w:p w14:paraId="084BC086">
            <w:pPr>
              <w:rPr>
                <w:rFonts w:ascii="微软雅黑" w:hAnsi="微软雅黑" w:eastAsia="微软雅黑" w:cs="Times New Roman"/>
                <w:sz w:val="24"/>
                <w:szCs w:val="24"/>
                <w:lang w:eastAsia="zh-CN"/>
              </w:rPr>
            </w:pPr>
          </w:p>
          <w:p w14:paraId="2154E3A5">
            <w:pPr>
              <w:rPr>
                <w:rFonts w:ascii="微软雅黑" w:hAnsi="微软雅黑" w:eastAsia="微软雅黑" w:cs="Times New Roman"/>
                <w:sz w:val="24"/>
                <w:szCs w:val="24"/>
                <w:lang w:eastAsia="zh-CN"/>
              </w:rPr>
            </w:pPr>
          </w:p>
          <w:p w14:paraId="6F501EA0">
            <w:pPr>
              <w:rPr>
                <w:rFonts w:ascii="微软雅黑" w:hAnsi="微软雅黑" w:eastAsia="微软雅黑" w:cs="Times New Roman"/>
                <w:sz w:val="24"/>
                <w:szCs w:val="24"/>
                <w:lang w:eastAsia="zh-CN"/>
              </w:rPr>
            </w:pPr>
          </w:p>
        </w:tc>
        <w:tc>
          <w:tcPr>
            <w:tcW w:w="3070" w:type="dxa"/>
          </w:tcPr>
          <w:p w14:paraId="234CA933">
            <w:pPr>
              <w:pStyle w:val="46"/>
              <w:numPr>
                <w:ilvl w:val="0"/>
                <w:numId w:val="22"/>
              </w:numPr>
              <w:rPr>
                <w:rFonts w:ascii="微软雅黑" w:hAnsi="微软雅黑" w:eastAsia="微软雅黑"/>
                <w:sz w:val="24"/>
                <w:szCs w:val="24"/>
                <w:lang w:eastAsia="zh-CN"/>
              </w:rPr>
            </w:pPr>
            <w:r>
              <w:rPr>
                <w:rFonts w:hint="eastAsia" w:ascii="微软雅黑" w:hAnsi="微软雅黑" w:eastAsia="微软雅黑"/>
                <w:sz w:val="24"/>
                <w:szCs w:val="24"/>
                <w:lang w:eastAsia="zh-CN"/>
              </w:rPr>
              <w:t>确定是否具备承接查验条件；</w:t>
            </w:r>
          </w:p>
          <w:p w14:paraId="40F8CE76">
            <w:pPr>
              <w:pStyle w:val="46"/>
              <w:numPr>
                <w:ilvl w:val="0"/>
                <w:numId w:val="22"/>
              </w:numPr>
              <w:rPr>
                <w:rFonts w:ascii="微软雅黑" w:hAnsi="微软雅黑" w:eastAsia="微软雅黑"/>
                <w:sz w:val="24"/>
                <w:szCs w:val="24"/>
                <w:lang w:eastAsia="zh-CN"/>
              </w:rPr>
            </w:pPr>
            <w:r>
              <w:rPr>
                <w:rFonts w:hint="eastAsia" w:ascii="微软雅黑" w:hAnsi="微软雅黑" w:eastAsia="微软雅黑"/>
                <w:sz w:val="24"/>
                <w:szCs w:val="24"/>
                <w:lang w:eastAsia="zh-CN"/>
              </w:rPr>
              <w:t>组建新项目承接查验小组，任命组长</w:t>
            </w:r>
            <w:r>
              <w:rPr>
                <w:rFonts w:ascii="微软雅黑" w:hAnsi="微软雅黑" w:eastAsia="微软雅黑"/>
                <w:sz w:val="24"/>
                <w:szCs w:val="24"/>
                <w:lang w:eastAsia="zh-CN"/>
              </w:rPr>
              <w:t>/</w:t>
            </w:r>
            <w:r>
              <w:rPr>
                <w:rFonts w:hint="eastAsia" w:ascii="微软雅黑" w:hAnsi="微软雅黑" w:eastAsia="微软雅黑"/>
                <w:sz w:val="24"/>
                <w:szCs w:val="24"/>
                <w:lang w:eastAsia="zh-CN"/>
              </w:rPr>
              <w:t>专业人员；</w:t>
            </w:r>
          </w:p>
          <w:p w14:paraId="41876DF4">
            <w:pPr>
              <w:pStyle w:val="46"/>
              <w:numPr>
                <w:ilvl w:val="0"/>
                <w:numId w:val="22"/>
              </w:numPr>
              <w:rPr>
                <w:rFonts w:ascii="微软雅黑" w:hAnsi="微软雅黑" w:eastAsia="微软雅黑"/>
                <w:sz w:val="24"/>
                <w:szCs w:val="24"/>
                <w:lang w:eastAsia="zh-CN"/>
              </w:rPr>
            </w:pPr>
            <w:r>
              <w:rPr>
                <w:rFonts w:hint="eastAsia" w:ascii="微软雅黑" w:hAnsi="微软雅黑" w:eastAsia="微软雅黑"/>
                <w:sz w:val="24"/>
                <w:szCs w:val="24"/>
                <w:lang w:eastAsia="zh-CN"/>
              </w:rPr>
              <w:t>编制计划，与委托方接洽，现场摸底；</w:t>
            </w:r>
          </w:p>
          <w:p w14:paraId="6E5F3C68">
            <w:pPr>
              <w:pStyle w:val="46"/>
              <w:numPr>
                <w:ilvl w:val="0"/>
                <w:numId w:val="22"/>
              </w:numPr>
              <w:rPr>
                <w:rFonts w:ascii="微软雅黑" w:hAnsi="微软雅黑" w:eastAsia="微软雅黑"/>
                <w:sz w:val="24"/>
                <w:szCs w:val="24"/>
                <w:lang w:eastAsia="zh-CN"/>
              </w:rPr>
            </w:pPr>
            <w:r>
              <w:rPr>
                <w:rFonts w:hint="eastAsia" w:ascii="微软雅黑" w:hAnsi="微软雅黑" w:eastAsia="微软雅黑"/>
                <w:sz w:val="24"/>
                <w:szCs w:val="24"/>
                <w:lang w:eastAsia="zh-CN"/>
              </w:rPr>
              <w:t>物业资料接收；</w:t>
            </w:r>
          </w:p>
          <w:p w14:paraId="54EBC335">
            <w:pPr>
              <w:pStyle w:val="46"/>
              <w:numPr>
                <w:ilvl w:val="0"/>
                <w:numId w:val="22"/>
              </w:numPr>
              <w:rPr>
                <w:rFonts w:ascii="微软雅黑" w:hAnsi="微软雅黑" w:eastAsia="微软雅黑"/>
                <w:sz w:val="24"/>
                <w:szCs w:val="24"/>
                <w:lang w:eastAsia="zh-CN"/>
              </w:rPr>
            </w:pPr>
            <w:r>
              <w:rPr>
                <w:rFonts w:hint="eastAsia" w:ascii="微软雅黑" w:hAnsi="微软雅黑" w:eastAsia="微软雅黑"/>
                <w:sz w:val="24"/>
                <w:szCs w:val="24"/>
                <w:lang w:eastAsia="zh-CN"/>
              </w:rPr>
              <w:t>检查核对是否齐全、完整、符合要求，符合接收</w:t>
            </w:r>
            <w:r>
              <w:rPr>
                <w:rFonts w:ascii="微软雅黑" w:hAnsi="微软雅黑" w:eastAsia="微软雅黑"/>
                <w:sz w:val="24"/>
                <w:szCs w:val="24"/>
                <w:lang w:eastAsia="zh-CN"/>
              </w:rPr>
              <w:t>/</w:t>
            </w:r>
            <w:r>
              <w:rPr>
                <w:rFonts w:hint="eastAsia" w:ascii="微软雅黑" w:hAnsi="微软雅黑" w:eastAsia="微软雅黑"/>
                <w:sz w:val="24"/>
                <w:szCs w:val="24"/>
                <w:lang w:eastAsia="zh-CN"/>
              </w:rPr>
              <w:t>不符合补齐；</w:t>
            </w:r>
          </w:p>
          <w:p w14:paraId="25137248">
            <w:pPr>
              <w:pStyle w:val="46"/>
              <w:numPr>
                <w:ilvl w:val="0"/>
                <w:numId w:val="22"/>
              </w:numPr>
              <w:rPr>
                <w:rFonts w:ascii="微软雅黑" w:hAnsi="微软雅黑" w:eastAsia="微软雅黑"/>
                <w:sz w:val="24"/>
                <w:szCs w:val="24"/>
                <w:lang w:eastAsia="zh-CN"/>
              </w:rPr>
            </w:pPr>
            <w:r>
              <w:rPr>
                <w:rFonts w:hint="eastAsia" w:ascii="微软雅黑" w:hAnsi="微软雅黑" w:eastAsia="微软雅黑"/>
                <w:sz w:val="24"/>
                <w:szCs w:val="24"/>
                <w:lang w:eastAsia="zh-CN"/>
              </w:rPr>
              <w:t>按标准</w:t>
            </w:r>
            <w:r>
              <w:rPr>
                <w:rFonts w:ascii="微软雅黑" w:hAnsi="微软雅黑" w:eastAsia="微软雅黑"/>
                <w:sz w:val="24"/>
                <w:szCs w:val="24"/>
                <w:lang w:eastAsia="zh-CN"/>
              </w:rPr>
              <w:t>/</w:t>
            </w:r>
            <w:r>
              <w:rPr>
                <w:rFonts w:hint="eastAsia" w:ascii="微软雅黑" w:hAnsi="微软雅黑" w:eastAsia="微软雅黑"/>
                <w:sz w:val="24"/>
                <w:szCs w:val="24"/>
                <w:lang w:eastAsia="zh-CN"/>
              </w:rPr>
              <w:t>技术资料分组检查建筑物及附属设施；</w:t>
            </w:r>
          </w:p>
          <w:p w14:paraId="344FA280">
            <w:pPr>
              <w:pStyle w:val="46"/>
              <w:numPr>
                <w:ilvl w:val="0"/>
                <w:numId w:val="22"/>
              </w:numPr>
              <w:rPr>
                <w:rFonts w:ascii="微软雅黑" w:hAnsi="微软雅黑" w:eastAsia="微软雅黑"/>
                <w:kern w:val="2"/>
                <w:sz w:val="24"/>
                <w:szCs w:val="24"/>
                <w:lang w:eastAsia="zh-CN"/>
              </w:rPr>
            </w:pPr>
            <w:r>
              <w:rPr>
                <w:rFonts w:hint="eastAsia" w:ascii="微软雅黑" w:hAnsi="微软雅黑" w:eastAsia="微软雅黑"/>
                <w:sz w:val="24"/>
                <w:szCs w:val="24"/>
                <w:lang w:eastAsia="zh-CN"/>
              </w:rPr>
              <w:t>合格接管</w:t>
            </w:r>
            <w:r>
              <w:rPr>
                <w:rFonts w:ascii="微软雅黑" w:hAnsi="微软雅黑" w:eastAsia="微软雅黑"/>
                <w:sz w:val="24"/>
                <w:szCs w:val="24"/>
                <w:lang w:eastAsia="zh-CN"/>
              </w:rPr>
              <w:t>/</w:t>
            </w:r>
            <w:r>
              <w:rPr>
                <w:rFonts w:hint="eastAsia" w:ascii="微软雅黑" w:hAnsi="微软雅黑" w:eastAsia="微软雅黑"/>
                <w:sz w:val="24"/>
                <w:szCs w:val="24"/>
                <w:lang w:eastAsia="zh-CN"/>
              </w:rPr>
              <w:t>不合格整改，资料建档保存；</w:t>
            </w:r>
          </w:p>
        </w:tc>
      </w:tr>
    </w:tbl>
    <w:p w14:paraId="66800A72">
      <w:pPr>
        <w:pStyle w:val="2"/>
        <w:spacing w:line="240" w:lineRule="auto"/>
        <w:rPr>
          <w:rFonts w:ascii="微软雅黑" w:hAnsi="微软雅黑" w:eastAsia="微软雅黑"/>
          <w:sz w:val="24"/>
          <w:szCs w:val="24"/>
          <w:lang w:eastAsia="zh-CN"/>
        </w:rPr>
      </w:pPr>
      <w:bookmarkStart w:id="959" w:name="_Toc461470965"/>
      <w:r>
        <w:rPr>
          <w:rFonts w:hint="eastAsia" w:ascii="微软雅黑" w:hAnsi="微软雅黑" w:eastAsia="微软雅黑"/>
          <w:sz w:val="24"/>
          <w:szCs w:val="24"/>
          <w:lang w:eastAsia="zh-CN"/>
        </w:rPr>
        <w:t>三、实物查验及施工整改</w:t>
      </w:r>
      <w:bookmarkEnd w:id="959"/>
    </w:p>
    <w:p w14:paraId="4466ED7E">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3.1</w:t>
      </w:r>
      <w:r>
        <w:rPr>
          <w:rFonts w:hint="eastAsia" w:ascii="微软雅黑" w:hAnsi="微软雅黑" w:eastAsia="微软雅黑"/>
          <w:color w:val="FF0000"/>
          <w:sz w:val="24"/>
          <w:szCs w:val="24"/>
          <w:lang w:eastAsia="zh-CN"/>
        </w:rPr>
        <w:t>承接查验内容及标准详见附件二。</w:t>
      </w:r>
    </w:p>
    <w:p w14:paraId="04DB4749">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3.2项目缺陷问题类别：</w:t>
      </w:r>
    </w:p>
    <w:tbl>
      <w:tblPr>
        <w:tblStyle w:val="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7371"/>
      </w:tblGrid>
      <w:tr w14:paraId="77BC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8E39E4F">
            <w:pPr>
              <w:widowControl/>
              <w:jc w:val="center"/>
              <w:rPr>
                <w:rFonts w:ascii="微软雅黑" w:hAnsi="微软雅黑" w:eastAsia="微软雅黑" w:cs="Times New Roman"/>
                <w:b/>
                <w:kern w:val="2"/>
                <w:sz w:val="24"/>
                <w:szCs w:val="24"/>
                <w:lang w:eastAsia="zh-CN"/>
              </w:rPr>
            </w:pPr>
            <w:r>
              <w:rPr>
                <w:rFonts w:ascii="微软雅黑" w:hAnsi="微软雅黑" w:eastAsia="微软雅黑" w:cs="Times New Roman"/>
                <w:b/>
                <w:kern w:val="2"/>
                <w:sz w:val="24"/>
                <w:szCs w:val="24"/>
                <w:lang w:eastAsia="zh-CN"/>
              </w:rPr>
              <w:t>类别</w:t>
            </w:r>
          </w:p>
        </w:tc>
        <w:tc>
          <w:tcPr>
            <w:tcW w:w="7371" w:type="dxa"/>
          </w:tcPr>
          <w:p w14:paraId="1D81092E">
            <w:pPr>
              <w:widowControl/>
              <w:jc w:val="center"/>
              <w:rPr>
                <w:rFonts w:ascii="微软雅黑" w:hAnsi="微软雅黑" w:eastAsia="微软雅黑" w:cs="Times New Roman"/>
                <w:b/>
                <w:kern w:val="2"/>
                <w:sz w:val="24"/>
                <w:szCs w:val="24"/>
                <w:lang w:eastAsia="zh-CN"/>
              </w:rPr>
            </w:pPr>
            <w:r>
              <w:rPr>
                <w:rFonts w:ascii="微软雅黑" w:hAnsi="微软雅黑" w:eastAsia="微软雅黑" w:cs="Times New Roman"/>
                <w:b/>
                <w:kern w:val="2"/>
                <w:sz w:val="24"/>
                <w:szCs w:val="24"/>
                <w:lang w:eastAsia="zh-CN"/>
              </w:rPr>
              <w:t>内容</w:t>
            </w:r>
          </w:p>
        </w:tc>
      </w:tr>
      <w:tr w14:paraId="11AC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0ACB7C06">
            <w:pPr>
              <w:widowControl/>
              <w:rPr>
                <w:rFonts w:ascii="微软雅黑" w:hAnsi="微软雅黑" w:eastAsia="微软雅黑" w:cs="Times New Roman"/>
                <w:b/>
                <w:kern w:val="2"/>
                <w:sz w:val="24"/>
                <w:szCs w:val="24"/>
                <w:lang w:eastAsia="zh-CN"/>
              </w:rPr>
            </w:pPr>
            <w:r>
              <w:rPr>
                <w:rFonts w:hint="eastAsia" w:ascii="微软雅黑" w:hAnsi="微软雅黑" w:eastAsia="微软雅黑" w:cs="Times New Roman"/>
                <w:b/>
                <w:kern w:val="2"/>
                <w:sz w:val="24"/>
                <w:szCs w:val="24"/>
                <w:lang w:eastAsia="zh-CN"/>
              </w:rPr>
              <w:t>一类项</w:t>
            </w:r>
          </w:p>
        </w:tc>
        <w:tc>
          <w:tcPr>
            <w:tcW w:w="7371" w:type="dxa"/>
          </w:tcPr>
          <w:p w14:paraId="7355B25D">
            <w:pPr>
              <w:widowControl/>
              <w:rPr>
                <w:rFonts w:ascii="微软雅黑" w:hAnsi="微软雅黑" w:eastAsia="微软雅黑" w:cs="Times New Roman"/>
                <w:kern w:val="2"/>
                <w:sz w:val="24"/>
                <w:szCs w:val="24"/>
                <w:lang w:eastAsia="zh-CN"/>
              </w:rPr>
            </w:pPr>
            <w:r>
              <w:rPr>
                <w:rFonts w:hint="eastAsia" w:ascii="微软雅黑" w:hAnsi="微软雅黑" w:eastAsia="微软雅黑" w:cs="Times New Roman"/>
                <w:kern w:val="2"/>
                <w:sz w:val="24"/>
                <w:szCs w:val="24"/>
                <w:lang w:eastAsia="zh-CN"/>
              </w:rPr>
              <w:t>影响全体业主的供水/电/气/暖/消防系统/电梯/及配套的市政附属设施。</w:t>
            </w:r>
          </w:p>
        </w:tc>
      </w:tr>
      <w:tr w14:paraId="2559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EDC7750">
            <w:pPr>
              <w:widowControl/>
              <w:rPr>
                <w:rFonts w:ascii="微软雅黑" w:hAnsi="微软雅黑" w:eastAsia="微软雅黑" w:cs="Times New Roman"/>
                <w:b/>
                <w:kern w:val="2"/>
                <w:sz w:val="24"/>
                <w:szCs w:val="24"/>
                <w:lang w:eastAsia="zh-CN"/>
              </w:rPr>
            </w:pPr>
            <w:r>
              <w:rPr>
                <w:rFonts w:hint="eastAsia" w:ascii="微软雅黑" w:hAnsi="微软雅黑" w:eastAsia="微软雅黑" w:cs="Times New Roman"/>
                <w:b/>
                <w:kern w:val="2"/>
                <w:sz w:val="24"/>
                <w:szCs w:val="24"/>
                <w:lang w:eastAsia="zh-CN"/>
              </w:rPr>
              <w:t>二类项</w:t>
            </w:r>
          </w:p>
        </w:tc>
        <w:tc>
          <w:tcPr>
            <w:tcW w:w="7371" w:type="dxa"/>
          </w:tcPr>
          <w:p w14:paraId="06CA659A">
            <w:pPr>
              <w:widowControl/>
              <w:rPr>
                <w:rFonts w:ascii="微软雅黑" w:hAnsi="微软雅黑" w:eastAsia="微软雅黑" w:cs="Times New Roman"/>
                <w:kern w:val="2"/>
                <w:sz w:val="24"/>
                <w:szCs w:val="24"/>
                <w:lang w:eastAsia="zh-CN"/>
              </w:rPr>
            </w:pPr>
            <w:r>
              <w:rPr>
                <w:rFonts w:hint="eastAsia" w:ascii="微软雅黑" w:hAnsi="微软雅黑" w:eastAsia="微软雅黑" w:cs="Times New Roman"/>
                <w:kern w:val="2"/>
                <w:sz w:val="24"/>
                <w:szCs w:val="24"/>
                <w:lang w:eastAsia="zh-CN"/>
              </w:rPr>
              <w:t>公共区域及共用设备通讯/地下停车场/户内渗漏水/给排水/暖通/强弱电等。影响房屋使用功及无法正常使用等问题。</w:t>
            </w:r>
          </w:p>
        </w:tc>
      </w:tr>
      <w:tr w14:paraId="2CB4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280882A6">
            <w:pPr>
              <w:widowControl/>
              <w:rPr>
                <w:rFonts w:ascii="微软雅黑" w:hAnsi="微软雅黑" w:eastAsia="微软雅黑" w:cs="Times New Roman"/>
                <w:b/>
                <w:kern w:val="2"/>
                <w:sz w:val="24"/>
                <w:szCs w:val="24"/>
                <w:lang w:eastAsia="zh-CN"/>
              </w:rPr>
            </w:pPr>
            <w:r>
              <w:rPr>
                <w:rFonts w:hint="eastAsia" w:ascii="微软雅黑" w:hAnsi="微软雅黑" w:eastAsia="微软雅黑" w:cs="Times New Roman"/>
                <w:b/>
                <w:kern w:val="2"/>
                <w:sz w:val="24"/>
                <w:szCs w:val="24"/>
                <w:lang w:eastAsia="zh-CN"/>
              </w:rPr>
              <w:t>三类项</w:t>
            </w:r>
          </w:p>
        </w:tc>
        <w:tc>
          <w:tcPr>
            <w:tcW w:w="7371" w:type="dxa"/>
          </w:tcPr>
          <w:p w14:paraId="6FCFAF89">
            <w:pPr>
              <w:widowControl/>
              <w:rPr>
                <w:rFonts w:ascii="微软雅黑" w:hAnsi="微软雅黑" w:eastAsia="微软雅黑" w:cs="Times New Roman"/>
                <w:kern w:val="2"/>
                <w:sz w:val="24"/>
                <w:szCs w:val="24"/>
                <w:lang w:eastAsia="zh-CN"/>
              </w:rPr>
            </w:pPr>
            <w:r>
              <w:rPr>
                <w:rFonts w:hint="eastAsia" w:ascii="微软雅黑" w:hAnsi="微软雅黑" w:eastAsia="微软雅黑" w:cs="Times New Roman"/>
                <w:kern w:val="2"/>
                <w:sz w:val="24"/>
                <w:szCs w:val="24"/>
                <w:lang w:eastAsia="zh-CN"/>
              </w:rPr>
              <w:t>弱电/门窗/地板、地砖/垃圾转运站；内、外装饰/园林景观/园区道影响观感类的问题，路/夜景照明/导向标识等问题</w:t>
            </w:r>
          </w:p>
        </w:tc>
      </w:tr>
    </w:tbl>
    <w:p w14:paraId="2D462ACB">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3.3 对于承接查验过程中反馈的施工及质量问题，对于承接查验过程中发现的一类项问题，承包人必须确保在问题提出后7日历天内全部完成整改及报验，对于二类项、三类项问题，要求承包人在需在15日历天内完成整改，20日历天内完成报验工作。对于问题验收不合格的，发包人有权委托其他单位完成整改，相关费用在总承包人结算款或保修金中</w:t>
      </w:r>
      <w:r>
        <w:rPr>
          <w:rFonts w:hint="eastAsia" w:ascii="微软雅黑" w:hAnsi="微软雅黑" w:eastAsia="微软雅黑"/>
          <w:color w:val="FF0000"/>
          <w:sz w:val="24"/>
          <w:szCs w:val="24"/>
          <w:u w:val="single"/>
          <w:lang w:eastAsia="zh-CN"/>
        </w:rPr>
        <w:t>双倍</w:t>
      </w:r>
      <w:r>
        <w:rPr>
          <w:rFonts w:hint="eastAsia" w:ascii="微软雅黑" w:hAnsi="微软雅黑" w:eastAsia="微软雅黑"/>
          <w:sz w:val="24"/>
          <w:szCs w:val="24"/>
          <w:lang w:eastAsia="zh-CN"/>
        </w:rPr>
        <w:t>扣除。</w:t>
      </w:r>
    </w:p>
    <w:p w14:paraId="45BE6E04">
      <w:pPr>
        <w:pStyle w:val="2"/>
        <w:spacing w:line="240" w:lineRule="auto"/>
        <w:rPr>
          <w:rFonts w:ascii="微软雅黑" w:hAnsi="微软雅黑" w:eastAsia="微软雅黑"/>
          <w:sz w:val="24"/>
          <w:szCs w:val="24"/>
          <w:lang w:eastAsia="zh-CN"/>
        </w:rPr>
      </w:pPr>
      <w:bookmarkStart w:id="960" w:name="_Toc461470966"/>
      <w:r>
        <w:rPr>
          <w:rFonts w:hint="eastAsia" w:ascii="微软雅黑" w:hAnsi="微软雅黑" w:eastAsia="微软雅黑"/>
          <w:sz w:val="24"/>
          <w:szCs w:val="24"/>
          <w:lang w:eastAsia="zh-CN"/>
        </w:rPr>
        <w:t>四</w:t>
      </w:r>
      <w:r>
        <w:rPr>
          <w:rFonts w:ascii="微软雅黑" w:hAnsi="微软雅黑" w:eastAsia="微软雅黑"/>
          <w:sz w:val="24"/>
          <w:szCs w:val="24"/>
          <w:lang w:eastAsia="zh-CN"/>
        </w:rPr>
        <w:t>、附件</w:t>
      </w:r>
      <w:bookmarkEnd w:id="960"/>
    </w:p>
    <w:p w14:paraId="2A49B7B5">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附件一：交接资料清单</w:t>
      </w:r>
    </w:p>
    <w:p w14:paraId="6C22F0CD">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附件二：</w:t>
      </w:r>
      <w:r>
        <w:rPr>
          <w:rFonts w:ascii="微软雅黑" w:hAnsi="微软雅黑" w:eastAsia="微软雅黑"/>
          <w:sz w:val="24"/>
          <w:szCs w:val="24"/>
          <w:lang w:eastAsia="zh-CN"/>
        </w:rPr>
        <w:t>检查标准</w:t>
      </w:r>
    </w:p>
    <w:p w14:paraId="6E351A0F">
      <w:pPr>
        <w:rPr>
          <w:rFonts w:ascii="微软雅黑" w:hAnsi="微软雅黑" w:eastAsia="微软雅黑"/>
          <w:sz w:val="24"/>
          <w:szCs w:val="24"/>
          <w:lang w:eastAsia="zh-CN"/>
        </w:rPr>
      </w:pPr>
      <w:r>
        <w:rPr>
          <w:rFonts w:ascii="微软雅黑" w:hAnsi="微软雅黑" w:eastAsia="微软雅黑"/>
          <w:sz w:val="24"/>
          <w:szCs w:val="24"/>
          <w:lang w:eastAsia="zh-CN"/>
        </w:rPr>
        <w:br w:type="page"/>
      </w:r>
    </w:p>
    <w:p w14:paraId="741A62E7">
      <w:pPr>
        <w:ind w:firstLine="240" w:firstLineChars="100"/>
        <w:rPr>
          <w:rFonts w:ascii="微软雅黑" w:hAnsi="微软雅黑" w:eastAsia="微软雅黑"/>
          <w:sz w:val="24"/>
          <w:szCs w:val="24"/>
          <w:lang w:eastAsia="zh-CN"/>
        </w:rPr>
      </w:pPr>
      <w:r>
        <w:rPr>
          <w:rFonts w:hint="eastAsia" w:ascii="微软雅黑" w:hAnsi="微软雅黑" w:eastAsia="微软雅黑"/>
          <w:sz w:val="24"/>
          <w:szCs w:val="24"/>
          <w:lang w:eastAsia="zh-CN"/>
        </w:rPr>
        <w:t>附件一：交接资料清单</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785"/>
        <w:gridCol w:w="6541"/>
      </w:tblGrid>
      <w:tr w14:paraId="6967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22" w:type="dxa"/>
            <w:gridSpan w:val="3"/>
            <w:tcBorders>
              <w:top w:val="nil"/>
              <w:left w:val="nil"/>
              <w:bottom w:val="single" w:color="auto" w:sz="4" w:space="0"/>
              <w:right w:val="nil"/>
            </w:tcBorders>
          </w:tcPr>
          <w:p w14:paraId="554AE0ED">
            <w:pPr>
              <w:spacing w:line="360" w:lineRule="auto"/>
              <w:ind w:firstLine="562" w:firstLineChars="200"/>
              <w:jc w:val="center"/>
              <w:rPr>
                <w:rFonts w:ascii="Calibri" w:hAnsi="Calibri" w:eastAsia="宋体" w:cs="Times New Roman"/>
                <w:b/>
                <w:bCs/>
                <w:kern w:val="0"/>
                <w:sz w:val="28"/>
                <w:szCs w:val="28"/>
                <w:lang w:eastAsia="en-US"/>
              </w:rPr>
            </w:pPr>
            <w:r>
              <w:rPr>
                <w:rFonts w:hint="eastAsia" w:ascii="Calibri" w:hAnsi="Calibri" w:eastAsia="宋体" w:cs="Times New Roman"/>
                <w:b/>
                <w:bCs/>
                <w:kern w:val="0"/>
                <w:sz w:val="28"/>
                <w:szCs w:val="28"/>
                <w:lang w:eastAsia="en-US"/>
              </w:rPr>
              <w:t>资料交接清单</w:t>
            </w:r>
          </w:p>
        </w:tc>
      </w:tr>
      <w:tr w14:paraId="5FDD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196" w:type="dxa"/>
            <w:vMerge w:val="restart"/>
            <w:tcBorders>
              <w:top w:val="single" w:color="auto" w:sz="4" w:space="0"/>
            </w:tcBorders>
          </w:tcPr>
          <w:p w14:paraId="2CF5EF5E">
            <w:pPr>
              <w:spacing w:line="360" w:lineRule="auto"/>
              <w:jc w:val="left"/>
              <w:rPr>
                <w:rFonts w:cs="Times New Roman" w:asciiTheme="minorEastAsia" w:hAnsiTheme="minorEastAsia"/>
                <w:kern w:val="0"/>
                <w:sz w:val="24"/>
                <w:szCs w:val="24"/>
                <w:lang w:eastAsia="en-US"/>
              </w:rPr>
            </w:pPr>
          </w:p>
          <w:p w14:paraId="0C1E8A00">
            <w:pPr>
              <w:spacing w:line="360" w:lineRule="auto"/>
              <w:jc w:val="left"/>
              <w:rPr>
                <w:rFonts w:cs="Times New Roman" w:asciiTheme="minorEastAsia" w:hAnsiTheme="minorEastAsia"/>
                <w:kern w:val="0"/>
                <w:sz w:val="24"/>
                <w:szCs w:val="24"/>
                <w:lang w:eastAsia="en-US"/>
              </w:rPr>
            </w:pPr>
          </w:p>
          <w:p w14:paraId="207491F0">
            <w:pPr>
              <w:spacing w:line="360" w:lineRule="auto"/>
              <w:jc w:val="left"/>
              <w:rPr>
                <w:rFonts w:cs="Times New Roman" w:asciiTheme="minorEastAsia" w:hAnsiTheme="minorEastAsia"/>
                <w:kern w:val="0"/>
                <w:sz w:val="24"/>
                <w:szCs w:val="24"/>
                <w:lang w:eastAsia="en-US"/>
              </w:rPr>
            </w:pPr>
          </w:p>
          <w:p w14:paraId="1B168914">
            <w:pPr>
              <w:spacing w:line="360" w:lineRule="auto"/>
              <w:jc w:val="left"/>
              <w:rPr>
                <w:rFonts w:cs="Times New Roman" w:asciiTheme="minorEastAsia" w:hAnsiTheme="minorEastAsia"/>
                <w:kern w:val="0"/>
                <w:sz w:val="24"/>
                <w:szCs w:val="24"/>
                <w:lang w:eastAsia="en-US"/>
              </w:rPr>
            </w:pPr>
          </w:p>
          <w:p w14:paraId="2E38C59B">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A类项目基础资料</w:t>
            </w:r>
          </w:p>
        </w:tc>
        <w:tc>
          <w:tcPr>
            <w:tcW w:w="785" w:type="dxa"/>
            <w:vMerge w:val="restart"/>
            <w:tcBorders>
              <w:top w:val="single" w:color="auto" w:sz="4" w:space="0"/>
            </w:tcBorders>
          </w:tcPr>
          <w:p w14:paraId="67C83C5D">
            <w:pPr>
              <w:spacing w:line="360" w:lineRule="auto"/>
              <w:jc w:val="left"/>
              <w:rPr>
                <w:rFonts w:cs="Times New Roman" w:asciiTheme="minorEastAsia" w:hAnsiTheme="minorEastAsia"/>
                <w:kern w:val="0"/>
                <w:sz w:val="24"/>
                <w:szCs w:val="24"/>
                <w:lang w:eastAsia="en-US"/>
              </w:rPr>
            </w:pPr>
          </w:p>
          <w:p w14:paraId="6AF137D2">
            <w:pPr>
              <w:spacing w:line="360" w:lineRule="auto"/>
              <w:jc w:val="left"/>
              <w:rPr>
                <w:rFonts w:cs="Times New Roman" w:asciiTheme="minorEastAsia" w:hAnsiTheme="minorEastAsia"/>
                <w:kern w:val="0"/>
                <w:sz w:val="24"/>
                <w:szCs w:val="24"/>
                <w:lang w:eastAsia="en-US"/>
              </w:rPr>
            </w:pPr>
          </w:p>
          <w:p w14:paraId="73FAAC9E">
            <w:pPr>
              <w:spacing w:line="360" w:lineRule="auto"/>
              <w:jc w:val="left"/>
              <w:rPr>
                <w:rFonts w:cs="Times New Roman" w:asciiTheme="minorEastAsia" w:hAnsiTheme="minorEastAsia"/>
                <w:kern w:val="0"/>
                <w:sz w:val="24"/>
                <w:szCs w:val="24"/>
                <w:lang w:eastAsia="en-US"/>
              </w:rPr>
            </w:pPr>
          </w:p>
          <w:p w14:paraId="78CF1A4E">
            <w:pPr>
              <w:spacing w:line="360" w:lineRule="auto"/>
              <w:jc w:val="left"/>
              <w:rPr>
                <w:rFonts w:cs="Times New Roman" w:asciiTheme="minorEastAsia" w:hAnsiTheme="minorEastAsia"/>
                <w:kern w:val="0"/>
                <w:sz w:val="24"/>
                <w:szCs w:val="24"/>
                <w:lang w:eastAsia="en-US"/>
              </w:rPr>
            </w:pPr>
          </w:p>
          <w:p w14:paraId="2BCEF0BF">
            <w:pPr>
              <w:spacing w:line="360" w:lineRule="auto"/>
              <w:jc w:val="left"/>
              <w:rPr>
                <w:rFonts w:cs="Times New Roman" w:asciiTheme="minorEastAsia" w:hAnsiTheme="minorEastAsia"/>
                <w:kern w:val="0"/>
                <w:sz w:val="24"/>
                <w:szCs w:val="24"/>
                <w:lang w:eastAsia="en-US"/>
              </w:rPr>
            </w:pPr>
          </w:p>
          <w:p w14:paraId="014C3C95">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项目批文</w:t>
            </w:r>
          </w:p>
        </w:tc>
        <w:tc>
          <w:tcPr>
            <w:tcW w:w="6541" w:type="dxa"/>
            <w:tcBorders>
              <w:top w:val="single" w:color="auto" w:sz="4" w:space="0"/>
            </w:tcBorders>
          </w:tcPr>
          <w:p w14:paraId="4300852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《建设用地规划许可证》、《建设工程规划许可证》、《建筑工程施工许可证》、《国有土地使用证》、《商品房预售许可证》</w:t>
            </w:r>
          </w:p>
        </w:tc>
      </w:tr>
      <w:tr w14:paraId="2952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76737DD">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E86852C">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0F67A42">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《国家建设征用土地通知书》及红线图复印件</w:t>
            </w:r>
          </w:p>
        </w:tc>
      </w:tr>
      <w:tr w14:paraId="1CBB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E09179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D5C4001">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9182CEB">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同意使用土地通知书复印件</w:t>
            </w:r>
          </w:p>
        </w:tc>
      </w:tr>
      <w:tr w14:paraId="0597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FBC860A">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215905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DC3FEEF">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建设用地批准书复印件</w:t>
            </w:r>
          </w:p>
        </w:tc>
      </w:tr>
      <w:tr w14:paraId="3982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1EC7FA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C31AA7C">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7F88D72">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市规划局《建设工程报建审核书》复印件</w:t>
            </w:r>
          </w:p>
        </w:tc>
      </w:tr>
      <w:tr w14:paraId="708B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7FA53A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4D6FE4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39D4076">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规划报建图复印件</w:t>
            </w:r>
          </w:p>
        </w:tc>
      </w:tr>
      <w:tr w14:paraId="33B0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F74946D">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1908F5DD">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50AE8B6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建筑设计防火审核意见书复印件</w:t>
            </w:r>
          </w:p>
        </w:tc>
      </w:tr>
      <w:tr w14:paraId="2ED7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1EB0DE4">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E0C8DC1">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26A830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物业各分项工程设计方案复印件</w:t>
            </w:r>
          </w:p>
        </w:tc>
      </w:tr>
      <w:tr w14:paraId="4568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4FBECA3">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6D26C3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208B2A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建设工程规划验收合格证复印件</w:t>
            </w:r>
          </w:p>
        </w:tc>
      </w:tr>
      <w:tr w14:paraId="456F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39350B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A1B271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5DB60D0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建设工程竣工验收质量认定书复印件</w:t>
            </w:r>
          </w:p>
        </w:tc>
      </w:tr>
      <w:tr w14:paraId="46E8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282BDA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EAF3E9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F5AE2E6">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建筑工程竣工消防审核意见书复印件</w:t>
            </w:r>
          </w:p>
        </w:tc>
      </w:tr>
      <w:tr w14:paraId="347E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ABCBB6A">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424A2BB">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57E056CD">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单位工程质量综合评定表复印件</w:t>
            </w:r>
          </w:p>
        </w:tc>
      </w:tr>
      <w:tr w14:paraId="4E8D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481B576">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37623A1">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113BF2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工程建筑埋放线、验线、验收意见书复印件</w:t>
            </w:r>
          </w:p>
        </w:tc>
      </w:tr>
      <w:tr w14:paraId="2097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ECB1CB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86F5520">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2AB3029">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同意供电通知复印件</w:t>
            </w:r>
          </w:p>
        </w:tc>
      </w:tr>
      <w:tr w14:paraId="4C47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D719B6F">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6EDA6F30">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71E7C91D">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申请门牌呈批表复印件</w:t>
            </w:r>
          </w:p>
        </w:tc>
      </w:tr>
      <w:tr w14:paraId="1293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2956E8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53B75A7">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3E16E50">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通邮申报表复印件</w:t>
            </w:r>
          </w:p>
        </w:tc>
      </w:tr>
      <w:tr w14:paraId="1298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C22A920">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4235BBC5">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486B4B2D">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其它相关资料</w:t>
            </w:r>
          </w:p>
        </w:tc>
      </w:tr>
      <w:tr w14:paraId="60AA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7322957">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restart"/>
          </w:tcPr>
          <w:p w14:paraId="37E506BB">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竣工资料及图纸</w:t>
            </w:r>
          </w:p>
        </w:tc>
        <w:tc>
          <w:tcPr>
            <w:tcW w:w="6541" w:type="dxa"/>
          </w:tcPr>
          <w:p w14:paraId="1327125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结构、水暖、电气、人防、消防、绿化、环境、规划等单项验收合格证明文件；</w:t>
            </w:r>
          </w:p>
        </w:tc>
      </w:tr>
      <w:tr w14:paraId="413E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22AB748">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BA78BF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968C8A5">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饮用水水质检测报告、二次供水卫生许可证、二次供水设备卫生合格证</w:t>
            </w:r>
          </w:p>
        </w:tc>
      </w:tr>
      <w:tr w14:paraId="6D61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71B6D9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A6DC758">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BE13090">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供水设备资质证明</w:t>
            </w:r>
          </w:p>
        </w:tc>
      </w:tr>
      <w:tr w14:paraId="21F29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96AA99A">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4E26F0D0">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573EF88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销售资料(业主、产权、位置、建筑面积等) 复印件</w:t>
            </w:r>
          </w:p>
        </w:tc>
      </w:tr>
      <w:tr w14:paraId="2E9A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1F18A7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0C88ADB">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255A91E">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地质勘察报告复印件</w:t>
            </w:r>
          </w:p>
        </w:tc>
      </w:tr>
      <w:tr w14:paraId="5FF1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AED14A0">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6871FDE1">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265E047E">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工程合同及开、竣工报告复印件</w:t>
            </w:r>
          </w:p>
        </w:tc>
      </w:tr>
      <w:tr w14:paraId="4938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935D16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470A38C9">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787BCDE">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建筑施工图(结构、建施、水施、电施、防雷、弱电等) 原件</w:t>
            </w:r>
          </w:p>
        </w:tc>
      </w:tr>
      <w:tr w14:paraId="600A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B77F6BD">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42141F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69D2F9A">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图纸会审记录复印件</w:t>
            </w:r>
          </w:p>
        </w:tc>
      </w:tr>
      <w:tr w14:paraId="53DA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846FC98">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37FCE1BD">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21B31AEA">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工程设计变更通知(包括质量事故处理记录) 复印件</w:t>
            </w:r>
          </w:p>
        </w:tc>
      </w:tr>
      <w:tr w14:paraId="7D19B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1F8B96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1E1DB8C">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53D0E6A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隐蔽工程验收签证复印件</w:t>
            </w:r>
          </w:p>
        </w:tc>
      </w:tr>
      <w:tr w14:paraId="02CE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1BFF4FA">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AE3300D">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A64C33A">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沉降观察记录复印件</w:t>
            </w:r>
          </w:p>
        </w:tc>
      </w:tr>
      <w:tr w14:paraId="1A6B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C3117DE">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1265BFD4">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3B8FD4B9">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竣工验收证明书复印件</w:t>
            </w:r>
          </w:p>
        </w:tc>
      </w:tr>
      <w:tr w14:paraId="6670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438EA62">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E76F74A">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237F560">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主要建筑材料质量保证书(钢材、水泥等) 复印件</w:t>
            </w:r>
          </w:p>
        </w:tc>
      </w:tr>
      <w:tr w14:paraId="79C0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0A32F46">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54EBC60">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B9906D0">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新材料、构配件的鉴定合格证书复印件</w:t>
            </w:r>
          </w:p>
        </w:tc>
      </w:tr>
      <w:tr w14:paraId="036E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A7F74E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5F6A8C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E7F718D">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砂浆、混凝土试块试压报告复印件</w:t>
            </w:r>
          </w:p>
        </w:tc>
      </w:tr>
      <w:tr w14:paraId="19E0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687C3CC9">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27EE7C0">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D8F305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建筑竣工图(包括总平面图、建筑、结构、水、电、防雷、弱电、设备安装、附属工程及隐蔽管线等) 原件</w:t>
            </w:r>
          </w:p>
        </w:tc>
      </w:tr>
      <w:tr w14:paraId="1E25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EC9DF3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915C021">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785789A">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其它项目竣工图(绿化、景观、二次装修等) 原件</w:t>
            </w:r>
          </w:p>
        </w:tc>
      </w:tr>
      <w:tr w14:paraId="52BA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E418B19">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6FE9A1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83FF12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各分项工程施工单位资料复印件</w:t>
            </w:r>
          </w:p>
        </w:tc>
      </w:tr>
      <w:tr w14:paraId="1262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0DBBF9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BF59B5B">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59EA7FE">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公共安全技术防范工程设施使用证复印件</w:t>
            </w:r>
          </w:p>
        </w:tc>
      </w:tr>
      <w:tr w14:paraId="7328C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FAD758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EDB9C22">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8256B82">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通信管线等各分项工程竣工验收书</w:t>
            </w:r>
            <w:r>
              <w:rPr>
                <w:rFonts w:cs="Times New Roman" w:asciiTheme="minorEastAsia" w:hAnsiTheme="minorEastAsia"/>
                <w:kern w:val="0"/>
                <w:sz w:val="24"/>
                <w:szCs w:val="24"/>
                <w:lang w:eastAsia="zh-CN"/>
              </w:rPr>
              <w:t>/</w:t>
            </w:r>
            <w:r>
              <w:rPr>
                <w:rFonts w:hint="eastAsia" w:cs="Times New Roman" w:asciiTheme="minorEastAsia" w:hAnsiTheme="minorEastAsia"/>
                <w:kern w:val="0"/>
                <w:sz w:val="24"/>
                <w:szCs w:val="24"/>
                <w:lang w:eastAsia="zh-CN"/>
              </w:rPr>
              <w:t>验收报告复印件</w:t>
            </w:r>
          </w:p>
        </w:tc>
      </w:tr>
      <w:tr w14:paraId="2F3DE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3285AB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3AF15C8">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EF66306">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供水协议书复印件</w:t>
            </w:r>
          </w:p>
        </w:tc>
      </w:tr>
      <w:tr w14:paraId="03C5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16DFFAB">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0467E9AA">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4B9F751C">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供用电合同复印件</w:t>
            </w:r>
          </w:p>
        </w:tc>
      </w:tr>
      <w:tr w14:paraId="56D3C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5E7537D">
            <w:pPr>
              <w:spacing w:line="360" w:lineRule="auto"/>
              <w:ind w:firstLine="480" w:firstLineChars="200"/>
              <w:jc w:val="left"/>
              <w:rPr>
                <w:rFonts w:cs="Times New Roman" w:asciiTheme="minorEastAsia" w:hAnsiTheme="minorEastAsia"/>
                <w:kern w:val="0"/>
                <w:sz w:val="24"/>
                <w:szCs w:val="24"/>
                <w:lang w:eastAsia="en-US"/>
              </w:rPr>
            </w:pPr>
          </w:p>
        </w:tc>
        <w:tc>
          <w:tcPr>
            <w:tcW w:w="785" w:type="dxa"/>
          </w:tcPr>
          <w:p w14:paraId="01268870">
            <w:pPr>
              <w:spacing w:line="360" w:lineRule="auto"/>
              <w:jc w:val="left"/>
              <w:rPr>
                <w:rFonts w:cs="Times New Roman" w:asciiTheme="minorEastAsia" w:hAnsiTheme="minorEastAsia"/>
                <w:kern w:val="0"/>
                <w:sz w:val="24"/>
                <w:szCs w:val="24"/>
                <w:lang w:eastAsia="zh-CN"/>
              </w:rPr>
            </w:pPr>
          </w:p>
        </w:tc>
        <w:tc>
          <w:tcPr>
            <w:tcW w:w="6541" w:type="dxa"/>
          </w:tcPr>
          <w:p w14:paraId="5345F3CB">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各分项工程/隐蔽工程验收表/测试报告复印件</w:t>
            </w:r>
          </w:p>
        </w:tc>
      </w:tr>
      <w:tr w14:paraId="693F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restart"/>
          </w:tcPr>
          <w:p w14:paraId="4D56DC1D">
            <w:pPr>
              <w:spacing w:line="360" w:lineRule="auto"/>
              <w:jc w:val="left"/>
              <w:rPr>
                <w:rFonts w:cs="Times New Roman" w:asciiTheme="minorEastAsia" w:hAnsiTheme="minorEastAsia"/>
                <w:kern w:val="0"/>
                <w:sz w:val="24"/>
                <w:szCs w:val="24"/>
                <w:lang w:eastAsia="zh-CN"/>
              </w:rPr>
            </w:pPr>
          </w:p>
          <w:p w14:paraId="06730FEB">
            <w:pPr>
              <w:spacing w:line="360" w:lineRule="auto"/>
              <w:jc w:val="left"/>
              <w:rPr>
                <w:rFonts w:cs="Times New Roman" w:asciiTheme="minorEastAsia" w:hAnsiTheme="minorEastAsia"/>
                <w:kern w:val="0"/>
                <w:sz w:val="24"/>
                <w:szCs w:val="24"/>
                <w:lang w:eastAsia="zh-CN"/>
              </w:rPr>
            </w:pPr>
          </w:p>
          <w:p w14:paraId="5D2E4EDB">
            <w:pPr>
              <w:spacing w:line="360" w:lineRule="auto"/>
              <w:jc w:val="left"/>
              <w:rPr>
                <w:rFonts w:cs="Times New Roman" w:asciiTheme="minorEastAsia" w:hAnsiTheme="minorEastAsia"/>
                <w:kern w:val="0"/>
                <w:sz w:val="24"/>
                <w:szCs w:val="24"/>
                <w:lang w:eastAsia="zh-CN"/>
              </w:rPr>
            </w:pPr>
          </w:p>
          <w:p w14:paraId="5CCEF8ED">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B类设备随机资料类</w:t>
            </w:r>
          </w:p>
        </w:tc>
        <w:tc>
          <w:tcPr>
            <w:tcW w:w="785" w:type="dxa"/>
            <w:vMerge w:val="restart"/>
          </w:tcPr>
          <w:p w14:paraId="40E62962">
            <w:pPr>
              <w:spacing w:line="360" w:lineRule="auto"/>
              <w:jc w:val="left"/>
              <w:rPr>
                <w:rFonts w:cs="Times New Roman" w:asciiTheme="minorEastAsia" w:hAnsiTheme="minorEastAsia"/>
                <w:kern w:val="0"/>
                <w:sz w:val="24"/>
                <w:szCs w:val="24"/>
                <w:lang w:eastAsia="en-US"/>
              </w:rPr>
            </w:pPr>
          </w:p>
          <w:p w14:paraId="706DDE47">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供电系统</w:t>
            </w:r>
          </w:p>
        </w:tc>
        <w:tc>
          <w:tcPr>
            <w:tcW w:w="6541" w:type="dxa"/>
          </w:tcPr>
          <w:p w14:paraId="08E7C27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供电系统设备购买、安装合同复印件</w:t>
            </w:r>
          </w:p>
        </w:tc>
      </w:tr>
      <w:tr w14:paraId="42AD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1FF6B05">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89C24AF">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B01DF1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有关供电部门批准书、协议、设计方案、设计施工图纸复印件</w:t>
            </w:r>
          </w:p>
        </w:tc>
      </w:tr>
      <w:tr w14:paraId="6D60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AD1D665">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4BDBE9B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18CA9CE">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电器设计图、竣工图及设计说明、平面布置图、系统图</w:t>
            </w:r>
          </w:p>
        </w:tc>
      </w:tr>
      <w:tr w14:paraId="5A9D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CA83963">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7D8D837">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E4FE4C4">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安装图设计变更和合同</w:t>
            </w:r>
          </w:p>
        </w:tc>
      </w:tr>
      <w:tr w14:paraId="4F82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B8EE218">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E41454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7FFB1C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装箱单、接线图、使用说明书、送电后情况记录、安装调试记录、操作及维修保养手册</w:t>
            </w:r>
          </w:p>
        </w:tc>
      </w:tr>
      <w:tr w14:paraId="12F6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FB6AAB3">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01D7FC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C1A5BF4">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设备安装质量保证书</w:t>
            </w:r>
          </w:p>
        </w:tc>
      </w:tr>
      <w:tr w14:paraId="4758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9B4D85B">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1DA9A206">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6F4A9487">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供电系统设备制造、安装单位、维护单位资料复印件</w:t>
            </w:r>
          </w:p>
        </w:tc>
      </w:tr>
      <w:tr w14:paraId="2623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57B87B4">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48715A5D">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58C0F0A3">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供电系统设备产权所有者及用户的名称和地址复印件</w:t>
            </w:r>
          </w:p>
        </w:tc>
      </w:tr>
      <w:tr w14:paraId="7BBE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06E25459">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8F41D37">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82D6735">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高低压配电柜、变压器、直流控制屏等设备参数（型号、数量、重量、额定电压、电流、频率等）原件</w:t>
            </w:r>
          </w:p>
        </w:tc>
      </w:tr>
      <w:tr w14:paraId="6512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3BE8C72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D3F06C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6679DE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高低压配电柜、变压器、直流控制屏等设备随机资料（安装使用说明书、技术图纸、机房布置图、产品合格证、安装配件清单等）原件</w:t>
            </w:r>
          </w:p>
        </w:tc>
      </w:tr>
      <w:tr w14:paraId="7875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00D1F49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071CAFC">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8B169AE">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高低压配电柜、变压器、直流控制屏等设备主要配件资料（生产单位、技术参数、说明书、产品合格证等）原件</w:t>
            </w:r>
          </w:p>
        </w:tc>
      </w:tr>
      <w:tr w14:paraId="059A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199FC5C5">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006982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6A4E5F3">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高低压配电柜、变压器、直流控制屏等设备试运行检验记录、运行许可证原件</w:t>
            </w:r>
          </w:p>
        </w:tc>
      </w:tr>
      <w:tr w14:paraId="50EA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5046B3EC">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0D9E6C7">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832290A">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配电箱、电缆、插接母线、电表等资料（生产单位、技术参数、说明书、检测报告、产品合格证等）原件</w:t>
            </w:r>
          </w:p>
        </w:tc>
      </w:tr>
      <w:tr w14:paraId="0E32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A2325A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0774AD4">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F728E3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灯具、末端用电器具资料（生产单位、技术参数、说明书、产品合格证等）原件</w:t>
            </w:r>
          </w:p>
        </w:tc>
      </w:tr>
      <w:tr w14:paraId="3F85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A7CA1E6">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B86659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1BEE29A">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配套装置、仪表、电度表资料（检验记录、测试报告、原始数据记录等）复印件</w:t>
            </w:r>
          </w:p>
        </w:tc>
      </w:tr>
      <w:tr w14:paraId="4A76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8ED85B4">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38258C0">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CB1BCE4">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其它相关资料</w:t>
            </w:r>
          </w:p>
        </w:tc>
      </w:tr>
      <w:tr w14:paraId="05CBF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089A295">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restart"/>
          </w:tcPr>
          <w:p w14:paraId="3562EB65">
            <w:pPr>
              <w:spacing w:line="360" w:lineRule="auto"/>
              <w:jc w:val="left"/>
              <w:rPr>
                <w:rFonts w:cs="Times New Roman" w:asciiTheme="minorEastAsia" w:hAnsiTheme="minorEastAsia"/>
                <w:kern w:val="0"/>
                <w:sz w:val="24"/>
                <w:szCs w:val="24"/>
                <w:lang w:eastAsia="en-US"/>
              </w:rPr>
            </w:pPr>
          </w:p>
          <w:p w14:paraId="3F07B4F6">
            <w:pPr>
              <w:spacing w:line="360" w:lineRule="auto"/>
              <w:jc w:val="left"/>
              <w:rPr>
                <w:rFonts w:cs="Times New Roman" w:asciiTheme="minorEastAsia" w:hAnsiTheme="minorEastAsia"/>
                <w:kern w:val="0"/>
                <w:sz w:val="24"/>
                <w:szCs w:val="24"/>
                <w:lang w:eastAsia="en-US"/>
              </w:rPr>
            </w:pPr>
          </w:p>
          <w:p w14:paraId="79A9FAF1">
            <w:pPr>
              <w:spacing w:line="360" w:lineRule="auto"/>
              <w:jc w:val="left"/>
              <w:rPr>
                <w:rFonts w:cs="Times New Roman" w:asciiTheme="minorEastAsia" w:hAnsiTheme="minorEastAsia"/>
                <w:kern w:val="0"/>
                <w:sz w:val="24"/>
                <w:szCs w:val="24"/>
                <w:lang w:eastAsia="en-US"/>
              </w:rPr>
            </w:pPr>
          </w:p>
          <w:p w14:paraId="7D95FEE2">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给排水系统</w:t>
            </w:r>
          </w:p>
        </w:tc>
        <w:tc>
          <w:tcPr>
            <w:tcW w:w="6541" w:type="dxa"/>
          </w:tcPr>
          <w:p w14:paraId="7F0C1A1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给排水系统设备购买、安装合同复印件</w:t>
            </w:r>
          </w:p>
        </w:tc>
      </w:tr>
      <w:tr w14:paraId="4E9E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01C25EB">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59BB2B7">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D7F9757">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设计图、竣工图、隐蔽工程变更记录</w:t>
            </w:r>
          </w:p>
        </w:tc>
      </w:tr>
      <w:tr w14:paraId="0B36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FB94B7D">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8EA141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E4270B2">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给排水系统设备制造、安装单位、维护单位资料复印件</w:t>
            </w:r>
          </w:p>
        </w:tc>
      </w:tr>
      <w:tr w14:paraId="4AE5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C9A32CA">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47FCCCF4">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0F7E984">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给排水系统设备产权所有者及用户的名称和地址复印件</w:t>
            </w:r>
          </w:p>
        </w:tc>
      </w:tr>
      <w:tr w14:paraId="2231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BD16CD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DDC75A1">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1E4C06B">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水泵等配套设备参数（型号、额定功率、扬程、编号等）原件</w:t>
            </w:r>
          </w:p>
        </w:tc>
      </w:tr>
      <w:tr w14:paraId="016C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trPr>
        <w:tc>
          <w:tcPr>
            <w:tcW w:w="1196" w:type="dxa"/>
            <w:vMerge w:val="continue"/>
          </w:tcPr>
          <w:p w14:paraId="02317288">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8363AA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327A10D">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设备随机资料（安装使用说明书、维护保养手册、机房布置图、产品合格证、随机配件清单、主要配件资料等）原件</w:t>
            </w:r>
          </w:p>
        </w:tc>
      </w:tr>
      <w:tr w14:paraId="5714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8A31463">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AEB9904">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4789E4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设备运行检验记录、管道水压及闭水试验记录、给水管道的冲洗及消毒记录原件</w:t>
            </w:r>
          </w:p>
        </w:tc>
      </w:tr>
      <w:tr w14:paraId="70F7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173AF6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D00F57B">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4440DD7">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主要材料和制品的合格证或试验记录复印件</w:t>
            </w:r>
          </w:p>
        </w:tc>
      </w:tr>
      <w:tr w14:paraId="7C1D4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B744AB5">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8BDD173">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E3BFAC3">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配套装置、仪表、水表资料（检验记录、测试报告、原始数据记录等）复印件</w:t>
            </w:r>
          </w:p>
        </w:tc>
      </w:tr>
      <w:tr w14:paraId="1D8F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E27AAE5">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05313C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29BBD4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水、暖、卫生器具检验合格证书（原件）</w:t>
            </w:r>
          </w:p>
        </w:tc>
      </w:tr>
      <w:tr w14:paraId="325F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72FF66B">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020984A">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D9C1FDC">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其它相关资料</w:t>
            </w:r>
          </w:p>
        </w:tc>
      </w:tr>
      <w:tr w14:paraId="5278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4F522AA">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restart"/>
          </w:tcPr>
          <w:p w14:paraId="5A6FF2C9">
            <w:pPr>
              <w:spacing w:line="360" w:lineRule="auto"/>
              <w:jc w:val="left"/>
              <w:rPr>
                <w:rFonts w:cs="Times New Roman" w:asciiTheme="minorEastAsia" w:hAnsiTheme="minorEastAsia"/>
                <w:kern w:val="0"/>
                <w:sz w:val="24"/>
                <w:szCs w:val="24"/>
                <w:lang w:eastAsia="en-US"/>
              </w:rPr>
            </w:pPr>
          </w:p>
          <w:p w14:paraId="4B504F03">
            <w:pPr>
              <w:spacing w:line="360" w:lineRule="auto"/>
              <w:jc w:val="left"/>
              <w:rPr>
                <w:rFonts w:cs="Times New Roman" w:asciiTheme="minorEastAsia" w:hAnsiTheme="minorEastAsia"/>
                <w:kern w:val="0"/>
                <w:sz w:val="24"/>
                <w:szCs w:val="24"/>
                <w:lang w:eastAsia="en-US"/>
              </w:rPr>
            </w:pPr>
          </w:p>
          <w:p w14:paraId="1CC7C96E">
            <w:pPr>
              <w:spacing w:line="360" w:lineRule="auto"/>
              <w:jc w:val="left"/>
              <w:rPr>
                <w:rFonts w:cs="Times New Roman" w:asciiTheme="minorEastAsia" w:hAnsiTheme="minorEastAsia"/>
                <w:kern w:val="0"/>
                <w:sz w:val="24"/>
                <w:szCs w:val="24"/>
                <w:lang w:eastAsia="en-US"/>
              </w:rPr>
            </w:pPr>
          </w:p>
          <w:p w14:paraId="1C2E64DF">
            <w:pPr>
              <w:spacing w:line="360" w:lineRule="auto"/>
              <w:jc w:val="left"/>
              <w:rPr>
                <w:rFonts w:cs="Times New Roman" w:asciiTheme="minorEastAsia" w:hAnsiTheme="minorEastAsia"/>
                <w:kern w:val="0"/>
                <w:sz w:val="24"/>
                <w:szCs w:val="24"/>
                <w:lang w:eastAsia="en-US"/>
              </w:rPr>
            </w:pPr>
          </w:p>
          <w:p w14:paraId="71C3A348">
            <w:pPr>
              <w:spacing w:line="360" w:lineRule="auto"/>
              <w:jc w:val="left"/>
              <w:rPr>
                <w:rFonts w:cs="Times New Roman" w:asciiTheme="minorEastAsia" w:hAnsiTheme="minorEastAsia"/>
                <w:kern w:val="0"/>
                <w:sz w:val="24"/>
                <w:szCs w:val="24"/>
                <w:lang w:eastAsia="en-US"/>
              </w:rPr>
            </w:pPr>
          </w:p>
          <w:p w14:paraId="10ADBF9B">
            <w:pPr>
              <w:spacing w:line="360" w:lineRule="auto"/>
              <w:jc w:val="left"/>
              <w:rPr>
                <w:rFonts w:cs="Times New Roman" w:asciiTheme="minorEastAsia" w:hAnsiTheme="minorEastAsia"/>
                <w:kern w:val="0"/>
                <w:sz w:val="24"/>
                <w:szCs w:val="24"/>
                <w:lang w:eastAsia="en-US"/>
              </w:rPr>
            </w:pPr>
          </w:p>
          <w:p w14:paraId="065329E2">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电梯系统</w:t>
            </w:r>
          </w:p>
        </w:tc>
        <w:tc>
          <w:tcPr>
            <w:tcW w:w="6541" w:type="dxa"/>
          </w:tcPr>
          <w:p w14:paraId="1826A517">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电梯设备购买安装合同复印件</w:t>
            </w:r>
          </w:p>
        </w:tc>
      </w:tr>
      <w:tr w14:paraId="0A3F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61DC136">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EBBD8E4">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A401B77">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电梯制造、安装单位、维护单位资料复印件</w:t>
            </w:r>
          </w:p>
        </w:tc>
      </w:tr>
      <w:tr w14:paraId="5CE2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97ADCCA">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FBEC5BC">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7E7CC75">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电梯产权所有者及用户的名称和地址复印件</w:t>
            </w:r>
          </w:p>
        </w:tc>
      </w:tr>
      <w:tr w14:paraId="6FA1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196" w:type="dxa"/>
            <w:vMerge w:val="continue"/>
          </w:tcPr>
          <w:p w14:paraId="68BFEDD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D9205F6">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4237391F">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电梯设备参数（型号、数量、额定载重、额定速度、乘客数、电梯行程、层站数、轿厢及对重的质量、机器编号等）原件</w:t>
            </w:r>
          </w:p>
        </w:tc>
      </w:tr>
      <w:tr w14:paraId="4CFB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196" w:type="dxa"/>
            <w:vMerge w:val="continue"/>
          </w:tcPr>
          <w:p w14:paraId="3EADA0B1">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AA1EDDA">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C224D6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随机资料（装修单、安装使用说明书、维护保养手册、电梯机房井道布置图、产品合格证、随机配件清单、主要配件资料等）原件</w:t>
            </w:r>
          </w:p>
        </w:tc>
      </w:tr>
      <w:tr w14:paraId="51FD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40C899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1CC6D04">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4577919">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原理图、接线图、布置图、安装图、实验报告</w:t>
            </w:r>
          </w:p>
        </w:tc>
      </w:tr>
      <w:tr w14:paraId="049C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D8F2343">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28D1DBF">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B81D599">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设备安装调试记录原件</w:t>
            </w:r>
          </w:p>
        </w:tc>
      </w:tr>
      <w:tr w14:paraId="752F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50A1DEC">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6F5CF2E">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B870D44">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电梯安装检验合格证原件</w:t>
            </w:r>
          </w:p>
        </w:tc>
      </w:tr>
      <w:tr w14:paraId="03AB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376DD26">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820E8A4">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FDAFEFE">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电梯安装检验报告</w:t>
            </w:r>
          </w:p>
        </w:tc>
      </w:tr>
      <w:tr w14:paraId="2CD4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E47685D">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54CCDAB8">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2F906766">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安装过程中事故记录和处理报告</w:t>
            </w:r>
          </w:p>
        </w:tc>
      </w:tr>
      <w:tr w14:paraId="312B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2D86CDB5">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5C70D78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988F803">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国家特种设备档案复印件</w:t>
            </w:r>
          </w:p>
        </w:tc>
      </w:tr>
      <w:tr w14:paraId="6850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A4B8C9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470378A0">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39A0A70">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设计变更证明</w:t>
            </w:r>
          </w:p>
        </w:tc>
      </w:tr>
      <w:tr w14:paraId="12ED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2C31102">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70214072">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7EE0F8BD">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设备开箱检查记录</w:t>
            </w:r>
          </w:p>
        </w:tc>
      </w:tr>
      <w:tr w14:paraId="35CB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CE13807">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11AA9B79">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33AA4AF3">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开工报告</w:t>
            </w:r>
          </w:p>
        </w:tc>
      </w:tr>
      <w:tr w14:paraId="76C0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F804DDC">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15056787">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17973B2E">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电梯安装自检记录</w:t>
            </w:r>
          </w:p>
        </w:tc>
      </w:tr>
      <w:tr w14:paraId="074C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FAD152E">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2D5EC2F9">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7ABE578A">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电梯钥匙</w:t>
            </w:r>
          </w:p>
        </w:tc>
      </w:tr>
      <w:tr w14:paraId="3D19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A7528CB">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continue"/>
          </w:tcPr>
          <w:p w14:paraId="63F0F958">
            <w:pPr>
              <w:spacing w:line="360" w:lineRule="auto"/>
              <w:ind w:firstLine="480" w:firstLineChars="200"/>
              <w:jc w:val="left"/>
              <w:rPr>
                <w:rFonts w:cs="Times New Roman" w:asciiTheme="minorEastAsia" w:hAnsiTheme="minorEastAsia"/>
                <w:kern w:val="0"/>
                <w:sz w:val="24"/>
                <w:szCs w:val="24"/>
                <w:lang w:eastAsia="en-US"/>
              </w:rPr>
            </w:pPr>
          </w:p>
        </w:tc>
        <w:tc>
          <w:tcPr>
            <w:tcW w:w="6541" w:type="dxa"/>
          </w:tcPr>
          <w:p w14:paraId="6FBD4FD7">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其它相关资料</w:t>
            </w:r>
          </w:p>
        </w:tc>
      </w:tr>
      <w:tr w14:paraId="6B23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5EE0FFC">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restart"/>
          </w:tcPr>
          <w:p w14:paraId="3A683FE2">
            <w:pPr>
              <w:spacing w:line="360" w:lineRule="auto"/>
              <w:jc w:val="left"/>
              <w:rPr>
                <w:rFonts w:cs="Times New Roman" w:asciiTheme="minorEastAsia" w:hAnsiTheme="minorEastAsia"/>
                <w:kern w:val="0"/>
                <w:sz w:val="24"/>
                <w:szCs w:val="24"/>
                <w:lang w:eastAsia="en-US"/>
              </w:rPr>
            </w:pPr>
          </w:p>
          <w:p w14:paraId="36314421">
            <w:pPr>
              <w:spacing w:line="360" w:lineRule="auto"/>
              <w:jc w:val="left"/>
              <w:rPr>
                <w:rFonts w:cs="Times New Roman" w:asciiTheme="minorEastAsia" w:hAnsiTheme="minorEastAsia"/>
                <w:kern w:val="0"/>
                <w:sz w:val="24"/>
                <w:szCs w:val="24"/>
                <w:lang w:eastAsia="en-US"/>
              </w:rPr>
            </w:pPr>
          </w:p>
          <w:p w14:paraId="7428EDFC">
            <w:pPr>
              <w:spacing w:line="360" w:lineRule="auto"/>
              <w:jc w:val="left"/>
              <w:rPr>
                <w:rFonts w:cs="Times New Roman" w:asciiTheme="minorEastAsia" w:hAnsiTheme="minorEastAsia"/>
                <w:kern w:val="0"/>
                <w:sz w:val="24"/>
                <w:szCs w:val="24"/>
                <w:lang w:eastAsia="en-US"/>
              </w:rPr>
            </w:pPr>
          </w:p>
          <w:p w14:paraId="27CC6F7B">
            <w:pPr>
              <w:spacing w:line="360" w:lineRule="auto"/>
              <w:jc w:val="left"/>
              <w:rPr>
                <w:rFonts w:cs="Times New Roman" w:asciiTheme="minorEastAsia" w:hAnsiTheme="minorEastAsia"/>
                <w:kern w:val="0"/>
                <w:sz w:val="24"/>
                <w:szCs w:val="24"/>
                <w:lang w:eastAsia="en-US"/>
              </w:rPr>
            </w:pPr>
          </w:p>
          <w:p w14:paraId="5DBD96D9">
            <w:pPr>
              <w:spacing w:line="360" w:lineRule="auto"/>
              <w:jc w:val="left"/>
              <w:rPr>
                <w:rFonts w:cs="Times New Roman" w:asciiTheme="minorEastAsia" w:hAnsiTheme="minorEastAsia"/>
                <w:kern w:val="0"/>
                <w:sz w:val="24"/>
                <w:szCs w:val="24"/>
                <w:lang w:eastAsia="en-US"/>
              </w:rPr>
            </w:pPr>
          </w:p>
          <w:p w14:paraId="67FF4F60">
            <w:pPr>
              <w:spacing w:line="360" w:lineRule="auto"/>
              <w:jc w:val="left"/>
              <w:rPr>
                <w:rFonts w:cs="Times New Roman" w:asciiTheme="minorEastAsia" w:hAnsiTheme="minorEastAsia"/>
                <w:kern w:val="0"/>
                <w:sz w:val="24"/>
                <w:szCs w:val="24"/>
                <w:lang w:eastAsia="en-US"/>
              </w:rPr>
            </w:pPr>
          </w:p>
          <w:p w14:paraId="7A2C706E">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消防系统</w:t>
            </w:r>
          </w:p>
        </w:tc>
        <w:tc>
          <w:tcPr>
            <w:tcW w:w="6541" w:type="dxa"/>
          </w:tcPr>
          <w:p w14:paraId="18B5BB6F">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消防设备购买安装合同复印件</w:t>
            </w:r>
          </w:p>
        </w:tc>
      </w:tr>
      <w:tr w14:paraId="06F4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2610E3C">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CB7E542">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29A074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设计图、二次装修图、竣工图、报警原件位置图、消防设计平面图、运输消防许可证</w:t>
            </w:r>
          </w:p>
        </w:tc>
      </w:tr>
      <w:tr w14:paraId="3B7A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C083984">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662582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6D394A22">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消防设备制造、安装单位、维护单位资料复印件</w:t>
            </w:r>
          </w:p>
        </w:tc>
      </w:tr>
      <w:tr w14:paraId="47AA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09CB4B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BF9394B">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85FC972">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消防设备产权所有者及用户的名称和地址复印件</w:t>
            </w:r>
          </w:p>
        </w:tc>
      </w:tr>
      <w:tr w14:paraId="4FA4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196" w:type="dxa"/>
            <w:vMerge w:val="continue"/>
          </w:tcPr>
          <w:p w14:paraId="1E064F9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64920CFD">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26AA2BE4">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消防自动报警、消防广播、消防栓、消防喷淋等设备参数（型号、数量、水泵额定功率、扬程等）原件</w:t>
            </w:r>
          </w:p>
        </w:tc>
      </w:tr>
      <w:tr w14:paraId="45354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196" w:type="dxa"/>
            <w:vMerge w:val="continue"/>
          </w:tcPr>
          <w:p w14:paraId="4B5D6C6B">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421299ED">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C6C252D">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随机资料（安装使用说明书、维护保养手册、机房布置图、产品合格证、随机配件清单、主要配件资料等）原件</w:t>
            </w:r>
          </w:p>
        </w:tc>
      </w:tr>
      <w:tr w14:paraId="5E78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530DE696">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4BB608F">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ACBF306">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设备、仪表调试运行检验记录、管道冲洗、水压及闭水试验检验记录复印件</w:t>
            </w:r>
          </w:p>
        </w:tc>
      </w:tr>
      <w:tr w14:paraId="0A98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6F6DECB7">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282FFB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FBC6E78">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消防系统主要材料和制品的合格证或试验记录复印件</w:t>
            </w:r>
          </w:p>
        </w:tc>
      </w:tr>
      <w:tr w14:paraId="71CE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0BE2720A">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EF0199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7A60215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消防验收合格证书复印件</w:t>
            </w:r>
          </w:p>
        </w:tc>
      </w:tr>
      <w:tr w14:paraId="6F0E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11046BEE">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2D8C8A2F">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195E09F3">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其它相关资料</w:t>
            </w:r>
          </w:p>
        </w:tc>
      </w:tr>
      <w:tr w14:paraId="7725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6F87AF1">
            <w:pPr>
              <w:spacing w:line="360" w:lineRule="auto"/>
              <w:ind w:firstLine="480" w:firstLineChars="200"/>
              <w:jc w:val="left"/>
              <w:rPr>
                <w:rFonts w:cs="Times New Roman" w:asciiTheme="minorEastAsia" w:hAnsiTheme="minorEastAsia"/>
                <w:kern w:val="0"/>
                <w:sz w:val="24"/>
                <w:szCs w:val="24"/>
                <w:lang w:eastAsia="en-US"/>
              </w:rPr>
            </w:pPr>
          </w:p>
        </w:tc>
        <w:tc>
          <w:tcPr>
            <w:tcW w:w="785" w:type="dxa"/>
            <w:vMerge w:val="restart"/>
          </w:tcPr>
          <w:p w14:paraId="6FD18D01">
            <w:pPr>
              <w:spacing w:line="360" w:lineRule="auto"/>
              <w:jc w:val="left"/>
              <w:rPr>
                <w:rFonts w:cs="Times New Roman" w:asciiTheme="minorEastAsia" w:hAnsiTheme="minorEastAsia"/>
                <w:kern w:val="0"/>
                <w:sz w:val="24"/>
                <w:szCs w:val="24"/>
                <w:lang w:eastAsia="en-US"/>
              </w:rPr>
            </w:pPr>
          </w:p>
          <w:p w14:paraId="13577B1E">
            <w:pPr>
              <w:spacing w:line="360" w:lineRule="auto"/>
              <w:jc w:val="left"/>
              <w:rPr>
                <w:rFonts w:cs="Times New Roman" w:asciiTheme="minorEastAsia" w:hAnsiTheme="minorEastAsia"/>
                <w:kern w:val="0"/>
                <w:sz w:val="24"/>
                <w:szCs w:val="24"/>
                <w:lang w:eastAsia="en-US"/>
              </w:rPr>
            </w:pPr>
          </w:p>
          <w:p w14:paraId="1D98EAC7">
            <w:pPr>
              <w:spacing w:line="360" w:lineRule="auto"/>
              <w:jc w:val="left"/>
              <w:rPr>
                <w:rFonts w:cs="Times New Roman" w:asciiTheme="minorEastAsia" w:hAnsiTheme="minorEastAsia"/>
                <w:kern w:val="0"/>
                <w:sz w:val="24"/>
                <w:szCs w:val="24"/>
                <w:lang w:eastAsia="en-US"/>
              </w:rPr>
            </w:pPr>
          </w:p>
          <w:p w14:paraId="6B3A5C1E">
            <w:pPr>
              <w:spacing w:line="360" w:lineRule="auto"/>
              <w:jc w:val="left"/>
              <w:rPr>
                <w:rFonts w:cs="Times New Roman" w:asciiTheme="minorEastAsia" w:hAnsiTheme="minorEastAsia"/>
                <w:kern w:val="0"/>
                <w:sz w:val="24"/>
                <w:szCs w:val="24"/>
                <w:lang w:eastAsia="en-US"/>
              </w:rPr>
            </w:pPr>
            <w:r>
              <w:rPr>
                <w:rFonts w:hint="eastAsia" w:cs="Times New Roman" w:asciiTheme="minorEastAsia" w:hAnsiTheme="minorEastAsia"/>
                <w:kern w:val="0"/>
                <w:sz w:val="24"/>
                <w:szCs w:val="24"/>
                <w:lang w:eastAsia="en-US"/>
              </w:rPr>
              <w:t>弱电系统</w:t>
            </w:r>
          </w:p>
        </w:tc>
        <w:tc>
          <w:tcPr>
            <w:tcW w:w="6541" w:type="dxa"/>
          </w:tcPr>
          <w:p w14:paraId="35DB873E">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弱电系统设备购买、安装合同复印件</w:t>
            </w:r>
          </w:p>
        </w:tc>
      </w:tr>
      <w:tr w14:paraId="533A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1196" w:type="dxa"/>
            <w:vMerge w:val="continue"/>
          </w:tcPr>
          <w:p w14:paraId="02A93E1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1397049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397A97C0">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设计图纸、施工图纸、竣工图纸、设计说明、系统结构图、原理控制图、设备布置及管线的平面图、控制系统电子原理图、监控中心的设备布置图、工程技术资料、记录</w:t>
            </w:r>
          </w:p>
        </w:tc>
      </w:tr>
      <w:tr w14:paraId="2B99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70916AB9">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FDC8E3F">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599BE454">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弱电系统设备制造、安装单位、维护单位资料复印件</w:t>
            </w:r>
          </w:p>
        </w:tc>
      </w:tr>
      <w:tr w14:paraId="6204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3ECBD620">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74ADA505">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B89A081">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弱电系统设备参数（系统、型号、规格、数量）原件</w:t>
            </w:r>
          </w:p>
        </w:tc>
      </w:tr>
      <w:tr w14:paraId="282E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1196" w:type="dxa"/>
            <w:vMerge w:val="continue"/>
          </w:tcPr>
          <w:p w14:paraId="682C21BB">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3E627E8A">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5D00EC6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弱电系统随机资料（安装使用说明书、维护保养手册、产品合格证、随机配件清单、主要配件资料等）原件</w:t>
            </w:r>
          </w:p>
        </w:tc>
      </w:tr>
      <w:tr w14:paraId="3433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196" w:type="dxa"/>
            <w:vMerge w:val="continue"/>
          </w:tcPr>
          <w:p w14:paraId="467F0253">
            <w:pPr>
              <w:spacing w:line="360" w:lineRule="auto"/>
              <w:ind w:firstLine="480" w:firstLineChars="200"/>
              <w:jc w:val="left"/>
              <w:rPr>
                <w:rFonts w:cs="Times New Roman" w:asciiTheme="minorEastAsia" w:hAnsiTheme="minorEastAsia"/>
                <w:kern w:val="0"/>
                <w:sz w:val="24"/>
                <w:szCs w:val="24"/>
                <w:lang w:eastAsia="zh-CN"/>
              </w:rPr>
            </w:pPr>
          </w:p>
        </w:tc>
        <w:tc>
          <w:tcPr>
            <w:tcW w:w="785" w:type="dxa"/>
            <w:vMerge w:val="continue"/>
          </w:tcPr>
          <w:p w14:paraId="0A1C92BF">
            <w:pPr>
              <w:spacing w:line="360" w:lineRule="auto"/>
              <w:ind w:firstLine="480" w:firstLineChars="200"/>
              <w:jc w:val="left"/>
              <w:rPr>
                <w:rFonts w:cs="Times New Roman" w:asciiTheme="minorEastAsia" w:hAnsiTheme="minorEastAsia"/>
                <w:kern w:val="0"/>
                <w:sz w:val="24"/>
                <w:szCs w:val="24"/>
                <w:lang w:eastAsia="zh-CN"/>
              </w:rPr>
            </w:pPr>
          </w:p>
        </w:tc>
        <w:tc>
          <w:tcPr>
            <w:tcW w:w="6541" w:type="dxa"/>
          </w:tcPr>
          <w:p w14:paraId="096E15BC">
            <w:pPr>
              <w:spacing w:line="360" w:lineRule="auto"/>
              <w:jc w:val="left"/>
              <w:rPr>
                <w:rFonts w:cs="Times New Roman" w:asciiTheme="minorEastAsia" w:hAnsiTheme="minorEastAsia"/>
                <w:kern w:val="0"/>
                <w:sz w:val="24"/>
                <w:szCs w:val="24"/>
                <w:lang w:eastAsia="zh-CN"/>
              </w:rPr>
            </w:pPr>
            <w:r>
              <w:rPr>
                <w:rFonts w:hint="eastAsia" w:cs="Times New Roman" w:asciiTheme="minorEastAsia" w:hAnsiTheme="minorEastAsia"/>
                <w:kern w:val="0"/>
                <w:sz w:val="24"/>
                <w:szCs w:val="24"/>
                <w:lang w:eastAsia="zh-CN"/>
              </w:rPr>
              <w:t>弱电系统设备调试运行检验记录、安装检验合格证书、智能化等设备国家许可使用证明原件</w:t>
            </w:r>
          </w:p>
        </w:tc>
      </w:tr>
      <w:tr w14:paraId="0242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22" w:type="dxa"/>
            <w:gridSpan w:val="3"/>
          </w:tcPr>
          <w:p w14:paraId="5B05D250">
            <w:pPr>
              <w:spacing w:line="360" w:lineRule="auto"/>
              <w:ind w:firstLine="482" w:firstLineChars="200"/>
              <w:jc w:val="center"/>
              <w:rPr>
                <w:rFonts w:cs="Times New Roman" w:asciiTheme="minorEastAsia" w:hAnsiTheme="minorEastAsia"/>
                <w:b/>
                <w:bCs/>
                <w:kern w:val="0"/>
                <w:sz w:val="24"/>
                <w:szCs w:val="24"/>
                <w:lang w:eastAsia="zh-CN"/>
              </w:rPr>
            </w:pPr>
            <w:r>
              <w:rPr>
                <w:rFonts w:hint="eastAsia" w:cs="Times New Roman" w:asciiTheme="minorEastAsia" w:hAnsiTheme="minorEastAsia"/>
                <w:b/>
                <w:bCs/>
                <w:kern w:val="0"/>
                <w:sz w:val="24"/>
                <w:szCs w:val="24"/>
                <w:lang w:eastAsia="zh-CN"/>
              </w:rPr>
              <w:t>其它城建档案馆存档的文件</w:t>
            </w:r>
          </w:p>
        </w:tc>
      </w:tr>
    </w:tbl>
    <w:p w14:paraId="03D43BA4">
      <w:pPr>
        <w:ind w:firstLine="240" w:firstLineChars="100"/>
        <w:rPr>
          <w:rFonts w:ascii="微软雅黑" w:hAnsi="微软雅黑" w:eastAsia="微软雅黑"/>
          <w:sz w:val="24"/>
          <w:szCs w:val="24"/>
          <w:lang w:eastAsia="zh-CN"/>
        </w:rPr>
      </w:pPr>
    </w:p>
    <w:p w14:paraId="7D69FE26">
      <w:pPr>
        <w:rPr>
          <w:rFonts w:hint="eastAsia"/>
          <w:lang w:val="en-US" w:eastAsia="zh-CN"/>
        </w:rPr>
      </w:pPr>
      <w:r>
        <w:rPr>
          <w:rFonts w:hint="eastAsia"/>
          <w:lang w:val="en-US" w:eastAsia="zh-CN"/>
        </w:rPr>
        <w:br w:type="page"/>
      </w:r>
    </w:p>
    <w:p w14:paraId="741531AF">
      <w:pPr>
        <w:ind w:firstLine="240" w:firstLineChars="100"/>
        <w:rPr>
          <w:rFonts w:hint="eastAsia" w:ascii="黑体" w:hAnsi="黑体" w:eastAsia="黑体" w:cs="Times New Roman"/>
          <w:kern w:val="0"/>
          <w:sz w:val="36"/>
          <w:szCs w:val="28"/>
        </w:rPr>
      </w:pPr>
      <w:r>
        <w:rPr>
          <w:rFonts w:hint="eastAsia" w:ascii="微软雅黑" w:hAnsi="微软雅黑" w:eastAsia="微软雅黑"/>
          <w:sz w:val="24"/>
          <w:szCs w:val="24"/>
          <w:lang w:eastAsia="zh-CN"/>
        </w:rPr>
        <w:t>附件二：</w:t>
      </w:r>
      <w:r>
        <w:rPr>
          <w:rFonts w:ascii="微软雅黑" w:hAnsi="微软雅黑" w:eastAsia="微软雅黑"/>
          <w:sz w:val="24"/>
          <w:szCs w:val="24"/>
          <w:lang w:eastAsia="zh-CN"/>
        </w:rPr>
        <w:t>检查标准</w:t>
      </w:r>
    </w:p>
    <w:p w14:paraId="7E1A1EF2">
      <w:pPr>
        <w:spacing w:line="360" w:lineRule="auto"/>
        <w:ind w:firstLine="720" w:firstLineChars="200"/>
        <w:jc w:val="center"/>
        <w:rPr>
          <w:rFonts w:ascii="黑体" w:hAnsi="黑体" w:eastAsia="黑体" w:cs="Times New Roman"/>
          <w:kern w:val="0"/>
          <w:sz w:val="36"/>
          <w:szCs w:val="28"/>
        </w:rPr>
      </w:pPr>
      <w:r>
        <w:rPr>
          <w:rFonts w:hint="eastAsia" w:ascii="黑体" w:hAnsi="黑体" w:eastAsia="黑体" w:cs="Times New Roman"/>
          <w:kern w:val="0"/>
          <w:sz w:val="36"/>
          <w:szCs w:val="28"/>
        </w:rPr>
        <w:t>承接查验内容与标准</w:t>
      </w:r>
    </w:p>
    <w:p w14:paraId="426D9685">
      <w:pPr>
        <w:spacing w:line="360" w:lineRule="auto"/>
        <w:jc w:val="left"/>
        <w:rPr>
          <w:rFonts w:ascii="Calibri" w:hAnsi="Calibri" w:eastAsia="宋体" w:cs="Times New Roman"/>
          <w:kern w:val="0"/>
          <w:sz w:val="32"/>
          <w:szCs w:val="28"/>
        </w:rPr>
      </w:pPr>
      <w:r>
        <w:rPr>
          <w:rFonts w:hint="eastAsia" w:ascii="Calibri" w:hAnsi="Calibri" w:eastAsia="宋体" w:cs="Times New Roman"/>
          <w:kern w:val="0"/>
          <w:sz w:val="32"/>
          <w:szCs w:val="28"/>
        </w:rPr>
        <w:t>（1）单元公区</w:t>
      </w:r>
    </w:p>
    <w:tbl>
      <w:tblPr>
        <w:tblStyle w:val="82"/>
        <w:tblpPr w:leftFromText="180" w:rightFromText="180" w:vertAnchor="text" w:horzAnchor="margin" w:tblpY="26"/>
        <w:tblW w:w="9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35"/>
        <w:gridCol w:w="7087"/>
      </w:tblGrid>
      <w:tr w14:paraId="52652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0707995">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087" w:type="dxa"/>
          </w:tcPr>
          <w:p w14:paraId="1E38A61E">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4D04E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7823AA42">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大堂单元门、门禁</w:t>
            </w:r>
          </w:p>
        </w:tc>
        <w:tc>
          <w:tcPr>
            <w:tcW w:w="7087" w:type="dxa"/>
          </w:tcPr>
          <w:p w14:paraId="1FE45ABB">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单元大堂门体安装牢固；门禁设备安装位置合理方便使用；</w:t>
            </w:r>
          </w:p>
        </w:tc>
      </w:tr>
      <w:tr w14:paraId="4714A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19F9BD5B">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墙面涂料</w:t>
            </w:r>
          </w:p>
        </w:tc>
        <w:tc>
          <w:tcPr>
            <w:tcW w:w="7087" w:type="dxa"/>
          </w:tcPr>
          <w:p w14:paraId="7C59CB97">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表面平整、干净无污染；无波浪纹、刷纹、颜色一致；无咬色、起皮和掉粉现象；材料交接处收口美观；</w:t>
            </w:r>
          </w:p>
        </w:tc>
      </w:tr>
      <w:tr w14:paraId="6A1AD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9" w:hRule="atLeast"/>
        </w:trPr>
        <w:tc>
          <w:tcPr>
            <w:tcW w:w="2235" w:type="dxa"/>
          </w:tcPr>
          <w:p w14:paraId="6B4FFFBF">
            <w:pPr>
              <w:rPr>
                <w:rFonts w:ascii="宋体" w:hAnsi="宋体" w:eastAsia="宋体" w:cs="Times New Roman"/>
                <w:b/>
                <w:color w:val="000000"/>
                <w:kern w:val="0"/>
                <w:sz w:val="24"/>
                <w:szCs w:val="24"/>
              </w:rPr>
            </w:pPr>
            <w:r>
              <w:rPr>
                <w:rFonts w:hint="eastAsia" w:ascii="宋体" w:hAnsi="宋体" w:eastAsia="宋体" w:cs="Times New Roman"/>
                <w:b/>
                <w:color w:val="000000"/>
                <w:kern w:val="0"/>
                <w:sz w:val="24"/>
                <w:szCs w:val="24"/>
              </w:rPr>
              <w:t>瓷砖/石材（墙、地面）</w:t>
            </w:r>
          </w:p>
        </w:tc>
        <w:tc>
          <w:tcPr>
            <w:tcW w:w="7087" w:type="dxa"/>
          </w:tcPr>
          <w:p w14:paraId="73B29BFB">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表面平整光洁、套割吻合美观；勾缝宽度一致、密实、直线平顺；无污染、划伤、撞痕、蹦边、断裂、色差、空鼓现象；材料交接处收口美观；水、暖,强、弱电井门开启和关闭方便，附着在其上的装饰面层对其正常功能无影响；</w:t>
            </w:r>
          </w:p>
        </w:tc>
      </w:tr>
      <w:tr w14:paraId="1769B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252270F6">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电梯层门门套</w:t>
            </w:r>
          </w:p>
        </w:tc>
        <w:tc>
          <w:tcPr>
            <w:tcW w:w="7087" w:type="dxa"/>
          </w:tcPr>
          <w:p w14:paraId="2E9EA3D9">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无污染、裂缝、划伤、破损；阴阳角顺直、拼缝均匀、无高低差；勾缝/擦缝饱满，石材拼缝处打磨处理；电梯厅门无划伤污染，石材门套线方正、收口顺直精细、无缺角，无明显色差；</w:t>
            </w:r>
          </w:p>
        </w:tc>
      </w:tr>
      <w:tr w14:paraId="7D5E7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30" w:hRule="atLeast"/>
        </w:trPr>
        <w:tc>
          <w:tcPr>
            <w:tcW w:w="2235" w:type="dxa"/>
            <w:tcBorders>
              <w:bottom w:val="single" w:color="auto" w:sz="4" w:space="0"/>
            </w:tcBorders>
          </w:tcPr>
          <w:p w14:paraId="2E6F2671">
            <w:pPr>
              <w:rPr>
                <w:rFonts w:ascii="宋体" w:hAnsi="宋体" w:eastAsia="宋体" w:cs="Times New Roman"/>
                <w:b/>
                <w:color w:val="000000"/>
                <w:kern w:val="0"/>
                <w:sz w:val="24"/>
                <w:szCs w:val="24"/>
              </w:rPr>
            </w:pPr>
            <w:r>
              <w:rPr>
                <w:rFonts w:hint="eastAsia" w:ascii="宋体" w:hAnsi="宋体" w:eastAsia="宋体" w:cs="Times New Roman"/>
                <w:b/>
                <w:color w:val="000000"/>
                <w:kern w:val="0"/>
                <w:sz w:val="24"/>
                <w:szCs w:val="24"/>
              </w:rPr>
              <w:t>人行楼梯、走道、栏杆</w:t>
            </w:r>
          </w:p>
        </w:tc>
        <w:tc>
          <w:tcPr>
            <w:tcW w:w="7087" w:type="dxa"/>
            <w:tcBorders>
              <w:bottom w:val="single" w:color="auto" w:sz="4" w:space="0"/>
            </w:tcBorders>
          </w:tcPr>
          <w:p w14:paraId="1D6221BE">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地砖铺贴平整，拼花图案清晰，色泽一致，无缺棱掉角，砖缝均匀顺直；楼梯踏步尺寸一致，无大小头，斜面一条线，；楼梯挡水线、挂落线、宽厚度一致，表面平整；栏杆焊疤处理平整，木扶手拼接牢固，扶手背不弯曲，腻子批嵌密实，栏杆高度、间隙符合设计规范铁质栏杆接口焊接严密，油漆表面涂刷后无锈斑、焊渣，毛刺等；表面平整度允许偏差3mm，接缝直线度允许偏差2mm，接缝高低差允许偏差0.5mm；</w:t>
            </w:r>
          </w:p>
        </w:tc>
      </w:tr>
      <w:tr w14:paraId="72340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5" w:hRule="atLeast"/>
        </w:trPr>
        <w:tc>
          <w:tcPr>
            <w:tcW w:w="2235" w:type="dxa"/>
            <w:tcBorders>
              <w:top w:val="single" w:color="auto" w:sz="4" w:space="0"/>
            </w:tcBorders>
          </w:tcPr>
          <w:p w14:paraId="32614829">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公共阳台</w:t>
            </w:r>
          </w:p>
        </w:tc>
        <w:tc>
          <w:tcPr>
            <w:tcW w:w="7087" w:type="dxa"/>
            <w:tcBorders>
              <w:top w:val="single" w:color="auto" w:sz="4" w:space="0"/>
            </w:tcBorders>
          </w:tcPr>
          <w:p w14:paraId="075980FA">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除符合楼地面地坪要求外，不倒泛水，无积水，不漏水。</w:t>
            </w:r>
          </w:p>
        </w:tc>
      </w:tr>
      <w:tr w14:paraId="452B7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0" w:hRule="atLeast"/>
        </w:trPr>
        <w:tc>
          <w:tcPr>
            <w:tcW w:w="2235" w:type="dxa"/>
            <w:tcBorders>
              <w:top w:val="single" w:color="auto" w:sz="4" w:space="0"/>
              <w:bottom w:val="single" w:color="auto" w:sz="4" w:space="0"/>
            </w:tcBorders>
          </w:tcPr>
          <w:p w14:paraId="2A436BEF">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吊顶</w:t>
            </w:r>
          </w:p>
        </w:tc>
        <w:tc>
          <w:tcPr>
            <w:tcW w:w="7087" w:type="dxa"/>
            <w:tcBorders>
              <w:top w:val="single" w:color="auto" w:sz="4" w:space="0"/>
              <w:bottom w:val="single" w:color="auto" w:sz="4" w:space="0"/>
            </w:tcBorders>
          </w:tcPr>
          <w:p w14:paraId="470FCFE3">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涂料无明显色差、刷痕、波浪纹，皱皮、开裂；阴阳角顺直、方正；</w:t>
            </w:r>
          </w:p>
        </w:tc>
      </w:tr>
      <w:tr w14:paraId="7854C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0" w:hRule="atLeast"/>
        </w:trPr>
        <w:tc>
          <w:tcPr>
            <w:tcW w:w="2235" w:type="dxa"/>
            <w:tcBorders>
              <w:top w:val="single" w:color="auto" w:sz="4" w:space="0"/>
              <w:bottom w:val="single" w:color="auto" w:sz="4" w:space="0"/>
            </w:tcBorders>
          </w:tcPr>
          <w:p w14:paraId="38CA8ACE">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照明、光源</w:t>
            </w:r>
          </w:p>
        </w:tc>
        <w:tc>
          <w:tcPr>
            <w:tcW w:w="7087" w:type="dxa"/>
            <w:tcBorders>
              <w:top w:val="single" w:color="auto" w:sz="4" w:space="0"/>
              <w:bottom w:val="single" w:color="auto" w:sz="4" w:space="0"/>
            </w:tcBorders>
          </w:tcPr>
          <w:p w14:paraId="4C7CED2E">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照明能正常使用、无损坏、污染现象；灯带光源连续，颜色一致；</w:t>
            </w:r>
          </w:p>
        </w:tc>
      </w:tr>
      <w:tr w14:paraId="63766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5" w:hRule="atLeast"/>
        </w:trPr>
        <w:tc>
          <w:tcPr>
            <w:tcW w:w="2235" w:type="dxa"/>
            <w:tcBorders>
              <w:top w:val="single" w:color="auto" w:sz="4" w:space="0"/>
              <w:bottom w:val="single" w:color="auto" w:sz="4" w:space="0"/>
            </w:tcBorders>
          </w:tcPr>
          <w:p w14:paraId="5D55511B">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应急照明</w:t>
            </w:r>
          </w:p>
        </w:tc>
        <w:tc>
          <w:tcPr>
            <w:tcW w:w="7087" w:type="dxa"/>
            <w:tcBorders>
              <w:top w:val="single" w:color="auto" w:sz="4" w:space="0"/>
              <w:bottom w:val="single" w:color="auto" w:sz="4" w:space="0"/>
            </w:tcBorders>
          </w:tcPr>
          <w:p w14:paraId="5B40AFA9">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能正常使用；应急指示灯线盒无外露、歪斜；断电后能正常使用；</w:t>
            </w:r>
          </w:p>
        </w:tc>
      </w:tr>
      <w:tr w14:paraId="4C676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2" w:hRule="atLeast"/>
        </w:trPr>
        <w:tc>
          <w:tcPr>
            <w:tcW w:w="2235" w:type="dxa"/>
            <w:tcBorders>
              <w:top w:val="single" w:color="auto" w:sz="4" w:space="0"/>
              <w:bottom w:val="single" w:color="auto" w:sz="4" w:space="0"/>
            </w:tcBorders>
          </w:tcPr>
          <w:p w14:paraId="31B8B1CE">
            <w:pPr>
              <w:rPr>
                <w:rFonts w:ascii="宋体" w:hAnsi="宋体" w:eastAsia="宋体" w:cs="Times New Roman"/>
                <w:b/>
                <w:color w:val="000000"/>
                <w:kern w:val="0"/>
                <w:sz w:val="24"/>
                <w:szCs w:val="24"/>
              </w:rPr>
            </w:pPr>
          </w:p>
          <w:p w14:paraId="229F112E">
            <w:pPr>
              <w:rPr>
                <w:rFonts w:ascii="宋体" w:hAnsi="宋体" w:eastAsia="宋体" w:cs="Times New Roman"/>
                <w:b/>
                <w:color w:val="000000"/>
                <w:kern w:val="0"/>
                <w:sz w:val="24"/>
                <w:szCs w:val="24"/>
              </w:rPr>
            </w:pPr>
          </w:p>
          <w:p w14:paraId="61A9EDB8">
            <w:pP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门、窗</w:t>
            </w:r>
          </w:p>
        </w:tc>
        <w:tc>
          <w:tcPr>
            <w:tcW w:w="7087" w:type="dxa"/>
            <w:tcBorders>
              <w:top w:val="single" w:color="auto" w:sz="4" w:space="0"/>
              <w:bottom w:val="single" w:color="auto" w:sz="4" w:space="0"/>
            </w:tcBorders>
          </w:tcPr>
          <w:p w14:paraId="179C36A2">
            <w:pPr>
              <w:rPr>
                <w:rFonts w:ascii="宋体" w:hAnsi="宋体" w:eastAsia="宋体" w:cs="Times New Roman"/>
                <w:color w:val="000000"/>
                <w:kern w:val="0"/>
                <w:sz w:val="24"/>
                <w:szCs w:val="24"/>
              </w:rPr>
            </w:pPr>
            <w:r>
              <w:rPr>
                <w:rFonts w:hint="eastAsia" w:ascii="宋体" w:hAnsi="宋体" w:eastAsia="宋体" w:cs="Times New Roman"/>
                <w:color w:val="000000"/>
                <w:kern w:val="0"/>
                <w:sz w:val="24"/>
                <w:szCs w:val="24"/>
              </w:rPr>
              <w:t>门窗开启灵活，无倒翘，窗开启方式正确，无异响，阻滞及反弹现象，五金配件齐全，位置正确；门窗框扇门窗表面外观洁净，无划痕，碰伤，拉毛现象；门窗滑槽内无垃圾，排水孔通畅，玻璃无划伤、气泡；硅胶槽顺直，槽口方向、宽度、深度符合设计要求，硅胶边缘整齐，光滑；松动、五金件齐全；窗台高度及防护能够确保人员安全及防盗（栏杆防护高度符合要求）； 门锁、拉手、插销、小五金、门碰头安装齐全，无遗漏，安装位置准确，牢固，表面整洁无污染，油漆涂膜无缺损、划伤，门锁开关灵活、钥匙插入拔出无卡阻现象；</w:t>
            </w:r>
          </w:p>
        </w:tc>
      </w:tr>
    </w:tbl>
    <w:p w14:paraId="68E68C3D">
      <w:pPr>
        <w:spacing w:line="360" w:lineRule="auto"/>
        <w:jc w:val="left"/>
        <w:rPr>
          <w:rFonts w:ascii="Calibri" w:hAnsi="Calibri" w:eastAsia="宋体" w:cs="Times New Roman"/>
          <w:kern w:val="0"/>
          <w:sz w:val="32"/>
          <w:szCs w:val="28"/>
          <w:lang w:eastAsia="en-US"/>
        </w:rPr>
      </w:pPr>
      <w:r>
        <w:rPr>
          <w:rFonts w:hint="eastAsia" w:ascii="Calibri" w:hAnsi="Calibri" w:eastAsia="宋体" w:cs="Times New Roman"/>
          <w:kern w:val="0"/>
          <w:sz w:val="32"/>
          <w:szCs w:val="28"/>
          <w:lang w:eastAsia="en-US"/>
        </w:rPr>
        <w:t>（2）地库、车库</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52A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0ED6554">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55255DDB">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64AF2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0290A2D">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地面</w:t>
            </w:r>
          </w:p>
        </w:tc>
        <w:tc>
          <w:tcPr>
            <w:tcW w:w="7336" w:type="dxa"/>
          </w:tcPr>
          <w:p w14:paraId="63661677">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地面平整、无起砂、起皮、破损现象；</w:t>
            </w:r>
          </w:p>
        </w:tc>
      </w:tr>
      <w:tr w14:paraId="2345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F5FA22E">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墙面</w:t>
            </w:r>
          </w:p>
        </w:tc>
        <w:tc>
          <w:tcPr>
            <w:tcW w:w="7336" w:type="dxa"/>
          </w:tcPr>
          <w:p w14:paraId="7CBC068D">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墙面、顶棚腻子无返潮脱落、起鼓现象；外观无露筋、蜂窝、夹渣、疏松、裂缝、漏浆、渗漏，无外露铁丝、模板碎屑等杂物，墙面无大面污染现象；</w:t>
            </w:r>
          </w:p>
        </w:tc>
      </w:tr>
      <w:tr w14:paraId="00D6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15D4C882">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渗漏现象</w:t>
            </w:r>
          </w:p>
        </w:tc>
        <w:tc>
          <w:tcPr>
            <w:tcW w:w="7336" w:type="dxa"/>
          </w:tcPr>
          <w:p w14:paraId="37738E57">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地库地面、墙面、顶棚无渗漏现象；</w:t>
            </w:r>
          </w:p>
        </w:tc>
      </w:tr>
      <w:tr w14:paraId="4822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2CB449F1">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地库入口</w:t>
            </w:r>
          </w:p>
        </w:tc>
        <w:tc>
          <w:tcPr>
            <w:tcW w:w="7336" w:type="dxa"/>
            <w:tcBorders>
              <w:bottom w:val="single" w:color="auto" w:sz="4" w:space="0"/>
            </w:tcBorders>
          </w:tcPr>
          <w:p w14:paraId="01140777">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外露的车库坡道有防滑措施、防雨措施；地库出入口周界护栏高度安全可靠；地库入口收水沟位置篦子坚固，无破损；收水沟与集水坑有效联通，无积水，排水泵功能使用正常；地下室墙、柱面涂料无污染、霉变、开裂；地下室墙、柱有相关导向标识；护角、车档、减速带材质无破损；</w:t>
            </w:r>
          </w:p>
        </w:tc>
      </w:tr>
      <w:tr w14:paraId="3512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5C9EC35E">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交通提示</w:t>
            </w:r>
          </w:p>
        </w:tc>
        <w:tc>
          <w:tcPr>
            <w:tcW w:w="7336" w:type="dxa"/>
            <w:tcBorders>
              <w:top w:val="single" w:color="auto" w:sz="4" w:space="0"/>
              <w:bottom w:val="single" w:color="auto" w:sz="4" w:space="0"/>
            </w:tcBorders>
          </w:tcPr>
          <w:p w14:paraId="0736A298">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地库有交通流线、警示、限速、禁止、警告、限高、出入口、楼栋号、室内反光镜等交通标志；在各交通口、转弯口有减速带；</w:t>
            </w:r>
          </w:p>
        </w:tc>
      </w:tr>
      <w:tr w14:paraId="57D9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86" w:type="dxa"/>
            <w:tcBorders>
              <w:top w:val="single" w:color="auto" w:sz="4" w:space="0"/>
              <w:bottom w:val="single" w:color="auto" w:sz="4" w:space="0"/>
            </w:tcBorders>
          </w:tcPr>
          <w:p w14:paraId="6D907738">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地库取水点</w:t>
            </w:r>
          </w:p>
        </w:tc>
        <w:tc>
          <w:tcPr>
            <w:tcW w:w="7336" w:type="dxa"/>
            <w:tcBorders>
              <w:top w:val="single" w:color="auto" w:sz="4" w:space="0"/>
              <w:bottom w:val="single" w:color="auto" w:sz="4" w:space="0"/>
            </w:tcBorders>
          </w:tcPr>
          <w:p w14:paraId="29FB53B0">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给水点位置必须配套有排水点，给水点水龙头采用带内锁的水龙头；</w:t>
            </w:r>
          </w:p>
        </w:tc>
      </w:tr>
      <w:tr w14:paraId="6A41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223CAF7A">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积水坑、排水沟</w:t>
            </w:r>
          </w:p>
        </w:tc>
        <w:tc>
          <w:tcPr>
            <w:tcW w:w="7336" w:type="dxa"/>
            <w:tcBorders>
              <w:top w:val="single" w:color="auto" w:sz="4" w:space="0"/>
            </w:tcBorders>
          </w:tcPr>
          <w:p w14:paraId="3C6535A2">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 xml:space="preserve">设置在车行道路的排水沟须有护边，排水沟水箅子完好无损坏，积水坑采用花纹钢板，钢板下增加加强钢筋保证其强度；排水管道无积水、倒流、排水不畅；排水沟进入积水坑处设置滤网；湿式报警阀和末端试水装置的位置，须有地漏或排水设施；                                                                              </w:t>
            </w:r>
          </w:p>
        </w:tc>
      </w:tr>
      <w:tr w14:paraId="3789E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14CB2344">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消防箱</w:t>
            </w:r>
          </w:p>
        </w:tc>
        <w:tc>
          <w:tcPr>
            <w:tcW w:w="7336" w:type="dxa"/>
          </w:tcPr>
          <w:p w14:paraId="6D74A9D4">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箱内枪头、水龙带、灭火器配备齐全；消防箱内卫生良好；车位旁消防控制阀门便于操作的位置，应保证在有车辆停放的情况下对各种阀门进行有效控制；</w:t>
            </w:r>
          </w:p>
        </w:tc>
      </w:tr>
      <w:tr w14:paraId="464C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9332F0C">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停车位</w:t>
            </w:r>
          </w:p>
        </w:tc>
        <w:tc>
          <w:tcPr>
            <w:tcW w:w="7336" w:type="dxa"/>
          </w:tcPr>
          <w:p w14:paraId="17F6B753">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地库停车位高度不低于2m，行车通道不低于2.2m；</w:t>
            </w:r>
          </w:p>
        </w:tc>
      </w:tr>
      <w:tr w14:paraId="66AE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7895345">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防火隔离门</w:t>
            </w:r>
          </w:p>
        </w:tc>
        <w:tc>
          <w:tcPr>
            <w:tcW w:w="7336" w:type="dxa"/>
          </w:tcPr>
          <w:p w14:paraId="11C1DF59">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防火门、分区卷帘门开关正常，无破损、划痕；</w:t>
            </w:r>
          </w:p>
        </w:tc>
      </w:tr>
    </w:tbl>
    <w:p w14:paraId="454C60CA">
      <w:pPr>
        <w:spacing w:line="360" w:lineRule="auto"/>
        <w:jc w:val="left"/>
        <w:rPr>
          <w:rFonts w:ascii="Calibri" w:hAnsi="Calibri" w:eastAsia="宋体" w:cs="Times New Roman"/>
          <w:kern w:val="0"/>
          <w:sz w:val="32"/>
          <w:szCs w:val="28"/>
          <w:lang w:eastAsia="en-US"/>
        </w:rPr>
      </w:pPr>
      <w:r>
        <w:rPr>
          <w:rFonts w:hint="eastAsia" w:ascii="Calibri" w:hAnsi="Calibri" w:eastAsia="宋体" w:cs="Times New Roman"/>
          <w:kern w:val="0"/>
          <w:sz w:val="32"/>
          <w:szCs w:val="28"/>
          <w:lang w:eastAsia="en-US"/>
        </w:rPr>
        <w:t>（3）屋面、外立面</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19E6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690DFCB">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7DF22DBE">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702E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AA8D9A5">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屋面排水</w:t>
            </w:r>
          </w:p>
        </w:tc>
        <w:tc>
          <w:tcPr>
            <w:tcW w:w="7336" w:type="dxa"/>
          </w:tcPr>
          <w:p w14:paraId="6351755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排水坡度不小于</w:t>
            </w:r>
            <w:r>
              <w:rPr>
                <w:rFonts w:ascii="宋体" w:hAnsi="宋体" w:eastAsia="宋体" w:cs="宋体"/>
                <w:color w:val="000000"/>
                <w:kern w:val="0"/>
                <w:sz w:val="24"/>
                <w:szCs w:val="24"/>
                <w:lang w:eastAsia="zh-CN"/>
              </w:rPr>
              <w:t>2%</w:t>
            </w:r>
            <w:r>
              <w:rPr>
                <w:rFonts w:hint="eastAsia" w:ascii="宋体" w:hAnsi="宋体" w:eastAsia="宋体" w:cs="宋体"/>
                <w:color w:val="000000"/>
                <w:kern w:val="0"/>
                <w:sz w:val="24"/>
                <w:szCs w:val="24"/>
                <w:lang w:eastAsia="zh-CN"/>
              </w:rPr>
              <w:t>，无渗漏和积水现象，屋面干净整洁；</w:t>
            </w:r>
          </w:p>
        </w:tc>
      </w:tr>
      <w:tr w14:paraId="32C7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2DF0149">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屋面刚性保护层</w:t>
            </w:r>
          </w:p>
        </w:tc>
        <w:tc>
          <w:tcPr>
            <w:tcW w:w="7336" w:type="dxa"/>
          </w:tcPr>
          <w:p w14:paraId="66B2F49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非上人（上人）屋面刚性保护层分格合理，缝宽一致；表面应平整（允许偏差</w:t>
            </w:r>
            <w:r>
              <w:rPr>
                <w:rFonts w:ascii="宋体" w:hAnsi="宋体" w:eastAsia="宋体" w:cs="宋体"/>
                <w:color w:val="000000"/>
                <w:kern w:val="0"/>
                <w:sz w:val="24"/>
                <w:szCs w:val="24"/>
                <w:lang w:eastAsia="zh-CN"/>
              </w:rPr>
              <w:t>5mm</w:t>
            </w:r>
            <w:r>
              <w:rPr>
                <w:rFonts w:hint="eastAsia" w:ascii="宋体" w:hAnsi="宋体" w:eastAsia="宋体" w:cs="宋体"/>
                <w:color w:val="000000"/>
                <w:kern w:val="0"/>
                <w:sz w:val="24"/>
                <w:szCs w:val="24"/>
                <w:lang w:eastAsia="zh-CN"/>
              </w:rPr>
              <w:t>），不得有酥松、起砂、起皮现象；上人屋面地砖分格合理，缝宽一致，分色清晰美观，不得有起鼓和脱落现象；收水口处地砖切割美观；</w:t>
            </w:r>
          </w:p>
        </w:tc>
      </w:tr>
      <w:tr w14:paraId="4C12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07CC576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屋面防水层排气管</w:t>
            </w:r>
          </w:p>
        </w:tc>
        <w:tc>
          <w:tcPr>
            <w:tcW w:w="7336" w:type="dxa"/>
          </w:tcPr>
          <w:p w14:paraId="38925FE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设置应纵横通顺、出气孔朝向一致，安装精细美观；当厨厕出屋面排气管高度过高时应采取加固措施；</w:t>
            </w:r>
          </w:p>
        </w:tc>
      </w:tr>
      <w:tr w14:paraId="4705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1D41258B">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屋面落水管</w:t>
            </w:r>
          </w:p>
        </w:tc>
        <w:tc>
          <w:tcPr>
            <w:tcW w:w="7336" w:type="dxa"/>
            <w:tcBorders>
              <w:bottom w:val="single" w:color="auto" w:sz="4" w:space="0"/>
            </w:tcBorders>
          </w:tcPr>
          <w:p w14:paraId="6575306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应有混凝土落水斗，避免落水直接冲刷屋面造成漏水；</w:t>
            </w:r>
          </w:p>
        </w:tc>
      </w:tr>
      <w:tr w14:paraId="0C5D5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1986" w:type="dxa"/>
            <w:tcBorders>
              <w:top w:val="single" w:color="auto" w:sz="4" w:space="0"/>
              <w:bottom w:val="single" w:color="auto" w:sz="4" w:space="0"/>
            </w:tcBorders>
          </w:tcPr>
          <w:p w14:paraId="6367F67C">
            <w:pPr>
              <w:autoSpaceDE w:val="0"/>
              <w:autoSpaceDN w:val="0"/>
              <w:adjustRightInd w:val="0"/>
              <w:jc w:val="left"/>
              <w:rPr>
                <w:rFonts w:ascii="宋体" w:hAnsi="宋体" w:eastAsia="宋体" w:cs="宋体"/>
                <w:b/>
                <w:color w:val="000000"/>
                <w:kern w:val="0"/>
                <w:sz w:val="24"/>
                <w:szCs w:val="24"/>
                <w:lang w:eastAsia="zh-CN"/>
              </w:rPr>
            </w:pPr>
          </w:p>
          <w:p w14:paraId="22DDC520">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屋面管道防水要求</w:t>
            </w:r>
          </w:p>
        </w:tc>
        <w:tc>
          <w:tcPr>
            <w:tcW w:w="7336" w:type="dxa"/>
            <w:tcBorders>
              <w:top w:val="single" w:color="auto" w:sz="4" w:space="0"/>
              <w:bottom w:val="single" w:color="auto" w:sz="4" w:space="0"/>
            </w:tcBorders>
          </w:tcPr>
          <w:p w14:paraId="6D058EA3">
            <w:pPr>
              <w:autoSpaceDE w:val="0"/>
              <w:autoSpaceDN w:val="0"/>
              <w:adjustRightInd w:val="0"/>
              <w:spacing w:after="133"/>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出屋面管道根部应抹出高度不小于</w:t>
            </w:r>
            <w:r>
              <w:rPr>
                <w:rFonts w:ascii="宋体" w:hAnsi="宋体" w:eastAsia="宋体" w:cs="宋体"/>
                <w:color w:val="000000"/>
                <w:kern w:val="0"/>
                <w:sz w:val="24"/>
                <w:szCs w:val="24"/>
                <w:lang w:eastAsia="zh-CN"/>
              </w:rPr>
              <w:t>30mm</w:t>
            </w:r>
            <w:r>
              <w:rPr>
                <w:rFonts w:hint="eastAsia" w:ascii="宋体" w:hAnsi="宋体" w:eastAsia="宋体" w:cs="宋体"/>
                <w:color w:val="000000"/>
                <w:kern w:val="0"/>
                <w:sz w:val="24"/>
                <w:szCs w:val="24"/>
                <w:lang w:eastAsia="zh-CN"/>
              </w:rPr>
              <w:t>的圆锥台；管道周围与找平层或细石混凝土保护层之间应预留20mm*20mm的凹槽，并用密封材料嵌填严密； 管道上的防水层若为卷材，收头处应用金属箍紧固，并用密封材料封严；</w:t>
            </w:r>
          </w:p>
        </w:tc>
      </w:tr>
      <w:tr w14:paraId="7B205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34064E84">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屋面檐口</w:t>
            </w:r>
          </w:p>
        </w:tc>
        <w:tc>
          <w:tcPr>
            <w:tcW w:w="7336" w:type="dxa"/>
            <w:tcBorders>
              <w:top w:val="single" w:color="auto" w:sz="4" w:space="0"/>
            </w:tcBorders>
          </w:tcPr>
          <w:p w14:paraId="6C92A093">
            <w:pPr>
              <w:jc w:val="left"/>
              <w:rPr>
                <w:rFonts w:ascii="宋体" w:hAnsi="宋体" w:eastAsia="宋体" w:cs="Times New Roman"/>
                <w:color w:val="000000"/>
                <w:kern w:val="0"/>
                <w:sz w:val="24"/>
                <w:szCs w:val="24"/>
                <w:lang w:eastAsia="en-US"/>
              </w:rPr>
            </w:pPr>
            <w:r>
              <w:rPr>
                <w:rFonts w:hint="eastAsia" w:ascii="宋体" w:hAnsi="宋体" w:eastAsia="宋体" w:cs="Times New Roman"/>
                <w:color w:val="000000"/>
                <w:kern w:val="0"/>
                <w:sz w:val="24"/>
                <w:szCs w:val="24"/>
                <w:lang w:eastAsia="en-US"/>
              </w:rPr>
              <w:t>应有向内侧的泛水；</w:t>
            </w:r>
          </w:p>
        </w:tc>
      </w:tr>
      <w:tr w14:paraId="18D4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AAD7FBB">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屋面风机</w:t>
            </w:r>
          </w:p>
        </w:tc>
        <w:tc>
          <w:tcPr>
            <w:tcW w:w="7336" w:type="dxa"/>
          </w:tcPr>
          <w:p w14:paraId="293F935D">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要求风机中心线与基准线顺直，基础边缘与机座两侧一致、平整、牢固；安全防护措施、减震、地脚螺栓防松动措施符合要求；多台风机安装时，设备基础标高应一致且顺直成线；</w:t>
            </w:r>
          </w:p>
        </w:tc>
      </w:tr>
      <w:tr w14:paraId="5C55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986" w:type="dxa"/>
            <w:tcBorders>
              <w:bottom w:val="single" w:color="auto" w:sz="4" w:space="0"/>
            </w:tcBorders>
          </w:tcPr>
          <w:p w14:paraId="295187AA">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屋面避雷带</w:t>
            </w:r>
          </w:p>
        </w:tc>
        <w:tc>
          <w:tcPr>
            <w:tcW w:w="7336" w:type="dxa"/>
            <w:tcBorders>
              <w:bottom w:val="single" w:color="auto" w:sz="4" w:space="0"/>
            </w:tcBorders>
          </w:tcPr>
          <w:p w14:paraId="75692940">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安装要求水平整齐、间距一致、焊缝饱满无遗漏；焊接部分补刷的防腐油漆完整，可调支架美观；引下线标识清晰，根部处理得当；</w:t>
            </w:r>
          </w:p>
        </w:tc>
      </w:tr>
      <w:tr w14:paraId="107F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986" w:type="dxa"/>
            <w:tcBorders>
              <w:top w:val="single" w:color="auto" w:sz="4" w:space="0"/>
            </w:tcBorders>
          </w:tcPr>
          <w:p w14:paraId="6DF0F8B5">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外立面</w:t>
            </w:r>
          </w:p>
        </w:tc>
        <w:tc>
          <w:tcPr>
            <w:tcW w:w="7336" w:type="dxa"/>
            <w:tcBorders>
              <w:top w:val="single" w:color="auto" w:sz="4" w:space="0"/>
            </w:tcBorders>
          </w:tcPr>
          <w:p w14:paraId="400CD0F8">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表面无明显射影和波纹，面砖铺贴平整、横平竖直无空鼓，面砖间隙均匀、勾缝密实；外墙涂料粉刷无漏刷、无色差，外墙不渗水；墙面平整无空鼓开裂，大墙角、阴角挺拔通直，细砂批嵌均匀无接口，表面无明显射影和波纹，阴阳角清晰不含糊；涂料均匀，无色差，无接痕，无污染，收头清爽；</w:t>
            </w:r>
          </w:p>
        </w:tc>
      </w:tr>
    </w:tbl>
    <w:p w14:paraId="183AD5CF">
      <w:pPr>
        <w:spacing w:line="360" w:lineRule="auto"/>
        <w:jc w:val="left"/>
        <w:rPr>
          <w:rFonts w:ascii="Calibri" w:hAnsi="Calibri" w:eastAsia="宋体" w:cs="Times New Roman"/>
          <w:kern w:val="0"/>
          <w:sz w:val="32"/>
          <w:szCs w:val="28"/>
          <w:lang w:eastAsia="en-US"/>
        </w:rPr>
      </w:pPr>
      <w:r>
        <w:rPr>
          <w:rFonts w:hint="eastAsia" w:ascii="Calibri" w:hAnsi="Calibri" w:eastAsia="宋体" w:cs="Times New Roman"/>
          <w:kern w:val="0"/>
          <w:sz w:val="32"/>
          <w:szCs w:val="28"/>
          <w:lang w:eastAsia="en-US"/>
        </w:rPr>
        <w:t>（4）水、暖管井</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6D20B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2BBA195">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16A8BAFC">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7AC4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39229AD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表观</w:t>
            </w:r>
          </w:p>
        </w:tc>
        <w:tc>
          <w:tcPr>
            <w:tcW w:w="7336" w:type="dxa"/>
          </w:tcPr>
          <w:p w14:paraId="2A297C2E">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管井门标识清楚且具备锁闭功能，并设置</w:t>
            </w:r>
            <w:r>
              <w:rPr>
                <w:rFonts w:ascii="宋体" w:hAnsi="宋体" w:eastAsia="宋体" w:cs="宋体"/>
                <w:color w:val="000000"/>
                <w:kern w:val="0"/>
                <w:sz w:val="24"/>
                <w:szCs w:val="24"/>
                <w:lang w:eastAsia="zh-CN"/>
              </w:rPr>
              <w:t>300mm</w:t>
            </w:r>
            <w:r>
              <w:rPr>
                <w:rFonts w:hint="eastAsia" w:ascii="宋体" w:hAnsi="宋体" w:eastAsia="宋体" w:cs="宋体"/>
                <w:color w:val="000000"/>
                <w:kern w:val="0"/>
                <w:sz w:val="24"/>
                <w:szCs w:val="24"/>
                <w:lang w:eastAsia="zh-CN"/>
              </w:rPr>
              <w:t>高挡水门槛；</w:t>
            </w:r>
          </w:p>
        </w:tc>
      </w:tr>
      <w:tr w14:paraId="7885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1B2F23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内部空间</w:t>
            </w:r>
          </w:p>
        </w:tc>
        <w:tc>
          <w:tcPr>
            <w:tcW w:w="7336" w:type="dxa"/>
          </w:tcPr>
          <w:p w14:paraId="30CED258">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要求管井内部整洁无污染，管道排列整齐有序，卡架设置合理、平正牢固；水表安装位置正确，插卡充值方便，要有检修人员操作工作空间；</w:t>
            </w:r>
          </w:p>
        </w:tc>
      </w:tr>
      <w:tr w14:paraId="31D9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2940008E">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管井内地面</w:t>
            </w:r>
          </w:p>
        </w:tc>
        <w:tc>
          <w:tcPr>
            <w:tcW w:w="7336" w:type="dxa"/>
          </w:tcPr>
          <w:p w14:paraId="3AD7BA0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水泥压光，具有泛水，设有排水地漏，管井内地面和其他墙面应作上返</w:t>
            </w:r>
            <w:r>
              <w:rPr>
                <w:rFonts w:ascii="宋体" w:hAnsi="宋体" w:eastAsia="宋体" w:cs="宋体"/>
                <w:color w:val="000000"/>
                <w:kern w:val="0"/>
                <w:sz w:val="24"/>
                <w:szCs w:val="24"/>
                <w:lang w:eastAsia="zh-CN"/>
              </w:rPr>
              <w:t>250mm</w:t>
            </w:r>
            <w:r>
              <w:rPr>
                <w:rFonts w:hint="eastAsia" w:ascii="宋体" w:hAnsi="宋体" w:eastAsia="宋体" w:cs="宋体"/>
                <w:color w:val="000000"/>
                <w:kern w:val="0"/>
                <w:sz w:val="24"/>
                <w:szCs w:val="24"/>
                <w:lang w:eastAsia="zh-CN"/>
              </w:rPr>
              <w:t>的墙面防水，与房间相邻墙面的防水高度应为</w:t>
            </w:r>
            <w:r>
              <w:rPr>
                <w:rFonts w:ascii="宋体" w:hAnsi="宋体" w:eastAsia="宋体" w:cs="宋体"/>
                <w:color w:val="000000"/>
                <w:kern w:val="0"/>
                <w:sz w:val="24"/>
                <w:szCs w:val="24"/>
                <w:lang w:eastAsia="zh-CN"/>
              </w:rPr>
              <w:t>1500mm</w:t>
            </w:r>
            <w:r>
              <w:rPr>
                <w:rFonts w:hint="eastAsia" w:ascii="宋体" w:hAnsi="宋体" w:eastAsia="宋体" w:cs="宋体"/>
                <w:color w:val="000000"/>
                <w:kern w:val="0"/>
                <w:sz w:val="24"/>
                <w:szCs w:val="24"/>
                <w:lang w:eastAsia="zh-CN"/>
              </w:rPr>
              <w:t>；如地面交工后，再改装管道应按设计及规范要求相应增加套管；</w:t>
            </w:r>
          </w:p>
        </w:tc>
      </w:tr>
      <w:tr w14:paraId="7707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1B6027EB">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墙顶面</w:t>
            </w:r>
          </w:p>
        </w:tc>
        <w:tc>
          <w:tcPr>
            <w:tcW w:w="7336" w:type="dxa"/>
            <w:tcBorders>
              <w:bottom w:val="single" w:color="auto" w:sz="4" w:space="0"/>
            </w:tcBorders>
          </w:tcPr>
          <w:p w14:paraId="5158F40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水泥压光交活、平整光洁、阴阳角顺直；</w:t>
            </w:r>
          </w:p>
        </w:tc>
      </w:tr>
      <w:tr w14:paraId="15980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315A89DF">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照明</w:t>
            </w:r>
          </w:p>
        </w:tc>
        <w:tc>
          <w:tcPr>
            <w:tcW w:w="7336" w:type="dxa"/>
            <w:tcBorders>
              <w:top w:val="single" w:color="auto" w:sz="4" w:space="0"/>
              <w:bottom w:val="single" w:color="auto" w:sz="4" w:space="0"/>
            </w:tcBorders>
          </w:tcPr>
          <w:p w14:paraId="0295A83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管井内必须设置照明，照明开关安装于管道井门口便于操作部位；</w:t>
            </w:r>
          </w:p>
        </w:tc>
      </w:tr>
      <w:tr w14:paraId="3A823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14DFE675">
            <w:pPr>
              <w:autoSpaceDE w:val="0"/>
              <w:autoSpaceDN w:val="0"/>
              <w:adjustRightInd w:val="0"/>
              <w:jc w:val="left"/>
              <w:rPr>
                <w:rFonts w:ascii="宋体" w:hAnsi="宋体" w:eastAsia="宋体" w:cs="宋体"/>
                <w:b/>
                <w:color w:val="000000"/>
                <w:kern w:val="0"/>
                <w:sz w:val="24"/>
                <w:szCs w:val="24"/>
                <w:lang w:eastAsia="zh-CN"/>
              </w:rPr>
            </w:pPr>
          </w:p>
          <w:p w14:paraId="0DC365E6">
            <w:pPr>
              <w:autoSpaceDE w:val="0"/>
              <w:autoSpaceDN w:val="0"/>
              <w:adjustRightInd w:val="0"/>
              <w:jc w:val="left"/>
              <w:rPr>
                <w:rFonts w:ascii="宋体" w:hAnsi="宋体" w:eastAsia="宋体" w:cs="宋体"/>
                <w:b/>
                <w:color w:val="000000"/>
                <w:kern w:val="0"/>
                <w:sz w:val="24"/>
                <w:szCs w:val="24"/>
                <w:lang w:eastAsia="zh-CN"/>
              </w:rPr>
            </w:pPr>
          </w:p>
          <w:p w14:paraId="7DFE79D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管道的安装</w:t>
            </w:r>
          </w:p>
          <w:p w14:paraId="320D48AA">
            <w:pPr>
              <w:jc w:val="left"/>
              <w:rPr>
                <w:rFonts w:ascii="宋体" w:hAnsi="宋体" w:eastAsia="宋体" w:cs="Times New Roman"/>
                <w:b/>
                <w:color w:val="000000"/>
                <w:kern w:val="0"/>
                <w:sz w:val="24"/>
                <w:szCs w:val="24"/>
                <w:lang w:eastAsia="en-US"/>
              </w:rPr>
            </w:pPr>
          </w:p>
        </w:tc>
        <w:tc>
          <w:tcPr>
            <w:tcW w:w="7336" w:type="dxa"/>
            <w:tcBorders>
              <w:top w:val="single" w:color="auto" w:sz="4" w:space="0"/>
            </w:tcBorders>
          </w:tcPr>
          <w:p w14:paraId="1C0D2AC2">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主管道安装横平竖直，管道的接口不得设在套管内；各层管道的支架间距、做法一致；各管道排列整齐，管道与支架间紧密接触；分户支管横平竖直，支管之间的间距一致，标准层分户支管安装形式统一；各个分户支管上的阀门和配件能满足操作、检修和维护等使用要求；管道支、托架的形式、尺寸及规格应按设计或标准图集（</w:t>
            </w:r>
            <w:r>
              <w:rPr>
                <w:rFonts w:ascii="宋体" w:hAnsi="宋体" w:eastAsia="宋体" w:cs="宋体"/>
                <w:color w:val="000000"/>
                <w:kern w:val="0"/>
                <w:sz w:val="24"/>
                <w:szCs w:val="24"/>
                <w:lang w:eastAsia="zh-CN"/>
              </w:rPr>
              <w:t>05S</w:t>
            </w:r>
            <w:r>
              <w:rPr>
                <w:rFonts w:hint="eastAsia" w:ascii="宋体" w:hAnsi="宋体" w:eastAsia="宋体" w:cs="宋体"/>
                <w:color w:val="000000"/>
                <w:kern w:val="0"/>
                <w:sz w:val="24"/>
                <w:szCs w:val="24"/>
                <w:lang w:eastAsia="zh-CN"/>
              </w:rPr>
              <w:t>系列建筑标准设计图集）加工制作，型材与所固定的管道相称；孔、眼应采用电钻或冲床加工，焊接处不得有漏焊、欠焊或焊接裂纹等缺陷；金属支、吊、托架应做好防锈处理，涂刷防锈漆，最后涂刷两遍面漆；</w:t>
            </w:r>
          </w:p>
        </w:tc>
      </w:tr>
      <w:tr w14:paraId="6AB3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D7E60FE">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保温工程</w:t>
            </w:r>
            <w:r>
              <w:rPr>
                <w:rFonts w:ascii="宋体" w:hAnsi="宋体" w:eastAsia="宋体" w:cs="宋体"/>
                <w:b/>
                <w:color w:val="000000"/>
                <w:kern w:val="0"/>
                <w:sz w:val="24"/>
                <w:szCs w:val="24"/>
                <w:lang w:eastAsia="en-US"/>
              </w:rPr>
              <w:t>(</w:t>
            </w:r>
            <w:r>
              <w:rPr>
                <w:rFonts w:hint="eastAsia" w:ascii="宋体" w:hAnsi="宋体" w:eastAsia="宋体" w:cs="宋体"/>
                <w:b/>
                <w:color w:val="000000"/>
                <w:kern w:val="0"/>
                <w:sz w:val="24"/>
                <w:szCs w:val="24"/>
                <w:lang w:eastAsia="en-US"/>
              </w:rPr>
              <w:t>如有</w:t>
            </w:r>
            <w:r>
              <w:rPr>
                <w:rFonts w:ascii="宋体" w:hAnsi="宋体" w:eastAsia="宋体" w:cs="宋体"/>
                <w:b/>
                <w:color w:val="000000"/>
                <w:kern w:val="0"/>
                <w:sz w:val="24"/>
                <w:szCs w:val="24"/>
                <w:lang w:eastAsia="en-US"/>
              </w:rPr>
              <w:t>)</w:t>
            </w:r>
          </w:p>
        </w:tc>
        <w:tc>
          <w:tcPr>
            <w:tcW w:w="7336" w:type="dxa"/>
          </w:tcPr>
          <w:p w14:paraId="2020C1E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保温材料厚度满足设计要求，保温完成后要求表面平整光洁，接缝处用胶带粘贴严密；</w:t>
            </w:r>
          </w:p>
        </w:tc>
      </w:tr>
      <w:tr w14:paraId="751C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3C445C5C">
            <w:pPr>
              <w:autoSpaceDE w:val="0"/>
              <w:autoSpaceDN w:val="0"/>
              <w:adjustRightInd w:val="0"/>
              <w:jc w:val="left"/>
              <w:rPr>
                <w:rFonts w:ascii="宋体" w:hAnsi="宋体" w:eastAsia="宋体" w:cs="宋体"/>
                <w:b/>
                <w:color w:val="000000"/>
                <w:kern w:val="0"/>
                <w:sz w:val="24"/>
                <w:szCs w:val="24"/>
                <w:lang w:eastAsia="zh-CN"/>
              </w:rPr>
            </w:pPr>
          </w:p>
          <w:p w14:paraId="4FEC96C1">
            <w:pPr>
              <w:autoSpaceDE w:val="0"/>
              <w:autoSpaceDN w:val="0"/>
              <w:adjustRightInd w:val="0"/>
              <w:jc w:val="left"/>
              <w:rPr>
                <w:rFonts w:ascii="宋体" w:hAnsi="宋体" w:eastAsia="宋体" w:cs="宋体"/>
                <w:b/>
                <w:color w:val="000000"/>
                <w:kern w:val="0"/>
                <w:sz w:val="24"/>
                <w:szCs w:val="24"/>
                <w:lang w:eastAsia="zh-CN"/>
              </w:rPr>
            </w:pPr>
          </w:p>
          <w:p w14:paraId="086B174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管道标识的要求</w:t>
            </w:r>
          </w:p>
        </w:tc>
        <w:tc>
          <w:tcPr>
            <w:tcW w:w="7336" w:type="dxa"/>
          </w:tcPr>
          <w:p w14:paraId="5CF817F7">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主管道的标识：给水、中水主管道、热力供回水主管道要有明显的标识，标明是给水管道、中水管道或采暖供回水管道，并同时标明水流方向、高低区和管道管径大小；对于主管道上的主控制阀门的标识除标明水流方向、高低区和阀门型号大小外，还要求注明阀门所控制区域范围，标识大小为：</w:t>
            </w:r>
            <w:r>
              <w:rPr>
                <w:rFonts w:ascii="宋体" w:hAnsi="宋体" w:eastAsia="宋体" w:cs="宋体"/>
                <w:color w:val="000000"/>
                <w:kern w:val="0"/>
                <w:sz w:val="24"/>
                <w:szCs w:val="24"/>
                <w:lang w:eastAsia="zh-CN"/>
              </w:rPr>
              <w:t>200</w:t>
            </w:r>
            <w:r>
              <w:rPr>
                <w:rFonts w:hint="eastAsia" w:ascii="宋体" w:hAnsi="宋体" w:eastAsia="宋体" w:cs="宋体"/>
                <w:color w:val="000000"/>
                <w:kern w:val="0"/>
                <w:sz w:val="24"/>
                <w:szCs w:val="24"/>
                <w:lang w:eastAsia="zh-CN"/>
              </w:rPr>
              <w:t>×</w:t>
            </w:r>
            <w:r>
              <w:rPr>
                <w:rFonts w:ascii="宋体" w:hAnsi="宋体" w:eastAsia="宋体" w:cs="宋体"/>
                <w:color w:val="000000"/>
                <w:kern w:val="0"/>
                <w:sz w:val="24"/>
                <w:szCs w:val="24"/>
                <w:lang w:eastAsia="zh-CN"/>
              </w:rPr>
              <w:t>160mm</w:t>
            </w:r>
            <w:r>
              <w:rPr>
                <w:rFonts w:hint="eastAsia" w:ascii="宋体" w:hAnsi="宋体" w:eastAsia="宋体" w:cs="宋体"/>
                <w:color w:val="000000"/>
                <w:kern w:val="0"/>
                <w:sz w:val="24"/>
                <w:szCs w:val="24"/>
                <w:lang w:eastAsia="zh-CN"/>
              </w:rPr>
              <w:t>；分户支管道的标识；管道内分户支管道的标识要求采用卡片纸制作，尺寸统一为：</w:t>
            </w:r>
            <w:r>
              <w:rPr>
                <w:rFonts w:ascii="宋体" w:hAnsi="宋体" w:eastAsia="宋体" w:cs="宋体"/>
                <w:color w:val="000000"/>
                <w:kern w:val="0"/>
                <w:sz w:val="24"/>
                <w:szCs w:val="24"/>
                <w:lang w:eastAsia="zh-CN"/>
              </w:rPr>
              <w:t>100</w:t>
            </w:r>
            <w:r>
              <w:rPr>
                <w:rFonts w:hint="eastAsia" w:ascii="宋体" w:hAnsi="宋体" w:eastAsia="宋体" w:cs="宋体"/>
                <w:color w:val="000000"/>
                <w:kern w:val="0"/>
                <w:sz w:val="24"/>
                <w:szCs w:val="24"/>
                <w:lang w:eastAsia="zh-CN"/>
              </w:rPr>
              <w:t>×</w:t>
            </w:r>
            <w:r>
              <w:rPr>
                <w:rFonts w:ascii="宋体" w:hAnsi="宋体" w:eastAsia="宋体" w:cs="宋体"/>
                <w:color w:val="000000"/>
                <w:kern w:val="0"/>
                <w:sz w:val="24"/>
                <w:szCs w:val="24"/>
                <w:lang w:eastAsia="zh-CN"/>
              </w:rPr>
              <w:t>80mm</w:t>
            </w:r>
            <w:r>
              <w:rPr>
                <w:rFonts w:hint="eastAsia" w:ascii="宋体" w:hAnsi="宋体" w:eastAsia="宋体" w:cs="宋体"/>
                <w:color w:val="000000"/>
                <w:kern w:val="0"/>
                <w:sz w:val="24"/>
                <w:szCs w:val="24"/>
                <w:lang w:eastAsia="zh-CN"/>
              </w:rPr>
              <w:t>，内容打印、并塑封；采用塑料卡具统一挂于每一个分户支管管道的同一部位，要求美观整齐，同时注明分户支管的管径大小；分户支管道标识房间号，管道名称；</w:t>
            </w:r>
          </w:p>
        </w:tc>
      </w:tr>
    </w:tbl>
    <w:p w14:paraId="0FF9A55D">
      <w:pPr>
        <w:spacing w:line="360" w:lineRule="auto"/>
        <w:jc w:val="left"/>
        <w:rPr>
          <w:rFonts w:ascii="Calibri" w:hAnsi="Calibri" w:eastAsia="宋体" w:cs="Times New Roman"/>
          <w:kern w:val="0"/>
          <w:sz w:val="32"/>
          <w:szCs w:val="28"/>
          <w:lang w:eastAsia="en-US"/>
        </w:rPr>
      </w:pPr>
      <w:r>
        <w:rPr>
          <w:rFonts w:hint="eastAsia" w:ascii="Calibri" w:hAnsi="Calibri" w:eastAsia="宋体" w:cs="Times New Roman"/>
          <w:kern w:val="0"/>
          <w:sz w:val="32"/>
          <w:szCs w:val="28"/>
          <w:lang w:eastAsia="en-US"/>
        </w:rPr>
        <w:t>（5）强、弱电竖井</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5D0A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2F8032C4">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2C2C3309">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256F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5788F31">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表观</w:t>
            </w:r>
          </w:p>
        </w:tc>
        <w:tc>
          <w:tcPr>
            <w:tcW w:w="7336" w:type="dxa"/>
          </w:tcPr>
          <w:p w14:paraId="5856F30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管井门标识清楚且具备锁闭功能；</w:t>
            </w:r>
          </w:p>
        </w:tc>
      </w:tr>
      <w:tr w14:paraId="5DA6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F1B325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内部空间</w:t>
            </w:r>
          </w:p>
        </w:tc>
        <w:tc>
          <w:tcPr>
            <w:tcW w:w="7336" w:type="dxa"/>
          </w:tcPr>
          <w:p w14:paraId="6EFB71C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要求有检修人员操作工作空间</w:t>
            </w:r>
          </w:p>
        </w:tc>
      </w:tr>
      <w:tr w14:paraId="0CEC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bottom w:val="single" w:color="auto" w:sz="4" w:space="0"/>
            </w:tcBorders>
          </w:tcPr>
          <w:p w14:paraId="384F572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地面</w:t>
            </w:r>
          </w:p>
        </w:tc>
        <w:tc>
          <w:tcPr>
            <w:tcW w:w="7336" w:type="dxa"/>
          </w:tcPr>
          <w:p w14:paraId="6F92D48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水泥压光，防火板铺设到位，卫生干静整洁；</w:t>
            </w:r>
          </w:p>
        </w:tc>
      </w:tr>
      <w:tr w14:paraId="3726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7761321F">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墙顶面</w:t>
            </w:r>
          </w:p>
        </w:tc>
        <w:tc>
          <w:tcPr>
            <w:tcW w:w="7336" w:type="dxa"/>
            <w:tcBorders>
              <w:bottom w:val="single" w:color="auto" w:sz="4" w:space="0"/>
            </w:tcBorders>
          </w:tcPr>
          <w:p w14:paraId="19E5BCF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腻子交活、平整光洁、阴阳角顺直；</w:t>
            </w:r>
          </w:p>
        </w:tc>
      </w:tr>
      <w:tr w14:paraId="18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714C2482">
            <w:pPr>
              <w:autoSpaceDE w:val="0"/>
              <w:autoSpaceDN w:val="0"/>
              <w:adjustRightInd w:val="0"/>
              <w:jc w:val="left"/>
              <w:rPr>
                <w:rFonts w:ascii="宋体" w:hAnsi="宋体" w:eastAsia="宋体" w:cs="宋体"/>
                <w:b/>
                <w:color w:val="000000"/>
                <w:kern w:val="0"/>
                <w:sz w:val="24"/>
                <w:szCs w:val="24"/>
                <w:lang w:eastAsia="zh-CN"/>
              </w:rPr>
            </w:pPr>
          </w:p>
          <w:p w14:paraId="28C18D0A">
            <w:pPr>
              <w:autoSpaceDE w:val="0"/>
              <w:autoSpaceDN w:val="0"/>
              <w:adjustRightInd w:val="0"/>
              <w:jc w:val="left"/>
              <w:rPr>
                <w:rFonts w:ascii="宋体" w:hAnsi="宋体" w:eastAsia="宋体" w:cs="宋体"/>
                <w:b/>
                <w:color w:val="000000"/>
                <w:kern w:val="0"/>
                <w:sz w:val="24"/>
                <w:szCs w:val="24"/>
                <w:lang w:eastAsia="zh-CN"/>
              </w:rPr>
            </w:pPr>
          </w:p>
          <w:p w14:paraId="77341C2B">
            <w:pPr>
              <w:autoSpaceDE w:val="0"/>
              <w:autoSpaceDN w:val="0"/>
              <w:adjustRightInd w:val="0"/>
              <w:jc w:val="left"/>
              <w:rPr>
                <w:rFonts w:ascii="宋体" w:hAnsi="宋体" w:eastAsia="宋体" w:cs="宋体"/>
                <w:b/>
                <w:color w:val="000000"/>
                <w:kern w:val="0"/>
                <w:sz w:val="24"/>
                <w:szCs w:val="24"/>
                <w:lang w:eastAsia="zh-CN"/>
              </w:rPr>
            </w:pPr>
          </w:p>
          <w:p w14:paraId="043E6E2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强、弱电箱</w:t>
            </w:r>
          </w:p>
        </w:tc>
        <w:tc>
          <w:tcPr>
            <w:tcW w:w="7336" w:type="dxa"/>
            <w:tcBorders>
              <w:top w:val="single" w:color="auto" w:sz="4" w:space="0"/>
              <w:bottom w:val="single" w:color="auto" w:sz="4" w:space="0"/>
            </w:tcBorders>
          </w:tcPr>
          <w:p w14:paraId="239DD7F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箱体内配线整齐，色相清晰，并有相应的接线图或控制原理图；</w:t>
            </w:r>
          </w:p>
          <w:p w14:paraId="2CA32C7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 xml:space="preserve">桥架与箱体的连接：金属软管安装为横平竖直，拐角处及直管中部加金属卡卡牢；竖井内强、弱电桥架应有标识，电缆桥架之间外壳用不小于4MM2的编织软铜线连接；桥架的支架使用不小于L-40*4的角铁，角铁并作防锈处理； </w:t>
            </w:r>
          </w:p>
          <w:p w14:paraId="5687EB0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桥架内：内部线缆要求排列整齐，绑扎牢固；电缆、母线有作相应的标识（此条京津地区适用），采用塑料卡具统一挂于每一根电缆、母线的始、末端及管井首层，悬挂同一高度，要求美观整齐；标识要求：采用卡片纸制作，尺寸统一为：</w:t>
            </w:r>
            <w:r>
              <w:rPr>
                <w:rFonts w:ascii="宋体" w:hAnsi="宋体" w:eastAsia="宋体" w:cs="宋体"/>
                <w:color w:val="000000"/>
                <w:kern w:val="0"/>
                <w:sz w:val="24"/>
                <w:szCs w:val="24"/>
                <w:lang w:eastAsia="zh-CN"/>
              </w:rPr>
              <w:t>100</w:t>
            </w:r>
            <w:r>
              <w:rPr>
                <w:rFonts w:hint="eastAsia" w:ascii="宋体" w:hAnsi="宋体" w:eastAsia="宋体" w:cs="宋体"/>
                <w:color w:val="000000"/>
                <w:kern w:val="0"/>
                <w:sz w:val="24"/>
                <w:szCs w:val="24"/>
                <w:lang w:eastAsia="zh-CN"/>
              </w:rPr>
              <w:t>×</w:t>
            </w:r>
            <w:r>
              <w:rPr>
                <w:rFonts w:ascii="宋体" w:hAnsi="宋体" w:eastAsia="宋体" w:cs="宋体"/>
                <w:color w:val="000000"/>
                <w:kern w:val="0"/>
                <w:sz w:val="24"/>
                <w:szCs w:val="24"/>
                <w:lang w:eastAsia="zh-CN"/>
              </w:rPr>
              <w:t>80mm</w:t>
            </w:r>
            <w:r>
              <w:rPr>
                <w:rFonts w:hint="eastAsia" w:ascii="宋体" w:hAnsi="宋体" w:eastAsia="宋体" w:cs="宋体"/>
                <w:color w:val="000000"/>
                <w:kern w:val="0"/>
                <w:sz w:val="24"/>
                <w:szCs w:val="24"/>
                <w:lang w:eastAsia="zh-CN"/>
              </w:rPr>
              <w:t xml:space="preserve">，内容打印、并塑封；同时注明电缆、母线型号大小；要求标识采用硬性纸张制作，打印字体，并注明电缆产地、型号、用途，并进行塑封；电缆、母线标示：电脑、母线型号、产地、用途；                                                                                                                                                                                                                    </w:t>
            </w:r>
          </w:p>
        </w:tc>
      </w:tr>
      <w:tr w14:paraId="49FB3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tcBorders>
          </w:tcPr>
          <w:p w14:paraId="498B090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管井照明</w:t>
            </w:r>
          </w:p>
        </w:tc>
        <w:tc>
          <w:tcPr>
            <w:tcW w:w="7336" w:type="dxa"/>
            <w:tcBorders>
              <w:top w:val="single" w:color="auto" w:sz="4" w:space="0"/>
            </w:tcBorders>
          </w:tcPr>
          <w:p w14:paraId="1A016BE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管井内必须设置照明，照明开关安装于管道井门口便于操作部位；</w:t>
            </w:r>
          </w:p>
        </w:tc>
      </w:tr>
    </w:tbl>
    <w:p w14:paraId="6B2E38CC">
      <w:pPr>
        <w:spacing w:line="360" w:lineRule="auto"/>
        <w:jc w:val="left"/>
        <w:rPr>
          <w:rFonts w:ascii="Calibri" w:hAnsi="Calibri" w:eastAsia="宋体" w:cs="Times New Roman"/>
          <w:kern w:val="0"/>
          <w:sz w:val="32"/>
          <w:szCs w:val="28"/>
          <w:lang w:eastAsia="en-US"/>
        </w:rPr>
      </w:pPr>
      <w:r>
        <w:rPr>
          <w:rFonts w:hint="eastAsia" w:ascii="Calibri" w:hAnsi="Calibri" w:eastAsia="宋体" w:cs="Times New Roman"/>
          <w:kern w:val="0"/>
          <w:sz w:val="32"/>
          <w:szCs w:val="28"/>
          <w:lang w:eastAsia="en-US"/>
        </w:rPr>
        <w:t>（6）机房</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949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798CAB37">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11AC53E4">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26615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929BB4D">
            <w:pPr>
              <w:autoSpaceDE w:val="0"/>
              <w:autoSpaceDN w:val="0"/>
              <w:adjustRightInd w:val="0"/>
              <w:jc w:val="left"/>
              <w:rPr>
                <w:rFonts w:ascii="宋体" w:hAnsi="宋体" w:eastAsia="宋体" w:cs="宋体"/>
                <w:b/>
                <w:color w:val="000000"/>
                <w:kern w:val="0"/>
                <w:sz w:val="24"/>
                <w:szCs w:val="24"/>
                <w:lang w:eastAsia="en-US"/>
              </w:rPr>
            </w:pPr>
          </w:p>
          <w:p w14:paraId="0E373FF6">
            <w:pPr>
              <w:autoSpaceDE w:val="0"/>
              <w:autoSpaceDN w:val="0"/>
              <w:adjustRightInd w:val="0"/>
              <w:jc w:val="left"/>
              <w:rPr>
                <w:rFonts w:ascii="宋体" w:hAnsi="宋体" w:eastAsia="宋体" w:cs="宋体"/>
                <w:b/>
                <w:color w:val="000000"/>
                <w:kern w:val="0"/>
                <w:sz w:val="24"/>
                <w:szCs w:val="24"/>
                <w:lang w:eastAsia="en-US"/>
              </w:rPr>
            </w:pPr>
          </w:p>
          <w:p w14:paraId="056A503B">
            <w:pPr>
              <w:autoSpaceDE w:val="0"/>
              <w:autoSpaceDN w:val="0"/>
              <w:adjustRightInd w:val="0"/>
              <w:jc w:val="left"/>
              <w:rPr>
                <w:rFonts w:ascii="宋体" w:hAnsi="宋体" w:eastAsia="宋体" w:cs="宋体"/>
                <w:b/>
                <w:color w:val="000000"/>
                <w:kern w:val="0"/>
                <w:sz w:val="24"/>
                <w:szCs w:val="24"/>
                <w:lang w:eastAsia="en-US"/>
              </w:rPr>
            </w:pPr>
          </w:p>
          <w:p w14:paraId="285F93CC">
            <w:pPr>
              <w:autoSpaceDE w:val="0"/>
              <w:autoSpaceDN w:val="0"/>
              <w:adjustRightInd w:val="0"/>
              <w:jc w:val="left"/>
              <w:rPr>
                <w:rFonts w:ascii="宋体" w:hAnsi="宋体" w:eastAsia="宋体" w:cs="宋体"/>
                <w:b/>
                <w:color w:val="000000"/>
                <w:kern w:val="0"/>
                <w:sz w:val="24"/>
                <w:szCs w:val="24"/>
                <w:lang w:eastAsia="en-US"/>
              </w:rPr>
            </w:pPr>
          </w:p>
          <w:p w14:paraId="78BA8E8A">
            <w:pPr>
              <w:autoSpaceDE w:val="0"/>
              <w:autoSpaceDN w:val="0"/>
              <w:adjustRightInd w:val="0"/>
              <w:jc w:val="left"/>
              <w:rPr>
                <w:rFonts w:ascii="宋体" w:hAnsi="宋体" w:eastAsia="宋体" w:cs="宋体"/>
                <w:b/>
                <w:color w:val="000000"/>
                <w:kern w:val="0"/>
                <w:sz w:val="24"/>
                <w:szCs w:val="24"/>
                <w:lang w:eastAsia="en-US"/>
              </w:rPr>
            </w:pPr>
          </w:p>
          <w:p w14:paraId="3FE56B98">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电梯机房</w:t>
            </w:r>
          </w:p>
        </w:tc>
        <w:tc>
          <w:tcPr>
            <w:tcW w:w="7336" w:type="dxa"/>
          </w:tcPr>
          <w:p w14:paraId="429F2C3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机房的门、窗口上方有防雨棚； 出入口设置插入式不锈钢防鼠板（黑、黄颜色，高度为400mm、不露空），上部刷防止绊跤线标；地面为绿色自流平地面，设备区与非设备区之间地面中间刷油漆隔开，做成斑马线标志（宽度为</w:t>
            </w:r>
            <w:r>
              <w:rPr>
                <w:rFonts w:ascii="宋体" w:hAnsi="宋体" w:eastAsia="宋体" w:cs="宋体"/>
                <w:color w:val="000000"/>
                <w:kern w:val="0"/>
                <w:sz w:val="24"/>
                <w:szCs w:val="24"/>
                <w:lang w:eastAsia="zh-CN"/>
              </w:rPr>
              <w:t>50mm</w:t>
            </w:r>
            <w:r>
              <w:rPr>
                <w:rFonts w:hint="eastAsia" w:ascii="宋体" w:hAnsi="宋体" w:eastAsia="宋体" w:cs="宋体"/>
                <w:color w:val="000000"/>
                <w:kern w:val="0"/>
                <w:sz w:val="24"/>
                <w:szCs w:val="24"/>
                <w:lang w:eastAsia="zh-CN"/>
              </w:rPr>
              <w:t>）；踢脚线刷棕色涂料，高度</w:t>
            </w:r>
            <w:r>
              <w:rPr>
                <w:rFonts w:ascii="宋体" w:hAnsi="宋体" w:eastAsia="宋体" w:cs="宋体"/>
                <w:color w:val="000000"/>
                <w:kern w:val="0"/>
                <w:sz w:val="24"/>
                <w:szCs w:val="24"/>
                <w:lang w:eastAsia="zh-CN"/>
              </w:rPr>
              <w:t>120mm</w:t>
            </w:r>
            <w:r>
              <w:rPr>
                <w:rFonts w:hint="eastAsia" w:ascii="宋体" w:hAnsi="宋体" w:eastAsia="宋体" w:cs="宋体"/>
                <w:color w:val="000000"/>
                <w:kern w:val="0"/>
                <w:sz w:val="24"/>
                <w:szCs w:val="24"/>
                <w:lang w:eastAsia="zh-CN"/>
              </w:rPr>
              <w:t>；墙面喷涂白色涂料，曳引机工字钢砼机座刷棕色油漆；接地扁铁刷油漆，做成斑马线标志；电梯电源用桥架进行敷设，桥架满刷油漆（做成斑马线标志）；设备干净、无尘，各种标识（设备标识、开关常开常闭标识、维修标识）清楚、准确；室内照明良好，并配备应急照明设备，应急救援设备、工具齐全（如：盘车手轮等），并放置于便于拿取处；墙面进线孔洞应封堵密实；按规定配制灭火器材；</w:t>
            </w:r>
          </w:p>
        </w:tc>
      </w:tr>
      <w:tr w14:paraId="775F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479E161">
            <w:pPr>
              <w:autoSpaceDE w:val="0"/>
              <w:autoSpaceDN w:val="0"/>
              <w:adjustRightInd w:val="0"/>
              <w:jc w:val="left"/>
              <w:rPr>
                <w:rFonts w:ascii="宋体" w:hAnsi="宋体" w:eastAsia="宋体" w:cs="宋体"/>
                <w:b/>
                <w:color w:val="000000"/>
                <w:kern w:val="0"/>
                <w:sz w:val="24"/>
                <w:szCs w:val="24"/>
                <w:lang w:eastAsia="zh-CN"/>
              </w:rPr>
            </w:pPr>
          </w:p>
          <w:p w14:paraId="61F06B6A">
            <w:pPr>
              <w:autoSpaceDE w:val="0"/>
              <w:autoSpaceDN w:val="0"/>
              <w:adjustRightInd w:val="0"/>
              <w:jc w:val="left"/>
              <w:rPr>
                <w:rFonts w:ascii="宋体" w:hAnsi="宋体" w:eastAsia="宋体" w:cs="宋体"/>
                <w:b/>
                <w:color w:val="000000"/>
                <w:kern w:val="0"/>
                <w:sz w:val="24"/>
                <w:szCs w:val="24"/>
                <w:lang w:eastAsia="zh-CN"/>
              </w:rPr>
            </w:pPr>
          </w:p>
          <w:p w14:paraId="4429D733">
            <w:pPr>
              <w:autoSpaceDE w:val="0"/>
              <w:autoSpaceDN w:val="0"/>
              <w:adjustRightInd w:val="0"/>
              <w:jc w:val="left"/>
              <w:rPr>
                <w:rFonts w:ascii="宋体" w:hAnsi="宋体" w:eastAsia="宋体" w:cs="宋体"/>
                <w:b/>
                <w:color w:val="000000"/>
                <w:kern w:val="0"/>
                <w:sz w:val="24"/>
                <w:szCs w:val="24"/>
                <w:lang w:eastAsia="zh-CN"/>
              </w:rPr>
            </w:pPr>
          </w:p>
          <w:p w14:paraId="54687266">
            <w:pPr>
              <w:autoSpaceDE w:val="0"/>
              <w:autoSpaceDN w:val="0"/>
              <w:adjustRightInd w:val="0"/>
              <w:jc w:val="left"/>
              <w:rPr>
                <w:rFonts w:ascii="宋体" w:hAnsi="宋体" w:eastAsia="宋体" w:cs="宋体"/>
                <w:b/>
                <w:color w:val="000000"/>
                <w:kern w:val="0"/>
                <w:sz w:val="24"/>
                <w:szCs w:val="24"/>
                <w:lang w:eastAsia="zh-CN"/>
              </w:rPr>
            </w:pPr>
          </w:p>
          <w:p w14:paraId="26B29671">
            <w:pPr>
              <w:autoSpaceDE w:val="0"/>
              <w:autoSpaceDN w:val="0"/>
              <w:adjustRightInd w:val="0"/>
              <w:jc w:val="left"/>
              <w:rPr>
                <w:rFonts w:ascii="宋体" w:hAnsi="宋体" w:eastAsia="宋体" w:cs="宋体"/>
                <w:b/>
                <w:color w:val="000000"/>
                <w:kern w:val="0"/>
                <w:sz w:val="24"/>
                <w:szCs w:val="24"/>
                <w:lang w:eastAsia="zh-CN"/>
              </w:rPr>
            </w:pPr>
          </w:p>
          <w:p w14:paraId="62E824F6">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消防泵房、中水泵房、生活水泵房</w:t>
            </w:r>
          </w:p>
        </w:tc>
        <w:tc>
          <w:tcPr>
            <w:tcW w:w="7336" w:type="dxa"/>
          </w:tcPr>
          <w:p w14:paraId="472453C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过墙孔封堵严密，出入口设置插入式不锈钢防鼠板（黑、黄颜色，高度为</w:t>
            </w:r>
            <w:r>
              <w:rPr>
                <w:rFonts w:ascii="宋体" w:hAnsi="宋体" w:eastAsia="宋体" w:cs="宋体"/>
                <w:color w:val="000000"/>
                <w:kern w:val="0"/>
                <w:sz w:val="24"/>
                <w:szCs w:val="24"/>
                <w:lang w:eastAsia="zh-CN"/>
              </w:rPr>
              <w:t>400mm</w:t>
            </w:r>
            <w:r>
              <w:rPr>
                <w:rFonts w:hint="eastAsia" w:ascii="宋体" w:hAnsi="宋体" w:eastAsia="宋体" w:cs="宋体"/>
                <w:color w:val="000000"/>
                <w:kern w:val="0"/>
                <w:sz w:val="24"/>
                <w:szCs w:val="24"/>
                <w:lang w:eastAsia="zh-CN"/>
              </w:rPr>
              <w:t>、不露空），上部刷防止绊跤线标志；地面和设备基座铺设瓷砖，颜色为米白色；设备周边开设引流槽并有组织排向外部集水井，上设不锈钢蓖子；踢脚线用黑色瓷砖</w:t>
            </w:r>
            <w:r>
              <w:rPr>
                <w:rFonts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eastAsia="zh-CN"/>
              </w:rPr>
              <w:t>高度</w:t>
            </w:r>
            <w:r>
              <w:rPr>
                <w:rFonts w:ascii="宋体" w:hAnsi="宋体" w:eastAsia="宋体" w:cs="宋体"/>
                <w:color w:val="000000"/>
                <w:kern w:val="0"/>
                <w:sz w:val="24"/>
                <w:szCs w:val="24"/>
                <w:lang w:eastAsia="zh-CN"/>
              </w:rPr>
              <w:t>120mm</w:t>
            </w:r>
            <w:r>
              <w:rPr>
                <w:rFonts w:hint="eastAsia" w:ascii="宋体" w:hAnsi="宋体" w:eastAsia="宋体" w:cs="宋体"/>
                <w:color w:val="000000"/>
                <w:kern w:val="0"/>
                <w:sz w:val="24"/>
                <w:szCs w:val="24"/>
                <w:lang w:eastAsia="zh-CN"/>
              </w:rPr>
              <w:t>；墙裙刷外檐涂料，高度为</w:t>
            </w:r>
            <w:r>
              <w:rPr>
                <w:rFonts w:ascii="宋体" w:hAnsi="宋体" w:eastAsia="宋体" w:cs="宋体"/>
                <w:color w:val="000000"/>
                <w:kern w:val="0"/>
                <w:sz w:val="24"/>
                <w:szCs w:val="24"/>
                <w:lang w:eastAsia="zh-CN"/>
              </w:rPr>
              <w:t>1.0</w:t>
            </w:r>
            <w:r>
              <w:rPr>
                <w:rFonts w:hint="eastAsia" w:ascii="宋体" w:hAnsi="宋体" w:eastAsia="宋体" w:cs="宋体"/>
                <w:color w:val="000000"/>
                <w:kern w:val="0"/>
                <w:sz w:val="24"/>
                <w:szCs w:val="24"/>
                <w:lang w:eastAsia="zh-CN"/>
              </w:rPr>
              <w:t>米，颜色为桔黄色；墙面喷涂白色外檐涂料；（具体参见地产公司机房交付标准）设备干净、无尘，各种标识（设备标识、开关常开常闭标识、管道流向标识、维修标识）清楚、准确；泵房内管道的种类和流向均应标识清楚、准确；不锈钢水箱与钢基座之间应用不锈钢条（不小于</w:t>
            </w:r>
            <w:r>
              <w:rPr>
                <w:rFonts w:ascii="宋体" w:hAnsi="宋体" w:eastAsia="宋体" w:cs="宋体"/>
                <w:color w:val="000000"/>
                <w:kern w:val="0"/>
                <w:sz w:val="24"/>
                <w:szCs w:val="24"/>
                <w:lang w:eastAsia="zh-CN"/>
              </w:rPr>
              <w:t>1.5mm</w:t>
            </w:r>
            <w:r>
              <w:rPr>
                <w:rFonts w:hint="eastAsia" w:ascii="宋体" w:hAnsi="宋体" w:eastAsia="宋体" w:cs="宋体"/>
                <w:color w:val="000000"/>
                <w:kern w:val="0"/>
                <w:sz w:val="24"/>
                <w:szCs w:val="24"/>
                <w:lang w:eastAsia="zh-CN"/>
              </w:rPr>
              <w:t>）或热镀锌型钢隔离，防止腐蚀，钢基座应作面漆处理；室内照明良好，并配备应急照明设备，应急救援设备、工具齐全，并放置于便于拿取处；接地扁铁刷油漆，做成斑马线标志；按规定配制灭火器材；</w:t>
            </w:r>
          </w:p>
        </w:tc>
      </w:tr>
      <w:tr w14:paraId="783C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9" w:hRule="atLeast"/>
        </w:trPr>
        <w:tc>
          <w:tcPr>
            <w:tcW w:w="1986" w:type="dxa"/>
            <w:tcBorders>
              <w:bottom w:val="single" w:color="auto" w:sz="4" w:space="0"/>
            </w:tcBorders>
          </w:tcPr>
          <w:p w14:paraId="761E23D6">
            <w:pPr>
              <w:autoSpaceDE w:val="0"/>
              <w:autoSpaceDN w:val="0"/>
              <w:adjustRightInd w:val="0"/>
              <w:jc w:val="left"/>
              <w:rPr>
                <w:rFonts w:ascii="宋体" w:hAnsi="宋体" w:eastAsia="宋体" w:cs="华文楷体"/>
                <w:color w:val="000000"/>
                <w:kern w:val="0"/>
                <w:sz w:val="24"/>
                <w:szCs w:val="24"/>
                <w:lang w:eastAsia="zh-CN"/>
              </w:rPr>
            </w:pPr>
          </w:p>
          <w:p w14:paraId="790D5EC8">
            <w:pPr>
              <w:autoSpaceDE w:val="0"/>
              <w:autoSpaceDN w:val="0"/>
              <w:adjustRightInd w:val="0"/>
              <w:jc w:val="left"/>
              <w:rPr>
                <w:rFonts w:ascii="宋体" w:hAnsi="宋体" w:eastAsia="宋体" w:cs="华文楷体"/>
                <w:b/>
                <w:color w:val="000000"/>
                <w:kern w:val="0"/>
                <w:sz w:val="24"/>
                <w:szCs w:val="24"/>
                <w:lang w:eastAsia="zh-CN"/>
              </w:rPr>
            </w:pPr>
          </w:p>
          <w:p w14:paraId="24E41B87">
            <w:pPr>
              <w:autoSpaceDE w:val="0"/>
              <w:autoSpaceDN w:val="0"/>
              <w:adjustRightInd w:val="0"/>
              <w:jc w:val="left"/>
              <w:rPr>
                <w:rFonts w:ascii="宋体" w:hAnsi="宋体" w:eastAsia="宋体" w:cs="华文楷体"/>
                <w:b/>
                <w:color w:val="000000"/>
                <w:kern w:val="0"/>
                <w:sz w:val="24"/>
                <w:szCs w:val="24"/>
                <w:lang w:eastAsia="zh-CN"/>
              </w:rPr>
            </w:pPr>
          </w:p>
          <w:p w14:paraId="69A78E16">
            <w:pPr>
              <w:autoSpaceDE w:val="0"/>
              <w:autoSpaceDN w:val="0"/>
              <w:adjustRightInd w:val="0"/>
              <w:jc w:val="left"/>
              <w:rPr>
                <w:rFonts w:ascii="宋体" w:hAnsi="宋体" w:eastAsia="宋体" w:cs="Times New Roman"/>
                <w:b/>
                <w:color w:val="000000"/>
                <w:kern w:val="0"/>
                <w:sz w:val="24"/>
                <w:szCs w:val="24"/>
                <w:lang w:eastAsia="zh-CN"/>
              </w:rPr>
            </w:pPr>
            <w:r>
              <w:rPr>
                <w:rFonts w:hint="eastAsia" w:ascii="宋体" w:hAnsi="宋体" w:eastAsia="宋体" w:cs="华文楷体"/>
                <w:b/>
                <w:color w:val="000000"/>
                <w:kern w:val="0"/>
                <w:sz w:val="24"/>
                <w:szCs w:val="24"/>
                <w:lang w:eastAsia="zh-CN"/>
              </w:rPr>
              <w:t>配电间（低基）和红号站（高基）</w:t>
            </w:r>
          </w:p>
        </w:tc>
        <w:tc>
          <w:tcPr>
            <w:tcW w:w="7336" w:type="dxa"/>
            <w:tcBorders>
              <w:bottom w:val="single" w:color="auto" w:sz="4" w:space="0"/>
            </w:tcBorders>
          </w:tcPr>
          <w:p w14:paraId="000DA3A6">
            <w:pPr>
              <w:autoSpaceDE w:val="0"/>
              <w:autoSpaceDN w:val="0"/>
              <w:adjustRightInd w:val="0"/>
              <w:spacing w:after="133"/>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过墙孔应进行严密封堵，出入口设置插入式不锈钢防鼠板（黑、黄颜色，高度为</w:t>
            </w:r>
            <w:r>
              <w:rPr>
                <w:rFonts w:ascii="宋体" w:hAnsi="宋体" w:eastAsia="宋体" w:cs="宋体"/>
                <w:color w:val="000000"/>
                <w:kern w:val="0"/>
                <w:sz w:val="24"/>
                <w:szCs w:val="24"/>
                <w:lang w:eastAsia="zh-CN"/>
              </w:rPr>
              <w:t>400mm</w:t>
            </w:r>
            <w:r>
              <w:rPr>
                <w:rFonts w:hint="eastAsia" w:ascii="宋体" w:hAnsi="宋体" w:eastAsia="宋体" w:cs="宋体"/>
                <w:color w:val="000000"/>
                <w:kern w:val="0"/>
                <w:sz w:val="24"/>
                <w:szCs w:val="24"/>
                <w:lang w:eastAsia="zh-CN"/>
              </w:rPr>
              <w:t>、不露空），上部刷防止绊跤线标志；地面:整体为绿色自流平地面,通道部位为棕色自流平地面；配电柜（或变压器）周围铺设黑色绝缘地垫，宽度：1000mm；黑色绝缘地垫边刷油漆，做成斑马线标志（宽度为50mm）；踢脚线用棕色漆涂刷</w:t>
            </w:r>
            <w:r>
              <w:rPr>
                <w:rFonts w:ascii="宋体" w:hAnsi="宋体" w:eastAsia="宋体" w:cs="宋体"/>
                <w:color w:val="000000"/>
                <w:kern w:val="0"/>
                <w:sz w:val="24"/>
                <w:szCs w:val="24"/>
                <w:lang w:eastAsia="zh-CN"/>
              </w:rPr>
              <w:t xml:space="preserve">, </w:t>
            </w:r>
            <w:r>
              <w:rPr>
                <w:rFonts w:hint="eastAsia" w:ascii="宋体" w:hAnsi="宋体" w:eastAsia="宋体" w:cs="宋体"/>
                <w:color w:val="000000"/>
                <w:kern w:val="0"/>
                <w:sz w:val="24"/>
                <w:szCs w:val="24"/>
                <w:lang w:eastAsia="zh-CN"/>
              </w:rPr>
              <w:t>高度</w:t>
            </w:r>
            <w:r>
              <w:rPr>
                <w:rFonts w:ascii="宋体" w:hAnsi="宋体" w:eastAsia="宋体" w:cs="宋体"/>
                <w:color w:val="000000"/>
                <w:kern w:val="0"/>
                <w:sz w:val="24"/>
                <w:szCs w:val="24"/>
                <w:lang w:eastAsia="zh-CN"/>
              </w:rPr>
              <w:t>120mm</w:t>
            </w:r>
            <w:r>
              <w:rPr>
                <w:rFonts w:hint="eastAsia" w:ascii="宋体" w:hAnsi="宋体" w:eastAsia="宋体" w:cs="宋体"/>
                <w:color w:val="000000"/>
                <w:kern w:val="0"/>
                <w:sz w:val="24"/>
                <w:szCs w:val="24"/>
                <w:lang w:eastAsia="zh-CN"/>
              </w:rPr>
              <w:t>；墙面喷涂白色外檐涂料，（具体参见地产公司机房交付标准）配电柜应设置混凝土基座并刷棕色油漆；接地扁铁刷油漆，做成斑马线标志；设备干净、无尘，各种标识（设备标识、警示标识、维修标识）清楚、准确；配电间内悬挂温</w:t>
            </w:r>
            <w:r>
              <w:rPr>
                <w:rFonts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eastAsia="zh-CN"/>
              </w:rPr>
              <w:t>湿度计，保证室内温</w:t>
            </w:r>
            <w:r>
              <w:rPr>
                <w:rFonts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eastAsia="zh-CN"/>
              </w:rPr>
              <w:t>湿度符合要求，温</w:t>
            </w:r>
            <w:r>
              <w:rPr>
                <w:rFonts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eastAsia="zh-CN"/>
              </w:rPr>
              <w:t>湿度计底端距地</w:t>
            </w:r>
            <w:r>
              <w:rPr>
                <w:rFonts w:ascii="宋体" w:hAnsi="宋体" w:eastAsia="宋体" w:cs="宋体"/>
                <w:color w:val="000000"/>
                <w:kern w:val="0"/>
                <w:sz w:val="24"/>
                <w:szCs w:val="24"/>
                <w:lang w:eastAsia="zh-CN"/>
              </w:rPr>
              <w:t>1.5m</w:t>
            </w:r>
            <w:r>
              <w:rPr>
                <w:rFonts w:hint="eastAsia" w:ascii="宋体" w:hAnsi="宋体" w:eastAsia="宋体" w:cs="宋体"/>
                <w:color w:val="000000"/>
                <w:kern w:val="0"/>
                <w:sz w:val="24"/>
                <w:szCs w:val="24"/>
                <w:lang w:eastAsia="zh-CN"/>
              </w:rPr>
              <w:t xml:space="preserve">，相关记录放置整齐，齐全、真实符合要求；室内照明良好，并配备应急照明设备；按规定配制灭火器材并配备应急救援设备、工具齐全，并放置于便于拿取处；                                                                                                                                                                                                                                                      </w:t>
            </w:r>
          </w:p>
        </w:tc>
      </w:tr>
      <w:tr w14:paraId="41B0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218C9BA9">
            <w:pPr>
              <w:autoSpaceDE w:val="0"/>
              <w:autoSpaceDN w:val="0"/>
              <w:adjustRightInd w:val="0"/>
              <w:jc w:val="left"/>
              <w:rPr>
                <w:rFonts w:ascii="宋体" w:hAnsi="宋体" w:eastAsia="宋体" w:cs="宋体"/>
                <w:b/>
                <w:color w:val="000000"/>
                <w:kern w:val="0"/>
                <w:sz w:val="24"/>
                <w:szCs w:val="24"/>
                <w:lang w:eastAsia="zh-CN"/>
              </w:rPr>
            </w:pPr>
          </w:p>
          <w:p w14:paraId="1543E44C">
            <w:pPr>
              <w:autoSpaceDE w:val="0"/>
              <w:autoSpaceDN w:val="0"/>
              <w:adjustRightInd w:val="0"/>
              <w:jc w:val="left"/>
              <w:rPr>
                <w:rFonts w:ascii="宋体" w:hAnsi="宋体" w:eastAsia="宋体" w:cs="宋体"/>
                <w:b/>
                <w:color w:val="000000"/>
                <w:kern w:val="0"/>
                <w:sz w:val="24"/>
                <w:szCs w:val="24"/>
                <w:lang w:eastAsia="zh-CN"/>
              </w:rPr>
            </w:pPr>
          </w:p>
          <w:p w14:paraId="4424D943">
            <w:pPr>
              <w:autoSpaceDE w:val="0"/>
              <w:autoSpaceDN w:val="0"/>
              <w:adjustRightInd w:val="0"/>
              <w:jc w:val="left"/>
              <w:rPr>
                <w:rFonts w:ascii="宋体" w:hAnsi="宋体" w:eastAsia="宋体" w:cs="宋体"/>
                <w:b/>
                <w:color w:val="000000"/>
                <w:kern w:val="0"/>
                <w:sz w:val="24"/>
                <w:szCs w:val="24"/>
                <w:lang w:eastAsia="zh-CN"/>
              </w:rPr>
            </w:pPr>
          </w:p>
          <w:p w14:paraId="31E3BBEC">
            <w:pPr>
              <w:autoSpaceDE w:val="0"/>
              <w:autoSpaceDN w:val="0"/>
              <w:adjustRightInd w:val="0"/>
              <w:jc w:val="left"/>
              <w:rPr>
                <w:rFonts w:ascii="宋体" w:hAnsi="宋体" w:eastAsia="宋体" w:cs="宋体"/>
                <w:b/>
                <w:color w:val="000000"/>
                <w:kern w:val="0"/>
                <w:sz w:val="24"/>
                <w:szCs w:val="24"/>
                <w:lang w:eastAsia="zh-CN"/>
              </w:rPr>
            </w:pPr>
          </w:p>
          <w:p w14:paraId="6CA3DA4D">
            <w:pPr>
              <w:autoSpaceDE w:val="0"/>
              <w:autoSpaceDN w:val="0"/>
              <w:adjustRightInd w:val="0"/>
              <w:jc w:val="left"/>
              <w:rPr>
                <w:rFonts w:ascii="宋体" w:hAnsi="宋体" w:eastAsia="宋体" w:cs="宋体"/>
                <w:b/>
                <w:color w:val="000000"/>
                <w:kern w:val="0"/>
                <w:sz w:val="24"/>
                <w:szCs w:val="24"/>
                <w:lang w:eastAsia="zh-CN"/>
              </w:rPr>
            </w:pPr>
          </w:p>
          <w:p w14:paraId="4CEE8606">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消防、智能化中控室</w:t>
            </w:r>
          </w:p>
        </w:tc>
        <w:tc>
          <w:tcPr>
            <w:tcW w:w="7336" w:type="dxa"/>
            <w:tcBorders>
              <w:bottom w:val="single" w:color="auto" w:sz="4" w:space="0"/>
            </w:tcBorders>
          </w:tcPr>
          <w:p w14:paraId="12C8F937">
            <w:pPr>
              <w:autoSpaceDE w:val="0"/>
              <w:autoSpaceDN w:val="0"/>
              <w:adjustRightInd w:val="0"/>
              <w:spacing w:after="133"/>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过墙孔和闲置的通信管孔应进行严密封堵；出入口设置插入式不锈钢防鼠板（黑、黄颜色，高度为400mm、不露空），上部刷防止绊跤线标志；地面铺设静电地板； 墙面喷涂白色涂料，（具体参见地产公司机房交付标准）设备的布局合理、美观、无尘，各种标识（设备标识、维修标识）清楚、准确；在设备周围没有明显的障碍物影响功能的实现、使用方便；机箱底座固定牢固，各地埋钢轨、导轨应按施工图纸的设计要求进行加固，两条导轨的间距一致，同一水平，并符合设备运行的要求；机柜、机箱安装稳固，机箱设备的安装定位应符合设计和物业人员使用的要求，必须考虑维护空间；设备背板接线整齐有序并贴有明显标识；线管、线槽应直接进入机箱内； 箱、电视墙、机架上的零件不得脱落、松动，各种标志应晰完整；接地扁铁刷油漆，做成斑马线标志； 室内照明良好，并配备应急照明设备和消防员装备； 按规定配制灭火器材；</w:t>
            </w:r>
          </w:p>
        </w:tc>
      </w:tr>
    </w:tbl>
    <w:p w14:paraId="681826E5">
      <w:pPr>
        <w:spacing w:line="360" w:lineRule="auto"/>
        <w:jc w:val="left"/>
        <w:rPr>
          <w:rFonts w:ascii="Calibri" w:hAnsi="Calibri" w:eastAsia="宋体" w:cs="Times New Roman"/>
          <w:kern w:val="0"/>
          <w:sz w:val="32"/>
          <w:szCs w:val="28"/>
        </w:rPr>
      </w:pPr>
      <w:r>
        <w:rPr>
          <w:rFonts w:hint="eastAsia" w:ascii="Calibri" w:hAnsi="Calibri" w:eastAsia="宋体" w:cs="Times New Roman"/>
          <w:kern w:val="0"/>
          <w:sz w:val="32"/>
          <w:szCs w:val="28"/>
        </w:rPr>
        <w:t>（7）物业用房、配套用房、出入口岗亭、成品保护、绿化、清洁、景观设施</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4E2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66313972">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1BB77D4D">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201A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7F4C166">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永久物业用房</w:t>
            </w:r>
          </w:p>
        </w:tc>
        <w:tc>
          <w:tcPr>
            <w:tcW w:w="7336" w:type="dxa"/>
          </w:tcPr>
          <w:p w14:paraId="0419A91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物业用房位置、面积同规划报建指标吻合；物业用房各功能房间装修标准满足使用需求；至少在项目交付前一个月完成所有装修并交付物业使用；</w:t>
            </w:r>
          </w:p>
        </w:tc>
      </w:tr>
      <w:tr w14:paraId="42C28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59223C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临时物业用房</w:t>
            </w:r>
          </w:p>
        </w:tc>
        <w:tc>
          <w:tcPr>
            <w:tcW w:w="7336" w:type="dxa"/>
          </w:tcPr>
          <w:p w14:paraId="341FDC6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临时物业用房的位置、面积、使用时间、装修标准需满足使用需求；至少在项目交付前一个月完成所有装修并交付物业使用；</w:t>
            </w:r>
          </w:p>
        </w:tc>
      </w:tr>
      <w:tr w14:paraId="452B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986" w:type="dxa"/>
            <w:tcBorders>
              <w:top w:val="single" w:color="auto" w:sz="4" w:space="0"/>
              <w:bottom w:val="single" w:color="auto" w:sz="4" w:space="0"/>
            </w:tcBorders>
          </w:tcPr>
          <w:p w14:paraId="4C388FC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出入口及岗亭</w:t>
            </w:r>
          </w:p>
        </w:tc>
        <w:tc>
          <w:tcPr>
            <w:tcW w:w="7336" w:type="dxa"/>
            <w:tcBorders>
              <w:bottom w:val="single" w:color="auto" w:sz="4" w:space="0"/>
            </w:tcBorders>
          </w:tcPr>
          <w:p w14:paraId="4C55EFCC">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出入口布置方案能有效管理进出的人行和车行；岗亭窗户和门的位置不影响观察来车，来人方向，岗亭内水、电、暖、弱电配置齐全能满足日常管理使用；</w:t>
            </w:r>
          </w:p>
        </w:tc>
      </w:tr>
      <w:tr w14:paraId="1A35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986" w:type="dxa"/>
            <w:tcBorders>
              <w:top w:val="single" w:color="auto" w:sz="4" w:space="0"/>
              <w:bottom w:val="single" w:color="auto" w:sz="4" w:space="0"/>
            </w:tcBorders>
          </w:tcPr>
          <w:p w14:paraId="1B87F9A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成品保护</w:t>
            </w:r>
          </w:p>
        </w:tc>
        <w:tc>
          <w:tcPr>
            <w:tcW w:w="7336" w:type="dxa"/>
            <w:tcBorders>
              <w:top w:val="single" w:color="auto" w:sz="4" w:space="0"/>
              <w:bottom w:val="single" w:color="auto" w:sz="4" w:space="0"/>
            </w:tcBorders>
          </w:tcPr>
          <w:p w14:paraId="3CC4D08C">
            <w:pPr>
              <w:autoSpaceDE w:val="0"/>
              <w:autoSpaceDN w:val="0"/>
              <w:adjustRightInd w:val="0"/>
              <w:jc w:val="left"/>
              <w:rPr>
                <w:rFonts w:ascii="宋体" w:hAnsi="宋体" w:eastAsia="宋体" w:cs="宋体"/>
                <w:strike/>
                <w:color w:val="000000"/>
                <w:kern w:val="0"/>
                <w:sz w:val="24"/>
                <w:szCs w:val="24"/>
                <w:lang w:eastAsia="zh-CN"/>
              </w:rPr>
            </w:pPr>
            <w:r>
              <w:rPr>
                <w:rFonts w:hint="eastAsia" w:ascii="宋体" w:hAnsi="宋体" w:eastAsia="宋体" w:cs="宋体"/>
                <w:color w:val="000000"/>
                <w:kern w:val="0"/>
                <w:sz w:val="24"/>
                <w:szCs w:val="24"/>
                <w:lang w:eastAsia="zh-CN"/>
              </w:rPr>
              <w:t>成品保护要求详见地产公司电梯成品保护制度）首层、地下室大堂、每层的电梯前室精装区域的墙、地面详见《成品保护实施细则》</w:t>
            </w:r>
          </w:p>
        </w:tc>
      </w:tr>
      <w:tr w14:paraId="5F7A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986" w:type="dxa"/>
            <w:tcBorders>
              <w:top w:val="single" w:color="auto" w:sz="4" w:space="0"/>
              <w:bottom w:val="single" w:color="auto" w:sz="4" w:space="0"/>
            </w:tcBorders>
          </w:tcPr>
          <w:p w14:paraId="05FCF5D3">
            <w:pPr>
              <w:autoSpaceDE w:val="0"/>
              <w:autoSpaceDN w:val="0"/>
              <w:adjustRightInd w:val="0"/>
              <w:jc w:val="left"/>
              <w:rPr>
                <w:rFonts w:ascii="宋体" w:hAnsi="宋体" w:eastAsia="宋体" w:cs="宋体"/>
                <w:b/>
                <w:color w:val="000000"/>
                <w:kern w:val="0"/>
                <w:sz w:val="24"/>
                <w:szCs w:val="24"/>
                <w:lang w:eastAsia="zh-CN"/>
              </w:rPr>
            </w:pPr>
          </w:p>
          <w:p w14:paraId="6C029905">
            <w:pPr>
              <w:autoSpaceDE w:val="0"/>
              <w:autoSpaceDN w:val="0"/>
              <w:adjustRightInd w:val="0"/>
              <w:jc w:val="left"/>
              <w:rPr>
                <w:rFonts w:ascii="宋体" w:hAnsi="宋体" w:eastAsia="宋体" w:cs="宋体"/>
                <w:b/>
                <w:color w:val="000000"/>
                <w:kern w:val="0"/>
                <w:sz w:val="24"/>
                <w:szCs w:val="24"/>
                <w:lang w:eastAsia="zh-CN"/>
              </w:rPr>
            </w:pPr>
          </w:p>
          <w:p w14:paraId="442A059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绿化设施</w:t>
            </w:r>
          </w:p>
        </w:tc>
        <w:tc>
          <w:tcPr>
            <w:tcW w:w="7336" w:type="dxa"/>
            <w:tcBorders>
              <w:top w:val="single" w:color="auto" w:sz="4" w:space="0"/>
              <w:bottom w:val="single" w:color="auto" w:sz="4" w:space="0"/>
            </w:tcBorders>
          </w:tcPr>
          <w:p w14:paraId="074F581C">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浇灌设施：</w:t>
            </w:r>
            <w:r>
              <w:rPr>
                <w:rFonts w:hint="eastAsia" w:ascii="宋体" w:hAnsi="宋体" w:eastAsia="宋体" w:cs="宋体"/>
                <w:color w:val="000000"/>
                <w:kern w:val="0"/>
                <w:sz w:val="24"/>
                <w:szCs w:val="24"/>
                <w:lang w:eastAsia="zh-CN"/>
              </w:rPr>
              <w:t>有绿化用水点的位置需设置排水措施；绿化取水点周边应有硬化的操作区域，如铺装踏步石；</w:t>
            </w:r>
            <w:r>
              <w:rPr>
                <w:rFonts w:hint="eastAsia" w:ascii="宋体" w:hAnsi="宋体" w:eastAsia="宋体" w:cs="宋体"/>
                <w:b/>
                <w:color w:val="000000"/>
                <w:kern w:val="0"/>
                <w:sz w:val="24"/>
                <w:szCs w:val="24"/>
                <w:lang w:eastAsia="zh-CN"/>
              </w:rPr>
              <w:t>排水设施：</w:t>
            </w:r>
            <w:r>
              <w:rPr>
                <w:rFonts w:hint="eastAsia" w:ascii="宋体" w:hAnsi="宋体" w:eastAsia="宋体" w:cs="宋体"/>
                <w:color w:val="000000"/>
                <w:kern w:val="0"/>
                <w:sz w:val="24"/>
                <w:szCs w:val="24"/>
                <w:lang w:eastAsia="zh-CN"/>
              </w:rPr>
              <w:t>花槽、花坛需有排水装置，有防堵措施；绿地与路面交接处需考虑在低洼处设置排水槽、沟等设施；</w:t>
            </w:r>
            <w:r>
              <w:rPr>
                <w:rFonts w:hint="eastAsia" w:ascii="宋体" w:hAnsi="宋体" w:eastAsia="宋体" w:cs="宋体"/>
                <w:b/>
                <w:color w:val="000000"/>
                <w:kern w:val="0"/>
                <w:sz w:val="24"/>
                <w:szCs w:val="24"/>
                <w:lang w:eastAsia="zh-CN"/>
              </w:rPr>
              <w:t>绿化边角：</w:t>
            </w:r>
            <w:r>
              <w:rPr>
                <w:rFonts w:hint="eastAsia" w:ascii="宋体" w:hAnsi="宋体" w:eastAsia="宋体" w:cs="宋体"/>
                <w:color w:val="000000"/>
                <w:kern w:val="0"/>
                <w:sz w:val="24"/>
                <w:szCs w:val="24"/>
                <w:lang w:eastAsia="zh-CN"/>
              </w:rPr>
              <w:t>绿地平面应低于道路平面，绿地平行或高于道路平面或者坡地时交接处沟槽排水界面；</w:t>
            </w:r>
            <w:r>
              <w:rPr>
                <w:rFonts w:hint="eastAsia" w:ascii="宋体" w:hAnsi="宋体" w:eastAsia="宋体" w:cs="宋体"/>
                <w:b/>
                <w:color w:val="000000"/>
                <w:kern w:val="0"/>
                <w:sz w:val="24"/>
                <w:szCs w:val="24"/>
                <w:lang w:eastAsia="zh-CN"/>
              </w:rPr>
              <w:t>地面铺装：</w:t>
            </w:r>
            <w:r>
              <w:rPr>
                <w:rFonts w:hint="eastAsia" w:ascii="宋体" w:hAnsi="宋体" w:eastAsia="宋体" w:cs="宋体"/>
                <w:color w:val="000000"/>
                <w:kern w:val="0"/>
                <w:sz w:val="24"/>
                <w:szCs w:val="24"/>
                <w:lang w:eastAsia="zh-CN"/>
              </w:rPr>
              <w:t>小区内道路平整，陶板砖铺设整齐，无松翘，分界处层次清晰，集水井分布合理，无积水现象；</w:t>
            </w:r>
          </w:p>
        </w:tc>
      </w:tr>
      <w:tr w14:paraId="44B7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986" w:type="dxa"/>
            <w:tcBorders>
              <w:top w:val="single" w:color="auto" w:sz="4" w:space="0"/>
              <w:bottom w:val="single" w:color="auto" w:sz="4" w:space="0"/>
            </w:tcBorders>
          </w:tcPr>
          <w:p w14:paraId="25C5EF7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清洁设施</w:t>
            </w:r>
          </w:p>
        </w:tc>
        <w:tc>
          <w:tcPr>
            <w:tcW w:w="7336" w:type="dxa"/>
            <w:tcBorders>
              <w:top w:val="single" w:color="auto" w:sz="4" w:space="0"/>
              <w:bottom w:val="single" w:color="auto" w:sz="4" w:space="0"/>
            </w:tcBorders>
          </w:tcPr>
          <w:p w14:paraId="269EFCF5">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垃圾转运站/点：</w:t>
            </w:r>
            <w:r>
              <w:rPr>
                <w:rFonts w:hint="eastAsia" w:ascii="宋体" w:hAnsi="宋体" w:eastAsia="宋体" w:cs="宋体"/>
                <w:color w:val="000000"/>
                <w:kern w:val="0"/>
                <w:sz w:val="24"/>
                <w:szCs w:val="24"/>
                <w:lang w:eastAsia="zh-CN"/>
              </w:rPr>
              <w:t>位置、面积、数量符合规划报建指标；建造标准能确保正常使用；电梯厅有果皮箱；地下车库有果皮箱及清洁水源，水源处需设置排水、考虑防水；</w:t>
            </w:r>
          </w:p>
        </w:tc>
      </w:tr>
      <w:tr w14:paraId="7420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6" w:hRule="atLeast"/>
        </w:trPr>
        <w:tc>
          <w:tcPr>
            <w:tcW w:w="1986" w:type="dxa"/>
            <w:tcBorders>
              <w:top w:val="single" w:color="auto" w:sz="4" w:space="0"/>
              <w:bottom w:val="single" w:color="auto" w:sz="4" w:space="0"/>
            </w:tcBorders>
          </w:tcPr>
          <w:p w14:paraId="24314FEE">
            <w:pPr>
              <w:autoSpaceDE w:val="0"/>
              <w:autoSpaceDN w:val="0"/>
              <w:adjustRightInd w:val="0"/>
              <w:jc w:val="left"/>
              <w:rPr>
                <w:rFonts w:ascii="宋体" w:hAnsi="宋体" w:eastAsia="宋体" w:cs="宋体"/>
                <w:b/>
                <w:color w:val="000000"/>
                <w:kern w:val="0"/>
                <w:sz w:val="24"/>
                <w:szCs w:val="24"/>
                <w:lang w:eastAsia="zh-CN"/>
              </w:rPr>
            </w:pPr>
          </w:p>
          <w:p w14:paraId="39721312">
            <w:pPr>
              <w:autoSpaceDE w:val="0"/>
              <w:autoSpaceDN w:val="0"/>
              <w:adjustRightInd w:val="0"/>
              <w:jc w:val="left"/>
              <w:rPr>
                <w:rFonts w:ascii="宋体" w:hAnsi="宋体" w:eastAsia="宋体" w:cs="宋体"/>
                <w:b/>
                <w:color w:val="000000"/>
                <w:kern w:val="0"/>
                <w:sz w:val="24"/>
                <w:szCs w:val="24"/>
                <w:lang w:eastAsia="zh-CN"/>
              </w:rPr>
            </w:pPr>
          </w:p>
          <w:p w14:paraId="0392381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景观设施</w:t>
            </w:r>
          </w:p>
        </w:tc>
        <w:tc>
          <w:tcPr>
            <w:tcW w:w="7336" w:type="dxa"/>
            <w:tcBorders>
              <w:top w:val="single" w:color="auto" w:sz="4" w:space="0"/>
              <w:bottom w:val="single" w:color="auto" w:sz="4" w:space="0"/>
            </w:tcBorders>
          </w:tcPr>
          <w:p w14:paraId="09F14023">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水景观配置：</w:t>
            </w:r>
            <w:r>
              <w:rPr>
                <w:rFonts w:hint="eastAsia" w:ascii="宋体" w:hAnsi="宋体" w:eastAsia="宋体" w:cs="宋体"/>
                <w:color w:val="000000"/>
                <w:kern w:val="0"/>
                <w:sz w:val="24"/>
                <w:szCs w:val="24"/>
                <w:lang w:eastAsia="zh-CN"/>
              </w:rPr>
              <w:t>临靠水系的通道必须有防止跌落的措施；设计在商铺周边的水景应有防跌落的措施；小区内的自然河、湖及水深超过90cm的人工水景，岸边配置救生圈或救生杆等救生器材；岸边不应有陡坡，不应有果树；观景平台及有跌落可能的位置必须有护栏；水景水池如采用自来水作为补充水时，应采取防止回流污染的措施；喷泉及水景用水应循环使用；</w:t>
            </w:r>
            <w:r>
              <w:rPr>
                <w:rFonts w:hint="eastAsia" w:ascii="宋体" w:hAnsi="宋体" w:eastAsia="宋体" w:cs="宋体"/>
                <w:b/>
                <w:color w:val="000000"/>
                <w:kern w:val="0"/>
                <w:sz w:val="24"/>
                <w:szCs w:val="24"/>
                <w:lang w:eastAsia="zh-CN"/>
              </w:rPr>
              <w:t>观赏性小品：</w:t>
            </w:r>
            <w:r>
              <w:rPr>
                <w:rFonts w:hint="eastAsia" w:ascii="宋体" w:hAnsi="宋体" w:eastAsia="宋体" w:cs="宋体"/>
                <w:color w:val="000000"/>
                <w:kern w:val="0"/>
                <w:sz w:val="24"/>
                <w:szCs w:val="24"/>
                <w:lang w:eastAsia="zh-CN"/>
              </w:rPr>
              <w:t>观赏性小品在低于1.8米的部位无计尖、刺、利刃形状，观赏性小品安装牢固；</w:t>
            </w:r>
          </w:p>
        </w:tc>
      </w:tr>
      <w:tr w14:paraId="1103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1" w:hRule="atLeast"/>
        </w:trPr>
        <w:tc>
          <w:tcPr>
            <w:tcW w:w="1986" w:type="dxa"/>
            <w:tcBorders>
              <w:top w:val="single" w:color="auto" w:sz="4" w:space="0"/>
              <w:bottom w:val="single" w:color="auto" w:sz="4" w:space="0"/>
            </w:tcBorders>
          </w:tcPr>
          <w:p w14:paraId="7DBE39EE">
            <w:pPr>
              <w:autoSpaceDE w:val="0"/>
              <w:autoSpaceDN w:val="0"/>
              <w:adjustRightInd w:val="0"/>
              <w:jc w:val="left"/>
              <w:rPr>
                <w:rFonts w:ascii="宋体" w:hAnsi="宋体" w:eastAsia="宋体" w:cs="宋体"/>
                <w:b/>
                <w:color w:val="000000"/>
                <w:kern w:val="0"/>
                <w:sz w:val="24"/>
                <w:szCs w:val="24"/>
                <w:lang w:eastAsia="zh-CN"/>
              </w:rPr>
            </w:pPr>
          </w:p>
          <w:p w14:paraId="3820561E">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小区标识</w:t>
            </w:r>
          </w:p>
        </w:tc>
        <w:tc>
          <w:tcPr>
            <w:tcW w:w="7336" w:type="dxa"/>
            <w:tcBorders>
              <w:top w:val="single" w:color="auto" w:sz="4" w:space="0"/>
              <w:bottom w:val="single" w:color="auto" w:sz="4" w:space="0"/>
            </w:tcBorders>
          </w:tcPr>
          <w:p w14:paraId="02F0DFFC">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color w:val="000000"/>
                <w:kern w:val="0"/>
                <w:sz w:val="24"/>
                <w:szCs w:val="24"/>
                <w:lang w:eastAsia="zh-CN"/>
              </w:rPr>
              <w:t>小区内向业主展示的各种标识标牌，包括大门标识、楼栋、商铺及门牌标识、道路标识、休闲设施和休闲场地的标识及使用须知、物业服务设施和服务场地的标识、社区文化牌、车库标识等指示标向正确；</w:t>
            </w:r>
          </w:p>
        </w:tc>
      </w:tr>
      <w:tr w14:paraId="6CD3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trPr>
        <w:tc>
          <w:tcPr>
            <w:tcW w:w="1986" w:type="dxa"/>
            <w:tcBorders>
              <w:top w:val="single" w:color="auto" w:sz="4" w:space="0"/>
              <w:bottom w:val="single" w:color="auto" w:sz="4" w:space="0"/>
            </w:tcBorders>
          </w:tcPr>
          <w:p w14:paraId="56D4B161">
            <w:pPr>
              <w:autoSpaceDE w:val="0"/>
              <w:autoSpaceDN w:val="0"/>
              <w:adjustRightInd w:val="0"/>
              <w:jc w:val="left"/>
              <w:rPr>
                <w:rFonts w:ascii="宋体" w:hAnsi="宋体" w:eastAsia="宋体" w:cs="宋体"/>
                <w:b/>
                <w:color w:val="000000"/>
                <w:kern w:val="0"/>
                <w:sz w:val="24"/>
                <w:szCs w:val="24"/>
                <w:lang w:eastAsia="zh-CN"/>
              </w:rPr>
            </w:pPr>
          </w:p>
          <w:p w14:paraId="4F02B73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其它配套用房（如有）</w:t>
            </w:r>
          </w:p>
        </w:tc>
        <w:tc>
          <w:tcPr>
            <w:tcW w:w="7336" w:type="dxa"/>
            <w:tcBorders>
              <w:top w:val="single" w:color="auto" w:sz="4" w:space="0"/>
              <w:bottom w:val="single" w:color="auto" w:sz="4" w:space="0"/>
            </w:tcBorders>
          </w:tcPr>
          <w:p w14:paraId="5C91D04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居委会用房、公共卫生间、社区卫生服务站等配套用房的位置，面积符合规划报建指标，建造标准符合设计要求；</w:t>
            </w:r>
          </w:p>
        </w:tc>
      </w:tr>
      <w:tr w14:paraId="3E6C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tLeast"/>
        </w:trPr>
        <w:tc>
          <w:tcPr>
            <w:tcW w:w="1986" w:type="dxa"/>
            <w:tcBorders>
              <w:top w:val="single" w:color="auto" w:sz="4" w:space="0"/>
              <w:bottom w:val="single" w:color="auto" w:sz="4" w:space="0"/>
            </w:tcBorders>
          </w:tcPr>
          <w:p w14:paraId="76FFBF46">
            <w:pPr>
              <w:autoSpaceDE w:val="0"/>
              <w:autoSpaceDN w:val="0"/>
              <w:adjustRightInd w:val="0"/>
              <w:jc w:val="left"/>
              <w:rPr>
                <w:rFonts w:ascii="宋体" w:hAnsi="宋体" w:eastAsia="宋体" w:cs="宋体"/>
                <w:b/>
                <w:color w:val="000000"/>
                <w:kern w:val="0"/>
                <w:sz w:val="24"/>
                <w:szCs w:val="24"/>
                <w:highlight w:val="green"/>
                <w:lang w:eastAsia="zh-CN"/>
              </w:rPr>
            </w:pPr>
          </w:p>
          <w:p w14:paraId="7504FADA">
            <w:pPr>
              <w:autoSpaceDE w:val="0"/>
              <w:autoSpaceDN w:val="0"/>
              <w:adjustRightInd w:val="0"/>
              <w:jc w:val="left"/>
              <w:rPr>
                <w:rFonts w:ascii="宋体" w:hAnsi="宋体" w:eastAsia="宋体" w:cs="宋体"/>
                <w:b/>
                <w:color w:val="000000"/>
                <w:kern w:val="0"/>
                <w:sz w:val="24"/>
                <w:szCs w:val="24"/>
                <w:highlight w:val="green"/>
                <w:lang w:eastAsia="zh-CN"/>
              </w:rPr>
            </w:pPr>
          </w:p>
          <w:p w14:paraId="7749CE5D">
            <w:pPr>
              <w:autoSpaceDE w:val="0"/>
              <w:autoSpaceDN w:val="0"/>
              <w:adjustRightInd w:val="0"/>
              <w:jc w:val="left"/>
              <w:rPr>
                <w:rFonts w:ascii="宋体" w:hAnsi="宋体" w:eastAsia="宋体" w:cs="宋体"/>
                <w:b/>
                <w:color w:val="000000"/>
                <w:kern w:val="0"/>
                <w:sz w:val="24"/>
                <w:szCs w:val="24"/>
                <w:highlight w:val="green"/>
                <w:lang w:eastAsia="zh-CN"/>
              </w:rPr>
            </w:pPr>
          </w:p>
          <w:p w14:paraId="4E34A67C">
            <w:pPr>
              <w:autoSpaceDE w:val="0"/>
              <w:autoSpaceDN w:val="0"/>
              <w:adjustRightInd w:val="0"/>
              <w:jc w:val="left"/>
              <w:rPr>
                <w:rFonts w:ascii="宋体" w:hAnsi="宋体" w:eastAsia="宋体" w:cs="宋体"/>
                <w:b/>
                <w:color w:val="000000"/>
                <w:kern w:val="0"/>
                <w:sz w:val="24"/>
                <w:szCs w:val="24"/>
                <w:highlight w:val="green"/>
                <w:lang w:eastAsia="zh-CN"/>
              </w:rPr>
            </w:pPr>
          </w:p>
          <w:p w14:paraId="3A6CAF8A">
            <w:pPr>
              <w:autoSpaceDE w:val="0"/>
              <w:autoSpaceDN w:val="0"/>
              <w:adjustRightInd w:val="0"/>
              <w:jc w:val="left"/>
              <w:rPr>
                <w:rFonts w:ascii="宋体" w:hAnsi="宋体" w:eastAsia="宋体" w:cs="宋体"/>
                <w:b/>
                <w:color w:val="000000"/>
                <w:kern w:val="0"/>
                <w:sz w:val="24"/>
                <w:szCs w:val="24"/>
                <w:highlight w:val="green"/>
                <w:lang w:eastAsia="zh-CN"/>
              </w:rPr>
            </w:pPr>
          </w:p>
          <w:p w14:paraId="59DCD176">
            <w:pPr>
              <w:autoSpaceDE w:val="0"/>
              <w:autoSpaceDN w:val="0"/>
              <w:adjustRightInd w:val="0"/>
              <w:jc w:val="left"/>
              <w:rPr>
                <w:rFonts w:ascii="宋体" w:hAnsi="宋体" w:eastAsia="宋体" w:cs="宋体"/>
                <w:b/>
                <w:color w:val="000000"/>
                <w:kern w:val="0"/>
                <w:sz w:val="24"/>
                <w:szCs w:val="24"/>
                <w:highlight w:val="green"/>
                <w:lang w:eastAsia="zh-CN"/>
              </w:rPr>
            </w:pPr>
          </w:p>
          <w:p w14:paraId="583B9208">
            <w:pPr>
              <w:autoSpaceDE w:val="0"/>
              <w:autoSpaceDN w:val="0"/>
              <w:adjustRightInd w:val="0"/>
              <w:jc w:val="left"/>
              <w:rPr>
                <w:rFonts w:ascii="宋体" w:hAnsi="宋体" w:eastAsia="宋体" w:cs="宋体"/>
                <w:b/>
                <w:color w:val="000000"/>
                <w:kern w:val="0"/>
                <w:sz w:val="24"/>
                <w:szCs w:val="24"/>
                <w:highlight w:val="green"/>
                <w:lang w:eastAsia="en-US"/>
              </w:rPr>
            </w:pPr>
            <w:r>
              <w:rPr>
                <w:rFonts w:hint="eastAsia" w:ascii="宋体" w:hAnsi="宋体" w:eastAsia="宋体" w:cs="宋体"/>
                <w:b/>
                <w:color w:val="000000"/>
                <w:kern w:val="0"/>
                <w:sz w:val="24"/>
                <w:szCs w:val="24"/>
                <w:lang w:eastAsia="en-US"/>
              </w:rPr>
              <w:t>户内清洁</w:t>
            </w:r>
          </w:p>
        </w:tc>
        <w:tc>
          <w:tcPr>
            <w:tcW w:w="7336" w:type="dxa"/>
            <w:tcBorders>
              <w:top w:val="single" w:color="auto" w:sz="4" w:space="0"/>
              <w:bottom w:val="single" w:color="auto" w:sz="4" w:space="0"/>
            </w:tcBorders>
          </w:tcPr>
          <w:p w14:paraId="3146711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入户门、门框：</w:t>
            </w:r>
            <w:r>
              <w:rPr>
                <w:rFonts w:hint="eastAsia" w:ascii="宋体" w:hAnsi="宋体" w:eastAsia="宋体" w:cs="宋体"/>
                <w:color w:val="000000"/>
                <w:kern w:val="0"/>
                <w:sz w:val="24"/>
                <w:szCs w:val="24"/>
                <w:lang w:eastAsia="zh-CN"/>
              </w:rPr>
              <w:t>门和门框上无水泥和乳胶漆污染，无灰尘、无污迹，门框根部无水泥和乳胶漆的污染；</w:t>
            </w:r>
            <w:r>
              <w:rPr>
                <w:rFonts w:hint="eastAsia" w:ascii="宋体" w:hAnsi="宋体" w:eastAsia="宋体" w:cs="宋体"/>
                <w:b/>
                <w:color w:val="000000"/>
                <w:kern w:val="0"/>
                <w:sz w:val="24"/>
                <w:szCs w:val="24"/>
                <w:lang w:eastAsia="zh-CN"/>
              </w:rPr>
              <w:t>地面：</w:t>
            </w:r>
            <w:r>
              <w:rPr>
                <w:rFonts w:hint="eastAsia" w:ascii="宋体" w:hAnsi="宋体" w:eastAsia="宋体" w:cs="宋体"/>
                <w:color w:val="000000"/>
                <w:kern w:val="0"/>
                <w:sz w:val="24"/>
                <w:szCs w:val="24"/>
                <w:lang w:eastAsia="zh-CN"/>
              </w:rPr>
              <w:t>无水泥、白灰块和乳胶漆污染，砖的拼缝处无水泥污染，地面无灰尘、无污迹，大理石纹理清晰，无水泥和乳胶漆污染；</w:t>
            </w:r>
            <w:r>
              <w:rPr>
                <w:rFonts w:hint="eastAsia" w:ascii="宋体" w:hAnsi="宋体" w:eastAsia="宋体" w:cs="宋体"/>
                <w:b/>
                <w:color w:val="000000"/>
                <w:kern w:val="0"/>
                <w:sz w:val="24"/>
                <w:szCs w:val="24"/>
                <w:lang w:eastAsia="zh-CN"/>
              </w:rPr>
              <w:t>墙面：</w:t>
            </w:r>
            <w:r>
              <w:rPr>
                <w:rFonts w:hint="eastAsia" w:ascii="宋体" w:hAnsi="宋体" w:eastAsia="宋体" w:cs="宋体"/>
                <w:color w:val="000000"/>
                <w:kern w:val="0"/>
                <w:sz w:val="24"/>
                <w:szCs w:val="24"/>
                <w:lang w:eastAsia="zh-CN"/>
              </w:rPr>
              <w:t>无水泥和乳胶漆污染，砖的拼缝处无水泥污染；马赛克界面清晰无水泥和乳胶漆污染，墙面无灰尘、无污迹、无乳胶漆的污染；</w:t>
            </w:r>
            <w:r>
              <w:rPr>
                <w:rFonts w:hint="eastAsia" w:ascii="宋体" w:hAnsi="宋体" w:eastAsia="宋体" w:cs="宋体"/>
                <w:b/>
                <w:color w:val="000000"/>
                <w:kern w:val="0"/>
                <w:sz w:val="24"/>
                <w:szCs w:val="24"/>
                <w:lang w:eastAsia="zh-CN"/>
              </w:rPr>
              <w:t>外围窗框、玻璃：</w:t>
            </w:r>
            <w:r>
              <w:rPr>
                <w:rFonts w:hint="eastAsia" w:ascii="宋体" w:hAnsi="宋体" w:eastAsia="宋体" w:cs="宋体"/>
                <w:color w:val="000000"/>
                <w:kern w:val="0"/>
                <w:sz w:val="24"/>
                <w:szCs w:val="24"/>
                <w:lang w:eastAsia="zh-CN"/>
              </w:rPr>
              <w:t>窗框内玻璃干净光亮、无水泥、无污迹、无水迹和乳胶漆的污染；窗框与墙面和地面相接的地方无水泥和乳胶漆污染；各相交界面清洁，窗框滑槽内无乳胶和水泥污染、无杂物，护窗栏杆上无水泥和乳胶漆污染；</w:t>
            </w:r>
            <w:r>
              <w:rPr>
                <w:rFonts w:hint="eastAsia" w:ascii="宋体" w:hAnsi="宋体" w:eastAsia="宋体" w:cs="宋体"/>
                <w:b/>
                <w:color w:val="000000"/>
                <w:kern w:val="0"/>
                <w:sz w:val="24"/>
                <w:szCs w:val="24"/>
                <w:lang w:eastAsia="zh-CN"/>
              </w:rPr>
              <w:t>设备：</w:t>
            </w:r>
            <w:r>
              <w:rPr>
                <w:rFonts w:hint="eastAsia" w:ascii="宋体" w:hAnsi="宋体" w:eastAsia="宋体" w:cs="宋体"/>
                <w:color w:val="000000"/>
                <w:kern w:val="0"/>
                <w:sz w:val="24"/>
                <w:szCs w:val="24"/>
                <w:lang w:eastAsia="zh-CN"/>
              </w:rPr>
              <w:t>设备外观无乳胶漆和任何胶的污染；（包括：设备包装有损坏要对包装进行封闭及拆除）；设备无任何水泥污染、无灰尘、无污迹；</w:t>
            </w:r>
            <w:r>
              <w:rPr>
                <w:rFonts w:hint="eastAsia" w:ascii="宋体" w:hAnsi="宋体" w:eastAsia="宋体" w:cs="宋体"/>
                <w:b/>
                <w:color w:val="000000"/>
                <w:kern w:val="0"/>
                <w:sz w:val="24"/>
                <w:szCs w:val="24"/>
                <w:lang w:eastAsia="zh-CN"/>
              </w:rPr>
              <w:t>灯口、排风口：</w:t>
            </w:r>
            <w:r>
              <w:rPr>
                <w:rFonts w:hint="eastAsia" w:ascii="宋体" w:hAnsi="宋体" w:eastAsia="宋体" w:cs="宋体"/>
                <w:color w:val="000000"/>
                <w:kern w:val="0"/>
                <w:sz w:val="24"/>
                <w:szCs w:val="24"/>
                <w:lang w:eastAsia="zh-CN"/>
              </w:rPr>
              <w:t>无灰尘、无涂料、无漆点、无污迹；</w:t>
            </w:r>
            <w:r>
              <w:rPr>
                <w:rFonts w:hint="eastAsia" w:ascii="宋体" w:hAnsi="宋体" w:eastAsia="宋体" w:cs="宋体"/>
                <w:b/>
                <w:color w:val="000000"/>
                <w:kern w:val="0"/>
                <w:sz w:val="24"/>
                <w:szCs w:val="24"/>
                <w:lang w:eastAsia="zh-CN"/>
              </w:rPr>
              <w:t>楼梯：</w:t>
            </w:r>
            <w:r>
              <w:rPr>
                <w:rFonts w:hint="eastAsia" w:ascii="宋体" w:hAnsi="宋体" w:eastAsia="宋体" w:cs="宋体"/>
                <w:color w:val="000000"/>
                <w:kern w:val="0"/>
                <w:sz w:val="24"/>
                <w:szCs w:val="24"/>
                <w:lang w:eastAsia="zh-CN"/>
              </w:rPr>
              <w:t>扶手光泽、铁艺无灰尘、无污迹，镜子无水迹手印；</w:t>
            </w:r>
            <w:r>
              <w:rPr>
                <w:rFonts w:hint="eastAsia" w:ascii="宋体" w:hAnsi="宋体" w:eastAsia="宋体" w:cs="宋体"/>
                <w:b/>
                <w:color w:val="000000"/>
                <w:kern w:val="0"/>
                <w:sz w:val="24"/>
                <w:szCs w:val="24"/>
                <w:lang w:eastAsia="zh-CN"/>
              </w:rPr>
              <w:t>楼梯间、露台、铁艺栏杆、门前入户小道：</w:t>
            </w:r>
            <w:r>
              <w:rPr>
                <w:rFonts w:hint="eastAsia" w:ascii="宋体" w:hAnsi="宋体" w:eastAsia="宋体" w:cs="宋体"/>
                <w:color w:val="000000"/>
                <w:kern w:val="0"/>
                <w:sz w:val="24"/>
                <w:szCs w:val="24"/>
                <w:lang w:eastAsia="zh-CN"/>
              </w:rPr>
              <w:t>无灰尘、无涂料、无胶漆污染、视野干净无杂物</w:t>
            </w:r>
            <w:r>
              <w:rPr>
                <w:rFonts w:hint="eastAsia" w:ascii="宋体" w:hAnsi="宋体" w:eastAsia="宋体" w:cs="宋体"/>
                <w:b/>
                <w:color w:val="000000"/>
                <w:kern w:val="0"/>
                <w:sz w:val="24"/>
                <w:szCs w:val="24"/>
                <w:lang w:eastAsia="zh-CN"/>
              </w:rPr>
              <w:t>；户内按钮、面板、管道、配电柜、分集水器箱、扶手、把手：</w:t>
            </w:r>
            <w:r>
              <w:rPr>
                <w:rFonts w:hint="eastAsia" w:ascii="宋体" w:hAnsi="宋体" w:eastAsia="宋体" w:cs="宋体"/>
                <w:color w:val="000000"/>
                <w:kern w:val="0"/>
                <w:sz w:val="24"/>
                <w:szCs w:val="24"/>
                <w:lang w:eastAsia="zh-CN"/>
              </w:rPr>
              <w:t>无漆点、涂料、灰尘；</w:t>
            </w:r>
          </w:p>
        </w:tc>
      </w:tr>
      <w:tr w14:paraId="4D43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986" w:type="dxa"/>
            <w:tcBorders>
              <w:top w:val="single" w:color="auto" w:sz="4" w:space="0"/>
              <w:bottom w:val="single" w:color="auto" w:sz="4" w:space="0"/>
            </w:tcBorders>
          </w:tcPr>
          <w:p w14:paraId="15F05F2D">
            <w:pPr>
              <w:autoSpaceDE w:val="0"/>
              <w:autoSpaceDN w:val="0"/>
              <w:adjustRightInd w:val="0"/>
              <w:jc w:val="left"/>
              <w:rPr>
                <w:rFonts w:ascii="宋体" w:hAnsi="宋体" w:eastAsia="宋体" w:cs="宋体"/>
                <w:b/>
                <w:color w:val="000000"/>
                <w:kern w:val="0"/>
                <w:sz w:val="24"/>
                <w:szCs w:val="24"/>
                <w:highlight w:val="green"/>
                <w:lang w:eastAsia="zh-CN"/>
              </w:rPr>
            </w:pPr>
          </w:p>
          <w:p w14:paraId="3F092005">
            <w:pPr>
              <w:autoSpaceDE w:val="0"/>
              <w:autoSpaceDN w:val="0"/>
              <w:adjustRightInd w:val="0"/>
              <w:jc w:val="left"/>
              <w:rPr>
                <w:rFonts w:ascii="宋体" w:hAnsi="宋体" w:eastAsia="宋体" w:cs="宋体"/>
                <w:b/>
                <w:color w:val="000000"/>
                <w:kern w:val="0"/>
                <w:sz w:val="24"/>
                <w:szCs w:val="24"/>
                <w:highlight w:val="green"/>
                <w:lang w:eastAsia="zh-CN"/>
              </w:rPr>
            </w:pPr>
          </w:p>
          <w:p w14:paraId="3D2EFE48">
            <w:pPr>
              <w:autoSpaceDE w:val="0"/>
              <w:autoSpaceDN w:val="0"/>
              <w:adjustRightInd w:val="0"/>
              <w:jc w:val="left"/>
              <w:rPr>
                <w:rFonts w:ascii="宋体" w:hAnsi="宋体" w:eastAsia="宋体" w:cs="宋体"/>
                <w:b/>
                <w:color w:val="000000"/>
                <w:kern w:val="0"/>
                <w:sz w:val="24"/>
                <w:szCs w:val="24"/>
                <w:highlight w:val="green"/>
                <w:lang w:eastAsia="zh-CN"/>
              </w:rPr>
            </w:pPr>
          </w:p>
          <w:p w14:paraId="2AE9F761">
            <w:pPr>
              <w:autoSpaceDE w:val="0"/>
              <w:autoSpaceDN w:val="0"/>
              <w:adjustRightInd w:val="0"/>
              <w:jc w:val="left"/>
              <w:rPr>
                <w:rFonts w:ascii="宋体" w:hAnsi="宋体" w:eastAsia="宋体" w:cs="宋体"/>
                <w:b/>
                <w:color w:val="000000"/>
                <w:kern w:val="0"/>
                <w:sz w:val="24"/>
                <w:szCs w:val="24"/>
                <w:highlight w:val="green"/>
                <w:lang w:eastAsia="zh-CN"/>
              </w:rPr>
            </w:pPr>
          </w:p>
          <w:p w14:paraId="4BEEB55D">
            <w:pPr>
              <w:autoSpaceDE w:val="0"/>
              <w:autoSpaceDN w:val="0"/>
              <w:adjustRightInd w:val="0"/>
              <w:jc w:val="left"/>
              <w:rPr>
                <w:rFonts w:ascii="宋体" w:hAnsi="宋体" w:eastAsia="宋体" w:cs="宋体"/>
                <w:b/>
                <w:color w:val="000000"/>
                <w:kern w:val="0"/>
                <w:sz w:val="24"/>
                <w:szCs w:val="24"/>
                <w:highlight w:val="green"/>
                <w:lang w:eastAsia="zh-CN"/>
              </w:rPr>
            </w:pPr>
          </w:p>
          <w:p w14:paraId="45A187E0">
            <w:pPr>
              <w:autoSpaceDE w:val="0"/>
              <w:autoSpaceDN w:val="0"/>
              <w:adjustRightInd w:val="0"/>
              <w:jc w:val="left"/>
              <w:rPr>
                <w:rFonts w:ascii="宋体" w:hAnsi="宋体" w:eastAsia="宋体" w:cs="宋体"/>
                <w:b/>
                <w:color w:val="000000"/>
                <w:kern w:val="0"/>
                <w:sz w:val="24"/>
                <w:szCs w:val="24"/>
                <w:highlight w:val="green"/>
                <w:lang w:eastAsia="zh-CN"/>
              </w:rPr>
            </w:pPr>
          </w:p>
          <w:p w14:paraId="0841939F">
            <w:pPr>
              <w:autoSpaceDE w:val="0"/>
              <w:autoSpaceDN w:val="0"/>
              <w:adjustRightInd w:val="0"/>
              <w:jc w:val="left"/>
              <w:rPr>
                <w:rFonts w:ascii="宋体" w:hAnsi="宋体" w:eastAsia="宋体" w:cs="宋体"/>
                <w:b/>
                <w:color w:val="000000"/>
                <w:kern w:val="0"/>
                <w:sz w:val="24"/>
                <w:szCs w:val="24"/>
                <w:highlight w:val="green"/>
                <w:lang w:eastAsia="zh-CN"/>
              </w:rPr>
            </w:pPr>
          </w:p>
          <w:p w14:paraId="3037AA90">
            <w:pPr>
              <w:autoSpaceDE w:val="0"/>
              <w:autoSpaceDN w:val="0"/>
              <w:adjustRightInd w:val="0"/>
              <w:jc w:val="left"/>
              <w:rPr>
                <w:rFonts w:ascii="宋体" w:hAnsi="宋体" w:eastAsia="宋体" w:cs="宋体"/>
                <w:b/>
                <w:color w:val="000000"/>
                <w:kern w:val="0"/>
                <w:sz w:val="24"/>
                <w:szCs w:val="24"/>
                <w:highlight w:val="green"/>
                <w:lang w:eastAsia="zh-CN"/>
              </w:rPr>
            </w:pPr>
          </w:p>
          <w:p w14:paraId="3246E8D8">
            <w:pPr>
              <w:autoSpaceDE w:val="0"/>
              <w:autoSpaceDN w:val="0"/>
              <w:adjustRightInd w:val="0"/>
              <w:jc w:val="left"/>
              <w:rPr>
                <w:rFonts w:ascii="宋体" w:hAnsi="宋体" w:eastAsia="宋体" w:cs="宋体"/>
                <w:b/>
                <w:color w:val="000000"/>
                <w:kern w:val="0"/>
                <w:sz w:val="24"/>
                <w:szCs w:val="24"/>
                <w:highlight w:val="green"/>
                <w:lang w:eastAsia="en-US"/>
              </w:rPr>
            </w:pPr>
            <w:r>
              <w:rPr>
                <w:rFonts w:hint="eastAsia" w:ascii="宋体" w:hAnsi="宋体" w:eastAsia="宋体" w:cs="宋体"/>
                <w:b/>
                <w:color w:val="000000"/>
                <w:kern w:val="0"/>
                <w:sz w:val="24"/>
                <w:szCs w:val="24"/>
                <w:lang w:eastAsia="en-US"/>
              </w:rPr>
              <w:t>公区清洁</w:t>
            </w:r>
          </w:p>
        </w:tc>
        <w:tc>
          <w:tcPr>
            <w:tcW w:w="7336" w:type="dxa"/>
            <w:tcBorders>
              <w:top w:val="single" w:color="auto" w:sz="4" w:space="0"/>
              <w:bottom w:val="single" w:color="auto" w:sz="4" w:space="0"/>
            </w:tcBorders>
          </w:tcPr>
          <w:p w14:paraId="74F0D166">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外墙、瓦面、天沟、门廊、屋檐、雨落管、窗台、外墙上的装饰物和灯具：</w:t>
            </w:r>
            <w:r>
              <w:rPr>
                <w:rFonts w:hint="eastAsia" w:ascii="宋体" w:hAnsi="宋体" w:eastAsia="宋体" w:cs="宋体"/>
                <w:color w:val="000000"/>
                <w:kern w:val="0"/>
                <w:sz w:val="24"/>
                <w:szCs w:val="24"/>
                <w:lang w:eastAsia="zh-CN"/>
              </w:rPr>
              <w:t>无泥土、漆点、涂料、污渍；</w:t>
            </w:r>
            <w:r>
              <w:rPr>
                <w:rFonts w:hint="eastAsia" w:ascii="宋体" w:hAnsi="宋体" w:eastAsia="宋体" w:cs="宋体"/>
                <w:b/>
                <w:color w:val="000000"/>
                <w:kern w:val="0"/>
                <w:sz w:val="24"/>
                <w:szCs w:val="24"/>
                <w:lang w:eastAsia="zh-CN"/>
              </w:rPr>
              <w:t>街（路）面：</w:t>
            </w:r>
            <w:r>
              <w:rPr>
                <w:rFonts w:hint="eastAsia" w:ascii="宋体" w:hAnsi="宋体" w:eastAsia="宋体" w:cs="宋体"/>
                <w:color w:val="000000"/>
                <w:kern w:val="0"/>
                <w:sz w:val="24"/>
                <w:szCs w:val="24"/>
                <w:lang w:eastAsia="zh-CN"/>
              </w:rPr>
              <w:t>路面无垃圾杂物、无粉尘，见纹路；</w:t>
            </w:r>
            <w:r>
              <w:rPr>
                <w:rFonts w:hint="eastAsia" w:ascii="宋体" w:hAnsi="宋体" w:eastAsia="宋体" w:cs="宋体"/>
                <w:b/>
                <w:color w:val="000000"/>
                <w:kern w:val="0"/>
                <w:sz w:val="24"/>
                <w:szCs w:val="24"/>
                <w:lang w:eastAsia="zh-CN"/>
              </w:rPr>
              <w:t>景观照明灯：</w:t>
            </w:r>
            <w:r>
              <w:rPr>
                <w:rFonts w:hint="eastAsia" w:ascii="宋体" w:hAnsi="宋体" w:eastAsia="宋体" w:cs="宋体"/>
                <w:color w:val="000000"/>
                <w:kern w:val="0"/>
                <w:sz w:val="24"/>
                <w:szCs w:val="24"/>
                <w:lang w:eastAsia="zh-CN"/>
              </w:rPr>
              <w:t>无污痕、无蛛网、无蚊虫残骸；</w:t>
            </w:r>
            <w:r>
              <w:rPr>
                <w:rFonts w:hint="eastAsia" w:ascii="宋体" w:hAnsi="宋体" w:eastAsia="宋体" w:cs="宋体"/>
                <w:b/>
                <w:color w:val="000000"/>
                <w:kern w:val="0"/>
                <w:sz w:val="24"/>
                <w:szCs w:val="24"/>
                <w:lang w:eastAsia="zh-CN"/>
              </w:rPr>
              <w:t>地下室：</w:t>
            </w:r>
            <w:r>
              <w:rPr>
                <w:rFonts w:hint="eastAsia" w:ascii="宋体" w:hAnsi="宋体" w:eastAsia="宋体" w:cs="宋体"/>
                <w:color w:val="000000"/>
                <w:kern w:val="0"/>
                <w:sz w:val="24"/>
                <w:szCs w:val="24"/>
                <w:lang w:eastAsia="zh-CN"/>
              </w:rPr>
              <w:t>地面无建渣、无积水、无生活垃圾、排水沟、集水坑内无垃圾、无积水、无异味；</w:t>
            </w:r>
            <w:r>
              <w:rPr>
                <w:rFonts w:hint="eastAsia" w:ascii="宋体" w:hAnsi="宋体" w:eastAsia="宋体" w:cs="宋体"/>
                <w:b/>
                <w:color w:val="000000"/>
                <w:kern w:val="0"/>
                <w:sz w:val="24"/>
                <w:szCs w:val="24"/>
                <w:lang w:eastAsia="zh-CN"/>
              </w:rPr>
              <w:t>绿化带：</w:t>
            </w:r>
            <w:r>
              <w:rPr>
                <w:rFonts w:hint="eastAsia" w:ascii="宋体" w:hAnsi="宋体" w:eastAsia="宋体" w:cs="宋体"/>
                <w:color w:val="000000"/>
                <w:kern w:val="0"/>
                <w:sz w:val="24"/>
                <w:szCs w:val="24"/>
                <w:lang w:eastAsia="zh-CN"/>
              </w:rPr>
              <w:t>绿化带围栏（铁艺）无污渍、无蛛网，绿化带无果皮烟头纸屑；</w:t>
            </w:r>
            <w:r>
              <w:rPr>
                <w:rFonts w:hint="eastAsia" w:ascii="宋体" w:hAnsi="宋体" w:eastAsia="宋体" w:cs="宋体"/>
                <w:b/>
                <w:color w:val="000000"/>
                <w:kern w:val="0"/>
                <w:sz w:val="24"/>
                <w:szCs w:val="24"/>
                <w:lang w:eastAsia="zh-CN"/>
              </w:rPr>
              <w:t>园区大理石地面：</w:t>
            </w:r>
            <w:r>
              <w:rPr>
                <w:rFonts w:hint="eastAsia" w:ascii="宋体" w:hAnsi="宋体" w:eastAsia="宋体" w:cs="宋体"/>
                <w:color w:val="000000"/>
                <w:kern w:val="0"/>
                <w:sz w:val="24"/>
                <w:szCs w:val="24"/>
                <w:lang w:eastAsia="zh-CN"/>
              </w:rPr>
              <w:t>无水迹、无污迹、无水泥垢；</w:t>
            </w:r>
            <w:r>
              <w:rPr>
                <w:rFonts w:hint="eastAsia" w:ascii="宋体" w:hAnsi="宋体" w:eastAsia="宋体" w:cs="宋体"/>
                <w:b/>
                <w:color w:val="000000"/>
                <w:kern w:val="0"/>
                <w:sz w:val="24"/>
                <w:szCs w:val="24"/>
                <w:lang w:eastAsia="zh-CN"/>
              </w:rPr>
              <w:t>铁门、栏杆：</w:t>
            </w:r>
            <w:r>
              <w:rPr>
                <w:rFonts w:hint="eastAsia" w:ascii="宋体" w:hAnsi="宋体" w:eastAsia="宋体" w:cs="宋体"/>
                <w:color w:val="000000"/>
                <w:kern w:val="0"/>
                <w:sz w:val="24"/>
                <w:szCs w:val="24"/>
                <w:lang w:eastAsia="zh-CN"/>
              </w:rPr>
              <w:t>无尘、无污痕、见低纹；</w:t>
            </w:r>
            <w:r>
              <w:rPr>
                <w:rFonts w:hint="eastAsia" w:ascii="宋体" w:hAnsi="宋体" w:eastAsia="宋体" w:cs="宋体"/>
                <w:b/>
                <w:color w:val="000000"/>
                <w:kern w:val="0"/>
                <w:sz w:val="24"/>
                <w:szCs w:val="24"/>
                <w:lang w:eastAsia="zh-CN"/>
              </w:rPr>
              <w:t>水景水体：</w:t>
            </w:r>
            <w:r>
              <w:rPr>
                <w:rFonts w:hint="eastAsia" w:ascii="宋体" w:hAnsi="宋体" w:eastAsia="宋体" w:cs="宋体"/>
                <w:color w:val="000000"/>
                <w:kern w:val="0"/>
                <w:sz w:val="24"/>
                <w:szCs w:val="24"/>
                <w:lang w:eastAsia="zh-CN"/>
              </w:rPr>
              <w:t>无漂浮物、见底清、无异味；</w:t>
            </w:r>
            <w:r>
              <w:rPr>
                <w:rFonts w:hint="eastAsia" w:ascii="宋体" w:hAnsi="宋体" w:eastAsia="宋体" w:cs="宋体"/>
                <w:b/>
                <w:color w:val="000000"/>
                <w:kern w:val="0"/>
                <w:sz w:val="24"/>
                <w:szCs w:val="24"/>
                <w:lang w:eastAsia="zh-CN"/>
              </w:rPr>
              <w:t>排水沟盖：</w:t>
            </w:r>
            <w:r>
              <w:rPr>
                <w:rFonts w:hint="eastAsia" w:ascii="宋体" w:hAnsi="宋体" w:eastAsia="宋体" w:cs="宋体"/>
                <w:color w:val="000000"/>
                <w:kern w:val="0"/>
                <w:sz w:val="24"/>
                <w:szCs w:val="24"/>
                <w:lang w:eastAsia="zh-CN"/>
              </w:rPr>
              <w:t>无痰迹、无果屑、无烟头等；</w:t>
            </w:r>
            <w:r>
              <w:rPr>
                <w:rFonts w:hint="eastAsia" w:ascii="宋体" w:hAnsi="宋体" w:eastAsia="宋体" w:cs="宋体"/>
                <w:b/>
                <w:color w:val="000000"/>
                <w:kern w:val="0"/>
                <w:sz w:val="24"/>
                <w:szCs w:val="24"/>
                <w:lang w:eastAsia="zh-CN"/>
              </w:rPr>
              <w:t>标识牌、路标：</w:t>
            </w:r>
            <w:r>
              <w:rPr>
                <w:rFonts w:hint="eastAsia" w:ascii="宋体" w:hAnsi="宋体" w:eastAsia="宋体" w:cs="宋体"/>
                <w:color w:val="000000"/>
                <w:kern w:val="0"/>
                <w:sz w:val="24"/>
                <w:szCs w:val="24"/>
                <w:lang w:eastAsia="zh-CN"/>
              </w:rPr>
              <w:t>无尘、无污迹、见底色图案；</w:t>
            </w:r>
            <w:r>
              <w:rPr>
                <w:rFonts w:hint="eastAsia" w:ascii="宋体" w:hAnsi="宋体" w:eastAsia="宋体" w:cs="宋体"/>
                <w:b/>
                <w:color w:val="000000"/>
                <w:kern w:val="0"/>
                <w:sz w:val="24"/>
                <w:szCs w:val="24"/>
                <w:lang w:eastAsia="zh-CN"/>
              </w:rPr>
              <w:t>围墙墙面：</w:t>
            </w:r>
            <w:r>
              <w:rPr>
                <w:rFonts w:hint="eastAsia" w:ascii="宋体" w:hAnsi="宋体" w:eastAsia="宋体" w:cs="宋体"/>
                <w:color w:val="000000"/>
                <w:kern w:val="0"/>
                <w:sz w:val="24"/>
                <w:szCs w:val="24"/>
                <w:lang w:eastAsia="zh-CN"/>
              </w:rPr>
              <w:t>无尘、无水迹污渍；</w:t>
            </w:r>
            <w:r>
              <w:rPr>
                <w:rFonts w:hint="eastAsia" w:ascii="宋体" w:hAnsi="宋体" w:eastAsia="宋体" w:cs="宋体"/>
                <w:b/>
                <w:color w:val="000000"/>
                <w:kern w:val="0"/>
                <w:sz w:val="24"/>
                <w:szCs w:val="24"/>
                <w:lang w:eastAsia="zh-CN"/>
              </w:rPr>
              <w:t>垃圾桶：</w:t>
            </w:r>
            <w:r>
              <w:rPr>
                <w:rFonts w:hint="eastAsia" w:ascii="宋体" w:hAnsi="宋体" w:eastAsia="宋体" w:cs="宋体"/>
                <w:color w:val="000000"/>
                <w:kern w:val="0"/>
                <w:sz w:val="24"/>
                <w:szCs w:val="24"/>
                <w:lang w:eastAsia="zh-CN"/>
              </w:rPr>
              <w:t>无尘、周边地面无污渍，不锈钢垃圾桶目视表面无污迹，目视无污痕、见底色，袋内容物不超过2/3；垃圾站：无异味；无杂物、无污水；</w:t>
            </w:r>
            <w:r>
              <w:rPr>
                <w:rFonts w:hint="eastAsia" w:ascii="宋体" w:hAnsi="宋体" w:eastAsia="宋体" w:cs="宋体"/>
                <w:b/>
                <w:color w:val="000000"/>
                <w:kern w:val="0"/>
                <w:sz w:val="24"/>
                <w:szCs w:val="24"/>
                <w:lang w:eastAsia="zh-CN"/>
              </w:rPr>
              <w:t>电梯：</w:t>
            </w:r>
            <w:r>
              <w:rPr>
                <w:rFonts w:hint="eastAsia" w:ascii="宋体" w:hAnsi="宋体" w:eastAsia="宋体" w:cs="宋体"/>
                <w:color w:val="000000"/>
                <w:kern w:val="0"/>
                <w:sz w:val="24"/>
                <w:szCs w:val="24"/>
                <w:lang w:eastAsia="zh-CN"/>
              </w:rPr>
              <w:t>电梯门无尘、无指纹、无污渍，电梯轿厢壁无指纹、无污渍、无蛛网、手擦拭无尘，轿厢地面无沙砾、无污渍；</w:t>
            </w:r>
            <w:r>
              <w:rPr>
                <w:rFonts w:hint="eastAsia" w:ascii="宋体" w:hAnsi="宋体" w:eastAsia="宋体" w:cs="宋体"/>
                <w:b/>
                <w:color w:val="000000"/>
                <w:kern w:val="0"/>
                <w:sz w:val="24"/>
                <w:szCs w:val="24"/>
                <w:lang w:eastAsia="zh-CN"/>
              </w:rPr>
              <w:t>单元门：</w:t>
            </w:r>
            <w:r>
              <w:rPr>
                <w:rFonts w:hint="eastAsia" w:ascii="宋体" w:hAnsi="宋体" w:eastAsia="宋体" w:cs="宋体"/>
                <w:color w:val="000000"/>
                <w:kern w:val="0"/>
                <w:sz w:val="24"/>
                <w:szCs w:val="24"/>
                <w:lang w:eastAsia="zh-CN"/>
              </w:rPr>
              <w:t>无尘、无污渍、手擦拭无尘；</w:t>
            </w:r>
            <w:r>
              <w:rPr>
                <w:rFonts w:hint="eastAsia" w:ascii="宋体" w:hAnsi="宋体" w:eastAsia="宋体" w:cs="宋体"/>
                <w:b/>
                <w:color w:val="000000"/>
                <w:kern w:val="0"/>
                <w:sz w:val="24"/>
                <w:szCs w:val="24"/>
                <w:lang w:eastAsia="zh-CN"/>
              </w:rPr>
              <w:t>大堂地面：</w:t>
            </w:r>
            <w:r>
              <w:rPr>
                <w:rFonts w:hint="eastAsia" w:ascii="宋体" w:hAnsi="宋体" w:eastAsia="宋体" w:cs="宋体"/>
                <w:color w:val="000000"/>
                <w:kern w:val="0"/>
                <w:sz w:val="24"/>
                <w:szCs w:val="24"/>
                <w:lang w:eastAsia="zh-CN"/>
              </w:rPr>
              <w:t>无尘、无污渍、无水迹；</w:t>
            </w:r>
            <w:r>
              <w:rPr>
                <w:rFonts w:hint="eastAsia" w:ascii="宋体" w:hAnsi="宋体" w:eastAsia="宋体" w:cs="宋体"/>
                <w:b/>
                <w:color w:val="000000"/>
                <w:kern w:val="0"/>
                <w:sz w:val="24"/>
                <w:szCs w:val="24"/>
                <w:lang w:eastAsia="zh-CN"/>
              </w:rPr>
              <w:t>观叶植物：</w:t>
            </w:r>
            <w:r>
              <w:rPr>
                <w:rFonts w:hint="eastAsia" w:ascii="宋体" w:hAnsi="宋体" w:eastAsia="宋体" w:cs="宋体"/>
                <w:color w:val="000000"/>
                <w:kern w:val="0"/>
                <w:sz w:val="24"/>
                <w:szCs w:val="24"/>
                <w:lang w:eastAsia="zh-CN"/>
              </w:rPr>
              <w:t>叶面无积尘、无枯枝；</w:t>
            </w:r>
            <w:r>
              <w:rPr>
                <w:rFonts w:hint="eastAsia" w:ascii="宋体" w:hAnsi="宋体" w:eastAsia="宋体" w:cs="宋体"/>
                <w:b/>
                <w:color w:val="000000"/>
                <w:kern w:val="0"/>
                <w:sz w:val="24"/>
                <w:szCs w:val="24"/>
                <w:lang w:eastAsia="zh-CN"/>
              </w:rPr>
              <w:t>花盆：</w:t>
            </w:r>
            <w:r>
              <w:rPr>
                <w:rFonts w:hint="eastAsia" w:ascii="宋体" w:hAnsi="宋体" w:eastAsia="宋体" w:cs="宋体"/>
                <w:color w:val="000000"/>
                <w:kern w:val="0"/>
                <w:sz w:val="24"/>
                <w:szCs w:val="24"/>
                <w:lang w:eastAsia="zh-CN"/>
              </w:rPr>
              <w:t>无污迹；</w:t>
            </w:r>
            <w:r>
              <w:rPr>
                <w:rFonts w:hint="eastAsia" w:ascii="宋体" w:hAnsi="宋体" w:eastAsia="宋体" w:cs="宋体"/>
                <w:b/>
                <w:color w:val="000000"/>
                <w:kern w:val="0"/>
                <w:sz w:val="24"/>
                <w:szCs w:val="24"/>
                <w:lang w:eastAsia="zh-CN"/>
              </w:rPr>
              <w:t>楼梯地面：</w:t>
            </w:r>
            <w:r>
              <w:rPr>
                <w:rFonts w:hint="eastAsia" w:ascii="宋体" w:hAnsi="宋体" w:eastAsia="宋体" w:cs="宋体"/>
                <w:color w:val="000000"/>
                <w:kern w:val="0"/>
                <w:sz w:val="24"/>
                <w:szCs w:val="24"/>
                <w:lang w:eastAsia="zh-CN"/>
              </w:rPr>
              <w:t>无垃圾、无粉尘、无水泥垢、见底纹；</w:t>
            </w:r>
            <w:r>
              <w:rPr>
                <w:rFonts w:hint="eastAsia" w:ascii="宋体" w:hAnsi="宋体" w:eastAsia="宋体" w:cs="宋体"/>
                <w:b/>
                <w:color w:val="000000"/>
                <w:kern w:val="0"/>
                <w:sz w:val="24"/>
                <w:szCs w:val="24"/>
                <w:lang w:eastAsia="zh-CN"/>
              </w:rPr>
              <w:t>踢脚线：</w:t>
            </w:r>
            <w:r>
              <w:rPr>
                <w:rFonts w:hint="eastAsia" w:ascii="宋体" w:hAnsi="宋体" w:eastAsia="宋体" w:cs="宋体"/>
                <w:color w:val="000000"/>
                <w:kern w:val="0"/>
                <w:sz w:val="24"/>
                <w:szCs w:val="24"/>
                <w:lang w:eastAsia="zh-CN"/>
              </w:rPr>
              <w:t>无尘、无污迹；</w:t>
            </w:r>
            <w:r>
              <w:rPr>
                <w:rFonts w:hint="eastAsia" w:ascii="宋体" w:hAnsi="宋体" w:eastAsia="宋体" w:cs="宋体"/>
                <w:b/>
                <w:color w:val="000000"/>
                <w:kern w:val="0"/>
                <w:sz w:val="24"/>
                <w:szCs w:val="24"/>
                <w:lang w:eastAsia="zh-CN"/>
              </w:rPr>
              <w:t>天花、顶灯：</w:t>
            </w:r>
            <w:r>
              <w:rPr>
                <w:rFonts w:hint="eastAsia" w:ascii="宋体" w:hAnsi="宋体" w:eastAsia="宋体" w:cs="宋体"/>
                <w:color w:val="000000"/>
                <w:kern w:val="0"/>
                <w:sz w:val="24"/>
                <w:szCs w:val="24"/>
                <w:lang w:eastAsia="zh-CN"/>
              </w:rPr>
              <w:t>无虫迹、无蛛网；</w:t>
            </w:r>
            <w:r>
              <w:rPr>
                <w:rFonts w:hint="eastAsia" w:ascii="宋体" w:hAnsi="宋体" w:eastAsia="宋体" w:cs="宋体"/>
                <w:b/>
                <w:color w:val="000000"/>
                <w:kern w:val="0"/>
                <w:sz w:val="24"/>
                <w:szCs w:val="24"/>
                <w:lang w:eastAsia="zh-CN"/>
              </w:rPr>
              <w:t>信报箱：</w:t>
            </w:r>
            <w:r>
              <w:rPr>
                <w:rFonts w:hint="eastAsia" w:ascii="宋体" w:hAnsi="宋体" w:eastAsia="宋体" w:cs="宋体"/>
                <w:color w:val="000000"/>
                <w:kern w:val="0"/>
                <w:sz w:val="24"/>
                <w:szCs w:val="24"/>
                <w:lang w:eastAsia="zh-CN"/>
              </w:rPr>
              <w:t>无污渍、手擦拭无尘；</w:t>
            </w:r>
            <w:r>
              <w:rPr>
                <w:rFonts w:hint="eastAsia" w:ascii="宋体" w:hAnsi="宋体" w:eastAsia="宋体" w:cs="宋体"/>
                <w:b/>
                <w:color w:val="000000"/>
                <w:kern w:val="0"/>
                <w:sz w:val="24"/>
                <w:szCs w:val="24"/>
                <w:lang w:eastAsia="zh-CN"/>
              </w:rPr>
              <w:t>扶手：</w:t>
            </w:r>
            <w:r>
              <w:rPr>
                <w:rFonts w:hint="eastAsia" w:ascii="宋体" w:hAnsi="宋体" w:eastAsia="宋体" w:cs="宋体"/>
                <w:color w:val="000000"/>
                <w:kern w:val="0"/>
                <w:sz w:val="24"/>
                <w:szCs w:val="24"/>
                <w:lang w:eastAsia="zh-CN"/>
              </w:rPr>
              <w:t>手擦拭无尘；</w:t>
            </w:r>
            <w:r>
              <w:rPr>
                <w:rFonts w:hint="eastAsia" w:ascii="宋体" w:hAnsi="宋体" w:eastAsia="宋体" w:cs="宋体"/>
                <w:b/>
                <w:color w:val="000000"/>
                <w:kern w:val="0"/>
                <w:sz w:val="24"/>
                <w:szCs w:val="24"/>
                <w:lang w:eastAsia="zh-CN"/>
              </w:rPr>
              <w:t>栏花：</w:t>
            </w:r>
            <w:r>
              <w:rPr>
                <w:rFonts w:hint="eastAsia" w:ascii="宋体" w:hAnsi="宋体" w:eastAsia="宋体" w:cs="宋体"/>
                <w:color w:val="000000"/>
                <w:kern w:val="0"/>
                <w:sz w:val="24"/>
                <w:szCs w:val="24"/>
                <w:lang w:eastAsia="zh-CN"/>
              </w:rPr>
              <w:t>无蛛网、手擦拭无尘；</w:t>
            </w:r>
            <w:r>
              <w:rPr>
                <w:rFonts w:hint="eastAsia" w:ascii="宋体" w:hAnsi="宋体" w:eastAsia="宋体" w:cs="宋体"/>
                <w:b/>
                <w:color w:val="000000"/>
                <w:kern w:val="0"/>
                <w:sz w:val="24"/>
                <w:szCs w:val="24"/>
                <w:lang w:eastAsia="zh-CN"/>
              </w:rPr>
              <w:t>消火拴：</w:t>
            </w:r>
            <w:r>
              <w:rPr>
                <w:rFonts w:hint="eastAsia" w:ascii="宋体" w:hAnsi="宋体" w:eastAsia="宋体" w:cs="宋体"/>
                <w:color w:val="000000"/>
                <w:kern w:val="0"/>
                <w:sz w:val="24"/>
                <w:szCs w:val="24"/>
                <w:lang w:eastAsia="zh-CN"/>
              </w:rPr>
              <w:t>手擦拭无尘；</w:t>
            </w:r>
            <w:r>
              <w:rPr>
                <w:rFonts w:hint="eastAsia" w:ascii="宋体" w:hAnsi="宋体" w:eastAsia="宋体" w:cs="宋体"/>
                <w:b/>
                <w:color w:val="000000"/>
                <w:kern w:val="0"/>
                <w:sz w:val="24"/>
                <w:szCs w:val="24"/>
                <w:lang w:eastAsia="zh-CN"/>
              </w:rPr>
              <w:t>配电箱门：</w:t>
            </w:r>
            <w:r>
              <w:rPr>
                <w:rFonts w:hint="eastAsia" w:ascii="宋体" w:hAnsi="宋体" w:eastAsia="宋体" w:cs="宋体"/>
                <w:color w:val="000000"/>
                <w:kern w:val="0"/>
                <w:sz w:val="24"/>
                <w:szCs w:val="24"/>
                <w:lang w:eastAsia="zh-CN"/>
              </w:rPr>
              <w:t>无尘、手擦拭无尘；</w:t>
            </w:r>
            <w:r>
              <w:rPr>
                <w:rFonts w:hint="eastAsia" w:ascii="宋体" w:hAnsi="宋体" w:eastAsia="宋体" w:cs="宋体"/>
                <w:b/>
                <w:color w:val="000000"/>
                <w:kern w:val="0"/>
                <w:sz w:val="24"/>
                <w:szCs w:val="24"/>
                <w:lang w:eastAsia="zh-CN"/>
              </w:rPr>
              <w:t>楼道窗台、窗框：</w:t>
            </w:r>
            <w:r>
              <w:rPr>
                <w:rFonts w:hint="eastAsia" w:ascii="宋体" w:hAnsi="宋体" w:eastAsia="宋体" w:cs="宋体"/>
                <w:color w:val="000000"/>
                <w:kern w:val="0"/>
                <w:sz w:val="24"/>
                <w:szCs w:val="24"/>
                <w:lang w:eastAsia="zh-CN"/>
              </w:rPr>
              <w:t>无尘、手擦拭无尘；</w:t>
            </w:r>
            <w:r>
              <w:rPr>
                <w:rFonts w:hint="eastAsia" w:ascii="宋体" w:hAnsi="宋体" w:eastAsia="宋体" w:cs="宋体"/>
                <w:b/>
                <w:color w:val="000000"/>
                <w:kern w:val="0"/>
                <w:sz w:val="24"/>
                <w:szCs w:val="24"/>
                <w:lang w:eastAsia="zh-CN"/>
              </w:rPr>
              <w:t>玻璃：</w:t>
            </w:r>
            <w:r>
              <w:rPr>
                <w:rFonts w:hint="eastAsia" w:ascii="宋体" w:hAnsi="宋体" w:eastAsia="宋体" w:cs="宋体"/>
                <w:color w:val="000000"/>
                <w:kern w:val="0"/>
                <w:sz w:val="24"/>
                <w:szCs w:val="24"/>
                <w:lang w:eastAsia="zh-CN"/>
              </w:rPr>
              <w:t>无尘、无污迹斑点、手擦拭无尘；</w:t>
            </w:r>
            <w:r>
              <w:rPr>
                <w:rFonts w:hint="eastAsia" w:ascii="宋体" w:hAnsi="宋体" w:eastAsia="宋体" w:cs="宋体"/>
                <w:b/>
                <w:color w:val="000000"/>
                <w:kern w:val="0"/>
                <w:sz w:val="24"/>
                <w:szCs w:val="24"/>
                <w:lang w:eastAsia="zh-CN"/>
              </w:rPr>
              <w:t>楼道墙面：</w:t>
            </w:r>
            <w:r>
              <w:rPr>
                <w:rFonts w:hint="eastAsia" w:ascii="宋体" w:hAnsi="宋体" w:eastAsia="宋体" w:cs="宋体"/>
                <w:color w:val="000000"/>
                <w:kern w:val="0"/>
                <w:sz w:val="24"/>
                <w:szCs w:val="24"/>
                <w:lang w:eastAsia="zh-CN"/>
              </w:rPr>
              <w:t>无尘、无蛛网、手擦拭1.8米以下无尘；</w:t>
            </w:r>
            <w:r>
              <w:rPr>
                <w:rFonts w:hint="eastAsia" w:ascii="宋体" w:hAnsi="宋体" w:eastAsia="宋体" w:cs="宋体"/>
                <w:b/>
                <w:color w:val="000000"/>
                <w:kern w:val="0"/>
                <w:sz w:val="24"/>
                <w:szCs w:val="24"/>
                <w:lang w:eastAsia="zh-CN"/>
              </w:rPr>
              <w:t>字牌：</w:t>
            </w:r>
            <w:r>
              <w:rPr>
                <w:rFonts w:hint="eastAsia" w:ascii="宋体" w:hAnsi="宋体" w:eastAsia="宋体" w:cs="宋体"/>
                <w:color w:val="000000"/>
                <w:kern w:val="0"/>
                <w:sz w:val="24"/>
                <w:szCs w:val="24"/>
                <w:lang w:eastAsia="zh-CN"/>
              </w:rPr>
              <w:t>无尘、擦拭无尘；</w:t>
            </w:r>
            <w:r>
              <w:rPr>
                <w:rFonts w:hint="eastAsia" w:ascii="宋体" w:hAnsi="宋体" w:eastAsia="宋体" w:cs="宋体"/>
                <w:b/>
                <w:color w:val="000000"/>
                <w:kern w:val="0"/>
                <w:sz w:val="24"/>
                <w:szCs w:val="24"/>
                <w:lang w:eastAsia="zh-CN"/>
              </w:rPr>
              <w:t>卫生间：</w:t>
            </w:r>
            <w:r>
              <w:rPr>
                <w:rFonts w:hint="eastAsia" w:ascii="宋体" w:hAnsi="宋体" w:eastAsia="宋体" w:cs="宋体"/>
                <w:color w:val="000000"/>
                <w:kern w:val="0"/>
                <w:sz w:val="24"/>
                <w:szCs w:val="24"/>
                <w:lang w:eastAsia="zh-CN"/>
              </w:rPr>
              <w:t>无指纹、无污迹；</w:t>
            </w:r>
            <w:r>
              <w:rPr>
                <w:rFonts w:hint="eastAsia" w:ascii="宋体" w:hAnsi="宋体" w:eastAsia="宋体" w:cs="宋体"/>
                <w:b/>
                <w:color w:val="000000"/>
                <w:kern w:val="0"/>
                <w:sz w:val="24"/>
                <w:szCs w:val="24"/>
                <w:lang w:eastAsia="zh-CN"/>
              </w:rPr>
              <w:t>展板、展架：</w:t>
            </w:r>
            <w:r>
              <w:rPr>
                <w:rFonts w:hint="eastAsia" w:ascii="宋体" w:hAnsi="宋体" w:eastAsia="宋体" w:cs="宋体"/>
                <w:color w:val="000000"/>
                <w:kern w:val="0"/>
                <w:sz w:val="24"/>
                <w:szCs w:val="24"/>
                <w:lang w:eastAsia="zh-CN"/>
              </w:rPr>
              <w:t>无尘、无污迹斑点、手擦拭无尘；</w:t>
            </w:r>
          </w:p>
        </w:tc>
      </w:tr>
    </w:tbl>
    <w:p w14:paraId="134C26B9">
      <w:pPr>
        <w:spacing w:line="360" w:lineRule="auto"/>
        <w:jc w:val="left"/>
        <w:rPr>
          <w:rFonts w:ascii="Calibri" w:hAnsi="Calibri" w:eastAsia="宋体" w:cs="Times New Roman"/>
          <w:kern w:val="0"/>
          <w:sz w:val="32"/>
          <w:szCs w:val="28"/>
        </w:rPr>
      </w:pPr>
      <w:r>
        <w:rPr>
          <w:rFonts w:hint="eastAsia" w:ascii="Calibri" w:hAnsi="Calibri" w:eastAsia="宋体" w:cs="Times New Roman"/>
          <w:kern w:val="0"/>
          <w:sz w:val="32"/>
          <w:szCs w:val="28"/>
        </w:rPr>
        <w:t>（8）消防系统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7371"/>
      </w:tblGrid>
      <w:tr w14:paraId="560A8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Pr>
          <w:p w14:paraId="5559FF2F">
            <w:pPr>
              <w:ind w:firstLine="470" w:firstLineChars="195"/>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71" w:type="dxa"/>
          </w:tcPr>
          <w:p w14:paraId="3D444A90">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73C6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51" w:type="dxa"/>
            <w:tcBorders>
              <w:bottom w:val="single" w:color="auto" w:sz="4" w:space="0"/>
            </w:tcBorders>
          </w:tcPr>
          <w:p w14:paraId="0E81ACF2">
            <w:pPr>
              <w:autoSpaceDE w:val="0"/>
              <w:autoSpaceDN w:val="0"/>
              <w:adjustRightInd w:val="0"/>
              <w:jc w:val="left"/>
              <w:rPr>
                <w:rFonts w:ascii="宋体" w:hAnsi="宋体" w:eastAsia="宋体" w:cs="宋体"/>
                <w:b/>
                <w:color w:val="000000"/>
                <w:kern w:val="0"/>
                <w:sz w:val="24"/>
                <w:szCs w:val="24"/>
                <w:lang w:eastAsia="en-US"/>
              </w:rPr>
            </w:pPr>
          </w:p>
          <w:p w14:paraId="1B97FC3C">
            <w:pPr>
              <w:autoSpaceDE w:val="0"/>
              <w:autoSpaceDN w:val="0"/>
              <w:adjustRightInd w:val="0"/>
              <w:jc w:val="left"/>
              <w:rPr>
                <w:rFonts w:ascii="宋体" w:hAnsi="宋体" w:eastAsia="宋体" w:cs="宋体"/>
                <w:b/>
                <w:color w:val="000000"/>
                <w:kern w:val="0"/>
                <w:sz w:val="24"/>
                <w:szCs w:val="24"/>
                <w:lang w:eastAsia="en-US"/>
              </w:rPr>
            </w:pPr>
          </w:p>
          <w:p w14:paraId="41682F16">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一般要求</w:t>
            </w:r>
          </w:p>
        </w:tc>
        <w:tc>
          <w:tcPr>
            <w:tcW w:w="7371" w:type="dxa"/>
            <w:tcBorders>
              <w:bottom w:val="single" w:color="auto" w:sz="4" w:space="0"/>
            </w:tcBorders>
          </w:tcPr>
          <w:p w14:paraId="4A782966">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各消防设施设备在明显位置应设置型号、规格、商标（厂家）、制造日期及产品编号、主要技术参数等铭牌标志；施工质量和安装部位、配置数量、选择型号等应与设计、施工图纸、产品说明书等资料相符；各零部件、管架、支架、吊架等安装牢固、可靠，不能有松动、脱落等现象；外观完好，无腐蚀、涂刷层剥离和气泡现象，无明显划伤、裂纹、毛刺等机械损伤；采用螺纹接口的部分应无缺牙，表面应光洁；安装部位应便于日后的使用和维护保养；用水、用电量等能源底数的确认；</w:t>
            </w:r>
          </w:p>
        </w:tc>
      </w:tr>
      <w:tr w14:paraId="0369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134AF87C">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消防报警联动控制系统</w:t>
            </w:r>
          </w:p>
        </w:tc>
        <w:tc>
          <w:tcPr>
            <w:tcW w:w="7371" w:type="dxa"/>
            <w:tcBorders>
              <w:top w:val="single" w:color="auto" w:sz="4" w:space="0"/>
              <w:bottom w:val="single" w:color="auto" w:sz="4" w:space="0"/>
            </w:tcBorders>
          </w:tcPr>
          <w:p w14:paraId="3BFEC838">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符合一般要求的内容；系统指示灯、按钮等完好；布线整齐，接头压线接触良好；文字符号标识清楚；</w:t>
            </w:r>
          </w:p>
        </w:tc>
      </w:tr>
      <w:tr w14:paraId="2BB6B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322" w:type="dxa"/>
            <w:gridSpan w:val="2"/>
            <w:tcBorders>
              <w:top w:val="single" w:color="auto" w:sz="4" w:space="0"/>
              <w:left w:val="single" w:color="auto" w:sz="4" w:space="0"/>
              <w:bottom w:val="single" w:color="auto" w:sz="4" w:space="0"/>
            </w:tcBorders>
          </w:tcPr>
          <w:p w14:paraId="41C742C3">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消防报警联动控制系统</w:t>
            </w:r>
          </w:p>
        </w:tc>
      </w:tr>
      <w:tr w14:paraId="6081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1951" w:type="dxa"/>
            <w:tcBorders>
              <w:top w:val="single" w:color="auto" w:sz="4" w:space="0"/>
              <w:left w:val="single" w:color="auto" w:sz="4" w:space="0"/>
              <w:bottom w:val="single" w:color="auto" w:sz="4" w:space="0"/>
              <w:right w:val="single" w:color="auto" w:sz="4" w:space="0"/>
            </w:tcBorders>
          </w:tcPr>
          <w:p w14:paraId="5966F03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系统一般性检查</w:t>
            </w:r>
          </w:p>
        </w:tc>
        <w:tc>
          <w:tcPr>
            <w:tcW w:w="7371" w:type="dxa"/>
            <w:tcBorders>
              <w:top w:val="single" w:color="auto" w:sz="4" w:space="0"/>
              <w:left w:val="single" w:color="auto" w:sz="4" w:space="0"/>
              <w:bottom w:val="single" w:color="auto" w:sz="4" w:space="0"/>
            </w:tcBorders>
          </w:tcPr>
          <w:p w14:paraId="2FAF56B6">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除符合上述一般性要求外，系统指示灯、按钮等完好；布线标准合理，接头压线接触良好；文字符号和标识清楚。</w:t>
            </w:r>
          </w:p>
        </w:tc>
      </w:tr>
      <w:tr w14:paraId="3318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9322" w:type="dxa"/>
            <w:gridSpan w:val="2"/>
            <w:tcBorders>
              <w:top w:val="single" w:color="auto" w:sz="4" w:space="0"/>
              <w:left w:val="single" w:color="auto" w:sz="4" w:space="0"/>
              <w:bottom w:val="single" w:color="auto" w:sz="4" w:space="0"/>
            </w:tcBorders>
          </w:tcPr>
          <w:p w14:paraId="2DBC427E">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系统综合性功能试验</w:t>
            </w:r>
          </w:p>
        </w:tc>
      </w:tr>
      <w:tr w14:paraId="034C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951" w:type="dxa"/>
            <w:tcBorders>
              <w:top w:val="single" w:color="auto" w:sz="4" w:space="0"/>
              <w:left w:val="single" w:color="auto" w:sz="4" w:space="0"/>
              <w:bottom w:val="single" w:color="auto" w:sz="4" w:space="0"/>
            </w:tcBorders>
          </w:tcPr>
          <w:p w14:paraId="201A72EE">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点型火灾探测器报警功能</w:t>
            </w:r>
          </w:p>
        </w:tc>
        <w:tc>
          <w:tcPr>
            <w:tcW w:w="7371" w:type="dxa"/>
            <w:tcBorders>
              <w:top w:val="single" w:color="auto" w:sz="4" w:space="0"/>
              <w:bottom w:val="single" w:color="auto" w:sz="4" w:space="0"/>
            </w:tcBorders>
          </w:tcPr>
          <w:p w14:paraId="244FE14E">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 xml:space="preserve">响应参数达到预定值时，探测器能输出火警信号，同时启动探测器的确认灯，探测器的地址码与报警控制器所显示的地址码相同；     </w:t>
            </w:r>
          </w:p>
        </w:tc>
      </w:tr>
      <w:tr w14:paraId="3F47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951" w:type="dxa"/>
            <w:tcBorders>
              <w:top w:val="single" w:color="auto" w:sz="4" w:space="0"/>
              <w:left w:val="single" w:color="auto" w:sz="4" w:space="0"/>
              <w:bottom w:val="single" w:color="auto" w:sz="4" w:space="0"/>
            </w:tcBorders>
          </w:tcPr>
          <w:p w14:paraId="3AC09D76">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手动火灾报警按钮报警功能</w:t>
            </w:r>
          </w:p>
        </w:tc>
        <w:tc>
          <w:tcPr>
            <w:tcW w:w="7371" w:type="dxa"/>
            <w:tcBorders>
              <w:top w:val="single" w:color="auto" w:sz="4" w:space="0"/>
              <w:bottom w:val="single" w:color="auto" w:sz="4" w:space="0"/>
            </w:tcBorders>
          </w:tcPr>
          <w:p w14:paraId="0DBA3D5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启动部件后，手动报警按钮能输出火灾报警信号，其地址码应与报警控制器显示相同；同时报警按钮能有动作显示；</w:t>
            </w:r>
          </w:p>
        </w:tc>
      </w:tr>
      <w:tr w14:paraId="6178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51" w:type="dxa"/>
            <w:tcBorders>
              <w:top w:val="single" w:color="auto" w:sz="4" w:space="0"/>
              <w:bottom w:val="single" w:color="auto" w:sz="4" w:space="0"/>
            </w:tcBorders>
          </w:tcPr>
          <w:p w14:paraId="2B1E952B">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报警控制器</w:t>
            </w:r>
          </w:p>
        </w:tc>
        <w:tc>
          <w:tcPr>
            <w:tcW w:w="7371" w:type="dxa"/>
            <w:tcBorders>
              <w:top w:val="single" w:color="auto" w:sz="4" w:space="0"/>
              <w:bottom w:val="single" w:color="auto" w:sz="4" w:space="0"/>
            </w:tcBorders>
          </w:tcPr>
          <w:p w14:paraId="0E1E9EC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火灾报警、故障报警功能，声光信号，自检功能，火灾优先功能，记忆、打印功能，消声复位功能，主、备用电转换功能及电源指示功能正常；</w:t>
            </w:r>
          </w:p>
        </w:tc>
      </w:tr>
      <w:tr w14:paraId="11BBE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51" w:type="dxa"/>
            <w:tcBorders>
              <w:top w:val="single" w:color="auto" w:sz="4" w:space="0"/>
              <w:bottom w:val="single" w:color="auto" w:sz="4" w:space="0"/>
            </w:tcBorders>
          </w:tcPr>
          <w:p w14:paraId="0F6A1BC0">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楼层显示器</w:t>
            </w:r>
          </w:p>
        </w:tc>
        <w:tc>
          <w:tcPr>
            <w:tcW w:w="7371" w:type="dxa"/>
            <w:tcBorders>
              <w:top w:val="single" w:color="auto" w:sz="4" w:space="0"/>
              <w:bottom w:val="single" w:color="auto" w:sz="4" w:space="0"/>
            </w:tcBorders>
          </w:tcPr>
          <w:p w14:paraId="5F55B1C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报警显示能与火灾探测器、报警控制器相对应，模拟显示屏显示位置正确；声光报警信号及消声复位功能正常；</w:t>
            </w:r>
          </w:p>
        </w:tc>
      </w:tr>
      <w:tr w14:paraId="496E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951" w:type="dxa"/>
            <w:tcBorders>
              <w:top w:val="single" w:color="auto" w:sz="4" w:space="0"/>
              <w:bottom w:val="single" w:color="auto" w:sz="4" w:space="0"/>
            </w:tcBorders>
          </w:tcPr>
          <w:p w14:paraId="56AABC0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消防联动控制器</w:t>
            </w:r>
          </w:p>
        </w:tc>
        <w:tc>
          <w:tcPr>
            <w:tcW w:w="7371" w:type="dxa"/>
            <w:tcBorders>
              <w:top w:val="single" w:color="auto" w:sz="4" w:space="0"/>
              <w:bottom w:val="single" w:color="auto" w:sz="4" w:space="0"/>
            </w:tcBorders>
          </w:tcPr>
          <w:p w14:paraId="01708908">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控制盘上显示其动作信号及位置；</w:t>
            </w:r>
          </w:p>
        </w:tc>
      </w:tr>
      <w:tr w14:paraId="79F1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9322" w:type="dxa"/>
            <w:gridSpan w:val="2"/>
            <w:tcBorders>
              <w:top w:val="single" w:color="auto" w:sz="4" w:space="0"/>
              <w:bottom w:val="single" w:color="auto" w:sz="4" w:space="0"/>
            </w:tcBorders>
          </w:tcPr>
          <w:p w14:paraId="6C6A51B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消防控制设备控制功能</w:t>
            </w:r>
          </w:p>
        </w:tc>
      </w:tr>
      <w:tr w14:paraId="44157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605D1EEC">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对室内消火栓系统的控制功能</w:t>
            </w:r>
          </w:p>
        </w:tc>
        <w:tc>
          <w:tcPr>
            <w:tcW w:w="7371" w:type="dxa"/>
            <w:tcBorders>
              <w:top w:val="single" w:color="auto" w:sz="4" w:space="0"/>
            </w:tcBorders>
          </w:tcPr>
          <w:p w14:paraId="5B88BBBE">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能控制消火栓水泵的启、停，显示启泵按钮启动的位置，显示消防水泵的工作状态；</w:t>
            </w:r>
          </w:p>
        </w:tc>
      </w:tr>
      <w:tr w14:paraId="45E07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tcBorders>
              <w:top w:val="single" w:color="auto" w:sz="4" w:space="0"/>
              <w:bottom w:val="single" w:color="auto" w:sz="4" w:space="0"/>
            </w:tcBorders>
          </w:tcPr>
          <w:p w14:paraId="70CF003B">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对自动喷水灭火系统的控制功能</w:t>
            </w:r>
          </w:p>
        </w:tc>
        <w:tc>
          <w:tcPr>
            <w:tcW w:w="7371" w:type="dxa"/>
          </w:tcPr>
          <w:p w14:paraId="57EFAD5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能控制自动喷水灭火系统的启、停，显示报警阀、闸阀、水流指示器及消防泵的工作状态；</w:t>
            </w:r>
          </w:p>
        </w:tc>
      </w:tr>
      <w:tr w14:paraId="655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 w:hRule="atLeast"/>
        </w:trPr>
        <w:tc>
          <w:tcPr>
            <w:tcW w:w="1951" w:type="dxa"/>
            <w:tcBorders>
              <w:top w:val="single" w:color="auto" w:sz="4" w:space="0"/>
              <w:bottom w:val="single" w:color="auto" w:sz="4" w:space="0"/>
            </w:tcBorders>
          </w:tcPr>
          <w:p w14:paraId="22D993F5">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对有管网的气体灭火系统的控制功能</w:t>
            </w:r>
          </w:p>
        </w:tc>
        <w:tc>
          <w:tcPr>
            <w:tcW w:w="7371" w:type="dxa"/>
            <w:tcBorders>
              <w:bottom w:val="single" w:color="auto" w:sz="4" w:space="0"/>
            </w:tcBorders>
          </w:tcPr>
          <w:p w14:paraId="57B0654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对于有管网的气体灭火系统控制功能良好，能显示系统的手动、自动工作状态；在报警、喷射各阶段控制室能有相应的声、光报警信号，并能手动消声；在延时阶段，能自动关闭防火门、窗、停止通风、空调系统；</w:t>
            </w:r>
          </w:p>
        </w:tc>
      </w:tr>
      <w:tr w14:paraId="16F8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9322" w:type="dxa"/>
            <w:gridSpan w:val="2"/>
            <w:tcBorders>
              <w:top w:val="single" w:color="auto" w:sz="4" w:space="0"/>
              <w:bottom w:val="single" w:color="auto" w:sz="4" w:space="0"/>
            </w:tcBorders>
          </w:tcPr>
          <w:p w14:paraId="3384B0A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消防控制设备的联动功能</w:t>
            </w:r>
          </w:p>
        </w:tc>
      </w:tr>
      <w:tr w14:paraId="6C134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51" w:type="dxa"/>
            <w:tcBorders>
              <w:top w:val="single" w:color="auto" w:sz="4" w:space="0"/>
              <w:bottom w:val="single" w:color="auto" w:sz="4" w:space="0"/>
            </w:tcBorders>
          </w:tcPr>
          <w:p w14:paraId="37682746">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联动防排烟和通风空调</w:t>
            </w:r>
          </w:p>
        </w:tc>
        <w:tc>
          <w:tcPr>
            <w:tcW w:w="7371" w:type="dxa"/>
            <w:tcBorders>
              <w:top w:val="single" w:color="auto" w:sz="4" w:space="0"/>
              <w:bottom w:val="single" w:color="auto" w:sz="4" w:space="0"/>
            </w:tcBorders>
          </w:tcPr>
          <w:p w14:paraId="7B170DD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火灾报警后，能停止有关部位的风机，关闭电动防火阀，启动排烟风机（正压送风机）和有关部位的排烟阀（送风阀），并接受其信号反馈；</w:t>
            </w:r>
          </w:p>
        </w:tc>
      </w:tr>
      <w:tr w14:paraId="7D57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951" w:type="dxa"/>
            <w:tcBorders>
              <w:top w:val="single" w:color="auto" w:sz="4" w:space="0"/>
              <w:bottom w:val="single" w:color="auto" w:sz="4" w:space="0"/>
            </w:tcBorders>
          </w:tcPr>
          <w:p w14:paraId="1B98D88B">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联动常开防火门、防火卷帘</w:t>
            </w:r>
          </w:p>
        </w:tc>
        <w:tc>
          <w:tcPr>
            <w:tcW w:w="7371" w:type="dxa"/>
            <w:tcBorders>
              <w:top w:val="single" w:color="auto" w:sz="4" w:space="0"/>
              <w:bottom w:val="single" w:color="auto" w:sz="4" w:space="0"/>
            </w:tcBorders>
          </w:tcPr>
          <w:p w14:paraId="44A7C5E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火灾确认后，关闭有关部位的常开防火门、防火卷帘，并接受其反馈信号；</w:t>
            </w:r>
          </w:p>
        </w:tc>
      </w:tr>
      <w:tr w14:paraId="4267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1951" w:type="dxa"/>
            <w:tcBorders>
              <w:top w:val="single" w:color="auto" w:sz="4" w:space="0"/>
              <w:bottom w:val="single" w:color="auto" w:sz="4" w:space="0"/>
            </w:tcBorders>
          </w:tcPr>
          <w:p w14:paraId="03C4BB6C">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电梯联动</w:t>
            </w:r>
          </w:p>
        </w:tc>
        <w:tc>
          <w:tcPr>
            <w:tcW w:w="7371" w:type="dxa"/>
            <w:tcBorders>
              <w:top w:val="single" w:color="auto" w:sz="4" w:space="0"/>
              <w:bottom w:val="single" w:color="auto" w:sz="4" w:space="0"/>
            </w:tcBorders>
          </w:tcPr>
          <w:p w14:paraId="1E29DB2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火灾确认后，能发出控制信号，能强制电梯停于首层，并接受其反馈信号；消防电梯迫降后，能进行人工操作，其功能、信号均应正常；</w:t>
            </w:r>
          </w:p>
        </w:tc>
      </w:tr>
      <w:tr w14:paraId="1DF9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7EFBFB6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切断非消防电源</w:t>
            </w:r>
          </w:p>
        </w:tc>
        <w:tc>
          <w:tcPr>
            <w:tcW w:w="7371" w:type="dxa"/>
            <w:tcBorders>
              <w:top w:val="single" w:color="auto" w:sz="4" w:space="0"/>
              <w:bottom w:val="single" w:color="auto" w:sz="4" w:space="0"/>
            </w:tcBorders>
          </w:tcPr>
          <w:p w14:paraId="0918CE57">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火灾确认后，能自动切断有关部位的非消防电源；</w:t>
            </w:r>
          </w:p>
        </w:tc>
      </w:tr>
      <w:tr w14:paraId="0A39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27933A8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事故照明及疏散指示</w:t>
            </w:r>
          </w:p>
        </w:tc>
        <w:tc>
          <w:tcPr>
            <w:tcW w:w="7371" w:type="dxa"/>
            <w:tcBorders>
              <w:top w:val="single" w:color="auto" w:sz="4" w:space="0"/>
              <w:bottom w:val="single" w:color="auto" w:sz="4" w:space="0"/>
            </w:tcBorders>
          </w:tcPr>
          <w:p w14:paraId="5322C23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正常照明电源断电后，事故照明能自动启动；消防控制室、消防水泵房、防排烟机房、配电室等应保持正常照明的照度；</w:t>
            </w:r>
          </w:p>
        </w:tc>
      </w:tr>
      <w:tr w14:paraId="38EA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51" w:type="dxa"/>
            <w:tcBorders>
              <w:top w:val="single" w:color="auto" w:sz="4" w:space="0"/>
              <w:bottom w:val="single" w:color="auto" w:sz="4" w:space="0"/>
            </w:tcBorders>
          </w:tcPr>
          <w:p w14:paraId="026872AA">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火灾事故广播</w:t>
            </w:r>
          </w:p>
        </w:tc>
        <w:tc>
          <w:tcPr>
            <w:tcW w:w="7371" w:type="dxa"/>
            <w:tcBorders>
              <w:top w:val="single" w:color="auto" w:sz="4" w:space="0"/>
              <w:bottom w:val="single" w:color="auto" w:sz="4" w:space="0"/>
            </w:tcBorders>
          </w:tcPr>
          <w:p w14:paraId="25BAF56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功能正常，分布合理、语音清晰；</w:t>
            </w:r>
          </w:p>
        </w:tc>
      </w:tr>
      <w:tr w14:paraId="386C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5DA7946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消防通信</w:t>
            </w:r>
          </w:p>
        </w:tc>
        <w:tc>
          <w:tcPr>
            <w:tcW w:w="7371" w:type="dxa"/>
            <w:tcBorders>
              <w:top w:val="single" w:color="auto" w:sz="4" w:space="0"/>
              <w:bottom w:val="single" w:color="auto" w:sz="4" w:space="0"/>
            </w:tcBorders>
          </w:tcPr>
          <w:p w14:paraId="28ABE239">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对讲电话通话功能正常，语音清楚；</w:t>
            </w:r>
          </w:p>
        </w:tc>
      </w:tr>
      <w:tr w14:paraId="3EEA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9322" w:type="dxa"/>
            <w:gridSpan w:val="2"/>
            <w:tcBorders>
              <w:top w:val="single" w:color="auto" w:sz="4" w:space="0"/>
              <w:bottom w:val="single" w:color="auto" w:sz="4" w:space="0"/>
            </w:tcBorders>
          </w:tcPr>
          <w:p w14:paraId="3E95C742">
            <w:pPr>
              <w:autoSpaceDE w:val="0"/>
              <w:autoSpaceDN w:val="0"/>
              <w:adjustRightInd w:val="0"/>
              <w:jc w:val="left"/>
              <w:rPr>
                <w:rFonts w:ascii="宋体" w:hAnsi="宋体" w:eastAsia="宋体" w:cs="宋体"/>
                <w:color w:val="000000"/>
                <w:kern w:val="0"/>
                <w:sz w:val="24"/>
                <w:szCs w:val="24"/>
                <w:lang w:eastAsia="en-US"/>
              </w:rPr>
            </w:pPr>
            <w:r>
              <w:rPr>
                <w:rFonts w:hint="eastAsia" w:ascii="宋体" w:hAnsi="宋体" w:eastAsia="宋体" w:cs="宋体"/>
                <w:b/>
                <w:color w:val="000000"/>
                <w:kern w:val="0"/>
                <w:sz w:val="24"/>
                <w:szCs w:val="24"/>
                <w:lang w:eastAsia="en-US"/>
              </w:rPr>
              <w:t>消防栓灭火系统</w:t>
            </w:r>
          </w:p>
        </w:tc>
      </w:tr>
      <w:tr w14:paraId="26C5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51" w:type="dxa"/>
            <w:tcBorders>
              <w:top w:val="single" w:color="auto" w:sz="4" w:space="0"/>
              <w:bottom w:val="single" w:color="auto" w:sz="4" w:space="0"/>
              <w:right w:val="single" w:color="auto" w:sz="4" w:space="0"/>
            </w:tcBorders>
          </w:tcPr>
          <w:p w14:paraId="6EE59E04">
            <w:pPr>
              <w:autoSpaceDE w:val="0"/>
              <w:autoSpaceDN w:val="0"/>
              <w:adjustRightInd w:val="0"/>
              <w:jc w:val="left"/>
              <w:rPr>
                <w:rFonts w:ascii="宋体" w:hAnsi="宋体" w:eastAsia="宋体" w:cs="宋体"/>
                <w:b/>
                <w:color w:val="000000"/>
                <w:kern w:val="0"/>
                <w:sz w:val="24"/>
                <w:szCs w:val="24"/>
                <w:lang w:eastAsia="en-US"/>
              </w:rPr>
            </w:pPr>
          </w:p>
          <w:p w14:paraId="4A36899E">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系统一般检查</w:t>
            </w:r>
          </w:p>
        </w:tc>
        <w:tc>
          <w:tcPr>
            <w:tcW w:w="7371" w:type="dxa"/>
            <w:tcBorders>
              <w:top w:val="single" w:color="auto" w:sz="4" w:space="0"/>
              <w:left w:val="single" w:color="auto" w:sz="4" w:space="0"/>
              <w:bottom w:val="single" w:color="auto" w:sz="4" w:space="0"/>
            </w:tcBorders>
          </w:tcPr>
          <w:p w14:paraId="1BC8938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消火栓和消防卷盘及全部附件齐全完好，消火栓和消防卷盘供水阀无渗漏现象，消火栓、阀门及消防卷盘等转动部位润滑良好，转动平稳、灵活，无卡阻、松动现象；水泵接合器的接口及附件应完好、无渗漏，闷盖齐全；消防箱及箱内配备的消防部件齐全，箱门玻璃完好无损；报警按钮、指示灯及控制线路功能正常，无故障；</w:t>
            </w:r>
          </w:p>
        </w:tc>
      </w:tr>
      <w:tr w14:paraId="09CD3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1951" w:type="dxa"/>
            <w:tcBorders>
              <w:top w:val="single" w:color="auto" w:sz="4" w:space="0"/>
              <w:bottom w:val="single" w:color="auto" w:sz="4" w:space="0"/>
            </w:tcBorders>
          </w:tcPr>
          <w:p w14:paraId="337487E5">
            <w:pPr>
              <w:autoSpaceDE w:val="0"/>
              <w:autoSpaceDN w:val="0"/>
              <w:adjustRightInd w:val="0"/>
              <w:jc w:val="left"/>
              <w:rPr>
                <w:rFonts w:ascii="宋体" w:hAnsi="宋体" w:eastAsia="宋体" w:cs="宋体"/>
                <w:b/>
                <w:color w:val="000000"/>
                <w:kern w:val="0"/>
                <w:sz w:val="24"/>
                <w:szCs w:val="24"/>
                <w:lang w:eastAsia="zh-CN"/>
              </w:rPr>
            </w:pPr>
          </w:p>
          <w:p w14:paraId="3BCD2D6C">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系统综合功能性检查</w:t>
            </w:r>
          </w:p>
        </w:tc>
        <w:tc>
          <w:tcPr>
            <w:tcW w:w="7371" w:type="dxa"/>
            <w:tcBorders>
              <w:top w:val="single" w:color="auto" w:sz="4" w:space="0"/>
              <w:bottom w:val="single" w:color="auto" w:sz="4" w:space="0"/>
            </w:tcBorders>
          </w:tcPr>
          <w:p w14:paraId="6097A05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消防水泵分别进行自动、手动、远程和泵房内控制柜起泵实验，主泵与副泵互为备用功能的相互切换实验时，启泵、响应时间及信号反馈应符合要求，运行平稳，不得有跑冒和异常震动、杂音等现象；系统最不利点和系统重点保护部位的消火栓水枪水压力应符合规定要求；</w:t>
            </w:r>
          </w:p>
        </w:tc>
      </w:tr>
      <w:tr w14:paraId="3DD39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9322" w:type="dxa"/>
            <w:gridSpan w:val="2"/>
            <w:tcBorders>
              <w:top w:val="single" w:color="auto" w:sz="4" w:space="0"/>
              <w:bottom w:val="single" w:color="auto" w:sz="4" w:space="0"/>
            </w:tcBorders>
          </w:tcPr>
          <w:p w14:paraId="51DD7FA1">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水喷淋灭火系统</w:t>
            </w:r>
          </w:p>
        </w:tc>
      </w:tr>
      <w:tr w14:paraId="691A6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3F0EF94B">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系统一般检查</w:t>
            </w:r>
          </w:p>
        </w:tc>
        <w:tc>
          <w:tcPr>
            <w:tcW w:w="7371" w:type="dxa"/>
            <w:tcBorders>
              <w:top w:val="single" w:color="auto" w:sz="4" w:space="0"/>
              <w:bottom w:val="single" w:color="auto" w:sz="4" w:space="0"/>
            </w:tcBorders>
          </w:tcPr>
          <w:p w14:paraId="37959CA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消防水池、水箱及气压给水设备的储备水位及气体压力应符合设计要求；水泵接合器的接口及附件应完好、无渗漏，闷盖齐全；喷头安装位置规范，不得有渗水现象，周围无异物；</w:t>
            </w:r>
          </w:p>
        </w:tc>
      </w:tr>
      <w:tr w14:paraId="683A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951" w:type="dxa"/>
            <w:tcBorders>
              <w:top w:val="single" w:color="auto" w:sz="4" w:space="0"/>
              <w:bottom w:val="single" w:color="auto" w:sz="4" w:space="0"/>
            </w:tcBorders>
          </w:tcPr>
          <w:p w14:paraId="5BD5DFE0">
            <w:pPr>
              <w:autoSpaceDE w:val="0"/>
              <w:autoSpaceDN w:val="0"/>
              <w:adjustRightInd w:val="0"/>
              <w:jc w:val="left"/>
              <w:rPr>
                <w:rFonts w:ascii="宋体" w:hAnsi="宋体" w:eastAsia="宋体" w:cs="宋体"/>
                <w:b/>
                <w:color w:val="000000"/>
                <w:kern w:val="0"/>
                <w:sz w:val="24"/>
                <w:szCs w:val="24"/>
                <w:lang w:eastAsia="zh-CN"/>
              </w:rPr>
            </w:pPr>
          </w:p>
          <w:p w14:paraId="25F56176">
            <w:pPr>
              <w:autoSpaceDE w:val="0"/>
              <w:autoSpaceDN w:val="0"/>
              <w:adjustRightInd w:val="0"/>
              <w:jc w:val="left"/>
              <w:rPr>
                <w:rFonts w:ascii="宋体" w:hAnsi="宋体" w:eastAsia="宋体" w:cs="宋体"/>
                <w:b/>
                <w:color w:val="000000"/>
                <w:kern w:val="0"/>
                <w:sz w:val="24"/>
                <w:szCs w:val="24"/>
                <w:lang w:eastAsia="zh-CN"/>
              </w:rPr>
            </w:pPr>
          </w:p>
          <w:p w14:paraId="58DF1B60">
            <w:pPr>
              <w:autoSpaceDE w:val="0"/>
              <w:autoSpaceDN w:val="0"/>
              <w:adjustRightInd w:val="0"/>
              <w:jc w:val="left"/>
              <w:rPr>
                <w:rFonts w:ascii="宋体" w:hAnsi="宋体" w:eastAsia="宋体" w:cs="宋体"/>
                <w:b/>
                <w:color w:val="000000"/>
                <w:kern w:val="0"/>
                <w:sz w:val="24"/>
                <w:szCs w:val="24"/>
                <w:lang w:eastAsia="zh-CN"/>
              </w:rPr>
            </w:pPr>
          </w:p>
          <w:p w14:paraId="767BE48B">
            <w:pPr>
              <w:autoSpaceDE w:val="0"/>
              <w:autoSpaceDN w:val="0"/>
              <w:adjustRightInd w:val="0"/>
              <w:jc w:val="left"/>
              <w:rPr>
                <w:rFonts w:ascii="宋体" w:hAnsi="宋体" w:eastAsia="宋体" w:cs="宋体"/>
                <w:b/>
                <w:color w:val="000000"/>
                <w:kern w:val="0"/>
                <w:sz w:val="24"/>
                <w:szCs w:val="24"/>
                <w:lang w:eastAsia="zh-CN"/>
              </w:rPr>
            </w:pPr>
          </w:p>
          <w:p w14:paraId="412AC18F">
            <w:pPr>
              <w:autoSpaceDE w:val="0"/>
              <w:autoSpaceDN w:val="0"/>
              <w:adjustRightInd w:val="0"/>
              <w:jc w:val="left"/>
              <w:rPr>
                <w:rFonts w:ascii="宋体" w:hAnsi="宋体" w:eastAsia="宋体" w:cs="宋体"/>
                <w:b/>
                <w:color w:val="000000"/>
                <w:kern w:val="0"/>
                <w:sz w:val="24"/>
                <w:szCs w:val="24"/>
                <w:lang w:eastAsia="zh-CN"/>
              </w:rPr>
            </w:pPr>
          </w:p>
          <w:p w14:paraId="45583BB0">
            <w:pPr>
              <w:autoSpaceDE w:val="0"/>
              <w:autoSpaceDN w:val="0"/>
              <w:adjustRightInd w:val="0"/>
              <w:jc w:val="left"/>
              <w:rPr>
                <w:rFonts w:ascii="宋体" w:hAnsi="宋体" w:eastAsia="宋体" w:cs="宋体"/>
                <w:b/>
                <w:color w:val="000000"/>
                <w:kern w:val="0"/>
                <w:sz w:val="24"/>
                <w:szCs w:val="24"/>
                <w:lang w:eastAsia="zh-CN"/>
              </w:rPr>
            </w:pPr>
          </w:p>
          <w:p w14:paraId="2ADA5E3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系统综合功能检查</w:t>
            </w:r>
          </w:p>
        </w:tc>
        <w:tc>
          <w:tcPr>
            <w:tcW w:w="7371" w:type="dxa"/>
            <w:tcBorders>
              <w:top w:val="single" w:color="auto" w:sz="4" w:space="0"/>
              <w:bottom w:val="single" w:color="auto" w:sz="4" w:space="0"/>
            </w:tcBorders>
          </w:tcPr>
          <w:p w14:paraId="7D0A2642">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水泵启动功能检查：</w:t>
            </w:r>
            <w:r>
              <w:rPr>
                <w:rFonts w:hint="eastAsia" w:ascii="宋体" w:hAnsi="宋体" w:eastAsia="宋体" w:cs="宋体"/>
                <w:color w:val="000000"/>
                <w:kern w:val="0"/>
                <w:sz w:val="24"/>
                <w:szCs w:val="24"/>
                <w:lang w:eastAsia="zh-CN"/>
              </w:rPr>
              <w:t>消防水泵分别进行自动、手动、远程和泵房内的控制柜启泵时，应能正常投入运行，压力表的里程应大于管道承压力，运转应平稳，不得有跑冒滴漏和异常震动，杂音等现象；主备电源应能正常切换，主泵与备泵应能正常切换；</w:t>
            </w:r>
          </w:p>
          <w:p w14:paraId="3ED55ACA">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稳压泵的气压给水装置、增压泵功能检查：</w:t>
            </w:r>
            <w:r>
              <w:rPr>
                <w:rFonts w:hint="eastAsia" w:ascii="宋体" w:hAnsi="宋体" w:eastAsia="宋体" w:cs="宋体"/>
                <w:color w:val="000000"/>
                <w:kern w:val="0"/>
                <w:sz w:val="24"/>
                <w:szCs w:val="24"/>
                <w:lang w:eastAsia="zh-CN"/>
              </w:rPr>
              <w:t>当达到设计启动条件，稳压泵应立即启动；当达到系统设计停泵压力时，稳压泵应立即自动停止运行；主、备泵自动切换功能应正常；当压力达到工作泵启动设置时，消防工作主泵应能自动启动；</w:t>
            </w:r>
          </w:p>
          <w:p w14:paraId="304C283B">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报警阀功能检查：</w:t>
            </w:r>
            <w:r>
              <w:rPr>
                <w:rFonts w:hint="eastAsia" w:ascii="宋体" w:hAnsi="宋体" w:eastAsia="宋体" w:cs="宋体"/>
                <w:color w:val="000000"/>
                <w:kern w:val="0"/>
                <w:sz w:val="24"/>
                <w:szCs w:val="24"/>
                <w:lang w:eastAsia="zh-CN"/>
              </w:rPr>
              <w:t>湿式报警阀应能及时动作，当延时不超过90S后，水力警铃应发出报警信号，水流指示器应输出报警信号，压力开关应接通电话报警并应启动水泵；开启干式报警阀系统试验阀，报警阀的启动时间、启动点压力、水流到试验装置出口所需时间均应符合设计要求；对于干湿报警阀，当差动型报警阀上室和管网的空气压力降至供水压的1/8以下时，试水装置处应能连续出水，水力警铃应发出报警信号；</w:t>
            </w:r>
          </w:p>
          <w:p w14:paraId="4F9220B3">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系统联动检查：</w:t>
            </w:r>
            <w:r>
              <w:rPr>
                <w:rFonts w:hint="eastAsia" w:ascii="宋体" w:hAnsi="宋体" w:eastAsia="宋体" w:cs="宋体"/>
                <w:color w:val="000000"/>
                <w:kern w:val="0"/>
                <w:sz w:val="24"/>
                <w:szCs w:val="24"/>
                <w:lang w:eastAsia="zh-CN"/>
              </w:rPr>
              <w:t>报警阀动作，水力警铃鸣响；水流指示器动作，消防控制中心有信号显示；信号阀开启，加速排气装置投入运行或排气阀启动，消防控制中心有信号显示；电磁阀打开，雨淋阀开启，消防控制中心有信号显示；喷淋报警阀的压力开关动作，消防水泵应启动，消防控制中心有信号显示；</w:t>
            </w:r>
          </w:p>
        </w:tc>
      </w:tr>
      <w:tr w14:paraId="2FB6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9322" w:type="dxa"/>
            <w:gridSpan w:val="2"/>
            <w:tcBorders>
              <w:top w:val="single" w:color="auto" w:sz="4" w:space="0"/>
              <w:bottom w:val="single" w:color="auto" w:sz="4" w:space="0"/>
            </w:tcBorders>
          </w:tcPr>
          <w:p w14:paraId="321D17C9">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气体灭火系统</w:t>
            </w:r>
          </w:p>
        </w:tc>
      </w:tr>
      <w:tr w14:paraId="21A3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51" w:type="dxa"/>
            <w:tcBorders>
              <w:top w:val="single" w:color="auto" w:sz="4" w:space="0"/>
              <w:bottom w:val="single" w:color="auto" w:sz="4" w:space="0"/>
            </w:tcBorders>
          </w:tcPr>
          <w:p w14:paraId="7335358F">
            <w:pPr>
              <w:autoSpaceDE w:val="0"/>
              <w:autoSpaceDN w:val="0"/>
              <w:adjustRightInd w:val="0"/>
              <w:jc w:val="left"/>
              <w:rPr>
                <w:rFonts w:ascii="宋体" w:hAnsi="宋体" w:eastAsia="宋体" w:cs="宋体"/>
                <w:b/>
                <w:color w:val="000000"/>
                <w:kern w:val="0"/>
                <w:sz w:val="24"/>
                <w:szCs w:val="24"/>
                <w:lang w:eastAsia="en-US"/>
              </w:rPr>
            </w:pPr>
          </w:p>
          <w:p w14:paraId="60C0F762">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系统一般检查</w:t>
            </w:r>
          </w:p>
        </w:tc>
        <w:tc>
          <w:tcPr>
            <w:tcW w:w="7371" w:type="dxa"/>
            <w:tcBorders>
              <w:top w:val="single" w:color="auto" w:sz="4" w:space="0"/>
              <w:bottom w:val="single" w:color="auto" w:sz="4" w:space="0"/>
            </w:tcBorders>
          </w:tcPr>
          <w:p w14:paraId="79F2EE46">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系统组件无碰撞变形及其他机械伤害；组件外露非机械加工表面保护涂层完好；组件所有外露接口均设有防护，接口螺纹和法兰密封面无损伤；手动操作装置的防护罩、铅封和安全标志应完整；有人防护区内应有紧急切断自控手动装置；防护区内设声报、入口处应有光报和防护标志；疏散通道与出口处有设事故照明和疏散指示标志；</w:t>
            </w:r>
          </w:p>
        </w:tc>
      </w:tr>
      <w:tr w14:paraId="7934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1375C8FA">
            <w:pPr>
              <w:autoSpaceDE w:val="0"/>
              <w:autoSpaceDN w:val="0"/>
              <w:adjustRightInd w:val="0"/>
              <w:jc w:val="left"/>
              <w:rPr>
                <w:rFonts w:ascii="宋体" w:hAnsi="宋体" w:eastAsia="宋体" w:cs="宋体"/>
                <w:b/>
                <w:color w:val="000000"/>
                <w:kern w:val="0"/>
                <w:sz w:val="24"/>
                <w:szCs w:val="24"/>
                <w:lang w:eastAsia="zh-CN"/>
              </w:rPr>
            </w:pPr>
          </w:p>
          <w:p w14:paraId="431C3CF2">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综合性功能检查</w:t>
            </w:r>
          </w:p>
        </w:tc>
        <w:tc>
          <w:tcPr>
            <w:tcW w:w="7371" w:type="dxa"/>
            <w:tcBorders>
              <w:top w:val="single" w:color="auto" w:sz="4" w:space="0"/>
              <w:bottom w:val="single" w:color="auto" w:sz="4" w:space="0"/>
            </w:tcBorders>
          </w:tcPr>
          <w:p w14:paraId="3302F8F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自动、手动和机械应急操作启动方式正常，并有信号反馈；感烟火灾探测器、感温火灾探测器、模拟自动和手动喷气、紧急启动、选择阀等功能应正常；紧急阻断和喷放指示、声、光报警功能正常；延时启动量满足规范要求；</w:t>
            </w:r>
          </w:p>
        </w:tc>
      </w:tr>
      <w:tr w14:paraId="5AE8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9322" w:type="dxa"/>
            <w:gridSpan w:val="2"/>
            <w:tcBorders>
              <w:top w:val="single" w:color="auto" w:sz="4" w:space="0"/>
              <w:bottom w:val="single" w:color="auto" w:sz="4" w:space="0"/>
            </w:tcBorders>
          </w:tcPr>
          <w:p w14:paraId="4B47556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防排烟系统</w:t>
            </w:r>
          </w:p>
        </w:tc>
      </w:tr>
      <w:tr w14:paraId="209A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49BAA082">
            <w:pPr>
              <w:autoSpaceDE w:val="0"/>
              <w:autoSpaceDN w:val="0"/>
              <w:adjustRightInd w:val="0"/>
              <w:jc w:val="left"/>
              <w:rPr>
                <w:rFonts w:ascii="宋体" w:hAnsi="宋体" w:eastAsia="宋体" w:cs="宋体"/>
                <w:b/>
                <w:color w:val="000000"/>
                <w:kern w:val="0"/>
                <w:sz w:val="24"/>
                <w:szCs w:val="24"/>
                <w:lang w:eastAsia="en-US"/>
              </w:rPr>
            </w:pPr>
          </w:p>
          <w:p w14:paraId="51228745">
            <w:pPr>
              <w:autoSpaceDE w:val="0"/>
              <w:autoSpaceDN w:val="0"/>
              <w:adjustRightInd w:val="0"/>
              <w:jc w:val="left"/>
              <w:rPr>
                <w:rFonts w:ascii="宋体" w:hAnsi="宋体" w:eastAsia="宋体" w:cs="宋体"/>
                <w:b/>
                <w:color w:val="000000"/>
                <w:kern w:val="0"/>
                <w:sz w:val="24"/>
                <w:szCs w:val="24"/>
                <w:lang w:eastAsia="en-US"/>
              </w:rPr>
            </w:pPr>
          </w:p>
          <w:p w14:paraId="0CBF0D38">
            <w:pPr>
              <w:autoSpaceDE w:val="0"/>
              <w:autoSpaceDN w:val="0"/>
              <w:adjustRightInd w:val="0"/>
              <w:jc w:val="left"/>
              <w:rPr>
                <w:rFonts w:ascii="宋体" w:hAnsi="宋体" w:eastAsia="宋体" w:cs="宋体"/>
                <w:b/>
                <w:color w:val="000000"/>
                <w:kern w:val="0"/>
                <w:sz w:val="24"/>
                <w:szCs w:val="24"/>
                <w:lang w:eastAsia="en-US"/>
              </w:rPr>
            </w:pPr>
          </w:p>
          <w:p w14:paraId="58F772E2">
            <w:pPr>
              <w:autoSpaceDE w:val="0"/>
              <w:autoSpaceDN w:val="0"/>
              <w:adjustRightInd w:val="0"/>
              <w:jc w:val="left"/>
              <w:rPr>
                <w:rFonts w:ascii="宋体" w:hAnsi="宋体" w:eastAsia="宋体" w:cs="宋体"/>
                <w:b/>
                <w:color w:val="000000"/>
                <w:kern w:val="0"/>
                <w:sz w:val="24"/>
                <w:szCs w:val="24"/>
                <w:lang w:eastAsia="en-US"/>
              </w:rPr>
            </w:pPr>
          </w:p>
          <w:p w14:paraId="35AE46C9">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系统一般检查</w:t>
            </w:r>
          </w:p>
        </w:tc>
        <w:tc>
          <w:tcPr>
            <w:tcW w:w="7371" w:type="dxa"/>
            <w:tcBorders>
              <w:top w:val="single" w:color="auto" w:sz="4" w:space="0"/>
              <w:bottom w:val="single" w:color="auto" w:sz="4" w:space="0"/>
            </w:tcBorders>
          </w:tcPr>
          <w:p w14:paraId="4FB21839">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防排烟及送风口：</w:t>
            </w:r>
            <w:r>
              <w:rPr>
                <w:rFonts w:hint="eastAsia" w:ascii="宋体" w:hAnsi="宋体" w:eastAsia="宋体" w:cs="宋体"/>
                <w:color w:val="000000"/>
                <w:kern w:val="0"/>
                <w:sz w:val="24"/>
                <w:szCs w:val="24"/>
                <w:lang w:eastAsia="zh-CN"/>
              </w:rPr>
              <w:t>排烟口、送风口无变形、损伤，周围无影响使用的障碍物；风管与排烟口连接部位的法兰无损伤，螺栓无松动；阀件完整，易熔片是否脱落，动作是否正常；旋转机构是否灵活，机械传动机构有适量润滑剂；制动机构、限位器是否符合要求；阀门各手动、电动温度熔断器自动关闭动作灵活；微动开关可靠；阀门内无异物插入，阀门关闭严密；叶片所处位置与显示位置正确；</w:t>
            </w:r>
          </w:p>
          <w:p w14:paraId="790C224C">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送风、排烟风机：</w:t>
            </w:r>
            <w:r>
              <w:rPr>
                <w:rFonts w:hint="eastAsia" w:ascii="宋体" w:hAnsi="宋体" w:eastAsia="宋体" w:cs="宋体"/>
                <w:color w:val="000000"/>
                <w:kern w:val="0"/>
                <w:sz w:val="24"/>
                <w:szCs w:val="24"/>
                <w:lang w:eastAsia="zh-CN"/>
              </w:rPr>
              <w:t>风机周围无可燃物，安装螺栓应牢固，不得松动；传动机构无变形、损伤、叶轮与外壳不得有接触；电动机的接线不得有松动，外壳无腐蚀现象；电源供电正常；轴承部分润滑油状态正常，无污染、混入泥沙、灰尘的现象；电动机的轴承部位润滑油液位应正常；传动带不得松动，联轴器应牢固可靠；电动机启动、运转时无异常震动、杂音；</w:t>
            </w:r>
          </w:p>
        </w:tc>
      </w:tr>
      <w:tr w14:paraId="16F7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51" w:type="dxa"/>
            <w:tcBorders>
              <w:top w:val="single" w:color="auto" w:sz="4" w:space="0"/>
              <w:bottom w:val="single" w:color="auto" w:sz="4" w:space="0"/>
            </w:tcBorders>
          </w:tcPr>
          <w:p w14:paraId="793FDEA5">
            <w:pPr>
              <w:autoSpaceDE w:val="0"/>
              <w:autoSpaceDN w:val="0"/>
              <w:adjustRightInd w:val="0"/>
              <w:jc w:val="left"/>
              <w:rPr>
                <w:rFonts w:ascii="宋体" w:hAnsi="宋体" w:eastAsia="宋体" w:cs="宋体"/>
                <w:b/>
                <w:color w:val="000000"/>
                <w:kern w:val="0"/>
                <w:sz w:val="24"/>
                <w:szCs w:val="24"/>
                <w:lang w:eastAsia="zh-CN"/>
              </w:rPr>
            </w:pPr>
          </w:p>
          <w:p w14:paraId="4ED05542">
            <w:pPr>
              <w:autoSpaceDE w:val="0"/>
              <w:autoSpaceDN w:val="0"/>
              <w:adjustRightInd w:val="0"/>
              <w:jc w:val="left"/>
              <w:rPr>
                <w:rFonts w:ascii="宋体" w:hAnsi="宋体" w:eastAsia="宋体" w:cs="宋体"/>
                <w:b/>
                <w:color w:val="000000"/>
                <w:kern w:val="0"/>
                <w:sz w:val="24"/>
                <w:szCs w:val="24"/>
                <w:lang w:eastAsia="zh-CN"/>
              </w:rPr>
            </w:pPr>
          </w:p>
          <w:p w14:paraId="6EEDB40B">
            <w:pPr>
              <w:autoSpaceDE w:val="0"/>
              <w:autoSpaceDN w:val="0"/>
              <w:adjustRightInd w:val="0"/>
              <w:jc w:val="left"/>
              <w:rPr>
                <w:rFonts w:ascii="宋体" w:hAnsi="宋体" w:eastAsia="宋体" w:cs="宋体"/>
                <w:b/>
                <w:color w:val="000000"/>
                <w:kern w:val="0"/>
                <w:sz w:val="24"/>
                <w:szCs w:val="24"/>
                <w:lang w:eastAsia="zh-CN"/>
              </w:rPr>
            </w:pPr>
          </w:p>
          <w:p w14:paraId="5F2FC8EC">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综合性功能检查</w:t>
            </w:r>
          </w:p>
        </w:tc>
        <w:tc>
          <w:tcPr>
            <w:tcW w:w="7371" w:type="dxa"/>
            <w:tcBorders>
              <w:top w:val="single" w:color="auto" w:sz="4" w:space="0"/>
              <w:bottom w:val="single" w:color="auto" w:sz="4" w:space="0"/>
            </w:tcBorders>
          </w:tcPr>
          <w:p w14:paraId="79E17F7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风机运转检查：</w:t>
            </w:r>
            <w:r>
              <w:rPr>
                <w:rFonts w:hint="eastAsia" w:ascii="宋体" w:hAnsi="宋体" w:eastAsia="宋体" w:cs="宋体"/>
                <w:color w:val="000000"/>
                <w:kern w:val="0"/>
                <w:sz w:val="24"/>
                <w:szCs w:val="24"/>
                <w:lang w:eastAsia="zh-CN"/>
              </w:rPr>
              <w:t>正常供电条件下，风机的运转情况应正常，无异常振动、杂音，试验的时间应不小于30分钟；风机运转过程中是否超过额定电流；风机轴承与电动机温升应正常；分别试验手动或自动，管道阀门的开关应正常，动作应灵活；</w:t>
            </w:r>
          </w:p>
          <w:p w14:paraId="5AB4D1E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机械排烟性能检查：</w:t>
            </w:r>
            <w:r>
              <w:rPr>
                <w:rFonts w:hint="eastAsia" w:ascii="宋体" w:hAnsi="宋体" w:eastAsia="宋体" w:cs="宋体"/>
                <w:color w:val="000000"/>
                <w:kern w:val="0"/>
                <w:sz w:val="24"/>
                <w:szCs w:val="24"/>
                <w:lang w:eastAsia="zh-CN"/>
              </w:rPr>
              <w:t>机械排烟机系统运行应正常，所负担的防排烟分区中的排烟口全部打开，通过每个排烟口的排气量应符合设计要求，排烟效果良好；</w:t>
            </w:r>
          </w:p>
          <w:p w14:paraId="6B5F3B12">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正压送风系统性能检查：</w:t>
            </w:r>
            <w:r>
              <w:rPr>
                <w:rFonts w:hint="eastAsia" w:ascii="宋体" w:hAnsi="宋体" w:eastAsia="宋体" w:cs="宋体"/>
                <w:color w:val="000000"/>
                <w:kern w:val="0"/>
                <w:sz w:val="24"/>
                <w:szCs w:val="24"/>
                <w:lang w:eastAsia="zh-CN"/>
              </w:rPr>
              <w:t>正压送风系统运行正常，消防前室关门风压和开门门洞处风速符合设计要求，送风功能良好；</w:t>
            </w:r>
          </w:p>
          <w:p w14:paraId="10D6A9EC">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防排烟系统整机 控制试验：</w:t>
            </w:r>
            <w:r>
              <w:rPr>
                <w:rFonts w:hint="eastAsia" w:ascii="宋体" w:hAnsi="宋体" w:eastAsia="宋体" w:cs="宋体"/>
                <w:color w:val="000000"/>
                <w:kern w:val="0"/>
                <w:sz w:val="24"/>
                <w:szCs w:val="24"/>
                <w:lang w:eastAsia="zh-CN"/>
              </w:rPr>
              <w:t>整个控制系统运行应可靠，在正常供电时触发感烟探测器报警，排烟口、排烟机、送风机启动和运行正常，实现人为断电后，在备用电源投入时整机运行情况正常；</w:t>
            </w:r>
          </w:p>
        </w:tc>
      </w:tr>
      <w:tr w14:paraId="0C34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322" w:type="dxa"/>
            <w:gridSpan w:val="2"/>
            <w:tcBorders>
              <w:top w:val="single" w:color="auto" w:sz="4" w:space="0"/>
              <w:bottom w:val="single" w:color="auto" w:sz="4" w:space="0"/>
            </w:tcBorders>
          </w:tcPr>
          <w:p w14:paraId="2347B098">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防火分区系统</w:t>
            </w:r>
          </w:p>
        </w:tc>
      </w:tr>
      <w:tr w14:paraId="1F29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1951" w:type="dxa"/>
            <w:tcBorders>
              <w:top w:val="single" w:color="auto" w:sz="4" w:space="0"/>
              <w:bottom w:val="single" w:color="auto" w:sz="4" w:space="0"/>
            </w:tcBorders>
          </w:tcPr>
          <w:p w14:paraId="5E9E266C">
            <w:pPr>
              <w:autoSpaceDE w:val="0"/>
              <w:autoSpaceDN w:val="0"/>
              <w:adjustRightInd w:val="0"/>
              <w:jc w:val="left"/>
              <w:rPr>
                <w:rFonts w:ascii="宋体" w:hAnsi="宋体" w:eastAsia="宋体" w:cs="宋体"/>
                <w:b/>
                <w:color w:val="000000"/>
                <w:kern w:val="0"/>
                <w:sz w:val="24"/>
                <w:szCs w:val="24"/>
                <w:lang w:eastAsia="en-US"/>
              </w:rPr>
            </w:pPr>
          </w:p>
          <w:p w14:paraId="6011BCC1">
            <w:pPr>
              <w:autoSpaceDE w:val="0"/>
              <w:autoSpaceDN w:val="0"/>
              <w:adjustRightInd w:val="0"/>
              <w:jc w:val="left"/>
              <w:rPr>
                <w:rFonts w:ascii="宋体" w:hAnsi="宋体" w:eastAsia="宋体" w:cs="宋体"/>
                <w:b/>
                <w:color w:val="000000"/>
                <w:kern w:val="0"/>
                <w:sz w:val="24"/>
                <w:szCs w:val="24"/>
                <w:lang w:eastAsia="en-US"/>
              </w:rPr>
            </w:pPr>
          </w:p>
          <w:p w14:paraId="22AEC406">
            <w:pPr>
              <w:autoSpaceDE w:val="0"/>
              <w:autoSpaceDN w:val="0"/>
              <w:adjustRightInd w:val="0"/>
              <w:jc w:val="left"/>
              <w:rPr>
                <w:rFonts w:ascii="宋体" w:hAnsi="宋体" w:eastAsia="宋体" w:cs="宋体"/>
                <w:b/>
                <w:color w:val="000000"/>
                <w:kern w:val="0"/>
                <w:sz w:val="24"/>
                <w:szCs w:val="24"/>
                <w:lang w:eastAsia="en-US"/>
              </w:rPr>
            </w:pPr>
          </w:p>
          <w:p w14:paraId="3910BB6B">
            <w:pPr>
              <w:autoSpaceDE w:val="0"/>
              <w:autoSpaceDN w:val="0"/>
              <w:adjustRightInd w:val="0"/>
              <w:jc w:val="left"/>
              <w:rPr>
                <w:rFonts w:ascii="宋体" w:hAnsi="宋体" w:eastAsia="宋体" w:cs="宋体"/>
                <w:b/>
                <w:color w:val="000000"/>
                <w:kern w:val="0"/>
                <w:sz w:val="24"/>
                <w:szCs w:val="24"/>
                <w:lang w:eastAsia="en-US"/>
              </w:rPr>
            </w:pPr>
          </w:p>
          <w:p w14:paraId="02FA744C">
            <w:pPr>
              <w:autoSpaceDE w:val="0"/>
              <w:autoSpaceDN w:val="0"/>
              <w:adjustRightInd w:val="0"/>
              <w:jc w:val="left"/>
              <w:rPr>
                <w:rFonts w:ascii="宋体" w:hAnsi="宋体" w:eastAsia="宋体" w:cs="宋体"/>
                <w:b/>
                <w:color w:val="000000"/>
                <w:kern w:val="0"/>
                <w:sz w:val="24"/>
                <w:szCs w:val="24"/>
                <w:lang w:eastAsia="en-US"/>
              </w:rPr>
            </w:pPr>
          </w:p>
          <w:p w14:paraId="4169283B">
            <w:pPr>
              <w:autoSpaceDE w:val="0"/>
              <w:autoSpaceDN w:val="0"/>
              <w:adjustRightInd w:val="0"/>
              <w:jc w:val="left"/>
              <w:rPr>
                <w:rFonts w:ascii="宋体" w:hAnsi="宋体" w:eastAsia="宋体" w:cs="宋体"/>
                <w:b/>
                <w:color w:val="000000"/>
                <w:kern w:val="0"/>
                <w:sz w:val="24"/>
                <w:szCs w:val="24"/>
                <w:lang w:eastAsia="en-US"/>
              </w:rPr>
            </w:pPr>
          </w:p>
          <w:p w14:paraId="469D7F21">
            <w:pPr>
              <w:autoSpaceDE w:val="0"/>
              <w:autoSpaceDN w:val="0"/>
              <w:adjustRightInd w:val="0"/>
              <w:jc w:val="left"/>
              <w:rPr>
                <w:rFonts w:ascii="宋体" w:hAnsi="宋体" w:eastAsia="宋体" w:cs="宋体"/>
                <w:b/>
                <w:color w:val="000000"/>
                <w:kern w:val="0"/>
                <w:sz w:val="24"/>
                <w:szCs w:val="24"/>
                <w:lang w:eastAsia="en-US"/>
              </w:rPr>
            </w:pPr>
          </w:p>
          <w:p w14:paraId="1D3BDE2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一般性检查</w:t>
            </w:r>
          </w:p>
        </w:tc>
        <w:tc>
          <w:tcPr>
            <w:tcW w:w="7371" w:type="dxa"/>
            <w:tcBorders>
              <w:top w:val="single" w:color="auto" w:sz="4" w:space="0"/>
              <w:bottom w:val="single" w:color="auto" w:sz="4" w:space="0"/>
            </w:tcBorders>
          </w:tcPr>
          <w:p w14:paraId="0AE85EC2">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防火墙：</w:t>
            </w:r>
            <w:r>
              <w:rPr>
                <w:rFonts w:hint="eastAsia" w:ascii="宋体" w:hAnsi="宋体" w:eastAsia="宋体" w:cs="宋体"/>
                <w:color w:val="000000"/>
                <w:kern w:val="0"/>
                <w:sz w:val="24"/>
                <w:szCs w:val="24"/>
                <w:lang w:eastAsia="zh-CN"/>
              </w:rPr>
              <w:t>上下不应开设门、窗、洞口，如必须开设，则应符合规范要求；管道穿过隔墙、楼板时，应有不燃烧材料将其周围的缝隙填塞密实；不得有输送可燃气体和甲、乙、丙类液体的管道穿过防火墙；</w:t>
            </w:r>
          </w:p>
          <w:p w14:paraId="4ECD2481">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防火门：</w:t>
            </w:r>
            <w:r>
              <w:rPr>
                <w:rFonts w:hint="eastAsia" w:ascii="宋体" w:hAnsi="宋体" w:eastAsia="宋体" w:cs="宋体"/>
                <w:color w:val="000000"/>
                <w:kern w:val="0"/>
                <w:sz w:val="24"/>
                <w:szCs w:val="24"/>
                <w:lang w:eastAsia="zh-CN"/>
              </w:rPr>
              <w:t>应为向疏散方向开启（设防火门的空调机房、库房、客房门等除外）的平开门，并在关闭后应能从任何一侧手动开启；用于输送走道、楼梯间和前室的防火门，应能自动关闭；双扇和多扇防火门，有顺序开门器；常开的防火门子发生火灾时，应具备自行关闭和信号反馈功能；设在变形缝附件的防火门，应设在楼层数较多的一侧，且门开启后不应跨越变形缝；防火门上部的缝隙、空洞应有不燃烧材料填充；关闭应紧密，启闭性能好；闭门器性能良好；</w:t>
            </w:r>
          </w:p>
          <w:p w14:paraId="0CDFBD2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防火窗：</w:t>
            </w:r>
            <w:r>
              <w:rPr>
                <w:rFonts w:hint="eastAsia" w:ascii="宋体" w:hAnsi="宋体" w:eastAsia="宋体" w:cs="宋体"/>
                <w:color w:val="000000"/>
                <w:kern w:val="0"/>
                <w:sz w:val="24"/>
                <w:szCs w:val="24"/>
                <w:lang w:eastAsia="zh-CN"/>
              </w:rPr>
              <w:t>安装牢靠、紧密，外形完好，防火玻璃无裂纹，损坏；</w:t>
            </w:r>
          </w:p>
          <w:p w14:paraId="4037138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防火卷帘：</w:t>
            </w:r>
            <w:r>
              <w:rPr>
                <w:rFonts w:hint="eastAsia" w:ascii="宋体" w:hAnsi="宋体" w:eastAsia="宋体" w:cs="宋体"/>
                <w:color w:val="000000"/>
                <w:kern w:val="0"/>
                <w:sz w:val="24"/>
                <w:szCs w:val="24"/>
                <w:lang w:eastAsia="zh-CN"/>
              </w:rPr>
              <w:t>金属零部件表面无裂纹，压坑及明显的凹凸、锤痕、毛刺、空洞等缺陷；其表面应做防锈处理，涂层、镀层应均匀，不得有斑剥、流淌现象；各零部件的组装、拼接处无错位，焊接处牢固，外观平整，无夹渣、漏焊、疏松等现象；所有紧固件应紧牢，不应有松动现象；门扇各接缝处、导轨、卷筒等缝隙，应有防火防烟密封措施；设在疏散走道和消防电梯前室的防火卷帘，自动、手动和机械控制的功能正常；开关、按钮、手动操作装置应灵活、可靠、安装位置便于操作；</w:t>
            </w:r>
          </w:p>
          <w:p w14:paraId="324A2BFF">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防火阀、排烟防火阀：</w:t>
            </w:r>
            <w:r>
              <w:rPr>
                <w:rFonts w:hint="eastAsia" w:ascii="宋体" w:hAnsi="宋体" w:eastAsia="宋体" w:cs="宋体"/>
                <w:color w:val="000000"/>
                <w:kern w:val="0"/>
                <w:sz w:val="24"/>
                <w:szCs w:val="24"/>
                <w:lang w:eastAsia="zh-CN"/>
              </w:rPr>
              <w:t>阀体内应保持清洁，不得有杂物；表面无锈蚀、变形；转动部位灵活可靠；熔断器的装配应符合设计性能要求；</w:t>
            </w:r>
          </w:p>
        </w:tc>
      </w:tr>
      <w:tr w14:paraId="037A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51" w:type="dxa"/>
            <w:tcBorders>
              <w:top w:val="single" w:color="auto" w:sz="4" w:space="0"/>
              <w:bottom w:val="single" w:color="auto" w:sz="4" w:space="0"/>
            </w:tcBorders>
          </w:tcPr>
          <w:p w14:paraId="48F15A6F">
            <w:pPr>
              <w:autoSpaceDE w:val="0"/>
              <w:autoSpaceDN w:val="0"/>
              <w:adjustRightInd w:val="0"/>
              <w:jc w:val="left"/>
              <w:rPr>
                <w:rFonts w:ascii="宋体" w:hAnsi="宋体" w:eastAsia="宋体" w:cs="宋体"/>
                <w:b/>
                <w:color w:val="000000"/>
                <w:kern w:val="0"/>
                <w:sz w:val="24"/>
                <w:szCs w:val="24"/>
                <w:lang w:eastAsia="zh-CN"/>
              </w:rPr>
            </w:pPr>
          </w:p>
          <w:p w14:paraId="41DEAFA5">
            <w:pPr>
              <w:autoSpaceDE w:val="0"/>
              <w:autoSpaceDN w:val="0"/>
              <w:adjustRightInd w:val="0"/>
              <w:jc w:val="left"/>
              <w:rPr>
                <w:rFonts w:ascii="宋体" w:hAnsi="宋体" w:eastAsia="宋体" w:cs="宋体"/>
                <w:b/>
                <w:color w:val="000000"/>
                <w:kern w:val="0"/>
                <w:sz w:val="24"/>
                <w:szCs w:val="24"/>
                <w:lang w:eastAsia="zh-CN"/>
              </w:rPr>
            </w:pPr>
          </w:p>
          <w:p w14:paraId="53F13DE7">
            <w:pPr>
              <w:autoSpaceDE w:val="0"/>
              <w:autoSpaceDN w:val="0"/>
              <w:adjustRightInd w:val="0"/>
              <w:jc w:val="left"/>
              <w:rPr>
                <w:rFonts w:ascii="宋体" w:hAnsi="宋体" w:eastAsia="宋体" w:cs="宋体"/>
                <w:b/>
                <w:color w:val="000000"/>
                <w:kern w:val="0"/>
                <w:sz w:val="24"/>
                <w:szCs w:val="24"/>
                <w:lang w:eastAsia="zh-CN"/>
              </w:rPr>
            </w:pPr>
          </w:p>
          <w:p w14:paraId="5B91613D">
            <w:pPr>
              <w:autoSpaceDE w:val="0"/>
              <w:autoSpaceDN w:val="0"/>
              <w:adjustRightInd w:val="0"/>
              <w:jc w:val="left"/>
              <w:rPr>
                <w:rFonts w:ascii="宋体" w:hAnsi="宋体" w:eastAsia="宋体" w:cs="宋体"/>
                <w:b/>
                <w:color w:val="000000"/>
                <w:kern w:val="0"/>
                <w:sz w:val="24"/>
                <w:szCs w:val="24"/>
                <w:lang w:eastAsia="zh-CN"/>
              </w:rPr>
            </w:pPr>
          </w:p>
          <w:p w14:paraId="31A9C735">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综合性功能检查</w:t>
            </w:r>
          </w:p>
        </w:tc>
        <w:tc>
          <w:tcPr>
            <w:tcW w:w="7371" w:type="dxa"/>
            <w:tcBorders>
              <w:top w:val="single" w:color="auto" w:sz="4" w:space="0"/>
              <w:bottom w:val="single" w:color="auto" w:sz="4" w:space="0"/>
            </w:tcBorders>
          </w:tcPr>
          <w:p w14:paraId="5DA06475">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防火卷帘</w:t>
            </w:r>
          </w:p>
          <w:p w14:paraId="22BA1759">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卷门机</w:t>
            </w:r>
            <w:r>
              <w:rPr>
                <w:rFonts w:hint="eastAsia" w:ascii="宋体" w:hAnsi="宋体" w:eastAsia="宋体" w:cs="宋体"/>
                <w:color w:val="000000"/>
                <w:kern w:val="0"/>
                <w:sz w:val="24"/>
                <w:szCs w:val="24"/>
                <w:lang w:eastAsia="zh-CN"/>
              </w:rPr>
              <w:t>：卷门机测试刹车抱闸可靠性，其滑行位移不得大于20MM；使用手动操作装置控制防火卷帘的启动运行，不得出现滑行撞击现象；自动限位装置定位功能准确，其重复定位误差不得小于20MM；</w:t>
            </w:r>
          </w:p>
          <w:p w14:paraId="320E520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控制箱：</w:t>
            </w:r>
            <w:r>
              <w:rPr>
                <w:rFonts w:hint="eastAsia" w:ascii="宋体" w:hAnsi="宋体" w:eastAsia="宋体" w:cs="宋体"/>
                <w:color w:val="000000"/>
                <w:kern w:val="0"/>
                <w:sz w:val="24"/>
                <w:szCs w:val="24"/>
                <w:lang w:eastAsia="zh-CN"/>
              </w:rPr>
              <w:t>能直接或间接接受火灾探测器或消防控制中心的火灾报警信号；接到火灾报警信号后能做出如下动作：（1）发出声、光报警信号；（2）控制防火卷帘完成二次关闭，即控制箱接到报警信号后，自动关闭至防火卷帘中位出停止，延时5S-60S后继续关闭至全闭，或控制箱接第一次报警信号后，自动关闭至防火卷帘中位处停止，接第二次报警信号后继续关闭至全闭；（3）输出反馈信号，实现消防控制中心联机控制；（4）电源相序保护装置功能正常；（5）当火灾探测器未接或发生故障时，控制箱应能发出声、光报警信号；</w:t>
            </w:r>
          </w:p>
          <w:p w14:paraId="26EAC3A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防火阀、排烟防火阀：</w:t>
            </w:r>
            <w:r>
              <w:rPr>
                <w:rFonts w:hint="eastAsia" w:ascii="宋体" w:hAnsi="宋体" w:eastAsia="宋体" w:cs="宋体"/>
                <w:color w:val="000000"/>
                <w:kern w:val="0"/>
                <w:sz w:val="24"/>
                <w:szCs w:val="24"/>
                <w:lang w:eastAsia="zh-CN"/>
              </w:rPr>
              <w:t>关闭功能正常；</w:t>
            </w:r>
          </w:p>
        </w:tc>
      </w:tr>
      <w:tr w14:paraId="098B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51" w:type="dxa"/>
            <w:tcBorders>
              <w:top w:val="single" w:color="auto" w:sz="4" w:space="0"/>
              <w:bottom w:val="single" w:color="auto" w:sz="4" w:space="0"/>
            </w:tcBorders>
          </w:tcPr>
          <w:p w14:paraId="15189DD7">
            <w:pPr>
              <w:autoSpaceDE w:val="0"/>
              <w:autoSpaceDN w:val="0"/>
              <w:adjustRightInd w:val="0"/>
              <w:jc w:val="left"/>
              <w:rPr>
                <w:rFonts w:ascii="宋体" w:hAnsi="宋体" w:eastAsia="宋体" w:cs="宋体"/>
                <w:b/>
                <w:color w:val="000000"/>
                <w:kern w:val="0"/>
                <w:sz w:val="24"/>
                <w:szCs w:val="24"/>
                <w:lang w:eastAsia="zh-CN"/>
              </w:rPr>
            </w:pPr>
          </w:p>
          <w:p w14:paraId="65325621">
            <w:pPr>
              <w:autoSpaceDE w:val="0"/>
              <w:autoSpaceDN w:val="0"/>
              <w:adjustRightInd w:val="0"/>
              <w:jc w:val="left"/>
              <w:rPr>
                <w:rFonts w:ascii="宋体" w:hAnsi="宋体" w:eastAsia="宋体" w:cs="宋体"/>
                <w:b/>
                <w:color w:val="000000"/>
                <w:kern w:val="0"/>
                <w:sz w:val="24"/>
                <w:szCs w:val="24"/>
                <w:lang w:eastAsia="zh-CN"/>
              </w:rPr>
            </w:pPr>
          </w:p>
          <w:p w14:paraId="05D30058">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其它消防设施检查</w:t>
            </w:r>
          </w:p>
        </w:tc>
        <w:tc>
          <w:tcPr>
            <w:tcW w:w="7371" w:type="dxa"/>
            <w:tcBorders>
              <w:top w:val="single" w:color="auto" w:sz="4" w:space="0"/>
              <w:bottom w:val="single" w:color="auto" w:sz="4" w:space="0"/>
            </w:tcBorders>
          </w:tcPr>
          <w:p w14:paraId="0053CC0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灭火器：</w:t>
            </w:r>
            <w:r>
              <w:rPr>
                <w:rFonts w:hint="eastAsia" w:ascii="宋体" w:hAnsi="宋体" w:eastAsia="宋体" w:cs="宋体"/>
                <w:color w:val="000000"/>
                <w:kern w:val="0"/>
                <w:sz w:val="24"/>
                <w:szCs w:val="24"/>
                <w:lang w:eastAsia="zh-CN"/>
              </w:rPr>
              <w:t>灭火器气瓶及灭火器筒体无锈蚀；灭火器盖密封部位应完好；喷嘴过滤装置应畅通；保险销拔出方便，不得有卡阻；灭火剂重量或灭火器压力符合要求；</w:t>
            </w:r>
          </w:p>
          <w:p w14:paraId="72FBF8F1">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火灾应急照明；疏散指示：</w:t>
            </w:r>
            <w:r>
              <w:rPr>
                <w:rFonts w:hint="eastAsia" w:ascii="宋体" w:hAnsi="宋体" w:eastAsia="宋体" w:cs="宋体"/>
                <w:color w:val="000000"/>
                <w:kern w:val="0"/>
                <w:sz w:val="24"/>
                <w:szCs w:val="24"/>
                <w:lang w:eastAsia="zh-CN"/>
              </w:rPr>
              <w:t>安装位置合理，玻璃面板无划伤或者破裂现象；电源指示灯常亮，照度符合要求；具备短路保护及实验测试按钮；</w:t>
            </w:r>
          </w:p>
          <w:p w14:paraId="4C24518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应急照明、疏散指示：</w:t>
            </w:r>
            <w:r>
              <w:rPr>
                <w:rFonts w:hint="eastAsia" w:ascii="宋体" w:hAnsi="宋体" w:eastAsia="宋体" w:cs="宋体"/>
                <w:color w:val="000000"/>
                <w:kern w:val="0"/>
                <w:sz w:val="24"/>
                <w:szCs w:val="24"/>
                <w:lang w:eastAsia="zh-CN"/>
              </w:rPr>
              <w:t>应急照明、疏散指示急转换功能正常；采用蓄电池备用电源，连续供电时间不超过20MM；高度超过100M的高层建筑连续供电时间不少于30MM；充、放电功能正常；</w:t>
            </w:r>
          </w:p>
        </w:tc>
      </w:tr>
    </w:tbl>
    <w:p w14:paraId="235AA60D">
      <w:pPr>
        <w:spacing w:line="360" w:lineRule="auto"/>
        <w:jc w:val="left"/>
        <w:rPr>
          <w:rFonts w:ascii="Calibri" w:hAnsi="Calibri" w:eastAsia="宋体" w:cs="Times New Roman"/>
          <w:kern w:val="0"/>
          <w:sz w:val="32"/>
          <w:szCs w:val="28"/>
        </w:rPr>
      </w:pPr>
      <w:r>
        <w:rPr>
          <w:rFonts w:hint="eastAsia" w:ascii="Calibri" w:hAnsi="Calibri" w:eastAsia="宋体" w:cs="Times New Roman"/>
          <w:kern w:val="0"/>
          <w:sz w:val="32"/>
          <w:szCs w:val="28"/>
        </w:rPr>
        <w:t>（9）给排水系统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7D08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440C8ABE">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349D0314">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7A36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left w:val="single" w:color="auto" w:sz="4" w:space="0"/>
            </w:tcBorders>
          </w:tcPr>
          <w:p w14:paraId="4B52AFD7">
            <w:pPr>
              <w:autoSpaceDE w:val="0"/>
              <w:autoSpaceDN w:val="0"/>
              <w:adjustRightInd w:val="0"/>
              <w:jc w:val="left"/>
              <w:rPr>
                <w:rFonts w:ascii="宋体" w:hAnsi="宋体" w:eastAsia="宋体" w:cs="宋体"/>
                <w:b/>
                <w:color w:val="000000"/>
                <w:kern w:val="0"/>
                <w:sz w:val="24"/>
                <w:szCs w:val="24"/>
                <w:lang w:eastAsia="en-US"/>
              </w:rPr>
            </w:pPr>
          </w:p>
          <w:p w14:paraId="01DB11FA">
            <w:pPr>
              <w:autoSpaceDE w:val="0"/>
              <w:autoSpaceDN w:val="0"/>
              <w:adjustRightInd w:val="0"/>
              <w:jc w:val="left"/>
              <w:rPr>
                <w:rFonts w:ascii="宋体" w:hAnsi="宋体" w:eastAsia="宋体" w:cs="宋体"/>
                <w:b/>
                <w:color w:val="000000"/>
                <w:kern w:val="0"/>
                <w:sz w:val="24"/>
                <w:szCs w:val="24"/>
                <w:lang w:eastAsia="en-US"/>
              </w:rPr>
            </w:pPr>
          </w:p>
          <w:p w14:paraId="6AD8FA6B">
            <w:pPr>
              <w:autoSpaceDE w:val="0"/>
              <w:autoSpaceDN w:val="0"/>
              <w:adjustRightInd w:val="0"/>
              <w:jc w:val="left"/>
              <w:rPr>
                <w:rFonts w:ascii="宋体" w:hAnsi="宋体" w:eastAsia="宋体" w:cs="宋体"/>
                <w:b/>
                <w:color w:val="000000"/>
                <w:kern w:val="0"/>
                <w:sz w:val="24"/>
                <w:szCs w:val="24"/>
                <w:lang w:eastAsia="en-US"/>
              </w:rPr>
            </w:pPr>
          </w:p>
          <w:p w14:paraId="2924AAFF">
            <w:pPr>
              <w:autoSpaceDE w:val="0"/>
              <w:autoSpaceDN w:val="0"/>
              <w:adjustRightInd w:val="0"/>
              <w:jc w:val="left"/>
              <w:rPr>
                <w:rFonts w:ascii="宋体" w:hAnsi="宋体" w:eastAsia="宋体" w:cs="宋体"/>
                <w:b/>
                <w:color w:val="000000"/>
                <w:kern w:val="0"/>
                <w:sz w:val="24"/>
                <w:szCs w:val="24"/>
                <w:lang w:eastAsia="en-US"/>
              </w:rPr>
            </w:pPr>
          </w:p>
          <w:p w14:paraId="506A95F7">
            <w:pPr>
              <w:autoSpaceDE w:val="0"/>
              <w:autoSpaceDN w:val="0"/>
              <w:adjustRightInd w:val="0"/>
              <w:jc w:val="left"/>
              <w:rPr>
                <w:rFonts w:ascii="宋体" w:hAnsi="宋体" w:eastAsia="宋体" w:cs="宋体"/>
                <w:b/>
                <w:color w:val="000000"/>
                <w:kern w:val="0"/>
                <w:sz w:val="24"/>
                <w:szCs w:val="24"/>
                <w:lang w:eastAsia="en-US"/>
              </w:rPr>
            </w:pPr>
          </w:p>
          <w:p w14:paraId="53B55CF6">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各种水泵及附件检查</w:t>
            </w:r>
          </w:p>
        </w:tc>
        <w:tc>
          <w:tcPr>
            <w:tcW w:w="7336" w:type="dxa"/>
          </w:tcPr>
          <w:p w14:paraId="31068AC6">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水泵规格型号、电气控制设备功能完好，泵体、电机表面清洁，铭牌齐全清晰，阀门、压力表齐全，功能正常；水泵密封（机械、填料）良好，无渗水、溢水；泵轴与电机同心；基座紧固、螺丝无生锈；阀门开闭灵活，关闭严密，阀体、手柄完好，外观整洁；压力表指针灵活，指示准确，位置便于观察，紧固良好，接头无渗水；水泵运行平稳，无较大震动和噪声，工作压力和扬程满足要求，水泵动力线路安装，控制箱位置方便操作，控制按钮、指示灯、电气元件齐全良好，导体连接紧固，无虚接漏接，无发热，噪声；水泵与水箱及供水管道连接良好；水箱、水池设备各类配置符合使用；水箱水池安置、检查口设置等便于维修；进水阀工作正常，液位控制信号装置具备超低位和超高位报警功能；控制部件启闭灵活，无异响、滴漏；水压试验报告合格；管道保温、防腐措施符合要求，点动观察：水泵转向、启动电流、电气动作顺序、指示信号等正常；启动停止水泵：检查运行平稳，无跳动、异声，正常出水，水压能够满足供水要求，压力指示稳定；远程控制功能正常，转速、电流接近额定值，无漏水；水泵房排水措施完善；</w:t>
            </w:r>
          </w:p>
        </w:tc>
      </w:tr>
      <w:tr w14:paraId="325B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0" w:hRule="atLeast"/>
        </w:trPr>
        <w:tc>
          <w:tcPr>
            <w:tcW w:w="1986" w:type="dxa"/>
            <w:tcBorders>
              <w:bottom w:val="single" w:color="auto" w:sz="4" w:space="0"/>
            </w:tcBorders>
          </w:tcPr>
          <w:p w14:paraId="366A7DF3">
            <w:pPr>
              <w:autoSpaceDE w:val="0"/>
              <w:autoSpaceDN w:val="0"/>
              <w:adjustRightInd w:val="0"/>
              <w:jc w:val="left"/>
              <w:rPr>
                <w:rFonts w:ascii="宋体" w:hAnsi="宋体" w:eastAsia="宋体" w:cs="宋体"/>
                <w:b/>
                <w:color w:val="000000"/>
                <w:kern w:val="0"/>
                <w:sz w:val="24"/>
                <w:szCs w:val="24"/>
                <w:lang w:eastAsia="zh-CN"/>
              </w:rPr>
            </w:pPr>
          </w:p>
          <w:p w14:paraId="2B931D04">
            <w:pPr>
              <w:autoSpaceDE w:val="0"/>
              <w:autoSpaceDN w:val="0"/>
              <w:adjustRightInd w:val="0"/>
              <w:jc w:val="left"/>
              <w:rPr>
                <w:rFonts w:ascii="宋体" w:hAnsi="宋体" w:eastAsia="宋体" w:cs="宋体"/>
                <w:b/>
                <w:color w:val="000000"/>
                <w:kern w:val="0"/>
                <w:sz w:val="24"/>
                <w:szCs w:val="24"/>
                <w:lang w:eastAsia="zh-CN"/>
              </w:rPr>
            </w:pPr>
          </w:p>
          <w:p w14:paraId="0ACEF90E">
            <w:pPr>
              <w:autoSpaceDE w:val="0"/>
              <w:autoSpaceDN w:val="0"/>
              <w:adjustRightInd w:val="0"/>
              <w:jc w:val="left"/>
              <w:rPr>
                <w:rFonts w:ascii="宋体" w:hAnsi="宋体" w:eastAsia="宋体" w:cs="宋体"/>
                <w:b/>
                <w:color w:val="000000"/>
                <w:kern w:val="0"/>
                <w:sz w:val="24"/>
                <w:szCs w:val="24"/>
                <w:lang w:eastAsia="zh-CN"/>
              </w:rPr>
            </w:pPr>
          </w:p>
          <w:p w14:paraId="572ABC80">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供水管网检查</w:t>
            </w:r>
          </w:p>
        </w:tc>
        <w:tc>
          <w:tcPr>
            <w:tcW w:w="7336" w:type="dxa"/>
            <w:tcBorders>
              <w:bottom w:val="single" w:color="auto" w:sz="4" w:space="0"/>
            </w:tcBorders>
          </w:tcPr>
          <w:p w14:paraId="4BCEAC89">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隐蔽记录清楚，丝扣连接牢固可靠，断丝不大于10%；防腐处理到位，无漏刷；焊接、焊口平直、焊缝无烧穿、断漏焊、夹渣、气孔现象；法兰连接对接平行、连接紧密，法兰与管道垂直；支挂架安装牢固、间接适当；保温层粘贴紧密牢固，防腐处理良好，无漏刷、气泡；阀门、水处理设备及附件规格型号、耐压强度、阀门的严密试验合格，方向符合使用标准；油漆防腐完善，表面光滑无刷漏；管网的试验压力应为工作压力的1.5倍，不大于1MPA，10分钟降至工作压力，不渗漏，30分钟压力降不大于0.05MPA；各类管沟、管网排列整齐、合理，便于维修，各种沟内整洁、无杂物；供水管网严禁穿越变配电房；供水试验无漏水、断水现象，暗装阀门，检修方便；</w:t>
            </w:r>
          </w:p>
        </w:tc>
      </w:tr>
      <w:tr w14:paraId="49E0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1E27B723">
            <w:pPr>
              <w:autoSpaceDE w:val="0"/>
              <w:autoSpaceDN w:val="0"/>
              <w:adjustRightInd w:val="0"/>
              <w:jc w:val="left"/>
              <w:rPr>
                <w:rFonts w:ascii="宋体" w:hAnsi="宋体" w:eastAsia="宋体" w:cs="宋体"/>
                <w:b/>
                <w:color w:val="000000"/>
                <w:kern w:val="0"/>
                <w:sz w:val="24"/>
                <w:szCs w:val="24"/>
                <w:lang w:eastAsia="zh-CN"/>
              </w:rPr>
            </w:pPr>
          </w:p>
          <w:p w14:paraId="1D4CA7A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排水管网检查</w:t>
            </w:r>
          </w:p>
        </w:tc>
        <w:tc>
          <w:tcPr>
            <w:tcW w:w="7336" w:type="dxa"/>
            <w:tcBorders>
              <w:top w:val="single" w:color="auto" w:sz="4" w:space="0"/>
              <w:bottom w:val="single" w:color="auto" w:sz="4" w:space="0"/>
            </w:tcBorders>
          </w:tcPr>
          <w:p w14:paraId="3DD50CB8">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检查口位置正确，清扫方便；排水管道井无垃圾和管子口无污物；所有排水管灌水通球试验做到不渗不漏，排水通畅；各类排水管网应有功能及流向标识，管道标有排水类型；顶层排水管口安装有防护箅子，避免杂物掉入；雨水、污水分流排放；</w:t>
            </w:r>
          </w:p>
        </w:tc>
      </w:tr>
      <w:tr w14:paraId="6AE7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986" w:type="dxa"/>
            <w:tcBorders>
              <w:top w:val="single" w:color="auto" w:sz="4" w:space="0"/>
              <w:bottom w:val="single" w:color="auto" w:sz="4" w:space="0"/>
            </w:tcBorders>
          </w:tcPr>
          <w:p w14:paraId="057522C8">
            <w:pPr>
              <w:autoSpaceDE w:val="0"/>
              <w:autoSpaceDN w:val="0"/>
              <w:adjustRightInd w:val="0"/>
              <w:jc w:val="left"/>
              <w:rPr>
                <w:rFonts w:ascii="宋体" w:hAnsi="宋体" w:eastAsia="宋体" w:cs="宋体"/>
                <w:b/>
                <w:color w:val="000000"/>
                <w:kern w:val="0"/>
                <w:sz w:val="24"/>
                <w:szCs w:val="24"/>
                <w:lang w:eastAsia="zh-CN"/>
              </w:rPr>
            </w:pPr>
          </w:p>
          <w:p w14:paraId="46C8A9EA">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雨水管检查</w:t>
            </w:r>
          </w:p>
        </w:tc>
        <w:tc>
          <w:tcPr>
            <w:tcW w:w="7336" w:type="dxa"/>
            <w:tcBorders>
              <w:top w:val="single" w:color="auto" w:sz="4" w:space="0"/>
              <w:bottom w:val="single" w:color="auto" w:sz="4" w:space="0"/>
            </w:tcBorders>
          </w:tcPr>
          <w:p w14:paraId="6E705142">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按规范安装伸缩节，伸缩节安装高度应统一；管道支架的间距应统一，立管</w:t>
            </w:r>
            <w:r>
              <w:rPr>
                <w:rFonts w:hint="eastAsia" w:ascii="宋体" w:hAnsi="宋体" w:eastAsia="宋体" w:cs="宋体"/>
                <w:color w:val="000000"/>
                <w:kern w:val="0"/>
                <w:sz w:val="24"/>
                <w:szCs w:val="24"/>
                <w:lang w:eastAsia="en-US"/>
              </w:rPr>
              <w:t>φ</w:t>
            </w:r>
            <w:r>
              <w:rPr>
                <w:rFonts w:hint="eastAsia" w:ascii="宋体" w:hAnsi="宋体" w:eastAsia="宋体" w:cs="宋体"/>
                <w:color w:val="000000"/>
                <w:kern w:val="0"/>
                <w:sz w:val="24"/>
                <w:szCs w:val="24"/>
                <w:lang w:eastAsia="zh-CN"/>
              </w:rPr>
              <w:t>75以上的支架间距不大于2m；立管的垂直度偏差：每5m不大于10mm，全高不大于30mm；雨落管口与排水明沟中心、月亮弯中心三点成一线；天台雨水排水口设置有排水篦子；所有管道不堵不漏，排水通畅；</w:t>
            </w:r>
          </w:p>
        </w:tc>
      </w:tr>
      <w:tr w14:paraId="17A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86" w:type="dxa"/>
            <w:tcBorders>
              <w:top w:val="single" w:color="auto" w:sz="4" w:space="0"/>
              <w:bottom w:val="single" w:color="auto" w:sz="4" w:space="0"/>
            </w:tcBorders>
          </w:tcPr>
          <w:p w14:paraId="007AE5A9">
            <w:pPr>
              <w:autoSpaceDE w:val="0"/>
              <w:autoSpaceDN w:val="0"/>
              <w:adjustRightInd w:val="0"/>
              <w:jc w:val="left"/>
              <w:rPr>
                <w:rFonts w:ascii="宋体" w:hAnsi="宋体" w:eastAsia="宋体" w:cs="宋体"/>
                <w:b/>
                <w:color w:val="000000"/>
                <w:kern w:val="0"/>
                <w:sz w:val="24"/>
                <w:szCs w:val="24"/>
                <w:lang w:eastAsia="zh-CN"/>
              </w:rPr>
            </w:pPr>
          </w:p>
          <w:p w14:paraId="163A3018">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消防设施检查</w:t>
            </w:r>
          </w:p>
        </w:tc>
        <w:tc>
          <w:tcPr>
            <w:tcW w:w="7336" w:type="dxa"/>
            <w:tcBorders>
              <w:top w:val="single" w:color="auto" w:sz="4" w:space="0"/>
              <w:bottom w:val="single" w:color="auto" w:sz="4" w:space="0"/>
            </w:tcBorders>
          </w:tcPr>
          <w:p w14:paraId="13D0061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喷淋管材无锈蚀、无飞刺、零件齐全；消防栓箱表面平整、光洁，无锈蚀、划痕、箱门开启灵活；穿墙管道不得有接口（丝接或者焊接）；阀门开启灵活、关闭严密、无渗漏、断水现象；消防烟感、喷淋自动控制系统性能正常；</w:t>
            </w:r>
          </w:p>
        </w:tc>
      </w:tr>
      <w:tr w14:paraId="48E3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86" w:type="dxa"/>
            <w:tcBorders>
              <w:top w:val="single" w:color="auto" w:sz="4" w:space="0"/>
              <w:bottom w:val="single" w:color="auto" w:sz="4" w:space="0"/>
            </w:tcBorders>
          </w:tcPr>
          <w:p w14:paraId="75176ED9">
            <w:pPr>
              <w:autoSpaceDE w:val="0"/>
              <w:autoSpaceDN w:val="0"/>
              <w:adjustRightInd w:val="0"/>
              <w:jc w:val="left"/>
              <w:rPr>
                <w:rFonts w:ascii="宋体" w:hAnsi="宋体" w:eastAsia="宋体" w:cs="宋体"/>
                <w:b/>
                <w:color w:val="000000"/>
                <w:kern w:val="0"/>
                <w:sz w:val="24"/>
                <w:szCs w:val="24"/>
                <w:lang w:eastAsia="zh-CN"/>
              </w:rPr>
            </w:pPr>
          </w:p>
          <w:p w14:paraId="4B898A35">
            <w:pPr>
              <w:autoSpaceDE w:val="0"/>
              <w:autoSpaceDN w:val="0"/>
              <w:adjustRightInd w:val="0"/>
              <w:jc w:val="left"/>
              <w:rPr>
                <w:rFonts w:ascii="宋体" w:hAnsi="宋体" w:eastAsia="宋体" w:cs="宋体"/>
                <w:b/>
                <w:color w:val="000000"/>
                <w:kern w:val="0"/>
                <w:sz w:val="24"/>
                <w:szCs w:val="24"/>
                <w:lang w:eastAsia="zh-CN"/>
              </w:rPr>
            </w:pPr>
          </w:p>
          <w:p w14:paraId="7BED54B0">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供暖管网检查</w:t>
            </w:r>
          </w:p>
        </w:tc>
        <w:tc>
          <w:tcPr>
            <w:tcW w:w="7336" w:type="dxa"/>
            <w:tcBorders>
              <w:top w:val="single" w:color="auto" w:sz="4" w:space="0"/>
              <w:bottom w:val="single" w:color="auto" w:sz="4" w:space="0"/>
            </w:tcBorders>
          </w:tcPr>
          <w:p w14:paraId="5D5C15C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管网支、挂架支墩牢固，可靠，管网排列整齐、合理、便于维修、泄水坡度合理，丝扣连接牢固，断丝不大于10%；法兰连接应平行，连接紧密，法兰与管道垂直；保温层粘贴牢固、紧密；管网的试验压力应为工作压力的1.5倍，不大于1MPA，10分钟降至工作压力，不渗漏，30分钟压力降不大于0.05MPA；阀门规格、型号、耐压强度、严密性试验合格，安装方向便于维修；管道无漏刷；</w:t>
            </w:r>
          </w:p>
        </w:tc>
      </w:tr>
      <w:tr w14:paraId="6CE3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34840C41">
            <w:pPr>
              <w:autoSpaceDE w:val="0"/>
              <w:autoSpaceDN w:val="0"/>
              <w:adjustRightInd w:val="0"/>
              <w:jc w:val="left"/>
              <w:rPr>
                <w:rFonts w:ascii="宋体" w:hAnsi="宋体" w:eastAsia="宋体" w:cs="宋体"/>
                <w:b/>
                <w:color w:val="000000"/>
                <w:kern w:val="0"/>
                <w:sz w:val="24"/>
                <w:szCs w:val="24"/>
                <w:lang w:eastAsia="zh-CN"/>
              </w:rPr>
            </w:pPr>
          </w:p>
          <w:p w14:paraId="5C39BC51">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设备间电气检查</w:t>
            </w:r>
          </w:p>
        </w:tc>
        <w:tc>
          <w:tcPr>
            <w:tcW w:w="7336" w:type="dxa"/>
            <w:tcBorders>
              <w:top w:val="single" w:color="auto" w:sz="4" w:space="0"/>
              <w:bottom w:val="single" w:color="auto" w:sz="4" w:space="0"/>
            </w:tcBorders>
          </w:tcPr>
          <w:p w14:paraId="7312516E">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各电气元件、电缆导线齐全，安装良好、规格型号符合设计，各类保护装置齐全、合理；配电柜（箱）各电器元件及其与导线连接紧固，布线整齐合理，接触良好，无虚接、过热、噪声，保护接地正常；泵房间电气配电柜各指示灯、电动机运转正常，无噪声和过热，所有设备应有应急照明，电缆电线接口端有编号或挂牌，配电柜上标示清晰；</w:t>
            </w:r>
          </w:p>
        </w:tc>
      </w:tr>
    </w:tbl>
    <w:p w14:paraId="4D1ED2F5">
      <w:pPr>
        <w:spacing w:line="360" w:lineRule="auto"/>
        <w:jc w:val="left"/>
        <w:rPr>
          <w:rFonts w:ascii="Calibri" w:hAnsi="Calibri" w:eastAsia="宋体" w:cs="Times New Roman"/>
          <w:kern w:val="0"/>
          <w:sz w:val="32"/>
          <w:szCs w:val="28"/>
        </w:rPr>
      </w:pPr>
      <w:r>
        <w:rPr>
          <w:rFonts w:hint="eastAsia" w:ascii="Calibri" w:hAnsi="Calibri" w:eastAsia="宋体" w:cs="Times New Roman"/>
          <w:kern w:val="0"/>
          <w:sz w:val="32"/>
          <w:szCs w:val="28"/>
        </w:rPr>
        <w:t>（10）强电系统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FFD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BBA7818">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Pr>
          <w:p w14:paraId="5AB9757F">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3DA6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5C729E1D">
            <w:pPr>
              <w:jc w:val="left"/>
              <w:rPr>
                <w:rFonts w:ascii="宋体" w:hAnsi="宋体" w:eastAsia="宋体" w:cs="Times New Roman"/>
                <w:b/>
                <w:snapToGrid w:val="0"/>
                <w:color w:val="000000"/>
                <w:kern w:val="0"/>
                <w:sz w:val="24"/>
                <w:szCs w:val="24"/>
                <w:lang w:eastAsia="zh-CN"/>
              </w:rPr>
            </w:pPr>
          </w:p>
          <w:p w14:paraId="00247B5C">
            <w:pPr>
              <w:jc w:val="left"/>
              <w:rPr>
                <w:rFonts w:ascii="宋体" w:hAnsi="宋体" w:eastAsia="宋体" w:cs="Times New Roman"/>
                <w:b/>
                <w:color w:val="000000"/>
                <w:kern w:val="0"/>
                <w:sz w:val="24"/>
                <w:szCs w:val="24"/>
                <w:lang w:eastAsia="zh-CN"/>
              </w:rPr>
            </w:pPr>
            <w:r>
              <w:rPr>
                <w:rFonts w:hint="eastAsia" w:ascii="宋体" w:hAnsi="宋体" w:eastAsia="宋体" w:cs="Times New Roman"/>
                <w:b/>
                <w:snapToGrid w:val="0"/>
                <w:color w:val="000000"/>
                <w:kern w:val="0"/>
                <w:sz w:val="24"/>
                <w:szCs w:val="24"/>
                <w:lang w:eastAsia="zh-CN"/>
              </w:rPr>
              <w:t>高低压配电室高压配电柜</w:t>
            </w:r>
          </w:p>
        </w:tc>
        <w:tc>
          <w:tcPr>
            <w:tcW w:w="7336" w:type="dxa"/>
          </w:tcPr>
          <w:p w14:paraId="6B56A9A7">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表面无变形，无脱漆、划伤；电气连接点，螺丝压接坚固、可靠，无松动，柜内清洁，无异物，特别是输电母排；设备规格、一次接线系统、二次回路和接线符合设计和厂家要求；设备、电力电缆、操作电缆标识齐全；高压柜机械连锁、电气连锁动作准确、可靠；防止电气误操作的“五防”装置齐全，动作灵活可靠；柜内控制电缆的位置不应妨碍手车的进出，并应牢固；</w:t>
            </w:r>
          </w:p>
        </w:tc>
      </w:tr>
      <w:tr w14:paraId="54C9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bottom w:val="single" w:color="auto" w:sz="4" w:space="0"/>
            </w:tcBorders>
          </w:tcPr>
          <w:p w14:paraId="783B582B">
            <w:pPr>
              <w:jc w:val="left"/>
              <w:rPr>
                <w:rFonts w:ascii="宋体" w:hAnsi="宋体" w:eastAsia="宋体" w:cs="Times New Roman"/>
                <w:b/>
                <w:snapToGrid w:val="0"/>
                <w:color w:val="000000"/>
                <w:kern w:val="0"/>
                <w:sz w:val="24"/>
                <w:szCs w:val="24"/>
                <w:lang w:eastAsia="zh-CN"/>
              </w:rPr>
            </w:pPr>
          </w:p>
          <w:p w14:paraId="081964B8">
            <w:pPr>
              <w:jc w:val="left"/>
              <w:rPr>
                <w:rFonts w:ascii="宋体" w:hAnsi="宋体" w:eastAsia="宋体" w:cs="Times New Roman"/>
                <w:b/>
                <w:snapToGrid w:val="0"/>
                <w:color w:val="000000"/>
                <w:kern w:val="0"/>
                <w:sz w:val="24"/>
                <w:szCs w:val="24"/>
                <w:lang w:eastAsia="zh-CN"/>
              </w:rPr>
            </w:pPr>
            <w:r>
              <w:rPr>
                <w:rFonts w:hint="eastAsia" w:ascii="宋体" w:hAnsi="宋体" w:eastAsia="宋体" w:cs="Times New Roman"/>
                <w:b/>
                <w:snapToGrid w:val="0"/>
                <w:color w:val="000000"/>
                <w:kern w:val="0"/>
                <w:sz w:val="24"/>
                <w:szCs w:val="24"/>
                <w:lang w:eastAsia="zh-CN"/>
              </w:rPr>
              <w:t>高低压配电室高压开关</w:t>
            </w:r>
          </w:p>
        </w:tc>
        <w:tc>
          <w:tcPr>
            <w:tcW w:w="7336" w:type="dxa"/>
            <w:tcBorders>
              <w:bottom w:val="single" w:color="auto" w:sz="4" w:space="0"/>
            </w:tcBorders>
          </w:tcPr>
          <w:p w14:paraId="544DC81B">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真空断路器应固定牢靠，外表整洁完整；电气连接可靠且接触良好；真空断路器与其操动机构联动正常，无卡阻，分合闸指示正确，辅助开关动作应准确可靠，接点无电弧烧痕，灭弧室真空度应符合产品的技术规定，绝缘部件、瓷件应完整无损；</w:t>
            </w:r>
          </w:p>
        </w:tc>
      </w:tr>
      <w:tr w14:paraId="1748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86" w:type="dxa"/>
            <w:tcBorders>
              <w:top w:val="single" w:color="auto" w:sz="4" w:space="0"/>
              <w:bottom w:val="single" w:color="auto" w:sz="4" w:space="0"/>
            </w:tcBorders>
          </w:tcPr>
          <w:p w14:paraId="21A7D574">
            <w:pPr>
              <w:jc w:val="left"/>
              <w:rPr>
                <w:rFonts w:ascii="宋体" w:hAnsi="宋体" w:eastAsia="宋体" w:cs="Times New Roman"/>
                <w:b/>
                <w:snapToGrid w:val="0"/>
                <w:color w:val="000000"/>
                <w:kern w:val="0"/>
                <w:sz w:val="24"/>
                <w:szCs w:val="24"/>
                <w:lang w:eastAsia="zh-CN"/>
              </w:rPr>
            </w:pPr>
          </w:p>
          <w:p w14:paraId="1320110B">
            <w:pPr>
              <w:jc w:val="left"/>
              <w:rPr>
                <w:rFonts w:ascii="宋体" w:hAnsi="宋体" w:eastAsia="宋体" w:cs="Times New Roman"/>
                <w:b/>
                <w:snapToGrid w:val="0"/>
                <w:color w:val="000000"/>
                <w:kern w:val="0"/>
                <w:sz w:val="24"/>
                <w:szCs w:val="24"/>
                <w:lang w:eastAsia="en-US"/>
              </w:rPr>
            </w:pPr>
            <w:r>
              <w:rPr>
                <w:rFonts w:hint="eastAsia" w:ascii="宋体" w:hAnsi="宋体" w:eastAsia="宋体" w:cs="Times New Roman"/>
                <w:b/>
                <w:snapToGrid w:val="0"/>
                <w:color w:val="000000"/>
                <w:kern w:val="0"/>
                <w:sz w:val="24"/>
                <w:szCs w:val="24"/>
                <w:lang w:eastAsia="en-US"/>
              </w:rPr>
              <w:t>高低压配电室直流屏</w:t>
            </w:r>
          </w:p>
          <w:p w14:paraId="2259DF41">
            <w:pPr>
              <w:autoSpaceDE w:val="0"/>
              <w:autoSpaceDN w:val="0"/>
              <w:adjustRightInd w:val="0"/>
              <w:jc w:val="left"/>
              <w:rPr>
                <w:rFonts w:ascii="宋体" w:hAnsi="宋体" w:eastAsia="宋体" w:cs="宋体"/>
                <w:b/>
                <w:color w:val="000000"/>
                <w:kern w:val="0"/>
                <w:sz w:val="24"/>
                <w:szCs w:val="24"/>
                <w:lang w:eastAsia="en-US"/>
              </w:rPr>
            </w:pPr>
          </w:p>
        </w:tc>
        <w:tc>
          <w:tcPr>
            <w:tcW w:w="7336" w:type="dxa"/>
            <w:tcBorders>
              <w:top w:val="single" w:color="auto" w:sz="4" w:space="0"/>
              <w:bottom w:val="single" w:color="auto" w:sz="4" w:space="0"/>
            </w:tcBorders>
          </w:tcPr>
          <w:p w14:paraId="0CD4C4EC">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电池布线排列应整齐，极性标志清晰、正确；电池编号应正确，外壳清洁、液面正常；电池组的绝缘应良好，绝缘电阻应不小于0.5M</w:t>
            </w:r>
            <w:r>
              <w:rPr>
                <w:rFonts w:hint="eastAsia" w:ascii="宋体" w:hAnsi="宋体" w:eastAsia="宋体" w:cs="Times New Roman"/>
                <w:snapToGrid w:val="0"/>
                <w:color w:val="000000"/>
                <w:kern w:val="0"/>
                <w:sz w:val="24"/>
                <w:szCs w:val="24"/>
                <w:lang w:eastAsia="en-US"/>
              </w:rPr>
              <w:t>Ω</w:t>
            </w:r>
            <w:r>
              <w:rPr>
                <w:rFonts w:hint="eastAsia" w:ascii="宋体" w:hAnsi="宋体" w:eastAsia="宋体" w:cs="Times New Roman"/>
                <w:snapToGrid w:val="0"/>
                <w:color w:val="000000"/>
                <w:kern w:val="0"/>
                <w:sz w:val="24"/>
                <w:szCs w:val="24"/>
                <w:lang w:eastAsia="zh-CN"/>
              </w:rPr>
              <w:t>；直流屏交流电源互投功能应正常；直流屏内各接线标志应齐全、清晰；直流回路与交流回路应有明显区别；</w:t>
            </w:r>
          </w:p>
        </w:tc>
      </w:tr>
      <w:tr w14:paraId="5E64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86" w:type="dxa"/>
            <w:tcBorders>
              <w:top w:val="single" w:color="auto" w:sz="4" w:space="0"/>
              <w:bottom w:val="single" w:color="auto" w:sz="4" w:space="0"/>
            </w:tcBorders>
          </w:tcPr>
          <w:p w14:paraId="58C59E93">
            <w:pPr>
              <w:jc w:val="left"/>
              <w:rPr>
                <w:rFonts w:ascii="宋体" w:hAnsi="宋体" w:eastAsia="宋体" w:cs="Times New Roman"/>
                <w:b/>
                <w:snapToGrid w:val="0"/>
                <w:color w:val="000000"/>
                <w:kern w:val="0"/>
                <w:sz w:val="24"/>
                <w:szCs w:val="24"/>
                <w:lang w:eastAsia="zh-CN"/>
              </w:rPr>
            </w:pPr>
          </w:p>
          <w:p w14:paraId="7EB0C5D5">
            <w:pPr>
              <w:jc w:val="left"/>
              <w:rPr>
                <w:rFonts w:ascii="宋体" w:hAnsi="宋体" w:eastAsia="宋体" w:cs="Times New Roman"/>
                <w:b/>
                <w:snapToGrid w:val="0"/>
                <w:color w:val="000000"/>
                <w:kern w:val="0"/>
                <w:sz w:val="24"/>
                <w:szCs w:val="24"/>
                <w:lang w:eastAsia="zh-CN"/>
              </w:rPr>
            </w:pPr>
          </w:p>
          <w:p w14:paraId="06FCB7BA">
            <w:pPr>
              <w:spacing w:line="240" w:lineRule="atLeast"/>
              <w:jc w:val="left"/>
              <w:rPr>
                <w:rFonts w:ascii="宋体" w:hAnsi="宋体" w:eastAsia="宋体" w:cs="Times New Roman"/>
                <w:b/>
                <w:snapToGrid w:val="0"/>
                <w:color w:val="000000"/>
                <w:kern w:val="0"/>
                <w:sz w:val="24"/>
                <w:szCs w:val="24"/>
                <w:lang w:eastAsia="zh-CN"/>
              </w:rPr>
            </w:pPr>
            <w:r>
              <w:rPr>
                <w:rFonts w:hint="eastAsia" w:ascii="宋体" w:hAnsi="宋体" w:eastAsia="宋体" w:cs="Times New Roman"/>
                <w:b/>
                <w:snapToGrid w:val="0"/>
                <w:color w:val="000000"/>
                <w:kern w:val="0"/>
                <w:sz w:val="24"/>
                <w:szCs w:val="24"/>
                <w:lang w:eastAsia="zh-CN"/>
              </w:rPr>
              <w:t>高低压配电室低压配电柜</w:t>
            </w:r>
          </w:p>
          <w:p w14:paraId="41106B52">
            <w:pPr>
              <w:autoSpaceDE w:val="0"/>
              <w:autoSpaceDN w:val="0"/>
              <w:adjustRightInd w:val="0"/>
              <w:jc w:val="left"/>
              <w:rPr>
                <w:rFonts w:ascii="宋体" w:hAnsi="宋体" w:eastAsia="宋体" w:cs="宋体"/>
                <w:b/>
                <w:color w:val="000000"/>
                <w:kern w:val="0"/>
                <w:sz w:val="24"/>
                <w:szCs w:val="24"/>
                <w:lang w:eastAsia="zh-CN"/>
              </w:rPr>
            </w:pPr>
          </w:p>
        </w:tc>
        <w:tc>
          <w:tcPr>
            <w:tcW w:w="7336" w:type="dxa"/>
            <w:tcBorders>
              <w:top w:val="single" w:color="auto" w:sz="4" w:space="0"/>
              <w:bottom w:val="single" w:color="auto" w:sz="4" w:space="0"/>
            </w:tcBorders>
          </w:tcPr>
          <w:p w14:paraId="2FABD303">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检查设备规格、型号、数量符合设计图纸；检查一次接线系统符合设计图纸，绝缘电阻值应大于0.5M</w:t>
            </w:r>
            <w:r>
              <w:rPr>
                <w:rFonts w:hint="eastAsia" w:ascii="宋体" w:hAnsi="宋体" w:eastAsia="宋体" w:cs="Times New Roman"/>
                <w:snapToGrid w:val="0"/>
                <w:color w:val="000000"/>
                <w:kern w:val="0"/>
                <w:sz w:val="24"/>
                <w:szCs w:val="24"/>
                <w:lang w:eastAsia="en-US"/>
              </w:rPr>
              <w:t>Ω</w:t>
            </w:r>
            <w:r>
              <w:rPr>
                <w:rFonts w:hint="eastAsia" w:ascii="宋体" w:hAnsi="宋体" w:eastAsia="宋体" w:cs="Times New Roman"/>
                <w:snapToGrid w:val="0"/>
                <w:color w:val="000000"/>
                <w:kern w:val="0"/>
                <w:sz w:val="24"/>
                <w:szCs w:val="24"/>
                <w:lang w:eastAsia="zh-CN"/>
              </w:rPr>
              <w:t>；检查二次回路和接线符合厂家图纸，绝缘电阻值大于0.5M</w:t>
            </w:r>
            <w:r>
              <w:rPr>
                <w:rFonts w:hint="eastAsia" w:ascii="宋体" w:hAnsi="宋体" w:eastAsia="宋体" w:cs="Times New Roman"/>
                <w:snapToGrid w:val="0"/>
                <w:color w:val="000000"/>
                <w:kern w:val="0"/>
                <w:sz w:val="24"/>
                <w:szCs w:val="24"/>
                <w:lang w:eastAsia="en-US"/>
              </w:rPr>
              <w:t>Ω</w:t>
            </w:r>
            <w:r>
              <w:rPr>
                <w:rFonts w:hint="eastAsia" w:ascii="宋体" w:hAnsi="宋体" w:eastAsia="宋体" w:cs="Times New Roman"/>
                <w:snapToGrid w:val="0"/>
                <w:color w:val="000000"/>
                <w:kern w:val="0"/>
                <w:sz w:val="24"/>
                <w:szCs w:val="24"/>
                <w:lang w:eastAsia="zh-CN"/>
              </w:rPr>
              <w:t>；设备标识、电力电缆、开关标识、控制电缆标识齐全；外观检查：无变形、划伤，门锁配件齐全，安装牢固，低压连络开关与主进开关自投自复正常；分段母线相序应一致；电容器柜电容器接线正确，保护回路完整，电容器外壳应无变形或渗漏油现象，端子连接牢固，熔断器熔体的额定电流应符合设计规定，放电回路完整且操作灵活，电容器外壳及构架的接地应可靠；</w:t>
            </w:r>
          </w:p>
        </w:tc>
      </w:tr>
      <w:tr w14:paraId="679C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2ED56F92">
            <w:pPr>
              <w:jc w:val="left"/>
              <w:rPr>
                <w:rFonts w:ascii="宋体" w:hAnsi="宋体" w:eastAsia="宋体" w:cs="Times New Roman"/>
                <w:b/>
                <w:snapToGrid w:val="0"/>
                <w:color w:val="000000"/>
                <w:kern w:val="0"/>
                <w:sz w:val="24"/>
                <w:szCs w:val="24"/>
                <w:lang w:eastAsia="zh-CN"/>
              </w:rPr>
            </w:pPr>
          </w:p>
          <w:p w14:paraId="0A2AA636">
            <w:pPr>
              <w:jc w:val="left"/>
              <w:rPr>
                <w:rFonts w:ascii="宋体" w:hAnsi="宋体" w:eastAsia="宋体" w:cs="Times New Roman"/>
                <w:b/>
                <w:snapToGrid w:val="0"/>
                <w:color w:val="000000"/>
                <w:kern w:val="0"/>
                <w:sz w:val="24"/>
                <w:szCs w:val="24"/>
                <w:lang w:eastAsia="zh-CN"/>
              </w:rPr>
            </w:pPr>
            <w:r>
              <w:rPr>
                <w:rFonts w:hint="eastAsia" w:ascii="宋体" w:hAnsi="宋体" w:eastAsia="宋体" w:cs="Times New Roman"/>
                <w:b/>
                <w:snapToGrid w:val="0"/>
                <w:color w:val="000000"/>
                <w:kern w:val="0"/>
                <w:sz w:val="24"/>
                <w:szCs w:val="24"/>
                <w:lang w:eastAsia="zh-CN"/>
              </w:rPr>
              <w:t>高低压配电室其他事项</w:t>
            </w:r>
          </w:p>
        </w:tc>
        <w:tc>
          <w:tcPr>
            <w:tcW w:w="7336" w:type="dxa"/>
            <w:tcBorders>
              <w:top w:val="single" w:color="auto" w:sz="4" w:space="0"/>
              <w:bottom w:val="single" w:color="auto" w:sz="4" w:space="0"/>
            </w:tcBorders>
          </w:tcPr>
          <w:p w14:paraId="0D884918">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检查专用工具（高压安全用具应具有相关部门检测合格证）、操作手柄、小车联锁及钥匙齐全；高低压柜绝缘垫应整洁完好，并具有符合要求的检测报告；检查房屋、土建结构有无渗漏和未封堵空洞；检查配电室消防报警是否灵敏；照明及通风系统正常；变配电室应安装与实际设备相符合的模拟屏；配电室应配备适量的消防器材；</w:t>
            </w:r>
          </w:p>
        </w:tc>
      </w:tr>
      <w:tr w14:paraId="6D98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066E2139">
            <w:pPr>
              <w:autoSpaceDE w:val="0"/>
              <w:autoSpaceDN w:val="0"/>
              <w:adjustRightInd w:val="0"/>
              <w:jc w:val="left"/>
              <w:rPr>
                <w:rFonts w:ascii="宋体" w:hAnsi="宋体" w:eastAsia="宋体" w:cs="宋体"/>
                <w:b/>
                <w:snapToGrid w:val="0"/>
                <w:color w:val="000000"/>
                <w:kern w:val="0"/>
                <w:sz w:val="24"/>
                <w:szCs w:val="24"/>
                <w:lang w:eastAsia="zh-CN"/>
              </w:rPr>
            </w:pPr>
          </w:p>
          <w:p w14:paraId="657AEA47">
            <w:pPr>
              <w:autoSpaceDE w:val="0"/>
              <w:autoSpaceDN w:val="0"/>
              <w:adjustRightInd w:val="0"/>
              <w:jc w:val="left"/>
              <w:rPr>
                <w:rFonts w:ascii="宋体" w:hAnsi="宋体" w:eastAsia="宋体" w:cs="宋体"/>
                <w:b/>
                <w:snapToGrid w:val="0"/>
                <w:color w:val="000000"/>
                <w:kern w:val="0"/>
                <w:sz w:val="24"/>
                <w:szCs w:val="24"/>
                <w:lang w:eastAsia="zh-CN"/>
              </w:rPr>
            </w:pPr>
          </w:p>
          <w:p w14:paraId="2E75C8C3">
            <w:pPr>
              <w:autoSpaceDE w:val="0"/>
              <w:autoSpaceDN w:val="0"/>
              <w:adjustRightInd w:val="0"/>
              <w:jc w:val="left"/>
              <w:rPr>
                <w:rFonts w:ascii="宋体" w:hAnsi="宋体" w:eastAsia="宋体" w:cs="宋体"/>
                <w:b/>
                <w:snapToGrid w:val="0"/>
                <w:color w:val="000000"/>
                <w:kern w:val="0"/>
                <w:sz w:val="24"/>
                <w:szCs w:val="24"/>
                <w:lang w:eastAsia="zh-CN"/>
              </w:rPr>
            </w:pPr>
          </w:p>
          <w:p w14:paraId="3B3A6F38">
            <w:pPr>
              <w:autoSpaceDE w:val="0"/>
              <w:autoSpaceDN w:val="0"/>
              <w:adjustRightInd w:val="0"/>
              <w:jc w:val="left"/>
              <w:rPr>
                <w:rFonts w:ascii="宋体" w:hAnsi="宋体" w:eastAsia="宋体" w:cs="宋体"/>
                <w:b/>
                <w:snapToGrid w:val="0"/>
                <w:color w:val="000000"/>
                <w:kern w:val="0"/>
                <w:sz w:val="24"/>
                <w:szCs w:val="24"/>
                <w:lang w:eastAsia="zh-CN"/>
              </w:rPr>
            </w:pPr>
          </w:p>
          <w:p w14:paraId="5ADFF127">
            <w:pPr>
              <w:autoSpaceDE w:val="0"/>
              <w:autoSpaceDN w:val="0"/>
              <w:adjustRightInd w:val="0"/>
              <w:jc w:val="left"/>
              <w:rPr>
                <w:rFonts w:ascii="宋体" w:hAnsi="宋体" w:eastAsia="宋体" w:cs="宋体"/>
                <w:b/>
                <w:snapToGrid w:val="0"/>
                <w:color w:val="000000"/>
                <w:kern w:val="0"/>
                <w:sz w:val="24"/>
                <w:szCs w:val="24"/>
                <w:lang w:eastAsia="zh-CN"/>
              </w:rPr>
            </w:pPr>
          </w:p>
          <w:p w14:paraId="3E4FB06B">
            <w:pPr>
              <w:autoSpaceDE w:val="0"/>
              <w:autoSpaceDN w:val="0"/>
              <w:adjustRightInd w:val="0"/>
              <w:jc w:val="left"/>
              <w:rPr>
                <w:rFonts w:ascii="宋体" w:hAnsi="宋体" w:eastAsia="宋体" w:cs="宋体"/>
                <w:b/>
                <w:snapToGrid w:val="0"/>
                <w:color w:val="000000"/>
                <w:kern w:val="0"/>
                <w:sz w:val="24"/>
                <w:szCs w:val="24"/>
                <w:lang w:eastAsia="zh-CN"/>
              </w:rPr>
            </w:pPr>
          </w:p>
          <w:p w14:paraId="5A64A8EE">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snapToGrid w:val="0"/>
                <w:color w:val="000000"/>
                <w:kern w:val="0"/>
                <w:sz w:val="24"/>
                <w:szCs w:val="24"/>
                <w:lang w:eastAsia="zh-CN"/>
              </w:rPr>
              <w:t>各低压盘、箱及控制柜电源</w:t>
            </w:r>
          </w:p>
        </w:tc>
        <w:tc>
          <w:tcPr>
            <w:tcW w:w="7336" w:type="dxa"/>
            <w:tcBorders>
              <w:top w:val="single" w:color="auto" w:sz="4" w:space="0"/>
              <w:bottom w:val="single" w:color="auto" w:sz="4" w:space="0"/>
            </w:tcBorders>
          </w:tcPr>
          <w:p w14:paraId="5308BB62">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 xml:space="preserve"> 盘、箱、柜的金属框架及基础型钢必须接地可靠；装有电器的可开启的门和框架的接地应用裸编织铜网带连接，且有标识；盘、箱、柜应有可靠的电击保护措施；盘、箱、柜安装应牢固，封闭良好，并应能防潮、防尘，安装位置应便于检查，成列安装时应排列整齐；盘、箱、柜面的指示灯、操作按钮应安装牢固、无破损，标识应清晰、坚固、准确；盘、箱、柜内应有一、二次系统原理图，并安装牢固；主、备电源在上级低压盘上的开关编号清晰准确，供电电缆应挂标识牌；一、二次回路接线整齐、牢固，宜采用螺栓连接、插接、焊接或压接等；配线回路导线均应标明回路编号、排列整齐、避免交叉，编号应正确、字迹清晰且不易脱色，并应固定牢固，不得使所接的端子排受到机械应力；采用插接式端子的，不同截面的导线不得接在同一端子上；按图施工，接线正确，功能正常，仪表指示灯显示正常；测量盘、箱、柜电压、电流指示值应正常；检查各部位连接点无松脱、锈蚀、烧伤、过热等异常现象；拉合各级开关，检查负荷运行情况应正常，标识应与竣工图纸相符；试验电源互投装置、控制按钮等功能应正常；检查制造厂提供的图纸资料和文件：产品说明书、试验记录、合格证书、安装图纸，以及备品备件、专用工具等；主供电源在低压盘上开关编号；备用电源在低压盘上开关编号；</w:t>
            </w:r>
          </w:p>
        </w:tc>
      </w:tr>
      <w:tr w14:paraId="651F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0A932EC7">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snapToGrid w:val="0"/>
                <w:color w:val="000000"/>
                <w:kern w:val="0"/>
                <w:sz w:val="24"/>
                <w:szCs w:val="24"/>
                <w:lang w:eastAsia="zh-CN"/>
              </w:rPr>
              <w:t>电气照明装置（灯具、插座、开关等）</w:t>
            </w:r>
          </w:p>
        </w:tc>
        <w:tc>
          <w:tcPr>
            <w:tcW w:w="7336" w:type="dxa"/>
            <w:tcBorders>
              <w:top w:val="single" w:color="auto" w:sz="4" w:space="0"/>
              <w:bottom w:val="single" w:color="auto" w:sz="4" w:space="0"/>
            </w:tcBorders>
          </w:tcPr>
          <w:p w14:paraId="2CA6C362">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照明系统通电，灯具回路控制应与照明配电箱及回路的标识一致，开关与灯具控制顺序相对应；检查制造厂提供的图纸资料和文件、产品说明书、试验记录、合格证书、安装图纸，以及备品备件、专用工具等；插座接线顺序正确，无缺相，通电正常；</w:t>
            </w:r>
          </w:p>
        </w:tc>
      </w:tr>
      <w:tr w14:paraId="37C1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1986" w:type="dxa"/>
            <w:tcBorders>
              <w:top w:val="single" w:color="auto" w:sz="4" w:space="0"/>
              <w:bottom w:val="single" w:color="auto" w:sz="4" w:space="0"/>
            </w:tcBorders>
          </w:tcPr>
          <w:p w14:paraId="4E9DD9FC">
            <w:pPr>
              <w:jc w:val="left"/>
              <w:rPr>
                <w:rFonts w:ascii="宋体" w:hAnsi="宋体" w:eastAsia="宋体" w:cs="Times New Roman"/>
                <w:b/>
                <w:snapToGrid w:val="0"/>
                <w:color w:val="000000"/>
                <w:kern w:val="0"/>
                <w:sz w:val="24"/>
                <w:szCs w:val="24"/>
                <w:lang w:eastAsia="zh-CN"/>
              </w:rPr>
            </w:pPr>
          </w:p>
          <w:p w14:paraId="004DD2CE">
            <w:pPr>
              <w:jc w:val="left"/>
              <w:rPr>
                <w:rFonts w:ascii="宋体" w:hAnsi="宋体" w:eastAsia="宋体" w:cs="Times New Roman"/>
                <w:b/>
                <w:snapToGrid w:val="0"/>
                <w:color w:val="000000"/>
                <w:kern w:val="0"/>
                <w:sz w:val="24"/>
                <w:szCs w:val="24"/>
                <w:lang w:eastAsia="zh-CN"/>
              </w:rPr>
            </w:pPr>
          </w:p>
          <w:p w14:paraId="76DD9E95">
            <w:pPr>
              <w:jc w:val="left"/>
              <w:rPr>
                <w:rFonts w:ascii="宋体" w:hAnsi="宋体" w:eastAsia="宋体" w:cs="Times New Roman"/>
                <w:b/>
                <w:snapToGrid w:val="0"/>
                <w:color w:val="000000"/>
                <w:kern w:val="0"/>
                <w:sz w:val="24"/>
                <w:szCs w:val="24"/>
                <w:lang w:eastAsia="en-US"/>
              </w:rPr>
            </w:pPr>
            <w:r>
              <w:rPr>
                <w:rFonts w:hint="eastAsia" w:ascii="宋体" w:hAnsi="宋体" w:eastAsia="宋体" w:cs="Times New Roman"/>
                <w:b/>
                <w:snapToGrid w:val="0"/>
                <w:color w:val="000000"/>
                <w:kern w:val="0"/>
                <w:sz w:val="24"/>
                <w:szCs w:val="24"/>
                <w:lang w:eastAsia="en-US"/>
              </w:rPr>
              <w:t>强电井、管线夹层</w:t>
            </w:r>
          </w:p>
          <w:p w14:paraId="04DFDC5E">
            <w:pPr>
              <w:autoSpaceDE w:val="0"/>
              <w:autoSpaceDN w:val="0"/>
              <w:adjustRightInd w:val="0"/>
              <w:jc w:val="left"/>
              <w:rPr>
                <w:rFonts w:ascii="宋体" w:hAnsi="宋体" w:eastAsia="宋体" w:cs="宋体"/>
                <w:b/>
                <w:color w:val="000000"/>
                <w:kern w:val="0"/>
                <w:sz w:val="24"/>
                <w:szCs w:val="24"/>
                <w:lang w:eastAsia="en-US"/>
              </w:rPr>
            </w:pPr>
          </w:p>
        </w:tc>
        <w:tc>
          <w:tcPr>
            <w:tcW w:w="7336" w:type="dxa"/>
            <w:tcBorders>
              <w:top w:val="single" w:color="auto" w:sz="4" w:space="0"/>
              <w:bottom w:val="single" w:color="auto" w:sz="4" w:space="0"/>
            </w:tcBorders>
          </w:tcPr>
          <w:p w14:paraId="2220F33C">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检查电缆型号、规格应符合设计规定，敷设应排列整齐，无机械损伤，标志牌应装设齐全、正确、齐全；高低压电力电缆，强电、弱电控制电缆应按顺序分层配置；检查有无未封堵管线穿墙空洞；电缆敷设完毕后，应及时清理杂物，盖好盖板；检查有无消防报警设施；检查电缆桥架安装应牢固，电缆支架等的金属部件防腐层应完好；检查强电井、管线夹层照明是否正常，并且应安装应急照明设备；</w:t>
            </w:r>
          </w:p>
        </w:tc>
      </w:tr>
      <w:tr w14:paraId="50382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63F6287A">
            <w:pPr>
              <w:autoSpaceDE w:val="0"/>
              <w:autoSpaceDN w:val="0"/>
              <w:adjustRightInd w:val="0"/>
              <w:jc w:val="left"/>
              <w:rPr>
                <w:rFonts w:ascii="宋体" w:hAnsi="宋体" w:eastAsia="宋体" w:cs="宋体"/>
                <w:b/>
                <w:snapToGrid w:val="0"/>
                <w:color w:val="000000"/>
                <w:kern w:val="0"/>
                <w:sz w:val="24"/>
                <w:szCs w:val="24"/>
                <w:lang w:eastAsia="zh-CN"/>
              </w:rPr>
            </w:pPr>
          </w:p>
          <w:p w14:paraId="0469AB32">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snapToGrid w:val="0"/>
                <w:color w:val="000000"/>
                <w:kern w:val="0"/>
                <w:sz w:val="24"/>
                <w:szCs w:val="24"/>
                <w:lang w:eastAsia="zh-CN"/>
              </w:rPr>
              <w:t>公用动力设备供电系统</w:t>
            </w:r>
          </w:p>
        </w:tc>
        <w:tc>
          <w:tcPr>
            <w:tcW w:w="7336" w:type="dxa"/>
            <w:tcBorders>
              <w:top w:val="single" w:color="auto" w:sz="4" w:space="0"/>
              <w:bottom w:val="single" w:color="auto" w:sz="4" w:space="0"/>
            </w:tcBorders>
          </w:tcPr>
          <w:p w14:paraId="19E0850A">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盘、柜的固定及接地应可靠，盘、柜漆层应完好，清洁整齐； 盘、柜内所装电器元件应齐全完好，安装位置正确，固定牢固；所有二次回路接线应准确，连接可靠，标志齐全清晰，绝缘符合要求； 抽屉式开关柜在推入或拉出时应灵活，机械闭锁可靠，照明装置齐全； 操作及联动试验正确，符合设计要求；所有二次回路接线应与图纸相对应；</w:t>
            </w:r>
          </w:p>
        </w:tc>
      </w:tr>
      <w:tr w14:paraId="30DA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73964ECA">
            <w:pPr>
              <w:jc w:val="left"/>
              <w:rPr>
                <w:rFonts w:ascii="宋体" w:hAnsi="宋体" w:eastAsia="宋体" w:cs="Times New Roman"/>
                <w:b/>
                <w:snapToGrid w:val="0"/>
                <w:color w:val="000000"/>
                <w:kern w:val="0"/>
                <w:sz w:val="24"/>
                <w:szCs w:val="24"/>
                <w:lang w:eastAsia="zh-CN"/>
              </w:rPr>
            </w:pPr>
          </w:p>
          <w:p w14:paraId="7A91473A">
            <w:pPr>
              <w:jc w:val="left"/>
              <w:rPr>
                <w:rFonts w:ascii="宋体" w:hAnsi="宋体" w:eastAsia="宋体" w:cs="Times New Roman"/>
                <w:b/>
                <w:snapToGrid w:val="0"/>
                <w:color w:val="000000"/>
                <w:kern w:val="0"/>
                <w:sz w:val="24"/>
                <w:szCs w:val="24"/>
                <w:lang w:eastAsia="zh-CN"/>
              </w:rPr>
            </w:pPr>
          </w:p>
          <w:p w14:paraId="2C79C81B">
            <w:pPr>
              <w:jc w:val="left"/>
              <w:rPr>
                <w:rFonts w:ascii="宋体" w:hAnsi="宋体" w:eastAsia="宋体" w:cs="Times New Roman"/>
                <w:b/>
                <w:snapToGrid w:val="0"/>
                <w:color w:val="000000"/>
                <w:kern w:val="0"/>
                <w:sz w:val="24"/>
                <w:szCs w:val="24"/>
                <w:lang w:eastAsia="zh-CN"/>
              </w:rPr>
            </w:pPr>
          </w:p>
          <w:p w14:paraId="53CDBFD2">
            <w:pPr>
              <w:jc w:val="left"/>
              <w:rPr>
                <w:rFonts w:ascii="宋体" w:hAnsi="宋体" w:eastAsia="宋体" w:cs="Times New Roman"/>
                <w:snapToGrid w:val="0"/>
                <w:color w:val="000000"/>
                <w:kern w:val="0"/>
                <w:sz w:val="24"/>
                <w:szCs w:val="24"/>
                <w:lang w:eastAsia="en-US"/>
              </w:rPr>
            </w:pPr>
            <w:r>
              <w:rPr>
                <w:rFonts w:hint="eastAsia" w:ascii="宋体" w:hAnsi="宋体" w:eastAsia="宋体" w:cs="Times New Roman"/>
                <w:b/>
                <w:snapToGrid w:val="0"/>
                <w:color w:val="000000"/>
                <w:kern w:val="0"/>
                <w:sz w:val="24"/>
                <w:szCs w:val="24"/>
                <w:lang w:eastAsia="en-US"/>
              </w:rPr>
              <w:t>电缆桥架</w:t>
            </w:r>
          </w:p>
          <w:p w14:paraId="04F04B43">
            <w:pPr>
              <w:autoSpaceDE w:val="0"/>
              <w:autoSpaceDN w:val="0"/>
              <w:adjustRightInd w:val="0"/>
              <w:jc w:val="left"/>
              <w:rPr>
                <w:rFonts w:ascii="宋体" w:hAnsi="宋体" w:eastAsia="宋体" w:cs="宋体"/>
                <w:b/>
                <w:color w:val="000000"/>
                <w:kern w:val="0"/>
                <w:sz w:val="24"/>
                <w:szCs w:val="24"/>
                <w:lang w:eastAsia="en-US"/>
              </w:rPr>
            </w:pPr>
          </w:p>
        </w:tc>
        <w:tc>
          <w:tcPr>
            <w:tcW w:w="7336" w:type="dxa"/>
            <w:tcBorders>
              <w:top w:val="single" w:color="auto" w:sz="4" w:space="0"/>
              <w:bottom w:val="single" w:color="auto" w:sz="4" w:space="0"/>
            </w:tcBorders>
          </w:tcPr>
          <w:p w14:paraId="3D313D0C">
            <w:pPr>
              <w:jc w:val="left"/>
              <w:rPr>
                <w:rFonts w:ascii="宋体" w:hAnsi="宋体" w:eastAsia="宋体" w:cs="Times New Roman"/>
                <w:snapToGrid w:val="0"/>
                <w:color w:val="000000"/>
                <w:kern w:val="0"/>
                <w:sz w:val="24"/>
                <w:szCs w:val="24"/>
                <w:lang w:eastAsia="zh-CN"/>
              </w:rPr>
            </w:pPr>
            <w:r>
              <w:rPr>
                <w:rFonts w:hint="eastAsia" w:ascii="宋体" w:hAnsi="宋体" w:eastAsia="宋体" w:cs="Times New Roman"/>
                <w:snapToGrid w:val="0"/>
                <w:color w:val="000000"/>
                <w:kern w:val="0"/>
                <w:sz w:val="24"/>
                <w:szCs w:val="24"/>
                <w:lang w:eastAsia="zh-CN"/>
              </w:rPr>
              <w:t>金属电缆桥架及支架和引入或引出的金属电缆导管必须接地可靠，金属电缆桥架及支架全长应不少于2处与接地干线相连接；非镀锌电缆桥架间连接板的两端跨接铜芯接地线，接地线最小允许截面积不小于4mm2；镀锌电缆桥架间连接板的两端不跨接地线，但连接板两端不少于2个有放松螺帽或放松垫圈的连接固定螺栓；当设计无要求时，电缆桥架水平安装的支架间距为1.5—3m，垂直安装的支架间距不大于2m；进行电缆桥架全部外观检查；检查接地线与干线连接情况；检查支架与吊架间距及安装牢固程度；检查桥架安装排列整齐、横平竖直、盖板齐全；路由及电缆数量、走向是否符合设计；桥架吊架牢靠、接地线齐全；</w:t>
            </w:r>
          </w:p>
        </w:tc>
      </w:tr>
    </w:tbl>
    <w:p w14:paraId="00B6629E">
      <w:pPr>
        <w:spacing w:line="360" w:lineRule="auto"/>
        <w:jc w:val="left"/>
        <w:rPr>
          <w:rFonts w:ascii="Calibri" w:hAnsi="Calibri" w:eastAsia="宋体" w:cs="Times New Roman"/>
          <w:kern w:val="0"/>
          <w:sz w:val="32"/>
          <w:szCs w:val="28"/>
        </w:rPr>
      </w:pPr>
      <w:r>
        <w:rPr>
          <w:rFonts w:hint="eastAsia" w:ascii="Calibri" w:hAnsi="Calibri" w:eastAsia="宋体" w:cs="Times New Roman"/>
          <w:kern w:val="0"/>
          <w:sz w:val="32"/>
          <w:szCs w:val="28"/>
        </w:rPr>
        <w:t>（11）弱电系统</w:t>
      </w:r>
    </w:p>
    <w:tbl>
      <w:tblPr>
        <w:tblStyle w:val="83"/>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7336"/>
      </w:tblGrid>
      <w:tr w14:paraId="097F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986" w:type="dxa"/>
            <w:tcBorders>
              <w:bottom w:val="single" w:color="auto" w:sz="4" w:space="0"/>
            </w:tcBorders>
          </w:tcPr>
          <w:p w14:paraId="7BF10FD6">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检查项目</w:t>
            </w:r>
          </w:p>
        </w:tc>
        <w:tc>
          <w:tcPr>
            <w:tcW w:w="7336" w:type="dxa"/>
            <w:tcBorders>
              <w:bottom w:val="single" w:color="auto" w:sz="4" w:space="0"/>
            </w:tcBorders>
          </w:tcPr>
          <w:p w14:paraId="06E94606">
            <w:pPr>
              <w:jc w:val="center"/>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检查内容</w:t>
            </w:r>
          </w:p>
        </w:tc>
      </w:tr>
      <w:tr w14:paraId="6FC8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6556D00E">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管网桥架敷设</w:t>
            </w:r>
          </w:p>
        </w:tc>
        <w:tc>
          <w:tcPr>
            <w:tcW w:w="7336" w:type="dxa"/>
            <w:tcBorders>
              <w:top w:val="single" w:color="auto" w:sz="4" w:space="0"/>
              <w:bottom w:val="single" w:color="auto" w:sz="4" w:space="0"/>
            </w:tcBorders>
          </w:tcPr>
          <w:p w14:paraId="6022721E">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桥架管网敷设保证平直、连接紧密可靠；弯管半径、连接箱/盒符合要求；</w:t>
            </w:r>
          </w:p>
        </w:tc>
      </w:tr>
      <w:tr w14:paraId="527E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86" w:type="dxa"/>
            <w:tcBorders>
              <w:top w:val="single" w:color="auto" w:sz="4" w:space="0"/>
              <w:bottom w:val="single" w:color="auto" w:sz="4" w:space="0"/>
            </w:tcBorders>
          </w:tcPr>
          <w:p w14:paraId="345D2974">
            <w:pPr>
              <w:jc w:val="left"/>
              <w:rPr>
                <w:rFonts w:ascii="宋体" w:hAnsi="宋体" w:eastAsia="宋体" w:cs="Times New Roman"/>
                <w:b/>
                <w:color w:val="000000"/>
                <w:kern w:val="0"/>
                <w:sz w:val="24"/>
                <w:szCs w:val="24"/>
                <w:lang w:eastAsia="zh-CN"/>
              </w:rPr>
            </w:pPr>
          </w:p>
          <w:p w14:paraId="536A079B">
            <w:pPr>
              <w:jc w:val="left"/>
              <w:rPr>
                <w:rFonts w:ascii="宋体" w:hAnsi="宋体" w:eastAsia="宋体" w:cs="Times New Roman"/>
                <w:b/>
                <w:color w:val="000000"/>
                <w:kern w:val="0"/>
                <w:sz w:val="24"/>
                <w:szCs w:val="24"/>
                <w:lang w:eastAsia="zh-CN"/>
              </w:rPr>
            </w:pPr>
          </w:p>
          <w:p w14:paraId="3EE6A8BA">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线缆敷设</w:t>
            </w:r>
          </w:p>
        </w:tc>
        <w:tc>
          <w:tcPr>
            <w:tcW w:w="7336" w:type="dxa"/>
            <w:tcBorders>
              <w:top w:val="single" w:color="auto" w:sz="4" w:space="0"/>
              <w:bottom w:val="single" w:color="auto" w:sz="4" w:space="0"/>
            </w:tcBorders>
          </w:tcPr>
          <w:p w14:paraId="6DFA0CC8">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电线电缆一线到位，插接件可靠；电源线与信号线、控制线分开，走向顺直，无扭绞；线缆接头都要求在可检修的地方，不能放在管内和穿线井处；室外孔、井内线缆有采用保护措施，线缆管口进行封堵；效果检查：弱电井是否同沟同井施工，室外弱电井是否密闭，室外设备箱的防水、防潮、防晒、防锈、防冻措施、机械强度、屏蔽措施、防雷、接地系统、温度、湿度、接地电阻、屏蔽等情况是合格；室外管网、线缆的敷设深度、防水、防潮、抗拉以及管网的接地、屏蔽是否合格；</w:t>
            </w:r>
          </w:p>
        </w:tc>
      </w:tr>
      <w:tr w14:paraId="55E1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1986" w:type="dxa"/>
            <w:tcBorders>
              <w:top w:val="single" w:color="auto" w:sz="4" w:space="0"/>
              <w:bottom w:val="single" w:color="auto" w:sz="4" w:space="0"/>
            </w:tcBorders>
          </w:tcPr>
          <w:p w14:paraId="42DC6836">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接地设备安装</w:t>
            </w:r>
          </w:p>
        </w:tc>
        <w:tc>
          <w:tcPr>
            <w:tcW w:w="7336" w:type="dxa"/>
            <w:tcBorders>
              <w:top w:val="single" w:color="auto" w:sz="4" w:space="0"/>
              <w:bottom w:val="single" w:color="auto" w:sz="4" w:space="0"/>
            </w:tcBorders>
          </w:tcPr>
          <w:p w14:paraId="0449611B">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室外接地体埋设深度设置位置符合设计要求，接地线及接地体不得裸露在外。</w:t>
            </w:r>
          </w:p>
        </w:tc>
      </w:tr>
      <w:tr w14:paraId="2518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986" w:type="dxa"/>
            <w:tcBorders>
              <w:top w:val="single" w:color="auto" w:sz="4" w:space="0"/>
              <w:bottom w:val="single" w:color="auto" w:sz="4" w:space="0"/>
            </w:tcBorders>
          </w:tcPr>
          <w:p w14:paraId="7C3C9124">
            <w:pPr>
              <w:jc w:val="left"/>
              <w:rPr>
                <w:rFonts w:ascii="宋体" w:hAnsi="宋体" w:eastAsia="宋体" w:cs="Times New Roman"/>
                <w:b/>
                <w:color w:val="000000"/>
                <w:kern w:val="0"/>
                <w:sz w:val="24"/>
                <w:szCs w:val="24"/>
                <w:lang w:eastAsia="zh-CN"/>
              </w:rPr>
            </w:pPr>
          </w:p>
          <w:p w14:paraId="7CA0922F">
            <w:pPr>
              <w:jc w:val="left"/>
              <w:rPr>
                <w:rFonts w:ascii="宋体" w:hAnsi="宋体" w:eastAsia="宋体" w:cs="Times New Roman"/>
                <w:b/>
                <w:color w:val="000000"/>
                <w:kern w:val="0"/>
                <w:sz w:val="24"/>
                <w:szCs w:val="24"/>
                <w:lang w:eastAsia="zh-CN"/>
              </w:rPr>
            </w:pPr>
          </w:p>
          <w:p w14:paraId="7BB92E47">
            <w:pPr>
              <w:jc w:val="left"/>
              <w:rPr>
                <w:rFonts w:ascii="宋体" w:hAnsi="宋体" w:eastAsia="宋体" w:cs="Times New Roman"/>
                <w:b/>
                <w:color w:val="000000"/>
                <w:kern w:val="0"/>
                <w:sz w:val="24"/>
                <w:szCs w:val="24"/>
                <w:lang w:eastAsia="zh-CN"/>
              </w:rPr>
            </w:pPr>
          </w:p>
          <w:p w14:paraId="3CA8B302">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隐蔽工程</w:t>
            </w:r>
          </w:p>
        </w:tc>
        <w:tc>
          <w:tcPr>
            <w:tcW w:w="7336" w:type="dxa"/>
            <w:tcBorders>
              <w:top w:val="single" w:color="auto" w:sz="4" w:space="0"/>
              <w:bottom w:val="single" w:color="auto" w:sz="4" w:space="0"/>
            </w:tcBorders>
          </w:tcPr>
          <w:p w14:paraId="0F13FF7E">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金属电缆桥架及其支架、引入或者引出的金属电缆导管必须可靠接地（PE）或者接零（PEN）；大于45°倾斜敷设的线缆每隔2M处设固定点，水平敷设的在首尾两端、转弯两侧及每隔5—10M处设固定点，严禁有绞拧、铠装压扁、保护层断裂和表面严重划伤等缺陷；线缆（电缆、光缆）出入线缆沟、竖井、建筑物、柜（盘）、设备箱以及管子管口处做密封处理，所有的接线箱要便于维护，走线要整洁、美观；敷设于同一线槽内有抗干扰要求或须分系统走线的线路用隔板隔离，或者采用屏蔽电线且屏蔽护套一端接地；线缆的首端、末端和分支处应设标志；</w:t>
            </w:r>
          </w:p>
        </w:tc>
      </w:tr>
      <w:tr w14:paraId="71F01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986" w:type="dxa"/>
            <w:tcBorders>
              <w:top w:val="single" w:color="auto" w:sz="4" w:space="0"/>
              <w:bottom w:val="single" w:color="auto" w:sz="4" w:space="0"/>
            </w:tcBorders>
          </w:tcPr>
          <w:p w14:paraId="6F8432E9">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室外井道</w:t>
            </w:r>
          </w:p>
        </w:tc>
        <w:tc>
          <w:tcPr>
            <w:tcW w:w="7336" w:type="dxa"/>
            <w:tcBorders>
              <w:top w:val="single" w:color="auto" w:sz="4" w:space="0"/>
              <w:bottom w:val="single" w:color="auto" w:sz="4" w:space="0"/>
            </w:tcBorders>
          </w:tcPr>
          <w:p w14:paraId="2F640194">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室外孔、井尺寸深度符合设计要求，井盖严密，井口边缘不高于周围地表面；</w:t>
            </w:r>
          </w:p>
        </w:tc>
      </w:tr>
      <w:tr w14:paraId="2223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1986" w:type="dxa"/>
            <w:tcBorders>
              <w:top w:val="single" w:color="auto" w:sz="4" w:space="0"/>
              <w:bottom w:val="single" w:color="auto" w:sz="4" w:space="0"/>
            </w:tcBorders>
          </w:tcPr>
          <w:p w14:paraId="699C201F">
            <w:pPr>
              <w:jc w:val="left"/>
              <w:rPr>
                <w:rFonts w:ascii="宋体" w:hAnsi="宋体" w:eastAsia="宋体" w:cs="Times New Roman"/>
                <w:b/>
                <w:color w:val="000000"/>
                <w:kern w:val="0"/>
                <w:sz w:val="24"/>
                <w:szCs w:val="24"/>
                <w:lang w:eastAsia="zh-CN"/>
              </w:rPr>
            </w:pPr>
          </w:p>
          <w:p w14:paraId="3122DD69">
            <w:pPr>
              <w:jc w:val="left"/>
              <w:rPr>
                <w:rFonts w:ascii="宋体" w:hAnsi="宋体" w:eastAsia="宋体" w:cs="Times New Roman"/>
                <w:b/>
                <w:color w:val="000000"/>
                <w:kern w:val="0"/>
                <w:sz w:val="24"/>
                <w:szCs w:val="24"/>
                <w:lang w:eastAsia="zh-CN"/>
              </w:rPr>
            </w:pPr>
          </w:p>
          <w:p w14:paraId="452E27EC">
            <w:pPr>
              <w:jc w:val="left"/>
              <w:rPr>
                <w:rFonts w:ascii="宋体" w:hAnsi="宋体" w:eastAsia="宋体" w:cs="Times New Roman"/>
                <w:b/>
                <w:color w:val="000000"/>
                <w:kern w:val="0"/>
                <w:sz w:val="24"/>
                <w:szCs w:val="24"/>
                <w:lang w:eastAsia="zh-CN"/>
              </w:rPr>
            </w:pPr>
          </w:p>
          <w:p w14:paraId="1C902F08">
            <w:pPr>
              <w:jc w:val="left"/>
              <w:rPr>
                <w:rFonts w:ascii="宋体" w:hAnsi="宋体" w:eastAsia="宋体" w:cs="Times New Roman"/>
                <w:b/>
                <w:color w:val="000000"/>
                <w:kern w:val="0"/>
                <w:sz w:val="24"/>
                <w:szCs w:val="24"/>
                <w:lang w:eastAsia="en-US"/>
              </w:rPr>
            </w:pPr>
            <w:r>
              <w:rPr>
                <w:rFonts w:hint="eastAsia" w:ascii="宋体" w:hAnsi="宋体" w:eastAsia="宋体" w:cs="Times New Roman"/>
                <w:b/>
                <w:color w:val="000000"/>
                <w:kern w:val="0"/>
                <w:sz w:val="24"/>
                <w:szCs w:val="24"/>
                <w:lang w:eastAsia="en-US"/>
              </w:rPr>
              <w:t>中心机房</w:t>
            </w:r>
          </w:p>
        </w:tc>
        <w:tc>
          <w:tcPr>
            <w:tcW w:w="7336" w:type="dxa"/>
            <w:tcBorders>
              <w:top w:val="single" w:color="auto" w:sz="4" w:space="0"/>
              <w:bottom w:val="single" w:color="auto" w:sz="4" w:space="0"/>
            </w:tcBorders>
          </w:tcPr>
          <w:p w14:paraId="2E91E90B">
            <w:pPr>
              <w:jc w:val="left"/>
              <w:rPr>
                <w:rFonts w:ascii="宋体" w:hAnsi="宋体" w:eastAsia="宋体" w:cs="Times New Roman"/>
                <w:color w:val="000000"/>
                <w:kern w:val="0"/>
                <w:sz w:val="24"/>
                <w:szCs w:val="24"/>
                <w:lang w:eastAsia="zh-CN"/>
              </w:rPr>
            </w:pPr>
            <w:r>
              <w:rPr>
                <w:rFonts w:hint="eastAsia" w:ascii="宋体" w:hAnsi="宋体" w:eastAsia="宋体" w:cs="Times New Roman"/>
                <w:color w:val="000000"/>
                <w:kern w:val="0"/>
                <w:sz w:val="24"/>
                <w:szCs w:val="24"/>
                <w:lang w:eastAsia="zh-CN"/>
              </w:rPr>
              <w:t>机房配电箱：配电采用TN-S系统，机房配电箱内设备配置，线材及回路设置应符合设计要求，配电箱内应配漏电保护器；防雷接地：机房电源、设备信号线均按设计要求配备涌浪保护器。机房内工作接地、防雷接地、防静电接地措施完备，接地电阻符合要求；监视墙/控制台/机柜安装牢固、美观，间距有检修操作空间。机房设备/线缆标识完备、清楚；机房抗静电地板高度符合要求，地板保护完成无损；检测机房温度、系统接地电阻、系统防过流、过压元件的接地装置、防电磁干扰屏蔽的接地装置、防静电接地装置是否合格；对机房总配电箱断电检查，UPS电源及后备时间、电源线缆敷设、系统安全性、弱电信号管理防干扰措施是否合格；</w:t>
            </w:r>
          </w:p>
        </w:tc>
      </w:tr>
      <w:tr w14:paraId="42B8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 w:hRule="atLeast"/>
        </w:trPr>
        <w:tc>
          <w:tcPr>
            <w:tcW w:w="1986" w:type="dxa"/>
            <w:tcBorders>
              <w:top w:val="single" w:color="auto" w:sz="4" w:space="0"/>
              <w:bottom w:val="single" w:color="auto" w:sz="4" w:space="0"/>
            </w:tcBorders>
          </w:tcPr>
          <w:p w14:paraId="74FC8477">
            <w:pPr>
              <w:autoSpaceDE w:val="0"/>
              <w:autoSpaceDN w:val="0"/>
              <w:adjustRightInd w:val="0"/>
              <w:jc w:val="left"/>
              <w:rPr>
                <w:rFonts w:ascii="宋体" w:hAnsi="宋体" w:eastAsia="宋体" w:cs="宋体"/>
                <w:b/>
                <w:color w:val="000000"/>
                <w:kern w:val="0"/>
                <w:sz w:val="24"/>
                <w:szCs w:val="24"/>
                <w:lang w:eastAsia="zh-CN"/>
              </w:rPr>
            </w:pPr>
          </w:p>
          <w:p w14:paraId="4F344A74">
            <w:pPr>
              <w:autoSpaceDE w:val="0"/>
              <w:autoSpaceDN w:val="0"/>
              <w:adjustRightInd w:val="0"/>
              <w:jc w:val="left"/>
              <w:rPr>
                <w:rFonts w:ascii="宋体" w:hAnsi="宋体" w:eastAsia="宋体" w:cs="宋体"/>
                <w:b/>
                <w:color w:val="000000"/>
                <w:kern w:val="0"/>
                <w:sz w:val="24"/>
                <w:szCs w:val="24"/>
                <w:lang w:eastAsia="zh-CN"/>
              </w:rPr>
            </w:pPr>
          </w:p>
          <w:p w14:paraId="5D5F9DA1">
            <w:pPr>
              <w:autoSpaceDE w:val="0"/>
              <w:autoSpaceDN w:val="0"/>
              <w:adjustRightInd w:val="0"/>
              <w:jc w:val="left"/>
              <w:rPr>
                <w:rFonts w:ascii="宋体" w:hAnsi="宋体" w:eastAsia="宋体" w:cs="宋体"/>
                <w:b/>
                <w:color w:val="000000"/>
                <w:kern w:val="0"/>
                <w:sz w:val="24"/>
                <w:szCs w:val="24"/>
                <w:lang w:eastAsia="zh-CN"/>
              </w:rPr>
            </w:pPr>
          </w:p>
          <w:p w14:paraId="0954AB61">
            <w:pPr>
              <w:autoSpaceDE w:val="0"/>
              <w:autoSpaceDN w:val="0"/>
              <w:adjustRightInd w:val="0"/>
              <w:jc w:val="left"/>
              <w:rPr>
                <w:rFonts w:ascii="宋体" w:hAnsi="宋体" w:eastAsia="宋体" w:cs="宋体"/>
                <w:b/>
                <w:color w:val="000000"/>
                <w:kern w:val="0"/>
                <w:sz w:val="24"/>
                <w:szCs w:val="24"/>
                <w:lang w:eastAsia="zh-CN"/>
              </w:rPr>
            </w:pPr>
          </w:p>
          <w:p w14:paraId="66584701">
            <w:pPr>
              <w:autoSpaceDE w:val="0"/>
              <w:autoSpaceDN w:val="0"/>
              <w:adjustRightInd w:val="0"/>
              <w:jc w:val="left"/>
              <w:rPr>
                <w:rFonts w:ascii="宋体" w:hAnsi="宋体" w:eastAsia="宋体" w:cs="宋体"/>
                <w:b/>
                <w:color w:val="000000"/>
                <w:kern w:val="0"/>
                <w:sz w:val="24"/>
                <w:szCs w:val="24"/>
                <w:lang w:eastAsia="zh-CN"/>
              </w:rPr>
            </w:pPr>
          </w:p>
          <w:p w14:paraId="1BE24A36">
            <w:pPr>
              <w:autoSpaceDE w:val="0"/>
              <w:autoSpaceDN w:val="0"/>
              <w:adjustRightInd w:val="0"/>
              <w:jc w:val="left"/>
              <w:rPr>
                <w:rFonts w:ascii="宋体" w:hAnsi="宋体" w:eastAsia="宋体" w:cs="宋体"/>
                <w:b/>
                <w:color w:val="000000"/>
                <w:kern w:val="0"/>
                <w:sz w:val="24"/>
                <w:szCs w:val="24"/>
                <w:lang w:eastAsia="zh-CN"/>
              </w:rPr>
            </w:pPr>
          </w:p>
          <w:p w14:paraId="145208BB">
            <w:pPr>
              <w:autoSpaceDE w:val="0"/>
              <w:autoSpaceDN w:val="0"/>
              <w:adjustRightInd w:val="0"/>
              <w:jc w:val="left"/>
              <w:rPr>
                <w:rFonts w:ascii="宋体" w:hAnsi="宋体" w:eastAsia="宋体" w:cs="宋体"/>
                <w:b/>
                <w:color w:val="000000"/>
                <w:kern w:val="0"/>
                <w:sz w:val="24"/>
                <w:szCs w:val="24"/>
                <w:lang w:eastAsia="zh-CN"/>
              </w:rPr>
            </w:pPr>
          </w:p>
          <w:p w14:paraId="18A91F38">
            <w:pPr>
              <w:autoSpaceDE w:val="0"/>
              <w:autoSpaceDN w:val="0"/>
              <w:adjustRightInd w:val="0"/>
              <w:jc w:val="left"/>
              <w:rPr>
                <w:rFonts w:ascii="宋体" w:hAnsi="宋体" w:eastAsia="宋体" w:cs="宋体"/>
                <w:b/>
                <w:color w:val="000000"/>
                <w:kern w:val="0"/>
                <w:sz w:val="24"/>
                <w:szCs w:val="24"/>
                <w:lang w:eastAsia="zh-CN"/>
              </w:rPr>
            </w:pPr>
          </w:p>
          <w:p w14:paraId="001222FA">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电子周界防护系统</w:t>
            </w:r>
          </w:p>
        </w:tc>
        <w:tc>
          <w:tcPr>
            <w:tcW w:w="7336" w:type="dxa"/>
            <w:tcBorders>
              <w:top w:val="single" w:color="auto" w:sz="4" w:space="0"/>
              <w:bottom w:val="single" w:color="auto" w:sz="4" w:space="0"/>
            </w:tcBorders>
          </w:tcPr>
          <w:p w14:paraId="79EAF1C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探测器安装：</w:t>
            </w:r>
            <w:r>
              <w:rPr>
                <w:rFonts w:hint="eastAsia" w:ascii="宋体" w:hAnsi="宋体" w:eastAsia="宋体" w:cs="宋体"/>
                <w:color w:val="000000"/>
                <w:kern w:val="0"/>
                <w:sz w:val="24"/>
                <w:szCs w:val="24"/>
                <w:lang w:eastAsia="zh-CN"/>
              </w:rPr>
              <w:t>无盲区检查、支架牢靠、安装牢固性、线缆、接头穿管无裸露、满足制造厂家技术条件要求；</w:t>
            </w:r>
          </w:p>
          <w:p w14:paraId="46A51CC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探测器报警功能：</w:t>
            </w:r>
            <w:r>
              <w:rPr>
                <w:rFonts w:hint="eastAsia" w:ascii="宋体" w:hAnsi="宋体" w:eastAsia="宋体" w:cs="宋体"/>
                <w:color w:val="000000"/>
                <w:kern w:val="0"/>
                <w:sz w:val="24"/>
                <w:szCs w:val="24"/>
                <w:lang w:eastAsia="zh-CN"/>
              </w:rPr>
              <w:t>布防、撤防、旁路和报警显示功能，符合设计要求，人为触发报警，报警控制中心应可实时接收来自入侵探测器发生的报警信号，包括时间、区域及类别，报警信号应能保持至手动复位；</w:t>
            </w:r>
          </w:p>
          <w:p w14:paraId="7848277E">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探测器故障报警功能检测：</w:t>
            </w:r>
            <w:r>
              <w:rPr>
                <w:rFonts w:hint="eastAsia" w:ascii="宋体" w:hAnsi="宋体" w:eastAsia="宋体" w:cs="宋体"/>
                <w:color w:val="000000"/>
                <w:kern w:val="0"/>
                <w:sz w:val="24"/>
                <w:szCs w:val="24"/>
                <w:lang w:eastAsia="zh-CN"/>
              </w:rPr>
              <w:t>报警控制中心与入侵探测器，起传输入侵报警信号作用的部件之间的连接发生断路、短路或并接其他负载时，有故障报警信号，能显示故障发生的部位，报警信号应能保持至故障排除；</w:t>
            </w:r>
          </w:p>
          <w:p w14:paraId="1C6D3D7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探测器报警反应速度检查：</w:t>
            </w:r>
            <w:r>
              <w:rPr>
                <w:rFonts w:hint="eastAsia" w:ascii="宋体" w:hAnsi="宋体" w:eastAsia="宋体" w:cs="宋体"/>
                <w:color w:val="000000"/>
                <w:kern w:val="0"/>
                <w:sz w:val="24"/>
                <w:szCs w:val="24"/>
                <w:lang w:eastAsia="zh-CN"/>
              </w:rPr>
              <w:t>人为触发入侵探测器，以探测器试测指示灯亮为起点，以报警控制中心接收到报警信号为终点，测其持续时间；令外部连接线断路或短路，以断路或短路为起点，以报警控制中心接收到报警信号为终点，测其持续时间，并在报警信号发出后上之内报警；</w:t>
            </w:r>
          </w:p>
          <w:p w14:paraId="44376AB9">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系统联动功能：</w:t>
            </w:r>
            <w:r>
              <w:rPr>
                <w:rFonts w:hint="eastAsia" w:ascii="宋体" w:hAnsi="宋体" w:eastAsia="宋体" w:cs="宋体"/>
                <w:color w:val="000000"/>
                <w:kern w:val="0"/>
                <w:sz w:val="24"/>
                <w:szCs w:val="24"/>
                <w:lang w:eastAsia="zh-CN"/>
              </w:rPr>
              <w:t>有联动要求时，检查其对应的灯光、摄像机、录像机等联动功能；人为触发入侵探测器，报警系统在发出声光报警的同时，联动开启图像复核系统，将现场图像传输到监控中心，同时进行图像记录；</w:t>
            </w:r>
          </w:p>
          <w:p w14:paraId="5524C0DC">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稳定性检查：</w:t>
            </w:r>
            <w:r>
              <w:rPr>
                <w:rFonts w:hint="eastAsia" w:ascii="宋体" w:hAnsi="宋体" w:eastAsia="宋体" w:cs="宋体"/>
                <w:color w:val="000000"/>
                <w:kern w:val="0"/>
                <w:sz w:val="24"/>
                <w:szCs w:val="24"/>
                <w:lang w:eastAsia="zh-CN"/>
              </w:rPr>
              <w:t>系统处于正常警备状态下，在正常大气条件下连续工作七天，不应产生误报答和漏报警；对于已建成区域性安全防范报警网络的地区，检查系统直接或者间接联网的条件；</w:t>
            </w:r>
          </w:p>
          <w:p w14:paraId="38566AA7">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储存功能检查：</w:t>
            </w:r>
            <w:r>
              <w:rPr>
                <w:rFonts w:hint="eastAsia" w:ascii="宋体" w:hAnsi="宋体" w:eastAsia="宋体" w:cs="宋体"/>
                <w:color w:val="000000"/>
                <w:kern w:val="0"/>
                <w:sz w:val="24"/>
                <w:szCs w:val="24"/>
                <w:lang w:eastAsia="zh-CN"/>
              </w:rPr>
              <w:t>主控设备应能对所有的报警事件进行记录和查询；</w:t>
            </w:r>
          </w:p>
        </w:tc>
      </w:tr>
      <w:tr w14:paraId="744B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trPr>
        <w:tc>
          <w:tcPr>
            <w:tcW w:w="1986" w:type="dxa"/>
            <w:tcBorders>
              <w:top w:val="single" w:color="auto" w:sz="4" w:space="0"/>
              <w:bottom w:val="single" w:color="auto" w:sz="4" w:space="0"/>
            </w:tcBorders>
          </w:tcPr>
          <w:p w14:paraId="712DA9A3">
            <w:pPr>
              <w:autoSpaceDE w:val="0"/>
              <w:autoSpaceDN w:val="0"/>
              <w:adjustRightInd w:val="0"/>
              <w:jc w:val="left"/>
              <w:rPr>
                <w:rFonts w:ascii="宋体" w:hAnsi="宋体" w:eastAsia="宋体" w:cs="宋体"/>
                <w:b/>
                <w:color w:val="000000"/>
                <w:kern w:val="0"/>
                <w:sz w:val="24"/>
                <w:szCs w:val="24"/>
                <w:lang w:eastAsia="zh-CN"/>
              </w:rPr>
            </w:pPr>
          </w:p>
          <w:p w14:paraId="43EE9441">
            <w:pPr>
              <w:autoSpaceDE w:val="0"/>
              <w:autoSpaceDN w:val="0"/>
              <w:adjustRightInd w:val="0"/>
              <w:jc w:val="left"/>
              <w:rPr>
                <w:rFonts w:ascii="宋体" w:hAnsi="宋体" w:eastAsia="宋体" w:cs="宋体"/>
                <w:b/>
                <w:color w:val="000000"/>
                <w:kern w:val="0"/>
                <w:sz w:val="24"/>
                <w:szCs w:val="24"/>
                <w:lang w:eastAsia="zh-CN"/>
              </w:rPr>
            </w:pPr>
          </w:p>
          <w:p w14:paraId="1ABE2ABE">
            <w:pPr>
              <w:autoSpaceDE w:val="0"/>
              <w:autoSpaceDN w:val="0"/>
              <w:adjustRightInd w:val="0"/>
              <w:jc w:val="left"/>
              <w:rPr>
                <w:rFonts w:ascii="宋体" w:hAnsi="宋体" w:eastAsia="宋体" w:cs="宋体"/>
                <w:b/>
                <w:color w:val="000000"/>
                <w:kern w:val="0"/>
                <w:sz w:val="24"/>
                <w:szCs w:val="24"/>
                <w:lang w:eastAsia="zh-CN"/>
              </w:rPr>
            </w:pPr>
          </w:p>
          <w:p w14:paraId="3AD40D14">
            <w:pPr>
              <w:autoSpaceDE w:val="0"/>
              <w:autoSpaceDN w:val="0"/>
              <w:adjustRightInd w:val="0"/>
              <w:jc w:val="left"/>
              <w:rPr>
                <w:rFonts w:ascii="宋体" w:hAnsi="宋体" w:eastAsia="宋体" w:cs="宋体"/>
                <w:b/>
                <w:color w:val="000000"/>
                <w:kern w:val="0"/>
                <w:sz w:val="24"/>
                <w:szCs w:val="24"/>
                <w:lang w:eastAsia="zh-CN"/>
              </w:rPr>
            </w:pPr>
          </w:p>
          <w:p w14:paraId="6FF318A9">
            <w:pPr>
              <w:autoSpaceDE w:val="0"/>
              <w:autoSpaceDN w:val="0"/>
              <w:adjustRightInd w:val="0"/>
              <w:jc w:val="left"/>
              <w:rPr>
                <w:rFonts w:ascii="宋体" w:hAnsi="宋体" w:eastAsia="宋体" w:cs="宋体"/>
                <w:b/>
                <w:color w:val="000000"/>
                <w:kern w:val="0"/>
                <w:sz w:val="24"/>
                <w:szCs w:val="24"/>
                <w:lang w:eastAsia="zh-CN"/>
              </w:rPr>
            </w:pPr>
          </w:p>
          <w:p w14:paraId="6BDEA9C7">
            <w:pPr>
              <w:autoSpaceDE w:val="0"/>
              <w:autoSpaceDN w:val="0"/>
              <w:adjustRightInd w:val="0"/>
              <w:jc w:val="left"/>
              <w:rPr>
                <w:rFonts w:ascii="宋体" w:hAnsi="宋体" w:eastAsia="宋体" w:cs="宋体"/>
                <w:b/>
                <w:color w:val="000000"/>
                <w:kern w:val="0"/>
                <w:sz w:val="24"/>
                <w:szCs w:val="24"/>
                <w:lang w:eastAsia="zh-CN"/>
              </w:rPr>
            </w:pPr>
          </w:p>
          <w:p w14:paraId="63F394BE">
            <w:pPr>
              <w:autoSpaceDE w:val="0"/>
              <w:autoSpaceDN w:val="0"/>
              <w:adjustRightInd w:val="0"/>
              <w:jc w:val="left"/>
              <w:rPr>
                <w:rFonts w:ascii="宋体" w:hAnsi="宋体" w:eastAsia="宋体" w:cs="宋体"/>
                <w:b/>
                <w:color w:val="000000"/>
                <w:kern w:val="0"/>
                <w:sz w:val="24"/>
                <w:szCs w:val="24"/>
                <w:lang w:eastAsia="zh-CN"/>
              </w:rPr>
            </w:pPr>
          </w:p>
          <w:p w14:paraId="5BFE2A59">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户内报警</w:t>
            </w:r>
          </w:p>
        </w:tc>
        <w:tc>
          <w:tcPr>
            <w:tcW w:w="7336" w:type="dxa"/>
            <w:tcBorders>
              <w:top w:val="single" w:color="auto" w:sz="4" w:space="0"/>
              <w:bottom w:val="single" w:color="auto" w:sz="4" w:space="0"/>
            </w:tcBorders>
          </w:tcPr>
          <w:p w14:paraId="558DF8D9">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报警功能检测：</w:t>
            </w:r>
            <w:r>
              <w:rPr>
                <w:rFonts w:hint="eastAsia" w:ascii="宋体" w:hAnsi="宋体" w:eastAsia="宋体" w:cs="宋体"/>
                <w:color w:val="000000"/>
                <w:kern w:val="0"/>
                <w:sz w:val="24"/>
                <w:szCs w:val="24"/>
                <w:lang w:eastAsia="zh-CN"/>
              </w:rPr>
              <w:t>抽查系统布防、撤防、旁路和报警显示功能正常符合设计要求；人为触发报警，报警控制中心可实时接收来自入侵探测器的报警信号，包括时间、区域及类别，报警信号应能保持至手动复位。</w:t>
            </w:r>
          </w:p>
          <w:p w14:paraId="72A4BCD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故障报警功能检测：</w:t>
            </w:r>
            <w:r>
              <w:rPr>
                <w:rFonts w:hint="eastAsia" w:ascii="宋体" w:hAnsi="宋体" w:eastAsia="宋体" w:cs="宋体"/>
                <w:color w:val="000000"/>
                <w:kern w:val="0"/>
                <w:sz w:val="24"/>
                <w:szCs w:val="24"/>
                <w:lang w:eastAsia="zh-CN"/>
              </w:rPr>
              <w:t>报警控制中心与入侵探测器、起传输入侵报警信号作用的部件之间发生断路、短路或并接其他负载时，应有故障报警信号发生，并指示故障发生的部位，报警信号应能保持至故障排除；故障报警不能影响非故障回来的报警功能；</w:t>
            </w:r>
          </w:p>
          <w:p w14:paraId="16BA41B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报警反应速度检测：</w:t>
            </w:r>
            <w:r>
              <w:rPr>
                <w:rFonts w:hint="eastAsia" w:ascii="宋体" w:hAnsi="宋体" w:eastAsia="宋体" w:cs="宋体"/>
                <w:color w:val="000000"/>
                <w:kern w:val="0"/>
                <w:sz w:val="24"/>
                <w:szCs w:val="24"/>
                <w:lang w:eastAsia="zh-CN"/>
              </w:rPr>
              <w:t>紧急报警相应时间：人为触发入侵探测器，以探测器试测指示灯亮为起点，以报警控制中心接收到报警信号为终点，测其持续时间；令外部连接线断路或短路，以断路或短路为起点，以报警控制中心接收到报警信号为终点，测其持续时间，并在报警信号发出后上之内报警；</w:t>
            </w:r>
          </w:p>
          <w:p w14:paraId="5E9D7060">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系统联动功能：</w:t>
            </w:r>
            <w:r>
              <w:rPr>
                <w:rFonts w:hint="eastAsia" w:ascii="宋体" w:hAnsi="宋体" w:eastAsia="宋体" w:cs="宋体"/>
                <w:color w:val="000000"/>
                <w:kern w:val="0"/>
                <w:sz w:val="24"/>
                <w:szCs w:val="24"/>
                <w:lang w:eastAsia="zh-CN"/>
              </w:rPr>
              <w:t>有联动要求时，检查其对应的灯光、摄像机、录像机等联动功能；人为触发入侵探测器，报警系统在发出声光报警的同时，联动开启图像复核系统，将现场图像传输到监控中心，同时进行图像记录；</w:t>
            </w:r>
          </w:p>
          <w:p w14:paraId="1EB01CA0">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稳定性检查：</w:t>
            </w:r>
            <w:r>
              <w:rPr>
                <w:rFonts w:hint="eastAsia" w:ascii="宋体" w:hAnsi="宋体" w:eastAsia="宋体" w:cs="宋体"/>
                <w:color w:val="000000"/>
                <w:kern w:val="0"/>
                <w:sz w:val="24"/>
                <w:szCs w:val="24"/>
                <w:lang w:eastAsia="zh-CN"/>
              </w:rPr>
              <w:t>系统处于正常警备状态下，在正常大气条件下连续工作七天，不应产生误报答和漏报警；对于已建成区域性安全防范报警网络的地区，检查系统直接或者间接联网的条件；</w:t>
            </w:r>
          </w:p>
          <w:p w14:paraId="449303C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储存功能检查：</w:t>
            </w:r>
            <w:r>
              <w:rPr>
                <w:rFonts w:hint="eastAsia" w:ascii="宋体" w:hAnsi="宋体" w:eastAsia="宋体" w:cs="宋体"/>
                <w:color w:val="000000"/>
                <w:kern w:val="0"/>
                <w:sz w:val="24"/>
                <w:szCs w:val="24"/>
                <w:lang w:eastAsia="zh-CN"/>
              </w:rPr>
              <w:t>主控设备应能所有的报警事件进行记录和查询；</w:t>
            </w:r>
          </w:p>
        </w:tc>
      </w:tr>
      <w:tr w14:paraId="1709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27F7D3F5">
            <w:pPr>
              <w:autoSpaceDE w:val="0"/>
              <w:autoSpaceDN w:val="0"/>
              <w:adjustRightInd w:val="0"/>
              <w:jc w:val="left"/>
              <w:rPr>
                <w:rFonts w:ascii="宋体" w:hAnsi="宋体" w:eastAsia="宋体" w:cs="宋体"/>
                <w:b/>
                <w:color w:val="000000"/>
                <w:kern w:val="0"/>
                <w:sz w:val="24"/>
                <w:szCs w:val="24"/>
                <w:lang w:eastAsia="zh-CN"/>
              </w:rPr>
            </w:pPr>
          </w:p>
          <w:p w14:paraId="7196DD7E">
            <w:pPr>
              <w:autoSpaceDE w:val="0"/>
              <w:autoSpaceDN w:val="0"/>
              <w:adjustRightInd w:val="0"/>
              <w:jc w:val="left"/>
              <w:rPr>
                <w:rFonts w:ascii="宋体" w:hAnsi="宋体" w:eastAsia="宋体" w:cs="宋体"/>
                <w:b/>
                <w:color w:val="000000"/>
                <w:kern w:val="0"/>
                <w:sz w:val="24"/>
                <w:szCs w:val="24"/>
                <w:lang w:eastAsia="zh-CN"/>
              </w:rPr>
            </w:pPr>
          </w:p>
          <w:p w14:paraId="6D81DA24">
            <w:pPr>
              <w:autoSpaceDE w:val="0"/>
              <w:autoSpaceDN w:val="0"/>
              <w:adjustRightInd w:val="0"/>
              <w:jc w:val="left"/>
              <w:rPr>
                <w:rFonts w:ascii="宋体" w:hAnsi="宋体" w:eastAsia="宋体" w:cs="宋体"/>
                <w:b/>
                <w:color w:val="000000"/>
                <w:kern w:val="0"/>
                <w:sz w:val="24"/>
                <w:szCs w:val="24"/>
                <w:lang w:eastAsia="zh-CN"/>
              </w:rPr>
            </w:pPr>
          </w:p>
          <w:p w14:paraId="44A753AB">
            <w:pPr>
              <w:autoSpaceDE w:val="0"/>
              <w:autoSpaceDN w:val="0"/>
              <w:adjustRightInd w:val="0"/>
              <w:jc w:val="left"/>
              <w:rPr>
                <w:rFonts w:ascii="宋体" w:hAnsi="宋体" w:eastAsia="宋体" w:cs="宋体"/>
                <w:b/>
                <w:color w:val="000000"/>
                <w:kern w:val="0"/>
                <w:sz w:val="24"/>
                <w:szCs w:val="24"/>
                <w:lang w:eastAsia="zh-CN"/>
              </w:rPr>
            </w:pPr>
          </w:p>
          <w:p w14:paraId="1B3F503F">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视频监控</w:t>
            </w:r>
          </w:p>
        </w:tc>
        <w:tc>
          <w:tcPr>
            <w:tcW w:w="7336" w:type="dxa"/>
            <w:tcBorders>
              <w:top w:val="single" w:color="auto" w:sz="4" w:space="0"/>
              <w:bottom w:val="single" w:color="auto" w:sz="4" w:space="0"/>
            </w:tcBorders>
          </w:tcPr>
          <w:p w14:paraId="682C65B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设备安装：</w:t>
            </w:r>
            <w:r>
              <w:rPr>
                <w:rFonts w:hint="eastAsia" w:ascii="宋体" w:hAnsi="宋体" w:eastAsia="宋体" w:cs="宋体"/>
                <w:color w:val="000000"/>
                <w:kern w:val="0"/>
                <w:sz w:val="24"/>
                <w:szCs w:val="24"/>
                <w:lang w:eastAsia="zh-CN"/>
              </w:rPr>
              <w:t>安装牢固性，无晃动；避免逆光安装，轿厢能监视面部和楼层</w:t>
            </w:r>
          </w:p>
          <w:p w14:paraId="4869BA1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安装位置：</w:t>
            </w:r>
            <w:r>
              <w:rPr>
                <w:rFonts w:hint="eastAsia" w:ascii="宋体" w:hAnsi="宋体" w:eastAsia="宋体" w:cs="宋体"/>
                <w:color w:val="000000"/>
                <w:kern w:val="0"/>
                <w:sz w:val="24"/>
                <w:szCs w:val="24"/>
                <w:lang w:eastAsia="zh-CN"/>
              </w:rPr>
              <w:t>线缆、接头穿管保护，目测无裸露；</w:t>
            </w:r>
          </w:p>
          <w:p w14:paraId="07FF36F2">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图像质量：</w:t>
            </w:r>
            <w:r>
              <w:rPr>
                <w:rFonts w:hint="eastAsia" w:ascii="宋体" w:hAnsi="宋体" w:eastAsia="宋体" w:cs="宋体"/>
                <w:color w:val="000000"/>
                <w:kern w:val="0"/>
                <w:sz w:val="24"/>
                <w:szCs w:val="24"/>
                <w:lang w:eastAsia="zh-CN"/>
              </w:rPr>
              <w:t>目测无条纹、雪花干扰，图像清晰度；</w:t>
            </w:r>
          </w:p>
          <w:p w14:paraId="76386406">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系统功能：</w:t>
            </w:r>
            <w:r>
              <w:rPr>
                <w:rFonts w:hint="eastAsia" w:ascii="宋体" w:hAnsi="宋体" w:eastAsia="宋体" w:cs="宋体"/>
                <w:color w:val="000000"/>
                <w:kern w:val="0"/>
                <w:sz w:val="24"/>
                <w:szCs w:val="24"/>
                <w:lang w:eastAsia="zh-CN"/>
              </w:rPr>
              <w:t>图纸与现场点位核对监控范围，图像能显示时间、日期、摄像机位置及编号；检索方便、回放图像清晰；联网控制，远程控制云台、调看现场画面、查看录像数据、自动发送报警图像和报警信号；有报警联动功能的系统，当报警信号发生时，联动功能正常。如配备夜间补光照明设施，夜间补光灯的照射范围应与摄像机监视范围一致；</w:t>
            </w:r>
          </w:p>
          <w:p w14:paraId="3BD5941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系统供电：</w:t>
            </w:r>
            <w:r>
              <w:rPr>
                <w:rFonts w:hint="eastAsia" w:ascii="宋体" w:hAnsi="宋体" w:eastAsia="宋体" w:cs="宋体"/>
                <w:color w:val="000000"/>
                <w:kern w:val="0"/>
                <w:sz w:val="24"/>
                <w:szCs w:val="24"/>
                <w:lang w:eastAsia="zh-CN"/>
              </w:rPr>
              <w:t>机房UPS集中供电断开市电系统不受影响；</w:t>
            </w:r>
          </w:p>
          <w:p w14:paraId="74C2EEFA">
            <w:pPr>
              <w:jc w:val="left"/>
              <w:rPr>
                <w:rFonts w:ascii="宋体" w:hAnsi="宋体" w:eastAsia="宋体" w:cs="宋体"/>
                <w:color w:val="000000"/>
                <w:kern w:val="0"/>
                <w:sz w:val="24"/>
                <w:szCs w:val="24"/>
                <w:lang w:eastAsia="zh-CN"/>
              </w:rPr>
            </w:pPr>
            <w:r>
              <w:rPr>
                <w:rFonts w:hint="eastAsia" w:ascii="宋体" w:hAnsi="宋体" w:eastAsia="宋体" w:cs="Times New Roman"/>
                <w:b/>
                <w:color w:val="000000"/>
                <w:kern w:val="0"/>
                <w:sz w:val="24"/>
                <w:szCs w:val="24"/>
                <w:lang w:eastAsia="zh-CN"/>
              </w:rPr>
              <w:t>系统防雷：</w:t>
            </w:r>
            <w:r>
              <w:rPr>
                <w:rFonts w:hint="eastAsia" w:ascii="宋体" w:hAnsi="宋体" w:eastAsia="宋体" w:cs="Times New Roman"/>
                <w:color w:val="000000"/>
                <w:kern w:val="0"/>
                <w:sz w:val="24"/>
                <w:szCs w:val="24"/>
                <w:lang w:eastAsia="zh-CN"/>
              </w:rPr>
              <w:t>检测室外摄像机和传输设备防雷措施；监控立杆根据防雷标准装备避雷针，立杆内配有摄像机防雷器并可靠接地；</w:t>
            </w:r>
          </w:p>
        </w:tc>
      </w:tr>
      <w:tr w14:paraId="75A0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1986" w:type="dxa"/>
            <w:tcBorders>
              <w:top w:val="single" w:color="auto" w:sz="4" w:space="0"/>
              <w:bottom w:val="single" w:color="auto" w:sz="4" w:space="0"/>
            </w:tcBorders>
          </w:tcPr>
          <w:p w14:paraId="17BDAFCA">
            <w:pPr>
              <w:autoSpaceDE w:val="0"/>
              <w:autoSpaceDN w:val="0"/>
              <w:adjustRightInd w:val="0"/>
              <w:jc w:val="left"/>
              <w:rPr>
                <w:rFonts w:ascii="宋体" w:hAnsi="宋体" w:eastAsia="宋体" w:cs="宋体"/>
                <w:b/>
                <w:color w:val="000000"/>
                <w:kern w:val="0"/>
                <w:sz w:val="24"/>
                <w:szCs w:val="24"/>
                <w:lang w:eastAsia="zh-CN"/>
              </w:rPr>
            </w:pPr>
          </w:p>
          <w:p w14:paraId="008B1BA0">
            <w:pPr>
              <w:autoSpaceDE w:val="0"/>
              <w:autoSpaceDN w:val="0"/>
              <w:adjustRightInd w:val="0"/>
              <w:jc w:val="left"/>
              <w:rPr>
                <w:rFonts w:ascii="宋体" w:hAnsi="宋体" w:eastAsia="宋体" w:cs="宋体"/>
                <w:b/>
                <w:color w:val="000000"/>
                <w:kern w:val="0"/>
                <w:sz w:val="24"/>
                <w:szCs w:val="24"/>
                <w:lang w:eastAsia="zh-CN"/>
              </w:rPr>
            </w:pPr>
          </w:p>
          <w:p w14:paraId="69280800">
            <w:pPr>
              <w:autoSpaceDE w:val="0"/>
              <w:autoSpaceDN w:val="0"/>
              <w:adjustRightInd w:val="0"/>
              <w:jc w:val="left"/>
              <w:rPr>
                <w:rFonts w:ascii="宋体" w:hAnsi="宋体" w:eastAsia="宋体" w:cs="宋体"/>
                <w:b/>
                <w:color w:val="000000"/>
                <w:kern w:val="0"/>
                <w:sz w:val="24"/>
                <w:szCs w:val="24"/>
                <w:lang w:eastAsia="zh-CN"/>
              </w:rPr>
            </w:pPr>
          </w:p>
          <w:p w14:paraId="2964069C">
            <w:pPr>
              <w:autoSpaceDE w:val="0"/>
              <w:autoSpaceDN w:val="0"/>
              <w:adjustRightInd w:val="0"/>
              <w:jc w:val="left"/>
              <w:rPr>
                <w:rFonts w:ascii="宋体" w:hAnsi="宋体" w:eastAsia="宋体" w:cs="宋体"/>
                <w:b/>
                <w:color w:val="000000"/>
                <w:kern w:val="0"/>
                <w:sz w:val="24"/>
                <w:szCs w:val="24"/>
                <w:lang w:eastAsia="zh-CN"/>
              </w:rPr>
            </w:pPr>
          </w:p>
          <w:p w14:paraId="732ABBD7">
            <w:pPr>
              <w:autoSpaceDE w:val="0"/>
              <w:autoSpaceDN w:val="0"/>
              <w:adjustRightInd w:val="0"/>
              <w:jc w:val="left"/>
              <w:rPr>
                <w:rFonts w:ascii="宋体" w:hAnsi="宋体" w:eastAsia="宋体" w:cs="宋体"/>
                <w:b/>
                <w:color w:val="000000"/>
                <w:kern w:val="0"/>
                <w:sz w:val="24"/>
                <w:szCs w:val="24"/>
                <w:lang w:eastAsia="zh-CN"/>
              </w:rPr>
            </w:pPr>
          </w:p>
          <w:p w14:paraId="23FEC0E7">
            <w:pPr>
              <w:autoSpaceDE w:val="0"/>
              <w:autoSpaceDN w:val="0"/>
              <w:adjustRightInd w:val="0"/>
              <w:jc w:val="left"/>
              <w:rPr>
                <w:rFonts w:ascii="宋体" w:hAnsi="宋体" w:eastAsia="宋体" w:cs="宋体"/>
                <w:b/>
                <w:color w:val="000000"/>
                <w:kern w:val="0"/>
                <w:sz w:val="24"/>
                <w:szCs w:val="24"/>
                <w:lang w:eastAsia="zh-CN"/>
              </w:rPr>
            </w:pPr>
          </w:p>
          <w:p w14:paraId="11DFB73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对讲系统</w:t>
            </w:r>
          </w:p>
        </w:tc>
        <w:tc>
          <w:tcPr>
            <w:tcW w:w="7336" w:type="dxa"/>
            <w:tcBorders>
              <w:top w:val="single" w:color="auto" w:sz="4" w:space="0"/>
              <w:bottom w:val="single" w:color="auto" w:sz="4" w:space="0"/>
            </w:tcBorders>
          </w:tcPr>
          <w:p w14:paraId="31282037">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系统功能检测：</w:t>
            </w:r>
            <w:r>
              <w:rPr>
                <w:rFonts w:hint="eastAsia" w:ascii="宋体" w:hAnsi="宋体" w:eastAsia="宋体" w:cs="Times New Roman"/>
                <w:color w:val="000000"/>
                <w:kern w:val="0"/>
                <w:sz w:val="24"/>
                <w:szCs w:val="24"/>
                <w:lang w:eastAsia="zh-CN"/>
              </w:rPr>
              <w:t>室内机门铃提示，访客通话及与管理员通话应清晰，无啸叫声，无回音，访客图像清晰，无闪烁，无叠影，无变形，通话保密功能与室外开启单元门的开锁功能符合设计要求；可视对讲系统所传输的视频信号清晰，对访客能有效识别；</w:t>
            </w:r>
          </w:p>
          <w:p w14:paraId="678C6935">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选呼功能检测：</w:t>
            </w:r>
            <w:r>
              <w:rPr>
                <w:rFonts w:hint="eastAsia" w:ascii="宋体" w:hAnsi="宋体" w:eastAsia="宋体" w:cs="Times New Roman"/>
                <w:color w:val="000000"/>
                <w:kern w:val="0"/>
                <w:sz w:val="24"/>
                <w:szCs w:val="24"/>
                <w:lang w:eastAsia="zh-CN"/>
              </w:rPr>
              <w:t>楼宇入口处的主机应能正确选呼任一分机，并能听到回铃声；</w:t>
            </w:r>
          </w:p>
          <w:p w14:paraId="7BAD9F74">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通话功能检测：</w:t>
            </w:r>
            <w:r>
              <w:rPr>
                <w:rFonts w:hint="eastAsia" w:ascii="宋体" w:hAnsi="宋体" w:eastAsia="宋体" w:cs="Times New Roman"/>
                <w:color w:val="000000"/>
                <w:kern w:val="0"/>
                <w:sz w:val="24"/>
                <w:szCs w:val="24"/>
                <w:lang w:eastAsia="zh-CN"/>
              </w:rPr>
              <w:t>用楼宇入口处的主机对任一分机选呼后，能实施双工通话，语音清晰，无振鸣现象；</w:t>
            </w:r>
          </w:p>
          <w:p w14:paraId="2DDBDE39">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电子开锁功能：</w:t>
            </w:r>
            <w:r>
              <w:rPr>
                <w:rFonts w:hint="eastAsia" w:ascii="宋体" w:hAnsi="宋体" w:eastAsia="宋体" w:cs="Times New Roman"/>
                <w:color w:val="000000"/>
                <w:kern w:val="0"/>
                <w:sz w:val="24"/>
                <w:szCs w:val="24"/>
                <w:lang w:eastAsia="zh-CN"/>
              </w:rPr>
              <w:t>在分机上实施电控开锁；</w:t>
            </w:r>
          </w:p>
          <w:p w14:paraId="4A1A499E">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门口机功能检测：</w:t>
            </w:r>
            <w:r>
              <w:rPr>
                <w:rFonts w:hint="eastAsia" w:ascii="宋体" w:hAnsi="宋体" w:eastAsia="宋体" w:cs="Times New Roman"/>
                <w:color w:val="000000"/>
                <w:kern w:val="0"/>
                <w:sz w:val="24"/>
                <w:szCs w:val="24"/>
                <w:lang w:eastAsia="zh-CN"/>
              </w:rPr>
              <w:t>门口机呼叫住户管理员的功能、CCD红外夜视（可视对讲）功能、电控锁密码开锁功能、在火警等紧急情况下电控锁的自动释放功能应符合设计要求；门口机有防雨措施；</w:t>
            </w:r>
          </w:p>
          <w:p w14:paraId="4D6776C3">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管理员功能检测：</w:t>
            </w:r>
            <w:r>
              <w:rPr>
                <w:rFonts w:hint="eastAsia" w:ascii="宋体" w:hAnsi="宋体" w:eastAsia="宋体" w:cs="Times New Roman"/>
                <w:color w:val="000000"/>
                <w:kern w:val="0"/>
                <w:sz w:val="24"/>
                <w:szCs w:val="24"/>
                <w:lang w:eastAsia="zh-CN"/>
              </w:rPr>
              <w:t>管理员机与门口机的通信及联网管理功能，管理员机与门口机、室外机互相呼叫和通话功能应符合设计要求；开启单元门锁功能正常，访客图像清晰；</w:t>
            </w:r>
          </w:p>
          <w:p w14:paraId="753026A6">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联网型的小区楼宇对讲系统</w:t>
            </w:r>
            <w:r>
              <w:rPr>
                <w:rFonts w:hint="eastAsia" w:ascii="宋体" w:hAnsi="宋体" w:eastAsia="宋体" w:cs="Times New Roman"/>
                <w:color w:val="000000"/>
                <w:kern w:val="0"/>
                <w:sz w:val="24"/>
                <w:szCs w:val="24"/>
                <w:lang w:eastAsia="zh-CN"/>
              </w:rPr>
              <w:t>，其管理主机除应具备可视对讲或者非可视对讲、电控开锁、选呼功能、通话功能外，能接收和传送住户的紧急报警（主机）信息；</w:t>
            </w:r>
          </w:p>
          <w:p w14:paraId="63861947">
            <w:pPr>
              <w:jc w:val="left"/>
              <w:rPr>
                <w:rFonts w:ascii="宋体" w:hAnsi="宋体" w:eastAsia="宋体" w:cs="Times New Roman"/>
                <w:color w:val="000000"/>
                <w:kern w:val="0"/>
                <w:sz w:val="24"/>
                <w:szCs w:val="24"/>
                <w:lang w:eastAsia="zh-CN"/>
              </w:rPr>
            </w:pPr>
            <w:r>
              <w:rPr>
                <w:rFonts w:hint="eastAsia" w:ascii="宋体" w:hAnsi="宋体" w:eastAsia="宋体" w:cs="Times New Roman"/>
                <w:b/>
                <w:color w:val="000000"/>
                <w:kern w:val="0"/>
                <w:sz w:val="24"/>
                <w:szCs w:val="24"/>
                <w:lang w:eastAsia="zh-CN"/>
              </w:rPr>
              <w:t>储存功能检测：</w:t>
            </w:r>
            <w:r>
              <w:rPr>
                <w:rFonts w:hint="eastAsia" w:ascii="宋体" w:hAnsi="宋体" w:eastAsia="宋体" w:cs="Times New Roman"/>
                <w:color w:val="000000"/>
                <w:kern w:val="0"/>
                <w:sz w:val="24"/>
                <w:szCs w:val="24"/>
                <w:lang w:eastAsia="zh-CN"/>
              </w:rPr>
              <w:t>市电掉电后，备用电源应能保证系统正常工作。</w:t>
            </w:r>
          </w:p>
        </w:tc>
      </w:tr>
      <w:tr w14:paraId="27D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986" w:type="dxa"/>
            <w:tcBorders>
              <w:top w:val="single" w:color="auto" w:sz="4" w:space="0"/>
              <w:bottom w:val="single" w:color="auto" w:sz="4" w:space="0"/>
            </w:tcBorders>
          </w:tcPr>
          <w:p w14:paraId="63B719A6">
            <w:pPr>
              <w:autoSpaceDE w:val="0"/>
              <w:autoSpaceDN w:val="0"/>
              <w:adjustRightInd w:val="0"/>
              <w:jc w:val="left"/>
              <w:rPr>
                <w:rFonts w:ascii="宋体" w:hAnsi="宋体" w:eastAsia="宋体" w:cs="宋体"/>
                <w:b/>
                <w:color w:val="000000"/>
                <w:kern w:val="0"/>
                <w:sz w:val="24"/>
                <w:szCs w:val="24"/>
                <w:lang w:eastAsia="zh-CN"/>
              </w:rPr>
            </w:pPr>
          </w:p>
          <w:p w14:paraId="34BEC076">
            <w:pPr>
              <w:autoSpaceDE w:val="0"/>
              <w:autoSpaceDN w:val="0"/>
              <w:adjustRightInd w:val="0"/>
              <w:jc w:val="left"/>
              <w:rPr>
                <w:rFonts w:ascii="宋体" w:hAnsi="宋体" w:eastAsia="宋体" w:cs="宋体"/>
                <w:b/>
                <w:color w:val="000000"/>
                <w:kern w:val="0"/>
                <w:sz w:val="24"/>
                <w:szCs w:val="24"/>
                <w:lang w:eastAsia="zh-CN"/>
              </w:rPr>
            </w:pPr>
          </w:p>
          <w:p w14:paraId="7AA53388">
            <w:pPr>
              <w:autoSpaceDE w:val="0"/>
              <w:autoSpaceDN w:val="0"/>
              <w:adjustRightInd w:val="0"/>
              <w:jc w:val="left"/>
              <w:rPr>
                <w:rFonts w:ascii="宋体" w:hAnsi="宋体" w:eastAsia="宋体" w:cs="宋体"/>
                <w:b/>
                <w:color w:val="000000"/>
                <w:kern w:val="0"/>
                <w:sz w:val="24"/>
                <w:szCs w:val="24"/>
                <w:lang w:eastAsia="zh-CN"/>
              </w:rPr>
            </w:pPr>
          </w:p>
          <w:p w14:paraId="4DFFAC3E">
            <w:pPr>
              <w:autoSpaceDE w:val="0"/>
              <w:autoSpaceDN w:val="0"/>
              <w:adjustRightInd w:val="0"/>
              <w:jc w:val="left"/>
              <w:rPr>
                <w:rFonts w:ascii="宋体" w:hAnsi="宋体" w:eastAsia="宋体" w:cs="宋体"/>
                <w:b/>
                <w:color w:val="000000"/>
                <w:kern w:val="0"/>
                <w:sz w:val="24"/>
                <w:szCs w:val="24"/>
                <w:lang w:eastAsia="zh-CN"/>
              </w:rPr>
            </w:pPr>
          </w:p>
          <w:p w14:paraId="6918F9F2">
            <w:pPr>
              <w:autoSpaceDE w:val="0"/>
              <w:autoSpaceDN w:val="0"/>
              <w:adjustRightInd w:val="0"/>
              <w:jc w:val="left"/>
              <w:rPr>
                <w:rFonts w:ascii="宋体" w:hAnsi="宋体" w:eastAsia="宋体" w:cs="宋体"/>
                <w:b/>
                <w:color w:val="000000"/>
                <w:kern w:val="0"/>
                <w:sz w:val="24"/>
                <w:szCs w:val="24"/>
                <w:lang w:eastAsia="zh-CN"/>
              </w:rPr>
            </w:pPr>
          </w:p>
          <w:p w14:paraId="0CC44E48">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电子巡更</w:t>
            </w:r>
          </w:p>
        </w:tc>
        <w:tc>
          <w:tcPr>
            <w:tcW w:w="7336" w:type="dxa"/>
            <w:tcBorders>
              <w:top w:val="single" w:color="auto" w:sz="4" w:space="0"/>
              <w:bottom w:val="single" w:color="auto" w:sz="4" w:space="0"/>
            </w:tcBorders>
          </w:tcPr>
          <w:p w14:paraId="2E8422D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设备安装：</w:t>
            </w:r>
            <w:r>
              <w:rPr>
                <w:rFonts w:hint="eastAsia" w:ascii="宋体" w:hAnsi="宋体" w:eastAsia="宋体" w:cs="宋体"/>
                <w:color w:val="000000"/>
                <w:kern w:val="0"/>
                <w:sz w:val="24"/>
                <w:szCs w:val="24"/>
                <w:lang w:eastAsia="zh-CN"/>
              </w:rPr>
              <w:t>巡更点安装高度距地约1.2-1.5米，立杆选材目测，颜色与环境相衬，线缆、接头目测无裸露，室外做防水处理；</w:t>
            </w:r>
          </w:p>
          <w:p w14:paraId="1DBC7518">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巡更点设置：</w:t>
            </w:r>
            <w:r>
              <w:rPr>
                <w:rFonts w:hint="eastAsia" w:ascii="宋体" w:hAnsi="宋体" w:eastAsia="宋体" w:cs="宋体"/>
                <w:color w:val="000000"/>
                <w:kern w:val="0"/>
                <w:sz w:val="24"/>
                <w:szCs w:val="24"/>
                <w:lang w:eastAsia="zh-CN"/>
              </w:rPr>
              <w:t>高层、洋房除地下</w:t>
            </w:r>
            <w:r>
              <w:rPr>
                <w:rFonts w:ascii="宋体" w:hAnsi="宋体" w:eastAsia="宋体" w:cs="宋体"/>
                <w:color w:val="000000"/>
                <w:kern w:val="0"/>
                <w:sz w:val="24"/>
                <w:szCs w:val="24"/>
                <w:lang w:eastAsia="zh-CN"/>
              </w:rPr>
              <w:t>1</w:t>
            </w:r>
            <w:r>
              <w:rPr>
                <w:rFonts w:hint="eastAsia" w:ascii="宋体" w:hAnsi="宋体" w:eastAsia="宋体" w:cs="宋体"/>
                <w:color w:val="000000"/>
                <w:kern w:val="0"/>
                <w:sz w:val="24"/>
                <w:szCs w:val="24"/>
                <w:lang w:eastAsia="zh-CN"/>
              </w:rPr>
              <w:t>层（如有</w:t>
            </w:r>
            <w:r>
              <w:rPr>
                <w:rFonts w:ascii="宋体" w:hAnsi="宋体" w:eastAsia="宋体" w:cs="宋体"/>
                <w:color w:val="000000"/>
                <w:kern w:val="0"/>
                <w:sz w:val="24"/>
                <w:szCs w:val="24"/>
                <w:lang w:eastAsia="zh-CN"/>
              </w:rPr>
              <w:t>2</w:t>
            </w:r>
            <w:r>
              <w:rPr>
                <w:rFonts w:hint="eastAsia" w:ascii="宋体" w:hAnsi="宋体" w:eastAsia="宋体" w:cs="宋体"/>
                <w:color w:val="000000"/>
                <w:kern w:val="0"/>
                <w:sz w:val="24"/>
                <w:szCs w:val="24"/>
                <w:lang w:eastAsia="zh-CN"/>
              </w:rPr>
              <w:t>层应考虑）、</w:t>
            </w:r>
            <w:r>
              <w:rPr>
                <w:rFonts w:ascii="宋体" w:hAnsi="宋体" w:eastAsia="宋体" w:cs="宋体"/>
                <w:color w:val="000000"/>
                <w:kern w:val="0"/>
                <w:sz w:val="24"/>
                <w:szCs w:val="24"/>
                <w:lang w:eastAsia="zh-CN"/>
              </w:rPr>
              <w:t>1</w:t>
            </w:r>
            <w:r>
              <w:rPr>
                <w:rFonts w:hint="eastAsia" w:ascii="宋体" w:hAnsi="宋体" w:eastAsia="宋体" w:cs="宋体"/>
                <w:color w:val="000000"/>
                <w:kern w:val="0"/>
                <w:sz w:val="24"/>
                <w:szCs w:val="24"/>
                <w:lang w:eastAsia="zh-CN"/>
              </w:rPr>
              <w:t>层、顶层外，中间楼层按</w:t>
            </w:r>
            <w:r>
              <w:rPr>
                <w:rFonts w:ascii="宋体" w:hAnsi="宋体" w:eastAsia="宋体" w:cs="宋体"/>
                <w:color w:val="000000"/>
                <w:kern w:val="0"/>
                <w:sz w:val="24"/>
                <w:szCs w:val="24"/>
                <w:lang w:eastAsia="zh-CN"/>
              </w:rPr>
              <w:t>5</w:t>
            </w:r>
            <w:r>
              <w:rPr>
                <w:rFonts w:hint="eastAsia" w:ascii="宋体" w:hAnsi="宋体" w:eastAsia="宋体" w:cs="宋体"/>
                <w:color w:val="000000"/>
                <w:kern w:val="0"/>
                <w:sz w:val="24"/>
                <w:szCs w:val="24"/>
                <w:lang w:eastAsia="zh-CN"/>
              </w:rPr>
              <w:t>层一个点考虑。</w:t>
            </w:r>
          </w:p>
          <w:p w14:paraId="2174CD90">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系统功能：</w:t>
            </w:r>
            <w:r>
              <w:rPr>
                <w:rFonts w:hint="eastAsia" w:ascii="宋体" w:hAnsi="宋体" w:eastAsia="宋体" w:cs="宋体"/>
                <w:color w:val="000000"/>
                <w:kern w:val="0"/>
                <w:sz w:val="24"/>
                <w:szCs w:val="24"/>
                <w:lang w:eastAsia="zh-CN"/>
              </w:rPr>
              <w:t>计划编制路线、时间可灵活设定，路线设置任意巡更点灵活组合，提示功能实时窗口提示，超时、漏点语音提示，记录查询可根据路线、计划或人员灵活查询；</w:t>
            </w:r>
            <w:r>
              <w:rPr>
                <w:rFonts w:hint="eastAsia" w:ascii="宋体" w:hAnsi="宋体" w:eastAsia="宋体" w:cs="宋体"/>
                <w:b/>
                <w:color w:val="000000"/>
                <w:kern w:val="0"/>
                <w:sz w:val="24"/>
                <w:szCs w:val="24"/>
                <w:lang w:eastAsia="zh-CN"/>
              </w:rPr>
              <w:t>离线式巡更系统数据传输功能检测：</w:t>
            </w:r>
            <w:r>
              <w:rPr>
                <w:rFonts w:hint="eastAsia" w:ascii="宋体" w:hAnsi="宋体" w:eastAsia="宋体" w:cs="宋体"/>
                <w:color w:val="000000"/>
                <w:kern w:val="0"/>
                <w:sz w:val="24"/>
                <w:szCs w:val="24"/>
                <w:lang w:eastAsia="zh-CN"/>
              </w:rPr>
              <w:t>将已经采集了巡更扭信息的采集器通过数据传送器传输至主机中，应能正确实现进行显示巡更扭信息；在线式巡更系统实时报警功能的检测：分别模拟巡更人员对巡更点漏检、提前到达及未按时到达指定巡更点，控制主机应能立即接受到报警信号，并记录巡更情况。</w:t>
            </w:r>
          </w:p>
          <w:p w14:paraId="58C7E93E">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系统供电</w:t>
            </w:r>
            <w:r>
              <w:rPr>
                <w:rFonts w:hint="eastAsia" w:ascii="宋体" w:hAnsi="宋体" w:eastAsia="宋体" w:cs="宋体"/>
                <w:color w:val="000000"/>
                <w:kern w:val="0"/>
                <w:sz w:val="24"/>
                <w:szCs w:val="24"/>
                <w:lang w:eastAsia="zh-CN"/>
              </w:rPr>
              <w:t>：机房UPS集中供电断开市电系统不受影响；</w:t>
            </w:r>
          </w:p>
          <w:p w14:paraId="48B34A68">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系统防雷：</w:t>
            </w:r>
            <w:r>
              <w:rPr>
                <w:rFonts w:hint="eastAsia" w:ascii="宋体" w:hAnsi="宋体" w:eastAsia="宋体" w:cs="宋体"/>
                <w:color w:val="000000"/>
                <w:kern w:val="0"/>
                <w:sz w:val="24"/>
                <w:szCs w:val="24"/>
                <w:lang w:eastAsia="zh-CN"/>
              </w:rPr>
              <w:t>室外巡更点和通信总线检测防雷措施；</w:t>
            </w:r>
          </w:p>
        </w:tc>
      </w:tr>
      <w:tr w14:paraId="342E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00C9B00A">
            <w:pPr>
              <w:autoSpaceDE w:val="0"/>
              <w:autoSpaceDN w:val="0"/>
              <w:adjustRightInd w:val="0"/>
              <w:jc w:val="left"/>
              <w:rPr>
                <w:rFonts w:ascii="宋体" w:hAnsi="宋体" w:eastAsia="宋体" w:cs="宋体"/>
                <w:b/>
                <w:color w:val="000000"/>
                <w:kern w:val="0"/>
                <w:sz w:val="24"/>
                <w:szCs w:val="24"/>
                <w:lang w:eastAsia="zh-CN"/>
              </w:rPr>
            </w:pPr>
          </w:p>
          <w:p w14:paraId="3D43D46B">
            <w:pPr>
              <w:autoSpaceDE w:val="0"/>
              <w:autoSpaceDN w:val="0"/>
              <w:adjustRightInd w:val="0"/>
              <w:jc w:val="left"/>
              <w:rPr>
                <w:rFonts w:ascii="宋体" w:hAnsi="宋体" w:eastAsia="宋体" w:cs="宋体"/>
                <w:b/>
                <w:color w:val="000000"/>
                <w:kern w:val="0"/>
                <w:sz w:val="24"/>
                <w:szCs w:val="24"/>
                <w:lang w:eastAsia="zh-CN"/>
              </w:rPr>
            </w:pPr>
          </w:p>
          <w:p w14:paraId="27E48493">
            <w:pPr>
              <w:autoSpaceDE w:val="0"/>
              <w:autoSpaceDN w:val="0"/>
              <w:adjustRightInd w:val="0"/>
              <w:jc w:val="left"/>
              <w:rPr>
                <w:rFonts w:ascii="宋体" w:hAnsi="宋体" w:eastAsia="宋体" w:cs="宋体"/>
                <w:b/>
                <w:color w:val="000000"/>
                <w:kern w:val="0"/>
                <w:sz w:val="24"/>
                <w:szCs w:val="24"/>
                <w:lang w:eastAsia="zh-CN"/>
              </w:rPr>
            </w:pPr>
          </w:p>
          <w:p w14:paraId="2EFF920E">
            <w:pPr>
              <w:autoSpaceDE w:val="0"/>
              <w:autoSpaceDN w:val="0"/>
              <w:adjustRightInd w:val="0"/>
              <w:jc w:val="left"/>
              <w:rPr>
                <w:rFonts w:ascii="宋体" w:hAnsi="宋体" w:eastAsia="宋体" w:cs="宋体"/>
                <w:b/>
                <w:color w:val="000000"/>
                <w:kern w:val="0"/>
                <w:sz w:val="24"/>
                <w:szCs w:val="24"/>
                <w:lang w:eastAsia="zh-CN"/>
              </w:rPr>
            </w:pPr>
          </w:p>
          <w:p w14:paraId="408EE04F">
            <w:pPr>
              <w:autoSpaceDE w:val="0"/>
              <w:autoSpaceDN w:val="0"/>
              <w:adjustRightInd w:val="0"/>
              <w:jc w:val="left"/>
              <w:rPr>
                <w:rFonts w:ascii="宋体" w:hAnsi="宋体" w:eastAsia="宋体" w:cs="宋体"/>
                <w:b/>
                <w:color w:val="000000"/>
                <w:kern w:val="0"/>
                <w:sz w:val="24"/>
                <w:szCs w:val="24"/>
                <w:lang w:eastAsia="zh-CN"/>
              </w:rPr>
            </w:pPr>
          </w:p>
          <w:p w14:paraId="499BF8CC">
            <w:pPr>
              <w:autoSpaceDE w:val="0"/>
              <w:autoSpaceDN w:val="0"/>
              <w:adjustRightInd w:val="0"/>
              <w:jc w:val="left"/>
              <w:rPr>
                <w:rFonts w:ascii="宋体" w:hAnsi="宋体" w:eastAsia="宋体" w:cs="宋体"/>
                <w:b/>
                <w:color w:val="000000"/>
                <w:kern w:val="0"/>
                <w:sz w:val="24"/>
                <w:szCs w:val="24"/>
                <w:lang w:eastAsia="zh-CN"/>
              </w:rPr>
            </w:pPr>
          </w:p>
          <w:p w14:paraId="21965BB6">
            <w:pPr>
              <w:autoSpaceDE w:val="0"/>
              <w:autoSpaceDN w:val="0"/>
              <w:adjustRightInd w:val="0"/>
              <w:jc w:val="left"/>
              <w:rPr>
                <w:rFonts w:ascii="宋体" w:hAnsi="宋体" w:eastAsia="宋体" w:cs="宋体"/>
                <w:b/>
                <w:color w:val="000000"/>
                <w:kern w:val="0"/>
                <w:sz w:val="24"/>
                <w:szCs w:val="24"/>
                <w:lang w:eastAsia="zh-CN"/>
              </w:rPr>
            </w:pPr>
          </w:p>
          <w:p w14:paraId="12F4BA43">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车管系统</w:t>
            </w:r>
          </w:p>
        </w:tc>
        <w:tc>
          <w:tcPr>
            <w:tcW w:w="7336" w:type="dxa"/>
            <w:tcBorders>
              <w:top w:val="single" w:color="auto" w:sz="4" w:space="0"/>
              <w:bottom w:val="single" w:color="auto" w:sz="4" w:space="0"/>
            </w:tcBorders>
          </w:tcPr>
          <w:p w14:paraId="47C17F7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系统功能检测：</w:t>
            </w:r>
            <w:r>
              <w:rPr>
                <w:rFonts w:hint="eastAsia" w:ascii="宋体" w:hAnsi="宋体" w:eastAsia="宋体" w:cs="宋体"/>
                <w:color w:val="000000"/>
                <w:kern w:val="0"/>
                <w:sz w:val="24"/>
                <w:szCs w:val="24"/>
                <w:lang w:eastAsia="zh-CN"/>
              </w:rPr>
              <w:t>读卡功能正常，读卡距离和灵敏度满足设计要求。刷卡开启道闸功能正常；车辆检测器能有效探测车辆、自动落闸功能正常；月租卡、储值卡的检查内容包括：发卡、入口控制机的操作、入口处自动道闸的升起、入口处自动道闸的回落、停车、出入口控制机的操作、出口出自动道闸升起、出口处自动道闸的回落、卡的使用情况查询及挂失；临时卡和特种卡的检查内容包括：取卡、入口处自动道闸的升起、入口处自动道闸的回落、停车、收费、打印票据、出入口控制机、收卡、出入口自动道闸的升起、出口出自动道闸的回落、卡的使用情况查询及挂失；</w:t>
            </w:r>
          </w:p>
          <w:p w14:paraId="0F4571C5">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系统统计、信息存储功能检查：</w:t>
            </w:r>
            <w:r>
              <w:rPr>
                <w:rFonts w:hint="eastAsia" w:ascii="宋体" w:hAnsi="宋体" w:eastAsia="宋体" w:cs="宋体"/>
                <w:color w:val="000000"/>
                <w:kern w:val="0"/>
                <w:sz w:val="24"/>
                <w:szCs w:val="24"/>
                <w:lang w:eastAsia="zh-CN"/>
              </w:rPr>
              <w:t>车辆进出，场内车辆情况，收费情况，IC卡发现情况的查询；实现日报表、月报表及年报表的打印；联网系统的信息储存功能正常，实时、准确显示刷卡信息并能储存、查询信息；</w:t>
            </w:r>
          </w:p>
          <w:p w14:paraId="04563B5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脱网运行功能检测：</w:t>
            </w:r>
            <w:r>
              <w:rPr>
                <w:rFonts w:hint="eastAsia" w:ascii="宋体" w:hAnsi="宋体" w:eastAsia="宋体" w:cs="宋体"/>
                <w:color w:val="000000"/>
                <w:kern w:val="0"/>
                <w:sz w:val="24"/>
                <w:szCs w:val="24"/>
                <w:lang w:eastAsia="zh-CN"/>
              </w:rPr>
              <w:t>出、入口控制机脱网运行，进出车辆10次，系统正常工作，手动开、关道闸功能正常；</w:t>
            </w:r>
          </w:p>
          <w:p w14:paraId="4204D453">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系统技术指标检测：</w:t>
            </w:r>
            <w:r>
              <w:rPr>
                <w:rFonts w:hint="eastAsia" w:ascii="宋体" w:hAnsi="宋体" w:eastAsia="宋体" w:cs="宋体"/>
                <w:color w:val="000000"/>
                <w:kern w:val="0"/>
                <w:sz w:val="24"/>
                <w:szCs w:val="24"/>
                <w:lang w:eastAsia="zh-CN"/>
              </w:rPr>
              <w:t>读写速度检测，小于等于0.2S，读写距离检测，小于等于25MM.在距离出、入口控制机读写区域前0，5,10,25MM处用卡以均速晃过读写区，读写功能正常；</w:t>
            </w:r>
          </w:p>
          <w:p w14:paraId="1622A3E3">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安全能力检测：</w:t>
            </w:r>
            <w:r>
              <w:rPr>
                <w:rFonts w:hint="eastAsia" w:ascii="宋体" w:hAnsi="宋体" w:eastAsia="宋体" w:cs="宋体"/>
                <w:color w:val="000000"/>
                <w:kern w:val="0"/>
                <w:sz w:val="24"/>
                <w:szCs w:val="24"/>
                <w:lang w:eastAsia="zh-CN"/>
              </w:rPr>
              <w:t>未进先出，已出场的卡再重复出场一次，临时卡未交款先出场；临时卡交款后在超出规定的时间后出场；在道闸下放置一物体，道闸应不能放下；</w:t>
            </w:r>
          </w:p>
        </w:tc>
      </w:tr>
      <w:tr w14:paraId="7960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1986" w:type="dxa"/>
            <w:tcBorders>
              <w:top w:val="single" w:color="auto" w:sz="4" w:space="0"/>
              <w:bottom w:val="single" w:color="auto" w:sz="4" w:space="0"/>
            </w:tcBorders>
          </w:tcPr>
          <w:p w14:paraId="1915A4D4">
            <w:pPr>
              <w:autoSpaceDE w:val="0"/>
              <w:autoSpaceDN w:val="0"/>
              <w:adjustRightInd w:val="0"/>
              <w:jc w:val="left"/>
              <w:rPr>
                <w:rFonts w:ascii="宋体" w:hAnsi="宋体" w:eastAsia="宋体" w:cs="宋体"/>
                <w:b/>
                <w:color w:val="000000"/>
                <w:kern w:val="0"/>
                <w:sz w:val="24"/>
                <w:szCs w:val="24"/>
                <w:lang w:eastAsia="zh-CN"/>
              </w:rPr>
            </w:pPr>
          </w:p>
          <w:p w14:paraId="08805838">
            <w:pPr>
              <w:autoSpaceDE w:val="0"/>
              <w:autoSpaceDN w:val="0"/>
              <w:adjustRightInd w:val="0"/>
              <w:jc w:val="left"/>
              <w:rPr>
                <w:rFonts w:ascii="宋体" w:hAnsi="宋体" w:eastAsia="宋体" w:cs="宋体"/>
                <w:b/>
                <w:color w:val="000000"/>
                <w:kern w:val="0"/>
                <w:sz w:val="24"/>
                <w:szCs w:val="24"/>
                <w:lang w:eastAsia="zh-CN"/>
              </w:rPr>
            </w:pPr>
          </w:p>
          <w:p w14:paraId="65331C38">
            <w:pPr>
              <w:autoSpaceDE w:val="0"/>
              <w:autoSpaceDN w:val="0"/>
              <w:adjustRightInd w:val="0"/>
              <w:jc w:val="left"/>
              <w:rPr>
                <w:rFonts w:ascii="宋体" w:hAnsi="宋体" w:eastAsia="宋体" w:cs="宋体"/>
                <w:b/>
                <w:color w:val="000000"/>
                <w:kern w:val="0"/>
                <w:sz w:val="24"/>
                <w:szCs w:val="24"/>
                <w:lang w:eastAsia="zh-CN"/>
              </w:rPr>
            </w:pPr>
          </w:p>
          <w:p w14:paraId="75CDA63A">
            <w:pPr>
              <w:autoSpaceDE w:val="0"/>
              <w:autoSpaceDN w:val="0"/>
              <w:adjustRightInd w:val="0"/>
              <w:jc w:val="left"/>
              <w:rPr>
                <w:rFonts w:ascii="宋体" w:hAnsi="宋体" w:eastAsia="宋体" w:cs="宋体"/>
                <w:b/>
                <w:color w:val="000000"/>
                <w:kern w:val="0"/>
                <w:sz w:val="24"/>
                <w:szCs w:val="24"/>
                <w:lang w:eastAsia="zh-CN"/>
              </w:rPr>
            </w:pPr>
          </w:p>
          <w:p w14:paraId="336740FA">
            <w:pPr>
              <w:autoSpaceDE w:val="0"/>
              <w:autoSpaceDN w:val="0"/>
              <w:adjustRightInd w:val="0"/>
              <w:jc w:val="left"/>
              <w:rPr>
                <w:rFonts w:ascii="宋体" w:hAnsi="宋体" w:eastAsia="宋体" w:cs="宋体"/>
                <w:b/>
                <w:color w:val="000000"/>
                <w:kern w:val="0"/>
                <w:sz w:val="24"/>
                <w:szCs w:val="24"/>
                <w:lang w:eastAsia="zh-CN"/>
              </w:rPr>
            </w:pPr>
          </w:p>
          <w:p w14:paraId="4281CBCE">
            <w:pPr>
              <w:autoSpaceDE w:val="0"/>
              <w:autoSpaceDN w:val="0"/>
              <w:adjustRightInd w:val="0"/>
              <w:jc w:val="left"/>
              <w:rPr>
                <w:rFonts w:ascii="宋体" w:hAnsi="宋体" w:eastAsia="宋体" w:cs="宋体"/>
                <w:b/>
                <w:color w:val="000000"/>
                <w:kern w:val="0"/>
                <w:sz w:val="24"/>
                <w:szCs w:val="24"/>
                <w:lang w:eastAsia="zh-CN"/>
              </w:rPr>
            </w:pPr>
          </w:p>
          <w:p w14:paraId="21C2FEB5">
            <w:pPr>
              <w:autoSpaceDE w:val="0"/>
              <w:autoSpaceDN w:val="0"/>
              <w:adjustRightInd w:val="0"/>
              <w:jc w:val="left"/>
              <w:rPr>
                <w:rFonts w:ascii="宋体" w:hAnsi="宋体" w:eastAsia="宋体" w:cs="宋体"/>
                <w:b/>
                <w:color w:val="000000"/>
                <w:kern w:val="0"/>
                <w:sz w:val="24"/>
                <w:szCs w:val="24"/>
                <w:lang w:eastAsia="zh-CN"/>
              </w:rPr>
            </w:pPr>
          </w:p>
          <w:p w14:paraId="5EE829AD">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门禁系统</w:t>
            </w:r>
          </w:p>
        </w:tc>
        <w:tc>
          <w:tcPr>
            <w:tcW w:w="7336" w:type="dxa"/>
            <w:tcBorders>
              <w:top w:val="single" w:color="auto" w:sz="4" w:space="0"/>
              <w:bottom w:val="single" w:color="auto" w:sz="4" w:space="0"/>
            </w:tcBorders>
          </w:tcPr>
          <w:p w14:paraId="6A43C60C">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控制功能检测：</w:t>
            </w:r>
            <w:r>
              <w:rPr>
                <w:rFonts w:hint="eastAsia" w:ascii="宋体" w:hAnsi="宋体" w:eastAsia="宋体" w:cs="宋体"/>
                <w:color w:val="000000"/>
                <w:kern w:val="0"/>
                <w:sz w:val="24"/>
                <w:szCs w:val="24"/>
                <w:lang w:eastAsia="zh-CN"/>
              </w:rPr>
              <w:t>刷卡开门、出门按钮开门功能正常，出门按钮按下后，门禁应能正确释放；使用门禁卡在不同区域刷卡，相应门户电控锁应能正常动作，开门延时时间5秒左右；开门后，中央工作站应能通过门磁信号正确掌握被控门的开关状态（有配置门磁的系统）；</w:t>
            </w:r>
          </w:p>
          <w:p w14:paraId="15597681">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储存功能检测：</w:t>
            </w:r>
            <w:r>
              <w:rPr>
                <w:rFonts w:hint="eastAsia" w:ascii="宋体" w:hAnsi="宋体" w:eastAsia="宋体" w:cs="宋体"/>
                <w:color w:val="000000"/>
                <w:kern w:val="0"/>
                <w:sz w:val="24"/>
                <w:szCs w:val="24"/>
                <w:lang w:eastAsia="zh-CN"/>
              </w:rPr>
              <w:t>门禁控制器储存信息功能正常；</w:t>
            </w:r>
          </w:p>
          <w:p w14:paraId="5D66134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联网功能检测：</w:t>
            </w:r>
            <w:r>
              <w:rPr>
                <w:rFonts w:hint="eastAsia" w:ascii="宋体" w:hAnsi="宋体" w:eastAsia="宋体" w:cs="宋体"/>
                <w:color w:val="000000"/>
                <w:kern w:val="0"/>
                <w:sz w:val="24"/>
                <w:szCs w:val="24"/>
                <w:lang w:eastAsia="zh-CN"/>
              </w:rPr>
              <w:t>联网状态下，门禁控制器和管理中心电脑之间的信息传输功能正常，实时、准确显示刷卡信息并能储存、查询信息；</w:t>
            </w:r>
          </w:p>
          <w:p w14:paraId="77D7CC91">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自检功能检测：</w:t>
            </w:r>
            <w:r>
              <w:rPr>
                <w:rFonts w:hint="eastAsia" w:ascii="宋体" w:hAnsi="宋体" w:eastAsia="宋体" w:cs="宋体"/>
                <w:color w:val="000000"/>
                <w:kern w:val="0"/>
                <w:sz w:val="24"/>
                <w:szCs w:val="24"/>
                <w:lang w:eastAsia="zh-CN"/>
              </w:rPr>
              <w:t>在联网式门禁系统中，系统发生故障时，中央工作站应以声音或文字告警，实现自检；</w:t>
            </w:r>
          </w:p>
          <w:p w14:paraId="1E4A573C">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设备安装：</w:t>
            </w:r>
            <w:r>
              <w:rPr>
                <w:rFonts w:hint="eastAsia" w:ascii="宋体" w:hAnsi="宋体" w:eastAsia="宋体" w:cs="宋体"/>
                <w:color w:val="000000"/>
                <w:kern w:val="0"/>
                <w:sz w:val="24"/>
                <w:szCs w:val="24"/>
                <w:lang w:eastAsia="zh-CN"/>
              </w:rPr>
              <w:t>读卡器进门右手边方便刷卡，高度距地约1.5米；电控锁、闭门器：开闭灵活、噪音小；门锁安装保证门关闭严密，能承受足够拉力，闭门器应保证开门后关闭到位；</w:t>
            </w:r>
          </w:p>
          <w:p w14:paraId="427C1B3A">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智能翼闸：</w:t>
            </w:r>
            <w:r>
              <w:rPr>
                <w:rFonts w:hint="eastAsia" w:ascii="宋体" w:hAnsi="宋体" w:eastAsia="宋体" w:cs="宋体"/>
                <w:color w:val="000000"/>
                <w:kern w:val="0"/>
                <w:sz w:val="24"/>
                <w:szCs w:val="24"/>
                <w:lang w:eastAsia="zh-CN"/>
              </w:rPr>
              <w:t>高层和洋房小区出入口；</w:t>
            </w:r>
          </w:p>
          <w:p w14:paraId="6AA6D40B">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普通刷卡门禁：</w:t>
            </w:r>
            <w:r>
              <w:rPr>
                <w:rFonts w:hint="eastAsia" w:ascii="宋体" w:hAnsi="宋体" w:eastAsia="宋体" w:cs="宋体"/>
                <w:color w:val="000000"/>
                <w:kern w:val="0"/>
                <w:sz w:val="24"/>
                <w:szCs w:val="24"/>
                <w:lang w:eastAsia="zh-CN"/>
              </w:rPr>
              <w:t>别墅小区出入口（带语音提示）、高层和洋房单元门及车库入住宅门；</w:t>
            </w:r>
          </w:p>
          <w:p w14:paraId="40EF343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b/>
                <w:color w:val="000000"/>
                <w:kern w:val="0"/>
                <w:sz w:val="24"/>
                <w:szCs w:val="24"/>
                <w:lang w:eastAsia="zh-CN"/>
              </w:rPr>
              <w:t>系统功能：</w:t>
            </w:r>
            <w:r>
              <w:rPr>
                <w:rFonts w:hint="eastAsia" w:ascii="宋体" w:hAnsi="宋体" w:eastAsia="宋体" w:cs="宋体"/>
                <w:color w:val="000000"/>
                <w:kern w:val="0"/>
                <w:sz w:val="24"/>
                <w:szCs w:val="24"/>
                <w:lang w:eastAsia="zh-CN"/>
              </w:rPr>
              <w:t>一卡通门禁、车管卡通用；卡片权限管理，卡授权、发行、挂失、解挂、补发、更换、回收，录入和删除功能正常；消防联动电控锁打开操作检查, 进出人员资料、时间等实时记录按时间、卡片、人员查询记录查询, 门控制器掉网提示, 数据恢复、备份, 自动恢复、备份；系统供电机房UPS集中供电检测防雷措施；</w:t>
            </w:r>
          </w:p>
        </w:tc>
      </w:tr>
      <w:tr w14:paraId="17D9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986" w:type="dxa"/>
            <w:tcBorders>
              <w:top w:val="single" w:color="auto" w:sz="4" w:space="0"/>
              <w:bottom w:val="single" w:color="auto" w:sz="4" w:space="0"/>
            </w:tcBorders>
          </w:tcPr>
          <w:p w14:paraId="281AA687">
            <w:pPr>
              <w:autoSpaceDE w:val="0"/>
              <w:autoSpaceDN w:val="0"/>
              <w:adjustRightInd w:val="0"/>
              <w:jc w:val="left"/>
              <w:rPr>
                <w:rFonts w:ascii="宋体" w:hAnsi="宋体" w:eastAsia="宋体" w:cs="宋体"/>
                <w:b/>
                <w:color w:val="000000"/>
                <w:kern w:val="0"/>
                <w:sz w:val="24"/>
                <w:szCs w:val="24"/>
                <w:lang w:eastAsia="zh-CN"/>
              </w:rPr>
            </w:pPr>
          </w:p>
          <w:p w14:paraId="11183DD9">
            <w:pPr>
              <w:autoSpaceDE w:val="0"/>
              <w:autoSpaceDN w:val="0"/>
              <w:adjustRightInd w:val="0"/>
              <w:jc w:val="left"/>
              <w:rPr>
                <w:rFonts w:ascii="宋体" w:hAnsi="宋体" w:eastAsia="宋体" w:cs="宋体"/>
                <w:b/>
                <w:color w:val="000000"/>
                <w:kern w:val="0"/>
                <w:sz w:val="24"/>
                <w:szCs w:val="24"/>
                <w:lang w:eastAsia="zh-CN"/>
              </w:rPr>
            </w:pPr>
          </w:p>
          <w:p w14:paraId="5C9FE86C">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公共广播与背景音乐系统</w:t>
            </w:r>
          </w:p>
        </w:tc>
        <w:tc>
          <w:tcPr>
            <w:tcW w:w="7336" w:type="dxa"/>
            <w:tcBorders>
              <w:top w:val="single" w:color="auto" w:sz="4" w:space="0"/>
              <w:bottom w:val="single" w:color="auto" w:sz="4" w:space="0"/>
            </w:tcBorders>
          </w:tcPr>
          <w:p w14:paraId="5CFD699D">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效果质量检测：通过对响度、音色和音质进行评价；控制功能检测：在中央控制室进行选区广播及强切转换检验，控制功能应正常，音质清晰；</w:t>
            </w:r>
          </w:p>
          <w:p w14:paraId="4B4F9194">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扬声器具有防潮、防雨、防尘、抗干扰功能；扬声器的线缆、接头穿管保护，防水处理； 音源配置： 可单曲或整盘自动循环、随机播放，兼容DVD/VCD/CD/MP3等音乐格式；消防强切: 与消防联动，火灾时播放紧急广播系统；防雷室外线路，室外喇叭音乐清晰，音量一致，其它符合设计和使用要求为合格；</w:t>
            </w:r>
          </w:p>
        </w:tc>
      </w:tr>
      <w:tr w14:paraId="37BA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1986" w:type="dxa"/>
            <w:tcBorders>
              <w:top w:val="single" w:color="auto" w:sz="4" w:space="0"/>
              <w:bottom w:val="single" w:color="auto" w:sz="4" w:space="0"/>
            </w:tcBorders>
          </w:tcPr>
          <w:p w14:paraId="3190E914">
            <w:pPr>
              <w:autoSpaceDE w:val="0"/>
              <w:autoSpaceDN w:val="0"/>
              <w:adjustRightInd w:val="0"/>
              <w:jc w:val="left"/>
              <w:rPr>
                <w:rFonts w:ascii="宋体" w:hAnsi="宋体" w:eastAsia="宋体" w:cs="宋体"/>
                <w:b/>
                <w:color w:val="000000"/>
                <w:kern w:val="0"/>
                <w:sz w:val="24"/>
                <w:szCs w:val="24"/>
                <w:lang w:eastAsia="en-US"/>
              </w:rPr>
            </w:pPr>
            <w:r>
              <w:rPr>
                <w:rFonts w:hint="eastAsia" w:ascii="宋体" w:hAnsi="宋体" w:eastAsia="宋体" w:cs="宋体"/>
                <w:b/>
                <w:color w:val="000000"/>
                <w:kern w:val="0"/>
                <w:sz w:val="24"/>
                <w:szCs w:val="24"/>
                <w:lang w:eastAsia="en-US"/>
              </w:rPr>
              <w:t>电梯联动控制系统</w:t>
            </w:r>
          </w:p>
        </w:tc>
        <w:tc>
          <w:tcPr>
            <w:tcW w:w="7336" w:type="dxa"/>
            <w:tcBorders>
              <w:top w:val="single" w:color="auto" w:sz="4" w:space="0"/>
              <w:bottom w:val="single" w:color="auto" w:sz="4" w:space="0"/>
            </w:tcBorders>
          </w:tcPr>
          <w:p w14:paraId="36F4BFA1">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刷卡功能检测：刷卡呼梯功能正常，电梯轿厢内刷卡后，电梯楼层按键能正常释放；储存功能检测：电梯主控制器储存信息功能正常；联网功能检测：联网状态下，电梯主控制器和管理中心电脑之间信号传输功能正常，实时、准确显示刷卡信息并能储存、查询信息；自检功能检测：在联网式系统中，系统发生故障时，中央工作站应以声音或文字告警，实现自检；</w:t>
            </w:r>
          </w:p>
        </w:tc>
      </w:tr>
      <w:tr w14:paraId="48D4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986" w:type="dxa"/>
            <w:tcBorders>
              <w:top w:val="single" w:color="auto" w:sz="4" w:space="0"/>
              <w:bottom w:val="single" w:color="auto" w:sz="4" w:space="0"/>
            </w:tcBorders>
          </w:tcPr>
          <w:p w14:paraId="551ACF1B">
            <w:pPr>
              <w:autoSpaceDE w:val="0"/>
              <w:autoSpaceDN w:val="0"/>
              <w:adjustRightInd w:val="0"/>
              <w:jc w:val="left"/>
              <w:rPr>
                <w:rFonts w:ascii="宋体" w:hAnsi="宋体" w:eastAsia="宋体" w:cs="宋体"/>
                <w:b/>
                <w:color w:val="000000"/>
                <w:kern w:val="0"/>
                <w:sz w:val="24"/>
                <w:szCs w:val="24"/>
                <w:lang w:eastAsia="zh-CN"/>
              </w:rPr>
            </w:pPr>
            <w:r>
              <w:rPr>
                <w:rFonts w:hint="eastAsia" w:ascii="宋体" w:hAnsi="宋体" w:eastAsia="宋体" w:cs="宋体"/>
                <w:b/>
                <w:color w:val="000000"/>
                <w:kern w:val="0"/>
                <w:sz w:val="24"/>
                <w:szCs w:val="24"/>
                <w:lang w:eastAsia="zh-CN"/>
              </w:rPr>
              <w:t>室外LED信息屏系统</w:t>
            </w:r>
          </w:p>
        </w:tc>
        <w:tc>
          <w:tcPr>
            <w:tcW w:w="7336" w:type="dxa"/>
            <w:tcBorders>
              <w:top w:val="single" w:color="auto" w:sz="4" w:space="0"/>
              <w:bottom w:val="single" w:color="auto" w:sz="4" w:space="0"/>
            </w:tcBorders>
          </w:tcPr>
          <w:p w14:paraId="1A96BC21">
            <w:pPr>
              <w:autoSpaceDE w:val="0"/>
              <w:autoSpaceDN w:val="0"/>
              <w:adjustRightInd w:val="0"/>
              <w:jc w:val="left"/>
              <w:rPr>
                <w:rFonts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效果质量检测：信息发布显示屏显示全屏单色信号时，全屏色度均匀无偏色；控制功能检测：对前端屏幕发布文字图片信息，字体大小间距应正常，动态画面无明显停滞；稳定性检测：显示屏全天候正常工作，不受阴雨天气影响；</w:t>
            </w:r>
          </w:p>
        </w:tc>
      </w:tr>
    </w:tbl>
    <w:p w14:paraId="58715ED8"/>
    <w:p w14:paraId="15F06603">
      <w:pPr>
        <w:bidi w:val="0"/>
        <w:ind w:firstLine="414" w:firstLineChars="0"/>
        <w:jc w:val="left"/>
        <w:rPr>
          <w:rFonts w:hint="eastAsia"/>
          <w:lang w:val="en-US" w:eastAsia="zh-CN"/>
        </w:rPr>
      </w:pPr>
    </w:p>
    <w:sectPr>
      <w:headerReference r:id="rId6" w:type="first"/>
      <w:footerReference r:id="rId8" w:type="first"/>
      <w:headerReference r:id="rId5" w:type="even"/>
      <w:footerReference r:id="rId7"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毕晓龙" w:date="2025-04-02T17:05:48Z" w:initials="">
    <w:p w14:paraId="6DEB141E">
      <w:pPr>
        <w:pStyle w:val="9"/>
        <w:rPr>
          <w:rFonts w:hint="default" w:eastAsia="宋体"/>
          <w:lang w:val="en-US" w:eastAsia="zh-CN"/>
        </w:rPr>
      </w:pPr>
      <w:r>
        <w:rPr>
          <w:rFonts w:hint="eastAsia"/>
          <w:lang w:val="en-US" w:eastAsia="zh-CN"/>
        </w:rPr>
        <w:t>该主体纠纷较多，且存在多起强制执行。提示将来产生纠纷执行不能回款的风险。是否有相应的规避措施？如过将来供应商执行我们，但我们无法执行客户回款如何解决？</w:t>
      </w:r>
    </w:p>
  </w:comment>
  <w:comment w:id="1" w:author="毕晓龙" w:date="2025-04-02T17:13:49Z" w:initials="">
    <w:p w14:paraId="50216A37">
      <w:pPr>
        <w:pStyle w:val="9"/>
        <w:rPr>
          <w:rFonts w:hint="default" w:eastAsia="宋体"/>
          <w:lang w:val="en-US" w:eastAsia="zh-CN"/>
        </w:rPr>
      </w:pPr>
      <w:r>
        <w:rPr>
          <w:rFonts w:hint="eastAsia"/>
          <w:lang w:val="en-US" w:eastAsia="zh-CN"/>
        </w:rPr>
        <w:t>以资金组意见为准</w:t>
      </w:r>
    </w:p>
  </w:comment>
  <w:comment w:id="2" w:author="毕晓龙" w:date="2025-04-02T17:17:50Z" w:initials="">
    <w:p w14:paraId="4E2A5D00">
      <w:pPr>
        <w:pStyle w:val="9"/>
        <w:rPr>
          <w:rFonts w:hint="default" w:eastAsia="宋体"/>
          <w:lang w:val="en-US" w:eastAsia="zh-CN"/>
        </w:rPr>
      </w:pPr>
      <w:r>
        <w:rPr>
          <w:rFonts w:hint="eastAsia"/>
          <w:lang w:val="en-US" w:eastAsia="zh-CN"/>
        </w:rPr>
        <w:t>该员工是否属于公司员工，联系邮箱预留个人邮箱是否合适？</w:t>
      </w:r>
    </w:p>
  </w:comment>
  <w:comment w:id="3" w:author="毕晓龙" w:date="2025-04-03T09:41:24Z" w:initials="">
    <w:p w14:paraId="2F1480E9">
      <w:pPr>
        <w:pStyle w:val="9"/>
        <w:rPr>
          <w:rFonts w:hint="default" w:eastAsia="宋体"/>
          <w:lang w:val="en-US" w:eastAsia="zh-CN"/>
        </w:rPr>
      </w:pPr>
      <w:r>
        <w:rPr>
          <w:rFonts w:hint="eastAsia"/>
          <w:lang w:val="en-US" w:eastAsia="zh-CN"/>
        </w:rPr>
        <w:t>提示项目实际是否可满足，驻场周期是到什么阶段，交付完成？验收？还是质保期完成？避免因约定不明导致将来出现纠纷</w:t>
      </w:r>
    </w:p>
  </w:comment>
  <w:comment w:id="4" w:author="毕晓龙" w:date="2025-04-03T09:47:14Z" w:initials="">
    <w:p w14:paraId="10C67F30">
      <w:pPr>
        <w:pStyle w:val="9"/>
      </w:pPr>
      <w:r>
        <w:annotationRef/>
      </w:r>
    </w:p>
  </w:comment>
  <w:comment w:id="5" w:author="毕晓龙" w:date="2025-04-03T09:51:05Z" w:initials="">
    <w:p w14:paraId="5F7418E1">
      <w:pPr>
        <w:pStyle w:val="9"/>
        <w:rPr>
          <w:rFonts w:hint="default" w:eastAsia="宋体"/>
          <w:lang w:val="en-US" w:eastAsia="zh-CN"/>
        </w:rPr>
      </w:pPr>
      <w:r>
        <w:rPr>
          <w:rFonts w:hint="eastAsia"/>
          <w:lang w:val="en-US" w:eastAsia="zh-CN"/>
        </w:rPr>
        <w:t>具体保证范围、保证期限？退还条件？</w:t>
      </w:r>
    </w:p>
  </w:comment>
  <w:comment w:id="6" w:author="毕晓龙" w:date="2025-04-03T09:53:17Z" w:initials="">
    <w:p w14:paraId="01BAAE13">
      <w:pPr>
        <w:pStyle w:val="9"/>
      </w:pPr>
      <w:r>
        <w:annotationRef/>
      </w:r>
    </w:p>
  </w:comment>
  <w:comment w:id="7" w:author="毕晓龙" w:date="2025-04-02T17:43:02Z" w:initials="">
    <w:p w14:paraId="62C9BCC3">
      <w:pPr>
        <w:pStyle w:val="9"/>
        <w:rPr>
          <w:rFonts w:hint="default" w:eastAsia="宋体"/>
          <w:lang w:val="en-US" w:eastAsia="zh-CN"/>
        </w:rPr>
      </w:pPr>
      <w:r>
        <w:rPr>
          <w:rFonts w:hint="eastAsia"/>
          <w:lang w:val="en-US" w:eastAsia="zh-CN"/>
        </w:rPr>
        <w:t>需要进行第三方测评？是否会产生第三方测评费用？</w:t>
      </w:r>
    </w:p>
  </w:comment>
  <w:comment w:id="8" w:author="毕晓龙" w:date="2025-04-03T09:57:29Z" w:initials="">
    <w:p w14:paraId="00B994FD">
      <w:pPr>
        <w:pStyle w:val="9"/>
        <w:rPr>
          <w:rFonts w:hint="default" w:eastAsia="宋体"/>
          <w:lang w:val="en-US" w:eastAsia="zh-CN"/>
        </w:rPr>
      </w:pPr>
      <w:r>
        <w:rPr>
          <w:rFonts w:hint="eastAsia"/>
          <w:lang w:val="en-US" w:eastAsia="zh-CN"/>
        </w:rPr>
        <w:t>实际履行是否涉及？提示涉及相关罚则</w:t>
      </w:r>
    </w:p>
  </w:comment>
  <w:comment w:id="9" w:author="毕晓龙" w:date="2025-04-03T10:01:47Z" w:initials="">
    <w:p w14:paraId="75B6E895">
      <w:pPr>
        <w:pStyle w:val="9"/>
      </w:pPr>
      <w:r>
        <w:annotationRef/>
      </w:r>
    </w:p>
  </w:comment>
  <w:comment w:id="10" w:author="毕晓龙" w:date="2025-04-03T10:14:35Z" w:initials="">
    <w:p w14:paraId="70A22E7E">
      <w:pPr>
        <w:pStyle w:val="9"/>
        <w:rPr>
          <w:rFonts w:hint="default" w:eastAsia="宋体"/>
          <w:lang w:val="en-US" w:eastAsia="zh-CN"/>
        </w:rPr>
      </w:pPr>
      <w:r>
        <w:rPr>
          <w:rFonts w:hint="eastAsia"/>
          <w:lang w:val="en-US" w:eastAsia="zh-CN"/>
        </w:rPr>
        <w:t>这是要整个项目完成验收后，才能对我方合同进行验收？如我方交付完成后因其他原因长时间无法完成验收如何处理？</w:t>
      </w:r>
    </w:p>
  </w:comment>
  <w:comment w:id="11" w:author="毕晓龙" w:date="2025-04-03T10:26:55Z" w:initials="">
    <w:p w14:paraId="27526B0C">
      <w:pPr>
        <w:pStyle w:val="9"/>
      </w:pPr>
      <w:r>
        <w:annotationRef/>
      </w:r>
    </w:p>
  </w:comment>
  <w:comment w:id="12" w:author="毕晓龙" w:date="2025-04-03T10:27:11Z" w:initials="">
    <w:p w14:paraId="4C304626">
      <w:pPr>
        <w:pStyle w:val="9"/>
      </w:pPr>
      <w:r>
        <w:annotationRef/>
      </w:r>
    </w:p>
  </w:comment>
  <w:comment w:id="13" w:author="毕晓龙" w:date="2025-04-03T10:32:15Z" w:initials="">
    <w:p w14:paraId="1CABD734">
      <w:pPr>
        <w:pStyle w:val="9"/>
        <w:rPr>
          <w:rFonts w:hint="default"/>
          <w:lang w:val="en-US" w:eastAsia="zh-CN"/>
        </w:rPr>
      </w:pPr>
      <w:r>
        <w:rPr>
          <w:rFonts w:hint="eastAsia"/>
          <w:lang w:val="en-US" w:eastAsia="zh-CN"/>
        </w:rPr>
        <w:t>产值如何确认，是否有相应的标准的流程</w:t>
      </w:r>
    </w:p>
  </w:comment>
  <w:comment w:id="14" w:author="毕晓龙" w:date="2025-04-03T10:56:34Z" w:initials="">
    <w:p w14:paraId="0F849BF2">
      <w:pPr>
        <w:pStyle w:val="9"/>
        <w:rPr>
          <w:rFonts w:hint="default" w:eastAsia="宋体"/>
          <w:lang w:val="en-US" w:eastAsia="zh-CN"/>
        </w:rPr>
      </w:pPr>
      <w:r>
        <w:rPr>
          <w:rFonts w:hint="eastAsia"/>
          <w:lang w:val="en-US" w:eastAsia="zh-CN"/>
        </w:rPr>
        <w:t>此处结算具体指的什么？是审计？是否涉及金额核减的风险</w:t>
      </w:r>
    </w:p>
  </w:comment>
  <w:comment w:id="15" w:author="毕晓龙" w:date="2025-04-03T10:59:46Z" w:initials="">
    <w:p w14:paraId="206DD9BB">
      <w:pPr>
        <w:pStyle w:val="9"/>
        <w:rPr>
          <w:rFonts w:hint="default" w:eastAsia="宋体"/>
          <w:lang w:val="en-US" w:eastAsia="zh-CN"/>
        </w:rPr>
      </w:pPr>
      <w:r>
        <w:rPr>
          <w:rFonts w:hint="eastAsia"/>
          <w:lang w:val="en-US" w:eastAsia="zh-CN"/>
        </w:rPr>
        <w:t>专用条款9%、6%，请前后保持一致</w:t>
      </w:r>
    </w:p>
  </w:comment>
  <w:comment w:id="16" w:author="毕晓龙" w:date="2025-04-03T11:02:56Z" w:initials="">
    <w:p w14:paraId="712E8641">
      <w:pPr>
        <w:pStyle w:val="9"/>
        <w:rPr>
          <w:rFonts w:hint="default" w:eastAsia="宋体"/>
          <w:lang w:val="en-US" w:eastAsia="zh-CN"/>
        </w:rPr>
      </w:pPr>
      <w:r>
        <w:rPr>
          <w:rFonts w:hint="eastAsia"/>
          <w:lang w:val="en-US" w:eastAsia="zh-CN"/>
        </w:rPr>
        <w:t>注意甲方以此随意扣款的风险</w:t>
      </w:r>
    </w:p>
  </w:comment>
  <w:comment w:id="17" w:author="毕晓龙" w:date="2025-04-03T11:04:02Z" w:initials="">
    <w:p w14:paraId="69EEA714">
      <w:pPr>
        <w:pStyle w:val="9"/>
        <w:rPr>
          <w:rFonts w:hint="default" w:eastAsia="宋体"/>
          <w:lang w:val="en-US" w:eastAsia="zh-CN"/>
        </w:rPr>
      </w:pPr>
      <w:r>
        <w:rPr>
          <w:rFonts w:hint="eastAsia"/>
          <w:lang w:val="en-US" w:eastAsia="zh-CN"/>
        </w:rPr>
        <w:t>提示，如将来甲方不付款，我方须保留好与对方沟通开票，对方拒绝接受的相关证据，否则出现纠纷，我方未开票的情况下，按照该约定我方主张违约金将可能不被支持。</w:t>
      </w:r>
    </w:p>
  </w:comment>
  <w:comment w:id="18" w:author="毕晓龙" w:date="2025-04-03T11:33:44Z" w:initials="">
    <w:p w14:paraId="17B54997">
      <w:pPr>
        <w:pStyle w:val="9"/>
        <w:rPr>
          <w:rFonts w:hint="default" w:eastAsia="宋体"/>
          <w:lang w:val="en-US" w:eastAsia="zh-CN"/>
        </w:rPr>
      </w:pPr>
      <w:r>
        <w:rPr>
          <w:rFonts w:hint="eastAsia"/>
          <w:lang w:val="en-US" w:eastAsia="zh-CN"/>
        </w:rPr>
        <w:t>是否涉及？</w:t>
      </w:r>
    </w:p>
  </w:comment>
  <w:comment w:id="19" w:author="毕晓龙" w:date="2025-04-03T11:33:55Z" w:initials="">
    <w:p w14:paraId="33BB6006">
      <w:pPr>
        <w:pStyle w:val="9"/>
      </w:pPr>
      <w:r>
        <w:annotationRef/>
      </w:r>
    </w:p>
  </w:comment>
  <w:comment w:id="20" w:author="毕晓龙" w:date="2025-04-03T13:21:01Z" w:initials="">
    <w:p w14:paraId="517CC8D1">
      <w:pPr>
        <w:pStyle w:val="9"/>
        <w:rPr>
          <w:rFonts w:hint="default" w:eastAsia="宋体"/>
          <w:lang w:val="en-US" w:eastAsia="zh-CN"/>
        </w:rPr>
      </w:pPr>
      <w:r>
        <w:rPr>
          <w:rFonts w:hint="eastAsia"/>
          <w:lang w:val="en-US" w:eastAsia="zh-CN"/>
        </w:rPr>
        <w:t>提示业务模式，注意因此产生的不利后果</w:t>
      </w:r>
    </w:p>
  </w:comment>
  <w:comment w:id="21" w:author="毕晓龙" w:date="2025-04-03T15:34:06Z" w:initials="">
    <w:p w14:paraId="245727EA">
      <w:pPr>
        <w:pStyle w:val="9"/>
        <w:rPr>
          <w:rFonts w:hint="default" w:eastAsia="宋体"/>
          <w:lang w:val="en-US" w:eastAsia="zh-CN"/>
        </w:rPr>
      </w:pPr>
      <w:r>
        <w:rPr>
          <w:rFonts w:hint="eastAsia"/>
          <w:lang w:val="en-US" w:eastAsia="zh-CN"/>
        </w:rPr>
        <w:t>提示关注风险。如产生争议的情况下，该条款将对我方不利。</w:t>
      </w:r>
    </w:p>
  </w:comment>
  <w:comment w:id="22" w:author="毕晓龙" w:date="2025-04-03T15:37:55Z" w:initials="">
    <w:p w14:paraId="2D78FC48">
      <w:pPr>
        <w:pStyle w:val="9"/>
        <w:rPr>
          <w:rFonts w:hint="default" w:eastAsia="宋体"/>
          <w:lang w:val="en-US" w:eastAsia="zh-CN"/>
        </w:rPr>
      </w:pPr>
      <w:r>
        <w:rPr>
          <w:rFonts w:hint="eastAsia"/>
          <w:lang w:val="en-US" w:eastAsia="zh-CN"/>
        </w:rPr>
        <w:t>建议预留公司邮箱</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EB141E" w15:done="0"/>
  <w15:commentEx w15:paraId="50216A37" w15:done="0"/>
  <w15:commentEx w15:paraId="4E2A5D00" w15:done="0"/>
  <w15:commentEx w15:paraId="2F1480E9" w15:done="0"/>
  <w15:commentEx w15:paraId="10C67F30" w15:done="0"/>
  <w15:commentEx w15:paraId="5F7418E1" w15:done="0"/>
  <w15:commentEx w15:paraId="01BAAE13" w15:done="0"/>
  <w15:commentEx w15:paraId="62C9BCC3" w15:done="0"/>
  <w15:commentEx w15:paraId="00B994FD" w15:done="0"/>
  <w15:commentEx w15:paraId="75B6E895" w15:done="0"/>
  <w15:commentEx w15:paraId="70A22E7E" w15:done="0"/>
  <w15:commentEx w15:paraId="27526B0C" w15:done="0"/>
  <w15:commentEx w15:paraId="4C304626" w15:done="0"/>
  <w15:commentEx w15:paraId="1CABD734" w15:done="0"/>
  <w15:commentEx w15:paraId="0F849BF2" w15:done="0"/>
  <w15:commentEx w15:paraId="206DD9BB" w15:done="0"/>
  <w15:commentEx w15:paraId="712E8641" w15:done="0"/>
  <w15:commentEx w15:paraId="69EEA714" w15:done="0"/>
  <w15:commentEx w15:paraId="17B54997" w15:done="0"/>
  <w15:commentEx w15:paraId="33BB6006" w15:done="0"/>
  <w15:commentEx w15:paraId="517CC8D1" w15:done="0"/>
  <w15:commentEx w15:paraId="245727EA" w15:done="0"/>
  <w15:commentEx w15:paraId="2D78FC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华文行楷">
    <w:panose1 w:val="02010800040101010101"/>
    <w:charset w:val="86"/>
    <w:family w:val="auto"/>
    <w:pitch w:val="default"/>
    <w:sig w:usb0="00000001" w:usb1="080F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B1F93">
    <w:pPr>
      <w:pStyle w:val="21"/>
      <w:jc w:val="center"/>
      <w:rPr>
        <w:rFonts w:ascii="宋体" w:hAnsi="宋体"/>
        <w:sz w:val="21"/>
        <w:szCs w:val="21"/>
      </w:rPr>
    </w:pPr>
    <w:r>
      <w:rPr>
        <w:rFonts w:hint="eastAsia" w:ascii="宋体" w:hAnsi="宋体"/>
        <w:kern w:val="0"/>
        <w:sz w:val="21"/>
        <w:szCs w:val="21"/>
      </w:rPr>
      <w:t>TA/2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2A0F5">
    <w:pPr>
      <w:pStyle w:val="21"/>
      <w:jc w:val="center"/>
      <w:rPr>
        <w:rFonts w:ascii="宋体" w:hAnsi="宋体"/>
        <w:sz w:val="21"/>
        <w:szCs w:val="21"/>
      </w:rPr>
    </w:pPr>
    <w:r>
      <w:rPr>
        <w:rFonts w:hint="eastAsia" w:ascii="宋体" w:hAnsi="宋体"/>
        <w:kern w:val="0"/>
        <w:sz w:val="21"/>
        <w:szCs w:val="21"/>
      </w:rPr>
      <w:t>A/1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D2AFB">
    <w:pPr>
      <w:pStyle w:val="22"/>
      <w:tabs>
        <w:tab w:val="right" w:pos="8686"/>
        <w:tab w:val="clear" w:pos="4153"/>
        <w:tab w:val="clear" w:pos="8306"/>
      </w:tabs>
      <w:jc w:val="both"/>
      <w:rPr>
        <w:sz w:val="21"/>
        <w:szCs w:val="21"/>
      </w:rPr>
    </w:pPr>
    <w:r>
      <w:rPr>
        <w:rFonts w:hint="eastAsia"/>
        <w:sz w:val="21"/>
        <w:szCs w:val="21"/>
      </w:rPr>
      <w:t>【中海·XXXX】XXXXX工程</w:t>
    </w:r>
    <w:r>
      <w:rPr>
        <w:sz w:val="21"/>
        <w:szCs w:val="21"/>
      </w:rPr>
      <w:tab/>
    </w:r>
    <w:r>
      <w:rPr>
        <w:rFonts w:hint="eastAsia"/>
        <w:sz w:val="21"/>
        <w:szCs w:val="21"/>
      </w:rPr>
      <w:t>协议条款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BC74E">
    <w:pPr>
      <w:pStyle w:val="22"/>
      <w:tabs>
        <w:tab w:val="left" w:pos="7755"/>
        <w:tab w:val="right" w:pos="8686"/>
        <w:tab w:val="clear" w:pos="4153"/>
        <w:tab w:val="clear" w:pos="8306"/>
      </w:tabs>
      <w:jc w:val="both"/>
      <w:rPr>
        <w:rFonts w:ascii="宋体" w:hAnsi="宋体"/>
        <w:sz w:val="21"/>
        <w:szCs w:val="21"/>
      </w:rPr>
    </w:pPr>
    <w:r>
      <w:rPr>
        <w:rFonts w:hint="eastAsia" w:ascii="宋体" w:hAnsi="宋体"/>
        <w:sz w:val="21"/>
        <w:szCs w:val="21"/>
      </w:rPr>
      <w:t>【中海·XXXX】XXXXX工程</w:t>
    </w:r>
    <w:r>
      <w:rPr>
        <w:rFonts w:ascii="宋体" w:hAnsi="宋体"/>
        <w:sz w:val="21"/>
        <w:szCs w:val="21"/>
      </w:rPr>
      <w:tab/>
    </w:r>
    <w:r>
      <w:rPr>
        <w:rFonts w:hint="eastAsia" w:ascii="宋体" w:hAnsi="宋体"/>
        <w:sz w:val="21"/>
        <w:szCs w:val="21"/>
      </w:rPr>
      <w:t>协议条款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719FE"/>
    <w:multiLevelType w:val="multilevel"/>
    <w:tmpl w:val="C33719F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3075B9D"/>
    <w:multiLevelType w:val="multilevel"/>
    <w:tmpl w:val="03075B9D"/>
    <w:lvl w:ilvl="0" w:tentative="0">
      <w:start w:val="1"/>
      <w:numFmt w:val="decimal"/>
      <w:lvlText w:val="%1)"/>
      <w:lvlJc w:val="left"/>
      <w:pPr>
        <w:ind w:left="840" w:hanging="420"/>
      </w:pPr>
      <w:rPr>
        <w:rFonts w:hint="default"/>
        <w:b w:val="0"/>
        <w:position w:val="0"/>
        <w:sz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07126D80"/>
    <w:multiLevelType w:val="multilevel"/>
    <w:tmpl w:val="07126D80"/>
    <w:lvl w:ilvl="0" w:tentative="0">
      <w:start w:val="1"/>
      <w:numFmt w:val="decimal"/>
      <w:lvlText w:val="%1."/>
      <w:lvlJc w:val="left"/>
      <w:pPr>
        <w:tabs>
          <w:tab w:val="left" w:pos="425"/>
        </w:tabs>
        <w:ind w:left="425" w:hanging="425"/>
      </w:pPr>
      <w:rPr>
        <w:rFonts w:hint="eastAsia" w:ascii="Arial Unicode MS" w:hAnsi="Arial Unicode MS"/>
        <w:b w:val="0"/>
        <w:i w:val="0"/>
        <w:color w:val="auto"/>
        <w:sz w:val="24"/>
        <w:u w:val="none"/>
      </w:rPr>
    </w:lvl>
    <w:lvl w:ilvl="1" w:tentative="0">
      <w:start w:val="0"/>
      <w:numFmt w:val="none"/>
      <w:lvlText w:val=""/>
      <w:lvlJc w:val="left"/>
      <w:pPr>
        <w:tabs>
          <w:tab w:val="left" w:pos="360"/>
        </w:tabs>
      </w:pPr>
    </w:lvl>
    <w:lvl w:ilvl="2" w:tentative="0">
      <w:start w:val="1"/>
      <w:numFmt w:val="decimal"/>
      <w:lvlText w:val="%1.%2.%3"/>
      <w:lvlJc w:val="left"/>
      <w:pPr>
        <w:tabs>
          <w:tab w:val="left" w:pos="851"/>
        </w:tabs>
        <w:ind w:left="851" w:hanging="851"/>
      </w:pPr>
      <w:rPr>
        <w:rFonts w:hint="eastAsia" w:ascii="宋体" w:eastAsia="宋体"/>
        <w:b w:val="0"/>
        <w:i w:val="0"/>
        <w:sz w:val="24"/>
        <w:u w:val="none"/>
      </w:rPr>
    </w:lvl>
    <w:lvl w:ilvl="3" w:tentative="0">
      <w:start w:val="1"/>
      <w:numFmt w:val="decimal"/>
      <w:lvlText w:val="%1.%2.%3.%4"/>
      <w:lvlJc w:val="left"/>
      <w:pPr>
        <w:tabs>
          <w:tab w:val="left" w:pos="570"/>
        </w:tabs>
        <w:ind w:left="570" w:hanging="570"/>
      </w:pPr>
      <w:rPr>
        <w:rFonts w:hint="eastAsia"/>
        <w:u w:val="none"/>
      </w:rPr>
    </w:lvl>
    <w:lvl w:ilvl="4" w:tentative="0">
      <w:start w:val="1"/>
      <w:numFmt w:val="decimal"/>
      <w:lvlText w:val="%1.%2.%3.%4.%5"/>
      <w:lvlJc w:val="left"/>
      <w:pPr>
        <w:tabs>
          <w:tab w:val="left" w:pos="570"/>
        </w:tabs>
        <w:ind w:left="570" w:hanging="570"/>
      </w:pPr>
      <w:rPr>
        <w:rFonts w:hint="eastAsia"/>
        <w:u w:val="none"/>
      </w:rPr>
    </w:lvl>
    <w:lvl w:ilvl="5" w:tentative="0">
      <w:start w:val="1"/>
      <w:numFmt w:val="decimal"/>
      <w:lvlText w:val="%1.%2.%3.%4.%5.%6"/>
      <w:lvlJc w:val="left"/>
      <w:pPr>
        <w:tabs>
          <w:tab w:val="left" w:pos="570"/>
        </w:tabs>
        <w:ind w:left="570" w:hanging="570"/>
      </w:pPr>
      <w:rPr>
        <w:rFonts w:hint="eastAsia"/>
        <w:u w:val="none"/>
      </w:rPr>
    </w:lvl>
    <w:lvl w:ilvl="6" w:tentative="0">
      <w:start w:val="1"/>
      <w:numFmt w:val="decimal"/>
      <w:lvlText w:val="%1.%2.%3.%4.%5.%6.%7"/>
      <w:lvlJc w:val="left"/>
      <w:pPr>
        <w:tabs>
          <w:tab w:val="left" w:pos="570"/>
        </w:tabs>
        <w:ind w:left="570" w:hanging="570"/>
      </w:pPr>
      <w:rPr>
        <w:rFonts w:hint="eastAsia"/>
        <w:u w:val="none"/>
      </w:rPr>
    </w:lvl>
    <w:lvl w:ilvl="7" w:tentative="0">
      <w:start w:val="1"/>
      <w:numFmt w:val="decimal"/>
      <w:lvlText w:val="%1.%2.%3.%4.%5.%6.%7.%8"/>
      <w:lvlJc w:val="left"/>
      <w:pPr>
        <w:tabs>
          <w:tab w:val="left" w:pos="570"/>
        </w:tabs>
        <w:ind w:left="570" w:hanging="570"/>
      </w:pPr>
      <w:rPr>
        <w:rFonts w:hint="eastAsia"/>
        <w:u w:val="none"/>
      </w:rPr>
    </w:lvl>
    <w:lvl w:ilvl="8" w:tentative="0">
      <w:start w:val="1"/>
      <w:numFmt w:val="decimal"/>
      <w:lvlText w:val="%1.%2.%3.%4.%5.%6.%7.%8.%9"/>
      <w:lvlJc w:val="left"/>
      <w:pPr>
        <w:tabs>
          <w:tab w:val="left" w:pos="570"/>
        </w:tabs>
        <w:ind w:left="570" w:hanging="570"/>
      </w:pPr>
      <w:rPr>
        <w:rFonts w:hint="eastAsia"/>
        <w:u w:val="none"/>
      </w:rPr>
    </w:lvl>
  </w:abstractNum>
  <w:abstractNum w:abstractNumId="3">
    <w:nsid w:val="08B00B90"/>
    <w:multiLevelType w:val="multilevel"/>
    <w:tmpl w:val="08B00B90"/>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4">
    <w:nsid w:val="1EC51E5C"/>
    <w:multiLevelType w:val="multilevel"/>
    <w:tmpl w:val="1EC51E5C"/>
    <w:lvl w:ilvl="0" w:tentative="0">
      <w:start w:val="1"/>
      <w:numFmt w:val="decimal"/>
      <w:lvlText w:val="%1)"/>
      <w:lvlJc w:val="left"/>
      <w:pPr>
        <w:ind w:left="846" w:hanging="420"/>
      </w:pPr>
      <w:rPr>
        <w:rFonts w:hint="default" w:ascii="Arial" w:hAnsi="Arial" w:cs="Arial"/>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2874227C"/>
    <w:multiLevelType w:val="multilevel"/>
    <w:tmpl w:val="287422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B175993"/>
    <w:multiLevelType w:val="multilevel"/>
    <w:tmpl w:val="2B175993"/>
    <w:lvl w:ilvl="0" w:tentative="0">
      <w:start w:val="2"/>
      <w:numFmt w:val="japaneseCounting"/>
      <w:lvlText w:val="%1、"/>
      <w:lvlJc w:val="left"/>
      <w:pPr>
        <w:ind w:left="480" w:hanging="480"/>
      </w:pPr>
      <w:rPr>
        <w:rFonts w:hint="default" w:hAnsi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32B27A3"/>
    <w:multiLevelType w:val="multilevel"/>
    <w:tmpl w:val="332B27A3"/>
    <w:lvl w:ilvl="0" w:tentative="0">
      <w:start w:val="1"/>
      <w:numFmt w:val="lowerRoman"/>
      <w:lvlText w:val="（%1）"/>
      <w:lvlJc w:val="left"/>
      <w:pPr>
        <w:ind w:left="2072" w:hanging="1080"/>
      </w:pPr>
      <w:rPr>
        <w:rFonts w:hint="default"/>
      </w:rPr>
    </w:lvl>
    <w:lvl w:ilvl="1" w:tentative="0">
      <w:start w:val="1"/>
      <w:numFmt w:val="lowerLetter"/>
      <w:lvlText w:val="%2)"/>
      <w:lvlJc w:val="left"/>
      <w:pPr>
        <w:ind w:left="1832" w:hanging="420"/>
      </w:pPr>
    </w:lvl>
    <w:lvl w:ilvl="2" w:tentative="0">
      <w:start w:val="1"/>
      <w:numFmt w:val="lowerRoman"/>
      <w:lvlText w:val="%3."/>
      <w:lvlJc w:val="right"/>
      <w:pPr>
        <w:ind w:left="2252" w:hanging="420"/>
      </w:pPr>
    </w:lvl>
    <w:lvl w:ilvl="3" w:tentative="0">
      <w:start w:val="1"/>
      <w:numFmt w:val="decimal"/>
      <w:lvlText w:val="%4."/>
      <w:lvlJc w:val="left"/>
      <w:pPr>
        <w:ind w:left="2672" w:hanging="420"/>
      </w:pPr>
    </w:lvl>
    <w:lvl w:ilvl="4" w:tentative="0">
      <w:start w:val="1"/>
      <w:numFmt w:val="lowerLetter"/>
      <w:lvlText w:val="%5)"/>
      <w:lvlJc w:val="left"/>
      <w:pPr>
        <w:ind w:left="3092" w:hanging="420"/>
      </w:pPr>
    </w:lvl>
    <w:lvl w:ilvl="5" w:tentative="0">
      <w:start w:val="1"/>
      <w:numFmt w:val="lowerRoman"/>
      <w:lvlText w:val="%6."/>
      <w:lvlJc w:val="right"/>
      <w:pPr>
        <w:ind w:left="3512" w:hanging="420"/>
      </w:pPr>
    </w:lvl>
    <w:lvl w:ilvl="6" w:tentative="0">
      <w:start w:val="1"/>
      <w:numFmt w:val="decimal"/>
      <w:lvlText w:val="%7."/>
      <w:lvlJc w:val="left"/>
      <w:pPr>
        <w:ind w:left="3932" w:hanging="420"/>
      </w:pPr>
    </w:lvl>
    <w:lvl w:ilvl="7" w:tentative="0">
      <w:start w:val="1"/>
      <w:numFmt w:val="lowerLetter"/>
      <w:lvlText w:val="%8)"/>
      <w:lvlJc w:val="left"/>
      <w:pPr>
        <w:ind w:left="4352" w:hanging="420"/>
      </w:pPr>
    </w:lvl>
    <w:lvl w:ilvl="8" w:tentative="0">
      <w:start w:val="1"/>
      <w:numFmt w:val="lowerRoman"/>
      <w:lvlText w:val="%9."/>
      <w:lvlJc w:val="right"/>
      <w:pPr>
        <w:ind w:left="4772" w:hanging="420"/>
      </w:pPr>
    </w:lvl>
  </w:abstractNum>
  <w:abstractNum w:abstractNumId="8">
    <w:nsid w:val="33FB630A"/>
    <w:multiLevelType w:val="multilevel"/>
    <w:tmpl w:val="33FB630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3FF7A1E"/>
    <w:multiLevelType w:val="multilevel"/>
    <w:tmpl w:val="33FF7A1E"/>
    <w:lvl w:ilvl="0" w:tentative="0">
      <w:start w:val="1"/>
      <w:numFmt w:val="decimal"/>
      <w:lvlText w:val="%1)"/>
      <w:lvlJc w:val="left"/>
      <w:pPr>
        <w:ind w:left="1129" w:hanging="420"/>
      </w:pPr>
      <w:rPr>
        <w:rFonts w:hint="default"/>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0">
    <w:nsid w:val="38C803A7"/>
    <w:multiLevelType w:val="multilevel"/>
    <w:tmpl w:val="38C803A7"/>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1">
    <w:nsid w:val="3AAA41D2"/>
    <w:multiLevelType w:val="singleLevel"/>
    <w:tmpl w:val="3AAA41D2"/>
    <w:lvl w:ilvl="0" w:tentative="0">
      <w:start w:val="1"/>
      <w:numFmt w:val="decimal"/>
      <w:lvlText w:val="%1)"/>
      <w:lvlJc w:val="left"/>
      <w:pPr>
        <w:ind w:left="987" w:hanging="420"/>
      </w:pPr>
      <w:rPr>
        <w:rFonts w:hint="eastAsia"/>
      </w:rPr>
    </w:lvl>
  </w:abstractNum>
  <w:abstractNum w:abstractNumId="12">
    <w:nsid w:val="3BB42B12"/>
    <w:multiLevelType w:val="multilevel"/>
    <w:tmpl w:val="3BB42B12"/>
    <w:lvl w:ilvl="0" w:tentative="0">
      <w:start w:val="1"/>
      <w:numFmt w:val="decimal"/>
      <w:lvlText w:val="(%1)"/>
      <w:lvlJc w:val="left"/>
      <w:pPr>
        <w:tabs>
          <w:tab w:val="left" w:pos="420"/>
        </w:tabs>
        <w:ind w:left="420"/>
      </w:pPr>
      <w:rPr>
        <w:rFonts w:hint="default" w:ascii="Times New Roman" w:hAnsi="Times New Roman" w:cs="Times New Roman"/>
        <w:dstrike w:val="0"/>
      </w:rPr>
    </w:lvl>
    <w:lvl w:ilvl="1" w:tentative="0">
      <w:start w:val="1"/>
      <w:numFmt w:val="lowerLetter"/>
      <w:lvlText w:val="%2)"/>
      <w:lvlJc w:val="left"/>
      <w:pPr>
        <w:tabs>
          <w:tab w:val="left" w:pos="360"/>
        </w:tabs>
        <w:ind w:left="360" w:hanging="420"/>
      </w:pPr>
      <w:rPr>
        <w:rFonts w:cs="Times New Roman"/>
      </w:rPr>
    </w:lvl>
    <w:lvl w:ilvl="2" w:tentative="0">
      <w:start w:val="1"/>
      <w:numFmt w:val="lowerRoman"/>
      <w:lvlText w:val="%3."/>
      <w:lvlJc w:val="right"/>
      <w:pPr>
        <w:tabs>
          <w:tab w:val="left" w:pos="780"/>
        </w:tabs>
        <w:ind w:left="780" w:hanging="420"/>
      </w:pPr>
      <w:rPr>
        <w:rFonts w:cs="Times New Roman"/>
      </w:rPr>
    </w:lvl>
    <w:lvl w:ilvl="3" w:tentative="0">
      <w:start w:val="1"/>
      <w:numFmt w:val="decimal"/>
      <w:lvlText w:val="%4."/>
      <w:lvlJc w:val="left"/>
      <w:pPr>
        <w:tabs>
          <w:tab w:val="left" w:pos="1200"/>
        </w:tabs>
        <w:ind w:left="1200" w:hanging="420"/>
      </w:pPr>
      <w:rPr>
        <w:rFonts w:cs="Times New Roman"/>
      </w:rPr>
    </w:lvl>
    <w:lvl w:ilvl="4" w:tentative="0">
      <w:start w:val="1"/>
      <w:numFmt w:val="lowerLetter"/>
      <w:lvlText w:val="%5)"/>
      <w:lvlJc w:val="left"/>
      <w:pPr>
        <w:tabs>
          <w:tab w:val="left" w:pos="1620"/>
        </w:tabs>
        <w:ind w:left="1620" w:hanging="420"/>
      </w:pPr>
      <w:rPr>
        <w:rFonts w:cs="Times New Roman"/>
      </w:rPr>
    </w:lvl>
    <w:lvl w:ilvl="5" w:tentative="0">
      <w:start w:val="1"/>
      <w:numFmt w:val="lowerRoman"/>
      <w:lvlText w:val="%6."/>
      <w:lvlJc w:val="right"/>
      <w:pPr>
        <w:tabs>
          <w:tab w:val="left" w:pos="2040"/>
        </w:tabs>
        <w:ind w:left="2040" w:hanging="420"/>
      </w:pPr>
      <w:rPr>
        <w:rFonts w:cs="Times New Roman"/>
      </w:rPr>
    </w:lvl>
    <w:lvl w:ilvl="6" w:tentative="0">
      <w:start w:val="1"/>
      <w:numFmt w:val="decimal"/>
      <w:lvlText w:val="%7."/>
      <w:lvlJc w:val="left"/>
      <w:pPr>
        <w:tabs>
          <w:tab w:val="left" w:pos="2460"/>
        </w:tabs>
        <w:ind w:left="2460" w:hanging="420"/>
      </w:pPr>
      <w:rPr>
        <w:rFonts w:cs="Times New Roman"/>
      </w:rPr>
    </w:lvl>
    <w:lvl w:ilvl="7" w:tentative="0">
      <w:start w:val="1"/>
      <w:numFmt w:val="lowerLetter"/>
      <w:lvlText w:val="%8)"/>
      <w:lvlJc w:val="left"/>
      <w:pPr>
        <w:tabs>
          <w:tab w:val="left" w:pos="2880"/>
        </w:tabs>
        <w:ind w:left="2880" w:hanging="420"/>
      </w:pPr>
      <w:rPr>
        <w:rFonts w:cs="Times New Roman"/>
      </w:rPr>
    </w:lvl>
    <w:lvl w:ilvl="8" w:tentative="0">
      <w:start w:val="1"/>
      <w:numFmt w:val="lowerRoman"/>
      <w:lvlText w:val="%9."/>
      <w:lvlJc w:val="right"/>
      <w:pPr>
        <w:tabs>
          <w:tab w:val="left" w:pos="3300"/>
        </w:tabs>
        <w:ind w:left="3300" w:hanging="420"/>
      </w:pPr>
      <w:rPr>
        <w:rFonts w:cs="Times New Roman"/>
      </w:rPr>
    </w:lvl>
  </w:abstractNum>
  <w:abstractNum w:abstractNumId="13">
    <w:nsid w:val="40D43D95"/>
    <w:multiLevelType w:val="multilevel"/>
    <w:tmpl w:val="40D43D9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14C321A"/>
    <w:multiLevelType w:val="multilevel"/>
    <w:tmpl w:val="414C321A"/>
    <w:lvl w:ilvl="0" w:tentative="0">
      <w:start w:val="1"/>
      <w:numFmt w:val="decimal"/>
      <w:pStyle w:val="50"/>
      <w:lvlText w:val="%1."/>
      <w:lvlJc w:val="left"/>
      <w:pPr>
        <w:tabs>
          <w:tab w:val="left" w:pos="420"/>
        </w:tabs>
        <w:ind w:left="420" w:hanging="420"/>
      </w:pPr>
    </w:lvl>
    <w:lvl w:ilvl="1" w:tentative="0">
      <w:start w:val="0"/>
      <w:numFmt w:val="none"/>
      <w:lvlText w:val=""/>
      <w:lvlJc w:val="left"/>
      <w:pPr>
        <w:tabs>
          <w:tab w:val="left" w:pos="360"/>
        </w:tabs>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none"/>
      <w:lvlText w:val=""/>
      <w:lvlJc w:val="left"/>
      <w:pPr>
        <w:tabs>
          <w:tab w:val="left" w:pos="360"/>
        </w:tabs>
      </w:pPr>
    </w:lvl>
    <w:lvl w:ilvl="5" w:tentative="0">
      <w:start w:val="0"/>
      <w:numFmt w:val="none"/>
      <w:lvlText w:val=""/>
      <w:lvlJc w:val="left"/>
      <w:pPr>
        <w:tabs>
          <w:tab w:val="left" w:pos="360"/>
        </w:tabs>
      </w:pPr>
    </w:lvl>
    <w:lvl w:ilvl="6" w:tentative="0">
      <w:start w:val="0"/>
      <w:numFmt w:val="none"/>
      <w:lvlText w:val=""/>
      <w:lvlJc w:val="left"/>
      <w:pPr>
        <w:tabs>
          <w:tab w:val="left" w:pos="360"/>
        </w:tabs>
      </w:pPr>
    </w:lvl>
    <w:lvl w:ilvl="7" w:tentative="0">
      <w:start w:val="0"/>
      <w:numFmt w:val="none"/>
      <w:lvlText w:val=""/>
      <w:lvlJc w:val="left"/>
      <w:pPr>
        <w:tabs>
          <w:tab w:val="left" w:pos="360"/>
        </w:tabs>
      </w:pPr>
    </w:lvl>
    <w:lvl w:ilvl="8" w:tentative="0">
      <w:start w:val="0"/>
      <w:numFmt w:val="none"/>
      <w:lvlText w:val=""/>
      <w:lvlJc w:val="left"/>
      <w:pPr>
        <w:tabs>
          <w:tab w:val="left" w:pos="360"/>
        </w:tabs>
      </w:pPr>
    </w:lvl>
  </w:abstractNum>
  <w:abstractNum w:abstractNumId="15">
    <w:nsid w:val="459F2833"/>
    <w:multiLevelType w:val="multilevel"/>
    <w:tmpl w:val="459F283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571DEBA6"/>
    <w:multiLevelType w:val="singleLevel"/>
    <w:tmpl w:val="571DEBA6"/>
    <w:lvl w:ilvl="0" w:tentative="0">
      <w:start w:val="1"/>
      <w:numFmt w:val="decimal"/>
      <w:suff w:val="nothing"/>
      <w:lvlText w:val="%1."/>
      <w:lvlJc w:val="left"/>
    </w:lvl>
  </w:abstractNum>
  <w:abstractNum w:abstractNumId="17">
    <w:nsid w:val="67E6338C"/>
    <w:multiLevelType w:val="multilevel"/>
    <w:tmpl w:val="67E6338C"/>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8">
    <w:nsid w:val="6DA81A6B"/>
    <w:multiLevelType w:val="multilevel"/>
    <w:tmpl w:val="6DA81A6B"/>
    <w:lvl w:ilvl="0" w:tentative="0">
      <w:start w:val="1"/>
      <w:numFmt w:val="decimal"/>
      <w:lvlText w:val="%1)"/>
      <w:lvlJc w:val="left"/>
      <w:pPr>
        <w:ind w:left="1129" w:hanging="420"/>
      </w:pPr>
      <w:rPr>
        <w:rFonts w:hint="default" w:ascii="Times New Roman" w:hAnsi="Times New Roman" w:cs="Times New Roman"/>
      </w:rPr>
    </w:lvl>
    <w:lvl w:ilvl="1" w:tentative="0">
      <w:start w:val="1"/>
      <w:numFmt w:val="lowerLetter"/>
      <w:lvlText w:val="%2)"/>
      <w:lvlJc w:val="left"/>
      <w:pPr>
        <w:ind w:left="1549" w:hanging="420"/>
      </w:pPr>
    </w:lvl>
    <w:lvl w:ilvl="2" w:tentative="0">
      <w:start w:val="1"/>
      <w:numFmt w:val="lowerRoman"/>
      <w:lvlText w:val="%3."/>
      <w:lvlJc w:val="right"/>
      <w:pPr>
        <w:ind w:left="1969" w:hanging="420"/>
      </w:pPr>
    </w:lvl>
    <w:lvl w:ilvl="3" w:tentative="0">
      <w:start w:val="1"/>
      <w:numFmt w:val="decimal"/>
      <w:lvlText w:val="%4."/>
      <w:lvlJc w:val="left"/>
      <w:pPr>
        <w:ind w:left="2389" w:hanging="420"/>
      </w:pPr>
    </w:lvl>
    <w:lvl w:ilvl="4" w:tentative="0">
      <w:start w:val="1"/>
      <w:numFmt w:val="lowerLetter"/>
      <w:lvlText w:val="%5)"/>
      <w:lvlJc w:val="left"/>
      <w:pPr>
        <w:ind w:left="2809" w:hanging="420"/>
      </w:pPr>
    </w:lvl>
    <w:lvl w:ilvl="5" w:tentative="0">
      <w:start w:val="1"/>
      <w:numFmt w:val="lowerRoman"/>
      <w:lvlText w:val="%6."/>
      <w:lvlJc w:val="right"/>
      <w:pPr>
        <w:ind w:left="3229" w:hanging="420"/>
      </w:pPr>
    </w:lvl>
    <w:lvl w:ilvl="6" w:tentative="0">
      <w:start w:val="1"/>
      <w:numFmt w:val="decimal"/>
      <w:lvlText w:val="%7."/>
      <w:lvlJc w:val="left"/>
      <w:pPr>
        <w:ind w:left="3649" w:hanging="420"/>
      </w:pPr>
    </w:lvl>
    <w:lvl w:ilvl="7" w:tentative="0">
      <w:start w:val="1"/>
      <w:numFmt w:val="lowerLetter"/>
      <w:lvlText w:val="%8)"/>
      <w:lvlJc w:val="left"/>
      <w:pPr>
        <w:ind w:left="4069" w:hanging="420"/>
      </w:pPr>
    </w:lvl>
    <w:lvl w:ilvl="8" w:tentative="0">
      <w:start w:val="1"/>
      <w:numFmt w:val="lowerRoman"/>
      <w:lvlText w:val="%9."/>
      <w:lvlJc w:val="right"/>
      <w:pPr>
        <w:ind w:left="4489" w:hanging="420"/>
      </w:pPr>
    </w:lvl>
  </w:abstractNum>
  <w:abstractNum w:abstractNumId="19">
    <w:nsid w:val="70C2102E"/>
    <w:multiLevelType w:val="multilevel"/>
    <w:tmpl w:val="70C2102E"/>
    <w:lvl w:ilvl="0" w:tentative="0">
      <w:start w:val="1"/>
      <w:numFmt w:val="decimal"/>
      <w:lvlText w:val="%1、"/>
      <w:lvlJc w:val="left"/>
      <w:pPr>
        <w:ind w:left="704" w:hanging="420"/>
      </w:pPr>
      <w:rPr>
        <w:rFonts w:hint="default" w:eastAsia="宋体"/>
        <w:b w:val="0"/>
        <w:position w:val="0"/>
        <w:sz w:val="24"/>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0">
    <w:nsid w:val="75976445"/>
    <w:multiLevelType w:val="singleLevel"/>
    <w:tmpl w:val="75976445"/>
    <w:lvl w:ilvl="0" w:tentative="0">
      <w:start w:val="1"/>
      <w:numFmt w:val="decimal"/>
      <w:lvlText w:val="%1."/>
      <w:lvlJc w:val="left"/>
      <w:pPr>
        <w:tabs>
          <w:tab w:val="left" w:pos="1095"/>
        </w:tabs>
        <w:ind w:left="1095" w:hanging="1095"/>
      </w:pPr>
      <w:rPr>
        <w:rFonts w:hint="eastAsia" w:cs="Times New Roman"/>
      </w:rPr>
    </w:lvl>
  </w:abstractNum>
  <w:abstractNum w:abstractNumId="21">
    <w:nsid w:val="7AE45228"/>
    <w:multiLevelType w:val="multilevel"/>
    <w:tmpl w:val="7AE4522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4"/>
  </w:num>
  <w:num w:numId="2">
    <w:abstractNumId w:val="16"/>
  </w:num>
  <w:num w:numId="3">
    <w:abstractNumId w:val="2"/>
  </w:num>
  <w:num w:numId="4">
    <w:abstractNumId w:val="9"/>
  </w:num>
  <w:num w:numId="5">
    <w:abstractNumId w:val="11"/>
  </w:num>
  <w:num w:numId="6">
    <w:abstractNumId w:val="3"/>
  </w:num>
  <w:num w:numId="7">
    <w:abstractNumId w:val="18"/>
  </w:num>
  <w:num w:numId="8">
    <w:abstractNumId w:val="10"/>
  </w:num>
  <w:num w:numId="9">
    <w:abstractNumId w:val="17"/>
  </w:num>
  <w:num w:numId="10">
    <w:abstractNumId w:val="7"/>
  </w:num>
  <w:num w:numId="11">
    <w:abstractNumId w:val="12"/>
  </w:num>
  <w:num w:numId="12">
    <w:abstractNumId w:val="6"/>
  </w:num>
  <w:num w:numId="13">
    <w:abstractNumId w:val="4"/>
  </w:num>
  <w:num w:numId="14">
    <w:abstractNumId w:val="8"/>
  </w:num>
  <w:num w:numId="15">
    <w:abstractNumId w:val="5"/>
  </w:num>
  <w:num w:numId="16">
    <w:abstractNumId w:val="13"/>
  </w:num>
  <w:num w:numId="17">
    <w:abstractNumId w:val="0"/>
  </w:num>
  <w:num w:numId="18">
    <w:abstractNumId w:val="21"/>
  </w:num>
  <w:num w:numId="19">
    <w:abstractNumId w:val="20"/>
  </w:num>
  <w:num w:numId="20">
    <w:abstractNumId w:val="19"/>
  </w:num>
  <w:num w:numId="21">
    <w:abstractNumId w:val="1"/>
  </w:num>
  <w:num w:numId="22">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毕晓龙">
    <w15:presenceInfo w15:providerId="WPS Office" w15:userId="544913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ZjMjViMzc3NGNkZTBhNDlkZmQ5YTI1OTA5ZTYyZTQifQ=="/>
  </w:docVars>
  <w:rsids>
    <w:rsidRoot w:val="00702A44"/>
    <w:rsid w:val="00007DB9"/>
    <w:rsid w:val="0005069C"/>
    <w:rsid w:val="0006279A"/>
    <w:rsid w:val="0006418B"/>
    <w:rsid w:val="00070C58"/>
    <w:rsid w:val="00083160"/>
    <w:rsid w:val="00097770"/>
    <w:rsid w:val="000F034E"/>
    <w:rsid w:val="000F5D1C"/>
    <w:rsid w:val="00116C25"/>
    <w:rsid w:val="001254F1"/>
    <w:rsid w:val="00133CBE"/>
    <w:rsid w:val="0014112C"/>
    <w:rsid w:val="00180CD1"/>
    <w:rsid w:val="002044B4"/>
    <w:rsid w:val="00205317"/>
    <w:rsid w:val="00236C72"/>
    <w:rsid w:val="00244CC9"/>
    <w:rsid w:val="00253E1A"/>
    <w:rsid w:val="00271F50"/>
    <w:rsid w:val="002852AB"/>
    <w:rsid w:val="00295A8D"/>
    <w:rsid w:val="002A2E95"/>
    <w:rsid w:val="002C39D4"/>
    <w:rsid w:val="002E5F9B"/>
    <w:rsid w:val="002F559A"/>
    <w:rsid w:val="00311C15"/>
    <w:rsid w:val="00330806"/>
    <w:rsid w:val="0035393F"/>
    <w:rsid w:val="003555A8"/>
    <w:rsid w:val="003610CF"/>
    <w:rsid w:val="00362EA2"/>
    <w:rsid w:val="003710C5"/>
    <w:rsid w:val="00383A23"/>
    <w:rsid w:val="00386825"/>
    <w:rsid w:val="00394623"/>
    <w:rsid w:val="003A2988"/>
    <w:rsid w:val="003A3417"/>
    <w:rsid w:val="003B0979"/>
    <w:rsid w:val="003E67C8"/>
    <w:rsid w:val="003F3BF1"/>
    <w:rsid w:val="003F79E1"/>
    <w:rsid w:val="0041349B"/>
    <w:rsid w:val="0041740F"/>
    <w:rsid w:val="00422B4B"/>
    <w:rsid w:val="004262AE"/>
    <w:rsid w:val="00442456"/>
    <w:rsid w:val="004C30D8"/>
    <w:rsid w:val="004E2DEC"/>
    <w:rsid w:val="004E6254"/>
    <w:rsid w:val="004F0CBB"/>
    <w:rsid w:val="004F0F11"/>
    <w:rsid w:val="0051371D"/>
    <w:rsid w:val="00514963"/>
    <w:rsid w:val="005466E9"/>
    <w:rsid w:val="00554037"/>
    <w:rsid w:val="005A13FA"/>
    <w:rsid w:val="005D00CC"/>
    <w:rsid w:val="00614BDA"/>
    <w:rsid w:val="00665E10"/>
    <w:rsid w:val="0067121D"/>
    <w:rsid w:val="00673312"/>
    <w:rsid w:val="00673802"/>
    <w:rsid w:val="00674722"/>
    <w:rsid w:val="006A2D8C"/>
    <w:rsid w:val="006A433A"/>
    <w:rsid w:val="006A6E22"/>
    <w:rsid w:val="006B23DA"/>
    <w:rsid w:val="006C6FBE"/>
    <w:rsid w:val="006D19FB"/>
    <w:rsid w:val="006E70DA"/>
    <w:rsid w:val="006F0E73"/>
    <w:rsid w:val="00702A44"/>
    <w:rsid w:val="007117EF"/>
    <w:rsid w:val="00751EC6"/>
    <w:rsid w:val="0075686C"/>
    <w:rsid w:val="007609B8"/>
    <w:rsid w:val="0078400D"/>
    <w:rsid w:val="007858EB"/>
    <w:rsid w:val="007A15C0"/>
    <w:rsid w:val="007A3E40"/>
    <w:rsid w:val="007C11AC"/>
    <w:rsid w:val="007D7B99"/>
    <w:rsid w:val="00877A29"/>
    <w:rsid w:val="008808DD"/>
    <w:rsid w:val="00882115"/>
    <w:rsid w:val="008C7DBB"/>
    <w:rsid w:val="008D2C33"/>
    <w:rsid w:val="008D31D3"/>
    <w:rsid w:val="008D6354"/>
    <w:rsid w:val="008F2B7E"/>
    <w:rsid w:val="0091056A"/>
    <w:rsid w:val="0093494D"/>
    <w:rsid w:val="00956E33"/>
    <w:rsid w:val="00964775"/>
    <w:rsid w:val="00973ADD"/>
    <w:rsid w:val="009B2EAB"/>
    <w:rsid w:val="009D0FAB"/>
    <w:rsid w:val="009D7FA4"/>
    <w:rsid w:val="00A16DC1"/>
    <w:rsid w:val="00A2325D"/>
    <w:rsid w:val="00A724F4"/>
    <w:rsid w:val="00A95B04"/>
    <w:rsid w:val="00AB6D79"/>
    <w:rsid w:val="00AC3F5D"/>
    <w:rsid w:val="00AC5CFA"/>
    <w:rsid w:val="00AE04C6"/>
    <w:rsid w:val="00AE0FF3"/>
    <w:rsid w:val="00AE5995"/>
    <w:rsid w:val="00AF3B5C"/>
    <w:rsid w:val="00B259D4"/>
    <w:rsid w:val="00B31979"/>
    <w:rsid w:val="00B346FD"/>
    <w:rsid w:val="00B42E12"/>
    <w:rsid w:val="00B45CCF"/>
    <w:rsid w:val="00B833D6"/>
    <w:rsid w:val="00BA2160"/>
    <w:rsid w:val="00BE5542"/>
    <w:rsid w:val="00C028FC"/>
    <w:rsid w:val="00C043D4"/>
    <w:rsid w:val="00C66606"/>
    <w:rsid w:val="00CA6480"/>
    <w:rsid w:val="00CA7B71"/>
    <w:rsid w:val="00CB52B1"/>
    <w:rsid w:val="00CD71DF"/>
    <w:rsid w:val="00CE3E02"/>
    <w:rsid w:val="00D05AFE"/>
    <w:rsid w:val="00D944C8"/>
    <w:rsid w:val="00DA2D93"/>
    <w:rsid w:val="00DB1C44"/>
    <w:rsid w:val="00DC0D4E"/>
    <w:rsid w:val="00DC1E58"/>
    <w:rsid w:val="00DC2150"/>
    <w:rsid w:val="00DC4397"/>
    <w:rsid w:val="00DF1958"/>
    <w:rsid w:val="00E07C0E"/>
    <w:rsid w:val="00E47ADC"/>
    <w:rsid w:val="00E55711"/>
    <w:rsid w:val="00E75686"/>
    <w:rsid w:val="00E80738"/>
    <w:rsid w:val="00E96FA7"/>
    <w:rsid w:val="00EA24C9"/>
    <w:rsid w:val="00EB3313"/>
    <w:rsid w:val="00EB4B9B"/>
    <w:rsid w:val="00EB7327"/>
    <w:rsid w:val="00ED3DB1"/>
    <w:rsid w:val="00ED7574"/>
    <w:rsid w:val="00EE3DFB"/>
    <w:rsid w:val="00EE7DA5"/>
    <w:rsid w:val="00F004C8"/>
    <w:rsid w:val="00F0457A"/>
    <w:rsid w:val="00F110FB"/>
    <w:rsid w:val="00F634E7"/>
    <w:rsid w:val="00F90CFD"/>
    <w:rsid w:val="00FB675E"/>
    <w:rsid w:val="00FB6F89"/>
    <w:rsid w:val="00FD7001"/>
    <w:rsid w:val="041871BE"/>
    <w:rsid w:val="0CCB311A"/>
    <w:rsid w:val="160457F4"/>
    <w:rsid w:val="19867AC4"/>
    <w:rsid w:val="201E5705"/>
    <w:rsid w:val="27E2788D"/>
    <w:rsid w:val="2DDA3470"/>
    <w:rsid w:val="355F439E"/>
    <w:rsid w:val="35F74976"/>
    <w:rsid w:val="413708F2"/>
    <w:rsid w:val="46CC68F8"/>
    <w:rsid w:val="4AB83EDC"/>
    <w:rsid w:val="512D7D7B"/>
    <w:rsid w:val="51864D34"/>
    <w:rsid w:val="52860D64"/>
    <w:rsid w:val="57B819BF"/>
    <w:rsid w:val="5A0F559B"/>
    <w:rsid w:val="5DED61B5"/>
    <w:rsid w:val="5E2A6A39"/>
    <w:rsid w:val="5FD85078"/>
    <w:rsid w:val="608C598F"/>
    <w:rsid w:val="61686E16"/>
    <w:rsid w:val="6239594E"/>
    <w:rsid w:val="62B73652"/>
    <w:rsid w:val="62E13C90"/>
    <w:rsid w:val="63A03FA0"/>
    <w:rsid w:val="65E137A5"/>
    <w:rsid w:val="69A524D5"/>
    <w:rsid w:val="6FBA3116"/>
    <w:rsid w:val="70090BB2"/>
    <w:rsid w:val="75501031"/>
    <w:rsid w:val="7684515A"/>
    <w:rsid w:val="78C92332"/>
    <w:rsid w:val="7C1D70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name="toa heading"/>
    <w:lsdException w:uiPriority="99" w:name="List"/>
    <w:lsdException w:uiPriority="99" w:name="List Bullet"/>
    <w:lsdException w:uiPriority="99"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7"/>
    <w:qFormat/>
    <w:uiPriority w:val="0"/>
    <w:pPr>
      <w:keepNext/>
      <w:keepLines/>
      <w:spacing w:before="120" w:after="120"/>
      <w:outlineLvl w:val="0"/>
    </w:pPr>
    <w:rPr>
      <w:b/>
      <w:bCs/>
      <w:kern w:val="44"/>
      <w:sz w:val="44"/>
      <w:szCs w:val="44"/>
    </w:rPr>
  </w:style>
  <w:style w:type="paragraph" w:styleId="3">
    <w:name w:val="heading 2"/>
    <w:basedOn w:val="1"/>
    <w:next w:val="1"/>
    <w:link w:val="4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9"/>
    <w:qFormat/>
    <w:uiPriority w:val="0"/>
    <w:pPr>
      <w:keepNext/>
      <w:keepLines/>
      <w:widowControl/>
      <w:spacing w:before="260" w:after="260" w:line="416" w:lineRule="auto"/>
      <w:jc w:val="left"/>
      <w:outlineLvl w:val="2"/>
    </w:pPr>
    <w:rPr>
      <w:rFonts w:eastAsia="华文细黑"/>
      <w:bCs/>
      <w:kern w:val="0"/>
      <w:sz w:val="36"/>
      <w:szCs w:val="32"/>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List 3"/>
    <w:basedOn w:val="1"/>
    <w:qFormat/>
    <w:uiPriority w:val="0"/>
    <w:pPr>
      <w:ind w:left="100" w:leftChars="400" w:hanging="200" w:hangingChars="200"/>
    </w:pPr>
  </w:style>
  <w:style w:type="paragraph" w:styleId="6">
    <w:name w:val="toc 7"/>
    <w:basedOn w:val="1"/>
    <w:next w:val="1"/>
    <w:autoRedefine/>
    <w:semiHidden/>
    <w:qFormat/>
    <w:uiPriority w:val="0"/>
    <w:pPr>
      <w:ind w:left="1260"/>
      <w:jc w:val="left"/>
    </w:pPr>
    <w:rPr>
      <w:sz w:val="18"/>
      <w:szCs w:val="18"/>
    </w:rPr>
  </w:style>
  <w:style w:type="paragraph" w:styleId="7">
    <w:name w:val="Document Map"/>
    <w:basedOn w:val="1"/>
    <w:link w:val="56"/>
    <w:semiHidden/>
    <w:qFormat/>
    <w:uiPriority w:val="0"/>
    <w:pPr>
      <w:shd w:val="clear" w:color="auto" w:fill="000080"/>
    </w:pPr>
  </w:style>
  <w:style w:type="paragraph" w:styleId="8">
    <w:name w:val="toa heading"/>
    <w:basedOn w:val="1"/>
    <w:next w:val="1"/>
    <w:semiHidden/>
    <w:qFormat/>
    <w:uiPriority w:val="0"/>
    <w:pPr>
      <w:spacing w:before="120"/>
    </w:pPr>
    <w:rPr>
      <w:rFonts w:ascii="Arial" w:hAnsi="Arial" w:cs="Arial"/>
      <w:sz w:val="24"/>
    </w:rPr>
  </w:style>
  <w:style w:type="paragraph" w:styleId="9">
    <w:name w:val="annotation text"/>
    <w:basedOn w:val="1"/>
    <w:link w:val="43"/>
    <w:semiHidden/>
    <w:unhideWhenUsed/>
    <w:qFormat/>
    <w:uiPriority w:val="0"/>
    <w:pPr>
      <w:jc w:val="left"/>
    </w:pPr>
  </w:style>
  <w:style w:type="paragraph" w:styleId="10">
    <w:name w:val="Body Text 3"/>
    <w:basedOn w:val="1"/>
    <w:link w:val="66"/>
    <w:qFormat/>
    <w:uiPriority w:val="0"/>
    <w:pPr>
      <w:spacing w:after="120"/>
    </w:pPr>
    <w:rPr>
      <w:sz w:val="16"/>
      <w:szCs w:val="16"/>
    </w:rPr>
  </w:style>
  <w:style w:type="paragraph" w:styleId="11">
    <w:name w:val="Body Text"/>
    <w:basedOn w:val="1"/>
    <w:link w:val="52"/>
    <w:qFormat/>
    <w:uiPriority w:val="0"/>
    <w:pPr>
      <w:spacing w:after="120"/>
    </w:pPr>
  </w:style>
  <w:style w:type="paragraph" w:styleId="12">
    <w:name w:val="Body Text Indent"/>
    <w:basedOn w:val="1"/>
    <w:link w:val="63"/>
    <w:qFormat/>
    <w:uiPriority w:val="0"/>
    <w:pPr>
      <w:spacing w:line="400" w:lineRule="exact"/>
      <w:ind w:firstLine="360" w:firstLineChars="150"/>
    </w:pPr>
    <w:rPr>
      <w:rFonts w:ascii="宋体" w:hAnsi="宋体"/>
      <w:sz w:val="24"/>
    </w:rPr>
  </w:style>
  <w:style w:type="paragraph" w:styleId="13">
    <w:name w:val="List 2"/>
    <w:basedOn w:val="1"/>
    <w:qFormat/>
    <w:uiPriority w:val="0"/>
    <w:pPr>
      <w:ind w:left="100" w:leftChars="200" w:hanging="200" w:hangingChars="200"/>
    </w:pPr>
  </w:style>
  <w:style w:type="paragraph" w:styleId="14">
    <w:name w:val="toc 5"/>
    <w:basedOn w:val="1"/>
    <w:next w:val="1"/>
    <w:autoRedefine/>
    <w:semiHidden/>
    <w:qFormat/>
    <w:uiPriority w:val="0"/>
    <w:pPr>
      <w:ind w:left="840"/>
      <w:jc w:val="left"/>
    </w:pPr>
    <w:rPr>
      <w:sz w:val="18"/>
      <w:szCs w:val="18"/>
    </w:rPr>
  </w:style>
  <w:style w:type="paragraph" w:styleId="15">
    <w:name w:val="toc 3"/>
    <w:basedOn w:val="1"/>
    <w:next w:val="1"/>
    <w:autoRedefine/>
    <w:semiHidden/>
    <w:qFormat/>
    <w:uiPriority w:val="0"/>
    <w:pPr>
      <w:ind w:left="840" w:leftChars="400"/>
    </w:pPr>
  </w:style>
  <w:style w:type="paragraph" w:styleId="16">
    <w:name w:val="Plain Text"/>
    <w:basedOn w:val="1"/>
    <w:link w:val="58"/>
    <w:qFormat/>
    <w:uiPriority w:val="0"/>
    <w:rPr>
      <w:rFonts w:ascii="宋体" w:hAnsi="Courier New" w:cs="Courier New"/>
      <w:szCs w:val="21"/>
    </w:rPr>
  </w:style>
  <w:style w:type="paragraph" w:styleId="17">
    <w:name w:val="toc 8"/>
    <w:basedOn w:val="1"/>
    <w:next w:val="1"/>
    <w:autoRedefine/>
    <w:semiHidden/>
    <w:qFormat/>
    <w:uiPriority w:val="0"/>
    <w:pPr>
      <w:ind w:left="1470"/>
      <w:jc w:val="left"/>
    </w:pPr>
    <w:rPr>
      <w:sz w:val="18"/>
      <w:szCs w:val="18"/>
    </w:rPr>
  </w:style>
  <w:style w:type="paragraph" w:styleId="18">
    <w:name w:val="Date"/>
    <w:basedOn w:val="1"/>
    <w:next w:val="1"/>
    <w:link w:val="54"/>
    <w:qFormat/>
    <w:uiPriority w:val="0"/>
    <w:pPr>
      <w:ind w:left="100" w:leftChars="2500"/>
    </w:pPr>
  </w:style>
  <w:style w:type="paragraph" w:styleId="19">
    <w:name w:val="Body Text Indent 2"/>
    <w:basedOn w:val="1"/>
    <w:link w:val="42"/>
    <w:qFormat/>
    <w:uiPriority w:val="0"/>
    <w:pPr>
      <w:snapToGrid w:val="0"/>
      <w:spacing w:line="440" w:lineRule="atLeast"/>
      <w:ind w:left="510" w:firstLine="510"/>
    </w:pPr>
    <w:rPr>
      <w:sz w:val="24"/>
      <w:szCs w:val="20"/>
    </w:rPr>
  </w:style>
  <w:style w:type="paragraph" w:styleId="20">
    <w:name w:val="Balloon Text"/>
    <w:basedOn w:val="1"/>
    <w:link w:val="45"/>
    <w:semiHidden/>
    <w:unhideWhenUsed/>
    <w:qFormat/>
    <w:uiPriority w:val="0"/>
    <w:rPr>
      <w:sz w:val="18"/>
      <w:szCs w:val="18"/>
    </w:rPr>
  </w:style>
  <w:style w:type="paragraph" w:styleId="21">
    <w:name w:val="footer"/>
    <w:basedOn w:val="1"/>
    <w:link w:val="41"/>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22">
    <w:name w:val="header"/>
    <w:basedOn w:val="1"/>
    <w:link w:val="40"/>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3">
    <w:name w:val="toc 1"/>
    <w:basedOn w:val="1"/>
    <w:next w:val="1"/>
    <w:link w:val="78"/>
    <w:autoRedefine/>
    <w:semiHidden/>
    <w:qFormat/>
    <w:uiPriority w:val="0"/>
    <w:pPr>
      <w:tabs>
        <w:tab w:val="right" w:leader="dot" w:pos="9231"/>
      </w:tabs>
      <w:spacing w:before="120" w:after="120"/>
      <w:jc w:val="left"/>
    </w:pPr>
    <w:rPr>
      <w:bCs/>
      <w:i/>
      <w:iCs/>
      <w:caps/>
      <w:sz w:val="20"/>
      <w:szCs w:val="20"/>
    </w:rPr>
  </w:style>
  <w:style w:type="paragraph" w:styleId="24">
    <w:name w:val="toc 4"/>
    <w:basedOn w:val="1"/>
    <w:next w:val="1"/>
    <w:autoRedefine/>
    <w:semiHidden/>
    <w:qFormat/>
    <w:uiPriority w:val="0"/>
    <w:pPr>
      <w:ind w:left="630"/>
      <w:jc w:val="left"/>
    </w:pPr>
    <w:rPr>
      <w:sz w:val="18"/>
      <w:szCs w:val="18"/>
    </w:rPr>
  </w:style>
  <w:style w:type="paragraph" w:styleId="25">
    <w:name w:val="toc 6"/>
    <w:basedOn w:val="1"/>
    <w:next w:val="1"/>
    <w:autoRedefine/>
    <w:semiHidden/>
    <w:qFormat/>
    <w:uiPriority w:val="0"/>
    <w:pPr>
      <w:ind w:left="1050"/>
      <w:jc w:val="left"/>
    </w:pPr>
    <w:rPr>
      <w:sz w:val="18"/>
      <w:szCs w:val="18"/>
    </w:rPr>
  </w:style>
  <w:style w:type="paragraph" w:styleId="26">
    <w:name w:val="Body Text Indent 3"/>
    <w:basedOn w:val="1"/>
    <w:link w:val="64"/>
    <w:qFormat/>
    <w:uiPriority w:val="0"/>
    <w:pPr>
      <w:spacing w:after="120"/>
      <w:ind w:left="420" w:leftChars="200"/>
    </w:pPr>
    <w:rPr>
      <w:sz w:val="16"/>
      <w:szCs w:val="16"/>
    </w:rPr>
  </w:style>
  <w:style w:type="paragraph" w:styleId="27">
    <w:name w:val="toc 2"/>
    <w:basedOn w:val="1"/>
    <w:next w:val="1"/>
    <w:autoRedefine/>
    <w:semiHidden/>
    <w:qFormat/>
    <w:uiPriority w:val="0"/>
    <w:pPr>
      <w:ind w:left="210"/>
      <w:jc w:val="left"/>
    </w:pPr>
    <w:rPr>
      <w:smallCaps/>
      <w:sz w:val="20"/>
      <w:szCs w:val="20"/>
    </w:rPr>
  </w:style>
  <w:style w:type="paragraph" w:styleId="28">
    <w:name w:val="toc 9"/>
    <w:basedOn w:val="1"/>
    <w:next w:val="1"/>
    <w:autoRedefine/>
    <w:semiHidden/>
    <w:qFormat/>
    <w:uiPriority w:val="0"/>
    <w:pPr>
      <w:ind w:left="1680"/>
      <w:jc w:val="left"/>
    </w:pPr>
    <w:rPr>
      <w:sz w:val="18"/>
      <w:szCs w:val="18"/>
    </w:rPr>
  </w:style>
  <w:style w:type="paragraph" w:styleId="29">
    <w:name w:val="Normal (Web)"/>
    <w:basedOn w:val="1"/>
    <w:qFormat/>
    <w:uiPriority w:val="0"/>
    <w:pPr>
      <w:widowControl/>
      <w:spacing w:before="100" w:beforeAutospacing="1" w:after="100" w:afterAutospacing="1" w:line="312" w:lineRule="auto"/>
      <w:jc w:val="left"/>
    </w:pPr>
    <w:rPr>
      <w:rFonts w:ascii="宋体" w:hAnsi="宋体"/>
      <w:kern w:val="0"/>
      <w:sz w:val="22"/>
      <w:szCs w:val="22"/>
    </w:rPr>
  </w:style>
  <w:style w:type="paragraph" w:styleId="30">
    <w:name w:val="annotation subject"/>
    <w:basedOn w:val="9"/>
    <w:next w:val="9"/>
    <w:link w:val="44"/>
    <w:semiHidden/>
    <w:unhideWhenUsed/>
    <w:qFormat/>
    <w:uiPriority w:val="0"/>
    <w:rPr>
      <w:b/>
      <w:bCs/>
    </w:rPr>
  </w:style>
  <w:style w:type="paragraph" w:styleId="31">
    <w:name w:val="Body Text First Indent"/>
    <w:basedOn w:val="11"/>
    <w:link w:val="67"/>
    <w:qFormat/>
    <w:uiPriority w:val="0"/>
    <w:pPr>
      <w:ind w:firstLine="420" w:firstLineChars="100"/>
    </w:pPr>
  </w:style>
  <w:style w:type="paragraph" w:styleId="32">
    <w:name w:val="Body Text First Indent 2"/>
    <w:basedOn w:val="12"/>
    <w:link w:val="65"/>
    <w:qFormat/>
    <w:uiPriority w:val="0"/>
    <w:pPr>
      <w:spacing w:after="120" w:line="240" w:lineRule="auto"/>
      <w:ind w:left="420" w:leftChars="200" w:firstLine="420" w:firstLineChars="200"/>
    </w:pPr>
    <w:rPr>
      <w:rFonts w:ascii="Times New Roman" w:hAnsi="Times New Roman"/>
      <w:sz w:val="21"/>
    </w:rPr>
  </w:style>
  <w:style w:type="table" w:styleId="34">
    <w:name w:val="Table Grid"/>
    <w:basedOn w:val="3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qFormat/>
    <w:uiPriority w:val="0"/>
    <w:rPr>
      <w:color w:val="800080"/>
      <w:u w:val="single"/>
    </w:rPr>
  </w:style>
  <w:style w:type="character" w:styleId="38">
    <w:name w:val="Hyperlink"/>
    <w:qFormat/>
    <w:uiPriority w:val="0"/>
    <w:rPr>
      <w:color w:val="0000FF"/>
      <w:u w:val="single"/>
    </w:rPr>
  </w:style>
  <w:style w:type="character" w:styleId="39">
    <w:name w:val="annotation reference"/>
    <w:basedOn w:val="35"/>
    <w:semiHidden/>
    <w:unhideWhenUsed/>
    <w:qFormat/>
    <w:uiPriority w:val="0"/>
    <w:rPr>
      <w:sz w:val="21"/>
      <w:szCs w:val="21"/>
    </w:rPr>
  </w:style>
  <w:style w:type="character" w:customStyle="1" w:styleId="40">
    <w:name w:val="页眉 Char"/>
    <w:basedOn w:val="35"/>
    <w:link w:val="22"/>
    <w:semiHidden/>
    <w:qFormat/>
    <w:uiPriority w:val="99"/>
    <w:rPr>
      <w:sz w:val="18"/>
      <w:szCs w:val="18"/>
    </w:rPr>
  </w:style>
  <w:style w:type="character" w:customStyle="1" w:styleId="41">
    <w:name w:val="页脚 Char"/>
    <w:basedOn w:val="35"/>
    <w:link w:val="21"/>
    <w:semiHidden/>
    <w:qFormat/>
    <w:uiPriority w:val="99"/>
    <w:rPr>
      <w:sz w:val="18"/>
      <w:szCs w:val="18"/>
    </w:rPr>
  </w:style>
  <w:style w:type="character" w:customStyle="1" w:styleId="42">
    <w:name w:val="正文文本缩进 2 Char"/>
    <w:basedOn w:val="35"/>
    <w:link w:val="19"/>
    <w:qFormat/>
    <w:uiPriority w:val="0"/>
    <w:rPr>
      <w:rFonts w:ascii="Times New Roman" w:hAnsi="Times New Roman" w:eastAsia="宋体" w:cs="Times New Roman"/>
      <w:sz w:val="24"/>
      <w:szCs w:val="20"/>
    </w:rPr>
  </w:style>
  <w:style w:type="character" w:customStyle="1" w:styleId="43">
    <w:name w:val="批注文字 Char"/>
    <w:basedOn w:val="35"/>
    <w:link w:val="9"/>
    <w:semiHidden/>
    <w:qFormat/>
    <w:uiPriority w:val="99"/>
    <w:rPr>
      <w:rFonts w:ascii="Times New Roman" w:hAnsi="Times New Roman" w:eastAsia="宋体" w:cs="Times New Roman"/>
      <w:szCs w:val="24"/>
    </w:rPr>
  </w:style>
  <w:style w:type="character" w:customStyle="1" w:styleId="44">
    <w:name w:val="批注主题 Char"/>
    <w:basedOn w:val="43"/>
    <w:link w:val="30"/>
    <w:semiHidden/>
    <w:qFormat/>
    <w:uiPriority w:val="99"/>
    <w:rPr>
      <w:rFonts w:ascii="Times New Roman" w:hAnsi="Times New Roman" w:eastAsia="宋体" w:cs="Times New Roman"/>
      <w:b/>
      <w:bCs/>
      <w:szCs w:val="24"/>
    </w:rPr>
  </w:style>
  <w:style w:type="character" w:customStyle="1" w:styleId="45">
    <w:name w:val="批注框文本 Char"/>
    <w:basedOn w:val="35"/>
    <w:link w:val="20"/>
    <w:semiHidden/>
    <w:qFormat/>
    <w:uiPriority w:val="99"/>
    <w:rPr>
      <w:rFonts w:ascii="Times New Roman" w:hAnsi="Times New Roman" w:eastAsia="宋体" w:cs="Times New Roman"/>
      <w:sz w:val="18"/>
      <w:szCs w:val="18"/>
    </w:rPr>
  </w:style>
  <w:style w:type="paragraph" w:styleId="46">
    <w:name w:val="List Paragraph"/>
    <w:basedOn w:val="1"/>
    <w:qFormat/>
    <w:uiPriority w:val="34"/>
    <w:pPr>
      <w:ind w:firstLine="420" w:firstLineChars="200"/>
    </w:pPr>
    <w:rPr>
      <w:sz w:val="24"/>
      <w:szCs w:val="20"/>
    </w:rPr>
  </w:style>
  <w:style w:type="character" w:customStyle="1" w:styleId="47">
    <w:name w:val="标题 1 Char"/>
    <w:basedOn w:val="35"/>
    <w:link w:val="2"/>
    <w:qFormat/>
    <w:uiPriority w:val="0"/>
    <w:rPr>
      <w:rFonts w:ascii="Times New Roman" w:hAnsi="Times New Roman" w:eastAsia="宋体" w:cs="Times New Roman"/>
      <w:b/>
      <w:bCs/>
      <w:kern w:val="44"/>
      <w:sz w:val="44"/>
      <w:szCs w:val="44"/>
    </w:rPr>
  </w:style>
  <w:style w:type="character" w:customStyle="1" w:styleId="48">
    <w:name w:val="标题 2 Char"/>
    <w:basedOn w:val="35"/>
    <w:link w:val="3"/>
    <w:qFormat/>
    <w:uiPriority w:val="0"/>
    <w:rPr>
      <w:rFonts w:ascii="Arial" w:hAnsi="Arial" w:eastAsia="黑体" w:cs="Times New Roman"/>
      <w:b/>
      <w:bCs/>
      <w:sz w:val="32"/>
      <w:szCs w:val="32"/>
    </w:rPr>
  </w:style>
  <w:style w:type="character" w:customStyle="1" w:styleId="49">
    <w:name w:val="标题 3 Char"/>
    <w:basedOn w:val="35"/>
    <w:link w:val="4"/>
    <w:qFormat/>
    <w:uiPriority w:val="0"/>
    <w:rPr>
      <w:rFonts w:ascii="Times New Roman" w:hAnsi="Times New Roman" w:eastAsia="华文细黑" w:cs="Times New Roman"/>
      <w:bCs/>
      <w:kern w:val="0"/>
      <w:sz w:val="36"/>
      <w:szCs w:val="32"/>
    </w:rPr>
  </w:style>
  <w:style w:type="paragraph" w:customStyle="1" w:styleId="50">
    <w:name w:val="自定义标题１"/>
    <w:basedOn w:val="4"/>
    <w:qFormat/>
    <w:uiPriority w:val="0"/>
    <w:pPr>
      <w:widowControl w:val="0"/>
      <w:numPr>
        <w:ilvl w:val="0"/>
        <w:numId w:val="1"/>
      </w:numPr>
      <w:spacing w:before="140" w:after="140" w:line="240" w:lineRule="auto"/>
      <w:jc w:val="both"/>
    </w:pPr>
    <w:rPr>
      <w:rFonts w:eastAsia="宋体"/>
      <w:b/>
      <w:kern w:val="2"/>
      <w:sz w:val="24"/>
    </w:rPr>
  </w:style>
  <w:style w:type="paragraph" w:customStyle="1" w:styleId="51">
    <w:name w:val="样式1"/>
    <w:basedOn w:val="11"/>
    <w:link w:val="55"/>
    <w:qFormat/>
    <w:uiPriority w:val="0"/>
    <w:pPr>
      <w:spacing w:line="360" w:lineRule="auto"/>
    </w:pPr>
    <w:rPr>
      <w:sz w:val="24"/>
    </w:rPr>
  </w:style>
  <w:style w:type="character" w:customStyle="1" w:styleId="52">
    <w:name w:val="正文文本 Char"/>
    <w:basedOn w:val="35"/>
    <w:link w:val="11"/>
    <w:qFormat/>
    <w:uiPriority w:val="99"/>
    <w:rPr>
      <w:rFonts w:ascii="Times New Roman" w:hAnsi="Times New Roman" w:eastAsia="宋体" w:cs="Times New Roman"/>
      <w:szCs w:val="24"/>
    </w:rPr>
  </w:style>
  <w:style w:type="paragraph" w:customStyle="1" w:styleId="53">
    <w:name w:val="Blockquote"/>
    <w:basedOn w:val="1"/>
    <w:qFormat/>
    <w:uiPriority w:val="0"/>
    <w:pPr>
      <w:autoSpaceDE w:val="0"/>
      <w:autoSpaceDN w:val="0"/>
      <w:adjustRightInd w:val="0"/>
      <w:spacing w:before="100" w:after="100"/>
      <w:ind w:left="360" w:right="360"/>
      <w:jc w:val="left"/>
    </w:pPr>
    <w:rPr>
      <w:kern w:val="0"/>
      <w:sz w:val="24"/>
      <w:szCs w:val="20"/>
    </w:rPr>
  </w:style>
  <w:style w:type="character" w:customStyle="1" w:styleId="54">
    <w:name w:val="日期 Char"/>
    <w:basedOn w:val="35"/>
    <w:link w:val="18"/>
    <w:qFormat/>
    <w:uiPriority w:val="0"/>
    <w:rPr>
      <w:rFonts w:ascii="Times New Roman" w:hAnsi="Times New Roman" w:eastAsia="宋体" w:cs="Times New Roman"/>
      <w:szCs w:val="24"/>
    </w:rPr>
  </w:style>
  <w:style w:type="character" w:customStyle="1" w:styleId="55">
    <w:name w:val="样式1 Char"/>
    <w:link w:val="51"/>
    <w:qFormat/>
    <w:uiPriority w:val="0"/>
    <w:rPr>
      <w:rFonts w:ascii="Times New Roman" w:hAnsi="Times New Roman" w:eastAsia="宋体" w:cs="Times New Roman"/>
      <w:sz w:val="24"/>
      <w:szCs w:val="24"/>
    </w:rPr>
  </w:style>
  <w:style w:type="character" w:customStyle="1" w:styleId="56">
    <w:name w:val="文档结构图 Char"/>
    <w:basedOn w:val="35"/>
    <w:link w:val="7"/>
    <w:semiHidden/>
    <w:qFormat/>
    <w:uiPriority w:val="0"/>
    <w:rPr>
      <w:rFonts w:ascii="Times New Roman" w:hAnsi="Times New Roman" w:eastAsia="宋体" w:cs="Times New Roman"/>
      <w:szCs w:val="24"/>
      <w:shd w:val="clear" w:color="auto" w:fill="000080"/>
    </w:rPr>
  </w:style>
  <w:style w:type="paragraph" w:customStyle="1" w:styleId="57">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8">
    <w:name w:val="纯文本 Char"/>
    <w:basedOn w:val="35"/>
    <w:link w:val="16"/>
    <w:qFormat/>
    <w:uiPriority w:val="0"/>
    <w:rPr>
      <w:rFonts w:ascii="宋体" w:hAnsi="Courier New" w:eastAsia="宋体" w:cs="Courier New"/>
      <w:szCs w:val="21"/>
    </w:rPr>
  </w:style>
  <w:style w:type="paragraph" w:customStyle="1" w:styleId="59">
    <w:name w:val="Char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0">
    <w:name w:val="二级目录"/>
    <w:basedOn w:val="3"/>
    <w:qFormat/>
    <w:uiPriority w:val="0"/>
    <w:pPr>
      <w:spacing w:before="0" w:after="0" w:line="360" w:lineRule="auto"/>
      <w:ind w:firstLine="200" w:firstLineChars="200"/>
    </w:pPr>
    <w:rPr>
      <w:rFonts w:ascii="仿宋_GB2312" w:eastAsia="仿宋_GB2312"/>
      <w:sz w:val="21"/>
      <w:szCs w:val="21"/>
    </w:rPr>
  </w:style>
  <w:style w:type="character" w:customStyle="1" w:styleId="61">
    <w:name w:val="FH07夏雨"/>
    <w:semiHidden/>
    <w:qFormat/>
    <w:uiPriority w:val="0"/>
    <w:rPr>
      <w:rFonts w:ascii="Arial" w:hAnsi="Arial" w:eastAsia="宋体" w:cs="Arial"/>
      <w:color w:val="000080"/>
      <w:sz w:val="18"/>
      <w:szCs w:val="20"/>
    </w:rPr>
  </w:style>
  <w:style w:type="paragraph" w:customStyle="1" w:styleId="62">
    <w:name w:val="Char Char Char Char Char Char Char1"/>
    <w:basedOn w:val="1"/>
    <w:autoRedefine/>
    <w:qFormat/>
    <w:uiPriority w:val="0"/>
    <w:rPr>
      <w:rFonts w:ascii="仿宋_GB2312" w:eastAsia="仿宋_GB2312"/>
      <w:b/>
      <w:sz w:val="32"/>
      <w:szCs w:val="32"/>
    </w:rPr>
  </w:style>
  <w:style w:type="character" w:customStyle="1" w:styleId="63">
    <w:name w:val="正文文本缩进 Char"/>
    <w:basedOn w:val="35"/>
    <w:link w:val="12"/>
    <w:qFormat/>
    <w:uiPriority w:val="0"/>
    <w:rPr>
      <w:rFonts w:ascii="宋体" w:hAnsi="宋体" w:eastAsia="宋体" w:cs="Times New Roman"/>
      <w:sz w:val="24"/>
      <w:szCs w:val="24"/>
    </w:rPr>
  </w:style>
  <w:style w:type="character" w:customStyle="1" w:styleId="64">
    <w:name w:val="正文文本缩进 3 Char"/>
    <w:basedOn w:val="35"/>
    <w:link w:val="26"/>
    <w:qFormat/>
    <w:uiPriority w:val="0"/>
    <w:rPr>
      <w:rFonts w:ascii="Times New Roman" w:hAnsi="Times New Roman" w:eastAsia="宋体" w:cs="Times New Roman"/>
      <w:sz w:val="16"/>
      <w:szCs w:val="16"/>
    </w:rPr>
  </w:style>
  <w:style w:type="character" w:customStyle="1" w:styleId="65">
    <w:name w:val="正文首行缩进 2 Char"/>
    <w:basedOn w:val="63"/>
    <w:link w:val="32"/>
    <w:qFormat/>
    <w:uiPriority w:val="0"/>
    <w:rPr>
      <w:rFonts w:ascii="Times New Roman" w:hAnsi="Times New Roman" w:eastAsia="宋体" w:cs="Times New Roman"/>
      <w:sz w:val="24"/>
      <w:szCs w:val="24"/>
    </w:rPr>
  </w:style>
  <w:style w:type="character" w:customStyle="1" w:styleId="66">
    <w:name w:val="正文文本 3 Char"/>
    <w:basedOn w:val="35"/>
    <w:link w:val="10"/>
    <w:qFormat/>
    <w:uiPriority w:val="0"/>
    <w:rPr>
      <w:rFonts w:ascii="Times New Roman" w:hAnsi="Times New Roman" w:eastAsia="宋体" w:cs="Times New Roman"/>
      <w:sz w:val="16"/>
      <w:szCs w:val="16"/>
    </w:rPr>
  </w:style>
  <w:style w:type="character" w:customStyle="1" w:styleId="67">
    <w:name w:val="正文首行缩进 Char"/>
    <w:basedOn w:val="52"/>
    <w:link w:val="31"/>
    <w:qFormat/>
    <w:uiPriority w:val="0"/>
    <w:rPr>
      <w:rFonts w:ascii="Times New Roman" w:hAnsi="Times New Roman" w:eastAsia="宋体" w:cs="Times New Roman"/>
      <w:szCs w:val="24"/>
    </w:rPr>
  </w:style>
  <w:style w:type="paragraph" w:customStyle="1" w:styleId="68">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paragraph" w:customStyle="1" w:styleId="69">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Arial Unicode MS" w:hAnsi="Arial Unicode MS" w:eastAsia="Arial Unicode MS" w:cs="Arial Unicode MS"/>
      <w:color w:val="000000"/>
      <w:kern w:val="0"/>
      <w:sz w:val="22"/>
      <w:szCs w:val="22"/>
    </w:rPr>
  </w:style>
  <w:style w:type="paragraph" w:customStyle="1" w:styleId="70">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b/>
      <w:bCs/>
      <w:color w:val="000000"/>
      <w:kern w:val="0"/>
      <w:sz w:val="22"/>
      <w:szCs w:val="22"/>
    </w:rPr>
  </w:style>
  <w:style w:type="paragraph" w:customStyle="1" w:styleId="71">
    <w:name w:val="样式 标题 1 + 三号 居中 段前: 0 磅 段后: 0 磅 行距: 1.5 倍行距"/>
    <w:basedOn w:val="2"/>
    <w:qFormat/>
    <w:uiPriority w:val="0"/>
    <w:pPr>
      <w:spacing w:line="360" w:lineRule="auto"/>
      <w:jc w:val="center"/>
    </w:pPr>
    <w:rPr>
      <w:rFonts w:cs="宋体"/>
      <w:sz w:val="32"/>
      <w:szCs w:val="20"/>
    </w:rPr>
  </w:style>
  <w:style w:type="paragraph" w:customStyle="1" w:styleId="72">
    <w:name w:val="样式 标题 3 + 四号"/>
    <w:basedOn w:val="4"/>
    <w:link w:val="73"/>
    <w:autoRedefine/>
    <w:qFormat/>
    <w:uiPriority w:val="0"/>
    <w:pPr>
      <w:widowControl w:val="0"/>
      <w:spacing w:before="120" w:after="120" w:line="360" w:lineRule="auto"/>
      <w:jc w:val="both"/>
    </w:pPr>
    <w:rPr>
      <w:sz w:val="28"/>
    </w:rPr>
  </w:style>
  <w:style w:type="character" w:customStyle="1" w:styleId="73">
    <w:name w:val="样式 标题 3 + 四号 Char"/>
    <w:link w:val="72"/>
    <w:qFormat/>
    <w:uiPriority w:val="0"/>
    <w:rPr>
      <w:rFonts w:ascii="Times New Roman" w:hAnsi="Times New Roman" w:eastAsia="华文细黑" w:cs="Times New Roman"/>
      <w:bCs/>
      <w:kern w:val="0"/>
      <w:sz w:val="28"/>
      <w:szCs w:val="32"/>
    </w:rPr>
  </w:style>
  <w:style w:type="paragraph" w:customStyle="1" w:styleId="74">
    <w:name w:val="样式2"/>
    <w:basedOn w:val="23"/>
    <w:qFormat/>
    <w:uiPriority w:val="0"/>
    <w:pPr>
      <w:tabs>
        <w:tab w:val="clear" w:pos="9231"/>
      </w:tabs>
      <w:jc w:val="both"/>
    </w:pPr>
    <w:rPr>
      <w:rFonts w:ascii="华文行楷" w:eastAsia="华文行楷"/>
      <w:b/>
      <w:i w:val="0"/>
      <w:iCs w:val="0"/>
      <w:sz w:val="24"/>
    </w:rPr>
  </w:style>
  <w:style w:type="paragraph" w:customStyle="1" w:styleId="75">
    <w:name w:val="样式 目录 1 + 左 段前: 18 磅 行距: 单倍行距"/>
    <w:basedOn w:val="23"/>
    <w:qFormat/>
    <w:uiPriority w:val="0"/>
    <w:pPr>
      <w:tabs>
        <w:tab w:val="clear" w:pos="9231"/>
      </w:tabs>
    </w:pPr>
    <w:rPr>
      <w:rFonts w:cs="宋体"/>
      <w:b/>
      <w:i w:val="0"/>
      <w:iCs w:val="0"/>
      <w:sz w:val="24"/>
    </w:rPr>
  </w:style>
  <w:style w:type="paragraph" w:customStyle="1" w:styleId="76">
    <w:name w:val="样式 目录 1 + 左 段前: 18 磅 行距: 单倍行距1"/>
    <w:basedOn w:val="23"/>
    <w:qFormat/>
    <w:uiPriority w:val="0"/>
    <w:pPr>
      <w:tabs>
        <w:tab w:val="clear" w:pos="9231"/>
      </w:tabs>
      <w:spacing w:before="360"/>
    </w:pPr>
    <w:rPr>
      <w:rFonts w:cs="宋体"/>
      <w:b/>
      <w:i w:val="0"/>
      <w:iCs w:val="0"/>
      <w:sz w:val="24"/>
    </w:rPr>
  </w:style>
  <w:style w:type="paragraph" w:customStyle="1" w:styleId="77">
    <w:name w:val="样式 目录 1 + 左 段前: 18 磅 行距: 单倍行距2"/>
    <w:basedOn w:val="23"/>
    <w:next w:val="50"/>
    <w:link w:val="79"/>
    <w:qFormat/>
    <w:uiPriority w:val="0"/>
    <w:pPr>
      <w:tabs>
        <w:tab w:val="clear" w:pos="9231"/>
      </w:tabs>
    </w:pPr>
    <w:rPr>
      <w:rFonts w:cs="宋体"/>
      <w:b/>
      <w:i w:val="0"/>
      <w:iCs w:val="0"/>
      <w:sz w:val="24"/>
    </w:rPr>
  </w:style>
  <w:style w:type="character" w:customStyle="1" w:styleId="78">
    <w:name w:val="目录 1 Char"/>
    <w:link w:val="23"/>
    <w:semiHidden/>
    <w:qFormat/>
    <w:uiPriority w:val="0"/>
    <w:rPr>
      <w:rFonts w:ascii="Times New Roman" w:hAnsi="Times New Roman" w:eastAsia="宋体" w:cs="Times New Roman"/>
      <w:bCs/>
      <w:i/>
      <w:iCs/>
      <w:caps/>
      <w:sz w:val="20"/>
      <w:szCs w:val="20"/>
    </w:rPr>
  </w:style>
  <w:style w:type="character" w:customStyle="1" w:styleId="79">
    <w:name w:val="样式 目录 1 + 左 段前: 18 磅 行距: 单倍行距2 Char"/>
    <w:link w:val="77"/>
    <w:qFormat/>
    <w:uiPriority w:val="0"/>
    <w:rPr>
      <w:rFonts w:ascii="Times New Roman" w:hAnsi="Times New Roman" w:eastAsia="宋体" w:cs="宋体"/>
      <w:b/>
      <w:bCs/>
      <w:caps/>
      <w:sz w:val="24"/>
      <w:szCs w:val="20"/>
    </w:rPr>
  </w:style>
  <w:style w:type="paragraph" w:customStyle="1" w:styleId="80">
    <w:name w:val="列出段落1"/>
    <w:basedOn w:val="1"/>
    <w:qFormat/>
    <w:uiPriority w:val="34"/>
    <w:pPr>
      <w:ind w:firstLine="420" w:firstLineChars="200"/>
    </w:pPr>
    <w:rPr>
      <w:szCs w:val="24"/>
    </w:rPr>
  </w:style>
  <w:style w:type="table" w:customStyle="1" w:styleId="81">
    <w:name w:val="网格型3"/>
    <w:basedOn w:val="33"/>
    <w:qFormat/>
    <w:uiPriority w:val="59"/>
    <w:pPr>
      <w:widowControl/>
    </w:pPr>
    <w:rPr>
      <w:kern w:val="2"/>
      <w:sz w:val="21"/>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
    <w:name w:val="网格型2"/>
    <w:basedOn w:val="3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83">
    <w:name w:val="网格型1"/>
    <w:basedOn w:val="33"/>
    <w:qFormat/>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138</Pages>
  <Words>89057</Words>
  <Characters>93323</Characters>
  <Lines>1</Lines>
  <Paragraphs>1</Paragraphs>
  <TotalTime>435</TotalTime>
  <ScaleCrop>false</ScaleCrop>
  <LinksUpToDate>false</LinksUpToDate>
  <CharactersWithSpaces>96675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2012-02-07T01:53:00Z</dcterms:created>
  <dc:creator>李军</dc:creator>
  <cp:lastModifiedBy>毕晓龙</cp:lastModifiedBy>
  <dcterms:modified xsi:type="dcterms:W3CDTF">2026-03-03T02:48:18Z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eyJoZGlkIjoiYTU1MmZkZTQyOTM4MWJlNDlmMTUxMGIyYjE2MTg2ZmYiLCJ1c2VySWQiOiI0Mjc0NjY0MTUifQ==</vt:lpwstr>
  </property>
  <property fmtid="{D5CDD505-2E9C-101B-9397-08002B2CF9AE}" pid="3" name="KSOProductBuildVer">
    <vt:lpwstr>2052-12.1.0.18276</vt:lpwstr>
  </property>
  <property fmtid="{D5CDD505-2E9C-101B-9397-08002B2CF9AE}" pid="4" name="ICV">
    <vt:lpwstr>F9982D1B5ACA4B8FB6284DCC9D238C52_13</vt:lpwstr>
  </property>
</Properties>
</file>