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974AD0">
      <w:pPr>
        <w:pStyle w:val="9"/>
        <w:keepNext w:val="0"/>
        <w:keepLines w:val="0"/>
        <w:pageBreakBefore w:val="0"/>
        <w:widowControl/>
        <w:kinsoku w:val="0"/>
        <w:wordWrap/>
        <w:overflowPunct/>
        <w:topLinePunct w:val="0"/>
        <w:autoSpaceDE w:val="0"/>
        <w:autoSpaceDN w:val="0"/>
        <w:bidi w:val="0"/>
        <w:adjustRightInd w:val="0"/>
        <w:snapToGrid w:val="0"/>
        <w:spacing w:line="255" w:lineRule="auto"/>
        <w:ind w:left="0" w:right="0" w:firstLine="0"/>
        <w:textAlignment w:val="baseline"/>
        <w:rPr>
          <w:sz w:val="24"/>
          <w:szCs w:val="24"/>
        </w:rPr>
      </w:pPr>
    </w:p>
    <w:p w14:paraId="395309F4">
      <w:pPr>
        <w:pStyle w:val="9"/>
        <w:keepNext w:val="0"/>
        <w:keepLines w:val="0"/>
        <w:pageBreakBefore w:val="0"/>
        <w:widowControl/>
        <w:kinsoku w:val="0"/>
        <w:wordWrap/>
        <w:overflowPunct/>
        <w:topLinePunct w:val="0"/>
        <w:autoSpaceDE w:val="0"/>
        <w:autoSpaceDN w:val="0"/>
        <w:bidi w:val="0"/>
        <w:adjustRightInd w:val="0"/>
        <w:snapToGrid w:val="0"/>
        <w:spacing w:line="255" w:lineRule="auto"/>
        <w:ind w:left="0" w:right="0" w:firstLine="0"/>
        <w:textAlignment w:val="baseline"/>
        <w:rPr>
          <w:sz w:val="24"/>
          <w:szCs w:val="24"/>
        </w:rPr>
      </w:pPr>
    </w:p>
    <w:p w14:paraId="630EB882">
      <w:pPr>
        <w:pStyle w:val="9"/>
        <w:keepNext w:val="0"/>
        <w:keepLines w:val="0"/>
        <w:pageBreakBefore w:val="0"/>
        <w:widowControl/>
        <w:kinsoku w:val="0"/>
        <w:wordWrap/>
        <w:overflowPunct/>
        <w:topLinePunct w:val="0"/>
        <w:autoSpaceDE w:val="0"/>
        <w:autoSpaceDN w:val="0"/>
        <w:bidi w:val="0"/>
        <w:adjustRightInd w:val="0"/>
        <w:snapToGrid w:val="0"/>
        <w:spacing w:line="255" w:lineRule="auto"/>
        <w:ind w:left="0" w:right="0" w:firstLine="0"/>
        <w:textAlignment w:val="baseline"/>
        <w:rPr>
          <w:sz w:val="24"/>
          <w:szCs w:val="24"/>
        </w:rPr>
      </w:pPr>
    </w:p>
    <w:p w14:paraId="7905177D">
      <w:pPr>
        <w:pStyle w:val="9"/>
        <w:keepNext w:val="0"/>
        <w:keepLines w:val="0"/>
        <w:pageBreakBefore w:val="0"/>
        <w:widowControl/>
        <w:kinsoku w:val="0"/>
        <w:wordWrap/>
        <w:overflowPunct/>
        <w:topLinePunct w:val="0"/>
        <w:autoSpaceDE w:val="0"/>
        <w:autoSpaceDN w:val="0"/>
        <w:bidi w:val="0"/>
        <w:adjustRightInd w:val="0"/>
        <w:snapToGrid w:val="0"/>
        <w:spacing w:line="255" w:lineRule="auto"/>
        <w:ind w:left="0" w:right="0" w:firstLine="0"/>
        <w:textAlignment w:val="baseline"/>
        <w:rPr>
          <w:sz w:val="24"/>
          <w:szCs w:val="24"/>
        </w:rPr>
      </w:pPr>
    </w:p>
    <w:p w14:paraId="45791D1A">
      <w:pPr>
        <w:pStyle w:val="9"/>
        <w:keepNext w:val="0"/>
        <w:keepLines w:val="0"/>
        <w:pageBreakBefore w:val="0"/>
        <w:widowControl/>
        <w:kinsoku w:val="0"/>
        <w:wordWrap/>
        <w:overflowPunct/>
        <w:topLinePunct w:val="0"/>
        <w:autoSpaceDE w:val="0"/>
        <w:autoSpaceDN w:val="0"/>
        <w:bidi w:val="0"/>
        <w:adjustRightInd w:val="0"/>
        <w:snapToGrid w:val="0"/>
        <w:spacing w:line="256" w:lineRule="auto"/>
        <w:ind w:left="0" w:right="0" w:firstLine="0"/>
        <w:textAlignment w:val="baseline"/>
        <w:rPr>
          <w:sz w:val="24"/>
          <w:szCs w:val="24"/>
        </w:rPr>
      </w:pPr>
    </w:p>
    <w:p w14:paraId="6F21E910">
      <w:pPr>
        <w:pStyle w:val="9"/>
        <w:keepNext w:val="0"/>
        <w:keepLines w:val="0"/>
        <w:pageBreakBefore w:val="0"/>
        <w:widowControl/>
        <w:kinsoku w:val="0"/>
        <w:wordWrap/>
        <w:overflowPunct/>
        <w:topLinePunct w:val="0"/>
        <w:autoSpaceDE w:val="0"/>
        <w:autoSpaceDN w:val="0"/>
        <w:bidi w:val="0"/>
        <w:adjustRightInd w:val="0"/>
        <w:snapToGrid w:val="0"/>
        <w:spacing w:line="256" w:lineRule="auto"/>
        <w:ind w:left="0" w:right="0" w:firstLine="0"/>
        <w:textAlignment w:val="baseline"/>
        <w:rPr>
          <w:sz w:val="24"/>
          <w:szCs w:val="24"/>
        </w:rPr>
      </w:pPr>
    </w:p>
    <w:p w14:paraId="2A52F6DE">
      <w:pPr>
        <w:pStyle w:val="9"/>
        <w:keepNext w:val="0"/>
        <w:keepLines w:val="0"/>
        <w:pageBreakBefore w:val="0"/>
        <w:widowControl/>
        <w:kinsoku w:val="0"/>
        <w:wordWrap/>
        <w:overflowPunct/>
        <w:topLinePunct w:val="0"/>
        <w:autoSpaceDE w:val="0"/>
        <w:autoSpaceDN w:val="0"/>
        <w:bidi w:val="0"/>
        <w:adjustRightInd w:val="0"/>
        <w:snapToGrid w:val="0"/>
        <w:spacing w:line="256" w:lineRule="auto"/>
        <w:ind w:left="0" w:right="0" w:firstLine="0"/>
        <w:textAlignment w:val="baseline"/>
        <w:rPr>
          <w:sz w:val="24"/>
          <w:szCs w:val="24"/>
        </w:rPr>
      </w:pPr>
    </w:p>
    <w:p w14:paraId="250E6686">
      <w:pPr>
        <w:pStyle w:val="9"/>
        <w:keepNext w:val="0"/>
        <w:keepLines w:val="0"/>
        <w:pageBreakBefore w:val="0"/>
        <w:widowControl/>
        <w:kinsoku w:val="0"/>
        <w:wordWrap/>
        <w:overflowPunct/>
        <w:topLinePunct w:val="0"/>
        <w:autoSpaceDE w:val="0"/>
        <w:autoSpaceDN w:val="0"/>
        <w:bidi w:val="0"/>
        <w:adjustRightInd w:val="0"/>
        <w:snapToGrid w:val="0"/>
        <w:spacing w:line="256" w:lineRule="auto"/>
        <w:ind w:left="0" w:right="0" w:firstLine="0"/>
        <w:textAlignment w:val="baseline"/>
        <w:rPr>
          <w:sz w:val="24"/>
          <w:szCs w:val="24"/>
        </w:rPr>
      </w:pPr>
    </w:p>
    <w:p w14:paraId="477C2FBE">
      <w:pPr>
        <w:pStyle w:val="9"/>
        <w:keepNext w:val="0"/>
        <w:keepLines w:val="0"/>
        <w:pageBreakBefore w:val="0"/>
        <w:widowControl/>
        <w:kinsoku w:val="0"/>
        <w:wordWrap/>
        <w:overflowPunct/>
        <w:topLinePunct w:val="0"/>
        <w:autoSpaceDE w:val="0"/>
        <w:autoSpaceDN w:val="0"/>
        <w:bidi w:val="0"/>
        <w:adjustRightInd w:val="0"/>
        <w:snapToGrid w:val="0"/>
        <w:spacing w:line="256" w:lineRule="auto"/>
        <w:ind w:left="0" w:right="0" w:firstLine="0"/>
        <w:textAlignment w:val="baseline"/>
        <w:rPr>
          <w:sz w:val="24"/>
          <w:szCs w:val="24"/>
        </w:rPr>
      </w:pPr>
    </w:p>
    <w:p w14:paraId="7C9736F8">
      <w:pPr>
        <w:pStyle w:val="9"/>
        <w:keepNext w:val="0"/>
        <w:keepLines w:val="0"/>
        <w:pageBreakBefore w:val="0"/>
        <w:widowControl/>
        <w:kinsoku w:val="0"/>
        <w:wordWrap/>
        <w:overflowPunct/>
        <w:topLinePunct w:val="0"/>
        <w:autoSpaceDE w:val="0"/>
        <w:autoSpaceDN w:val="0"/>
        <w:bidi w:val="0"/>
        <w:adjustRightInd w:val="0"/>
        <w:snapToGrid w:val="0"/>
        <w:spacing w:line="256" w:lineRule="auto"/>
        <w:ind w:left="0" w:right="0" w:firstLine="0"/>
        <w:textAlignment w:val="baseline"/>
        <w:rPr>
          <w:sz w:val="56"/>
          <w:szCs w:val="56"/>
        </w:rPr>
      </w:pPr>
    </w:p>
    <w:p w14:paraId="7B1C0C61">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jc w:val="center"/>
        <w:textAlignment w:val="baseline"/>
        <w:outlineLvl w:val="0"/>
        <w:rPr>
          <w:rFonts w:ascii="宋体" w:hAnsi="宋体" w:eastAsia="宋体" w:cs="宋体"/>
          <w:sz w:val="96"/>
          <w:szCs w:val="96"/>
        </w:rPr>
      </w:pPr>
      <w:r>
        <w:rPr>
          <w:rFonts w:ascii="宋体" w:hAnsi="宋体" w:eastAsia="宋体" w:cs="宋体"/>
          <w:b/>
          <w:bCs/>
          <w:spacing w:val="13"/>
          <w:sz w:val="96"/>
          <w:szCs w:val="96"/>
        </w:rPr>
        <w:t>项目采购合同</w:t>
      </w:r>
    </w:p>
    <w:p w14:paraId="7C7BCD68">
      <w:pPr>
        <w:pStyle w:val="9"/>
        <w:keepNext w:val="0"/>
        <w:keepLines w:val="0"/>
        <w:pageBreakBefore w:val="0"/>
        <w:widowControl/>
        <w:kinsoku w:val="0"/>
        <w:wordWrap/>
        <w:overflowPunct/>
        <w:topLinePunct w:val="0"/>
        <w:autoSpaceDE w:val="0"/>
        <w:autoSpaceDN w:val="0"/>
        <w:bidi w:val="0"/>
        <w:adjustRightInd w:val="0"/>
        <w:snapToGrid w:val="0"/>
        <w:spacing w:line="439" w:lineRule="auto"/>
        <w:ind w:left="0" w:right="0" w:firstLine="0"/>
        <w:textAlignment w:val="baseline"/>
        <w:rPr>
          <w:sz w:val="24"/>
          <w:szCs w:val="24"/>
        </w:rPr>
      </w:pPr>
    </w:p>
    <w:p w14:paraId="050D55A1">
      <w:pPr>
        <w:keepNext w:val="0"/>
        <w:keepLines w:val="0"/>
        <w:pageBreakBefore w:val="0"/>
        <w:widowControl/>
        <w:kinsoku w:val="0"/>
        <w:wordWrap/>
        <w:overflowPunct/>
        <w:topLinePunct w:val="0"/>
        <w:autoSpaceDE w:val="0"/>
        <w:autoSpaceDN w:val="0"/>
        <w:bidi w:val="0"/>
        <w:adjustRightInd w:val="0"/>
        <w:snapToGrid w:val="0"/>
        <w:spacing w:line="2230" w:lineRule="exact"/>
        <w:ind w:left="0" w:right="0" w:firstLine="0"/>
        <w:textAlignment w:val="baseline"/>
        <w:rPr>
          <w:sz w:val="24"/>
          <w:szCs w:val="24"/>
        </w:rPr>
      </w:pPr>
    </w:p>
    <w:p w14:paraId="704860D6">
      <w:pPr>
        <w:pStyle w:val="9"/>
        <w:keepNext w:val="0"/>
        <w:keepLines w:val="0"/>
        <w:pageBreakBefore w:val="0"/>
        <w:widowControl/>
        <w:kinsoku w:val="0"/>
        <w:wordWrap/>
        <w:overflowPunct/>
        <w:topLinePunct w:val="0"/>
        <w:autoSpaceDE w:val="0"/>
        <w:autoSpaceDN w:val="0"/>
        <w:bidi w:val="0"/>
        <w:adjustRightInd w:val="0"/>
        <w:snapToGrid w:val="0"/>
        <w:spacing w:line="255" w:lineRule="auto"/>
        <w:ind w:left="0" w:right="0" w:firstLine="0"/>
        <w:textAlignment w:val="baseline"/>
        <w:rPr>
          <w:sz w:val="24"/>
          <w:szCs w:val="24"/>
        </w:rPr>
      </w:pPr>
    </w:p>
    <w:p w14:paraId="721CC5E8">
      <w:pPr>
        <w:pStyle w:val="9"/>
        <w:keepNext w:val="0"/>
        <w:keepLines w:val="0"/>
        <w:pageBreakBefore w:val="0"/>
        <w:widowControl/>
        <w:kinsoku w:val="0"/>
        <w:wordWrap/>
        <w:overflowPunct/>
        <w:topLinePunct w:val="0"/>
        <w:autoSpaceDE w:val="0"/>
        <w:autoSpaceDN w:val="0"/>
        <w:bidi w:val="0"/>
        <w:adjustRightInd w:val="0"/>
        <w:snapToGrid w:val="0"/>
        <w:spacing w:line="256" w:lineRule="auto"/>
        <w:ind w:left="0" w:right="0" w:firstLine="0"/>
        <w:textAlignment w:val="baseline"/>
        <w:rPr>
          <w:sz w:val="24"/>
          <w:szCs w:val="24"/>
        </w:rPr>
      </w:pPr>
    </w:p>
    <w:p w14:paraId="37FC7366">
      <w:pPr>
        <w:pStyle w:val="9"/>
        <w:keepNext w:val="0"/>
        <w:keepLines w:val="0"/>
        <w:pageBreakBefore w:val="0"/>
        <w:widowControl/>
        <w:kinsoku w:val="0"/>
        <w:wordWrap/>
        <w:overflowPunct/>
        <w:topLinePunct w:val="0"/>
        <w:autoSpaceDE w:val="0"/>
        <w:autoSpaceDN w:val="0"/>
        <w:bidi w:val="0"/>
        <w:adjustRightInd w:val="0"/>
        <w:snapToGrid w:val="0"/>
        <w:spacing w:line="256" w:lineRule="auto"/>
        <w:ind w:left="0" w:right="0" w:firstLine="0"/>
        <w:textAlignment w:val="baseline"/>
        <w:rPr>
          <w:sz w:val="24"/>
          <w:szCs w:val="24"/>
        </w:rPr>
      </w:pPr>
    </w:p>
    <w:p w14:paraId="36E2A074">
      <w:pPr>
        <w:pStyle w:val="9"/>
        <w:keepNext w:val="0"/>
        <w:keepLines w:val="0"/>
        <w:pageBreakBefore w:val="0"/>
        <w:widowControl/>
        <w:kinsoku w:val="0"/>
        <w:wordWrap/>
        <w:overflowPunct/>
        <w:topLinePunct w:val="0"/>
        <w:autoSpaceDE w:val="0"/>
        <w:autoSpaceDN w:val="0"/>
        <w:bidi w:val="0"/>
        <w:adjustRightInd w:val="0"/>
        <w:snapToGrid w:val="0"/>
        <w:spacing w:line="256" w:lineRule="auto"/>
        <w:ind w:left="0" w:right="0" w:firstLine="0"/>
        <w:textAlignment w:val="baseline"/>
        <w:rPr>
          <w:sz w:val="24"/>
          <w:szCs w:val="24"/>
        </w:rPr>
      </w:pPr>
    </w:p>
    <w:p w14:paraId="2E40E555">
      <w:pPr>
        <w:pStyle w:val="9"/>
        <w:keepNext w:val="0"/>
        <w:keepLines w:val="0"/>
        <w:pageBreakBefore w:val="0"/>
        <w:widowControl/>
        <w:kinsoku w:val="0"/>
        <w:wordWrap/>
        <w:overflowPunct/>
        <w:topLinePunct w:val="0"/>
        <w:autoSpaceDE w:val="0"/>
        <w:autoSpaceDN w:val="0"/>
        <w:bidi w:val="0"/>
        <w:adjustRightInd w:val="0"/>
        <w:snapToGrid w:val="0"/>
        <w:spacing w:line="256" w:lineRule="auto"/>
        <w:ind w:left="0" w:right="0" w:firstLine="0"/>
        <w:textAlignment w:val="baseline"/>
        <w:rPr>
          <w:sz w:val="24"/>
          <w:szCs w:val="24"/>
        </w:rPr>
      </w:pPr>
    </w:p>
    <w:p w14:paraId="60C7AB6B">
      <w:pPr>
        <w:pStyle w:val="9"/>
        <w:keepNext w:val="0"/>
        <w:keepLines w:val="0"/>
        <w:pageBreakBefore w:val="0"/>
        <w:widowControl/>
        <w:kinsoku w:val="0"/>
        <w:wordWrap/>
        <w:overflowPunct/>
        <w:topLinePunct w:val="0"/>
        <w:autoSpaceDE w:val="0"/>
        <w:autoSpaceDN w:val="0"/>
        <w:bidi w:val="0"/>
        <w:adjustRightInd w:val="0"/>
        <w:snapToGrid w:val="0"/>
        <w:spacing w:line="331" w:lineRule="auto"/>
        <w:ind w:left="0" w:right="0" w:firstLine="0"/>
        <w:textAlignment w:val="baseline"/>
        <w:rPr>
          <w:sz w:val="40"/>
          <w:szCs w:val="40"/>
        </w:rPr>
      </w:pPr>
    </w:p>
    <w:p w14:paraId="75F3EC4D">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jc w:val="center"/>
        <w:textAlignment w:val="baseline"/>
        <w:rPr>
          <w:rFonts w:hint="eastAsia" w:ascii="宋体" w:hAnsi="宋体" w:eastAsia="宋体" w:cs="宋体"/>
          <w:sz w:val="32"/>
          <w:szCs w:val="32"/>
          <w:lang w:eastAsia="zh-CN"/>
        </w:rPr>
      </w:pPr>
      <w:r>
        <w:rPr>
          <w:rFonts w:ascii="宋体" w:hAnsi="宋体" w:eastAsia="宋体" w:cs="宋体"/>
          <w:b/>
          <w:bCs/>
          <w:spacing w:val="3"/>
          <w:sz w:val="32"/>
          <w:szCs w:val="32"/>
        </w:rPr>
        <w:t>甲方：</w:t>
      </w:r>
      <w:r>
        <w:rPr>
          <w:rFonts w:hint="eastAsia" w:ascii="宋体" w:hAnsi="宋体" w:eastAsia="宋体" w:cs="宋体"/>
          <w:b/>
          <w:bCs/>
          <w:spacing w:val="3"/>
          <w:sz w:val="32"/>
          <w:szCs w:val="32"/>
          <w:lang w:eastAsia="zh-CN"/>
        </w:rPr>
        <w:t>【</w:t>
      </w:r>
      <w:r>
        <w:rPr>
          <w:rFonts w:hint="eastAsia" w:ascii="宋体" w:hAnsi="宋体" w:eastAsia="宋体" w:cs="宋体"/>
          <w:b/>
          <w:bCs/>
          <w:spacing w:val="3"/>
          <w:sz w:val="32"/>
          <w:szCs w:val="32"/>
          <w:lang w:val="en-US" w:eastAsia="zh-CN"/>
        </w:rPr>
        <w:t>软通智慧信息技术有限公司</w:t>
      </w:r>
      <w:r>
        <w:rPr>
          <w:rFonts w:hint="eastAsia" w:ascii="宋体" w:hAnsi="宋体" w:eastAsia="宋体" w:cs="宋体"/>
          <w:b/>
          <w:bCs/>
          <w:spacing w:val="3"/>
          <w:sz w:val="32"/>
          <w:szCs w:val="32"/>
          <w:lang w:eastAsia="zh-CN"/>
        </w:rPr>
        <w:t>】</w:t>
      </w:r>
    </w:p>
    <w:p w14:paraId="6BA660E2">
      <w:pPr>
        <w:pStyle w:val="9"/>
        <w:keepNext w:val="0"/>
        <w:keepLines w:val="0"/>
        <w:pageBreakBefore w:val="0"/>
        <w:widowControl/>
        <w:kinsoku w:val="0"/>
        <w:wordWrap/>
        <w:overflowPunct/>
        <w:topLinePunct w:val="0"/>
        <w:autoSpaceDE w:val="0"/>
        <w:autoSpaceDN w:val="0"/>
        <w:bidi w:val="0"/>
        <w:adjustRightInd w:val="0"/>
        <w:snapToGrid w:val="0"/>
        <w:spacing w:line="361" w:lineRule="auto"/>
        <w:ind w:left="0" w:right="0" w:firstLine="0"/>
        <w:jc w:val="center"/>
        <w:textAlignment w:val="baseline"/>
        <w:rPr>
          <w:sz w:val="32"/>
          <w:szCs w:val="32"/>
        </w:rPr>
      </w:pPr>
    </w:p>
    <w:p w14:paraId="39176467">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jc w:val="center"/>
        <w:textAlignment w:val="baseline"/>
        <w:rPr>
          <w:rFonts w:hint="eastAsia" w:ascii="宋体" w:hAnsi="宋体" w:eastAsia="宋体" w:cs="宋体"/>
          <w:sz w:val="32"/>
          <w:szCs w:val="32"/>
          <w:lang w:eastAsia="zh-CN"/>
        </w:rPr>
      </w:pPr>
      <w:r>
        <w:rPr>
          <w:rFonts w:ascii="宋体" w:hAnsi="宋体" w:eastAsia="宋体" w:cs="宋体"/>
          <w:b/>
          <w:bCs/>
          <w:spacing w:val="3"/>
          <w:sz w:val="32"/>
          <w:szCs w:val="32"/>
        </w:rPr>
        <w:t>乙方：</w:t>
      </w:r>
      <w:r>
        <w:rPr>
          <w:rFonts w:hint="eastAsia" w:ascii="宋体" w:hAnsi="宋体" w:eastAsia="宋体" w:cs="宋体"/>
          <w:b/>
          <w:bCs/>
          <w:spacing w:val="3"/>
          <w:sz w:val="32"/>
          <w:szCs w:val="32"/>
          <w:lang w:eastAsia="zh-CN"/>
        </w:rPr>
        <w:t>【</w:t>
      </w:r>
      <w:r>
        <w:rPr>
          <w:rFonts w:hint="eastAsia" w:ascii="宋体" w:hAnsi="宋体" w:eastAsia="宋体" w:cs="宋体"/>
          <w:b/>
          <w:bCs/>
          <w:spacing w:val="3"/>
          <w:sz w:val="32"/>
          <w:szCs w:val="32"/>
          <w:lang w:val="en-US" w:eastAsia="zh-CN"/>
        </w:rPr>
        <w:t>中国移动集团广东有限公司</w:t>
      </w:r>
      <w:r>
        <w:rPr>
          <w:rFonts w:hint="eastAsia" w:ascii="宋体" w:hAnsi="宋体" w:eastAsia="宋体" w:cs="宋体"/>
          <w:b/>
          <w:bCs/>
          <w:spacing w:val="3"/>
          <w:sz w:val="32"/>
          <w:szCs w:val="32"/>
          <w:lang w:eastAsia="zh-CN"/>
        </w:rPr>
        <w:t>】</w:t>
      </w:r>
    </w:p>
    <w:p w14:paraId="00F28446">
      <w:pPr>
        <w:pStyle w:val="9"/>
        <w:keepNext w:val="0"/>
        <w:keepLines w:val="0"/>
        <w:pageBreakBefore w:val="0"/>
        <w:widowControl/>
        <w:kinsoku w:val="0"/>
        <w:wordWrap/>
        <w:overflowPunct/>
        <w:topLinePunct w:val="0"/>
        <w:autoSpaceDE w:val="0"/>
        <w:autoSpaceDN w:val="0"/>
        <w:bidi w:val="0"/>
        <w:adjustRightInd w:val="0"/>
        <w:snapToGrid w:val="0"/>
        <w:spacing w:line="348" w:lineRule="auto"/>
        <w:ind w:left="0" w:right="0" w:firstLine="0"/>
        <w:jc w:val="center"/>
        <w:textAlignment w:val="baseline"/>
        <w:rPr>
          <w:sz w:val="32"/>
          <w:szCs w:val="32"/>
        </w:rPr>
      </w:pPr>
    </w:p>
    <w:p w14:paraId="6F4F9A0C">
      <w:pPr>
        <w:keepNext w:val="0"/>
        <w:keepLines w:val="0"/>
        <w:pageBreakBefore w:val="0"/>
        <w:widowControl/>
        <w:kinsoku w:val="0"/>
        <w:wordWrap/>
        <w:overflowPunct/>
        <w:topLinePunct w:val="0"/>
        <w:autoSpaceDE w:val="0"/>
        <w:autoSpaceDN w:val="0"/>
        <w:bidi w:val="0"/>
        <w:adjustRightInd w:val="0"/>
        <w:snapToGrid w:val="0"/>
        <w:spacing w:line="224" w:lineRule="auto"/>
        <w:ind w:left="0" w:right="0" w:firstLine="0"/>
        <w:jc w:val="center"/>
        <w:textAlignment w:val="baseline"/>
        <w:rPr>
          <w:rFonts w:ascii="宋体" w:hAnsi="宋体" w:eastAsia="宋体" w:cs="宋体"/>
          <w:sz w:val="32"/>
          <w:szCs w:val="32"/>
        </w:rPr>
      </w:pPr>
      <w:r>
        <w:rPr>
          <w:rFonts w:ascii="宋体" w:hAnsi="宋体" w:eastAsia="宋体" w:cs="宋体"/>
          <w:b/>
          <w:bCs/>
          <w:spacing w:val="-23"/>
          <w:position w:val="-1"/>
          <w:sz w:val="32"/>
          <w:szCs w:val="32"/>
        </w:rPr>
        <w:t>日</w:t>
      </w:r>
      <w:r>
        <w:rPr>
          <w:rFonts w:ascii="宋体" w:hAnsi="宋体" w:eastAsia="宋体" w:cs="宋体"/>
          <w:spacing w:val="-23"/>
          <w:position w:val="-1"/>
          <w:sz w:val="32"/>
          <w:szCs w:val="32"/>
        </w:rPr>
        <w:t xml:space="preserve"> </w:t>
      </w:r>
      <w:r>
        <w:rPr>
          <w:rFonts w:ascii="宋体" w:hAnsi="宋体" w:eastAsia="宋体" w:cs="宋体"/>
          <w:b/>
          <w:bCs/>
          <w:spacing w:val="-23"/>
          <w:position w:val="-1"/>
          <w:sz w:val="32"/>
          <w:szCs w:val="32"/>
        </w:rPr>
        <w:t>期</w:t>
      </w:r>
      <w:r>
        <w:rPr>
          <w:rFonts w:ascii="宋体" w:hAnsi="宋体" w:eastAsia="宋体" w:cs="宋体"/>
          <w:spacing w:val="26"/>
          <w:position w:val="-1"/>
          <w:sz w:val="32"/>
          <w:szCs w:val="32"/>
        </w:rPr>
        <w:t xml:space="preserve"> </w:t>
      </w:r>
      <w:r>
        <w:rPr>
          <w:rFonts w:ascii="宋体" w:hAnsi="宋体" w:eastAsia="宋体" w:cs="宋体"/>
          <w:b/>
          <w:bCs/>
          <w:spacing w:val="-23"/>
          <w:position w:val="-1"/>
          <w:sz w:val="32"/>
          <w:szCs w:val="32"/>
        </w:rPr>
        <w:t>：</w:t>
      </w:r>
      <w:r>
        <w:rPr>
          <w:rFonts w:ascii="宋体" w:hAnsi="宋体" w:eastAsia="宋体" w:cs="宋体"/>
          <w:spacing w:val="5"/>
          <w:position w:val="-1"/>
          <w:sz w:val="32"/>
          <w:szCs w:val="32"/>
        </w:rPr>
        <w:t xml:space="preserve">       </w:t>
      </w:r>
      <w:r>
        <w:rPr>
          <w:rFonts w:ascii="宋体" w:hAnsi="宋体" w:eastAsia="宋体" w:cs="宋体"/>
          <w:b/>
          <w:bCs/>
          <w:spacing w:val="-23"/>
          <w:sz w:val="32"/>
          <w:szCs w:val="32"/>
        </w:rPr>
        <w:t>年</w:t>
      </w:r>
      <w:r>
        <w:rPr>
          <w:rFonts w:ascii="宋体" w:hAnsi="宋体" w:eastAsia="宋体" w:cs="宋体"/>
          <w:spacing w:val="14"/>
          <w:sz w:val="32"/>
          <w:szCs w:val="32"/>
        </w:rPr>
        <w:t xml:space="preserve">     </w:t>
      </w:r>
      <w:r>
        <w:rPr>
          <w:rFonts w:ascii="宋体" w:hAnsi="宋体" w:eastAsia="宋体" w:cs="宋体"/>
          <w:b/>
          <w:bCs/>
          <w:spacing w:val="-23"/>
          <w:sz w:val="32"/>
          <w:szCs w:val="32"/>
        </w:rPr>
        <w:t>月</w:t>
      </w:r>
      <w:r>
        <w:rPr>
          <w:rFonts w:ascii="宋体" w:hAnsi="宋体" w:eastAsia="宋体" w:cs="宋体"/>
          <w:spacing w:val="10"/>
          <w:sz w:val="32"/>
          <w:szCs w:val="32"/>
        </w:rPr>
        <w:t xml:space="preserve">     </w:t>
      </w:r>
      <w:r>
        <w:rPr>
          <w:rFonts w:ascii="宋体" w:hAnsi="宋体" w:eastAsia="宋体" w:cs="宋体"/>
          <w:b/>
          <w:bCs/>
          <w:spacing w:val="-23"/>
          <w:sz w:val="32"/>
          <w:szCs w:val="32"/>
        </w:rPr>
        <w:t>日</w:t>
      </w:r>
    </w:p>
    <w:p w14:paraId="74B9AA20">
      <w:pPr>
        <w:keepNext w:val="0"/>
        <w:keepLines w:val="0"/>
        <w:pageBreakBefore w:val="0"/>
        <w:widowControl/>
        <w:kinsoku w:val="0"/>
        <w:wordWrap/>
        <w:overflowPunct/>
        <w:topLinePunct w:val="0"/>
        <w:autoSpaceDE w:val="0"/>
        <w:autoSpaceDN w:val="0"/>
        <w:bidi w:val="0"/>
        <w:adjustRightInd w:val="0"/>
        <w:snapToGrid w:val="0"/>
        <w:spacing w:line="224" w:lineRule="auto"/>
        <w:ind w:left="0" w:right="0" w:firstLine="0"/>
        <w:textAlignment w:val="baseline"/>
        <w:rPr>
          <w:rFonts w:ascii="宋体" w:hAnsi="宋体" w:eastAsia="宋体" w:cs="宋体"/>
          <w:sz w:val="24"/>
          <w:szCs w:val="24"/>
        </w:rPr>
        <w:sectPr>
          <w:footerReference r:id="rId7" w:type="default"/>
          <w:pgSz w:w="11910" w:h="16840"/>
          <w:pgMar w:top="1440" w:right="1800" w:bottom="1440" w:left="1800" w:header="0" w:footer="1034" w:gutter="0"/>
          <w:cols w:space="720" w:num="1"/>
        </w:sectPr>
      </w:pPr>
    </w:p>
    <w:p w14:paraId="65B904E1">
      <w:pPr>
        <w:pStyle w:val="9"/>
        <w:keepNext w:val="0"/>
        <w:keepLines w:val="0"/>
        <w:pageBreakBefore w:val="0"/>
        <w:widowControl/>
        <w:kinsoku w:val="0"/>
        <w:wordWrap/>
        <w:overflowPunct/>
        <w:topLinePunct w:val="0"/>
        <w:autoSpaceDE w:val="0"/>
        <w:autoSpaceDN w:val="0"/>
        <w:bidi w:val="0"/>
        <w:adjustRightInd w:val="0"/>
        <w:snapToGrid w:val="0"/>
        <w:spacing w:line="281" w:lineRule="auto"/>
        <w:ind w:left="0" w:right="0" w:firstLine="0"/>
        <w:textAlignment w:val="baseline"/>
        <w:rPr>
          <w:sz w:val="24"/>
          <w:szCs w:val="24"/>
        </w:rPr>
      </w:pPr>
    </w:p>
    <w:p w14:paraId="7163CE57">
      <w:pPr>
        <w:pStyle w:val="9"/>
        <w:keepNext w:val="0"/>
        <w:keepLines w:val="0"/>
        <w:pageBreakBefore w:val="0"/>
        <w:widowControl/>
        <w:kinsoku w:val="0"/>
        <w:wordWrap/>
        <w:overflowPunct/>
        <w:topLinePunct w:val="0"/>
        <w:autoSpaceDE w:val="0"/>
        <w:autoSpaceDN w:val="0"/>
        <w:bidi w:val="0"/>
        <w:adjustRightInd w:val="0"/>
        <w:snapToGrid w:val="0"/>
        <w:spacing w:line="281" w:lineRule="auto"/>
        <w:ind w:left="0" w:right="0" w:firstLine="0"/>
        <w:textAlignment w:val="baseline"/>
        <w:rPr>
          <w:sz w:val="24"/>
          <w:szCs w:val="24"/>
        </w:rPr>
      </w:pPr>
    </w:p>
    <w:p w14:paraId="4EB3A382">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textAlignment w:val="baseline"/>
        <w:rPr>
          <w:rFonts w:hint="eastAsia" w:ascii="宋体" w:hAnsi="宋体" w:eastAsia="宋体" w:cs="宋体"/>
          <w:b/>
          <w:bCs/>
          <w:spacing w:val="2"/>
          <w:sz w:val="24"/>
          <w:szCs w:val="24"/>
          <w:lang w:eastAsia="zh-CN"/>
        </w:rPr>
      </w:pPr>
      <w:r>
        <w:rPr>
          <w:rFonts w:ascii="宋体" w:hAnsi="宋体" w:eastAsia="宋体" w:cs="宋体"/>
          <w:b/>
          <w:bCs/>
          <w:spacing w:val="2"/>
          <w:sz w:val="24"/>
          <w:szCs w:val="24"/>
        </w:rPr>
        <w:t xml:space="preserve">甲方(联合体牵头方): </w:t>
      </w:r>
      <w:r>
        <w:rPr>
          <w:rFonts w:hint="eastAsia" w:ascii="宋体" w:hAnsi="宋体" w:eastAsia="宋体" w:cs="宋体"/>
          <w:b/>
          <w:bCs/>
          <w:spacing w:val="2"/>
          <w:sz w:val="24"/>
          <w:szCs w:val="24"/>
          <w:lang w:eastAsia="zh-CN"/>
        </w:rPr>
        <w:t>【</w:t>
      </w:r>
      <w:r>
        <w:rPr>
          <w:rFonts w:hint="eastAsia" w:ascii="宋体" w:hAnsi="宋体" w:eastAsia="宋体" w:cs="宋体"/>
          <w:b/>
          <w:bCs/>
          <w:spacing w:val="3"/>
          <w:sz w:val="24"/>
          <w:szCs w:val="24"/>
          <w:lang w:val="en-US" w:eastAsia="zh-CN"/>
        </w:rPr>
        <w:t>软通智慧信息技术有限公司</w:t>
      </w:r>
      <w:r>
        <w:rPr>
          <w:rFonts w:hint="eastAsia" w:ascii="宋体" w:hAnsi="宋体" w:eastAsia="宋体" w:cs="宋体"/>
          <w:b/>
          <w:bCs/>
          <w:spacing w:val="2"/>
          <w:sz w:val="24"/>
          <w:szCs w:val="24"/>
          <w:lang w:eastAsia="zh-CN"/>
        </w:rPr>
        <w:t>】</w:t>
      </w:r>
    </w:p>
    <w:p w14:paraId="6C28F3DD">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textAlignment w:val="baseline"/>
        <w:rPr>
          <w:rFonts w:ascii="宋体" w:hAnsi="宋体" w:eastAsia="宋体" w:cs="宋体"/>
          <w:b/>
          <w:bCs/>
          <w:spacing w:val="2"/>
          <w:sz w:val="24"/>
          <w:szCs w:val="24"/>
        </w:rPr>
      </w:pPr>
      <w:r>
        <w:rPr>
          <w:rFonts w:ascii="宋体" w:hAnsi="宋体" w:eastAsia="宋体" w:cs="宋体"/>
          <w:b/>
          <w:bCs/>
          <w:spacing w:val="2"/>
          <w:sz w:val="24"/>
          <w:szCs w:val="24"/>
        </w:rPr>
        <w:t>法定地址：</w:t>
      </w:r>
    </w:p>
    <w:p w14:paraId="4BD40488">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textAlignment w:val="baseline"/>
        <w:rPr>
          <w:rFonts w:ascii="宋体" w:hAnsi="宋体" w:eastAsia="宋体" w:cs="宋体"/>
          <w:b/>
          <w:bCs/>
          <w:spacing w:val="2"/>
          <w:sz w:val="24"/>
          <w:szCs w:val="24"/>
        </w:rPr>
      </w:pPr>
      <w:r>
        <w:rPr>
          <w:rFonts w:ascii="宋体" w:hAnsi="宋体" w:eastAsia="宋体" w:cs="宋体"/>
          <w:b/>
          <w:bCs/>
          <w:spacing w:val="2"/>
          <w:sz w:val="24"/>
          <w:szCs w:val="24"/>
        </w:rPr>
        <w:t>联系人：</w:t>
      </w:r>
    </w:p>
    <w:p w14:paraId="21E6C93C">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textAlignment w:val="baseline"/>
        <w:rPr>
          <w:rFonts w:ascii="宋体" w:hAnsi="宋体" w:eastAsia="宋体" w:cs="宋体"/>
          <w:b/>
          <w:bCs/>
          <w:spacing w:val="2"/>
          <w:sz w:val="24"/>
          <w:szCs w:val="24"/>
        </w:rPr>
      </w:pPr>
      <w:r>
        <w:rPr>
          <w:rFonts w:ascii="宋体" w:hAnsi="宋体" w:eastAsia="宋体" w:cs="宋体"/>
          <w:b/>
          <w:bCs/>
          <w:spacing w:val="2"/>
          <w:sz w:val="24"/>
          <w:szCs w:val="24"/>
        </w:rPr>
        <w:t>电话：</w:t>
      </w:r>
    </w:p>
    <w:p w14:paraId="04FA118C">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textAlignment w:val="baseline"/>
        <w:rPr>
          <w:rFonts w:ascii="宋体" w:hAnsi="宋体" w:eastAsia="宋体" w:cs="宋体"/>
          <w:b/>
          <w:bCs/>
          <w:spacing w:val="2"/>
          <w:sz w:val="24"/>
          <w:szCs w:val="24"/>
        </w:rPr>
      </w:pPr>
      <w:r>
        <w:rPr>
          <w:rFonts w:ascii="宋体" w:hAnsi="宋体" w:eastAsia="宋体" w:cs="宋体"/>
          <w:b/>
          <w:bCs/>
          <w:spacing w:val="2"/>
          <w:sz w:val="24"/>
          <w:szCs w:val="24"/>
        </w:rPr>
        <w:t xml:space="preserve">电子邮箱： </w:t>
      </w:r>
    </w:p>
    <w:p w14:paraId="2EAD6AE5">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textAlignment w:val="baseline"/>
        <w:rPr>
          <w:rFonts w:ascii="宋体" w:hAnsi="宋体" w:eastAsia="宋体" w:cs="宋体"/>
          <w:b/>
          <w:bCs/>
          <w:spacing w:val="2"/>
          <w:sz w:val="24"/>
          <w:szCs w:val="24"/>
        </w:rPr>
      </w:pPr>
      <w:r>
        <w:rPr>
          <w:rFonts w:ascii="宋体" w:hAnsi="宋体" w:eastAsia="宋体" w:cs="宋体"/>
          <w:b/>
          <w:bCs/>
          <w:spacing w:val="2"/>
          <w:sz w:val="24"/>
          <w:szCs w:val="24"/>
        </w:rPr>
        <w:t xml:space="preserve">      </w:t>
      </w:r>
    </w:p>
    <w:p w14:paraId="18BB87C7">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textAlignment w:val="baseline"/>
        <w:rPr>
          <w:rFonts w:ascii="宋体" w:hAnsi="宋体" w:eastAsia="宋体" w:cs="宋体"/>
          <w:b/>
          <w:bCs/>
          <w:spacing w:val="2"/>
          <w:sz w:val="24"/>
          <w:szCs w:val="24"/>
        </w:rPr>
      </w:pPr>
      <w:r>
        <w:rPr>
          <w:rFonts w:ascii="宋体" w:hAnsi="宋体" w:eastAsia="宋体" w:cs="宋体"/>
          <w:b/>
          <w:bCs/>
          <w:spacing w:val="2"/>
          <w:sz w:val="24"/>
          <w:szCs w:val="24"/>
        </w:rPr>
        <w:t xml:space="preserve">乙方(联合体成员):    </w:t>
      </w:r>
      <w:r>
        <w:rPr>
          <w:rFonts w:hint="eastAsia" w:ascii="宋体" w:hAnsi="宋体" w:eastAsia="宋体" w:cs="宋体"/>
          <w:b/>
          <w:bCs/>
          <w:spacing w:val="2"/>
          <w:sz w:val="24"/>
          <w:szCs w:val="24"/>
          <w:lang w:eastAsia="zh-CN"/>
        </w:rPr>
        <w:t>【</w:t>
      </w:r>
      <w:r>
        <w:rPr>
          <w:rFonts w:hint="eastAsia" w:ascii="宋体" w:hAnsi="宋体" w:eastAsia="宋体" w:cs="宋体"/>
          <w:b/>
          <w:bCs/>
          <w:spacing w:val="3"/>
          <w:sz w:val="24"/>
          <w:szCs w:val="24"/>
          <w:lang w:val="en-US" w:eastAsia="zh-CN"/>
        </w:rPr>
        <w:t>中国移动集团广东有限公司</w:t>
      </w:r>
      <w:r>
        <w:rPr>
          <w:rFonts w:hint="eastAsia" w:ascii="宋体" w:hAnsi="宋体" w:eastAsia="宋体" w:cs="宋体"/>
          <w:b/>
          <w:bCs/>
          <w:spacing w:val="2"/>
          <w:sz w:val="24"/>
          <w:szCs w:val="24"/>
          <w:lang w:eastAsia="zh-CN"/>
        </w:rPr>
        <w:t>】</w:t>
      </w:r>
      <w:r>
        <w:rPr>
          <w:rFonts w:ascii="宋体" w:hAnsi="宋体" w:eastAsia="宋体" w:cs="宋体"/>
          <w:b/>
          <w:bCs/>
          <w:spacing w:val="2"/>
          <w:sz w:val="24"/>
          <w:szCs w:val="24"/>
        </w:rPr>
        <w:t xml:space="preserve">     </w:t>
      </w:r>
    </w:p>
    <w:p w14:paraId="2221457A">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textAlignment w:val="baseline"/>
        <w:rPr>
          <w:rFonts w:ascii="宋体" w:hAnsi="宋体" w:eastAsia="宋体" w:cs="宋体"/>
          <w:b/>
          <w:bCs/>
          <w:spacing w:val="2"/>
          <w:sz w:val="24"/>
          <w:szCs w:val="24"/>
        </w:rPr>
      </w:pPr>
      <w:r>
        <w:rPr>
          <w:rFonts w:ascii="宋体" w:hAnsi="宋体" w:eastAsia="宋体" w:cs="宋体"/>
          <w:b/>
          <w:bCs/>
          <w:spacing w:val="2"/>
          <w:sz w:val="24"/>
          <w:szCs w:val="24"/>
        </w:rPr>
        <w:t xml:space="preserve">法定地址：  </w:t>
      </w:r>
      <w:r>
        <w:rPr>
          <w:rFonts w:hint="eastAsia" w:ascii="宋体" w:hAnsi="宋体" w:eastAsia="宋体" w:cs="宋体"/>
          <w:b/>
          <w:bCs/>
          <w:spacing w:val="2"/>
          <w:sz w:val="24"/>
          <w:szCs w:val="24"/>
          <w:lang w:val="en-US" w:eastAsia="zh-CN"/>
        </w:rPr>
        <w:t xml:space="preserve">            </w:t>
      </w:r>
      <w:r>
        <w:rPr>
          <w:rFonts w:ascii="宋体" w:hAnsi="宋体" w:eastAsia="宋体" w:cs="宋体"/>
          <w:b/>
          <w:bCs/>
          <w:spacing w:val="2"/>
          <w:sz w:val="24"/>
          <w:szCs w:val="24"/>
        </w:rPr>
        <w:t xml:space="preserve"> </w:t>
      </w:r>
    </w:p>
    <w:p w14:paraId="20B4E37F">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textAlignment w:val="baseline"/>
        <w:rPr>
          <w:rFonts w:ascii="宋体" w:hAnsi="宋体" w:eastAsia="宋体" w:cs="宋体"/>
          <w:b/>
          <w:bCs/>
          <w:spacing w:val="2"/>
          <w:sz w:val="24"/>
          <w:szCs w:val="24"/>
        </w:rPr>
      </w:pPr>
      <w:r>
        <w:rPr>
          <w:rFonts w:ascii="宋体" w:hAnsi="宋体" w:eastAsia="宋体" w:cs="宋体"/>
          <w:b/>
          <w:bCs/>
          <w:spacing w:val="2"/>
          <w:sz w:val="24"/>
          <w:szCs w:val="24"/>
        </w:rPr>
        <w:t xml:space="preserve">联系人：                      </w:t>
      </w:r>
    </w:p>
    <w:p w14:paraId="300ACF75">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textAlignment w:val="baseline"/>
        <w:rPr>
          <w:rFonts w:ascii="宋体" w:hAnsi="宋体" w:eastAsia="宋体" w:cs="宋体"/>
          <w:b/>
          <w:bCs/>
          <w:spacing w:val="2"/>
          <w:sz w:val="24"/>
          <w:szCs w:val="24"/>
        </w:rPr>
      </w:pPr>
      <w:r>
        <w:rPr>
          <w:rFonts w:ascii="宋体" w:hAnsi="宋体" w:eastAsia="宋体" w:cs="宋体"/>
          <w:b/>
          <w:bCs/>
          <w:spacing w:val="2"/>
          <w:sz w:val="24"/>
          <w:szCs w:val="24"/>
        </w:rPr>
        <w:t xml:space="preserve">电话：                                                  </w:t>
      </w:r>
    </w:p>
    <w:p w14:paraId="0EC3F12F">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textAlignment w:val="baseline"/>
        <w:rPr>
          <w:sz w:val="24"/>
          <w:szCs w:val="24"/>
        </w:rPr>
      </w:pPr>
      <w:r>
        <w:rPr>
          <w:rFonts w:ascii="宋体" w:hAnsi="宋体" w:eastAsia="宋体" w:cs="宋体"/>
          <w:b/>
          <w:bCs/>
          <w:spacing w:val="2"/>
          <w:sz w:val="24"/>
          <w:szCs w:val="24"/>
        </w:rPr>
        <w:t xml:space="preserve">电子邮箱：     </w:t>
      </w:r>
      <w:r>
        <w:rPr>
          <w:sz w:val="24"/>
          <w:szCs w:val="24"/>
        </w:rPr>
        <w:t xml:space="preserve">                    </w:t>
      </w:r>
    </w:p>
    <w:p w14:paraId="155A5C33">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textAlignment w:val="baseline"/>
        <w:rPr>
          <w:sz w:val="24"/>
          <w:szCs w:val="24"/>
        </w:rPr>
      </w:pPr>
    </w:p>
    <w:p w14:paraId="4E94B741">
      <w:pPr>
        <w:keepNext w:val="0"/>
        <w:keepLines w:val="0"/>
        <w:pageBreakBefore w:val="0"/>
        <w:widowControl/>
        <w:kinsoku w:val="0"/>
        <w:wordWrap/>
        <w:overflowPunct/>
        <w:topLinePunct w:val="0"/>
        <w:autoSpaceDE w:val="0"/>
        <w:autoSpaceDN w:val="0"/>
        <w:bidi w:val="0"/>
        <w:adjustRightInd w:val="0"/>
        <w:snapToGrid w:val="0"/>
        <w:spacing w:line="333" w:lineRule="auto"/>
        <w:ind w:left="0" w:right="0" w:firstLine="0"/>
        <w:textAlignment w:val="baseline"/>
        <w:rPr>
          <w:rFonts w:ascii="宋体" w:hAnsi="宋体" w:eastAsia="宋体" w:cs="宋体"/>
          <w:b/>
          <w:bCs/>
          <w:spacing w:val="-5"/>
          <w:sz w:val="24"/>
          <w:szCs w:val="24"/>
        </w:rPr>
      </w:pPr>
      <w:r>
        <w:rPr>
          <w:rFonts w:ascii="宋体" w:hAnsi="宋体" w:eastAsia="宋体" w:cs="宋体"/>
          <w:b/>
          <w:bCs/>
          <w:spacing w:val="-7"/>
          <w:sz w:val="24"/>
          <w:szCs w:val="24"/>
        </w:rPr>
        <w:t>根据《中华人民共和国民法典》及其他有关法律、法规和规章的规定，双方经协商一致，</w:t>
      </w:r>
      <w:r>
        <w:rPr>
          <w:rFonts w:ascii="宋体" w:hAnsi="宋体" w:eastAsia="宋体" w:cs="宋体"/>
          <w:spacing w:val="16"/>
          <w:sz w:val="24"/>
          <w:szCs w:val="24"/>
        </w:rPr>
        <w:t xml:space="preserve"> </w:t>
      </w:r>
      <w:r>
        <w:rPr>
          <w:rFonts w:ascii="宋体" w:hAnsi="宋体" w:eastAsia="宋体" w:cs="宋体"/>
          <w:b/>
          <w:bCs/>
          <w:spacing w:val="-5"/>
          <w:sz w:val="24"/>
          <w:szCs w:val="24"/>
        </w:rPr>
        <w:t>订立本合同。</w:t>
      </w:r>
    </w:p>
    <w:p w14:paraId="2198DBEC">
      <w:pPr>
        <w:keepNext w:val="0"/>
        <w:keepLines w:val="0"/>
        <w:pageBreakBefore w:val="0"/>
        <w:widowControl/>
        <w:kinsoku w:val="0"/>
        <w:wordWrap/>
        <w:overflowPunct/>
        <w:topLinePunct w:val="0"/>
        <w:autoSpaceDE w:val="0"/>
        <w:autoSpaceDN w:val="0"/>
        <w:bidi w:val="0"/>
        <w:adjustRightInd w:val="0"/>
        <w:snapToGrid w:val="0"/>
        <w:spacing w:line="333" w:lineRule="auto"/>
        <w:ind w:left="0" w:right="0" w:firstLine="0"/>
        <w:textAlignment w:val="baseline"/>
        <w:rPr>
          <w:rFonts w:ascii="宋体" w:hAnsi="宋体" w:eastAsia="宋体" w:cs="宋体"/>
          <w:b/>
          <w:bCs/>
          <w:spacing w:val="-5"/>
          <w:sz w:val="24"/>
          <w:szCs w:val="24"/>
        </w:rPr>
      </w:pPr>
    </w:p>
    <w:p w14:paraId="73D6A226">
      <w:pPr>
        <w:keepNext w:val="0"/>
        <w:keepLines w:val="0"/>
        <w:pageBreakBefore w:val="0"/>
        <w:widowControl/>
        <w:kinsoku w:val="0"/>
        <w:wordWrap/>
        <w:overflowPunct/>
        <w:topLinePunct w:val="0"/>
        <w:autoSpaceDE w:val="0"/>
        <w:autoSpaceDN w:val="0"/>
        <w:bidi w:val="0"/>
        <w:adjustRightInd w:val="0"/>
        <w:snapToGrid w:val="0"/>
        <w:spacing w:line="333" w:lineRule="auto"/>
        <w:ind w:left="0" w:right="0" w:firstLine="0"/>
        <w:textAlignment w:val="baseline"/>
        <w:rPr>
          <w:rFonts w:ascii="宋体" w:hAnsi="宋体" w:eastAsia="宋体" w:cs="宋体"/>
          <w:b/>
          <w:bCs/>
          <w:spacing w:val="2"/>
          <w:sz w:val="24"/>
          <w:szCs w:val="24"/>
        </w:rPr>
      </w:pPr>
      <w:r>
        <w:rPr>
          <w:rFonts w:ascii="宋体" w:hAnsi="宋体" w:eastAsia="宋体" w:cs="宋体"/>
          <w:b/>
          <w:bCs/>
          <w:spacing w:val="2"/>
          <w:sz w:val="24"/>
          <w:szCs w:val="24"/>
        </w:rPr>
        <w:t>项目名称：</w:t>
      </w:r>
      <w:r>
        <w:rPr>
          <w:rFonts w:hint="eastAsia" w:ascii="宋体" w:hAnsi="宋体" w:eastAsia="宋体" w:cs="宋体"/>
          <w:b/>
          <w:bCs/>
          <w:spacing w:val="2"/>
          <w:sz w:val="24"/>
          <w:szCs w:val="24"/>
          <w:lang w:eastAsia="zh-CN"/>
        </w:rPr>
        <w:t>【</w:t>
      </w:r>
      <w:r>
        <w:rPr>
          <w:rFonts w:hint="eastAsia" w:ascii="宋体" w:hAnsi="宋体" w:eastAsia="宋体" w:cs="宋体"/>
          <w:b w:val="0"/>
          <w:bCs w:val="0"/>
          <w:spacing w:val="2"/>
          <w:sz w:val="24"/>
          <w:szCs w:val="24"/>
          <w:lang w:val="en-US" w:eastAsia="zh-CN"/>
        </w:rPr>
        <w:t>数据要素集聚区（一期）项目之广东省先进存力中心</w:t>
      </w:r>
      <w:r>
        <w:rPr>
          <w:rFonts w:hint="eastAsia" w:ascii="宋体" w:hAnsi="宋体" w:eastAsia="宋体" w:cs="宋体"/>
          <w:b/>
          <w:bCs/>
          <w:spacing w:val="2"/>
          <w:sz w:val="24"/>
          <w:szCs w:val="24"/>
          <w:lang w:eastAsia="zh-CN"/>
        </w:rPr>
        <w:t>】</w:t>
      </w:r>
      <w:r>
        <w:rPr>
          <w:rFonts w:ascii="宋体" w:hAnsi="宋体" w:eastAsia="宋体" w:cs="宋体"/>
          <w:b/>
          <w:bCs/>
          <w:spacing w:val="2"/>
          <w:sz w:val="24"/>
          <w:szCs w:val="24"/>
        </w:rPr>
        <w:t>项目；</w:t>
      </w:r>
    </w:p>
    <w:p w14:paraId="4681A2D3">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z w:val="24"/>
          <w:szCs w:val="24"/>
        </w:rPr>
      </w:pPr>
      <w:r>
        <w:rPr>
          <w:rFonts w:ascii="宋体" w:hAnsi="宋体" w:eastAsia="宋体" w:cs="宋体"/>
          <w:b/>
          <w:bCs/>
          <w:spacing w:val="2"/>
          <w:sz w:val="24"/>
          <w:szCs w:val="24"/>
        </w:rPr>
        <w:t>项目地址：</w:t>
      </w:r>
      <w:r>
        <w:rPr>
          <w:rFonts w:hint="eastAsia" w:ascii="宋体" w:hAnsi="宋体" w:eastAsia="宋体" w:cs="宋体"/>
          <w:b/>
          <w:bCs/>
          <w:spacing w:val="2"/>
          <w:sz w:val="24"/>
          <w:szCs w:val="24"/>
          <w:lang w:eastAsia="zh-CN"/>
        </w:rPr>
        <w:t>【</w:t>
      </w:r>
      <w:r>
        <w:rPr>
          <w:rFonts w:hint="eastAsia" w:ascii="宋体" w:hAnsi="宋体" w:eastAsia="宋体" w:cs="宋体"/>
          <w:b w:val="0"/>
          <w:bCs w:val="0"/>
          <w:spacing w:val="2"/>
          <w:sz w:val="24"/>
          <w:szCs w:val="24"/>
          <w:lang w:val="en-US" w:eastAsia="zh-CN"/>
        </w:rPr>
        <w:t>粤港澳大湾区数据应用产业园</w:t>
      </w:r>
      <w:r>
        <w:rPr>
          <w:rFonts w:hint="eastAsia" w:ascii="宋体" w:hAnsi="宋体" w:eastAsia="宋体" w:cs="宋体"/>
          <w:b/>
          <w:bCs/>
          <w:spacing w:val="2"/>
          <w:sz w:val="24"/>
          <w:szCs w:val="24"/>
          <w:lang w:eastAsia="zh-CN"/>
        </w:rPr>
        <w:t>】</w:t>
      </w:r>
      <w:r>
        <w:rPr>
          <w:rFonts w:ascii="宋体" w:hAnsi="宋体" w:eastAsia="宋体" w:cs="宋体"/>
          <w:b/>
          <w:bCs/>
          <w:spacing w:val="2"/>
          <w:sz w:val="24"/>
          <w:szCs w:val="24"/>
        </w:rPr>
        <w:t>。</w:t>
      </w:r>
    </w:p>
    <w:p w14:paraId="24449567">
      <w:pPr>
        <w:keepNext w:val="0"/>
        <w:keepLines w:val="0"/>
        <w:pageBreakBefore w:val="0"/>
        <w:widowControl/>
        <w:kinsoku w:val="0"/>
        <w:wordWrap/>
        <w:overflowPunct/>
        <w:topLinePunct w:val="0"/>
        <w:autoSpaceDE w:val="0"/>
        <w:autoSpaceDN w:val="0"/>
        <w:bidi w:val="0"/>
        <w:adjustRightInd w:val="0"/>
        <w:snapToGrid w:val="0"/>
        <w:spacing w:line="341" w:lineRule="auto"/>
        <w:ind w:left="0" w:right="0" w:firstLine="0"/>
        <w:textAlignment w:val="baseline"/>
        <w:rPr>
          <w:rFonts w:ascii="Times New Roman" w:hAnsi="Times New Roman" w:eastAsia="Times New Roman" w:cs="Times New Roman"/>
          <w:b/>
          <w:bCs/>
          <w:spacing w:val="55"/>
          <w:w w:val="101"/>
          <w:sz w:val="24"/>
          <w:szCs w:val="24"/>
        </w:rPr>
      </w:pPr>
      <w:r>
        <w:rPr>
          <w:rFonts w:ascii="宋体" w:hAnsi="宋体" w:eastAsia="宋体" w:cs="宋体"/>
          <w:b/>
          <w:bCs/>
          <w:spacing w:val="-6"/>
          <w:sz w:val="24"/>
          <w:szCs w:val="24"/>
        </w:rPr>
        <w:t>项目编号：</w:t>
      </w:r>
      <w:r>
        <w:rPr>
          <w:rFonts w:hint="eastAsia" w:ascii="Times New Roman" w:hAnsi="Times New Roman" w:eastAsia="宋体" w:cs="Times New Roman"/>
          <w:b/>
          <w:bCs/>
          <w:spacing w:val="-6"/>
          <w:sz w:val="24"/>
          <w:szCs w:val="24"/>
          <w:lang w:eastAsia="zh-CN"/>
        </w:rPr>
        <w:t>【</w:t>
      </w:r>
      <w:r>
        <w:rPr>
          <w:rFonts w:hint="eastAsia" w:ascii="Times New Roman" w:hAnsi="Times New Roman" w:eastAsia="宋体" w:cs="Times New Roman"/>
          <w:b w:val="0"/>
          <w:bCs w:val="0"/>
          <w:spacing w:val="-6"/>
          <w:sz w:val="24"/>
          <w:szCs w:val="24"/>
          <w:lang w:eastAsia="zh-CN"/>
        </w:rPr>
        <w:t>2508-440203-04-05-295567</w:t>
      </w:r>
      <w:r>
        <w:rPr>
          <w:rFonts w:hint="eastAsia" w:ascii="Times New Roman" w:hAnsi="Times New Roman" w:eastAsia="宋体" w:cs="Times New Roman"/>
          <w:b/>
          <w:bCs/>
          <w:spacing w:val="-6"/>
          <w:sz w:val="24"/>
          <w:szCs w:val="24"/>
          <w:lang w:eastAsia="zh-CN"/>
        </w:rPr>
        <w:t>】</w:t>
      </w:r>
      <w:r>
        <w:rPr>
          <w:rFonts w:ascii="Times New Roman" w:hAnsi="Times New Roman" w:eastAsia="Times New Roman" w:cs="Times New Roman"/>
          <w:b/>
          <w:bCs/>
          <w:spacing w:val="55"/>
          <w:w w:val="101"/>
          <w:sz w:val="24"/>
          <w:szCs w:val="24"/>
        </w:rPr>
        <w:t xml:space="preserve"> </w:t>
      </w:r>
    </w:p>
    <w:p w14:paraId="48CAFCAC">
      <w:pPr>
        <w:keepNext w:val="0"/>
        <w:keepLines w:val="0"/>
        <w:pageBreakBefore w:val="0"/>
        <w:widowControl/>
        <w:kinsoku w:val="0"/>
        <w:wordWrap/>
        <w:overflowPunct/>
        <w:topLinePunct w:val="0"/>
        <w:autoSpaceDE w:val="0"/>
        <w:autoSpaceDN w:val="0"/>
        <w:bidi w:val="0"/>
        <w:adjustRightInd w:val="0"/>
        <w:snapToGrid w:val="0"/>
        <w:spacing w:line="341" w:lineRule="auto"/>
        <w:ind w:left="0" w:right="0" w:firstLine="0"/>
        <w:textAlignment w:val="baseline"/>
        <w:rPr>
          <w:rFonts w:ascii="宋体" w:hAnsi="宋体" w:eastAsia="宋体" w:cs="宋体"/>
          <w:sz w:val="24"/>
          <w:szCs w:val="24"/>
        </w:rPr>
      </w:pPr>
      <w:r>
        <w:rPr>
          <w:rFonts w:ascii="宋体" w:hAnsi="宋体" w:eastAsia="宋体" w:cs="宋体"/>
          <w:b/>
          <w:bCs/>
          <w:spacing w:val="-6"/>
          <w:sz w:val="24"/>
          <w:szCs w:val="24"/>
        </w:rPr>
        <w:t>建设内容：</w:t>
      </w:r>
      <w:r>
        <w:rPr>
          <w:rFonts w:hint="eastAsia" w:ascii="宋体" w:hAnsi="宋体" w:eastAsia="宋体" w:cs="宋体"/>
          <w:b/>
          <w:bCs/>
          <w:spacing w:val="-6"/>
          <w:sz w:val="24"/>
          <w:szCs w:val="24"/>
          <w:lang w:eastAsia="zh-CN"/>
        </w:rPr>
        <w:t>【</w:t>
      </w:r>
      <w:r>
        <w:rPr>
          <w:rFonts w:hint="eastAsia" w:ascii="宋体" w:hAnsi="宋体" w:eastAsia="宋体" w:cs="宋体"/>
          <w:b w:val="0"/>
          <w:bCs w:val="0"/>
          <w:spacing w:val="-6"/>
          <w:sz w:val="24"/>
          <w:szCs w:val="24"/>
          <w:lang w:val="en-US" w:eastAsia="zh-CN"/>
        </w:rPr>
        <w:t>建设广东省先进存力中心，汇聚跨区域、跨层级、跨行业、多模态数据资源，面向全市、全省的政府单位和各类企业提供数据采集、存储、清洗、标准化、标注等数据全生命周期服务，培育韶关市及广东省产业发展新动能。整体方案采用“1+4+N”架构，新建1个以存力中心为载体建设新型数据基础设施，构建4个存力中心运营平台（内容服务管理平台、城市智能感知展示平台、新能源汽车数据服务平台、视频内容服务平台），面向N大应用场景提供服务。一期在韶关市建设20PB物理容量存力中心，包含部分先进存力（SSD），打造全省先进存力标杆</w:t>
      </w:r>
      <w:r>
        <w:rPr>
          <w:rFonts w:hint="eastAsia" w:ascii="宋体" w:hAnsi="宋体" w:eastAsia="宋体" w:cs="宋体"/>
          <w:b/>
          <w:bCs/>
          <w:spacing w:val="-6"/>
          <w:sz w:val="24"/>
          <w:szCs w:val="24"/>
          <w:lang w:eastAsia="zh-CN"/>
        </w:rPr>
        <w:t>】</w:t>
      </w:r>
      <w:r>
        <w:rPr>
          <w:rFonts w:ascii="宋体" w:hAnsi="宋体" w:eastAsia="宋体" w:cs="宋体"/>
          <w:b/>
          <w:bCs/>
          <w:spacing w:val="-1"/>
          <w:sz w:val="24"/>
          <w:szCs w:val="24"/>
        </w:rPr>
        <w:t>。</w:t>
      </w:r>
    </w:p>
    <w:p w14:paraId="240E15BB">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hint="eastAsia" w:ascii="宋体" w:hAnsi="宋体" w:eastAsia="宋体" w:cs="宋体"/>
          <w:sz w:val="24"/>
          <w:szCs w:val="24"/>
          <w:lang w:eastAsia="zh-CN"/>
        </w:rPr>
      </w:pPr>
      <w:r>
        <w:rPr>
          <w:rFonts w:ascii="宋体" w:hAnsi="宋体" w:eastAsia="宋体" w:cs="宋体"/>
          <w:b/>
          <w:bCs/>
          <w:spacing w:val="-4"/>
          <w:sz w:val="24"/>
          <w:szCs w:val="24"/>
        </w:rPr>
        <w:t>最终用户：</w:t>
      </w:r>
      <w:r>
        <w:rPr>
          <w:rFonts w:hint="eastAsia" w:ascii="宋体" w:hAnsi="宋体" w:eastAsia="宋体" w:cs="宋体"/>
          <w:b/>
          <w:bCs/>
          <w:spacing w:val="-4"/>
          <w:sz w:val="24"/>
          <w:szCs w:val="24"/>
          <w:lang w:eastAsia="zh-CN"/>
        </w:rPr>
        <w:t>【</w:t>
      </w:r>
      <w:r>
        <w:rPr>
          <w:rFonts w:hint="eastAsia" w:ascii="宋体" w:hAnsi="宋体" w:eastAsia="宋体" w:cs="宋体"/>
          <w:b w:val="0"/>
          <w:bCs w:val="0"/>
          <w:spacing w:val="-4"/>
          <w:sz w:val="24"/>
          <w:szCs w:val="24"/>
          <w:lang w:eastAsia="zh-CN"/>
        </w:rPr>
        <w:t>广东韶关数据产业投资发展有限公司</w:t>
      </w:r>
      <w:r>
        <w:rPr>
          <w:rFonts w:hint="eastAsia" w:ascii="宋体" w:hAnsi="宋体" w:eastAsia="宋体" w:cs="宋体"/>
          <w:b/>
          <w:bCs/>
          <w:spacing w:val="-4"/>
          <w:sz w:val="24"/>
          <w:szCs w:val="24"/>
          <w:lang w:eastAsia="zh-CN"/>
        </w:rPr>
        <w:t>】</w:t>
      </w:r>
    </w:p>
    <w:p w14:paraId="0696F44D">
      <w:pPr>
        <w:pStyle w:val="9"/>
        <w:keepNext w:val="0"/>
        <w:keepLines w:val="0"/>
        <w:pageBreakBefore w:val="0"/>
        <w:widowControl/>
        <w:kinsoku w:val="0"/>
        <w:wordWrap/>
        <w:overflowPunct/>
        <w:topLinePunct w:val="0"/>
        <w:autoSpaceDE w:val="0"/>
        <w:autoSpaceDN w:val="0"/>
        <w:bidi w:val="0"/>
        <w:adjustRightInd w:val="0"/>
        <w:snapToGrid w:val="0"/>
        <w:spacing w:line="345" w:lineRule="auto"/>
        <w:ind w:left="0" w:right="0" w:firstLine="0"/>
        <w:textAlignment w:val="baseline"/>
        <w:rPr>
          <w:sz w:val="24"/>
          <w:szCs w:val="24"/>
        </w:rPr>
      </w:pPr>
    </w:p>
    <w:p w14:paraId="6209FBFA">
      <w:pPr>
        <w:keepNext w:val="0"/>
        <w:keepLines w:val="0"/>
        <w:pageBreakBefore w:val="0"/>
        <w:widowControl/>
        <w:kinsoku w:val="0"/>
        <w:wordWrap/>
        <w:overflowPunct/>
        <w:topLinePunct w:val="0"/>
        <w:autoSpaceDE w:val="0"/>
        <w:autoSpaceDN w:val="0"/>
        <w:bidi w:val="0"/>
        <w:adjustRightInd w:val="0"/>
        <w:snapToGrid w:val="0"/>
        <w:spacing w:line="220" w:lineRule="auto"/>
        <w:ind w:left="0" w:right="0" w:firstLine="0"/>
        <w:textAlignment w:val="baseline"/>
        <w:outlineLvl w:val="3"/>
        <w:rPr>
          <w:rFonts w:ascii="宋体" w:hAnsi="宋体" w:eastAsia="宋体" w:cs="宋体"/>
          <w:sz w:val="24"/>
          <w:szCs w:val="24"/>
        </w:rPr>
      </w:pPr>
      <w:r>
        <w:rPr>
          <w:rFonts w:ascii="宋体" w:hAnsi="宋体" w:eastAsia="宋体" w:cs="宋体"/>
          <w:b/>
          <w:bCs/>
          <w:spacing w:val="-4"/>
          <w:sz w:val="24"/>
          <w:szCs w:val="24"/>
        </w:rPr>
        <w:t>一</w:t>
      </w:r>
      <w:r>
        <w:rPr>
          <w:rFonts w:ascii="宋体" w:hAnsi="宋体" w:eastAsia="宋体" w:cs="宋体"/>
          <w:spacing w:val="-51"/>
          <w:sz w:val="24"/>
          <w:szCs w:val="24"/>
        </w:rPr>
        <w:t xml:space="preserve"> </w:t>
      </w:r>
      <w:r>
        <w:rPr>
          <w:rFonts w:ascii="宋体" w:hAnsi="宋体" w:eastAsia="宋体" w:cs="宋体"/>
          <w:b/>
          <w:bCs/>
          <w:spacing w:val="-4"/>
          <w:sz w:val="24"/>
          <w:szCs w:val="24"/>
        </w:rPr>
        <w:t>、</w:t>
      </w:r>
      <w:r>
        <w:rPr>
          <w:rFonts w:ascii="宋体" w:hAnsi="宋体" w:eastAsia="宋体" w:cs="宋体"/>
          <w:spacing w:val="46"/>
          <w:sz w:val="24"/>
          <w:szCs w:val="24"/>
        </w:rPr>
        <w:t xml:space="preserve">  </w:t>
      </w:r>
      <w:r>
        <w:rPr>
          <w:rFonts w:ascii="宋体" w:hAnsi="宋体" w:eastAsia="宋体" w:cs="宋体"/>
          <w:b/>
          <w:bCs/>
          <w:spacing w:val="-4"/>
          <w:sz w:val="24"/>
          <w:szCs w:val="24"/>
        </w:rPr>
        <w:t>一般保证</w:t>
      </w:r>
    </w:p>
    <w:p w14:paraId="2104753E">
      <w:pPr>
        <w:pStyle w:val="9"/>
        <w:keepNext w:val="0"/>
        <w:keepLines w:val="0"/>
        <w:pageBreakBefore w:val="0"/>
        <w:widowControl/>
        <w:kinsoku w:val="0"/>
        <w:wordWrap/>
        <w:overflowPunct/>
        <w:topLinePunct w:val="0"/>
        <w:autoSpaceDE w:val="0"/>
        <w:autoSpaceDN w:val="0"/>
        <w:bidi w:val="0"/>
        <w:adjustRightInd w:val="0"/>
        <w:snapToGrid w:val="0"/>
        <w:spacing w:line="364" w:lineRule="auto"/>
        <w:ind w:left="0" w:right="0" w:firstLine="0"/>
        <w:textAlignment w:val="baseline"/>
        <w:rPr>
          <w:sz w:val="24"/>
          <w:szCs w:val="24"/>
        </w:rPr>
      </w:pPr>
    </w:p>
    <w:p w14:paraId="622D5C9D">
      <w:pPr>
        <w:keepNext w:val="0"/>
        <w:keepLines w:val="0"/>
        <w:pageBreakBefore w:val="0"/>
        <w:widowControl/>
        <w:kinsoku w:val="0"/>
        <w:wordWrap/>
        <w:overflowPunct/>
        <w:topLinePunct w:val="0"/>
        <w:autoSpaceDE w:val="0"/>
        <w:autoSpaceDN w:val="0"/>
        <w:bidi w:val="0"/>
        <w:adjustRightInd w:val="0"/>
        <w:snapToGrid w:val="0"/>
        <w:spacing w:line="218" w:lineRule="auto"/>
        <w:ind w:left="0" w:right="0" w:firstLine="0"/>
        <w:textAlignment w:val="baseline"/>
        <w:rPr>
          <w:rFonts w:ascii="宋体" w:hAnsi="宋体" w:eastAsia="宋体" w:cs="宋体"/>
          <w:sz w:val="24"/>
          <w:szCs w:val="24"/>
        </w:rPr>
      </w:pPr>
      <w:r>
        <w:rPr>
          <w:rFonts w:ascii="宋体" w:hAnsi="宋体" w:eastAsia="宋体" w:cs="宋体"/>
          <w:spacing w:val="11"/>
          <w:sz w:val="24"/>
          <w:szCs w:val="24"/>
        </w:rPr>
        <w:t>(一)甲、乙双方声明，其是一家根据中华人民共和国的现行法律组建，存在于上</w:t>
      </w:r>
      <w:r>
        <w:rPr>
          <w:rFonts w:ascii="宋体" w:hAnsi="宋体" w:eastAsia="宋体" w:cs="宋体"/>
          <w:spacing w:val="3"/>
          <w:sz w:val="24"/>
          <w:szCs w:val="24"/>
        </w:rPr>
        <w:t xml:space="preserve"> </w:t>
      </w:r>
      <w:r>
        <w:rPr>
          <w:rFonts w:ascii="宋体" w:hAnsi="宋体" w:eastAsia="宋体" w:cs="宋体"/>
          <w:spacing w:val="6"/>
          <w:sz w:val="24"/>
          <w:szCs w:val="24"/>
        </w:rPr>
        <w:t>述地址，并且具有合法经营资格的企业法人。</w:t>
      </w:r>
    </w:p>
    <w:p w14:paraId="4E30ECD1">
      <w:pPr>
        <w:keepNext w:val="0"/>
        <w:keepLines w:val="0"/>
        <w:pageBreakBefore w:val="0"/>
        <w:widowControl/>
        <w:kinsoku w:val="0"/>
        <w:wordWrap/>
        <w:overflowPunct/>
        <w:topLinePunct w:val="0"/>
        <w:autoSpaceDE w:val="0"/>
        <w:autoSpaceDN w:val="0"/>
        <w:bidi w:val="0"/>
        <w:adjustRightInd w:val="0"/>
        <w:snapToGrid w:val="0"/>
        <w:spacing w:line="246" w:lineRule="auto"/>
        <w:ind w:left="0" w:right="0" w:firstLine="0"/>
        <w:textAlignment w:val="baseline"/>
        <w:rPr>
          <w:rFonts w:ascii="宋体" w:hAnsi="宋体" w:eastAsia="宋体" w:cs="宋体"/>
          <w:sz w:val="24"/>
          <w:szCs w:val="24"/>
        </w:rPr>
      </w:pPr>
      <w:r>
        <w:rPr>
          <w:rFonts w:ascii="宋体" w:hAnsi="宋体" w:eastAsia="宋体" w:cs="宋体"/>
          <w:spacing w:val="18"/>
          <w:sz w:val="24"/>
          <w:szCs w:val="24"/>
        </w:rPr>
        <w:t>(二)甲、乙双方声明，具有完全的资格和能力</w:t>
      </w:r>
      <w:r>
        <w:rPr>
          <w:rFonts w:ascii="宋体" w:hAnsi="宋体" w:eastAsia="宋体" w:cs="宋体"/>
          <w:spacing w:val="17"/>
          <w:sz w:val="24"/>
          <w:szCs w:val="24"/>
        </w:rPr>
        <w:t>履行本合同各条款所规定的权利与义</w:t>
      </w:r>
      <w:r>
        <w:rPr>
          <w:rFonts w:ascii="宋体" w:hAnsi="宋体" w:eastAsia="宋体" w:cs="宋体"/>
          <w:sz w:val="24"/>
          <w:szCs w:val="24"/>
        </w:rPr>
        <w:t xml:space="preserve"> </w:t>
      </w:r>
      <w:r>
        <w:rPr>
          <w:rFonts w:ascii="宋体" w:hAnsi="宋体" w:eastAsia="宋体" w:cs="宋体"/>
          <w:spacing w:val="16"/>
          <w:sz w:val="24"/>
          <w:szCs w:val="24"/>
        </w:rPr>
        <w:t>务，并受本合同各条款的约束。</w:t>
      </w:r>
    </w:p>
    <w:p w14:paraId="487C00C0">
      <w:pPr>
        <w:keepNext w:val="0"/>
        <w:keepLines w:val="0"/>
        <w:pageBreakBefore w:val="0"/>
        <w:widowControl/>
        <w:kinsoku w:val="0"/>
        <w:wordWrap/>
        <w:overflowPunct/>
        <w:topLinePunct w:val="0"/>
        <w:autoSpaceDE w:val="0"/>
        <w:autoSpaceDN w:val="0"/>
        <w:bidi w:val="0"/>
        <w:adjustRightInd w:val="0"/>
        <w:snapToGrid w:val="0"/>
        <w:spacing w:line="246" w:lineRule="auto"/>
        <w:ind w:left="0" w:right="0" w:firstLine="0"/>
        <w:textAlignment w:val="baseline"/>
        <w:rPr>
          <w:rFonts w:ascii="宋体" w:hAnsi="宋体" w:eastAsia="宋体" w:cs="宋体"/>
          <w:sz w:val="24"/>
          <w:szCs w:val="24"/>
        </w:rPr>
      </w:pPr>
      <w:r>
        <w:rPr>
          <w:rFonts w:ascii="宋体" w:hAnsi="宋体" w:eastAsia="宋体" w:cs="宋体"/>
          <w:spacing w:val="18"/>
          <w:sz w:val="24"/>
          <w:szCs w:val="24"/>
        </w:rPr>
        <w:t>(三)甲、乙双方声明保证诚实信用，不做可诱使对方上当之举、不达成任何可能会</w:t>
      </w:r>
      <w:r>
        <w:rPr>
          <w:rFonts w:ascii="宋体" w:hAnsi="宋体" w:eastAsia="宋体" w:cs="宋体"/>
          <w:spacing w:val="2"/>
          <w:sz w:val="24"/>
          <w:szCs w:val="24"/>
        </w:rPr>
        <w:t xml:space="preserve"> </w:t>
      </w:r>
      <w:r>
        <w:rPr>
          <w:rFonts w:ascii="宋体" w:hAnsi="宋体" w:eastAsia="宋体" w:cs="宋体"/>
          <w:spacing w:val="15"/>
          <w:sz w:val="24"/>
          <w:szCs w:val="24"/>
        </w:rPr>
        <w:t>妨碍本合同履行的其它合同和协议。</w:t>
      </w:r>
    </w:p>
    <w:p w14:paraId="15375E06">
      <w:pPr>
        <w:pStyle w:val="9"/>
        <w:keepNext w:val="0"/>
        <w:keepLines w:val="0"/>
        <w:pageBreakBefore w:val="0"/>
        <w:widowControl/>
        <w:kinsoku w:val="0"/>
        <w:wordWrap/>
        <w:overflowPunct/>
        <w:topLinePunct w:val="0"/>
        <w:autoSpaceDE w:val="0"/>
        <w:autoSpaceDN w:val="0"/>
        <w:bidi w:val="0"/>
        <w:adjustRightInd w:val="0"/>
        <w:snapToGrid w:val="0"/>
        <w:spacing w:line="290" w:lineRule="auto"/>
        <w:ind w:left="0" w:right="0" w:firstLine="0"/>
        <w:textAlignment w:val="baseline"/>
        <w:rPr>
          <w:sz w:val="24"/>
          <w:szCs w:val="24"/>
        </w:rPr>
      </w:pPr>
    </w:p>
    <w:p w14:paraId="14682E91">
      <w:pPr>
        <w:pStyle w:val="9"/>
        <w:keepNext w:val="0"/>
        <w:keepLines w:val="0"/>
        <w:pageBreakBefore w:val="0"/>
        <w:widowControl/>
        <w:kinsoku w:val="0"/>
        <w:wordWrap/>
        <w:overflowPunct/>
        <w:topLinePunct w:val="0"/>
        <w:autoSpaceDE w:val="0"/>
        <w:autoSpaceDN w:val="0"/>
        <w:bidi w:val="0"/>
        <w:adjustRightInd w:val="0"/>
        <w:snapToGrid w:val="0"/>
        <w:spacing w:line="290" w:lineRule="auto"/>
        <w:ind w:left="0" w:right="0" w:firstLine="0"/>
        <w:textAlignment w:val="baseline"/>
        <w:rPr>
          <w:sz w:val="24"/>
          <w:szCs w:val="24"/>
        </w:rPr>
      </w:pPr>
    </w:p>
    <w:p w14:paraId="52D869B1">
      <w:pPr>
        <w:keepNext w:val="0"/>
        <w:keepLines w:val="0"/>
        <w:pageBreakBefore w:val="0"/>
        <w:widowControl/>
        <w:kinsoku w:val="0"/>
        <w:wordWrap/>
        <w:overflowPunct/>
        <w:topLinePunct w:val="0"/>
        <w:autoSpaceDE w:val="0"/>
        <w:autoSpaceDN w:val="0"/>
        <w:bidi w:val="0"/>
        <w:adjustRightInd w:val="0"/>
        <w:snapToGrid w:val="0"/>
        <w:spacing w:line="220" w:lineRule="auto"/>
        <w:ind w:left="0" w:right="0" w:firstLine="0"/>
        <w:textAlignment w:val="baseline"/>
        <w:outlineLvl w:val="3"/>
        <w:rPr>
          <w:rFonts w:ascii="宋体" w:hAnsi="宋体" w:eastAsia="宋体" w:cs="宋体"/>
          <w:sz w:val="24"/>
          <w:szCs w:val="24"/>
        </w:rPr>
      </w:pPr>
      <w:r>
        <w:rPr>
          <w:rFonts w:ascii="宋体" w:hAnsi="宋体" w:eastAsia="宋体" w:cs="宋体"/>
          <w:b/>
          <w:bCs/>
          <w:spacing w:val="-5"/>
          <w:sz w:val="24"/>
          <w:szCs w:val="24"/>
        </w:rPr>
        <w:t>二</w:t>
      </w:r>
      <w:r>
        <w:rPr>
          <w:rFonts w:ascii="宋体" w:hAnsi="宋体" w:eastAsia="宋体" w:cs="宋体"/>
          <w:spacing w:val="-30"/>
          <w:sz w:val="24"/>
          <w:szCs w:val="24"/>
        </w:rPr>
        <w:t xml:space="preserve"> </w:t>
      </w:r>
      <w:r>
        <w:rPr>
          <w:rFonts w:ascii="宋体" w:hAnsi="宋体" w:eastAsia="宋体" w:cs="宋体"/>
          <w:b/>
          <w:bCs/>
          <w:spacing w:val="-5"/>
          <w:sz w:val="24"/>
          <w:szCs w:val="24"/>
        </w:rPr>
        <w:t>、</w:t>
      </w:r>
      <w:r>
        <w:rPr>
          <w:rFonts w:ascii="宋体" w:hAnsi="宋体" w:eastAsia="宋体" w:cs="宋体"/>
          <w:spacing w:val="-5"/>
          <w:sz w:val="24"/>
          <w:szCs w:val="24"/>
        </w:rPr>
        <w:t xml:space="preserve">  </w:t>
      </w:r>
      <w:r>
        <w:rPr>
          <w:rFonts w:ascii="宋体" w:hAnsi="宋体" w:eastAsia="宋体" w:cs="宋体"/>
          <w:b/>
          <w:bCs/>
          <w:spacing w:val="-5"/>
          <w:sz w:val="24"/>
          <w:szCs w:val="24"/>
        </w:rPr>
        <w:t>项目标的物范围和用途</w:t>
      </w:r>
    </w:p>
    <w:p w14:paraId="37B45F3E">
      <w:pPr>
        <w:pStyle w:val="9"/>
        <w:keepNext w:val="0"/>
        <w:keepLines w:val="0"/>
        <w:pageBreakBefore w:val="0"/>
        <w:widowControl/>
        <w:kinsoku w:val="0"/>
        <w:wordWrap/>
        <w:overflowPunct/>
        <w:topLinePunct w:val="0"/>
        <w:autoSpaceDE w:val="0"/>
        <w:autoSpaceDN w:val="0"/>
        <w:bidi w:val="0"/>
        <w:adjustRightInd w:val="0"/>
        <w:snapToGrid w:val="0"/>
        <w:spacing w:line="296" w:lineRule="auto"/>
        <w:ind w:left="0" w:right="0" w:firstLine="0"/>
        <w:textAlignment w:val="baseline"/>
        <w:rPr>
          <w:sz w:val="24"/>
          <w:szCs w:val="24"/>
        </w:rPr>
      </w:pPr>
    </w:p>
    <w:p w14:paraId="11E6F73C">
      <w:pPr>
        <w:keepNext w:val="0"/>
        <w:keepLines w:val="0"/>
        <w:pageBreakBefore w:val="0"/>
        <w:widowControl/>
        <w:kinsoku w:val="0"/>
        <w:wordWrap/>
        <w:overflowPunct/>
        <w:topLinePunct w:val="0"/>
        <w:autoSpaceDE w:val="0"/>
        <w:autoSpaceDN w:val="0"/>
        <w:bidi w:val="0"/>
        <w:adjustRightInd w:val="0"/>
        <w:snapToGrid w:val="0"/>
        <w:spacing w:line="377" w:lineRule="auto"/>
        <w:ind w:left="0" w:right="0" w:firstLine="0"/>
        <w:jc w:val="both"/>
        <w:textAlignment w:val="baseline"/>
        <w:rPr>
          <w:rFonts w:ascii="宋体" w:hAnsi="宋体" w:eastAsia="宋体" w:cs="宋体"/>
          <w:sz w:val="24"/>
          <w:szCs w:val="24"/>
        </w:rPr>
      </w:pPr>
      <w:r>
        <w:rPr>
          <w:rFonts w:ascii="宋体" w:hAnsi="宋体" w:eastAsia="宋体" w:cs="宋体"/>
          <w:spacing w:val="14"/>
          <w:sz w:val="24"/>
          <w:szCs w:val="24"/>
        </w:rPr>
        <w:t>甲、乙双方声明作为联合体共同参加</w:t>
      </w:r>
      <w:r>
        <w:rPr>
          <w:rFonts w:hint="eastAsia" w:ascii="宋体" w:hAnsi="宋体" w:eastAsia="宋体" w:cs="宋体"/>
          <w:spacing w:val="14"/>
          <w:sz w:val="24"/>
          <w:szCs w:val="24"/>
          <w:lang w:eastAsia="zh-CN"/>
        </w:rPr>
        <w:t>【</w:t>
      </w:r>
      <w:r>
        <w:rPr>
          <w:rFonts w:hint="eastAsia" w:ascii="宋体" w:hAnsi="宋体" w:eastAsia="宋体" w:cs="宋体"/>
          <w:b w:val="0"/>
          <w:bCs w:val="0"/>
          <w:spacing w:val="2"/>
          <w:sz w:val="24"/>
          <w:szCs w:val="24"/>
          <w:lang w:val="en-US" w:eastAsia="zh-CN"/>
        </w:rPr>
        <w:t>数据要素集聚区（一期）项目之广东省先进存力中心</w:t>
      </w:r>
      <w:r>
        <w:rPr>
          <w:rFonts w:hint="eastAsia" w:ascii="宋体" w:hAnsi="宋体" w:eastAsia="宋体" w:cs="宋体"/>
          <w:spacing w:val="14"/>
          <w:sz w:val="24"/>
          <w:szCs w:val="24"/>
          <w:lang w:eastAsia="zh-CN"/>
        </w:rPr>
        <w:t>】</w:t>
      </w:r>
      <w:r>
        <w:rPr>
          <w:rFonts w:ascii="宋体" w:hAnsi="宋体" w:eastAsia="宋体" w:cs="宋体"/>
          <w:spacing w:val="11"/>
          <w:sz w:val="24"/>
          <w:szCs w:val="24"/>
        </w:rPr>
        <w:t>项目(招标项目编号：</w:t>
      </w:r>
      <w:r>
        <w:rPr>
          <w:rFonts w:ascii="宋体" w:hAnsi="宋体" w:eastAsia="宋体" w:cs="宋体"/>
          <w:spacing w:val="-25"/>
          <w:sz w:val="24"/>
          <w:szCs w:val="24"/>
        </w:rPr>
        <w:t xml:space="preserve"> </w:t>
      </w:r>
      <w:r>
        <w:rPr>
          <w:rFonts w:hint="eastAsia" w:ascii="Times New Roman" w:hAnsi="Times New Roman" w:eastAsia="宋体" w:cs="Times New Roman"/>
          <w:spacing w:val="11"/>
          <w:sz w:val="24"/>
          <w:szCs w:val="24"/>
          <w:lang w:eastAsia="zh-CN"/>
        </w:rPr>
        <w:t>【</w:t>
      </w:r>
      <w:r>
        <w:rPr>
          <w:rFonts w:hint="eastAsia" w:ascii="Times New Roman" w:hAnsi="Times New Roman" w:eastAsia="宋体" w:cs="Times New Roman"/>
          <w:b w:val="0"/>
          <w:bCs w:val="0"/>
          <w:spacing w:val="-6"/>
          <w:sz w:val="24"/>
          <w:szCs w:val="24"/>
          <w:lang w:eastAsia="zh-CN"/>
        </w:rPr>
        <w:t>2508-440203-04-05-295567</w:t>
      </w:r>
      <w:r>
        <w:rPr>
          <w:rFonts w:hint="eastAsia" w:ascii="Times New Roman" w:hAnsi="Times New Roman" w:eastAsia="宋体" w:cs="Times New Roman"/>
          <w:spacing w:val="11"/>
          <w:sz w:val="24"/>
          <w:szCs w:val="24"/>
          <w:lang w:val="en-US" w:eastAsia="zh-CN"/>
        </w:rPr>
        <w:t xml:space="preserve"> </w:t>
      </w:r>
      <w:r>
        <w:rPr>
          <w:rFonts w:hint="eastAsia" w:ascii="Times New Roman" w:hAnsi="Times New Roman" w:eastAsia="宋体" w:cs="Times New Roman"/>
          <w:spacing w:val="11"/>
          <w:sz w:val="24"/>
          <w:szCs w:val="24"/>
          <w:lang w:eastAsia="zh-CN"/>
        </w:rPr>
        <w:t>】</w:t>
      </w:r>
      <w:r>
        <w:rPr>
          <w:rFonts w:ascii="Times New Roman" w:hAnsi="Times New Roman" w:eastAsia="Times New Roman" w:cs="Times New Roman"/>
          <w:spacing w:val="10"/>
          <w:sz w:val="24"/>
          <w:szCs w:val="24"/>
        </w:rPr>
        <w:t xml:space="preserve">)  </w:t>
      </w:r>
      <w:r>
        <w:rPr>
          <w:rFonts w:ascii="宋体" w:hAnsi="宋体" w:eastAsia="宋体" w:cs="宋体"/>
          <w:spacing w:val="10"/>
          <w:sz w:val="24"/>
          <w:szCs w:val="24"/>
        </w:rPr>
        <w:t>投标，并与最终用户共同签</w:t>
      </w:r>
      <w:r>
        <w:rPr>
          <w:rFonts w:ascii="宋体" w:hAnsi="宋体" w:eastAsia="宋体" w:cs="宋体"/>
          <w:spacing w:val="23"/>
          <w:sz w:val="24"/>
          <w:szCs w:val="24"/>
        </w:rPr>
        <w:t>订《项目建设合同》(下称“项目合同”,见附件2),甲方作为联合体牵头方负责与最终</w:t>
      </w:r>
      <w:r>
        <w:rPr>
          <w:rFonts w:ascii="宋体" w:hAnsi="宋体" w:eastAsia="宋体" w:cs="宋体"/>
          <w:spacing w:val="24"/>
          <w:sz w:val="24"/>
          <w:szCs w:val="24"/>
        </w:rPr>
        <w:t>用户(下称业主方)处理项目资金结算事宜。现甲乙双方声明联合</w:t>
      </w:r>
      <w:r>
        <w:rPr>
          <w:rFonts w:ascii="宋体" w:hAnsi="宋体" w:eastAsia="宋体" w:cs="宋体"/>
          <w:spacing w:val="23"/>
          <w:sz w:val="24"/>
          <w:szCs w:val="24"/>
        </w:rPr>
        <w:t>体之间就</w:t>
      </w:r>
      <w:r>
        <w:rPr>
          <w:rFonts w:hint="eastAsia" w:ascii="宋体" w:hAnsi="宋体" w:eastAsia="宋体" w:cs="宋体"/>
          <w:spacing w:val="14"/>
          <w:sz w:val="24"/>
          <w:szCs w:val="24"/>
          <w:lang w:eastAsia="zh-CN"/>
        </w:rPr>
        <w:t>【</w:t>
      </w:r>
      <w:r>
        <w:rPr>
          <w:rFonts w:hint="eastAsia" w:ascii="宋体" w:hAnsi="宋体" w:eastAsia="宋体" w:cs="宋体"/>
          <w:b w:val="0"/>
          <w:bCs w:val="0"/>
          <w:spacing w:val="2"/>
          <w:sz w:val="24"/>
          <w:szCs w:val="24"/>
          <w:lang w:val="en-US" w:eastAsia="zh-CN"/>
        </w:rPr>
        <w:t>数据要素集聚区（一期）项目之广东省先进存力中心</w:t>
      </w:r>
      <w:r>
        <w:rPr>
          <w:rFonts w:hint="eastAsia" w:ascii="宋体" w:hAnsi="宋体" w:eastAsia="宋体" w:cs="宋体"/>
          <w:spacing w:val="14"/>
          <w:sz w:val="24"/>
          <w:szCs w:val="24"/>
          <w:lang w:eastAsia="zh-CN"/>
        </w:rPr>
        <w:t>】</w:t>
      </w:r>
      <w:r>
        <w:rPr>
          <w:rFonts w:ascii="宋体" w:hAnsi="宋体" w:eastAsia="宋体" w:cs="宋体"/>
          <w:spacing w:val="11"/>
          <w:sz w:val="24"/>
          <w:szCs w:val="24"/>
        </w:rPr>
        <w:t>项目(招标项目编号：</w:t>
      </w:r>
      <w:r>
        <w:rPr>
          <w:rFonts w:ascii="宋体" w:hAnsi="宋体" w:eastAsia="宋体" w:cs="宋体"/>
          <w:spacing w:val="-25"/>
          <w:sz w:val="24"/>
          <w:szCs w:val="24"/>
        </w:rPr>
        <w:t xml:space="preserve"> </w:t>
      </w:r>
      <w:r>
        <w:rPr>
          <w:rFonts w:hint="eastAsia" w:ascii="Times New Roman" w:hAnsi="Times New Roman" w:eastAsia="宋体" w:cs="Times New Roman"/>
          <w:spacing w:val="11"/>
          <w:sz w:val="24"/>
          <w:szCs w:val="24"/>
          <w:lang w:eastAsia="zh-CN"/>
        </w:rPr>
        <w:t>【</w:t>
      </w:r>
      <w:r>
        <w:rPr>
          <w:rFonts w:hint="eastAsia" w:ascii="Times New Roman" w:hAnsi="Times New Roman" w:eastAsia="宋体" w:cs="Times New Roman"/>
          <w:b w:val="0"/>
          <w:bCs w:val="0"/>
          <w:spacing w:val="-6"/>
          <w:sz w:val="24"/>
          <w:szCs w:val="24"/>
          <w:lang w:eastAsia="zh-CN"/>
        </w:rPr>
        <w:t>2508-440203-04-05-295567</w:t>
      </w:r>
      <w:r>
        <w:rPr>
          <w:rFonts w:hint="eastAsia" w:ascii="Times New Roman" w:hAnsi="Times New Roman" w:eastAsia="宋体" w:cs="Times New Roman"/>
          <w:spacing w:val="11"/>
          <w:sz w:val="24"/>
          <w:szCs w:val="24"/>
          <w:lang w:val="en-US" w:eastAsia="zh-CN"/>
        </w:rPr>
        <w:t xml:space="preserve"> </w:t>
      </w:r>
      <w:r>
        <w:rPr>
          <w:rFonts w:hint="eastAsia" w:ascii="Times New Roman" w:hAnsi="Times New Roman" w:eastAsia="宋体" w:cs="Times New Roman"/>
          <w:spacing w:val="11"/>
          <w:sz w:val="24"/>
          <w:szCs w:val="24"/>
          <w:lang w:eastAsia="zh-CN"/>
        </w:rPr>
        <w:t>】</w:t>
      </w:r>
      <w:r>
        <w:rPr>
          <w:rFonts w:ascii="宋体" w:hAnsi="宋体" w:eastAsia="宋体" w:cs="宋体"/>
          <w:spacing w:val="11"/>
          <w:sz w:val="24"/>
          <w:szCs w:val="24"/>
        </w:rPr>
        <w:t>)</w:t>
      </w:r>
      <w:r>
        <w:rPr>
          <w:rFonts w:ascii="宋体" w:hAnsi="宋体" w:eastAsia="宋体" w:cs="宋体"/>
          <w:spacing w:val="10"/>
          <w:sz w:val="24"/>
          <w:szCs w:val="24"/>
        </w:rPr>
        <w:t>中涉及双方交付内容、费用结算、权</w:t>
      </w:r>
      <w:r>
        <w:rPr>
          <w:rFonts w:ascii="宋体" w:hAnsi="宋体" w:eastAsia="宋体" w:cs="宋体"/>
          <w:spacing w:val="12"/>
          <w:sz w:val="24"/>
          <w:szCs w:val="24"/>
        </w:rPr>
        <w:t>责清单等签署本合同：</w:t>
      </w:r>
    </w:p>
    <w:p w14:paraId="27F0FB17">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outlineLvl w:val="4"/>
        <w:rPr>
          <w:rFonts w:ascii="宋体" w:hAnsi="宋体" w:eastAsia="宋体" w:cs="宋体"/>
          <w:sz w:val="24"/>
          <w:szCs w:val="24"/>
        </w:rPr>
      </w:pPr>
      <w:r>
        <w:rPr>
          <w:rFonts w:ascii="宋体" w:hAnsi="宋体" w:eastAsia="宋体" w:cs="宋体"/>
          <w:b/>
          <w:bCs/>
          <w:spacing w:val="10"/>
          <w:sz w:val="24"/>
          <w:szCs w:val="24"/>
        </w:rPr>
        <w:t>2.1、</w:t>
      </w:r>
      <w:r>
        <w:rPr>
          <w:rFonts w:ascii="宋体" w:hAnsi="宋体" w:eastAsia="宋体" w:cs="宋体"/>
          <w:spacing w:val="-13"/>
          <w:sz w:val="24"/>
          <w:szCs w:val="24"/>
        </w:rPr>
        <w:t xml:space="preserve"> </w:t>
      </w:r>
      <w:r>
        <w:rPr>
          <w:rFonts w:ascii="宋体" w:hAnsi="宋体" w:eastAsia="宋体" w:cs="宋体"/>
          <w:b/>
          <w:bCs/>
          <w:spacing w:val="10"/>
          <w:sz w:val="24"/>
          <w:szCs w:val="24"/>
        </w:rPr>
        <w:t>甲、乙双方声明具体工作内容及分工界面如下：</w:t>
      </w:r>
    </w:p>
    <w:p w14:paraId="6845C678">
      <w:pPr>
        <w:pStyle w:val="9"/>
        <w:keepNext w:val="0"/>
        <w:keepLines w:val="0"/>
        <w:pageBreakBefore w:val="0"/>
        <w:widowControl/>
        <w:kinsoku w:val="0"/>
        <w:wordWrap/>
        <w:overflowPunct/>
        <w:topLinePunct w:val="0"/>
        <w:autoSpaceDE w:val="0"/>
        <w:autoSpaceDN w:val="0"/>
        <w:bidi w:val="0"/>
        <w:adjustRightInd w:val="0"/>
        <w:snapToGrid w:val="0"/>
        <w:spacing w:line="375" w:lineRule="auto"/>
        <w:ind w:left="0" w:right="0" w:firstLine="0"/>
        <w:textAlignment w:val="baseline"/>
        <w:rPr>
          <w:sz w:val="24"/>
          <w:szCs w:val="24"/>
        </w:rPr>
      </w:pPr>
    </w:p>
    <w:p w14:paraId="64C98A9D">
      <w:pPr>
        <w:keepNext w:val="0"/>
        <w:keepLines w:val="0"/>
        <w:pageBreakBefore w:val="0"/>
        <w:widowControl/>
        <w:kinsoku w:val="0"/>
        <w:wordWrap/>
        <w:overflowPunct/>
        <w:topLinePunct w:val="0"/>
        <w:autoSpaceDE w:val="0"/>
        <w:autoSpaceDN w:val="0"/>
        <w:bidi w:val="0"/>
        <w:adjustRightInd w:val="0"/>
        <w:snapToGrid w:val="0"/>
        <w:spacing w:line="221" w:lineRule="auto"/>
        <w:ind w:left="0" w:right="0" w:firstLine="0"/>
        <w:textAlignment w:val="baseline"/>
        <w:outlineLvl w:val="3"/>
        <w:rPr>
          <w:rFonts w:ascii="宋体" w:hAnsi="宋体" w:eastAsia="宋体" w:cs="宋体"/>
          <w:sz w:val="24"/>
          <w:szCs w:val="24"/>
        </w:rPr>
      </w:pPr>
      <w:r>
        <w:rPr>
          <w:rFonts w:ascii="宋体" w:hAnsi="宋体" w:eastAsia="宋体" w:cs="宋体"/>
          <w:b/>
          <w:bCs/>
          <w:spacing w:val="12"/>
          <w:sz w:val="24"/>
          <w:szCs w:val="24"/>
        </w:rPr>
        <w:t>2.1.1甲方职责</w:t>
      </w:r>
    </w:p>
    <w:p w14:paraId="35EEBC0E">
      <w:pPr>
        <w:pStyle w:val="9"/>
        <w:keepNext w:val="0"/>
        <w:keepLines w:val="0"/>
        <w:pageBreakBefore w:val="0"/>
        <w:widowControl/>
        <w:kinsoku w:val="0"/>
        <w:wordWrap/>
        <w:overflowPunct/>
        <w:topLinePunct w:val="0"/>
        <w:autoSpaceDE w:val="0"/>
        <w:autoSpaceDN w:val="0"/>
        <w:bidi w:val="0"/>
        <w:adjustRightInd w:val="0"/>
        <w:snapToGrid w:val="0"/>
        <w:spacing w:line="304" w:lineRule="auto"/>
        <w:ind w:left="0" w:right="0" w:firstLine="0"/>
        <w:textAlignment w:val="baseline"/>
        <w:rPr>
          <w:sz w:val="24"/>
          <w:szCs w:val="24"/>
        </w:rPr>
      </w:pPr>
    </w:p>
    <w:p w14:paraId="4BC09198">
      <w:pPr>
        <w:keepNext w:val="0"/>
        <w:keepLines w:val="0"/>
        <w:pageBreakBefore w:val="0"/>
        <w:widowControl/>
        <w:kinsoku w:val="0"/>
        <w:wordWrap/>
        <w:overflowPunct/>
        <w:topLinePunct w:val="0"/>
        <w:autoSpaceDE w:val="0"/>
        <w:autoSpaceDN w:val="0"/>
        <w:bidi w:val="0"/>
        <w:adjustRightInd w:val="0"/>
        <w:snapToGrid w:val="0"/>
        <w:spacing w:line="380" w:lineRule="auto"/>
        <w:ind w:left="0" w:right="0" w:firstLine="0"/>
        <w:textAlignment w:val="baseline"/>
        <w:rPr>
          <w:rFonts w:ascii="宋体" w:hAnsi="宋体" w:eastAsia="宋体" w:cs="宋体"/>
          <w:sz w:val="24"/>
          <w:szCs w:val="24"/>
        </w:rPr>
      </w:pPr>
      <w:r>
        <w:rPr>
          <w:rFonts w:ascii="宋体" w:hAnsi="宋体" w:eastAsia="宋体" w:cs="宋体"/>
          <w:spacing w:val="9"/>
          <w:sz w:val="24"/>
          <w:szCs w:val="24"/>
        </w:rPr>
        <w:t>负责组织本地交付工作</w:t>
      </w:r>
      <w:r>
        <w:rPr>
          <w:rFonts w:hint="eastAsia" w:ascii="宋体" w:hAnsi="宋体" w:eastAsia="宋体" w:cs="宋体"/>
          <w:spacing w:val="9"/>
          <w:sz w:val="24"/>
          <w:szCs w:val="24"/>
          <w:u w:val="single"/>
          <w:lang w:eastAsia="zh-CN"/>
        </w:rPr>
        <w:t>（</w:t>
      </w:r>
      <w:r>
        <w:rPr>
          <w:rFonts w:hint="eastAsia" w:ascii="宋体" w:hAnsi="宋体" w:eastAsia="宋体" w:cs="宋体"/>
          <w:spacing w:val="9"/>
          <w:sz w:val="24"/>
          <w:szCs w:val="24"/>
          <w:u w:val="single"/>
        </w:rPr>
        <w:t>负责本项目采购清单中以下部分建设:存力中心基础设施(存储资源、虚拟化资源、网络设备、管理软件、配套软件)、广东省先进存力中心运营平台(内容服务管理平台)。</w:t>
      </w:r>
      <w:r>
        <w:rPr>
          <w:rFonts w:ascii="宋体" w:hAnsi="宋体" w:eastAsia="宋体" w:cs="宋体"/>
          <w:spacing w:val="7"/>
          <w:sz w:val="24"/>
          <w:szCs w:val="24"/>
        </w:rPr>
        <w:t>的交付工作与业主方处理项目资金结算事宜的</w:t>
      </w:r>
      <w:r>
        <w:rPr>
          <w:rFonts w:ascii="宋体" w:hAnsi="宋体" w:eastAsia="宋体" w:cs="宋体"/>
          <w:spacing w:val="6"/>
          <w:sz w:val="24"/>
          <w:szCs w:val="24"/>
        </w:rPr>
        <w:t>资金结算工作。</w:t>
      </w:r>
    </w:p>
    <w:p w14:paraId="30449D02">
      <w:pPr>
        <w:keepNext w:val="0"/>
        <w:keepLines w:val="0"/>
        <w:pageBreakBefore w:val="0"/>
        <w:widowControl/>
        <w:kinsoku w:val="0"/>
        <w:wordWrap/>
        <w:overflowPunct/>
        <w:topLinePunct w:val="0"/>
        <w:autoSpaceDE w:val="0"/>
        <w:autoSpaceDN w:val="0"/>
        <w:bidi w:val="0"/>
        <w:adjustRightInd w:val="0"/>
        <w:snapToGrid w:val="0"/>
        <w:spacing w:line="221" w:lineRule="auto"/>
        <w:ind w:left="0" w:right="0" w:firstLine="0"/>
        <w:textAlignment w:val="baseline"/>
        <w:outlineLvl w:val="4"/>
        <w:rPr>
          <w:rFonts w:ascii="宋体" w:hAnsi="宋体" w:eastAsia="宋体" w:cs="宋体"/>
          <w:sz w:val="24"/>
          <w:szCs w:val="24"/>
        </w:rPr>
      </w:pPr>
      <w:r>
        <w:rPr>
          <w:rFonts w:ascii="宋体" w:hAnsi="宋体" w:eastAsia="宋体" w:cs="宋体"/>
          <w:b/>
          <w:bCs/>
          <w:spacing w:val="2"/>
          <w:sz w:val="24"/>
          <w:szCs w:val="24"/>
        </w:rPr>
        <w:t>2.1.2</w:t>
      </w:r>
      <w:r>
        <w:rPr>
          <w:rFonts w:ascii="宋体" w:hAnsi="宋体" w:eastAsia="宋体" w:cs="宋体"/>
          <w:spacing w:val="107"/>
          <w:sz w:val="24"/>
          <w:szCs w:val="24"/>
        </w:rPr>
        <w:t xml:space="preserve"> </w:t>
      </w:r>
      <w:r>
        <w:rPr>
          <w:rFonts w:ascii="宋体" w:hAnsi="宋体" w:eastAsia="宋体" w:cs="宋体"/>
          <w:b/>
          <w:bCs/>
          <w:spacing w:val="2"/>
          <w:sz w:val="24"/>
          <w:szCs w:val="24"/>
        </w:rPr>
        <w:t>乙方职责</w:t>
      </w:r>
    </w:p>
    <w:p w14:paraId="444E6D72">
      <w:pPr>
        <w:pStyle w:val="9"/>
        <w:keepNext w:val="0"/>
        <w:keepLines w:val="0"/>
        <w:pageBreakBefore w:val="0"/>
        <w:widowControl/>
        <w:kinsoku w:val="0"/>
        <w:wordWrap/>
        <w:overflowPunct/>
        <w:topLinePunct w:val="0"/>
        <w:autoSpaceDE w:val="0"/>
        <w:autoSpaceDN w:val="0"/>
        <w:bidi w:val="0"/>
        <w:adjustRightInd w:val="0"/>
        <w:snapToGrid w:val="0"/>
        <w:spacing w:line="302" w:lineRule="auto"/>
        <w:ind w:left="0" w:right="0" w:firstLine="0"/>
        <w:textAlignment w:val="baseline"/>
        <w:rPr>
          <w:sz w:val="24"/>
          <w:szCs w:val="24"/>
        </w:rPr>
      </w:pPr>
    </w:p>
    <w:p w14:paraId="2A6345F9">
      <w:pPr>
        <w:keepNext w:val="0"/>
        <w:keepLines w:val="0"/>
        <w:pageBreakBefore w:val="0"/>
        <w:widowControl/>
        <w:kinsoku w:val="0"/>
        <w:wordWrap/>
        <w:overflowPunct/>
        <w:topLinePunct w:val="0"/>
        <w:autoSpaceDE w:val="0"/>
        <w:autoSpaceDN w:val="0"/>
        <w:bidi w:val="0"/>
        <w:adjustRightInd w:val="0"/>
        <w:snapToGrid w:val="0"/>
        <w:spacing w:line="378" w:lineRule="auto"/>
        <w:ind w:left="0" w:right="0" w:firstLine="0"/>
        <w:jc w:val="both"/>
        <w:textAlignment w:val="baseline"/>
        <w:rPr>
          <w:rFonts w:ascii="宋体" w:hAnsi="宋体" w:eastAsia="宋体" w:cs="宋体"/>
          <w:sz w:val="24"/>
          <w:szCs w:val="24"/>
        </w:rPr>
      </w:pPr>
      <w:r>
        <w:rPr>
          <w:rFonts w:ascii="宋体" w:hAnsi="宋体" w:eastAsia="宋体" w:cs="宋体"/>
          <w:spacing w:val="11"/>
          <w:sz w:val="24"/>
          <w:szCs w:val="24"/>
        </w:rPr>
        <w:t>负责</w:t>
      </w:r>
      <w:r>
        <w:rPr>
          <w:rFonts w:hint="eastAsia" w:ascii="宋体" w:hAnsi="宋体" w:eastAsia="宋体" w:cs="宋体"/>
          <w:spacing w:val="11"/>
          <w:sz w:val="24"/>
          <w:szCs w:val="24"/>
          <w:lang w:eastAsia="zh-CN"/>
        </w:rPr>
        <w:t>【</w:t>
      </w:r>
      <w:r>
        <w:rPr>
          <w:rFonts w:hint="eastAsia" w:ascii="宋体" w:hAnsi="宋体" w:eastAsia="宋体" w:cs="宋体"/>
          <w:spacing w:val="11"/>
          <w:sz w:val="24"/>
          <w:szCs w:val="24"/>
          <w:highlight w:val="yellow"/>
          <w:lang w:val="en-US" w:eastAsia="zh-CN"/>
        </w:rPr>
        <w:t>本项目采购清单中以下部分建设:广东省先进存力中心运营平台(城市智能感知展示平台、新能源汽车服务平台、视频内容服务平台)。</w:t>
      </w:r>
      <w:r>
        <w:rPr>
          <w:rFonts w:hint="eastAsia" w:ascii="宋体" w:hAnsi="宋体" w:eastAsia="宋体" w:cs="宋体"/>
          <w:spacing w:val="11"/>
          <w:sz w:val="24"/>
          <w:szCs w:val="24"/>
          <w:lang w:eastAsia="zh-CN"/>
        </w:rPr>
        <w:t>】</w:t>
      </w:r>
      <w:r>
        <w:rPr>
          <w:rFonts w:ascii="宋体" w:hAnsi="宋体" w:eastAsia="宋体" w:cs="宋体"/>
          <w:spacing w:val="9"/>
          <w:sz w:val="24"/>
          <w:szCs w:val="24"/>
        </w:rPr>
        <w:t>项目交付实施及管理工作</w:t>
      </w:r>
      <w:r>
        <w:rPr>
          <w:rFonts w:ascii="宋体" w:hAnsi="宋体" w:eastAsia="宋体" w:cs="宋体"/>
          <w:spacing w:val="8"/>
          <w:sz w:val="24"/>
          <w:szCs w:val="24"/>
        </w:rPr>
        <w:t>，直至项目达成业主方验收</w:t>
      </w:r>
      <w:r>
        <w:rPr>
          <w:rFonts w:ascii="宋体" w:hAnsi="宋体" w:eastAsia="宋体" w:cs="宋体"/>
          <w:spacing w:val="11"/>
          <w:sz w:val="24"/>
          <w:szCs w:val="24"/>
        </w:rPr>
        <w:t>条件并验收完成，并在项目通过业主方竣工验收后针对上述乙方提供的产品提供</w:t>
      </w:r>
      <w:r>
        <w:rPr>
          <w:rFonts w:hint="eastAsia" w:ascii="宋体" w:hAnsi="宋体" w:eastAsia="宋体" w:cs="宋体"/>
          <w:spacing w:val="11"/>
          <w:sz w:val="24"/>
          <w:szCs w:val="24"/>
          <w:lang w:eastAsia="zh-CN"/>
        </w:rPr>
        <w:t>【</w:t>
      </w:r>
      <w:r>
        <w:rPr>
          <w:rFonts w:hint="eastAsia" w:ascii="宋体" w:hAnsi="宋体" w:eastAsia="宋体" w:cs="宋体"/>
          <w:spacing w:val="11"/>
          <w:sz w:val="24"/>
          <w:szCs w:val="24"/>
          <w:lang w:val="en-US" w:eastAsia="zh-CN"/>
        </w:rPr>
        <w:t xml:space="preserve"> 5 </w:t>
      </w:r>
      <w:r>
        <w:rPr>
          <w:rFonts w:hint="eastAsia" w:ascii="宋体" w:hAnsi="宋体" w:eastAsia="宋体" w:cs="宋体"/>
          <w:spacing w:val="11"/>
          <w:sz w:val="24"/>
          <w:szCs w:val="24"/>
          <w:lang w:eastAsia="zh-CN"/>
        </w:rPr>
        <w:t>】</w:t>
      </w:r>
      <w:r>
        <w:rPr>
          <w:rFonts w:ascii="宋体" w:hAnsi="宋体" w:eastAsia="宋体" w:cs="宋体"/>
          <w:spacing w:val="10"/>
          <w:sz w:val="24"/>
          <w:szCs w:val="24"/>
        </w:rPr>
        <w:t>年免费售</w:t>
      </w:r>
      <w:r>
        <w:rPr>
          <w:rFonts w:ascii="宋体" w:hAnsi="宋体" w:eastAsia="宋体" w:cs="宋体"/>
          <w:spacing w:val="6"/>
          <w:sz w:val="24"/>
          <w:szCs w:val="24"/>
        </w:rPr>
        <w:t>后维护和质量保证。</w:t>
      </w:r>
    </w:p>
    <w:p w14:paraId="2D72B90F">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outlineLvl w:val="3"/>
        <w:rPr>
          <w:rFonts w:ascii="宋体" w:hAnsi="宋体" w:eastAsia="宋体" w:cs="宋体"/>
          <w:sz w:val="24"/>
          <w:szCs w:val="24"/>
        </w:rPr>
      </w:pPr>
      <w:r>
        <w:rPr>
          <w:rFonts w:ascii="宋体" w:hAnsi="宋体" w:eastAsia="宋体" w:cs="宋体"/>
          <w:b/>
          <w:bCs/>
          <w:spacing w:val="-4"/>
          <w:sz w:val="24"/>
          <w:szCs w:val="24"/>
        </w:rPr>
        <w:t>三、</w:t>
      </w:r>
      <w:r>
        <w:rPr>
          <w:rFonts w:ascii="宋体" w:hAnsi="宋体" w:eastAsia="宋体" w:cs="宋体"/>
          <w:spacing w:val="47"/>
          <w:sz w:val="24"/>
          <w:szCs w:val="24"/>
        </w:rPr>
        <w:t xml:space="preserve">  </w:t>
      </w:r>
      <w:r>
        <w:rPr>
          <w:rFonts w:ascii="宋体" w:hAnsi="宋体" w:eastAsia="宋体" w:cs="宋体"/>
          <w:b/>
          <w:bCs/>
          <w:spacing w:val="-4"/>
          <w:sz w:val="24"/>
          <w:szCs w:val="24"/>
        </w:rPr>
        <w:t>付款条件与结算方式</w:t>
      </w:r>
    </w:p>
    <w:p w14:paraId="03D77045">
      <w:pPr>
        <w:pStyle w:val="9"/>
        <w:keepNext w:val="0"/>
        <w:keepLines w:val="0"/>
        <w:pageBreakBefore w:val="0"/>
        <w:widowControl/>
        <w:kinsoku w:val="0"/>
        <w:wordWrap/>
        <w:overflowPunct/>
        <w:topLinePunct w:val="0"/>
        <w:autoSpaceDE w:val="0"/>
        <w:autoSpaceDN w:val="0"/>
        <w:bidi w:val="0"/>
        <w:adjustRightInd w:val="0"/>
        <w:snapToGrid w:val="0"/>
        <w:spacing w:line="375" w:lineRule="auto"/>
        <w:ind w:left="0" w:right="0" w:firstLine="0"/>
        <w:textAlignment w:val="baseline"/>
        <w:rPr>
          <w:sz w:val="24"/>
          <w:szCs w:val="24"/>
        </w:rPr>
      </w:pPr>
    </w:p>
    <w:p w14:paraId="5E96B505">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outlineLvl w:val="4"/>
        <w:rPr>
          <w:rFonts w:hint="eastAsia" w:ascii="宋体" w:hAnsi="宋体" w:eastAsia="宋体" w:cs="宋体"/>
          <w:b/>
          <w:bCs/>
          <w:spacing w:val="10"/>
          <w:sz w:val="24"/>
          <w:szCs w:val="24"/>
        </w:rPr>
      </w:pPr>
      <w:r>
        <w:rPr>
          <w:rFonts w:hint="eastAsia" w:ascii="宋体" w:hAnsi="宋体" w:eastAsia="宋体" w:cs="宋体"/>
          <w:b/>
          <w:bCs/>
          <w:spacing w:val="10"/>
          <w:sz w:val="24"/>
          <w:szCs w:val="24"/>
          <w:lang w:val="en-US" w:eastAsia="zh-CN"/>
        </w:rPr>
        <w:t xml:space="preserve">3.1 </w:t>
      </w:r>
      <w:r>
        <w:rPr>
          <w:rFonts w:hint="eastAsia" w:ascii="宋体" w:hAnsi="宋体" w:eastAsia="宋体" w:cs="宋体"/>
          <w:b/>
          <w:bCs/>
          <w:spacing w:val="10"/>
          <w:sz w:val="24"/>
          <w:szCs w:val="24"/>
        </w:rPr>
        <w:t>合同价格</w:t>
      </w:r>
    </w:p>
    <w:p w14:paraId="29095E4A">
      <w:pPr>
        <w:pStyle w:val="14"/>
        <w:numPr>
          <w:ilvl w:val="0"/>
          <w:numId w:val="0"/>
        </w:numPr>
        <w:tabs>
          <w:tab w:val="left" w:pos="1346"/>
        </w:tabs>
        <w:spacing w:before="266" w:line="364" w:lineRule="auto"/>
        <w:ind w:right="691" w:rightChars="0"/>
        <w:jc w:val="both"/>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5"/>
          <w:sz w:val="24"/>
          <w:szCs w:val="24"/>
          <w:lang w:val="en-US" w:eastAsia="zh-CN"/>
        </w:rPr>
        <w:t xml:space="preserve">3.1.1 </w:t>
      </w:r>
      <w:ins w:id="0" w:author="毕晓龙" w:date="2026-02-28T10:14:44Z">
        <w:r>
          <w:rPr>
            <w:rFonts w:hint="eastAsia" w:asciiTheme="minorEastAsia" w:hAnsiTheme="minorEastAsia" w:eastAsiaTheme="minorEastAsia" w:cstheme="minorEastAsia"/>
            <w:spacing w:val="-5"/>
            <w:sz w:val="24"/>
            <w:szCs w:val="24"/>
            <w:lang w:val="en-US" w:eastAsia="zh-CN"/>
          </w:rPr>
          <w:t>本</w:t>
        </w:r>
      </w:ins>
      <w:r>
        <w:rPr>
          <w:rFonts w:hint="eastAsia" w:asciiTheme="minorEastAsia" w:hAnsiTheme="minorEastAsia" w:eastAsiaTheme="minorEastAsia" w:cstheme="minorEastAsia"/>
          <w:spacing w:val="-5"/>
          <w:sz w:val="24"/>
          <w:szCs w:val="24"/>
        </w:rPr>
        <w:t>合同协议书中载明的签约合同价包括</w:t>
      </w:r>
      <w:r>
        <w:rPr>
          <w:rFonts w:hint="eastAsia" w:asciiTheme="minorEastAsia" w:hAnsiTheme="minorEastAsia" w:eastAsiaTheme="minorEastAsia" w:cstheme="minorEastAsia"/>
          <w:spacing w:val="-5"/>
          <w:sz w:val="24"/>
          <w:szCs w:val="24"/>
          <w:lang w:eastAsia="zh-CN"/>
        </w:rPr>
        <w:t>乙方</w:t>
      </w:r>
      <w:r>
        <w:rPr>
          <w:rFonts w:hint="eastAsia" w:asciiTheme="minorEastAsia" w:hAnsiTheme="minorEastAsia" w:eastAsiaTheme="minorEastAsia" w:cstheme="minorEastAsia"/>
          <w:spacing w:val="-5"/>
          <w:sz w:val="24"/>
          <w:szCs w:val="24"/>
        </w:rPr>
        <w:t>为完成合同全部义务应承担的一切成本、费</w:t>
      </w:r>
      <w:r>
        <w:rPr>
          <w:rFonts w:hint="eastAsia" w:asciiTheme="minorEastAsia" w:hAnsiTheme="minorEastAsia" w:eastAsiaTheme="minorEastAsia" w:cstheme="minorEastAsia"/>
          <w:spacing w:val="-4"/>
          <w:sz w:val="24"/>
          <w:szCs w:val="24"/>
        </w:rPr>
        <w:t>用和支出以及</w:t>
      </w:r>
      <w:r>
        <w:rPr>
          <w:rFonts w:hint="eastAsia" w:asciiTheme="minorEastAsia" w:hAnsiTheme="minorEastAsia" w:eastAsiaTheme="minorEastAsia" w:cstheme="minorEastAsia"/>
          <w:spacing w:val="-4"/>
          <w:sz w:val="24"/>
          <w:szCs w:val="24"/>
          <w:lang w:eastAsia="zh-CN"/>
        </w:rPr>
        <w:t>乙方</w:t>
      </w:r>
      <w:r>
        <w:rPr>
          <w:rFonts w:hint="eastAsia" w:asciiTheme="minorEastAsia" w:hAnsiTheme="minorEastAsia" w:eastAsiaTheme="minorEastAsia" w:cstheme="minorEastAsia"/>
          <w:spacing w:val="-4"/>
          <w:sz w:val="24"/>
          <w:szCs w:val="24"/>
        </w:rPr>
        <w:t>的合理利润。</w:t>
      </w:r>
    </w:p>
    <w:p w14:paraId="156CE197">
      <w:pPr>
        <w:pStyle w:val="14"/>
        <w:numPr>
          <w:ilvl w:val="0"/>
          <w:numId w:val="0"/>
        </w:numPr>
        <w:tabs>
          <w:tab w:val="left" w:pos="1346"/>
        </w:tabs>
        <w:spacing w:line="267" w:lineRule="exac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3"/>
          <w:sz w:val="24"/>
          <w:szCs w:val="24"/>
          <w:lang w:val="en-US" w:eastAsia="zh-CN"/>
        </w:rPr>
        <w:t xml:space="preserve">3.1.2 </w:t>
      </w:r>
      <w:r>
        <w:rPr>
          <w:rFonts w:hint="eastAsia" w:asciiTheme="minorEastAsia" w:hAnsiTheme="minorEastAsia" w:eastAsiaTheme="minorEastAsia" w:cstheme="minorEastAsia"/>
          <w:spacing w:val="-3"/>
          <w:sz w:val="24"/>
          <w:szCs w:val="24"/>
        </w:rPr>
        <w:t>除</w:t>
      </w:r>
      <w:ins w:id="1" w:author="毕晓龙" w:date="2026-02-28T10:14:52Z">
        <w:r>
          <w:rPr>
            <w:rFonts w:hint="eastAsia" w:asciiTheme="minorEastAsia" w:hAnsiTheme="minorEastAsia" w:eastAsiaTheme="minorEastAsia" w:cstheme="minorEastAsia"/>
            <w:spacing w:val="-3"/>
            <w:sz w:val="24"/>
            <w:szCs w:val="24"/>
            <w:lang w:val="en-US" w:eastAsia="zh-CN"/>
          </w:rPr>
          <w:t>本合同</w:t>
        </w:r>
      </w:ins>
      <w:del w:id="2" w:author="毕晓龙" w:date="2026-02-28T10:14:50Z">
        <w:r>
          <w:rPr>
            <w:rFonts w:hint="eastAsia" w:asciiTheme="minorEastAsia" w:hAnsiTheme="minorEastAsia" w:eastAsiaTheme="minorEastAsia" w:cstheme="minorEastAsia"/>
            <w:spacing w:val="-3"/>
            <w:sz w:val="24"/>
            <w:szCs w:val="24"/>
          </w:rPr>
          <w:delText>专</w:delText>
        </w:r>
      </w:del>
      <w:del w:id="3" w:author="毕晓龙" w:date="2026-02-28T10:14:49Z">
        <w:r>
          <w:rPr>
            <w:rFonts w:hint="eastAsia" w:asciiTheme="minorEastAsia" w:hAnsiTheme="minorEastAsia" w:eastAsiaTheme="minorEastAsia" w:cstheme="minorEastAsia"/>
            <w:spacing w:val="-3"/>
            <w:sz w:val="24"/>
            <w:szCs w:val="24"/>
          </w:rPr>
          <w:delText>用合同</w:delText>
        </w:r>
      </w:del>
      <w:del w:id="4" w:author="毕晓龙" w:date="2026-02-28T10:14:48Z">
        <w:r>
          <w:rPr>
            <w:rFonts w:hint="eastAsia" w:asciiTheme="minorEastAsia" w:hAnsiTheme="minorEastAsia" w:eastAsiaTheme="minorEastAsia" w:cstheme="minorEastAsia"/>
            <w:spacing w:val="-3"/>
            <w:sz w:val="24"/>
            <w:szCs w:val="24"/>
          </w:rPr>
          <w:delText>条款</w:delText>
        </w:r>
      </w:del>
      <w:r>
        <w:rPr>
          <w:rFonts w:hint="eastAsia" w:asciiTheme="minorEastAsia" w:hAnsiTheme="minorEastAsia" w:eastAsiaTheme="minorEastAsia" w:cstheme="minorEastAsia"/>
          <w:spacing w:val="-3"/>
          <w:sz w:val="24"/>
          <w:szCs w:val="24"/>
        </w:rPr>
        <w:t>另有约定外，签约合同价为固定价格。</w:t>
      </w:r>
    </w:p>
    <w:p w14:paraId="377EF141">
      <w:pPr>
        <w:pStyle w:val="9"/>
        <w:spacing w:before="1"/>
        <w:rPr>
          <w:rFonts w:hint="eastAsia" w:asciiTheme="minorEastAsia" w:hAnsiTheme="minorEastAsia" w:eastAsiaTheme="minorEastAsia" w:cstheme="minorEastAsia"/>
          <w:sz w:val="24"/>
          <w:szCs w:val="24"/>
        </w:rPr>
      </w:pPr>
    </w:p>
    <w:p w14:paraId="7D832522">
      <w:pPr>
        <w:pStyle w:val="14"/>
        <w:numPr>
          <w:ilvl w:val="0"/>
          <w:numId w:val="0"/>
        </w:numPr>
        <w:tabs>
          <w:tab w:val="left" w:pos="958"/>
        </w:tabs>
        <w:rPr>
          <w:rFonts w:hint="eastAsia" w:asciiTheme="minorEastAsia" w:hAnsiTheme="minorEastAsia" w:eastAsiaTheme="minorEastAsia" w:cstheme="minorEastAsia"/>
          <w:b/>
          <w:bCs/>
          <w:sz w:val="24"/>
          <w:szCs w:val="24"/>
        </w:rPr>
      </w:pPr>
      <w:bookmarkStart w:id="0" w:name="_bookmark116"/>
      <w:bookmarkEnd w:id="0"/>
      <w:r>
        <w:rPr>
          <w:rFonts w:hint="eastAsia" w:asciiTheme="minorEastAsia" w:hAnsiTheme="minorEastAsia" w:eastAsiaTheme="minorEastAsia" w:cstheme="minorEastAsia"/>
          <w:b/>
          <w:bCs/>
          <w:spacing w:val="-1"/>
          <w:sz w:val="24"/>
          <w:szCs w:val="24"/>
          <w:lang w:val="en-US" w:eastAsia="zh-CN"/>
        </w:rPr>
        <w:t xml:space="preserve">3.2 </w:t>
      </w:r>
      <w:r>
        <w:rPr>
          <w:rFonts w:hint="eastAsia" w:asciiTheme="minorEastAsia" w:hAnsiTheme="minorEastAsia" w:eastAsiaTheme="minorEastAsia" w:cstheme="minorEastAsia"/>
          <w:b/>
          <w:bCs/>
          <w:spacing w:val="-1"/>
          <w:sz w:val="24"/>
          <w:szCs w:val="24"/>
        </w:rPr>
        <w:t>合同价款的支付</w:t>
      </w:r>
    </w:p>
    <w:p w14:paraId="502D51AE">
      <w:pPr>
        <w:pStyle w:val="9"/>
        <w:spacing w:before="266"/>
        <w:rPr>
          <w:rFonts w:hint="eastAsia" w:asciiTheme="minorEastAsia" w:hAnsiTheme="minorEastAsia" w:eastAsiaTheme="minorEastAsia" w:cstheme="minorEastAsia"/>
          <w:color w:val="000000" w:themeColor="text1"/>
          <w:sz w:val="24"/>
          <w:szCs w:val="24"/>
          <w14:textFill>
            <w14:solidFill>
              <w14:schemeClr w14:val="tx1"/>
            </w14:solidFill>
          </w14:textFill>
        </w:rPr>
      </w:pPr>
      <w:bookmarkStart w:id="1" w:name="OLE_LINK9"/>
      <w:r>
        <w:rPr>
          <w:rFonts w:hint="eastAsia" w:asciiTheme="minorEastAsia" w:hAnsiTheme="minorEastAsia" w:eastAsiaTheme="minorEastAsia" w:cstheme="minorEastAsia"/>
          <w:color w:val="000000" w:themeColor="text1"/>
          <w:sz w:val="24"/>
          <w:szCs w:val="24"/>
          <w14:textFill>
            <w14:solidFill>
              <w14:schemeClr w14:val="tx1"/>
            </w14:solidFill>
          </w14:textFill>
        </w:rPr>
        <w:t>除</w:t>
      </w:r>
      <w:del w:id="5" w:author="毕晓龙" w:date="2026-02-28T10:15:01Z">
        <w:r>
          <w:rPr>
            <w:rFonts w:hint="default" w:asciiTheme="minorEastAsia" w:hAnsiTheme="minorEastAsia" w:eastAsiaTheme="minorEastAsia" w:cstheme="minorEastAsia"/>
            <w:color w:val="000000" w:themeColor="text1"/>
            <w:sz w:val="24"/>
            <w:szCs w:val="24"/>
            <w:lang w:val="en-US"/>
            <w14:textFill>
              <w14:solidFill>
                <w14:schemeClr w14:val="tx1"/>
              </w14:solidFill>
            </w14:textFill>
          </w:rPr>
          <w:delText>专用合同条款</w:delText>
        </w:r>
      </w:del>
      <w:ins w:id="6" w:author="毕晓龙" w:date="2026-02-28T10:15:02Z">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本合同</w:t>
        </w:r>
      </w:ins>
      <w:r>
        <w:rPr>
          <w:rFonts w:hint="eastAsia" w:asciiTheme="minorEastAsia" w:hAnsiTheme="minorEastAsia" w:eastAsiaTheme="minorEastAsia" w:cstheme="minorEastAsia"/>
          <w:color w:val="000000" w:themeColor="text1"/>
          <w:sz w:val="24"/>
          <w:szCs w:val="24"/>
          <w14:textFill>
            <w14:solidFill>
              <w14:schemeClr w14:val="tx1"/>
            </w14:solidFill>
          </w14:textFill>
        </w:rPr>
        <w:t>另有约定外，</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甲方</w:t>
      </w:r>
      <w:r>
        <w:rPr>
          <w:rFonts w:hint="eastAsia" w:asciiTheme="minorEastAsia" w:hAnsiTheme="minorEastAsia" w:eastAsiaTheme="minorEastAsia" w:cstheme="minorEastAsia"/>
          <w:color w:val="000000" w:themeColor="text1"/>
          <w:sz w:val="24"/>
          <w:szCs w:val="24"/>
          <w14:textFill>
            <w14:solidFill>
              <w14:schemeClr w14:val="tx1"/>
            </w14:solidFill>
          </w14:textFill>
        </w:rPr>
        <w:t>应通过以下方式和比例向</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乙方</w:t>
      </w:r>
      <w:r>
        <w:rPr>
          <w:rFonts w:hint="eastAsia" w:asciiTheme="minorEastAsia" w:hAnsiTheme="minorEastAsia" w:eastAsiaTheme="minorEastAsia" w:cstheme="minorEastAsia"/>
          <w:color w:val="000000" w:themeColor="text1"/>
          <w:sz w:val="24"/>
          <w:szCs w:val="24"/>
          <w14:textFill>
            <w14:solidFill>
              <w14:schemeClr w14:val="tx1"/>
            </w14:solidFill>
          </w14:textFill>
        </w:rPr>
        <w:t>支付合同价款：</w:t>
      </w:r>
    </w:p>
    <w:p w14:paraId="2E55BC2F">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color w:val="000000" w:themeColor="text1"/>
          <w:sz w:val="24"/>
          <w:szCs w:val="24"/>
          <w14:textFill>
            <w14:solidFill>
              <w14:schemeClr w14:val="tx1"/>
            </w14:solidFill>
          </w14:textFill>
        </w:rPr>
      </w:pPr>
    </w:p>
    <w:p w14:paraId="6BF8C607">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3.2.1.付款方式</w:t>
      </w:r>
    </w:p>
    <w:p w14:paraId="6C48C266">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3.2.1.1</w:t>
      </w:r>
      <w:r>
        <w:rPr>
          <w:rFonts w:hint="eastAsia" w:asciiTheme="minorEastAsia" w:hAnsiTheme="minorEastAsia" w:eastAsiaTheme="minorEastAsia" w:cstheme="minorEastAsia"/>
          <w:b/>
          <w:bCs/>
          <w:color w:val="000000" w:themeColor="text1"/>
          <w:sz w:val="24"/>
          <w:szCs w:val="24"/>
          <w:lang w:val="en-US" w:eastAsia="zh-CN"/>
          <w14:textFill>
            <w14:solidFill>
              <w14:schemeClr w14:val="tx1"/>
            </w14:solidFill>
          </w14:textFill>
        </w:rPr>
        <w:t xml:space="preserve"> </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第1期</w:t>
      </w:r>
    </w:p>
    <w:p w14:paraId="4E4DC678">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自合同签订之日起20个工作日内，</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且甲方收到</w:t>
      </w:r>
      <w:del w:id="7" w:author="毕晓龙" w:date="2026-02-28T10:15:21Z">
        <w:r>
          <w:rPr>
            <w:rFonts w:hint="default" w:asciiTheme="minorEastAsia" w:hAnsiTheme="minorEastAsia" w:eastAsiaTheme="minorEastAsia" w:cstheme="minorEastAsia"/>
            <w:color w:val="000000" w:themeColor="text1"/>
            <w:sz w:val="24"/>
            <w:szCs w:val="24"/>
            <w:lang w:val="en-US" w:eastAsia="zh-CN"/>
            <w14:textFill>
              <w14:solidFill>
                <w14:schemeClr w14:val="tx1"/>
              </w14:solidFill>
            </w14:textFill>
          </w:rPr>
          <w:delText>甲方客户</w:delText>
        </w:r>
      </w:del>
      <w:ins w:id="8" w:author="毕晓龙" w:date="2026-02-28T10:15:22Z">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业主方</w:t>
        </w:r>
      </w:ins>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所支付对应款项后，</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甲方</w:t>
      </w:r>
      <w:r>
        <w:rPr>
          <w:rFonts w:hint="eastAsia" w:asciiTheme="minorEastAsia" w:hAnsiTheme="minorEastAsia" w:eastAsiaTheme="minorEastAsia" w:cstheme="minorEastAsia"/>
          <w:color w:val="000000" w:themeColor="text1"/>
          <w:sz w:val="24"/>
          <w:szCs w:val="24"/>
          <w14:textFill>
            <w14:solidFill>
              <w14:schemeClr w14:val="tx1"/>
            </w14:solidFill>
          </w14:textFill>
        </w:rPr>
        <w:t>向</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乙方</w:t>
      </w:r>
      <w:r>
        <w:rPr>
          <w:rFonts w:hint="eastAsia" w:asciiTheme="minorEastAsia" w:hAnsiTheme="minorEastAsia" w:eastAsiaTheme="minorEastAsia" w:cstheme="minorEastAsia"/>
          <w:color w:val="000000" w:themeColor="text1"/>
          <w:sz w:val="24"/>
          <w:szCs w:val="24"/>
          <w14:textFill>
            <w14:solidFill>
              <w14:schemeClr w14:val="tx1"/>
            </w14:solidFill>
          </w14:textFill>
        </w:rPr>
        <w:t>支付合同总金额的30%作为预付款，即人民币</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 xml:space="preserve">  </w:t>
      </w:r>
      <w:r>
        <w:rPr>
          <w:rFonts w:hint="eastAsia" w:asciiTheme="minorEastAsia" w:hAnsiTheme="minorEastAsia" w:eastAsiaTheme="minorEastAsia" w:cstheme="minorEastAsia"/>
          <w:color w:val="000000" w:themeColor="text1"/>
          <w:sz w:val="24"/>
          <w:szCs w:val="24"/>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 xml:space="preserve">  </w:t>
      </w:r>
      <w:r>
        <w:rPr>
          <w:rFonts w:hint="eastAsia" w:asciiTheme="minorEastAsia" w:hAnsiTheme="minorEastAsia" w:eastAsiaTheme="minorEastAsia" w:cstheme="minorEastAsia"/>
          <w:color w:val="000000" w:themeColor="text1"/>
          <w:sz w:val="24"/>
          <w:szCs w:val="24"/>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乙方</w:t>
      </w:r>
      <w:r>
        <w:rPr>
          <w:rFonts w:hint="eastAsia" w:asciiTheme="minorEastAsia" w:hAnsiTheme="minorEastAsia" w:eastAsiaTheme="minorEastAsia" w:cstheme="minorEastAsia"/>
          <w:color w:val="000000" w:themeColor="text1"/>
          <w:sz w:val="24"/>
          <w:szCs w:val="24"/>
          <w14:textFill>
            <w14:solidFill>
              <w14:schemeClr w14:val="tx1"/>
            </w14:solidFill>
          </w14:textFill>
        </w:rPr>
        <w:t>出具等额的增值税发票；</w:t>
      </w:r>
    </w:p>
    <w:p w14:paraId="6FF1FB71">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b/>
          <w:bCs/>
          <w:color w:val="000000" w:themeColor="text1"/>
          <w:sz w:val="24"/>
          <w:szCs w:val="24"/>
          <w:lang w:val="en-US" w:bidi="ar-SA"/>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3.2.1.2</w:t>
      </w:r>
      <w:r>
        <w:rPr>
          <w:rFonts w:hint="eastAsia" w:asciiTheme="minorEastAsia" w:hAnsiTheme="minorEastAsia" w:eastAsiaTheme="minorEastAsia" w:cstheme="minorEastAsia"/>
          <w:b/>
          <w:bCs/>
          <w:color w:val="000000" w:themeColor="text1"/>
          <w:sz w:val="24"/>
          <w:szCs w:val="24"/>
          <w:lang w:val="en-US" w:eastAsia="zh-CN"/>
          <w14:textFill>
            <w14:solidFill>
              <w14:schemeClr w14:val="tx1"/>
            </w14:solidFill>
          </w14:textFill>
        </w:rPr>
        <w:t xml:space="preserve"> </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第2期</w:t>
      </w:r>
    </w:p>
    <w:p w14:paraId="1CE53AB3">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乙方</w:t>
      </w:r>
      <w:r>
        <w:rPr>
          <w:rFonts w:hint="eastAsia" w:asciiTheme="minorEastAsia" w:hAnsiTheme="minorEastAsia" w:eastAsiaTheme="minorEastAsia" w:cstheme="minorEastAsia"/>
          <w:color w:val="000000" w:themeColor="text1"/>
          <w:sz w:val="24"/>
          <w:szCs w:val="24"/>
          <w14:textFill>
            <w14:solidFill>
              <w14:schemeClr w14:val="tx1"/>
            </w14:solidFill>
          </w14:textFill>
        </w:rPr>
        <w:t>将全部</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软件开发完成且部署到</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甲方</w:t>
      </w:r>
      <w:r>
        <w:rPr>
          <w:rFonts w:hint="eastAsia" w:asciiTheme="minorEastAsia" w:hAnsiTheme="minorEastAsia" w:eastAsiaTheme="minorEastAsia" w:cstheme="minorEastAsia"/>
          <w:color w:val="000000" w:themeColor="text1"/>
          <w:sz w:val="24"/>
          <w:szCs w:val="24"/>
          <w14:textFill>
            <w14:solidFill>
              <w14:schemeClr w14:val="tx1"/>
            </w14:solidFill>
          </w14:textFill>
        </w:rPr>
        <w:t>指定地点，</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甲方</w:t>
      </w:r>
      <w:r>
        <w:rPr>
          <w:rFonts w:hint="eastAsia" w:asciiTheme="minorEastAsia" w:hAnsiTheme="minorEastAsia" w:eastAsiaTheme="minorEastAsia" w:cstheme="minorEastAsia"/>
          <w:color w:val="000000" w:themeColor="text1"/>
          <w:sz w:val="24"/>
          <w:szCs w:val="24"/>
          <w14:textFill>
            <w14:solidFill>
              <w14:schemeClr w14:val="tx1"/>
            </w14:solidFill>
          </w14:textFill>
        </w:rPr>
        <w:t>在收到</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乙方</w:t>
      </w:r>
      <w:r>
        <w:rPr>
          <w:rFonts w:hint="eastAsia" w:asciiTheme="minorEastAsia" w:hAnsiTheme="minorEastAsia" w:eastAsiaTheme="minorEastAsia" w:cstheme="minorEastAsia"/>
          <w:color w:val="000000" w:themeColor="text1"/>
          <w:sz w:val="24"/>
          <w:szCs w:val="24"/>
          <w14:textFill>
            <w14:solidFill>
              <w14:schemeClr w14:val="tx1"/>
            </w14:solidFill>
          </w14:textFill>
        </w:rPr>
        <w:t>提交的全部单据并经审核无误后 ，</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乙方</w:t>
      </w:r>
      <w:r>
        <w:rPr>
          <w:rFonts w:hint="eastAsia" w:asciiTheme="minorEastAsia" w:hAnsiTheme="minorEastAsia" w:eastAsiaTheme="minorEastAsia" w:cstheme="minorEastAsia"/>
          <w:color w:val="000000" w:themeColor="text1"/>
          <w:sz w:val="24"/>
          <w:szCs w:val="24"/>
          <w14:textFill>
            <w14:solidFill>
              <w14:schemeClr w14:val="tx1"/>
            </w14:solidFill>
          </w14:textFill>
        </w:rPr>
        <w:t>向</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甲方</w:t>
      </w:r>
      <w:r>
        <w:rPr>
          <w:rFonts w:hint="eastAsia" w:asciiTheme="minorEastAsia" w:hAnsiTheme="minorEastAsia" w:eastAsiaTheme="minorEastAsia" w:cstheme="minorEastAsia"/>
          <w:color w:val="000000" w:themeColor="text1"/>
          <w:sz w:val="24"/>
          <w:szCs w:val="24"/>
          <w14:textFill>
            <w14:solidFill>
              <w14:schemeClr w14:val="tx1"/>
            </w14:solidFill>
          </w14:textFill>
        </w:rPr>
        <w:t>提出书面申请，并出具等额的增值税发票后20个工作日内，</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且甲方收到</w:t>
      </w:r>
      <w:del w:id="9" w:author="毕晓龙" w:date="2026-02-28T10:15:31Z">
        <w:r>
          <w:rPr>
            <w:rFonts w:hint="default" w:asciiTheme="minorEastAsia" w:hAnsiTheme="minorEastAsia" w:eastAsiaTheme="minorEastAsia" w:cstheme="minorEastAsia"/>
            <w:color w:val="000000" w:themeColor="text1"/>
            <w:sz w:val="24"/>
            <w:szCs w:val="24"/>
            <w:lang w:val="en-US" w:eastAsia="zh-CN"/>
            <w14:textFill>
              <w14:solidFill>
                <w14:schemeClr w14:val="tx1"/>
              </w14:solidFill>
            </w14:textFill>
          </w:rPr>
          <w:delText>甲方客户</w:delText>
        </w:r>
      </w:del>
      <w:ins w:id="10" w:author="毕晓龙" w:date="2026-02-28T10:15:32Z">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业主方</w:t>
        </w:r>
      </w:ins>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所支付对应款项后，</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甲方</w:t>
      </w:r>
      <w:r>
        <w:rPr>
          <w:rFonts w:hint="eastAsia" w:asciiTheme="minorEastAsia" w:hAnsiTheme="minorEastAsia" w:eastAsiaTheme="minorEastAsia" w:cstheme="minorEastAsia"/>
          <w:color w:val="000000" w:themeColor="text1"/>
          <w:sz w:val="24"/>
          <w:szCs w:val="24"/>
          <w14:textFill>
            <w14:solidFill>
              <w14:schemeClr w14:val="tx1"/>
            </w14:solidFill>
          </w14:textFill>
        </w:rPr>
        <w:t>向卖支付合同价的25%，即人民币</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 xml:space="preserve">  </w:t>
      </w:r>
      <w:r>
        <w:rPr>
          <w:rFonts w:hint="eastAsia" w:asciiTheme="minorEastAsia" w:hAnsiTheme="minorEastAsia" w:eastAsiaTheme="minorEastAsia" w:cstheme="minorEastAsia"/>
          <w:color w:val="000000" w:themeColor="text1"/>
          <w:sz w:val="24"/>
          <w:szCs w:val="24"/>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 xml:space="preserve">  </w:t>
      </w:r>
      <w:r>
        <w:rPr>
          <w:rFonts w:hint="eastAsia" w:asciiTheme="minorEastAsia" w:hAnsiTheme="minorEastAsia" w:eastAsiaTheme="minorEastAsia" w:cstheme="minorEastAsia"/>
          <w:color w:val="000000" w:themeColor="text1"/>
          <w:sz w:val="24"/>
          <w:szCs w:val="24"/>
          <w14:textFill>
            <w14:solidFill>
              <w14:schemeClr w14:val="tx1"/>
            </w14:solidFill>
          </w14:textFill>
        </w:rPr>
        <w:t>）。</w:t>
      </w:r>
    </w:p>
    <w:p w14:paraId="03CA70AB">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付款前</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乙方</w:t>
      </w:r>
      <w:r>
        <w:rPr>
          <w:rFonts w:hint="eastAsia" w:asciiTheme="minorEastAsia" w:hAnsiTheme="minorEastAsia" w:eastAsiaTheme="minorEastAsia" w:cstheme="minorEastAsia"/>
          <w:color w:val="000000" w:themeColor="text1"/>
          <w:sz w:val="24"/>
          <w:szCs w:val="24"/>
          <w14:textFill>
            <w14:solidFill>
              <w14:schemeClr w14:val="tx1"/>
            </w14:solidFill>
          </w14:textFill>
        </w:rPr>
        <w:t>应向</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甲方</w:t>
      </w: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提供包括且不限于下列资料： </w:t>
      </w:r>
    </w:p>
    <w:p w14:paraId="287617DB">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（1）</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乙方</w:t>
      </w:r>
      <w:r>
        <w:rPr>
          <w:rFonts w:hint="eastAsia" w:asciiTheme="minorEastAsia" w:hAnsiTheme="minorEastAsia" w:eastAsiaTheme="minorEastAsia" w:cstheme="minorEastAsia"/>
          <w:color w:val="000000" w:themeColor="text1"/>
          <w:sz w:val="24"/>
          <w:szCs w:val="24"/>
          <w14:textFill>
            <w14:solidFill>
              <w14:schemeClr w14:val="tx1"/>
            </w14:solidFill>
          </w14:textFill>
        </w:rPr>
        <w:t>出具的</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软件</w:t>
      </w:r>
      <w:r>
        <w:rPr>
          <w:rFonts w:hint="eastAsia" w:asciiTheme="minorEastAsia" w:hAnsiTheme="minorEastAsia" w:eastAsiaTheme="minorEastAsia" w:cstheme="minorEastAsia"/>
          <w:color w:val="000000" w:themeColor="text1"/>
          <w:sz w:val="24"/>
          <w:szCs w:val="24"/>
          <w14:textFill>
            <w14:solidFill>
              <w14:schemeClr w14:val="tx1"/>
            </w14:solidFill>
          </w14:textFill>
        </w:rPr>
        <w:t>交货清单</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文件名称及模板以最终用户及监理要求文档为准）</w:t>
      </w: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 </w:t>
      </w:r>
    </w:p>
    <w:p w14:paraId="1DA357AD">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甲方</w:t>
      </w:r>
      <w:r>
        <w:rPr>
          <w:rFonts w:hint="eastAsia" w:asciiTheme="minorEastAsia" w:hAnsiTheme="minorEastAsia" w:eastAsiaTheme="minorEastAsia" w:cstheme="minorEastAsia"/>
          <w:color w:val="000000" w:themeColor="text1"/>
          <w:sz w:val="24"/>
          <w:szCs w:val="24"/>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最终客户、监理公司</w:t>
      </w:r>
      <w:r>
        <w:rPr>
          <w:rFonts w:hint="eastAsia" w:asciiTheme="minorEastAsia" w:hAnsiTheme="minorEastAsia" w:eastAsiaTheme="minorEastAsia" w:cstheme="minorEastAsia"/>
          <w:color w:val="000000" w:themeColor="text1"/>
          <w:sz w:val="24"/>
          <w:szCs w:val="24"/>
          <w14:textFill>
            <w14:solidFill>
              <w14:schemeClr w14:val="tx1"/>
            </w14:solidFill>
          </w14:textFill>
        </w:rPr>
        <w:t>签署的</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软件功能</w:t>
      </w:r>
      <w:r>
        <w:rPr>
          <w:rFonts w:hint="eastAsia" w:asciiTheme="minorEastAsia" w:hAnsiTheme="minorEastAsia" w:eastAsiaTheme="minorEastAsia" w:cstheme="minorEastAsia"/>
          <w:color w:val="000000" w:themeColor="text1"/>
          <w:sz w:val="24"/>
          <w:szCs w:val="24"/>
          <w14:textFill>
            <w14:solidFill>
              <w14:schemeClr w14:val="tx1"/>
            </w14:solidFill>
          </w14:textFill>
        </w:rPr>
        <w:t>清单</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文件名称及模板以最终用户及监理要求文档为准）</w:t>
      </w: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，造价咨询公司的审核报告； </w:t>
      </w:r>
    </w:p>
    <w:p w14:paraId="0A1973A2">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（3）</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软件厂商出具的相应</w:t>
      </w: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资料； </w:t>
      </w:r>
    </w:p>
    <w:p w14:paraId="6FD62B07">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（4）等额的增值税发票（必须按照</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甲方</w:t>
      </w:r>
      <w:r>
        <w:rPr>
          <w:rFonts w:hint="eastAsia" w:asciiTheme="minorEastAsia" w:hAnsiTheme="minorEastAsia" w:eastAsiaTheme="minorEastAsia" w:cstheme="minorEastAsia"/>
          <w:color w:val="000000" w:themeColor="text1"/>
          <w:sz w:val="24"/>
          <w:szCs w:val="24"/>
          <w14:textFill>
            <w14:solidFill>
              <w14:schemeClr w14:val="tx1"/>
            </w14:solidFill>
          </w14:textFill>
        </w:rPr>
        <w:t>要求提供相应增值税专用发票给</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甲方</w:t>
      </w: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 </w:t>
      </w:r>
    </w:p>
    <w:p w14:paraId="487460DE">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3.2.1.3</w:t>
      </w:r>
      <w:r>
        <w:rPr>
          <w:rFonts w:hint="eastAsia" w:asciiTheme="minorEastAsia" w:hAnsiTheme="minorEastAsia" w:eastAsiaTheme="minorEastAsia" w:cstheme="minorEastAsia"/>
          <w:b/>
          <w:bCs/>
          <w:color w:val="000000" w:themeColor="text1"/>
          <w:sz w:val="24"/>
          <w:szCs w:val="24"/>
          <w:lang w:val="en-US" w:eastAsia="zh-CN"/>
          <w14:textFill>
            <w14:solidFill>
              <w14:schemeClr w14:val="tx1"/>
            </w14:solidFill>
          </w14:textFill>
        </w:rPr>
        <w:t xml:space="preserve"> </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第3期</w:t>
      </w:r>
    </w:p>
    <w:p w14:paraId="40A301A8">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软件</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平台全部开发、测试、</w:t>
      </w:r>
      <w:r>
        <w:rPr>
          <w:rFonts w:hint="eastAsia" w:asciiTheme="minorEastAsia" w:hAnsiTheme="minorEastAsia" w:eastAsiaTheme="minorEastAsia" w:cstheme="minorEastAsia"/>
          <w:color w:val="000000" w:themeColor="text1"/>
          <w:sz w:val="24"/>
          <w:szCs w:val="24"/>
          <w14:textFill>
            <w14:solidFill>
              <w14:schemeClr w14:val="tx1"/>
            </w14:solidFill>
          </w14:textFill>
        </w:rPr>
        <w:t>调试完毕验收合格并达到运营条件，并经</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甲方</w:t>
      </w:r>
      <w:r>
        <w:rPr>
          <w:rFonts w:hint="eastAsia" w:asciiTheme="minorEastAsia" w:hAnsiTheme="minorEastAsia" w:eastAsiaTheme="minorEastAsia" w:cstheme="minorEastAsia"/>
          <w:color w:val="000000" w:themeColor="text1"/>
          <w:sz w:val="24"/>
          <w:szCs w:val="24"/>
          <w14:textFill>
            <w14:solidFill>
              <w14:schemeClr w14:val="tx1"/>
            </w14:solidFill>
          </w14:textFill>
        </w:rPr>
        <w:t>委托的第三方造价咨询单位后</w:t>
      </w:r>
      <w:r>
        <w:rPr>
          <w:rFonts w:hint="eastAsia" w:asciiTheme="minorEastAsia" w:hAnsiTheme="minorEastAsia" w:eastAsiaTheme="minorEastAsia" w:cstheme="minorEastAsia"/>
          <w:color w:val="000000" w:themeColor="text1"/>
          <w:sz w:val="24"/>
          <w:szCs w:val="24"/>
          <w:lang w:val="en-US"/>
          <w14:textFill>
            <w14:solidFill>
              <w14:schemeClr w14:val="tx1"/>
            </w14:solidFill>
          </w14:textFill>
        </w:rPr>
        <w:t>再</w:t>
      </w:r>
      <w:r>
        <w:rPr>
          <w:rFonts w:hint="eastAsia" w:asciiTheme="minorEastAsia" w:hAnsiTheme="minorEastAsia" w:eastAsiaTheme="minorEastAsia" w:cstheme="minorEastAsia"/>
          <w:color w:val="000000" w:themeColor="text1"/>
          <w:sz w:val="24"/>
          <w:szCs w:val="24"/>
          <w14:textFill>
            <w14:solidFill>
              <w14:schemeClr w14:val="tx1"/>
            </w14:solidFill>
          </w14:textFill>
        </w:rPr>
        <w:t>经韶关市财政局投资评审中心评审（财局不审情况</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甲方</w:t>
      </w:r>
      <w:r>
        <w:rPr>
          <w:rFonts w:hint="eastAsia" w:asciiTheme="minorEastAsia" w:hAnsiTheme="minorEastAsia" w:eastAsiaTheme="minorEastAsia" w:cstheme="minorEastAsia"/>
          <w:color w:val="000000" w:themeColor="text1"/>
          <w:sz w:val="24"/>
          <w:szCs w:val="24"/>
          <w14:textFill>
            <w14:solidFill>
              <w14:schemeClr w14:val="tx1"/>
            </w14:solidFill>
          </w14:textFill>
        </w:rPr>
        <w:t>另行通知）后，</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乙方</w:t>
      </w:r>
      <w:r>
        <w:rPr>
          <w:rFonts w:hint="eastAsia" w:asciiTheme="minorEastAsia" w:hAnsiTheme="minorEastAsia" w:eastAsiaTheme="minorEastAsia" w:cstheme="minorEastAsia"/>
          <w:color w:val="000000" w:themeColor="text1"/>
          <w:sz w:val="24"/>
          <w:szCs w:val="24"/>
          <w14:textFill>
            <w14:solidFill>
              <w14:schemeClr w14:val="tx1"/>
            </w14:solidFill>
          </w14:textFill>
        </w:rPr>
        <w:t>向</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甲方</w:t>
      </w:r>
      <w:r>
        <w:rPr>
          <w:rFonts w:hint="eastAsia" w:asciiTheme="minorEastAsia" w:hAnsiTheme="minorEastAsia" w:eastAsiaTheme="minorEastAsia" w:cstheme="minorEastAsia"/>
          <w:color w:val="000000" w:themeColor="text1"/>
          <w:sz w:val="24"/>
          <w:szCs w:val="24"/>
          <w14:textFill>
            <w14:solidFill>
              <w14:schemeClr w14:val="tx1"/>
            </w14:solidFill>
          </w14:textFill>
        </w:rPr>
        <w:t>提出书面申请，</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且甲方收到</w:t>
      </w:r>
      <w:del w:id="11" w:author="毕晓龙" w:date="2026-02-28T10:16:18Z">
        <w:r>
          <w:rPr>
            <w:rFonts w:hint="default" w:asciiTheme="minorEastAsia" w:hAnsiTheme="minorEastAsia" w:eastAsiaTheme="minorEastAsia" w:cstheme="minorEastAsia"/>
            <w:color w:val="000000" w:themeColor="text1"/>
            <w:sz w:val="24"/>
            <w:szCs w:val="24"/>
            <w:lang w:val="en-US" w:eastAsia="zh-CN"/>
            <w14:textFill>
              <w14:solidFill>
                <w14:schemeClr w14:val="tx1"/>
              </w14:solidFill>
            </w14:textFill>
          </w:rPr>
          <w:delText>甲方客户</w:delText>
        </w:r>
      </w:del>
      <w:ins w:id="12" w:author="毕晓龙" w:date="2026-02-28T10:16:21Z">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最终</w:t>
        </w:r>
      </w:ins>
      <w:ins w:id="13" w:author="毕晓龙" w:date="2026-02-28T11:03:24Z">
        <w:bookmarkStart w:id="4" w:name="_GoBack"/>
        <w:bookmarkEnd w:id="4"/>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用</w:t>
        </w:r>
      </w:ins>
      <w:ins w:id="14" w:author="毕晓龙" w:date="2026-02-28T10:16:22Z">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户</w:t>
        </w:r>
      </w:ins>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所支付对应款项后，</w:t>
      </w:r>
      <w:r>
        <w:rPr>
          <w:rFonts w:hint="eastAsia" w:asciiTheme="minorEastAsia" w:hAnsiTheme="minorEastAsia" w:eastAsiaTheme="minorEastAsia" w:cstheme="minorEastAsia"/>
          <w:color w:val="000000" w:themeColor="text1"/>
          <w:sz w:val="24"/>
          <w:szCs w:val="24"/>
          <w14:textFill>
            <w14:solidFill>
              <w14:schemeClr w14:val="tx1"/>
            </w14:solidFill>
          </w14:textFill>
        </w:rPr>
        <w:t>并出具等额的增值税发票后20个工作日内</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甲方</w:t>
      </w:r>
      <w:r>
        <w:rPr>
          <w:rFonts w:hint="eastAsia" w:asciiTheme="minorEastAsia" w:hAnsiTheme="minorEastAsia" w:eastAsiaTheme="minorEastAsia" w:cstheme="minorEastAsia"/>
          <w:color w:val="000000" w:themeColor="text1"/>
          <w:sz w:val="24"/>
          <w:szCs w:val="24"/>
          <w14:textFill>
            <w14:solidFill>
              <w14:schemeClr w14:val="tx1"/>
            </w14:solidFill>
          </w14:textFill>
        </w:rPr>
        <w:t>支付</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乙方</w:t>
      </w:r>
      <w:r>
        <w:rPr>
          <w:rFonts w:hint="eastAsia" w:asciiTheme="minorEastAsia" w:hAnsiTheme="minorEastAsia" w:eastAsiaTheme="minorEastAsia" w:cstheme="minorEastAsia"/>
          <w:color w:val="000000" w:themeColor="text1"/>
          <w:sz w:val="24"/>
          <w:szCs w:val="24"/>
          <w14:textFill>
            <w14:solidFill>
              <w14:schemeClr w14:val="tx1"/>
            </w14:solidFill>
          </w14:textFill>
        </w:rPr>
        <w:t>审定结算价的90%。</w:t>
      </w:r>
    </w:p>
    <w:p w14:paraId="59475AC5">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付款前</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乙方</w:t>
      </w:r>
      <w:r>
        <w:rPr>
          <w:rFonts w:hint="eastAsia" w:asciiTheme="minorEastAsia" w:hAnsiTheme="minorEastAsia" w:eastAsiaTheme="minorEastAsia" w:cstheme="minorEastAsia"/>
          <w:color w:val="000000" w:themeColor="text1"/>
          <w:sz w:val="24"/>
          <w:szCs w:val="24"/>
          <w14:textFill>
            <w14:solidFill>
              <w14:schemeClr w14:val="tx1"/>
            </w14:solidFill>
          </w14:textFill>
        </w:rPr>
        <w:t>应提供（包含但不限于）文件如下：</w:t>
      </w:r>
    </w:p>
    <w:p w14:paraId="1FB2B759">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（1）</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软件上线</w:t>
      </w:r>
      <w:r>
        <w:rPr>
          <w:rFonts w:hint="eastAsia" w:asciiTheme="minorEastAsia" w:hAnsiTheme="minorEastAsia" w:eastAsiaTheme="minorEastAsia" w:cstheme="minorEastAsia"/>
          <w:color w:val="000000" w:themeColor="text1"/>
          <w:sz w:val="24"/>
          <w:szCs w:val="24"/>
          <w14:textFill>
            <w14:solidFill>
              <w14:schemeClr w14:val="tx1"/>
            </w14:solidFill>
          </w14:textFill>
        </w:rPr>
        <w:t>报告</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文件名称及模板以最终用户及监理要求文档为准）</w:t>
      </w:r>
      <w:r>
        <w:rPr>
          <w:rFonts w:hint="eastAsia" w:asciiTheme="minorEastAsia" w:hAnsiTheme="minorEastAsia" w:eastAsiaTheme="minorEastAsia" w:cstheme="minorEastAsia"/>
          <w:color w:val="000000" w:themeColor="text1"/>
          <w:sz w:val="24"/>
          <w:szCs w:val="24"/>
          <w14:textFill>
            <w14:solidFill>
              <w14:schemeClr w14:val="tx1"/>
            </w14:solidFill>
          </w14:textFill>
        </w:rPr>
        <w:t>。</w:t>
      </w:r>
    </w:p>
    <w:p w14:paraId="616F8F20">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（2）移交单。</w:t>
      </w:r>
    </w:p>
    <w:p w14:paraId="58C40A55">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（3）</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甲方</w:t>
      </w:r>
      <w:r>
        <w:rPr>
          <w:rFonts w:hint="eastAsia" w:asciiTheme="minorEastAsia" w:hAnsiTheme="minorEastAsia" w:eastAsiaTheme="minorEastAsia" w:cstheme="minorEastAsia"/>
          <w:color w:val="000000" w:themeColor="text1"/>
          <w:sz w:val="24"/>
          <w:szCs w:val="24"/>
          <w14:textFill>
            <w14:solidFill>
              <w14:schemeClr w14:val="tx1"/>
            </w14:solidFill>
          </w14:textFill>
        </w:rPr>
        <w:t>付款前，</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乙方</w:t>
      </w:r>
      <w:r>
        <w:rPr>
          <w:rFonts w:hint="eastAsia" w:asciiTheme="minorEastAsia" w:hAnsiTheme="minorEastAsia" w:eastAsiaTheme="minorEastAsia" w:cstheme="minorEastAsia"/>
          <w:color w:val="000000" w:themeColor="text1"/>
          <w:sz w:val="24"/>
          <w:szCs w:val="24"/>
          <w14:textFill>
            <w14:solidFill>
              <w14:schemeClr w14:val="tx1"/>
            </w14:solidFill>
          </w14:textFill>
        </w:rPr>
        <w:t>应提供对应付款金额的增值税发票，否则，</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甲方</w:t>
      </w:r>
      <w:r>
        <w:rPr>
          <w:rFonts w:hint="eastAsia" w:asciiTheme="minorEastAsia" w:hAnsiTheme="minorEastAsia" w:eastAsiaTheme="minorEastAsia" w:cstheme="minorEastAsia"/>
          <w:color w:val="000000" w:themeColor="text1"/>
          <w:sz w:val="24"/>
          <w:szCs w:val="24"/>
          <w14:textFill>
            <w14:solidFill>
              <w14:schemeClr w14:val="tx1"/>
            </w14:solidFill>
          </w14:textFill>
        </w:rPr>
        <w:t>有权拒绝付款。</w:t>
      </w:r>
    </w:p>
    <w:p w14:paraId="13AAD3EC">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（4）</w:t>
      </w:r>
      <w:r>
        <w:rPr>
          <w:rFonts w:hint="eastAsia" w:asciiTheme="minorEastAsia" w:hAnsiTheme="minorEastAsia" w:eastAsiaTheme="minorEastAsia" w:cstheme="minorEastAsia"/>
          <w:color w:val="000000" w:themeColor="text1"/>
          <w:sz w:val="24"/>
          <w:szCs w:val="24"/>
          <w:lang w:eastAsia="zh-CN"/>
          <w14:textFill>
            <w14:solidFill>
              <w14:schemeClr w14:val="tx1"/>
            </w14:solidFill>
          </w14:textFill>
        </w:rPr>
        <w:t>乙方</w:t>
      </w:r>
      <w:r>
        <w:rPr>
          <w:rFonts w:hint="eastAsia" w:asciiTheme="minorEastAsia" w:hAnsiTheme="minorEastAsia" w:eastAsiaTheme="minorEastAsia" w:cstheme="minorEastAsia"/>
          <w:color w:val="000000" w:themeColor="text1"/>
          <w:sz w:val="24"/>
          <w:szCs w:val="24"/>
          <w14:textFill>
            <w14:solidFill>
              <w14:schemeClr w14:val="tx1"/>
            </w14:solidFill>
          </w14:textFill>
        </w:rPr>
        <w:t>在本合同项下无任何违约情形。</w:t>
      </w:r>
    </w:p>
    <w:p w14:paraId="5E10D465">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b/>
          <w:bCs/>
          <w:color w:val="000000" w:themeColor="text1"/>
          <w:sz w:val="24"/>
          <w:szCs w:val="24"/>
          <w14:textFill>
            <w14:solidFill>
              <w14:schemeClr w14:val="tx1"/>
            </w14:solidFill>
          </w14:textFill>
        </w:rPr>
      </w:pPr>
      <w:r>
        <w:rPr>
          <w:rFonts w:hint="eastAsia" w:asciiTheme="minorEastAsia" w:hAnsiTheme="minorEastAsia" w:eastAsiaTheme="minorEastAsia" w:cstheme="minorEastAsia"/>
          <w:b/>
          <w:bCs/>
          <w:color w:val="000000" w:themeColor="text1"/>
          <w:sz w:val="24"/>
          <w:szCs w:val="24"/>
          <w14:textFill>
            <w14:solidFill>
              <w14:schemeClr w14:val="tx1"/>
            </w14:solidFill>
          </w14:textFill>
        </w:rPr>
        <w:t>3.2.1.4</w:t>
      </w:r>
      <w:r>
        <w:rPr>
          <w:rFonts w:hint="eastAsia" w:asciiTheme="minorEastAsia" w:hAnsiTheme="minorEastAsia" w:eastAsiaTheme="minorEastAsia" w:cstheme="minorEastAsia"/>
          <w:b/>
          <w:bCs/>
          <w:color w:val="000000" w:themeColor="text1"/>
          <w:sz w:val="24"/>
          <w:szCs w:val="24"/>
          <w:lang w:val="en-US" w:eastAsia="zh-CN"/>
          <w14:textFill>
            <w14:solidFill>
              <w14:schemeClr w14:val="tx1"/>
            </w14:solidFill>
          </w14:textFill>
        </w:rPr>
        <w:t xml:space="preserve"> </w:t>
      </w:r>
      <w:r>
        <w:rPr>
          <w:rFonts w:hint="eastAsia" w:asciiTheme="minorEastAsia" w:hAnsiTheme="minorEastAsia" w:eastAsiaTheme="minorEastAsia" w:cstheme="minorEastAsia"/>
          <w:b/>
          <w:bCs/>
          <w:color w:val="000000" w:themeColor="text1"/>
          <w:sz w:val="24"/>
          <w:szCs w:val="24"/>
          <w14:textFill>
            <w14:solidFill>
              <w14:schemeClr w14:val="tx1"/>
            </w14:solidFill>
          </w14:textFill>
        </w:rPr>
        <w:t>第4期</w:t>
      </w:r>
    </w:p>
    <w:p w14:paraId="7B6024E8">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剩余款项在质保期间分三期平均支付，</w:t>
      </w:r>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甲方收到</w:t>
      </w:r>
      <w:del w:id="15" w:author="毕晓龙" w:date="2026-02-28T10:16:31Z">
        <w:r>
          <w:rPr>
            <w:rFonts w:hint="default" w:asciiTheme="minorEastAsia" w:hAnsiTheme="minorEastAsia" w:eastAsiaTheme="minorEastAsia" w:cstheme="minorEastAsia"/>
            <w:color w:val="000000" w:themeColor="text1"/>
            <w:sz w:val="24"/>
            <w:szCs w:val="24"/>
            <w:lang w:val="en-US" w:eastAsia="zh-CN"/>
            <w14:textFill>
              <w14:solidFill>
                <w14:schemeClr w14:val="tx1"/>
              </w14:solidFill>
            </w14:textFill>
          </w:rPr>
          <w:delText>甲方客户</w:delText>
        </w:r>
      </w:del>
      <w:ins w:id="16" w:author="毕晓龙" w:date="2026-02-28T10:16:31Z">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最终</w:t>
        </w:r>
      </w:ins>
      <w:ins w:id="17" w:author="毕晓龙" w:date="2026-02-28T10:16:32Z">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用户</w:t>
        </w:r>
      </w:ins>
      <w:r>
        <w:rPr>
          <w:rFonts w:hint="eastAsia" w:asciiTheme="minorEastAsia" w:hAnsiTheme="minorEastAsia" w:eastAsiaTheme="minorEastAsia" w:cstheme="minorEastAsia"/>
          <w:color w:val="000000" w:themeColor="text1"/>
          <w:sz w:val="24"/>
          <w:szCs w:val="24"/>
          <w:lang w:val="en-US" w:eastAsia="zh-CN"/>
          <w14:textFill>
            <w14:solidFill>
              <w14:schemeClr w14:val="tx1"/>
            </w14:solidFill>
          </w14:textFill>
        </w:rPr>
        <w:t>所支付对应款项后，</w:t>
      </w:r>
      <w:r>
        <w:rPr>
          <w:rFonts w:hint="eastAsia" w:asciiTheme="minorEastAsia" w:hAnsiTheme="minorEastAsia" w:eastAsiaTheme="minorEastAsia" w:cstheme="minorEastAsia"/>
          <w:color w:val="000000" w:themeColor="text1"/>
          <w:sz w:val="24"/>
          <w:szCs w:val="24"/>
          <w14:textFill>
            <w14:solidFill>
              <w14:schemeClr w14:val="tx1"/>
            </w14:solidFill>
          </w14:textFill>
        </w:rPr>
        <w:t>在质保期满一年后支付1/3，满两年后再支付1/3，满三年后完成剩余款项支付。</w:t>
      </w:r>
    </w:p>
    <w:p w14:paraId="5EB79753">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sz w:val="24"/>
          <w:szCs w:val="24"/>
        </w:rPr>
      </w:pPr>
      <w:commentRangeStart w:id="0"/>
      <w:r>
        <w:rPr>
          <w:rFonts w:hint="eastAsia" w:asciiTheme="minorEastAsia" w:hAnsiTheme="minorEastAsia" w:eastAsiaTheme="minorEastAsia" w:cstheme="minorEastAsia"/>
          <w:sz w:val="24"/>
          <w:szCs w:val="24"/>
        </w:rPr>
        <w:t>注：因</w:t>
      </w:r>
      <w:del w:id="18" w:author="毕晓龙" w:date="2026-02-28T10:16:51Z">
        <w:r>
          <w:rPr>
            <w:rFonts w:hint="default" w:asciiTheme="minorEastAsia" w:hAnsiTheme="minorEastAsia" w:eastAsiaTheme="minorEastAsia" w:cstheme="minorEastAsia"/>
            <w:sz w:val="24"/>
            <w:szCs w:val="24"/>
            <w:lang w:val="en-US" w:eastAsia="zh-CN"/>
          </w:rPr>
          <w:delText>甲方</w:delText>
        </w:r>
      </w:del>
      <w:ins w:id="19" w:author="毕晓龙" w:date="2026-02-28T10:16:52Z">
        <w:r>
          <w:rPr>
            <w:rFonts w:hint="eastAsia" w:asciiTheme="minorEastAsia" w:hAnsiTheme="minorEastAsia" w:eastAsiaTheme="minorEastAsia" w:cstheme="minorEastAsia"/>
            <w:sz w:val="24"/>
            <w:szCs w:val="24"/>
            <w:lang w:val="en-US" w:eastAsia="zh-CN"/>
          </w:rPr>
          <w:t>本项目</w:t>
        </w:r>
      </w:ins>
      <w:r>
        <w:rPr>
          <w:rFonts w:hint="eastAsia" w:asciiTheme="minorEastAsia" w:hAnsiTheme="minorEastAsia" w:eastAsiaTheme="minorEastAsia" w:cstheme="minorEastAsia"/>
          <w:sz w:val="24"/>
          <w:szCs w:val="24"/>
        </w:rPr>
        <w:t>使用的是财政资金，</w:t>
      </w:r>
      <w:ins w:id="20" w:author="毕晓龙" w:date="2026-02-28T10:21:27Z">
        <w:r>
          <w:rPr>
            <w:rFonts w:hint="eastAsia" w:asciiTheme="minorEastAsia" w:hAnsiTheme="minorEastAsia" w:eastAsiaTheme="minorEastAsia" w:cstheme="minorEastAsia"/>
            <w:sz w:val="24"/>
            <w:szCs w:val="24"/>
            <w:lang w:val="en-US" w:eastAsia="zh-CN"/>
          </w:rPr>
          <w:t>且</w:t>
        </w:r>
      </w:ins>
      <w:ins w:id="21" w:author="毕晓龙" w:date="2026-02-28T10:21:29Z">
        <w:r>
          <w:rPr>
            <w:rFonts w:hint="eastAsia" w:asciiTheme="minorEastAsia" w:hAnsiTheme="minorEastAsia" w:eastAsiaTheme="minorEastAsia" w:cstheme="minorEastAsia"/>
            <w:sz w:val="24"/>
            <w:szCs w:val="24"/>
            <w:lang w:val="en-US" w:eastAsia="zh-CN"/>
          </w:rPr>
          <w:t>甲方</w:t>
        </w:r>
      </w:ins>
      <w:ins w:id="22" w:author="毕晓龙" w:date="2026-02-28T10:21:30Z">
        <w:r>
          <w:rPr>
            <w:rFonts w:hint="eastAsia" w:asciiTheme="minorEastAsia" w:hAnsiTheme="minorEastAsia" w:eastAsiaTheme="minorEastAsia" w:cstheme="minorEastAsia"/>
            <w:sz w:val="24"/>
            <w:szCs w:val="24"/>
            <w:lang w:val="en-US" w:eastAsia="zh-CN"/>
          </w:rPr>
          <w:t>向</w:t>
        </w:r>
      </w:ins>
      <w:ins w:id="23" w:author="毕晓龙" w:date="2026-02-28T10:21:31Z">
        <w:r>
          <w:rPr>
            <w:rFonts w:hint="eastAsia" w:asciiTheme="minorEastAsia" w:hAnsiTheme="minorEastAsia" w:eastAsiaTheme="minorEastAsia" w:cstheme="minorEastAsia"/>
            <w:sz w:val="24"/>
            <w:szCs w:val="24"/>
            <w:lang w:val="en-US" w:eastAsia="zh-CN"/>
          </w:rPr>
          <w:t>乙方</w:t>
        </w:r>
      </w:ins>
      <w:ins w:id="24" w:author="毕晓龙" w:date="2026-02-28T10:21:32Z">
        <w:r>
          <w:rPr>
            <w:rFonts w:hint="eastAsia" w:asciiTheme="minorEastAsia" w:hAnsiTheme="minorEastAsia" w:eastAsiaTheme="minorEastAsia" w:cstheme="minorEastAsia"/>
            <w:sz w:val="24"/>
            <w:szCs w:val="24"/>
            <w:lang w:val="en-US" w:eastAsia="zh-CN"/>
          </w:rPr>
          <w:t>“</w:t>
        </w:r>
      </w:ins>
      <w:ins w:id="25" w:author="毕晓龙" w:date="2026-02-28T10:21:34Z">
        <w:r>
          <w:rPr>
            <w:rFonts w:hint="eastAsia" w:asciiTheme="minorEastAsia" w:hAnsiTheme="minorEastAsia" w:eastAsiaTheme="minorEastAsia" w:cstheme="minorEastAsia"/>
            <w:sz w:val="24"/>
            <w:szCs w:val="24"/>
            <w:lang w:val="en-US" w:eastAsia="zh-CN"/>
          </w:rPr>
          <w:t>背靠背</w:t>
        </w:r>
      </w:ins>
      <w:ins w:id="26" w:author="毕晓龙" w:date="2026-02-28T10:21:32Z">
        <w:r>
          <w:rPr>
            <w:rFonts w:hint="eastAsia" w:asciiTheme="minorEastAsia" w:hAnsiTheme="minorEastAsia" w:eastAsiaTheme="minorEastAsia" w:cstheme="minorEastAsia"/>
            <w:sz w:val="24"/>
            <w:szCs w:val="24"/>
            <w:lang w:val="en-US" w:eastAsia="zh-CN"/>
          </w:rPr>
          <w:t>”</w:t>
        </w:r>
      </w:ins>
      <w:ins w:id="27" w:author="毕晓龙" w:date="2026-02-28T10:21:58Z">
        <w:r>
          <w:rPr>
            <w:rFonts w:hint="eastAsia" w:asciiTheme="minorEastAsia" w:hAnsiTheme="minorEastAsia" w:eastAsiaTheme="minorEastAsia" w:cstheme="minorEastAsia"/>
            <w:sz w:val="24"/>
            <w:szCs w:val="24"/>
            <w:lang w:val="en-US" w:eastAsia="zh-CN"/>
          </w:rPr>
          <w:t>原则</w:t>
        </w:r>
      </w:ins>
      <w:ins w:id="28" w:author="毕晓龙" w:date="2026-02-28T10:21:39Z">
        <w:r>
          <w:rPr>
            <w:rFonts w:hint="eastAsia" w:asciiTheme="minorEastAsia" w:hAnsiTheme="minorEastAsia" w:eastAsiaTheme="minorEastAsia" w:cstheme="minorEastAsia"/>
            <w:sz w:val="24"/>
            <w:szCs w:val="24"/>
            <w:lang w:val="en-US" w:eastAsia="zh-CN"/>
          </w:rPr>
          <w:t>付款</w:t>
        </w:r>
      </w:ins>
      <w:del w:id="29" w:author="毕晓龙" w:date="2026-02-28T10:21:47Z">
        <w:r>
          <w:rPr>
            <w:rFonts w:hint="eastAsia" w:asciiTheme="minorEastAsia" w:hAnsiTheme="minorEastAsia" w:eastAsiaTheme="minorEastAsia" w:cstheme="minorEastAsia"/>
            <w:sz w:val="24"/>
            <w:szCs w:val="24"/>
            <w:lang w:eastAsia="zh-CN"/>
          </w:rPr>
          <w:delText>甲方</w:delText>
        </w:r>
      </w:del>
      <w:del w:id="30" w:author="毕晓龙" w:date="2026-02-28T10:21:47Z">
        <w:r>
          <w:rPr>
            <w:rFonts w:hint="eastAsia" w:asciiTheme="minorEastAsia" w:hAnsiTheme="minorEastAsia" w:eastAsiaTheme="minorEastAsia" w:cstheme="minorEastAsia"/>
            <w:sz w:val="24"/>
            <w:szCs w:val="24"/>
          </w:rPr>
          <w:delText>在前款规定的付款时间内向政府支付部门提出办理财政支付申请手续（不含政府财政支付部门审核的时间）即视为</w:delText>
        </w:r>
      </w:del>
      <w:del w:id="31" w:author="毕晓龙" w:date="2026-02-28T10:21:47Z">
        <w:r>
          <w:rPr>
            <w:rFonts w:hint="eastAsia" w:asciiTheme="minorEastAsia" w:hAnsiTheme="minorEastAsia" w:eastAsiaTheme="minorEastAsia" w:cstheme="minorEastAsia"/>
            <w:sz w:val="24"/>
            <w:szCs w:val="24"/>
            <w:lang w:eastAsia="zh-CN"/>
          </w:rPr>
          <w:delText>甲方</w:delText>
        </w:r>
      </w:del>
      <w:del w:id="32" w:author="毕晓龙" w:date="2026-02-28T10:21:47Z">
        <w:r>
          <w:rPr>
            <w:rFonts w:hint="eastAsia" w:asciiTheme="minorEastAsia" w:hAnsiTheme="minorEastAsia" w:eastAsiaTheme="minorEastAsia" w:cstheme="minorEastAsia"/>
            <w:sz w:val="24"/>
            <w:szCs w:val="24"/>
          </w:rPr>
          <w:delText>已经按期支付</w:delText>
        </w:r>
      </w:del>
      <w:ins w:id="33" w:author="毕晓龙" w:date="2026-02-28T10:21:47Z">
        <w:r>
          <w:rPr>
            <w:rFonts w:hint="eastAsia" w:asciiTheme="minorEastAsia" w:hAnsiTheme="minorEastAsia" w:eastAsiaTheme="minorEastAsia" w:cstheme="minorEastAsia"/>
            <w:sz w:val="24"/>
            <w:szCs w:val="24"/>
            <w:lang w:eastAsia="zh-CN"/>
          </w:rPr>
          <w:t>，</w:t>
        </w:r>
      </w:ins>
      <w:del w:id="34" w:author="毕晓龙" w:date="2026-02-28T10:30:56Z">
        <w:r>
          <w:rPr>
            <w:rFonts w:hint="eastAsia" w:asciiTheme="minorEastAsia" w:hAnsiTheme="minorEastAsia" w:eastAsiaTheme="minorEastAsia" w:cstheme="minorEastAsia"/>
            <w:sz w:val="24"/>
            <w:szCs w:val="24"/>
          </w:rPr>
          <w:delText>，</w:delText>
        </w:r>
      </w:del>
      <w:r>
        <w:rPr>
          <w:rFonts w:hint="eastAsia" w:asciiTheme="minorEastAsia" w:hAnsiTheme="minorEastAsia" w:eastAsiaTheme="minorEastAsia" w:cstheme="minorEastAsia"/>
          <w:sz w:val="24"/>
          <w:szCs w:val="24"/>
          <w:lang w:eastAsia="zh-CN"/>
        </w:rPr>
        <w:t>甲方</w:t>
      </w:r>
      <w:r>
        <w:rPr>
          <w:rFonts w:hint="eastAsia" w:asciiTheme="minorEastAsia" w:hAnsiTheme="minorEastAsia" w:eastAsiaTheme="minorEastAsia" w:cstheme="minorEastAsia"/>
          <w:sz w:val="24"/>
          <w:szCs w:val="24"/>
        </w:rPr>
        <w:t>不承担</w:t>
      </w:r>
      <w:ins w:id="35" w:author="毕晓龙" w:date="2026-02-28T10:31:00Z">
        <w:r>
          <w:rPr>
            <w:rFonts w:hint="eastAsia" w:asciiTheme="minorEastAsia" w:hAnsiTheme="minorEastAsia" w:eastAsiaTheme="minorEastAsia" w:cstheme="minorEastAsia"/>
            <w:sz w:val="24"/>
            <w:szCs w:val="24"/>
            <w:lang w:val="en-US" w:eastAsia="zh-CN"/>
          </w:rPr>
          <w:t>因</w:t>
        </w:r>
      </w:ins>
      <w:ins w:id="36" w:author="毕晓龙" w:date="2026-02-28T10:31:11Z">
        <w:r>
          <w:rPr>
            <w:rFonts w:hint="eastAsia" w:asciiTheme="minorEastAsia" w:hAnsiTheme="minorEastAsia" w:eastAsiaTheme="minorEastAsia" w:cstheme="minorEastAsia"/>
            <w:sz w:val="24"/>
            <w:szCs w:val="24"/>
            <w:lang w:val="en-US" w:eastAsia="zh-CN"/>
          </w:rPr>
          <w:t>最终</w:t>
        </w:r>
      </w:ins>
      <w:ins w:id="37" w:author="毕晓龙" w:date="2026-02-28T10:31:12Z">
        <w:r>
          <w:rPr>
            <w:rFonts w:hint="eastAsia" w:asciiTheme="minorEastAsia" w:hAnsiTheme="minorEastAsia" w:eastAsiaTheme="minorEastAsia" w:cstheme="minorEastAsia"/>
            <w:sz w:val="24"/>
            <w:szCs w:val="24"/>
            <w:lang w:val="en-US" w:eastAsia="zh-CN"/>
          </w:rPr>
          <w:t>用户</w:t>
        </w:r>
      </w:ins>
      <w:r>
        <w:rPr>
          <w:rFonts w:hint="eastAsia" w:asciiTheme="minorEastAsia" w:hAnsiTheme="minorEastAsia" w:eastAsiaTheme="minorEastAsia" w:cstheme="minorEastAsia"/>
          <w:sz w:val="24"/>
          <w:szCs w:val="24"/>
        </w:rPr>
        <w:t>财政资金不能及时到位给</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造成的任何损失。</w:t>
      </w:r>
      <w:commentRangeEnd w:id="0"/>
      <w:r>
        <w:commentReference w:id="0"/>
      </w:r>
    </w:p>
    <w:p w14:paraId="0039F66D">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eastAsia="zh-CN"/>
        </w:rPr>
        <w:t>甲乙双方</w:t>
      </w:r>
      <w:r>
        <w:rPr>
          <w:rFonts w:hint="eastAsia" w:asciiTheme="minorEastAsia" w:hAnsiTheme="minorEastAsia" w:eastAsiaTheme="minorEastAsia" w:cstheme="minorEastAsia"/>
          <w:sz w:val="24"/>
          <w:szCs w:val="24"/>
        </w:rPr>
        <w:t>一致确认，</w:t>
      </w:r>
      <w:r>
        <w:rPr>
          <w:rFonts w:hint="eastAsia" w:asciiTheme="minorEastAsia" w:hAnsiTheme="minorEastAsia" w:eastAsiaTheme="minorEastAsia" w:cstheme="minorEastAsia"/>
          <w:sz w:val="24"/>
          <w:szCs w:val="24"/>
          <w:lang w:eastAsia="zh-CN"/>
        </w:rPr>
        <w:t>甲方</w:t>
      </w:r>
      <w:r>
        <w:rPr>
          <w:rFonts w:hint="eastAsia" w:asciiTheme="minorEastAsia" w:hAnsiTheme="minorEastAsia" w:eastAsiaTheme="minorEastAsia" w:cstheme="minorEastAsia"/>
          <w:sz w:val="24"/>
          <w:szCs w:val="24"/>
        </w:rPr>
        <w:t>向</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支付的合同价款比例不超过</w:t>
      </w:r>
      <w:del w:id="38" w:author="毕晓龙" w:date="2026-02-28T10:33:29Z">
        <w:r>
          <w:rPr>
            <w:rFonts w:hint="default" w:asciiTheme="minorEastAsia" w:hAnsiTheme="minorEastAsia" w:eastAsiaTheme="minorEastAsia" w:cstheme="minorEastAsia"/>
            <w:sz w:val="24"/>
            <w:szCs w:val="24"/>
            <w:lang w:val="en-US" w:eastAsia="zh-CN"/>
          </w:rPr>
          <w:delText>甲方</w:delText>
        </w:r>
      </w:del>
      <w:del w:id="39" w:author="毕晓龙" w:date="2026-02-28T10:33:29Z">
        <w:r>
          <w:rPr>
            <w:rFonts w:hint="default" w:asciiTheme="minorEastAsia" w:hAnsiTheme="minorEastAsia" w:eastAsiaTheme="minorEastAsia" w:cstheme="minorEastAsia"/>
            <w:sz w:val="24"/>
            <w:szCs w:val="24"/>
            <w:lang w:val="en-US"/>
          </w:rPr>
          <w:delText>客户</w:delText>
        </w:r>
      </w:del>
      <w:ins w:id="40" w:author="毕晓龙" w:date="2026-02-28T10:33:30Z">
        <w:r>
          <w:rPr>
            <w:rFonts w:hint="eastAsia" w:asciiTheme="minorEastAsia" w:hAnsiTheme="minorEastAsia" w:eastAsiaTheme="minorEastAsia" w:cstheme="minorEastAsia"/>
            <w:sz w:val="24"/>
            <w:szCs w:val="24"/>
            <w:lang w:val="en-US" w:eastAsia="zh-CN"/>
          </w:rPr>
          <w:t>最终</w:t>
        </w:r>
      </w:ins>
      <w:ins w:id="41" w:author="毕晓龙" w:date="2026-02-28T10:33:31Z">
        <w:r>
          <w:rPr>
            <w:rFonts w:hint="eastAsia" w:asciiTheme="minorEastAsia" w:hAnsiTheme="minorEastAsia" w:eastAsiaTheme="minorEastAsia" w:cstheme="minorEastAsia"/>
            <w:sz w:val="24"/>
            <w:szCs w:val="24"/>
            <w:lang w:val="en-US" w:eastAsia="zh-CN"/>
          </w:rPr>
          <w:t>用户</w:t>
        </w:r>
      </w:ins>
      <w:r>
        <w:rPr>
          <w:rFonts w:hint="eastAsia" w:asciiTheme="minorEastAsia" w:hAnsiTheme="minorEastAsia" w:eastAsiaTheme="minorEastAsia" w:cstheme="minorEastAsia"/>
          <w:sz w:val="24"/>
          <w:szCs w:val="24"/>
        </w:rPr>
        <w:t>向</w:t>
      </w:r>
      <w:r>
        <w:rPr>
          <w:rFonts w:hint="eastAsia" w:asciiTheme="minorEastAsia" w:hAnsiTheme="minorEastAsia" w:eastAsiaTheme="minorEastAsia" w:cstheme="minorEastAsia"/>
          <w:sz w:val="24"/>
          <w:szCs w:val="24"/>
          <w:lang w:eastAsia="zh-CN"/>
        </w:rPr>
        <w:t>甲方</w:t>
      </w:r>
      <w:r>
        <w:rPr>
          <w:rFonts w:hint="eastAsia" w:asciiTheme="minorEastAsia" w:hAnsiTheme="minorEastAsia" w:eastAsiaTheme="minorEastAsia" w:cstheme="minorEastAsia"/>
          <w:sz w:val="24"/>
          <w:szCs w:val="24"/>
        </w:rPr>
        <w:t>支付的比例，若</w:t>
      </w:r>
      <w:r>
        <w:rPr>
          <w:rFonts w:hint="eastAsia" w:asciiTheme="minorEastAsia" w:hAnsiTheme="minorEastAsia" w:eastAsiaTheme="minorEastAsia" w:cstheme="minorEastAsia"/>
          <w:sz w:val="24"/>
          <w:szCs w:val="24"/>
          <w:lang w:eastAsia="zh-CN"/>
        </w:rPr>
        <w:t>甲方</w:t>
      </w:r>
      <w:r>
        <w:rPr>
          <w:rFonts w:hint="eastAsia" w:asciiTheme="minorEastAsia" w:hAnsiTheme="minorEastAsia" w:eastAsiaTheme="minorEastAsia" w:cstheme="minorEastAsia"/>
          <w:sz w:val="24"/>
          <w:szCs w:val="24"/>
        </w:rPr>
        <w:t>收到</w:t>
      </w:r>
      <w:del w:id="42" w:author="毕晓龙" w:date="2026-02-28T10:33:37Z">
        <w:r>
          <w:rPr>
            <w:rFonts w:hint="default" w:asciiTheme="minorEastAsia" w:hAnsiTheme="minorEastAsia" w:eastAsiaTheme="minorEastAsia" w:cstheme="minorEastAsia"/>
            <w:sz w:val="24"/>
            <w:szCs w:val="24"/>
            <w:lang w:val="en-US" w:eastAsia="zh-CN"/>
          </w:rPr>
          <w:delText>甲方</w:delText>
        </w:r>
      </w:del>
      <w:del w:id="43" w:author="毕晓龙" w:date="2026-02-28T10:33:37Z">
        <w:r>
          <w:rPr>
            <w:rFonts w:hint="default" w:asciiTheme="minorEastAsia" w:hAnsiTheme="minorEastAsia" w:eastAsiaTheme="minorEastAsia" w:cstheme="minorEastAsia"/>
            <w:sz w:val="24"/>
            <w:szCs w:val="24"/>
            <w:lang w:val="en-US"/>
          </w:rPr>
          <w:delText>客户</w:delText>
        </w:r>
      </w:del>
      <w:ins w:id="44" w:author="毕晓龙" w:date="2026-02-28T10:33:38Z">
        <w:r>
          <w:rPr>
            <w:rFonts w:hint="eastAsia" w:asciiTheme="minorEastAsia" w:hAnsiTheme="minorEastAsia" w:eastAsiaTheme="minorEastAsia" w:cstheme="minorEastAsia"/>
            <w:sz w:val="24"/>
            <w:szCs w:val="24"/>
            <w:lang w:val="en-US" w:eastAsia="zh-CN"/>
          </w:rPr>
          <w:t>最终</w:t>
        </w:r>
      </w:ins>
      <w:ins w:id="45" w:author="毕晓龙" w:date="2026-02-28T10:33:39Z">
        <w:r>
          <w:rPr>
            <w:rFonts w:hint="eastAsia" w:asciiTheme="minorEastAsia" w:hAnsiTheme="minorEastAsia" w:eastAsiaTheme="minorEastAsia" w:cstheme="minorEastAsia"/>
            <w:sz w:val="24"/>
            <w:szCs w:val="24"/>
            <w:lang w:val="en-US" w:eastAsia="zh-CN"/>
          </w:rPr>
          <w:t>用户</w:t>
        </w:r>
      </w:ins>
      <w:r>
        <w:rPr>
          <w:rFonts w:hint="eastAsia" w:asciiTheme="minorEastAsia" w:hAnsiTheme="minorEastAsia" w:eastAsiaTheme="minorEastAsia" w:cstheme="minorEastAsia"/>
          <w:sz w:val="24"/>
          <w:szCs w:val="24"/>
        </w:rPr>
        <w:t>款项少于</w:t>
      </w:r>
      <w:r>
        <w:rPr>
          <w:rFonts w:hint="eastAsia" w:asciiTheme="minorEastAsia" w:hAnsiTheme="minorEastAsia" w:eastAsiaTheme="minorEastAsia" w:cstheme="minorEastAsia"/>
          <w:sz w:val="24"/>
          <w:szCs w:val="24"/>
          <w:lang w:eastAsia="zh-CN"/>
        </w:rPr>
        <w:t>甲方</w:t>
      </w:r>
      <w:r>
        <w:rPr>
          <w:rFonts w:hint="eastAsia" w:asciiTheme="minorEastAsia" w:hAnsiTheme="minorEastAsia" w:eastAsiaTheme="minorEastAsia" w:cstheme="minorEastAsia"/>
          <w:sz w:val="24"/>
          <w:szCs w:val="24"/>
        </w:rPr>
        <w:t>应收款项，则</w:t>
      </w:r>
      <w:r>
        <w:rPr>
          <w:rFonts w:hint="eastAsia" w:asciiTheme="minorEastAsia" w:hAnsiTheme="minorEastAsia" w:eastAsiaTheme="minorEastAsia" w:cstheme="minorEastAsia"/>
          <w:sz w:val="24"/>
          <w:szCs w:val="24"/>
          <w:lang w:eastAsia="zh-CN"/>
        </w:rPr>
        <w:t>甲方</w:t>
      </w:r>
      <w:r>
        <w:rPr>
          <w:rFonts w:hint="eastAsia" w:asciiTheme="minorEastAsia" w:hAnsiTheme="minorEastAsia" w:eastAsiaTheme="minorEastAsia" w:cstheme="minorEastAsia"/>
          <w:sz w:val="24"/>
          <w:szCs w:val="24"/>
        </w:rPr>
        <w:t>可按照到账比例向</w:t>
      </w:r>
      <w:r>
        <w:rPr>
          <w:rFonts w:hint="eastAsia" w:asciiTheme="minorEastAsia" w:hAnsiTheme="minorEastAsia" w:eastAsiaTheme="minorEastAsia" w:cstheme="minorEastAsia"/>
          <w:sz w:val="24"/>
          <w:szCs w:val="24"/>
          <w:lang w:eastAsia="zh-CN"/>
        </w:rPr>
        <w:t>乙方</w:t>
      </w:r>
      <w:del w:id="46" w:author="毕晓龙" w:date="2026-02-28T10:33:42Z">
        <w:r>
          <w:rPr>
            <w:rFonts w:hint="eastAsia" w:asciiTheme="minorEastAsia" w:hAnsiTheme="minorEastAsia" w:eastAsiaTheme="minorEastAsia" w:cstheme="minorEastAsia"/>
            <w:sz w:val="24"/>
            <w:szCs w:val="24"/>
          </w:rPr>
          <w:delText>、丙方</w:delText>
        </w:r>
      </w:del>
      <w:r>
        <w:rPr>
          <w:rFonts w:hint="eastAsia" w:asciiTheme="minorEastAsia" w:hAnsiTheme="minorEastAsia" w:eastAsiaTheme="minorEastAsia" w:cstheme="minorEastAsia"/>
          <w:sz w:val="24"/>
          <w:szCs w:val="24"/>
        </w:rPr>
        <w:t>支付对应款项。</w:t>
      </w:r>
      <w:ins w:id="47" w:author="毕晓龙" w:date="2026-02-28T10:33:48Z">
        <w:r>
          <w:rPr>
            <w:rFonts w:hint="eastAsia" w:asciiTheme="minorEastAsia" w:hAnsiTheme="minorEastAsia" w:eastAsiaTheme="minorEastAsia" w:cstheme="minorEastAsia"/>
            <w:sz w:val="24"/>
            <w:szCs w:val="24"/>
            <w:lang w:val="en-US" w:eastAsia="zh-CN"/>
          </w:rPr>
          <w:t>最终</w:t>
        </w:r>
      </w:ins>
      <w:ins w:id="48" w:author="毕晓龙" w:date="2026-02-28T10:33:49Z">
        <w:r>
          <w:rPr>
            <w:rFonts w:hint="eastAsia" w:asciiTheme="minorEastAsia" w:hAnsiTheme="minorEastAsia" w:eastAsiaTheme="minorEastAsia" w:cstheme="minorEastAsia"/>
            <w:sz w:val="24"/>
            <w:szCs w:val="24"/>
            <w:lang w:val="en-US" w:eastAsia="zh-CN"/>
          </w:rPr>
          <w:t>用户</w:t>
        </w:r>
      </w:ins>
      <w:del w:id="49" w:author="毕晓龙" w:date="2026-02-28T10:33:45Z">
        <w:r>
          <w:rPr>
            <w:rFonts w:hint="eastAsia" w:asciiTheme="minorEastAsia" w:hAnsiTheme="minorEastAsia" w:eastAsiaTheme="minorEastAsia" w:cstheme="minorEastAsia"/>
            <w:sz w:val="24"/>
            <w:szCs w:val="24"/>
            <w:lang w:eastAsia="zh-CN"/>
          </w:rPr>
          <w:delText>甲方</w:delText>
        </w:r>
      </w:del>
      <w:del w:id="50" w:author="毕晓龙" w:date="2026-02-28T10:33:45Z">
        <w:r>
          <w:rPr>
            <w:rFonts w:hint="eastAsia" w:asciiTheme="minorEastAsia" w:hAnsiTheme="minorEastAsia" w:eastAsiaTheme="minorEastAsia" w:cstheme="minorEastAsia"/>
            <w:sz w:val="24"/>
            <w:szCs w:val="24"/>
          </w:rPr>
          <w:delText>客户</w:delText>
        </w:r>
      </w:del>
      <w:r>
        <w:rPr>
          <w:rFonts w:hint="eastAsia" w:asciiTheme="minorEastAsia" w:hAnsiTheme="minorEastAsia" w:eastAsiaTheme="minorEastAsia" w:cstheme="minorEastAsia"/>
          <w:sz w:val="24"/>
          <w:szCs w:val="24"/>
        </w:rPr>
        <w:t>补齐应付款后，</w:t>
      </w:r>
      <w:r>
        <w:rPr>
          <w:rFonts w:hint="eastAsia" w:asciiTheme="minorEastAsia" w:hAnsiTheme="minorEastAsia" w:eastAsiaTheme="minorEastAsia" w:cstheme="minorEastAsia"/>
          <w:sz w:val="24"/>
          <w:szCs w:val="24"/>
          <w:lang w:eastAsia="zh-CN"/>
        </w:rPr>
        <w:t>甲方</w:t>
      </w:r>
      <w:r>
        <w:rPr>
          <w:rFonts w:hint="eastAsia" w:asciiTheme="minorEastAsia" w:hAnsiTheme="minorEastAsia" w:eastAsiaTheme="minorEastAsia" w:cstheme="minorEastAsia"/>
          <w:sz w:val="24"/>
          <w:szCs w:val="24"/>
        </w:rPr>
        <w:t>应按合同约定补齐合同剩余款项。</w:t>
      </w:r>
    </w:p>
    <w:p w14:paraId="6C03AF8D">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w:t>
      </w:r>
      <w:del w:id="51" w:author="毕晓龙" w:date="2026-02-28T10:31:23Z">
        <w:r>
          <w:rPr>
            <w:rFonts w:hint="default" w:asciiTheme="minorEastAsia" w:hAnsiTheme="minorEastAsia" w:eastAsiaTheme="minorEastAsia" w:cstheme="minorEastAsia"/>
            <w:sz w:val="24"/>
            <w:szCs w:val="24"/>
            <w:lang w:val="en-US" w:eastAsia="zh-CN"/>
          </w:rPr>
          <w:delText>甲方</w:delText>
        </w:r>
      </w:del>
      <w:del w:id="52" w:author="毕晓龙" w:date="2026-02-28T10:31:23Z">
        <w:r>
          <w:rPr>
            <w:rFonts w:hint="default" w:asciiTheme="minorEastAsia" w:hAnsiTheme="minorEastAsia" w:eastAsiaTheme="minorEastAsia" w:cstheme="minorEastAsia"/>
            <w:sz w:val="24"/>
            <w:szCs w:val="24"/>
            <w:lang w:val="en-US"/>
          </w:rPr>
          <w:delText>客户</w:delText>
        </w:r>
      </w:del>
      <w:ins w:id="53" w:author="毕晓龙" w:date="2026-02-28T10:31:23Z">
        <w:r>
          <w:rPr>
            <w:rFonts w:hint="eastAsia" w:asciiTheme="minorEastAsia" w:hAnsiTheme="minorEastAsia" w:eastAsiaTheme="minorEastAsia" w:cstheme="minorEastAsia"/>
            <w:sz w:val="24"/>
            <w:szCs w:val="24"/>
            <w:lang w:val="en-US" w:eastAsia="zh-CN"/>
          </w:rPr>
          <w:t>最终</w:t>
        </w:r>
      </w:ins>
      <w:ins w:id="54" w:author="毕晓龙" w:date="2026-02-28T10:31:25Z">
        <w:r>
          <w:rPr>
            <w:rFonts w:hint="eastAsia" w:asciiTheme="minorEastAsia" w:hAnsiTheme="minorEastAsia" w:eastAsiaTheme="minorEastAsia" w:cstheme="minorEastAsia"/>
            <w:sz w:val="24"/>
            <w:szCs w:val="24"/>
            <w:lang w:val="en-US" w:eastAsia="zh-CN"/>
          </w:rPr>
          <w:t>用户</w:t>
        </w:r>
      </w:ins>
      <w:del w:id="55" w:author="毕晓龙" w:date="2026-02-28T10:33:18Z">
        <w:r>
          <w:rPr>
            <w:rFonts w:hint="eastAsia" w:asciiTheme="minorEastAsia" w:hAnsiTheme="minorEastAsia" w:eastAsiaTheme="minorEastAsia" w:cstheme="minorEastAsia"/>
            <w:sz w:val="24"/>
            <w:szCs w:val="24"/>
          </w:rPr>
          <w:delText>与</w:delText>
        </w:r>
      </w:del>
      <w:del w:id="56" w:author="毕晓龙" w:date="2026-02-28T10:33:18Z">
        <w:r>
          <w:rPr>
            <w:rFonts w:hint="eastAsia" w:asciiTheme="minorEastAsia" w:hAnsiTheme="minorEastAsia" w:eastAsiaTheme="minorEastAsia" w:cstheme="minorEastAsia"/>
            <w:sz w:val="24"/>
            <w:szCs w:val="24"/>
            <w:lang w:eastAsia="zh-CN"/>
          </w:rPr>
          <w:delText>甲方</w:delText>
        </w:r>
      </w:del>
      <w:r>
        <w:rPr>
          <w:rFonts w:hint="eastAsia" w:asciiTheme="minorEastAsia" w:hAnsiTheme="minorEastAsia" w:eastAsiaTheme="minorEastAsia" w:cstheme="minorEastAsia"/>
          <w:sz w:val="24"/>
          <w:szCs w:val="24"/>
        </w:rPr>
        <w:t>对</w:t>
      </w:r>
      <w:ins w:id="57" w:author="毕晓龙" w:date="2026-02-28T10:33:20Z">
        <w:r>
          <w:rPr>
            <w:rFonts w:hint="eastAsia" w:asciiTheme="minorEastAsia" w:hAnsiTheme="minorEastAsia" w:eastAsiaTheme="minorEastAsia" w:cstheme="minorEastAsia"/>
            <w:sz w:val="24"/>
            <w:szCs w:val="24"/>
            <w:lang w:val="en-US" w:eastAsia="zh-CN"/>
          </w:rPr>
          <w:t>项目</w:t>
        </w:r>
      </w:ins>
      <w:ins w:id="58" w:author="毕晓龙" w:date="2026-02-28T10:33:21Z">
        <w:r>
          <w:rPr>
            <w:rFonts w:hint="eastAsia" w:asciiTheme="minorEastAsia" w:hAnsiTheme="minorEastAsia" w:eastAsiaTheme="minorEastAsia" w:cstheme="minorEastAsia"/>
            <w:sz w:val="24"/>
            <w:szCs w:val="24"/>
            <w:lang w:val="en-US" w:eastAsia="zh-CN"/>
          </w:rPr>
          <w:t>合同</w:t>
        </w:r>
      </w:ins>
      <w:ins w:id="59" w:author="毕晓龙" w:date="2026-02-28T10:33:23Z">
        <w:r>
          <w:rPr>
            <w:rFonts w:hint="eastAsia" w:asciiTheme="minorEastAsia" w:hAnsiTheme="minorEastAsia" w:eastAsiaTheme="minorEastAsia" w:cstheme="minorEastAsia"/>
            <w:sz w:val="24"/>
            <w:szCs w:val="24"/>
            <w:lang w:val="en-US" w:eastAsia="zh-CN"/>
          </w:rPr>
          <w:t>中</w:t>
        </w:r>
      </w:ins>
      <w:r>
        <w:rPr>
          <w:rFonts w:hint="eastAsia" w:asciiTheme="minorEastAsia" w:hAnsiTheme="minorEastAsia" w:eastAsiaTheme="minorEastAsia" w:cstheme="minorEastAsia"/>
          <w:sz w:val="24"/>
          <w:szCs w:val="24"/>
        </w:rPr>
        <w:t>付款条款进行了变更，包括但不限于调整</w:t>
      </w:r>
      <w:ins w:id="60" w:author="毕晓龙" w:date="2026-02-28T10:38:06Z">
        <w:r>
          <w:rPr>
            <w:rFonts w:hint="eastAsia" w:asciiTheme="minorEastAsia" w:hAnsiTheme="minorEastAsia" w:eastAsiaTheme="minorEastAsia" w:cstheme="minorEastAsia"/>
            <w:sz w:val="24"/>
            <w:szCs w:val="24"/>
            <w:lang w:val="en-US" w:eastAsia="zh-CN"/>
          </w:rPr>
          <w:t>项目</w:t>
        </w:r>
      </w:ins>
      <w:r>
        <w:rPr>
          <w:rFonts w:hint="eastAsia" w:asciiTheme="minorEastAsia" w:hAnsiTheme="minorEastAsia" w:eastAsiaTheme="minorEastAsia" w:cstheme="minorEastAsia"/>
          <w:sz w:val="24"/>
          <w:szCs w:val="24"/>
        </w:rPr>
        <w:t>合同价款的比例与金额，延后付款期限、变更付款条件等情形，</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同意接受</w:t>
      </w:r>
      <w:ins w:id="61" w:author="毕晓龙" w:date="2026-02-28T10:38:02Z">
        <w:r>
          <w:rPr>
            <w:rFonts w:hint="eastAsia" w:asciiTheme="minorEastAsia" w:hAnsiTheme="minorEastAsia" w:eastAsiaTheme="minorEastAsia" w:cstheme="minorEastAsia"/>
            <w:sz w:val="24"/>
            <w:szCs w:val="24"/>
            <w:lang w:val="en-US" w:eastAsia="zh-CN"/>
          </w:rPr>
          <w:t>本</w:t>
        </w:r>
      </w:ins>
      <w:r>
        <w:rPr>
          <w:rFonts w:hint="eastAsia" w:asciiTheme="minorEastAsia" w:hAnsiTheme="minorEastAsia" w:eastAsiaTheme="minorEastAsia" w:cstheme="minorEastAsia"/>
          <w:sz w:val="24"/>
          <w:szCs w:val="24"/>
        </w:rPr>
        <w:t>合同付款条款随之变更，</w:t>
      </w:r>
      <w:r>
        <w:rPr>
          <w:rFonts w:hint="eastAsia" w:asciiTheme="minorEastAsia" w:hAnsiTheme="minorEastAsia" w:eastAsiaTheme="minorEastAsia" w:cstheme="minorEastAsia"/>
          <w:sz w:val="24"/>
          <w:szCs w:val="24"/>
          <w:lang w:eastAsia="zh-CN"/>
        </w:rPr>
        <w:t>甲方</w:t>
      </w:r>
      <w:r>
        <w:rPr>
          <w:rFonts w:hint="eastAsia" w:asciiTheme="minorEastAsia" w:hAnsiTheme="minorEastAsia" w:eastAsiaTheme="minorEastAsia" w:cstheme="minorEastAsia"/>
          <w:sz w:val="24"/>
          <w:szCs w:val="24"/>
        </w:rPr>
        <w:t>通知</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上述变更情况后即生效。</w:t>
      </w:r>
    </w:p>
    <w:p w14:paraId="7C4EAAA7">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上述条款是</w:t>
      </w:r>
      <w:r>
        <w:rPr>
          <w:rFonts w:hint="eastAsia" w:asciiTheme="minorEastAsia" w:hAnsiTheme="minorEastAsia" w:eastAsiaTheme="minorEastAsia" w:cstheme="minorEastAsia"/>
          <w:sz w:val="24"/>
          <w:szCs w:val="24"/>
          <w:lang w:eastAsia="zh-CN"/>
        </w:rPr>
        <w:t>甲乙双方</w:t>
      </w:r>
      <w:r>
        <w:rPr>
          <w:rFonts w:hint="eastAsia" w:asciiTheme="minorEastAsia" w:hAnsiTheme="minorEastAsia" w:eastAsiaTheme="minorEastAsia" w:cstheme="minorEastAsia"/>
          <w:sz w:val="24"/>
          <w:szCs w:val="24"/>
        </w:rPr>
        <w:t>平等协商的结果，是各方真实意思表示。</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已完全理解上述条款内容，充分知悉</w:t>
      </w:r>
      <w:del w:id="62" w:author="毕晓龙" w:date="2026-02-28T10:32:18Z">
        <w:r>
          <w:rPr>
            <w:rFonts w:hint="default" w:asciiTheme="minorEastAsia" w:hAnsiTheme="minorEastAsia" w:eastAsiaTheme="minorEastAsia" w:cstheme="minorEastAsia"/>
            <w:sz w:val="24"/>
            <w:szCs w:val="24"/>
            <w:lang w:val="en-US" w:eastAsia="zh-CN"/>
          </w:rPr>
          <w:delText>甲方</w:delText>
        </w:r>
      </w:del>
      <w:del w:id="63" w:author="毕晓龙" w:date="2026-02-28T10:32:18Z">
        <w:r>
          <w:rPr>
            <w:rFonts w:hint="default" w:asciiTheme="minorEastAsia" w:hAnsiTheme="minorEastAsia" w:eastAsiaTheme="minorEastAsia" w:cstheme="minorEastAsia"/>
            <w:sz w:val="24"/>
            <w:szCs w:val="24"/>
            <w:lang w:val="en-US"/>
          </w:rPr>
          <w:delText>客户</w:delText>
        </w:r>
      </w:del>
      <w:ins w:id="64" w:author="毕晓龙" w:date="2026-02-28T10:32:18Z">
        <w:r>
          <w:rPr>
            <w:rFonts w:hint="eastAsia" w:asciiTheme="minorEastAsia" w:hAnsiTheme="minorEastAsia" w:eastAsiaTheme="minorEastAsia" w:cstheme="minorEastAsia"/>
            <w:sz w:val="24"/>
            <w:szCs w:val="24"/>
            <w:lang w:val="en-US" w:eastAsia="zh-CN"/>
          </w:rPr>
          <w:t>最终</w:t>
        </w:r>
      </w:ins>
      <w:ins w:id="65" w:author="毕晓龙" w:date="2026-02-28T10:32:20Z">
        <w:r>
          <w:rPr>
            <w:rFonts w:hint="eastAsia" w:asciiTheme="minorEastAsia" w:hAnsiTheme="minorEastAsia" w:eastAsiaTheme="minorEastAsia" w:cstheme="minorEastAsia"/>
            <w:sz w:val="24"/>
            <w:szCs w:val="24"/>
            <w:lang w:val="en-US" w:eastAsia="zh-CN"/>
          </w:rPr>
          <w:t>用户</w:t>
        </w:r>
      </w:ins>
      <w:r>
        <w:rPr>
          <w:rFonts w:hint="eastAsia" w:asciiTheme="minorEastAsia" w:hAnsiTheme="minorEastAsia" w:eastAsiaTheme="minorEastAsia" w:cstheme="minorEastAsia"/>
          <w:sz w:val="24"/>
          <w:szCs w:val="24"/>
        </w:rPr>
        <w:t>按期向</w:t>
      </w:r>
      <w:r>
        <w:rPr>
          <w:rFonts w:hint="eastAsia" w:asciiTheme="minorEastAsia" w:hAnsiTheme="minorEastAsia" w:eastAsiaTheme="minorEastAsia" w:cstheme="minorEastAsia"/>
          <w:sz w:val="24"/>
          <w:szCs w:val="24"/>
          <w:lang w:eastAsia="zh-CN"/>
        </w:rPr>
        <w:t>甲方</w:t>
      </w:r>
      <w:r>
        <w:rPr>
          <w:rFonts w:hint="eastAsia" w:asciiTheme="minorEastAsia" w:hAnsiTheme="minorEastAsia" w:eastAsiaTheme="minorEastAsia" w:cstheme="minorEastAsia"/>
          <w:sz w:val="24"/>
          <w:szCs w:val="24"/>
        </w:rPr>
        <w:t>付款是本合同款项得以支付的基础和前提，同意接受</w:t>
      </w:r>
      <w:del w:id="66" w:author="毕晓龙" w:date="2026-02-28T10:32:25Z">
        <w:r>
          <w:rPr>
            <w:rFonts w:hint="default" w:asciiTheme="minorEastAsia" w:hAnsiTheme="minorEastAsia" w:eastAsiaTheme="minorEastAsia" w:cstheme="minorEastAsia"/>
            <w:sz w:val="24"/>
            <w:szCs w:val="24"/>
            <w:lang w:val="en-US" w:eastAsia="zh-CN"/>
          </w:rPr>
          <w:delText>甲方</w:delText>
        </w:r>
      </w:del>
      <w:del w:id="67" w:author="毕晓龙" w:date="2026-02-28T10:32:25Z">
        <w:r>
          <w:rPr>
            <w:rFonts w:hint="default" w:asciiTheme="minorEastAsia" w:hAnsiTheme="minorEastAsia" w:eastAsiaTheme="minorEastAsia" w:cstheme="minorEastAsia"/>
            <w:sz w:val="24"/>
            <w:szCs w:val="24"/>
            <w:lang w:val="en-US"/>
          </w:rPr>
          <w:delText>客户</w:delText>
        </w:r>
      </w:del>
      <w:ins w:id="68" w:author="毕晓龙" w:date="2026-02-28T10:32:26Z">
        <w:r>
          <w:rPr>
            <w:rFonts w:hint="eastAsia" w:asciiTheme="minorEastAsia" w:hAnsiTheme="minorEastAsia" w:eastAsiaTheme="minorEastAsia" w:cstheme="minorEastAsia"/>
            <w:sz w:val="24"/>
            <w:szCs w:val="24"/>
            <w:lang w:val="en-US" w:eastAsia="zh-CN"/>
          </w:rPr>
          <w:t>最终</w:t>
        </w:r>
      </w:ins>
      <w:ins w:id="69" w:author="毕晓龙" w:date="2026-02-28T10:32:27Z">
        <w:r>
          <w:rPr>
            <w:rFonts w:hint="eastAsia" w:asciiTheme="minorEastAsia" w:hAnsiTheme="minorEastAsia" w:eastAsiaTheme="minorEastAsia" w:cstheme="minorEastAsia"/>
            <w:sz w:val="24"/>
            <w:szCs w:val="24"/>
            <w:lang w:val="en-US" w:eastAsia="zh-CN"/>
          </w:rPr>
          <w:t>用户</w:t>
        </w:r>
      </w:ins>
      <w:r>
        <w:rPr>
          <w:rFonts w:hint="eastAsia" w:asciiTheme="minorEastAsia" w:hAnsiTheme="minorEastAsia" w:eastAsiaTheme="minorEastAsia" w:cstheme="minorEastAsia"/>
          <w:sz w:val="24"/>
          <w:szCs w:val="24"/>
        </w:rPr>
        <w:t>未按期付款导致本合同款项不能按期支付的商业风险以及可能损失的时间利益，不存在理解歧义或不清楚之处。</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自愿遵守本条款约定，在</w:t>
      </w:r>
      <w:del w:id="70" w:author="毕晓龙" w:date="2026-02-28T10:32:36Z">
        <w:r>
          <w:rPr>
            <w:rFonts w:hint="default" w:asciiTheme="minorEastAsia" w:hAnsiTheme="minorEastAsia" w:eastAsiaTheme="minorEastAsia" w:cstheme="minorEastAsia"/>
            <w:sz w:val="24"/>
            <w:szCs w:val="24"/>
            <w:lang w:val="en-US" w:eastAsia="zh-CN"/>
          </w:rPr>
          <w:delText>甲方</w:delText>
        </w:r>
      </w:del>
      <w:del w:id="71" w:author="毕晓龙" w:date="2026-02-28T10:32:36Z">
        <w:r>
          <w:rPr>
            <w:rFonts w:hint="default" w:asciiTheme="minorEastAsia" w:hAnsiTheme="minorEastAsia" w:eastAsiaTheme="minorEastAsia" w:cstheme="minorEastAsia"/>
            <w:sz w:val="24"/>
            <w:szCs w:val="24"/>
            <w:lang w:val="en-US"/>
          </w:rPr>
          <w:delText>客户</w:delText>
        </w:r>
      </w:del>
      <w:ins w:id="72" w:author="毕晓龙" w:date="2026-02-28T10:32:37Z">
        <w:r>
          <w:rPr>
            <w:rFonts w:hint="eastAsia" w:asciiTheme="minorEastAsia" w:hAnsiTheme="minorEastAsia" w:eastAsiaTheme="minorEastAsia" w:cstheme="minorEastAsia"/>
            <w:sz w:val="24"/>
            <w:szCs w:val="24"/>
            <w:lang w:val="en-US" w:eastAsia="zh-CN"/>
          </w:rPr>
          <w:t>最终</w:t>
        </w:r>
      </w:ins>
      <w:ins w:id="73" w:author="毕晓龙" w:date="2026-02-28T10:32:38Z">
        <w:r>
          <w:rPr>
            <w:rFonts w:hint="eastAsia" w:asciiTheme="minorEastAsia" w:hAnsiTheme="minorEastAsia" w:eastAsiaTheme="minorEastAsia" w:cstheme="minorEastAsia"/>
            <w:sz w:val="24"/>
            <w:szCs w:val="24"/>
            <w:lang w:val="en-US" w:eastAsia="zh-CN"/>
          </w:rPr>
          <w:t>用户</w:t>
        </w:r>
      </w:ins>
      <w:r>
        <w:rPr>
          <w:rFonts w:hint="eastAsia" w:asciiTheme="minorEastAsia" w:hAnsiTheme="minorEastAsia" w:eastAsiaTheme="minorEastAsia" w:cstheme="minorEastAsia"/>
          <w:sz w:val="24"/>
          <w:szCs w:val="24"/>
        </w:rPr>
        <w:t>未按照</w:t>
      </w:r>
      <w:del w:id="74" w:author="毕晓龙" w:date="2026-02-28T10:38:30Z">
        <w:r>
          <w:rPr>
            <w:rFonts w:hint="default" w:asciiTheme="minorEastAsia" w:hAnsiTheme="minorEastAsia" w:eastAsiaTheme="minorEastAsia" w:cstheme="minorEastAsia"/>
            <w:sz w:val="24"/>
            <w:szCs w:val="24"/>
            <w:lang w:val="en-US"/>
          </w:rPr>
          <w:delText>其与</w:delText>
        </w:r>
      </w:del>
      <w:del w:id="75" w:author="毕晓龙" w:date="2026-02-28T10:38:30Z">
        <w:r>
          <w:rPr>
            <w:rFonts w:hint="default" w:asciiTheme="minorEastAsia" w:hAnsiTheme="minorEastAsia" w:eastAsiaTheme="minorEastAsia" w:cstheme="minorEastAsia"/>
            <w:sz w:val="24"/>
            <w:szCs w:val="24"/>
            <w:lang w:val="en-US" w:eastAsia="zh-CN"/>
          </w:rPr>
          <w:delText>甲方</w:delText>
        </w:r>
      </w:del>
      <w:del w:id="76" w:author="毕晓龙" w:date="2026-02-28T10:38:30Z">
        <w:r>
          <w:rPr>
            <w:rFonts w:hint="default" w:asciiTheme="minorEastAsia" w:hAnsiTheme="minorEastAsia" w:eastAsiaTheme="minorEastAsia" w:cstheme="minorEastAsia"/>
            <w:sz w:val="24"/>
            <w:szCs w:val="24"/>
            <w:lang w:val="en-US"/>
          </w:rPr>
          <w:delText>签订</w:delText>
        </w:r>
      </w:del>
      <w:ins w:id="77" w:author="毕晓龙" w:date="2026-02-28T10:38:30Z">
        <w:r>
          <w:rPr>
            <w:rFonts w:hint="eastAsia" w:asciiTheme="minorEastAsia" w:hAnsiTheme="minorEastAsia" w:eastAsiaTheme="minorEastAsia" w:cstheme="minorEastAsia"/>
            <w:sz w:val="24"/>
            <w:szCs w:val="24"/>
            <w:lang w:val="en-US" w:eastAsia="zh-CN"/>
          </w:rPr>
          <w:t>项目</w:t>
        </w:r>
      </w:ins>
      <w:r>
        <w:rPr>
          <w:rFonts w:hint="eastAsia" w:asciiTheme="minorEastAsia" w:hAnsiTheme="minorEastAsia" w:eastAsiaTheme="minorEastAsia" w:cstheme="minorEastAsia"/>
          <w:sz w:val="24"/>
          <w:szCs w:val="24"/>
        </w:rPr>
        <w:t>合同约定向</w:t>
      </w:r>
      <w:r>
        <w:rPr>
          <w:rFonts w:hint="eastAsia" w:asciiTheme="minorEastAsia" w:hAnsiTheme="minorEastAsia" w:eastAsiaTheme="minorEastAsia" w:cstheme="minorEastAsia"/>
          <w:sz w:val="24"/>
          <w:szCs w:val="24"/>
          <w:lang w:eastAsia="zh-CN"/>
        </w:rPr>
        <w:t>甲方</w:t>
      </w:r>
      <w:r>
        <w:rPr>
          <w:rFonts w:hint="eastAsia" w:asciiTheme="minorEastAsia" w:hAnsiTheme="minorEastAsia" w:eastAsiaTheme="minorEastAsia" w:cstheme="minorEastAsia"/>
          <w:sz w:val="24"/>
          <w:szCs w:val="24"/>
        </w:rPr>
        <w:t>支付合同款时，积极配合</w:t>
      </w:r>
      <w:r>
        <w:rPr>
          <w:rFonts w:hint="eastAsia" w:asciiTheme="minorEastAsia" w:hAnsiTheme="minorEastAsia" w:eastAsiaTheme="minorEastAsia" w:cstheme="minorEastAsia"/>
          <w:sz w:val="24"/>
          <w:szCs w:val="24"/>
          <w:lang w:eastAsia="zh-CN"/>
        </w:rPr>
        <w:t>甲方</w:t>
      </w:r>
      <w:r>
        <w:rPr>
          <w:rFonts w:hint="eastAsia" w:asciiTheme="minorEastAsia" w:hAnsiTheme="minorEastAsia" w:eastAsiaTheme="minorEastAsia" w:cstheme="minorEastAsia"/>
          <w:sz w:val="24"/>
          <w:szCs w:val="24"/>
        </w:rPr>
        <w:t>向</w:t>
      </w:r>
      <w:del w:id="78" w:author="毕晓龙" w:date="2026-02-28T10:37:50Z">
        <w:r>
          <w:rPr>
            <w:rFonts w:hint="default" w:asciiTheme="minorEastAsia" w:hAnsiTheme="minorEastAsia" w:eastAsiaTheme="minorEastAsia" w:cstheme="minorEastAsia"/>
            <w:sz w:val="24"/>
            <w:szCs w:val="24"/>
            <w:lang w:val="en-US" w:eastAsia="zh-CN"/>
          </w:rPr>
          <w:delText>甲方</w:delText>
        </w:r>
      </w:del>
      <w:del w:id="79" w:author="毕晓龙" w:date="2026-02-28T10:37:50Z">
        <w:r>
          <w:rPr>
            <w:rFonts w:hint="default" w:asciiTheme="minorEastAsia" w:hAnsiTheme="minorEastAsia" w:eastAsiaTheme="minorEastAsia" w:cstheme="minorEastAsia"/>
            <w:sz w:val="24"/>
            <w:szCs w:val="24"/>
            <w:lang w:val="en-US"/>
          </w:rPr>
          <w:delText>客户</w:delText>
        </w:r>
      </w:del>
      <w:ins w:id="80" w:author="毕晓龙" w:date="2026-02-28T10:37:51Z">
        <w:r>
          <w:rPr>
            <w:rFonts w:hint="eastAsia" w:asciiTheme="minorEastAsia" w:hAnsiTheme="minorEastAsia" w:eastAsiaTheme="minorEastAsia" w:cstheme="minorEastAsia"/>
            <w:sz w:val="24"/>
            <w:szCs w:val="24"/>
            <w:lang w:val="en-US" w:eastAsia="zh-CN"/>
          </w:rPr>
          <w:t>最终</w:t>
        </w:r>
      </w:ins>
      <w:ins w:id="81" w:author="毕晓龙" w:date="2026-02-28T10:37:52Z">
        <w:r>
          <w:rPr>
            <w:rFonts w:hint="eastAsia" w:asciiTheme="minorEastAsia" w:hAnsiTheme="minorEastAsia" w:eastAsiaTheme="minorEastAsia" w:cstheme="minorEastAsia"/>
            <w:sz w:val="24"/>
            <w:szCs w:val="24"/>
            <w:lang w:val="en-US" w:eastAsia="zh-CN"/>
          </w:rPr>
          <w:t>用户</w:t>
        </w:r>
      </w:ins>
      <w:r>
        <w:rPr>
          <w:rFonts w:hint="eastAsia" w:asciiTheme="minorEastAsia" w:hAnsiTheme="minorEastAsia" w:eastAsiaTheme="minorEastAsia" w:cstheme="minorEastAsia"/>
          <w:sz w:val="24"/>
          <w:szCs w:val="24"/>
        </w:rPr>
        <w:t>主张权利。</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确认因</w:t>
      </w:r>
      <w:del w:id="82" w:author="毕晓龙" w:date="2026-02-28T10:38:46Z">
        <w:r>
          <w:rPr>
            <w:rFonts w:hint="default" w:asciiTheme="minorEastAsia" w:hAnsiTheme="minorEastAsia" w:eastAsiaTheme="minorEastAsia" w:cstheme="minorEastAsia"/>
            <w:sz w:val="24"/>
            <w:szCs w:val="24"/>
            <w:lang w:val="en-US" w:eastAsia="zh-CN"/>
          </w:rPr>
          <w:delText>甲方</w:delText>
        </w:r>
      </w:del>
      <w:del w:id="83" w:author="毕晓龙" w:date="2026-02-28T10:38:46Z">
        <w:r>
          <w:rPr>
            <w:rFonts w:hint="default" w:asciiTheme="minorEastAsia" w:hAnsiTheme="minorEastAsia" w:eastAsiaTheme="minorEastAsia" w:cstheme="minorEastAsia"/>
            <w:sz w:val="24"/>
            <w:szCs w:val="24"/>
            <w:lang w:val="en-US"/>
          </w:rPr>
          <w:delText>客户</w:delText>
        </w:r>
      </w:del>
      <w:ins w:id="84" w:author="毕晓龙" w:date="2026-02-28T10:38:47Z">
        <w:r>
          <w:rPr>
            <w:rFonts w:hint="eastAsia" w:asciiTheme="minorEastAsia" w:hAnsiTheme="minorEastAsia" w:eastAsiaTheme="minorEastAsia" w:cstheme="minorEastAsia"/>
            <w:sz w:val="24"/>
            <w:szCs w:val="24"/>
            <w:lang w:val="en-US" w:eastAsia="zh-CN"/>
          </w:rPr>
          <w:t>最终</w:t>
        </w:r>
      </w:ins>
      <w:ins w:id="85" w:author="毕晓龙" w:date="2026-02-28T10:38:48Z">
        <w:r>
          <w:rPr>
            <w:rFonts w:hint="eastAsia" w:asciiTheme="minorEastAsia" w:hAnsiTheme="minorEastAsia" w:eastAsiaTheme="minorEastAsia" w:cstheme="minorEastAsia"/>
            <w:sz w:val="24"/>
            <w:szCs w:val="24"/>
            <w:lang w:val="en-US" w:eastAsia="zh-CN"/>
          </w:rPr>
          <w:t>用户</w:t>
        </w:r>
      </w:ins>
      <w:r>
        <w:rPr>
          <w:rFonts w:hint="eastAsia" w:asciiTheme="minorEastAsia" w:hAnsiTheme="minorEastAsia" w:eastAsiaTheme="minorEastAsia" w:cstheme="minorEastAsia"/>
          <w:sz w:val="24"/>
          <w:szCs w:val="24"/>
        </w:rPr>
        <w:t>未按期付款导致本合同不能按期付款的，</w:t>
      </w:r>
      <w:r>
        <w:rPr>
          <w:rFonts w:hint="eastAsia" w:asciiTheme="minorEastAsia" w:hAnsiTheme="minorEastAsia" w:eastAsiaTheme="minorEastAsia" w:cstheme="minorEastAsia"/>
          <w:sz w:val="24"/>
          <w:szCs w:val="24"/>
          <w:lang w:eastAsia="zh-CN"/>
        </w:rPr>
        <w:t>甲方</w:t>
      </w:r>
      <w:r>
        <w:rPr>
          <w:rFonts w:hint="eastAsia" w:asciiTheme="minorEastAsia" w:hAnsiTheme="minorEastAsia" w:eastAsiaTheme="minorEastAsia" w:cstheme="minorEastAsia"/>
          <w:sz w:val="24"/>
          <w:szCs w:val="24"/>
        </w:rPr>
        <w:t>不构成违约。</w:t>
      </w:r>
    </w:p>
    <w:p w14:paraId="1A7FAC55">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w:t>
      </w:r>
      <w:del w:id="86" w:author="毕晓龙" w:date="2026-02-28T10:45:01Z">
        <w:r>
          <w:rPr>
            <w:rFonts w:hint="default" w:asciiTheme="minorEastAsia" w:hAnsiTheme="minorEastAsia" w:eastAsiaTheme="minorEastAsia" w:cstheme="minorEastAsia"/>
            <w:sz w:val="24"/>
            <w:szCs w:val="24"/>
            <w:lang w:val="en-US" w:eastAsia="zh-CN"/>
          </w:rPr>
          <w:delText>甲方</w:delText>
        </w:r>
      </w:del>
      <w:del w:id="87" w:author="毕晓龙" w:date="2026-02-28T10:45:01Z">
        <w:r>
          <w:rPr>
            <w:rFonts w:hint="default" w:asciiTheme="minorEastAsia" w:hAnsiTheme="minorEastAsia" w:eastAsiaTheme="minorEastAsia" w:cstheme="minorEastAsia"/>
            <w:sz w:val="24"/>
            <w:szCs w:val="24"/>
            <w:lang w:val="en-US"/>
          </w:rPr>
          <w:delText>客户</w:delText>
        </w:r>
      </w:del>
      <w:ins w:id="88" w:author="毕晓龙" w:date="2026-02-28T10:45:02Z">
        <w:r>
          <w:rPr>
            <w:rFonts w:hint="eastAsia" w:asciiTheme="minorEastAsia" w:hAnsiTheme="minorEastAsia" w:eastAsiaTheme="minorEastAsia" w:cstheme="minorEastAsia"/>
            <w:sz w:val="24"/>
            <w:szCs w:val="24"/>
            <w:lang w:val="en-US" w:eastAsia="zh-CN"/>
          </w:rPr>
          <w:t>最终</w:t>
        </w:r>
      </w:ins>
      <w:ins w:id="89" w:author="毕晓龙" w:date="2026-02-28T10:45:03Z">
        <w:r>
          <w:rPr>
            <w:rFonts w:hint="eastAsia" w:asciiTheme="minorEastAsia" w:hAnsiTheme="minorEastAsia" w:eastAsiaTheme="minorEastAsia" w:cstheme="minorEastAsia"/>
            <w:sz w:val="24"/>
            <w:szCs w:val="24"/>
            <w:lang w:val="en-US" w:eastAsia="zh-CN"/>
          </w:rPr>
          <w:t>用户</w:t>
        </w:r>
      </w:ins>
      <w:r>
        <w:rPr>
          <w:rFonts w:hint="eastAsia" w:asciiTheme="minorEastAsia" w:hAnsiTheme="minorEastAsia" w:eastAsiaTheme="minorEastAsia" w:cstheme="minorEastAsia"/>
          <w:sz w:val="24"/>
          <w:szCs w:val="24"/>
        </w:rPr>
        <w:t>未按期付款导致</w:t>
      </w:r>
      <w:r>
        <w:rPr>
          <w:rFonts w:hint="eastAsia" w:asciiTheme="minorEastAsia" w:hAnsiTheme="minorEastAsia" w:eastAsiaTheme="minorEastAsia" w:cstheme="minorEastAsia"/>
          <w:sz w:val="24"/>
          <w:szCs w:val="24"/>
          <w:lang w:eastAsia="zh-CN"/>
        </w:rPr>
        <w:t>甲方</w:t>
      </w:r>
      <w:r>
        <w:rPr>
          <w:rFonts w:hint="eastAsia" w:asciiTheme="minorEastAsia" w:hAnsiTheme="minorEastAsia" w:eastAsiaTheme="minorEastAsia" w:cstheme="minorEastAsia"/>
          <w:sz w:val="24"/>
          <w:szCs w:val="24"/>
        </w:rPr>
        <w:t>不能按期向</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支付的，</w:t>
      </w:r>
      <w:r>
        <w:rPr>
          <w:rFonts w:hint="eastAsia" w:asciiTheme="minorEastAsia" w:hAnsiTheme="minorEastAsia" w:eastAsiaTheme="minorEastAsia" w:cstheme="minorEastAsia"/>
          <w:sz w:val="24"/>
          <w:szCs w:val="24"/>
          <w:lang w:eastAsia="zh-CN"/>
        </w:rPr>
        <w:t>甲方</w:t>
      </w:r>
      <w:r>
        <w:rPr>
          <w:rFonts w:hint="eastAsia" w:asciiTheme="minorEastAsia" w:hAnsiTheme="minorEastAsia" w:eastAsiaTheme="minorEastAsia" w:cstheme="minorEastAsia"/>
          <w:sz w:val="24"/>
          <w:szCs w:val="24"/>
        </w:rPr>
        <w:t>有权将对</w:t>
      </w:r>
      <w:del w:id="90" w:author="毕晓龙" w:date="2026-02-28T10:45:29Z">
        <w:r>
          <w:rPr>
            <w:rFonts w:hint="default" w:asciiTheme="minorEastAsia" w:hAnsiTheme="minorEastAsia" w:eastAsiaTheme="minorEastAsia" w:cstheme="minorEastAsia"/>
            <w:sz w:val="24"/>
            <w:szCs w:val="24"/>
            <w:lang w:val="en-US" w:eastAsia="zh-CN"/>
          </w:rPr>
          <w:delText>甲方</w:delText>
        </w:r>
      </w:del>
      <w:del w:id="91" w:author="毕晓龙" w:date="2026-02-28T10:45:29Z">
        <w:r>
          <w:rPr>
            <w:rFonts w:hint="default" w:asciiTheme="minorEastAsia" w:hAnsiTheme="minorEastAsia" w:eastAsiaTheme="minorEastAsia" w:cstheme="minorEastAsia"/>
            <w:sz w:val="24"/>
            <w:szCs w:val="24"/>
            <w:lang w:val="en-US"/>
          </w:rPr>
          <w:delText>客户</w:delText>
        </w:r>
      </w:del>
      <w:ins w:id="92" w:author="毕晓龙" w:date="2026-02-28T10:45:29Z">
        <w:r>
          <w:rPr>
            <w:rFonts w:hint="eastAsia" w:asciiTheme="minorEastAsia" w:hAnsiTheme="minorEastAsia" w:eastAsiaTheme="minorEastAsia" w:cstheme="minorEastAsia"/>
            <w:sz w:val="24"/>
            <w:szCs w:val="24"/>
            <w:lang w:val="en-US" w:eastAsia="zh-CN"/>
          </w:rPr>
          <w:t>最终</w:t>
        </w:r>
      </w:ins>
      <w:ins w:id="93" w:author="毕晓龙" w:date="2026-02-28T10:45:31Z">
        <w:r>
          <w:rPr>
            <w:rFonts w:hint="eastAsia" w:asciiTheme="minorEastAsia" w:hAnsiTheme="minorEastAsia" w:eastAsiaTheme="minorEastAsia" w:cstheme="minorEastAsia"/>
            <w:sz w:val="24"/>
            <w:szCs w:val="24"/>
            <w:lang w:val="en-US" w:eastAsia="zh-CN"/>
          </w:rPr>
          <w:t>用户</w:t>
        </w:r>
      </w:ins>
      <w:r>
        <w:rPr>
          <w:rFonts w:hint="eastAsia" w:asciiTheme="minorEastAsia" w:hAnsiTheme="minorEastAsia" w:eastAsiaTheme="minorEastAsia" w:cstheme="minorEastAsia"/>
          <w:sz w:val="24"/>
          <w:szCs w:val="24"/>
        </w:rPr>
        <w:t>享有的债权在</w:t>
      </w:r>
      <w:r>
        <w:rPr>
          <w:rFonts w:hint="eastAsia" w:asciiTheme="minorEastAsia" w:hAnsiTheme="minorEastAsia" w:eastAsiaTheme="minorEastAsia" w:cstheme="minorEastAsia"/>
          <w:sz w:val="24"/>
          <w:szCs w:val="24"/>
          <w:lang w:eastAsia="zh-CN"/>
        </w:rPr>
        <w:t>甲方</w:t>
      </w:r>
      <w:r>
        <w:rPr>
          <w:rFonts w:hint="eastAsia" w:asciiTheme="minorEastAsia" w:hAnsiTheme="minorEastAsia" w:eastAsiaTheme="minorEastAsia" w:cstheme="minorEastAsia"/>
          <w:sz w:val="24"/>
          <w:szCs w:val="24"/>
        </w:rPr>
        <w:t>欠付</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合同款的范围内转让至</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，用于清偿</w:t>
      </w:r>
      <w:r>
        <w:rPr>
          <w:rFonts w:hint="eastAsia" w:asciiTheme="minorEastAsia" w:hAnsiTheme="minorEastAsia" w:eastAsiaTheme="minorEastAsia" w:cstheme="minorEastAsia"/>
          <w:sz w:val="24"/>
          <w:szCs w:val="24"/>
          <w:lang w:eastAsia="zh-CN"/>
        </w:rPr>
        <w:t>甲方</w:t>
      </w:r>
      <w:r>
        <w:rPr>
          <w:rFonts w:hint="eastAsia" w:asciiTheme="minorEastAsia" w:hAnsiTheme="minorEastAsia" w:eastAsiaTheme="minorEastAsia" w:cstheme="minorEastAsia"/>
          <w:sz w:val="24"/>
          <w:szCs w:val="24"/>
        </w:rPr>
        <w:t>对</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的欠款。</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同意不再向</w:t>
      </w:r>
      <w:r>
        <w:rPr>
          <w:rFonts w:hint="eastAsia" w:asciiTheme="minorEastAsia" w:hAnsiTheme="minorEastAsia" w:eastAsiaTheme="minorEastAsia" w:cstheme="minorEastAsia"/>
          <w:sz w:val="24"/>
          <w:szCs w:val="24"/>
          <w:lang w:eastAsia="zh-CN"/>
        </w:rPr>
        <w:t>甲方</w:t>
      </w:r>
      <w:r>
        <w:rPr>
          <w:rFonts w:hint="eastAsia" w:asciiTheme="minorEastAsia" w:hAnsiTheme="minorEastAsia" w:eastAsiaTheme="minorEastAsia" w:cstheme="minorEastAsia"/>
          <w:sz w:val="24"/>
          <w:szCs w:val="24"/>
        </w:rPr>
        <w:t>主张合同款。</w:t>
      </w:r>
    </w:p>
    <w:p w14:paraId="39D2DF93">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如果争议的部分或全部因</w:t>
      </w:r>
      <w:del w:id="94" w:author="毕晓龙" w:date="2026-02-28T10:45:49Z">
        <w:r>
          <w:rPr>
            <w:rFonts w:hint="default" w:asciiTheme="minorEastAsia" w:hAnsiTheme="minorEastAsia" w:eastAsiaTheme="minorEastAsia" w:cstheme="minorEastAsia"/>
            <w:sz w:val="24"/>
            <w:szCs w:val="24"/>
            <w:lang w:val="en-US" w:eastAsia="zh-CN"/>
          </w:rPr>
          <w:delText>甲方</w:delText>
        </w:r>
      </w:del>
      <w:del w:id="95" w:author="毕晓龙" w:date="2026-02-28T10:45:49Z">
        <w:r>
          <w:rPr>
            <w:rFonts w:hint="default" w:asciiTheme="minorEastAsia" w:hAnsiTheme="minorEastAsia" w:eastAsiaTheme="minorEastAsia" w:cstheme="minorEastAsia"/>
            <w:sz w:val="24"/>
            <w:szCs w:val="24"/>
            <w:lang w:val="en-US"/>
          </w:rPr>
          <w:delText>客户</w:delText>
        </w:r>
      </w:del>
      <w:ins w:id="96" w:author="毕晓龙" w:date="2026-02-28T10:45:50Z">
        <w:r>
          <w:rPr>
            <w:rFonts w:hint="eastAsia" w:asciiTheme="minorEastAsia" w:hAnsiTheme="minorEastAsia" w:eastAsiaTheme="minorEastAsia" w:cstheme="minorEastAsia"/>
            <w:sz w:val="24"/>
            <w:szCs w:val="24"/>
            <w:lang w:val="en-US" w:eastAsia="zh-CN"/>
          </w:rPr>
          <w:t>最终</w:t>
        </w:r>
      </w:ins>
      <w:ins w:id="97" w:author="毕晓龙" w:date="2026-02-28T10:45:51Z">
        <w:r>
          <w:rPr>
            <w:rFonts w:hint="eastAsia" w:asciiTheme="minorEastAsia" w:hAnsiTheme="minorEastAsia" w:eastAsiaTheme="minorEastAsia" w:cstheme="minorEastAsia"/>
            <w:sz w:val="24"/>
            <w:szCs w:val="24"/>
            <w:lang w:val="en-US" w:eastAsia="zh-CN"/>
          </w:rPr>
          <w:t>用户</w:t>
        </w:r>
      </w:ins>
      <w:r>
        <w:rPr>
          <w:rFonts w:hint="eastAsia" w:asciiTheme="minorEastAsia" w:hAnsiTheme="minorEastAsia" w:eastAsiaTheme="minorEastAsia" w:cstheme="minorEastAsia"/>
          <w:sz w:val="24"/>
          <w:szCs w:val="24"/>
        </w:rPr>
        <w:t>未付款等原因造成的，启动诉讼程序时，应要求</w:t>
      </w:r>
      <w:del w:id="98" w:author="毕晓龙" w:date="2026-02-28T10:46:00Z">
        <w:r>
          <w:rPr>
            <w:rFonts w:hint="default" w:asciiTheme="minorEastAsia" w:hAnsiTheme="minorEastAsia" w:eastAsiaTheme="minorEastAsia" w:cstheme="minorEastAsia"/>
            <w:sz w:val="24"/>
            <w:szCs w:val="24"/>
            <w:lang w:val="en-US" w:eastAsia="zh-CN"/>
          </w:rPr>
          <w:delText>甲方</w:delText>
        </w:r>
      </w:del>
      <w:del w:id="99" w:author="毕晓龙" w:date="2026-02-28T10:46:00Z">
        <w:r>
          <w:rPr>
            <w:rFonts w:hint="default" w:asciiTheme="minorEastAsia" w:hAnsiTheme="minorEastAsia" w:eastAsiaTheme="minorEastAsia" w:cstheme="minorEastAsia"/>
            <w:sz w:val="24"/>
            <w:szCs w:val="24"/>
            <w:lang w:val="en-US"/>
          </w:rPr>
          <w:delText>客户</w:delText>
        </w:r>
      </w:del>
      <w:ins w:id="100" w:author="毕晓龙" w:date="2026-02-28T10:46:01Z">
        <w:r>
          <w:rPr>
            <w:rFonts w:hint="eastAsia" w:asciiTheme="minorEastAsia" w:hAnsiTheme="minorEastAsia" w:eastAsiaTheme="minorEastAsia" w:cstheme="minorEastAsia"/>
            <w:sz w:val="24"/>
            <w:szCs w:val="24"/>
            <w:lang w:val="en-US" w:eastAsia="zh-CN"/>
          </w:rPr>
          <w:t>最终</w:t>
        </w:r>
      </w:ins>
      <w:ins w:id="101" w:author="毕晓龙" w:date="2026-02-28T10:46:02Z">
        <w:r>
          <w:rPr>
            <w:rFonts w:hint="eastAsia" w:asciiTheme="minorEastAsia" w:hAnsiTheme="minorEastAsia" w:eastAsiaTheme="minorEastAsia" w:cstheme="minorEastAsia"/>
            <w:sz w:val="24"/>
            <w:szCs w:val="24"/>
            <w:lang w:val="en-US" w:eastAsia="zh-CN"/>
          </w:rPr>
          <w:t>用户</w:t>
        </w:r>
      </w:ins>
      <w:r>
        <w:rPr>
          <w:rFonts w:hint="eastAsia" w:asciiTheme="minorEastAsia" w:hAnsiTheme="minorEastAsia" w:eastAsiaTheme="minorEastAsia" w:cstheme="minorEastAsia"/>
          <w:sz w:val="24"/>
          <w:szCs w:val="24"/>
        </w:rPr>
        <w:t>参加诉讼并按照法律规定承担责任。</w:t>
      </w:r>
    </w:p>
    <w:p w14:paraId="7F91DB1F">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0" w:firstLineChars="0"/>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特别说明：1.鉴于</w:t>
      </w:r>
      <w:ins w:id="102" w:author="毕晓龙" w:date="2026-02-28T10:46:09Z">
        <w:r>
          <w:rPr>
            <w:rFonts w:hint="eastAsia" w:asciiTheme="minorEastAsia" w:hAnsiTheme="minorEastAsia" w:eastAsiaTheme="minorEastAsia" w:cstheme="minorEastAsia"/>
            <w:sz w:val="24"/>
            <w:szCs w:val="24"/>
            <w:lang w:val="en-US" w:eastAsia="zh-CN"/>
          </w:rPr>
          <w:t>最终</w:t>
        </w:r>
      </w:ins>
      <w:del w:id="103" w:author="毕晓龙" w:date="2026-02-28T10:46:10Z">
        <w:r>
          <w:rPr>
            <w:rFonts w:hint="eastAsia" w:asciiTheme="minorEastAsia" w:hAnsiTheme="minorEastAsia" w:eastAsiaTheme="minorEastAsia" w:cstheme="minorEastAsia"/>
            <w:sz w:val="24"/>
            <w:szCs w:val="24"/>
          </w:rPr>
          <w:delText>客</w:delText>
        </w:r>
      </w:del>
      <w:ins w:id="104" w:author="毕晓龙" w:date="2026-02-28T10:46:11Z">
        <w:r>
          <w:rPr>
            <w:rFonts w:hint="eastAsia" w:asciiTheme="minorEastAsia" w:hAnsiTheme="minorEastAsia" w:eastAsiaTheme="minorEastAsia" w:cstheme="minorEastAsia"/>
            <w:sz w:val="24"/>
            <w:szCs w:val="24"/>
            <w:lang w:val="en-US" w:eastAsia="zh-CN"/>
          </w:rPr>
          <w:t>用</w:t>
        </w:r>
      </w:ins>
      <w:r>
        <w:rPr>
          <w:rFonts w:hint="eastAsia" w:asciiTheme="minorEastAsia" w:hAnsiTheme="minorEastAsia" w:eastAsiaTheme="minorEastAsia" w:cstheme="minorEastAsia"/>
          <w:sz w:val="24"/>
          <w:szCs w:val="24"/>
        </w:rPr>
        <w:t>户单位是本合同项目的最终用户和实际受益人，其应当支付相应对价；2.</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已经充分评估和考量客户单位的资质、信誉及支付能力等情形，对客户单位未按期付款导致</w:t>
      </w:r>
      <w:r>
        <w:rPr>
          <w:rFonts w:hint="eastAsia" w:asciiTheme="minorEastAsia" w:hAnsiTheme="minorEastAsia" w:eastAsiaTheme="minorEastAsia" w:cstheme="minorEastAsia"/>
          <w:sz w:val="24"/>
          <w:szCs w:val="24"/>
          <w:lang w:eastAsia="zh-CN"/>
        </w:rPr>
        <w:t>甲方</w:t>
      </w:r>
      <w:r>
        <w:rPr>
          <w:rFonts w:hint="eastAsia" w:asciiTheme="minorEastAsia" w:hAnsiTheme="minorEastAsia" w:eastAsiaTheme="minorEastAsia" w:cstheme="minorEastAsia"/>
          <w:sz w:val="24"/>
          <w:szCs w:val="24"/>
        </w:rPr>
        <w:t>不能按期支付本合同款项的可能性、商业风险以及可能损失的时间利益等进行了充分评估和考量，对此有合理的预判；3.以上合同价款已包含对逾期付款的预判和补偿，该补偿包括但不限于逾期付款违约金、逾期资金占用利息以及其他全部损失等。</w:t>
      </w:r>
    </w:p>
    <w:bookmarkEnd w:id="1"/>
    <w:p w14:paraId="1590C4E5">
      <w:pPr>
        <w:pStyle w:val="14"/>
        <w:keepNext w:val="0"/>
        <w:keepLines w:val="0"/>
        <w:pageBreakBefore w:val="0"/>
        <w:widowControl/>
        <w:numPr>
          <w:ilvl w:val="0"/>
          <w:numId w:val="0"/>
        </w:numPr>
        <w:tabs>
          <w:tab w:val="left" w:pos="1027"/>
        </w:tabs>
        <w:kinsoku w:val="0"/>
        <w:wordWrap/>
        <w:overflowPunct/>
        <w:topLinePunct w:val="0"/>
        <w:autoSpaceDE w:val="0"/>
        <w:autoSpaceDN w:val="0"/>
        <w:bidi w:val="0"/>
        <w:adjustRightInd w:val="0"/>
        <w:snapToGrid w:val="0"/>
        <w:ind w:leftChars="0" w:right="0" w:rightChars="0"/>
        <w:textAlignment w:val="baseline"/>
        <w:rPr>
          <w:rFonts w:hint="eastAsia" w:asciiTheme="minorEastAsia" w:hAnsiTheme="minorEastAsia" w:eastAsiaTheme="minorEastAsia" w:cstheme="minorEastAsia"/>
          <w:b/>
          <w:bCs/>
          <w:sz w:val="24"/>
          <w:szCs w:val="24"/>
        </w:rPr>
      </w:pPr>
      <w:bookmarkStart w:id="2" w:name="_bookmark117"/>
      <w:bookmarkEnd w:id="2"/>
      <w:r>
        <w:rPr>
          <w:rFonts w:hint="eastAsia" w:asciiTheme="minorEastAsia" w:hAnsiTheme="minorEastAsia" w:eastAsiaTheme="minorEastAsia" w:cstheme="minorEastAsia"/>
          <w:b/>
          <w:bCs/>
          <w:spacing w:val="-1"/>
          <w:sz w:val="24"/>
          <w:szCs w:val="24"/>
          <w:lang w:val="en-US" w:eastAsia="zh-CN"/>
        </w:rPr>
        <w:t xml:space="preserve">3.3 </w:t>
      </w:r>
      <w:r>
        <w:rPr>
          <w:rFonts w:hint="eastAsia" w:asciiTheme="minorEastAsia" w:hAnsiTheme="minorEastAsia" w:eastAsiaTheme="minorEastAsia" w:cstheme="minorEastAsia"/>
          <w:b/>
          <w:bCs/>
          <w:spacing w:val="-1"/>
          <w:sz w:val="24"/>
          <w:szCs w:val="24"/>
          <w:lang w:eastAsia="zh-CN"/>
        </w:rPr>
        <w:t>甲方</w:t>
      </w:r>
      <w:r>
        <w:rPr>
          <w:rFonts w:hint="eastAsia" w:asciiTheme="minorEastAsia" w:hAnsiTheme="minorEastAsia" w:eastAsiaTheme="minorEastAsia" w:cstheme="minorEastAsia"/>
          <w:b/>
          <w:bCs/>
          <w:spacing w:val="-1"/>
          <w:sz w:val="24"/>
          <w:szCs w:val="24"/>
        </w:rPr>
        <w:t>扣款的权利</w:t>
      </w:r>
    </w:p>
    <w:p w14:paraId="18802BAF">
      <w:pPr>
        <w:pStyle w:val="9"/>
        <w:keepNext w:val="0"/>
        <w:keepLines w:val="0"/>
        <w:pageBreakBefore w:val="0"/>
        <w:widowControl/>
        <w:kinsoku w:val="0"/>
        <w:wordWrap/>
        <w:overflowPunct/>
        <w:topLinePunct w:val="0"/>
        <w:autoSpaceDE w:val="0"/>
        <w:autoSpaceDN w:val="0"/>
        <w:bidi w:val="0"/>
        <w:adjustRightInd w:val="0"/>
        <w:snapToGrid w:val="0"/>
        <w:spacing w:line="364" w:lineRule="auto"/>
        <w:ind w:left="0" w:right="0" w:firstLine="0" w:firstLineChars="0"/>
        <w:textAlignment w:val="baseline"/>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当</w:t>
      </w:r>
      <w:r>
        <w:rPr>
          <w:rFonts w:hint="eastAsia" w:asciiTheme="minorEastAsia" w:hAnsiTheme="minorEastAsia" w:eastAsiaTheme="minorEastAsia" w:cstheme="minorEastAsia"/>
          <w:sz w:val="24"/>
          <w:szCs w:val="24"/>
          <w:lang w:eastAsia="zh-CN"/>
        </w:rPr>
        <w:t>乙方</w:t>
      </w:r>
      <w:r>
        <w:rPr>
          <w:rFonts w:hint="eastAsia" w:asciiTheme="minorEastAsia" w:hAnsiTheme="minorEastAsia" w:eastAsiaTheme="minorEastAsia" w:cstheme="minorEastAsia"/>
          <w:sz w:val="24"/>
          <w:szCs w:val="24"/>
        </w:rPr>
        <w:t>应向</w:t>
      </w:r>
      <w:r>
        <w:rPr>
          <w:rFonts w:hint="eastAsia" w:asciiTheme="minorEastAsia" w:hAnsiTheme="minorEastAsia" w:eastAsiaTheme="minorEastAsia" w:cstheme="minorEastAsia"/>
          <w:sz w:val="24"/>
          <w:szCs w:val="24"/>
          <w:lang w:eastAsia="zh-CN"/>
        </w:rPr>
        <w:t>甲方</w:t>
      </w:r>
      <w:r>
        <w:rPr>
          <w:rFonts w:hint="eastAsia" w:asciiTheme="minorEastAsia" w:hAnsiTheme="minorEastAsia" w:eastAsiaTheme="minorEastAsia" w:cstheme="minorEastAsia"/>
          <w:sz w:val="24"/>
          <w:szCs w:val="24"/>
        </w:rPr>
        <w:t>支付合同项下的违约金或赔偿金时，</w:t>
      </w:r>
      <w:r>
        <w:rPr>
          <w:rFonts w:hint="eastAsia" w:asciiTheme="minorEastAsia" w:hAnsiTheme="minorEastAsia" w:eastAsiaTheme="minorEastAsia" w:cstheme="minorEastAsia"/>
          <w:sz w:val="24"/>
          <w:szCs w:val="24"/>
          <w:lang w:eastAsia="zh-CN"/>
        </w:rPr>
        <w:t>甲方</w:t>
      </w:r>
      <w:r>
        <w:rPr>
          <w:rFonts w:hint="eastAsia" w:asciiTheme="minorEastAsia" w:hAnsiTheme="minorEastAsia" w:eastAsiaTheme="minorEastAsia" w:cstheme="minorEastAsia"/>
          <w:sz w:val="24"/>
          <w:szCs w:val="24"/>
        </w:rPr>
        <w:t>有权从上述任何一笔应付款中予以直接扣除和（或）兑付履约保证金。</w:t>
      </w:r>
    </w:p>
    <w:p w14:paraId="0F75C475">
      <w:pPr>
        <w:pStyle w:val="9"/>
        <w:keepNext w:val="0"/>
        <w:keepLines w:val="0"/>
        <w:pageBreakBefore w:val="0"/>
        <w:widowControl/>
        <w:kinsoku w:val="0"/>
        <w:wordWrap/>
        <w:overflowPunct/>
        <w:topLinePunct w:val="0"/>
        <w:autoSpaceDE w:val="0"/>
        <w:autoSpaceDN w:val="0"/>
        <w:bidi w:val="0"/>
        <w:adjustRightInd w:val="0"/>
        <w:snapToGrid w:val="0"/>
        <w:spacing w:line="330" w:lineRule="auto"/>
        <w:ind w:left="0" w:right="0" w:firstLine="0"/>
        <w:textAlignment w:val="baseline"/>
        <w:rPr>
          <w:sz w:val="24"/>
          <w:szCs w:val="24"/>
        </w:rPr>
      </w:pPr>
    </w:p>
    <w:p w14:paraId="0B1B4E83">
      <w:pPr>
        <w:keepNext w:val="0"/>
        <w:keepLines w:val="0"/>
        <w:pageBreakBefore w:val="0"/>
        <w:widowControl/>
        <w:kinsoku w:val="0"/>
        <w:wordWrap/>
        <w:overflowPunct/>
        <w:topLinePunct w:val="0"/>
        <w:autoSpaceDE w:val="0"/>
        <w:autoSpaceDN w:val="0"/>
        <w:bidi w:val="0"/>
        <w:adjustRightInd w:val="0"/>
        <w:snapToGrid w:val="0"/>
        <w:spacing w:line="320" w:lineRule="auto"/>
        <w:ind w:left="0" w:right="0" w:firstLine="0"/>
        <w:textAlignment w:val="baseline"/>
        <w:rPr>
          <w:rFonts w:ascii="宋体" w:hAnsi="宋体" w:eastAsia="宋体" w:cs="宋体"/>
          <w:sz w:val="24"/>
          <w:szCs w:val="24"/>
        </w:rPr>
      </w:pPr>
      <w:r>
        <w:rPr>
          <w:rFonts w:ascii="宋体" w:hAnsi="宋体" w:eastAsia="宋体" w:cs="宋体"/>
          <w:spacing w:val="11"/>
          <w:sz w:val="24"/>
          <w:szCs w:val="24"/>
        </w:rPr>
        <w:t>(二)乙方应在甲方每次付款前向甲方提供合法的与当次付款金额</w:t>
      </w:r>
      <w:r>
        <w:rPr>
          <w:rFonts w:ascii="宋体" w:hAnsi="宋体" w:eastAsia="宋体" w:cs="宋体"/>
          <w:spacing w:val="10"/>
          <w:sz w:val="24"/>
          <w:szCs w:val="24"/>
        </w:rPr>
        <w:t>相等的有效的增值税</w:t>
      </w:r>
      <w:r>
        <w:rPr>
          <w:rFonts w:ascii="宋体" w:hAnsi="宋体" w:eastAsia="宋体" w:cs="宋体"/>
          <w:sz w:val="24"/>
          <w:szCs w:val="24"/>
        </w:rPr>
        <w:t xml:space="preserve"> </w:t>
      </w:r>
      <w:r>
        <w:rPr>
          <w:rFonts w:ascii="宋体" w:hAnsi="宋体" w:eastAsia="宋体" w:cs="宋体"/>
          <w:spacing w:val="8"/>
          <w:sz w:val="24"/>
          <w:szCs w:val="24"/>
        </w:rPr>
        <w:t>专用发票。乙方不能提供符合甲方要求的发票的，视为乙方违约，甲方有权拒绝支付相应合</w:t>
      </w:r>
      <w:r>
        <w:rPr>
          <w:rFonts w:ascii="宋体" w:hAnsi="宋体" w:eastAsia="宋体" w:cs="宋体"/>
          <w:sz w:val="24"/>
          <w:szCs w:val="24"/>
        </w:rPr>
        <w:t xml:space="preserve"> </w:t>
      </w:r>
      <w:r>
        <w:rPr>
          <w:rFonts w:ascii="宋体" w:hAnsi="宋体" w:eastAsia="宋体" w:cs="宋体"/>
          <w:spacing w:val="-3"/>
          <w:sz w:val="24"/>
          <w:szCs w:val="24"/>
        </w:rPr>
        <w:t>同款项。</w:t>
      </w:r>
    </w:p>
    <w:p w14:paraId="42437263">
      <w:pPr>
        <w:pStyle w:val="9"/>
        <w:keepNext w:val="0"/>
        <w:keepLines w:val="0"/>
        <w:pageBreakBefore w:val="0"/>
        <w:widowControl/>
        <w:kinsoku w:val="0"/>
        <w:wordWrap/>
        <w:overflowPunct/>
        <w:topLinePunct w:val="0"/>
        <w:autoSpaceDE w:val="0"/>
        <w:autoSpaceDN w:val="0"/>
        <w:bidi w:val="0"/>
        <w:adjustRightInd w:val="0"/>
        <w:snapToGrid w:val="0"/>
        <w:spacing w:line="328" w:lineRule="auto"/>
        <w:ind w:left="0" w:right="0" w:firstLine="0"/>
        <w:textAlignment w:val="baseline"/>
        <w:rPr>
          <w:sz w:val="24"/>
          <w:szCs w:val="24"/>
        </w:rPr>
      </w:pPr>
    </w:p>
    <w:p w14:paraId="13764DE8">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z w:val="24"/>
          <w:szCs w:val="24"/>
        </w:rPr>
      </w:pPr>
      <w:r>
        <w:rPr>
          <w:rFonts w:ascii="宋体" w:hAnsi="宋体" w:eastAsia="宋体" w:cs="宋体"/>
          <w:spacing w:val="15"/>
          <w:sz w:val="24"/>
          <w:szCs w:val="24"/>
        </w:rPr>
        <w:t>(三)结算方式：■转账/电汇</w:t>
      </w:r>
    </w:p>
    <w:p w14:paraId="78F1A650">
      <w:pPr>
        <w:pStyle w:val="9"/>
        <w:keepNext w:val="0"/>
        <w:keepLines w:val="0"/>
        <w:pageBreakBefore w:val="0"/>
        <w:widowControl/>
        <w:kinsoku w:val="0"/>
        <w:wordWrap/>
        <w:overflowPunct/>
        <w:topLinePunct w:val="0"/>
        <w:autoSpaceDE w:val="0"/>
        <w:autoSpaceDN w:val="0"/>
        <w:bidi w:val="0"/>
        <w:adjustRightInd w:val="0"/>
        <w:snapToGrid w:val="0"/>
        <w:spacing w:line="260" w:lineRule="auto"/>
        <w:ind w:left="0" w:right="0" w:firstLine="0"/>
        <w:textAlignment w:val="baseline"/>
        <w:rPr>
          <w:sz w:val="24"/>
          <w:szCs w:val="24"/>
        </w:rPr>
      </w:pPr>
    </w:p>
    <w:p w14:paraId="5FE7D8B0">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z w:val="24"/>
          <w:szCs w:val="24"/>
        </w:rPr>
      </w:pPr>
      <w:r>
        <w:rPr>
          <w:rFonts w:ascii="宋体" w:hAnsi="宋体" w:eastAsia="宋体" w:cs="宋体"/>
          <w:spacing w:val="16"/>
          <w:sz w:val="24"/>
          <w:szCs w:val="24"/>
        </w:rPr>
        <w:t>(四)发票类型：□增值税专用发票</w:t>
      </w:r>
    </w:p>
    <w:p w14:paraId="1016B7B5">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z w:val="24"/>
          <w:szCs w:val="24"/>
        </w:rPr>
      </w:pPr>
      <w:r>
        <w:rPr>
          <w:rFonts w:ascii="宋体" w:hAnsi="宋体" w:eastAsia="宋体" w:cs="宋体"/>
          <w:spacing w:val="26"/>
          <w:sz w:val="24"/>
          <w:szCs w:val="24"/>
        </w:rPr>
        <w:t>(五)乙方银行账户信息</w:t>
      </w:r>
    </w:p>
    <w:p w14:paraId="2A3043EA">
      <w:pPr>
        <w:pStyle w:val="9"/>
        <w:keepNext w:val="0"/>
        <w:keepLines w:val="0"/>
        <w:pageBreakBefore w:val="0"/>
        <w:widowControl/>
        <w:kinsoku w:val="0"/>
        <w:wordWrap/>
        <w:overflowPunct/>
        <w:topLinePunct w:val="0"/>
        <w:autoSpaceDE w:val="0"/>
        <w:autoSpaceDN w:val="0"/>
        <w:bidi w:val="0"/>
        <w:adjustRightInd w:val="0"/>
        <w:snapToGrid w:val="0"/>
        <w:spacing w:line="248" w:lineRule="auto"/>
        <w:ind w:left="0" w:right="0" w:firstLine="0"/>
        <w:textAlignment w:val="baseline"/>
        <w:rPr>
          <w:sz w:val="24"/>
          <w:szCs w:val="24"/>
        </w:rPr>
      </w:pPr>
    </w:p>
    <w:p w14:paraId="1E8794FA">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z w:val="24"/>
          <w:szCs w:val="24"/>
        </w:rPr>
      </w:pPr>
      <w:r>
        <w:rPr>
          <w:rFonts w:ascii="宋体" w:hAnsi="宋体" w:eastAsia="宋体" w:cs="宋体"/>
          <w:i/>
          <w:iCs/>
          <w:spacing w:val="20"/>
          <w:position w:val="2"/>
          <w:sz w:val="24"/>
          <w:szCs w:val="24"/>
        </w:rPr>
        <w:t>乙方户名：</w:t>
      </w:r>
      <w:r>
        <w:rPr>
          <w:rFonts w:ascii="宋体" w:hAnsi="宋体" w:eastAsia="宋体" w:cs="宋体"/>
          <w:spacing w:val="20"/>
          <w:position w:val="2"/>
          <w:sz w:val="24"/>
          <w:szCs w:val="24"/>
        </w:rPr>
        <w:t xml:space="preserve"> </w:t>
      </w:r>
      <w:r>
        <w:rPr>
          <w:rFonts w:hint="eastAsia" w:ascii="宋体" w:hAnsi="宋体" w:eastAsia="宋体" w:cs="宋体"/>
          <w:spacing w:val="-92"/>
          <w:sz w:val="24"/>
          <w:szCs w:val="24"/>
          <w:u w:val="single" w:color="auto"/>
          <w:lang w:eastAsia="zh-CN"/>
        </w:rPr>
        <w:t>【</w:t>
      </w:r>
      <w:r>
        <w:rPr>
          <w:rFonts w:hint="eastAsia" w:ascii="宋体" w:hAnsi="宋体" w:eastAsia="宋体" w:cs="宋体"/>
          <w:spacing w:val="-92"/>
          <w:sz w:val="24"/>
          <w:szCs w:val="24"/>
          <w:u w:val="single" w:color="auto"/>
          <w:lang w:val="en-US" w:eastAsia="zh-CN"/>
        </w:rPr>
        <w:t xml:space="preserve">   </w:t>
      </w:r>
      <w:r>
        <w:rPr>
          <w:rFonts w:hint="eastAsia" w:ascii="宋体" w:hAnsi="宋体" w:eastAsia="宋体" w:cs="宋体"/>
          <w:spacing w:val="-92"/>
          <w:sz w:val="24"/>
          <w:szCs w:val="24"/>
          <w:u w:val="single" w:color="auto"/>
          <w:lang w:eastAsia="zh-CN"/>
        </w:rPr>
        <w:t>】</w:t>
      </w:r>
      <w:r>
        <w:rPr>
          <w:rFonts w:ascii="宋体" w:hAnsi="宋体" w:eastAsia="宋体" w:cs="宋体"/>
          <w:sz w:val="24"/>
          <w:szCs w:val="24"/>
          <w:u w:val="single" w:color="auto"/>
        </w:rPr>
        <w:t xml:space="preserve">   </w:t>
      </w:r>
    </w:p>
    <w:p w14:paraId="12B2A03F">
      <w:pPr>
        <w:keepNext w:val="0"/>
        <w:keepLines w:val="0"/>
        <w:pageBreakBefore w:val="0"/>
        <w:widowControl/>
        <w:kinsoku w:val="0"/>
        <w:wordWrap/>
        <w:overflowPunct/>
        <w:topLinePunct w:val="0"/>
        <w:autoSpaceDE w:val="0"/>
        <w:autoSpaceDN w:val="0"/>
        <w:bidi w:val="0"/>
        <w:adjustRightInd w:val="0"/>
        <w:snapToGrid w:val="0"/>
        <w:spacing w:line="227" w:lineRule="auto"/>
        <w:ind w:left="0" w:right="0" w:firstLine="0"/>
        <w:textAlignment w:val="baseline"/>
        <w:rPr>
          <w:rFonts w:hint="eastAsia" w:ascii="宋体" w:hAnsi="宋体" w:eastAsia="宋体" w:cs="宋体"/>
          <w:sz w:val="24"/>
          <w:szCs w:val="24"/>
          <w:lang w:eastAsia="zh-CN"/>
        </w:rPr>
      </w:pPr>
      <w:r>
        <w:rPr>
          <w:rFonts w:ascii="宋体" w:hAnsi="宋体" w:eastAsia="宋体" w:cs="宋体"/>
          <w:spacing w:val="5"/>
          <w:position w:val="4"/>
          <w:sz w:val="24"/>
          <w:szCs w:val="24"/>
        </w:rPr>
        <w:t>乙方开户行：</w:t>
      </w:r>
      <w:r>
        <w:rPr>
          <w:rFonts w:ascii="宋体" w:hAnsi="宋体" w:eastAsia="宋体" w:cs="宋体"/>
          <w:spacing w:val="1"/>
          <w:position w:val="4"/>
          <w:sz w:val="24"/>
          <w:szCs w:val="24"/>
        </w:rPr>
        <w:t xml:space="preserve">   </w:t>
      </w:r>
      <w:r>
        <w:rPr>
          <w:rFonts w:ascii="宋体" w:hAnsi="宋体" w:eastAsia="宋体" w:cs="宋体"/>
          <w:spacing w:val="-103"/>
          <w:position w:val="-1"/>
          <w:sz w:val="24"/>
          <w:szCs w:val="24"/>
          <w:u w:val="single" w:color="auto"/>
        </w:rPr>
        <w:t xml:space="preserve"> </w:t>
      </w:r>
      <w:r>
        <w:rPr>
          <w:rFonts w:hint="eastAsia" w:ascii="宋体" w:hAnsi="宋体" w:eastAsia="宋体" w:cs="宋体"/>
          <w:spacing w:val="5"/>
          <w:position w:val="-1"/>
          <w:sz w:val="24"/>
          <w:szCs w:val="24"/>
          <w:u w:val="single" w:color="auto"/>
          <w:lang w:eastAsia="zh-CN"/>
        </w:rPr>
        <w:t>【】</w:t>
      </w:r>
    </w:p>
    <w:p w14:paraId="75297914">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Times New Roman" w:hAnsi="Times New Roman" w:eastAsia="Times New Roman" w:cs="Times New Roman"/>
          <w:sz w:val="24"/>
          <w:szCs w:val="24"/>
        </w:rPr>
      </w:pPr>
      <w:r>
        <w:rPr>
          <w:rFonts w:ascii="宋体" w:hAnsi="宋体" w:eastAsia="宋体" w:cs="宋体"/>
          <w:position w:val="3"/>
          <w:sz w:val="24"/>
          <w:szCs w:val="24"/>
        </w:rPr>
        <w:t>乙方账号：</w:t>
      </w:r>
      <w:r>
        <w:rPr>
          <w:rFonts w:ascii="宋体" w:hAnsi="宋体" w:eastAsia="宋体" w:cs="宋体"/>
          <w:spacing w:val="-56"/>
          <w:position w:val="3"/>
          <w:sz w:val="24"/>
          <w:szCs w:val="24"/>
        </w:rPr>
        <w:t xml:space="preserve"> </w:t>
      </w:r>
      <w:r>
        <w:rPr>
          <w:rFonts w:ascii="Times New Roman" w:hAnsi="Times New Roman" w:eastAsia="Times New Roman" w:cs="Times New Roman"/>
          <w:position w:val="-2"/>
          <w:sz w:val="24"/>
          <w:szCs w:val="24"/>
          <w:u w:val="single" w:color="auto"/>
        </w:rPr>
        <w:t xml:space="preserve">     </w:t>
      </w:r>
      <w:r>
        <w:rPr>
          <w:rFonts w:hint="eastAsia" w:ascii="Times New Roman" w:hAnsi="Times New Roman" w:eastAsia="宋体" w:cs="Times New Roman"/>
          <w:position w:val="-2"/>
          <w:sz w:val="24"/>
          <w:szCs w:val="24"/>
          <w:u w:val="single" w:color="auto"/>
          <w:lang w:eastAsia="zh-CN"/>
        </w:rPr>
        <w:t>【】</w:t>
      </w:r>
      <w:r>
        <w:rPr>
          <w:rFonts w:ascii="Times New Roman" w:hAnsi="Times New Roman" w:eastAsia="Times New Roman" w:cs="Times New Roman"/>
          <w:spacing w:val="-1"/>
          <w:position w:val="-2"/>
          <w:sz w:val="24"/>
          <w:szCs w:val="24"/>
          <w:u w:val="single" w:color="auto"/>
        </w:rPr>
        <w:t xml:space="preserve">           </w:t>
      </w:r>
    </w:p>
    <w:p w14:paraId="4DD5A9B3">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z w:val="24"/>
          <w:szCs w:val="24"/>
        </w:rPr>
      </w:pPr>
      <w:r>
        <w:rPr>
          <w:rFonts w:ascii="宋体" w:hAnsi="宋体" w:eastAsia="宋体" w:cs="宋体"/>
          <w:spacing w:val="19"/>
          <w:sz w:val="24"/>
          <w:szCs w:val="24"/>
        </w:rPr>
        <w:t>(六)甲方开票资料</w:t>
      </w:r>
    </w:p>
    <w:p w14:paraId="3C23368C">
      <w:pPr>
        <w:pStyle w:val="9"/>
        <w:keepNext w:val="0"/>
        <w:keepLines w:val="0"/>
        <w:pageBreakBefore w:val="0"/>
        <w:widowControl/>
        <w:kinsoku w:val="0"/>
        <w:wordWrap/>
        <w:overflowPunct/>
        <w:topLinePunct w:val="0"/>
        <w:autoSpaceDE w:val="0"/>
        <w:autoSpaceDN w:val="0"/>
        <w:bidi w:val="0"/>
        <w:adjustRightInd w:val="0"/>
        <w:snapToGrid w:val="0"/>
        <w:spacing w:line="249" w:lineRule="auto"/>
        <w:ind w:left="0" w:right="0" w:firstLine="0"/>
        <w:textAlignment w:val="baseline"/>
        <w:rPr>
          <w:sz w:val="24"/>
          <w:szCs w:val="24"/>
        </w:rPr>
      </w:pPr>
    </w:p>
    <w:p w14:paraId="422AB2DA">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hint="eastAsia" w:ascii="宋体" w:hAnsi="宋体" w:eastAsia="宋体" w:cs="宋体"/>
          <w:sz w:val="24"/>
          <w:szCs w:val="24"/>
          <w:lang w:eastAsia="zh-CN"/>
        </w:rPr>
      </w:pPr>
      <w:r>
        <w:rPr>
          <w:rFonts w:ascii="宋体" w:hAnsi="宋体" w:eastAsia="宋体" w:cs="宋体"/>
          <w:spacing w:val="7"/>
          <w:sz w:val="24"/>
          <w:szCs w:val="24"/>
        </w:rPr>
        <w:t>名称：</w:t>
      </w:r>
      <w:r>
        <w:rPr>
          <w:rFonts w:hint="eastAsia" w:ascii="宋体" w:hAnsi="宋体" w:eastAsia="宋体" w:cs="宋体"/>
          <w:spacing w:val="7"/>
          <w:sz w:val="24"/>
          <w:szCs w:val="24"/>
          <w:lang w:eastAsia="zh-CN"/>
        </w:rPr>
        <w:t>【】</w:t>
      </w:r>
    </w:p>
    <w:p w14:paraId="478C064B">
      <w:pPr>
        <w:keepNext w:val="0"/>
        <w:keepLines w:val="0"/>
        <w:pageBreakBefore w:val="0"/>
        <w:widowControl/>
        <w:kinsoku w:val="0"/>
        <w:wordWrap/>
        <w:overflowPunct/>
        <w:topLinePunct w:val="0"/>
        <w:autoSpaceDE w:val="0"/>
        <w:autoSpaceDN w:val="0"/>
        <w:bidi w:val="0"/>
        <w:adjustRightInd w:val="0"/>
        <w:snapToGrid w:val="0"/>
        <w:spacing w:line="212" w:lineRule="auto"/>
        <w:ind w:left="0" w:right="0" w:firstLine="0"/>
        <w:textAlignment w:val="baseline"/>
        <w:rPr>
          <w:rFonts w:hint="eastAsia" w:ascii="Times New Roman" w:hAnsi="Times New Roman" w:eastAsia="宋体" w:cs="Times New Roman"/>
          <w:sz w:val="24"/>
          <w:szCs w:val="24"/>
          <w:lang w:eastAsia="zh-CN"/>
        </w:rPr>
      </w:pPr>
      <w:r>
        <w:rPr>
          <w:rFonts w:ascii="宋体" w:hAnsi="宋体" w:eastAsia="宋体" w:cs="宋体"/>
          <w:spacing w:val="-10"/>
          <w:sz w:val="24"/>
          <w:szCs w:val="24"/>
        </w:rPr>
        <w:t>纳税人识别号：</w:t>
      </w:r>
      <w:r>
        <w:rPr>
          <w:rFonts w:hint="eastAsia" w:ascii="Times New Roman" w:hAnsi="Times New Roman" w:eastAsia="宋体" w:cs="Times New Roman"/>
          <w:spacing w:val="-11"/>
          <w:sz w:val="24"/>
          <w:szCs w:val="24"/>
          <w:lang w:eastAsia="zh-CN"/>
        </w:rPr>
        <w:t>【】</w:t>
      </w:r>
    </w:p>
    <w:p w14:paraId="2247A932">
      <w:pPr>
        <w:pStyle w:val="9"/>
        <w:keepNext w:val="0"/>
        <w:keepLines w:val="0"/>
        <w:pageBreakBefore w:val="0"/>
        <w:widowControl/>
        <w:kinsoku w:val="0"/>
        <w:wordWrap/>
        <w:overflowPunct/>
        <w:topLinePunct w:val="0"/>
        <w:autoSpaceDE w:val="0"/>
        <w:autoSpaceDN w:val="0"/>
        <w:bidi w:val="0"/>
        <w:adjustRightInd w:val="0"/>
        <w:snapToGrid w:val="0"/>
        <w:spacing w:line="279" w:lineRule="auto"/>
        <w:ind w:left="0" w:right="0" w:firstLine="0"/>
        <w:textAlignment w:val="baseline"/>
        <w:rPr>
          <w:sz w:val="24"/>
          <w:szCs w:val="24"/>
        </w:rPr>
      </w:pPr>
    </w:p>
    <w:p w14:paraId="641617BA">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hint="eastAsia" w:ascii="宋体" w:hAnsi="宋体" w:eastAsia="宋体" w:cs="宋体"/>
          <w:sz w:val="24"/>
          <w:szCs w:val="24"/>
          <w:lang w:eastAsia="zh-CN"/>
        </w:rPr>
      </w:pPr>
      <w:r>
        <w:rPr>
          <w:rFonts w:ascii="宋体" w:hAnsi="宋体" w:eastAsia="宋体" w:cs="宋体"/>
          <w:spacing w:val="6"/>
          <w:sz w:val="24"/>
          <w:szCs w:val="24"/>
        </w:rPr>
        <w:t>地址、电话：</w:t>
      </w:r>
      <w:r>
        <w:rPr>
          <w:rFonts w:hint="eastAsia" w:ascii="宋体" w:hAnsi="宋体" w:eastAsia="宋体" w:cs="宋体"/>
          <w:spacing w:val="6"/>
          <w:sz w:val="24"/>
          <w:szCs w:val="24"/>
          <w:u w:val="single" w:color="auto"/>
          <w:lang w:eastAsia="zh-CN"/>
        </w:rPr>
        <w:t>【</w:t>
      </w:r>
      <w:r>
        <w:rPr>
          <w:rFonts w:hint="eastAsia" w:ascii="宋体" w:hAnsi="宋体" w:eastAsia="宋体" w:cs="宋体"/>
          <w:spacing w:val="6"/>
          <w:sz w:val="24"/>
          <w:szCs w:val="24"/>
          <w:u w:val="single" w:color="auto"/>
          <w:lang w:val="en-US" w:eastAsia="zh-CN"/>
        </w:rPr>
        <w:t xml:space="preserve">      </w:t>
      </w:r>
      <w:r>
        <w:rPr>
          <w:rFonts w:hint="eastAsia" w:ascii="宋体" w:hAnsi="宋体" w:eastAsia="宋体" w:cs="宋体"/>
          <w:spacing w:val="6"/>
          <w:sz w:val="24"/>
          <w:szCs w:val="24"/>
          <w:u w:val="single" w:color="auto"/>
          <w:lang w:eastAsia="zh-CN"/>
        </w:rPr>
        <w:t>】</w:t>
      </w:r>
    </w:p>
    <w:p w14:paraId="6256D796">
      <w:pPr>
        <w:pStyle w:val="9"/>
        <w:keepNext w:val="0"/>
        <w:keepLines w:val="0"/>
        <w:pageBreakBefore w:val="0"/>
        <w:widowControl/>
        <w:kinsoku w:val="0"/>
        <w:wordWrap/>
        <w:overflowPunct/>
        <w:topLinePunct w:val="0"/>
        <w:autoSpaceDE w:val="0"/>
        <w:autoSpaceDN w:val="0"/>
        <w:bidi w:val="0"/>
        <w:adjustRightInd w:val="0"/>
        <w:snapToGrid w:val="0"/>
        <w:spacing w:line="389" w:lineRule="auto"/>
        <w:ind w:left="0" w:right="0" w:firstLine="0"/>
        <w:textAlignment w:val="baseline"/>
        <w:rPr>
          <w:sz w:val="24"/>
          <w:szCs w:val="24"/>
        </w:rPr>
      </w:pPr>
    </w:p>
    <w:p w14:paraId="181371A2">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hint="eastAsia" w:ascii="宋体" w:hAnsi="宋体" w:eastAsia="宋体" w:cs="宋体"/>
          <w:spacing w:val="6"/>
          <w:sz w:val="24"/>
          <w:szCs w:val="24"/>
          <w:lang w:eastAsia="zh-CN"/>
        </w:rPr>
      </w:pPr>
      <w:r>
        <w:rPr>
          <w:rFonts w:ascii="宋体" w:hAnsi="宋体" w:eastAsia="宋体" w:cs="宋体"/>
          <w:spacing w:val="6"/>
          <w:sz w:val="24"/>
          <w:szCs w:val="24"/>
        </w:rPr>
        <w:t>开户行：</w:t>
      </w:r>
      <w:r>
        <w:rPr>
          <w:rFonts w:hint="eastAsia" w:ascii="宋体" w:hAnsi="宋体" w:eastAsia="宋体" w:cs="宋体"/>
          <w:spacing w:val="6"/>
          <w:sz w:val="24"/>
          <w:szCs w:val="24"/>
          <w:lang w:eastAsia="zh-CN"/>
        </w:rPr>
        <w:t>【</w:t>
      </w:r>
      <w:r>
        <w:rPr>
          <w:rFonts w:hint="eastAsia" w:ascii="宋体" w:hAnsi="宋体" w:eastAsia="宋体" w:cs="宋体"/>
          <w:spacing w:val="6"/>
          <w:sz w:val="24"/>
          <w:szCs w:val="24"/>
          <w:lang w:val="en-US" w:eastAsia="zh-CN"/>
        </w:rPr>
        <w:t xml:space="preserve"> </w:t>
      </w:r>
      <w:r>
        <w:rPr>
          <w:rFonts w:hint="eastAsia" w:ascii="宋体" w:hAnsi="宋体" w:eastAsia="宋体" w:cs="宋体"/>
          <w:spacing w:val="6"/>
          <w:sz w:val="24"/>
          <w:szCs w:val="24"/>
          <w:lang w:eastAsia="zh-CN"/>
        </w:rPr>
        <w:t>】</w:t>
      </w:r>
    </w:p>
    <w:p w14:paraId="59787DA6">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hint="eastAsia" w:ascii="宋体" w:hAnsi="宋体" w:eastAsia="宋体" w:cs="宋体"/>
          <w:sz w:val="24"/>
          <w:szCs w:val="24"/>
          <w:lang w:eastAsia="zh-CN"/>
        </w:rPr>
      </w:pPr>
      <w:r>
        <w:rPr>
          <w:rFonts w:ascii="宋体" w:hAnsi="宋体" w:eastAsia="宋体" w:cs="宋体"/>
          <w:spacing w:val="6"/>
          <w:sz w:val="24"/>
          <w:szCs w:val="24"/>
        </w:rPr>
        <w:t>账号：</w:t>
      </w:r>
      <w:r>
        <w:rPr>
          <w:rFonts w:hint="eastAsia" w:ascii="宋体" w:hAnsi="宋体" w:eastAsia="宋体" w:cs="宋体"/>
          <w:spacing w:val="6"/>
          <w:sz w:val="24"/>
          <w:szCs w:val="24"/>
          <w:lang w:eastAsia="zh-CN"/>
        </w:rPr>
        <w:t>【</w:t>
      </w:r>
      <w:r>
        <w:rPr>
          <w:rFonts w:hint="eastAsia" w:ascii="宋体" w:hAnsi="宋体" w:eastAsia="宋体" w:cs="宋体"/>
          <w:spacing w:val="6"/>
          <w:sz w:val="24"/>
          <w:szCs w:val="24"/>
          <w:lang w:val="en-US" w:eastAsia="zh-CN"/>
        </w:rPr>
        <w:t xml:space="preserve"> </w:t>
      </w:r>
      <w:r>
        <w:rPr>
          <w:rFonts w:hint="eastAsia" w:ascii="宋体" w:hAnsi="宋体" w:eastAsia="宋体" w:cs="宋体"/>
          <w:spacing w:val="6"/>
          <w:sz w:val="24"/>
          <w:szCs w:val="24"/>
          <w:lang w:eastAsia="zh-CN"/>
        </w:rPr>
        <w:t>】</w:t>
      </w:r>
    </w:p>
    <w:p w14:paraId="1018847B">
      <w:pPr>
        <w:pStyle w:val="9"/>
        <w:keepNext w:val="0"/>
        <w:keepLines w:val="0"/>
        <w:pageBreakBefore w:val="0"/>
        <w:widowControl/>
        <w:kinsoku w:val="0"/>
        <w:wordWrap/>
        <w:overflowPunct/>
        <w:topLinePunct w:val="0"/>
        <w:autoSpaceDE w:val="0"/>
        <w:autoSpaceDN w:val="0"/>
        <w:bidi w:val="0"/>
        <w:adjustRightInd w:val="0"/>
        <w:snapToGrid w:val="0"/>
        <w:spacing w:line="297" w:lineRule="auto"/>
        <w:ind w:left="0" w:right="0" w:firstLine="0"/>
        <w:textAlignment w:val="baseline"/>
        <w:rPr>
          <w:sz w:val="24"/>
          <w:szCs w:val="24"/>
        </w:rPr>
      </w:pPr>
    </w:p>
    <w:p w14:paraId="363CC963">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outlineLvl w:val="4"/>
        <w:rPr>
          <w:rFonts w:ascii="宋体" w:hAnsi="宋体" w:eastAsia="宋体" w:cs="宋体"/>
          <w:sz w:val="24"/>
          <w:szCs w:val="24"/>
        </w:rPr>
      </w:pPr>
      <w:r>
        <w:rPr>
          <w:rFonts w:ascii="宋体" w:hAnsi="宋体" w:eastAsia="宋体" w:cs="宋体"/>
          <w:b/>
          <w:bCs/>
          <w:spacing w:val="2"/>
          <w:sz w:val="24"/>
          <w:szCs w:val="24"/>
        </w:rPr>
        <w:t>四</w:t>
      </w:r>
      <w:r>
        <w:rPr>
          <w:rFonts w:ascii="宋体" w:hAnsi="宋体" w:eastAsia="宋体" w:cs="宋体"/>
          <w:spacing w:val="-18"/>
          <w:sz w:val="24"/>
          <w:szCs w:val="24"/>
        </w:rPr>
        <w:t xml:space="preserve"> </w:t>
      </w:r>
      <w:r>
        <w:rPr>
          <w:rFonts w:ascii="宋体" w:hAnsi="宋体" w:eastAsia="宋体" w:cs="宋体"/>
          <w:b/>
          <w:bCs/>
          <w:spacing w:val="2"/>
          <w:sz w:val="24"/>
          <w:szCs w:val="24"/>
        </w:rPr>
        <w:t>、</w:t>
      </w:r>
      <w:r>
        <w:rPr>
          <w:rFonts w:ascii="宋体" w:hAnsi="宋体" w:eastAsia="宋体" w:cs="宋体"/>
          <w:spacing w:val="39"/>
          <w:sz w:val="24"/>
          <w:szCs w:val="24"/>
        </w:rPr>
        <w:t xml:space="preserve">  </w:t>
      </w:r>
      <w:r>
        <w:rPr>
          <w:rFonts w:ascii="宋体" w:hAnsi="宋体" w:eastAsia="宋体" w:cs="宋体"/>
          <w:b/>
          <w:bCs/>
          <w:spacing w:val="2"/>
          <w:sz w:val="24"/>
          <w:szCs w:val="24"/>
        </w:rPr>
        <w:t>违约责任</w:t>
      </w:r>
    </w:p>
    <w:p w14:paraId="26F9FAAA">
      <w:pPr>
        <w:pStyle w:val="9"/>
        <w:keepNext w:val="0"/>
        <w:keepLines w:val="0"/>
        <w:pageBreakBefore w:val="0"/>
        <w:widowControl/>
        <w:kinsoku w:val="0"/>
        <w:wordWrap/>
        <w:overflowPunct/>
        <w:topLinePunct w:val="0"/>
        <w:autoSpaceDE w:val="0"/>
        <w:autoSpaceDN w:val="0"/>
        <w:bidi w:val="0"/>
        <w:adjustRightInd w:val="0"/>
        <w:snapToGrid w:val="0"/>
        <w:spacing w:line="333" w:lineRule="auto"/>
        <w:ind w:left="0" w:right="0" w:firstLine="0"/>
        <w:textAlignment w:val="baseline"/>
        <w:rPr>
          <w:sz w:val="24"/>
          <w:szCs w:val="24"/>
        </w:rPr>
      </w:pPr>
    </w:p>
    <w:p w14:paraId="5B2EACD3">
      <w:pPr>
        <w:keepNext w:val="0"/>
        <w:keepLines w:val="0"/>
        <w:pageBreakBefore w:val="0"/>
        <w:widowControl/>
        <w:kinsoku w:val="0"/>
        <w:wordWrap/>
        <w:overflowPunct/>
        <w:topLinePunct w:val="0"/>
        <w:autoSpaceDE w:val="0"/>
        <w:autoSpaceDN w:val="0"/>
        <w:bidi w:val="0"/>
        <w:adjustRightInd w:val="0"/>
        <w:snapToGrid w:val="0"/>
        <w:spacing w:line="381" w:lineRule="auto"/>
        <w:ind w:left="0" w:right="0" w:firstLine="0"/>
        <w:textAlignment w:val="baseline"/>
        <w:rPr>
          <w:rFonts w:ascii="宋体" w:hAnsi="宋体" w:eastAsia="宋体" w:cs="宋体"/>
          <w:sz w:val="24"/>
          <w:szCs w:val="24"/>
        </w:rPr>
      </w:pPr>
      <w:commentRangeStart w:id="1"/>
      <w:r>
        <w:rPr>
          <w:rFonts w:ascii="宋体" w:hAnsi="宋体" w:eastAsia="宋体" w:cs="宋体"/>
          <w:spacing w:val="8"/>
          <w:sz w:val="24"/>
          <w:szCs w:val="24"/>
        </w:rPr>
        <w:t>(一)如甲方逾期付款，除补交欠款之外，每逾期一日应按照未付金额的</w:t>
      </w:r>
      <w:r>
        <w:rPr>
          <w:rFonts w:ascii="宋体" w:hAnsi="宋体" w:eastAsia="宋体" w:cs="宋体"/>
          <w:spacing w:val="-33"/>
          <w:sz w:val="24"/>
          <w:szCs w:val="24"/>
        </w:rPr>
        <w:t xml:space="preserve"> </w:t>
      </w:r>
      <w:r>
        <w:rPr>
          <w:rFonts w:ascii="Times New Roman" w:hAnsi="Times New Roman" w:eastAsia="Times New Roman" w:cs="Times New Roman"/>
          <w:spacing w:val="8"/>
          <w:sz w:val="24"/>
          <w:szCs w:val="24"/>
          <w:u w:val="single" w:color="auto"/>
        </w:rPr>
        <w:t>0.0</w:t>
      </w:r>
      <w:del w:id="105" w:author="毕晓龙" w:date="2026-02-28T10:48:52Z">
        <w:r>
          <w:rPr>
            <w:rFonts w:hint="default" w:ascii="Times New Roman" w:hAnsi="Times New Roman" w:eastAsia="Times New Roman" w:cs="Times New Roman"/>
            <w:spacing w:val="8"/>
            <w:sz w:val="24"/>
            <w:szCs w:val="24"/>
            <w:u w:val="single" w:color="auto"/>
            <w:lang w:val="en-US"/>
          </w:rPr>
          <w:delText>2</w:delText>
        </w:r>
      </w:del>
      <w:ins w:id="106" w:author="毕晓龙" w:date="2026-02-28T10:48:52Z">
        <w:r>
          <w:rPr>
            <w:rFonts w:hint="eastAsia" w:ascii="Times New Roman" w:hAnsi="Times New Roman" w:eastAsia="宋体" w:cs="Times New Roman"/>
            <w:spacing w:val="8"/>
            <w:sz w:val="24"/>
            <w:szCs w:val="24"/>
            <w:u w:val="single" w:color="auto"/>
            <w:lang w:val="en-US" w:eastAsia="zh-CN"/>
          </w:rPr>
          <w:t>1</w:t>
        </w:r>
      </w:ins>
      <w:r>
        <w:rPr>
          <w:rFonts w:ascii="Times New Roman" w:hAnsi="Times New Roman" w:eastAsia="Times New Roman" w:cs="Times New Roman"/>
          <w:spacing w:val="8"/>
          <w:sz w:val="24"/>
          <w:szCs w:val="24"/>
          <w:u w:val="single" w:color="auto"/>
        </w:rPr>
        <w:t>%</w:t>
      </w:r>
      <w:r>
        <w:rPr>
          <w:rFonts w:ascii="Times New Roman" w:hAnsi="Times New Roman" w:eastAsia="Times New Roman" w:cs="Times New Roman"/>
          <w:spacing w:val="24"/>
          <w:w w:val="101"/>
          <w:sz w:val="24"/>
          <w:szCs w:val="24"/>
        </w:rPr>
        <w:t xml:space="preserve">  </w:t>
      </w:r>
      <w:r>
        <w:rPr>
          <w:rFonts w:ascii="宋体" w:hAnsi="宋体" w:eastAsia="宋体" w:cs="宋体"/>
          <w:spacing w:val="8"/>
          <w:sz w:val="24"/>
          <w:szCs w:val="24"/>
        </w:rPr>
        <w:t>支</w:t>
      </w:r>
      <w:r>
        <w:rPr>
          <w:rFonts w:ascii="宋体" w:hAnsi="宋体" w:eastAsia="宋体" w:cs="宋体"/>
          <w:spacing w:val="7"/>
          <w:sz w:val="24"/>
          <w:szCs w:val="24"/>
        </w:rPr>
        <w:t>付违</w:t>
      </w:r>
      <w:r>
        <w:rPr>
          <w:rFonts w:ascii="宋体" w:hAnsi="宋体" w:eastAsia="宋体" w:cs="宋体"/>
          <w:sz w:val="24"/>
          <w:szCs w:val="24"/>
        </w:rPr>
        <w:t xml:space="preserve"> </w:t>
      </w:r>
      <w:r>
        <w:rPr>
          <w:rFonts w:ascii="宋体" w:hAnsi="宋体" w:eastAsia="宋体" w:cs="宋体"/>
          <w:spacing w:val="3"/>
          <w:sz w:val="24"/>
          <w:szCs w:val="24"/>
        </w:rPr>
        <w:t xml:space="preserve">约金，但该项违约金累计不超过合同总额的 </w:t>
      </w:r>
      <w:r>
        <w:rPr>
          <w:rFonts w:ascii="Times New Roman" w:hAnsi="Times New Roman" w:eastAsia="Times New Roman" w:cs="Times New Roman"/>
          <w:spacing w:val="3"/>
          <w:sz w:val="24"/>
          <w:szCs w:val="24"/>
          <w:u w:val="single" w:color="auto"/>
        </w:rPr>
        <w:t>10%</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w:t>
      </w:r>
    </w:p>
    <w:commentRangeEnd w:id="1"/>
    <w:p w14:paraId="5A04C7AA">
      <w:pPr>
        <w:keepNext w:val="0"/>
        <w:keepLines w:val="0"/>
        <w:pageBreakBefore w:val="0"/>
        <w:widowControl/>
        <w:kinsoku w:val="0"/>
        <w:wordWrap/>
        <w:overflowPunct/>
        <w:topLinePunct w:val="0"/>
        <w:autoSpaceDE w:val="0"/>
        <w:autoSpaceDN w:val="0"/>
        <w:bidi w:val="0"/>
        <w:adjustRightInd w:val="0"/>
        <w:snapToGrid w:val="0"/>
        <w:spacing w:line="381" w:lineRule="auto"/>
        <w:ind w:left="0" w:right="0" w:firstLine="0"/>
        <w:textAlignment w:val="baseline"/>
        <w:rPr>
          <w:rFonts w:ascii="宋体" w:hAnsi="宋体" w:eastAsia="宋体" w:cs="宋体"/>
          <w:sz w:val="24"/>
          <w:szCs w:val="24"/>
        </w:rPr>
        <w:sectPr>
          <w:footerReference r:id="rId8" w:type="default"/>
          <w:pgSz w:w="11910" w:h="16840"/>
          <w:pgMar w:top="1440" w:right="1800" w:bottom="1440" w:left="1800" w:header="0" w:footer="1027" w:gutter="0"/>
          <w:cols w:space="720" w:num="1"/>
        </w:sectPr>
      </w:pPr>
      <w:r>
        <w:commentReference w:id="1"/>
      </w:r>
    </w:p>
    <w:p w14:paraId="5D129260">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z w:val="24"/>
          <w:szCs w:val="24"/>
        </w:rPr>
      </w:pPr>
      <w:r>
        <w:rPr>
          <w:rFonts w:ascii="宋体" w:hAnsi="宋体" w:eastAsia="宋体" w:cs="宋体"/>
          <w:spacing w:val="10"/>
          <w:sz w:val="24"/>
          <w:szCs w:val="24"/>
        </w:rPr>
        <w:t>(二)甲乙双方将严格按照招投标文件及项目合同的各项要求对业主方承担连带责任。</w:t>
      </w:r>
    </w:p>
    <w:p w14:paraId="18082ABD">
      <w:pPr>
        <w:keepNext w:val="0"/>
        <w:keepLines w:val="0"/>
        <w:pageBreakBefore w:val="0"/>
        <w:widowControl/>
        <w:kinsoku w:val="0"/>
        <w:wordWrap/>
        <w:overflowPunct/>
        <w:topLinePunct w:val="0"/>
        <w:autoSpaceDE w:val="0"/>
        <w:autoSpaceDN w:val="0"/>
        <w:bidi w:val="0"/>
        <w:adjustRightInd w:val="0"/>
        <w:snapToGrid w:val="0"/>
        <w:spacing w:line="378" w:lineRule="auto"/>
        <w:ind w:left="0" w:right="0" w:firstLine="0"/>
        <w:textAlignment w:val="baseline"/>
        <w:rPr>
          <w:rFonts w:ascii="宋体" w:hAnsi="宋体" w:eastAsia="宋体" w:cs="宋体"/>
          <w:sz w:val="24"/>
          <w:szCs w:val="24"/>
        </w:rPr>
      </w:pPr>
      <w:r>
        <w:rPr>
          <w:rFonts w:ascii="宋体" w:hAnsi="宋体" w:eastAsia="宋体" w:cs="宋体"/>
          <w:spacing w:val="12"/>
          <w:sz w:val="24"/>
          <w:szCs w:val="24"/>
        </w:rPr>
        <w:t>(三)甲乙双方内部责任分配：双方根据本合同约</w:t>
      </w:r>
      <w:r>
        <w:rPr>
          <w:rFonts w:ascii="宋体" w:hAnsi="宋体" w:eastAsia="宋体" w:cs="宋体"/>
          <w:spacing w:val="11"/>
          <w:sz w:val="24"/>
          <w:szCs w:val="24"/>
        </w:rPr>
        <w:t>定的各自职责范围履行各自义务并承</w:t>
      </w:r>
      <w:r>
        <w:rPr>
          <w:rFonts w:ascii="宋体" w:hAnsi="宋体" w:eastAsia="宋体" w:cs="宋体"/>
          <w:sz w:val="24"/>
          <w:szCs w:val="24"/>
        </w:rPr>
        <w:t xml:space="preserve"> </w:t>
      </w:r>
      <w:r>
        <w:rPr>
          <w:rFonts w:ascii="宋体" w:hAnsi="宋体" w:eastAsia="宋体" w:cs="宋体"/>
          <w:spacing w:val="9"/>
          <w:sz w:val="24"/>
          <w:szCs w:val="24"/>
        </w:rPr>
        <w:t>担各自职责范围内的责任。因其中一方的原因导致其他联合体成员遭受损失或对业主方</w:t>
      </w:r>
      <w:r>
        <w:rPr>
          <w:rFonts w:ascii="宋体" w:hAnsi="宋体" w:eastAsia="宋体" w:cs="宋体"/>
          <w:spacing w:val="8"/>
          <w:sz w:val="24"/>
          <w:szCs w:val="24"/>
        </w:rPr>
        <w:t>或招</w:t>
      </w:r>
      <w:r>
        <w:rPr>
          <w:rFonts w:ascii="宋体" w:hAnsi="宋体" w:eastAsia="宋体" w:cs="宋体"/>
          <w:sz w:val="24"/>
          <w:szCs w:val="24"/>
        </w:rPr>
        <w:t xml:space="preserve"> </w:t>
      </w:r>
      <w:r>
        <w:rPr>
          <w:rFonts w:ascii="宋体" w:hAnsi="宋体" w:eastAsia="宋体" w:cs="宋体"/>
          <w:spacing w:val="7"/>
          <w:sz w:val="24"/>
          <w:szCs w:val="24"/>
        </w:rPr>
        <w:t>标机构承担连带责任的，无过错方有权向有过错的一方进行追偿。</w:t>
      </w:r>
    </w:p>
    <w:p w14:paraId="23C50F6A">
      <w:pPr>
        <w:pStyle w:val="9"/>
        <w:keepNext w:val="0"/>
        <w:keepLines w:val="0"/>
        <w:pageBreakBefore w:val="0"/>
        <w:widowControl/>
        <w:kinsoku w:val="0"/>
        <w:wordWrap/>
        <w:overflowPunct/>
        <w:topLinePunct w:val="0"/>
        <w:autoSpaceDE w:val="0"/>
        <w:autoSpaceDN w:val="0"/>
        <w:bidi w:val="0"/>
        <w:adjustRightInd w:val="0"/>
        <w:snapToGrid w:val="0"/>
        <w:spacing w:line="369" w:lineRule="auto"/>
        <w:ind w:left="0" w:right="0" w:firstLine="0"/>
        <w:textAlignment w:val="baseline"/>
        <w:rPr>
          <w:sz w:val="24"/>
          <w:szCs w:val="24"/>
        </w:rPr>
      </w:pPr>
    </w:p>
    <w:p w14:paraId="71BF05A9">
      <w:pPr>
        <w:keepNext w:val="0"/>
        <w:keepLines w:val="0"/>
        <w:pageBreakBefore w:val="0"/>
        <w:widowControl/>
        <w:kinsoku w:val="0"/>
        <w:wordWrap/>
        <w:overflowPunct/>
        <w:topLinePunct w:val="0"/>
        <w:autoSpaceDE w:val="0"/>
        <w:autoSpaceDN w:val="0"/>
        <w:bidi w:val="0"/>
        <w:adjustRightInd w:val="0"/>
        <w:snapToGrid w:val="0"/>
        <w:spacing w:line="327" w:lineRule="auto"/>
        <w:ind w:left="0" w:right="0" w:firstLine="0"/>
        <w:textAlignment w:val="baseline"/>
        <w:rPr>
          <w:rFonts w:ascii="宋体" w:hAnsi="宋体" w:eastAsia="宋体" w:cs="宋体"/>
          <w:sz w:val="24"/>
          <w:szCs w:val="24"/>
        </w:rPr>
      </w:pPr>
      <w:r>
        <w:rPr>
          <w:rFonts w:ascii="宋体" w:hAnsi="宋体" w:eastAsia="宋体" w:cs="宋体"/>
          <w:spacing w:val="12"/>
          <w:sz w:val="24"/>
          <w:szCs w:val="24"/>
        </w:rPr>
        <w:t>(四)甲乙双方作为联合体成员，双方应以联合体的信誉和利益为重，根据本合同的要</w:t>
      </w:r>
      <w:r>
        <w:rPr>
          <w:rFonts w:ascii="宋体" w:hAnsi="宋体" w:eastAsia="宋体" w:cs="宋体"/>
          <w:spacing w:val="4"/>
          <w:sz w:val="24"/>
          <w:szCs w:val="24"/>
        </w:rPr>
        <w:t xml:space="preserve"> </w:t>
      </w:r>
      <w:r>
        <w:rPr>
          <w:rFonts w:ascii="宋体" w:hAnsi="宋体" w:eastAsia="宋体" w:cs="宋体"/>
          <w:spacing w:val="7"/>
          <w:sz w:val="24"/>
          <w:szCs w:val="24"/>
        </w:rPr>
        <w:t>求完成各自职责范围内的一切工作。双方应对自己职责范围内的各项工作单独负完全责任。</w:t>
      </w:r>
    </w:p>
    <w:p w14:paraId="434C9563">
      <w:pPr>
        <w:keepNext w:val="0"/>
        <w:keepLines w:val="0"/>
        <w:pageBreakBefore w:val="0"/>
        <w:widowControl/>
        <w:kinsoku w:val="0"/>
        <w:wordWrap/>
        <w:overflowPunct/>
        <w:topLinePunct w:val="0"/>
        <w:autoSpaceDE w:val="0"/>
        <w:autoSpaceDN w:val="0"/>
        <w:bidi w:val="0"/>
        <w:adjustRightInd w:val="0"/>
        <w:snapToGrid w:val="0"/>
        <w:spacing w:line="362" w:lineRule="auto"/>
        <w:ind w:left="0" w:right="0" w:firstLine="0"/>
        <w:textAlignment w:val="baseline"/>
        <w:rPr>
          <w:rFonts w:ascii="宋体" w:hAnsi="宋体" w:eastAsia="宋体" w:cs="宋体"/>
          <w:sz w:val="24"/>
          <w:szCs w:val="24"/>
        </w:rPr>
      </w:pPr>
      <w:r>
        <w:rPr>
          <w:rFonts w:ascii="宋体" w:hAnsi="宋体" w:eastAsia="宋体" w:cs="宋体"/>
          <w:spacing w:val="13"/>
          <w:sz w:val="24"/>
          <w:szCs w:val="24"/>
        </w:rPr>
        <w:t>(五)因甲乙双方某一方的违约或侵权行为</w:t>
      </w:r>
      <w:r>
        <w:rPr>
          <w:rFonts w:ascii="宋体" w:hAnsi="宋体" w:eastAsia="宋体" w:cs="宋体"/>
          <w:spacing w:val="12"/>
          <w:sz w:val="24"/>
          <w:szCs w:val="24"/>
        </w:rPr>
        <w:t>导致联合体其他方被业主方追责索赔时，由</w:t>
      </w:r>
      <w:del w:id="107" w:author="毕晓龙" w:date="2026-02-28T10:48:08Z">
        <w:r>
          <w:rPr>
            <w:rFonts w:ascii="宋体" w:hAnsi="宋体" w:eastAsia="宋体" w:cs="宋体"/>
            <w:sz w:val="24"/>
            <w:szCs w:val="24"/>
          </w:rPr>
          <w:delText xml:space="preserve"> </w:delText>
        </w:r>
      </w:del>
      <w:r>
        <w:rPr>
          <w:rFonts w:ascii="宋体" w:hAnsi="宋体" w:eastAsia="宋体" w:cs="宋体"/>
          <w:spacing w:val="9"/>
          <w:sz w:val="24"/>
          <w:szCs w:val="24"/>
        </w:rPr>
        <w:t>违约方进行处理，违约方处理前述索赔请求过程中，联合体另外</w:t>
      </w:r>
      <w:r>
        <w:rPr>
          <w:rFonts w:ascii="宋体" w:hAnsi="宋体" w:eastAsia="宋体" w:cs="宋体"/>
          <w:spacing w:val="8"/>
          <w:sz w:val="24"/>
          <w:szCs w:val="24"/>
        </w:rPr>
        <w:t>成员应给予合理配合。因违</w:t>
      </w:r>
      <w:del w:id="108" w:author="毕晓龙" w:date="2026-02-28T10:48:12Z">
        <w:r>
          <w:rPr>
            <w:rFonts w:ascii="宋体" w:hAnsi="宋体" w:eastAsia="宋体" w:cs="宋体"/>
            <w:sz w:val="24"/>
            <w:szCs w:val="24"/>
          </w:rPr>
          <w:delText xml:space="preserve"> </w:delText>
        </w:r>
      </w:del>
      <w:r>
        <w:rPr>
          <w:rFonts w:ascii="宋体" w:hAnsi="宋体" w:eastAsia="宋体" w:cs="宋体"/>
          <w:spacing w:val="7"/>
          <w:sz w:val="24"/>
          <w:szCs w:val="24"/>
        </w:rPr>
        <w:t>约或侵权行为造成联合体其他方损失的，违约方或侵权方应承担赔偿责任。</w:t>
      </w:r>
    </w:p>
    <w:p w14:paraId="2AD9FD25">
      <w:pPr>
        <w:pStyle w:val="9"/>
        <w:keepNext w:val="0"/>
        <w:keepLines w:val="0"/>
        <w:pageBreakBefore w:val="0"/>
        <w:widowControl/>
        <w:kinsoku w:val="0"/>
        <w:wordWrap/>
        <w:overflowPunct/>
        <w:topLinePunct w:val="0"/>
        <w:autoSpaceDE w:val="0"/>
        <w:autoSpaceDN w:val="0"/>
        <w:bidi w:val="0"/>
        <w:adjustRightInd w:val="0"/>
        <w:snapToGrid w:val="0"/>
        <w:spacing w:line="389" w:lineRule="auto"/>
        <w:ind w:left="0" w:right="0" w:firstLine="0"/>
        <w:textAlignment w:val="baseline"/>
        <w:rPr>
          <w:sz w:val="24"/>
          <w:szCs w:val="24"/>
        </w:rPr>
      </w:pPr>
    </w:p>
    <w:p w14:paraId="0DDE87D4">
      <w:pPr>
        <w:keepNext w:val="0"/>
        <w:keepLines w:val="0"/>
        <w:pageBreakBefore w:val="0"/>
        <w:widowControl/>
        <w:kinsoku w:val="0"/>
        <w:wordWrap/>
        <w:overflowPunct/>
        <w:topLinePunct w:val="0"/>
        <w:autoSpaceDE w:val="0"/>
        <w:autoSpaceDN w:val="0"/>
        <w:bidi w:val="0"/>
        <w:adjustRightInd w:val="0"/>
        <w:snapToGrid w:val="0"/>
        <w:spacing w:line="330" w:lineRule="auto"/>
        <w:ind w:left="0" w:right="0" w:firstLine="0"/>
        <w:textAlignment w:val="baseline"/>
        <w:rPr>
          <w:rFonts w:ascii="宋体" w:hAnsi="宋体" w:eastAsia="宋体" w:cs="宋体"/>
          <w:sz w:val="24"/>
          <w:szCs w:val="24"/>
        </w:rPr>
      </w:pPr>
      <w:r>
        <w:rPr>
          <w:rFonts w:ascii="宋体" w:hAnsi="宋体" w:eastAsia="宋体" w:cs="宋体"/>
          <w:spacing w:val="12"/>
          <w:sz w:val="24"/>
          <w:szCs w:val="24"/>
        </w:rPr>
        <w:t>(六)甲乙双方作为联合体成员，在履行各自职责范围内的义务时，如未能按照项目合</w:t>
      </w:r>
      <w:del w:id="109" w:author="毕晓龙" w:date="2026-02-28T10:52:44Z">
        <w:r>
          <w:rPr>
            <w:rFonts w:ascii="宋体" w:hAnsi="宋体" w:eastAsia="宋体" w:cs="宋体"/>
            <w:spacing w:val="2"/>
            <w:sz w:val="24"/>
            <w:szCs w:val="24"/>
          </w:rPr>
          <w:delText xml:space="preserve"> </w:delText>
        </w:r>
      </w:del>
      <w:r>
        <w:rPr>
          <w:rFonts w:ascii="宋体" w:hAnsi="宋体" w:eastAsia="宋体" w:cs="宋体"/>
          <w:spacing w:val="12"/>
          <w:sz w:val="24"/>
          <w:szCs w:val="24"/>
        </w:rPr>
        <w:t>同约定的要求履行义务或因其他过错导致任何赔偿责</w:t>
      </w:r>
      <w:r>
        <w:rPr>
          <w:rFonts w:ascii="宋体" w:hAnsi="宋体" w:eastAsia="宋体" w:cs="宋体"/>
          <w:spacing w:val="11"/>
          <w:sz w:val="24"/>
          <w:szCs w:val="24"/>
        </w:rPr>
        <w:t>任(包括但不限于违约金或其他损害赔</w:t>
      </w:r>
      <w:r>
        <w:rPr>
          <w:rFonts w:ascii="宋体" w:hAnsi="宋体" w:eastAsia="宋体" w:cs="宋体"/>
          <w:sz w:val="24"/>
          <w:szCs w:val="24"/>
        </w:rPr>
        <w:t xml:space="preserve"> </w:t>
      </w:r>
      <w:r>
        <w:rPr>
          <w:rFonts w:ascii="宋体" w:hAnsi="宋体" w:eastAsia="宋体" w:cs="宋体"/>
          <w:spacing w:val="17"/>
          <w:sz w:val="24"/>
          <w:szCs w:val="24"/>
        </w:rPr>
        <w:t>偿责任)产生时：</w:t>
      </w:r>
    </w:p>
    <w:p w14:paraId="2B5FC676">
      <w:pPr>
        <w:pStyle w:val="9"/>
        <w:keepNext w:val="0"/>
        <w:keepLines w:val="0"/>
        <w:pageBreakBefore w:val="0"/>
        <w:widowControl/>
        <w:kinsoku w:val="0"/>
        <w:wordWrap/>
        <w:overflowPunct/>
        <w:topLinePunct w:val="0"/>
        <w:autoSpaceDE w:val="0"/>
        <w:autoSpaceDN w:val="0"/>
        <w:bidi w:val="0"/>
        <w:adjustRightInd w:val="0"/>
        <w:snapToGrid w:val="0"/>
        <w:spacing w:line="440" w:lineRule="auto"/>
        <w:ind w:left="0" w:right="0" w:firstLine="0"/>
        <w:jc w:val="left"/>
        <w:textAlignment w:val="baseline"/>
        <w:rPr>
          <w:sz w:val="24"/>
          <w:szCs w:val="24"/>
        </w:rPr>
      </w:pPr>
    </w:p>
    <w:p w14:paraId="4510228F">
      <w:pPr>
        <w:keepNext w:val="0"/>
        <w:keepLines w:val="0"/>
        <w:pageBreakBefore w:val="0"/>
        <w:widowControl/>
        <w:kinsoku w:val="0"/>
        <w:wordWrap/>
        <w:overflowPunct/>
        <w:topLinePunct w:val="0"/>
        <w:autoSpaceDE w:val="0"/>
        <w:autoSpaceDN w:val="0"/>
        <w:bidi w:val="0"/>
        <w:adjustRightInd w:val="0"/>
        <w:snapToGrid w:val="0"/>
        <w:spacing w:line="377" w:lineRule="auto"/>
        <w:ind w:left="0" w:right="0" w:firstLine="0"/>
        <w:jc w:val="left"/>
        <w:textAlignment w:val="baseline"/>
        <w:rPr>
          <w:rFonts w:ascii="宋体" w:hAnsi="宋体" w:eastAsia="宋体" w:cs="宋体"/>
          <w:sz w:val="24"/>
          <w:szCs w:val="24"/>
        </w:rPr>
      </w:pPr>
      <w:r>
        <w:rPr>
          <w:rFonts w:ascii="宋体" w:hAnsi="宋体" w:eastAsia="宋体" w:cs="宋体"/>
          <w:spacing w:val="12"/>
          <w:sz w:val="24"/>
          <w:szCs w:val="24"/>
        </w:rPr>
        <w:t>(1)如果业主方能清晰将过错归咎于甲乙某一方</w:t>
      </w:r>
      <w:r>
        <w:rPr>
          <w:rFonts w:ascii="宋体" w:hAnsi="宋体" w:eastAsia="宋体" w:cs="宋体"/>
          <w:spacing w:val="11"/>
          <w:sz w:val="24"/>
          <w:szCs w:val="24"/>
        </w:rPr>
        <w:t>并且联合体双方对此均予以认可，则由</w:t>
      </w:r>
      <w:r>
        <w:rPr>
          <w:rFonts w:ascii="宋体" w:hAnsi="宋体" w:eastAsia="宋体" w:cs="宋体"/>
          <w:spacing w:val="5"/>
          <w:sz w:val="24"/>
          <w:szCs w:val="24"/>
        </w:rPr>
        <w:t>该过错方承担与此相关的全部责任；</w:t>
      </w:r>
    </w:p>
    <w:p w14:paraId="6613735F">
      <w:pPr>
        <w:keepNext w:val="0"/>
        <w:keepLines w:val="0"/>
        <w:pageBreakBefore w:val="0"/>
        <w:widowControl/>
        <w:kinsoku w:val="0"/>
        <w:wordWrap/>
        <w:overflowPunct/>
        <w:topLinePunct w:val="0"/>
        <w:autoSpaceDE w:val="0"/>
        <w:autoSpaceDN w:val="0"/>
        <w:bidi w:val="0"/>
        <w:adjustRightInd w:val="0"/>
        <w:snapToGrid w:val="0"/>
        <w:spacing w:line="337" w:lineRule="auto"/>
        <w:ind w:left="0" w:right="0" w:firstLine="0"/>
        <w:jc w:val="left"/>
        <w:textAlignment w:val="baseline"/>
        <w:rPr>
          <w:rFonts w:ascii="宋体" w:hAnsi="宋体" w:eastAsia="宋体" w:cs="宋体"/>
          <w:sz w:val="24"/>
          <w:szCs w:val="24"/>
        </w:rPr>
      </w:pPr>
      <w:r>
        <w:rPr>
          <w:rFonts w:ascii="宋体" w:hAnsi="宋体" w:eastAsia="宋体" w:cs="宋体"/>
          <w:spacing w:val="11"/>
          <w:sz w:val="24"/>
          <w:szCs w:val="24"/>
        </w:rPr>
        <w:t>(2)在能够根据双方的职责范围确定过错的情况下，甲乙双方将按照各自职责范围内的</w:t>
      </w:r>
      <w:r>
        <w:rPr>
          <w:rFonts w:ascii="宋体" w:hAnsi="宋体" w:eastAsia="宋体" w:cs="宋体"/>
          <w:spacing w:val="6"/>
          <w:sz w:val="24"/>
          <w:szCs w:val="24"/>
        </w:rPr>
        <w:t>过错承担责任。因一方在其职责范围内的过错造成的损害赔偿责任，另向业主方承担连带责任后可以向过错方追偿。如果甲乙双方一致认为过</w:t>
      </w:r>
      <w:r>
        <w:rPr>
          <w:rFonts w:ascii="宋体" w:hAnsi="宋体" w:eastAsia="宋体" w:cs="宋体"/>
          <w:spacing w:val="5"/>
          <w:sz w:val="24"/>
          <w:szCs w:val="24"/>
        </w:rPr>
        <w:t>错不能归咎于某一方，或者认为对方</w:t>
      </w:r>
      <w:r>
        <w:rPr>
          <w:rFonts w:ascii="宋体" w:hAnsi="宋体" w:eastAsia="宋体" w:cs="宋体"/>
          <w:spacing w:val="6"/>
          <w:sz w:val="24"/>
          <w:szCs w:val="24"/>
        </w:rPr>
        <w:t>都有过错，则应根据双方在各自职责范围内的实际过错比例承担责任；</w:t>
      </w:r>
    </w:p>
    <w:p w14:paraId="74EDA1BA">
      <w:pPr>
        <w:keepNext w:val="0"/>
        <w:keepLines w:val="0"/>
        <w:pageBreakBefore w:val="0"/>
        <w:widowControl/>
        <w:kinsoku w:val="0"/>
        <w:wordWrap/>
        <w:overflowPunct/>
        <w:topLinePunct w:val="0"/>
        <w:autoSpaceDE w:val="0"/>
        <w:autoSpaceDN w:val="0"/>
        <w:bidi w:val="0"/>
        <w:adjustRightInd w:val="0"/>
        <w:snapToGrid w:val="0"/>
        <w:spacing w:line="344" w:lineRule="auto"/>
        <w:ind w:left="0" w:right="0" w:firstLine="0"/>
        <w:jc w:val="left"/>
        <w:textAlignment w:val="baseline"/>
        <w:rPr>
          <w:rFonts w:ascii="宋体" w:hAnsi="宋体" w:eastAsia="宋体" w:cs="宋体"/>
          <w:sz w:val="24"/>
          <w:szCs w:val="24"/>
        </w:rPr>
      </w:pPr>
      <w:r>
        <w:rPr>
          <w:rFonts w:ascii="宋体" w:hAnsi="宋体" w:eastAsia="宋体" w:cs="宋体"/>
          <w:spacing w:val="12"/>
          <w:sz w:val="24"/>
          <w:szCs w:val="24"/>
        </w:rPr>
        <w:t>(3)在不能够根据双方的职责范围确定过错的情况下，如</w:t>
      </w:r>
      <w:r>
        <w:rPr>
          <w:rFonts w:ascii="宋体" w:hAnsi="宋体" w:eastAsia="宋体" w:cs="宋体"/>
          <w:spacing w:val="11"/>
          <w:sz w:val="24"/>
          <w:szCs w:val="24"/>
        </w:rPr>
        <w:t>果双方经诚信协商后，仍不能</w:t>
      </w:r>
      <w:r>
        <w:rPr>
          <w:rFonts w:ascii="宋体" w:hAnsi="宋体" w:eastAsia="宋体" w:cs="宋体"/>
          <w:spacing w:val="6"/>
          <w:sz w:val="24"/>
          <w:szCs w:val="24"/>
        </w:rPr>
        <w:t>将过错归咎于某一方，则对该过错导致的后果，双方先按照各自分工部分价款中的比例各</w:t>
      </w:r>
      <w:r>
        <w:rPr>
          <w:rFonts w:ascii="宋体" w:hAnsi="宋体" w:eastAsia="宋体" w:cs="宋体"/>
          <w:spacing w:val="12"/>
          <w:sz w:val="24"/>
          <w:szCs w:val="24"/>
        </w:rPr>
        <w:t>自承担责任，待责任方或责任程度确定后(方</w:t>
      </w:r>
      <w:r>
        <w:rPr>
          <w:rFonts w:ascii="宋体" w:hAnsi="宋体" w:eastAsia="宋体" w:cs="宋体"/>
          <w:spacing w:val="11"/>
          <w:sz w:val="24"/>
          <w:szCs w:val="24"/>
        </w:rPr>
        <w:t>式包括专业第三方评估、诉讼等)进行最终</w:t>
      </w:r>
      <w:r>
        <w:rPr>
          <w:rFonts w:ascii="宋体" w:hAnsi="宋体" w:eastAsia="宋体" w:cs="宋体"/>
          <w:spacing w:val="3"/>
          <w:sz w:val="24"/>
          <w:szCs w:val="24"/>
        </w:rPr>
        <w:t>责任确认。</w:t>
      </w:r>
    </w:p>
    <w:p w14:paraId="6474874A">
      <w:pPr>
        <w:pStyle w:val="9"/>
        <w:keepNext w:val="0"/>
        <w:keepLines w:val="0"/>
        <w:pageBreakBefore w:val="0"/>
        <w:widowControl/>
        <w:kinsoku w:val="0"/>
        <w:wordWrap/>
        <w:overflowPunct/>
        <w:topLinePunct w:val="0"/>
        <w:autoSpaceDE w:val="0"/>
        <w:autoSpaceDN w:val="0"/>
        <w:bidi w:val="0"/>
        <w:adjustRightInd w:val="0"/>
        <w:snapToGrid w:val="0"/>
        <w:spacing w:line="279" w:lineRule="auto"/>
        <w:ind w:left="0" w:right="0" w:firstLine="0"/>
        <w:jc w:val="left"/>
        <w:textAlignment w:val="baseline"/>
        <w:rPr>
          <w:sz w:val="24"/>
          <w:szCs w:val="24"/>
        </w:rPr>
      </w:pPr>
    </w:p>
    <w:p w14:paraId="39949936">
      <w:pPr>
        <w:keepNext w:val="0"/>
        <w:keepLines w:val="0"/>
        <w:pageBreakBefore w:val="0"/>
        <w:widowControl/>
        <w:kinsoku w:val="0"/>
        <w:wordWrap/>
        <w:overflowPunct/>
        <w:topLinePunct w:val="0"/>
        <w:autoSpaceDE w:val="0"/>
        <w:autoSpaceDN w:val="0"/>
        <w:bidi w:val="0"/>
        <w:adjustRightInd w:val="0"/>
        <w:snapToGrid w:val="0"/>
        <w:spacing w:line="395" w:lineRule="auto"/>
        <w:ind w:left="0" w:right="0" w:firstLine="0"/>
        <w:jc w:val="left"/>
        <w:textAlignment w:val="baseline"/>
        <w:rPr>
          <w:rFonts w:ascii="宋体" w:hAnsi="宋体" w:eastAsia="宋体" w:cs="宋体"/>
          <w:sz w:val="24"/>
          <w:szCs w:val="24"/>
        </w:rPr>
      </w:pPr>
      <w:r>
        <w:rPr>
          <w:rFonts w:ascii="宋体" w:hAnsi="宋体" w:eastAsia="宋体" w:cs="宋体"/>
          <w:spacing w:val="12"/>
          <w:sz w:val="24"/>
          <w:szCs w:val="24"/>
        </w:rPr>
        <w:t>(七)本招标项目下，甲乙双方作为联合体成员，任意一方在项目投标及合同履约过程</w:t>
      </w:r>
      <w:r>
        <w:rPr>
          <w:rFonts w:ascii="宋体" w:hAnsi="宋体" w:eastAsia="宋体" w:cs="宋体"/>
          <w:spacing w:val="9"/>
          <w:sz w:val="24"/>
          <w:szCs w:val="24"/>
        </w:rPr>
        <w:t>中存在如下情形的，该过错方应当相应承担违约或侵权责任；无过</w:t>
      </w:r>
      <w:r>
        <w:rPr>
          <w:rFonts w:ascii="宋体" w:hAnsi="宋体" w:eastAsia="宋体" w:cs="宋体"/>
          <w:spacing w:val="8"/>
          <w:sz w:val="24"/>
          <w:szCs w:val="24"/>
        </w:rPr>
        <w:t>错方有权向过错方提请违</w:t>
      </w:r>
      <w:r>
        <w:rPr>
          <w:rFonts w:ascii="宋体" w:hAnsi="宋体" w:eastAsia="宋体" w:cs="宋体"/>
          <w:spacing w:val="2"/>
          <w:sz w:val="24"/>
          <w:szCs w:val="24"/>
        </w:rPr>
        <w:t>约或侵权赔偿：</w:t>
      </w:r>
    </w:p>
    <w:p w14:paraId="11A3B5DC">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z w:val="24"/>
          <w:szCs w:val="24"/>
        </w:rPr>
      </w:pPr>
      <w:r>
        <w:rPr>
          <w:rFonts w:ascii="宋体" w:hAnsi="宋体" w:eastAsia="宋体" w:cs="宋体"/>
          <w:spacing w:val="7"/>
          <w:sz w:val="24"/>
          <w:szCs w:val="24"/>
        </w:rPr>
        <w:t>(1)   预期违约的，即甲乙任意一方通过语言或者行为明示不履行、无法按约履行联合</w:t>
      </w:r>
      <w:r>
        <w:rPr>
          <w:rFonts w:ascii="宋体" w:hAnsi="宋体" w:eastAsia="宋体" w:cs="宋体"/>
          <w:spacing w:val="16"/>
          <w:sz w:val="24"/>
          <w:szCs w:val="24"/>
        </w:rPr>
        <w:t>(投标)体义务的；</w:t>
      </w:r>
    </w:p>
    <w:p w14:paraId="6A445D1D">
      <w:pPr>
        <w:keepNext w:val="0"/>
        <w:keepLines w:val="0"/>
        <w:pageBreakBefore w:val="0"/>
        <w:widowControl/>
        <w:kinsoku w:val="0"/>
        <w:wordWrap/>
        <w:overflowPunct/>
        <w:topLinePunct w:val="0"/>
        <w:autoSpaceDE w:val="0"/>
        <w:autoSpaceDN w:val="0"/>
        <w:bidi w:val="0"/>
        <w:adjustRightInd w:val="0"/>
        <w:snapToGrid w:val="0"/>
        <w:spacing w:line="295" w:lineRule="auto"/>
        <w:ind w:left="0" w:right="0" w:firstLine="0"/>
        <w:textAlignment w:val="baseline"/>
        <w:rPr>
          <w:rFonts w:ascii="宋体" w:hAnsi="宋体" w:eastAsia="宋体" w:cs="宋体"/>
          <w:sz w:val="24"/>
          <w:szCs w:val="24"/>
        </w:rPr>
      </w:pPr>
      <w:r>
        <w:rPr>
          <w:rFonts w:ascii="宋体" w:hAnsi="宋体" w:eastAsia="宋体" w:cs="宋体"/>
          <w:spacing w:val="7"/>
          <w:sz w:val="24"/>
          <w:szCs w:val="24"/>
        </w:rPr>
        <w:t>(2)   消极履约的，即甲乙任意一方消极怠工、拖延履约，拖延或者</w:t>
      </w:r>
      <w:r>
        <w:rPr>
          <w:rFonts w:ascii="宋体" w:hAnsi="宋体" w:eastAsia="宋体" w:cs="宋体"/>
          <w:spacing w:val="6"/>
          <w:sz w:val="24"/>
          <w:szCs w:val="24"/>
        </w:rPr>
        <w:t>拒不响应项目需求</w:t>
      </w:r>
      <w:r>
        <w:rPr>
          <w:rFonts w:ascii="宋体" w:hAnsi="宋体" w:eastAsia="宋体" w:cs="宋体"/>
          <w:sz w:val="24"/>
          <w:szCs w:val="24"/>
        </w:rPr>
        <w:t xml:space="preserve"> </w:t>
      </w:r>
      <w:r>
        <w:rPr>
          <w:rFonts w:ascii="宋体" w:hAnsi="宋体" w:eastAsia="宋体" w:cs="宋体"/>
          <w:spacing w:val="5"/>
          <w:sz w:val="24"/>
          <w:szCs w:val="24"/>
        </w:rPr>
        <w:t>或者其他以各种理由消极履约的行为；</w:t>
      </w:r>
    </w:p>
    <w:p w14:paraId="05816476">
      <w:pPr>
        <w:keepNext w:val="0"/>
        <w:keepLines w:val="0"/>
        <w:pageBreakBefore w:val="0"/>
        <w:widowControl/>
        <w:kinsoku w:val="0"/>
        <w:wordWrap/>
        <w:overflowPunct/>
        <w:topLinePunct w:val="0"/>
        <w:autoSpaceDE w:val="0"/>
        <w:autoSpaceDN w:val="0"/>
        <w:bidi w:val="0"/>
        <w:adjustRightInd w:val="0"/>
        <w:snapToGrid w:val="0"/>
        <w:spacing w:line="319" w:lineRule="auto"/>
        <w:ind w:left="0" w:right="0" w:firstLine="0"/>
        <w:textAlignment w:val="baseline"/>
        <w:rPr>
          <w:rFonts w:ascii="宋体" w:hAnsi="宋体" w:eastAsia="宋体" w:cs="宋体"/>
          <w:sz w:val="24"/>
          <w:szCs w:val="24"/>
        </w:rPr>
      </w:pPr>
      <w:r>
        <w:rPr>
          <w:rFonts w:ascii="宋体" w:hAnsi="宋体" w:eastAsia="宋体" w:cs="宋体"/>
          <w:spacing w:val="12"/>
          <w:sz w:val="24"/>
          <w:szCs w:val="24"/>
        </w:rPr>
        <w:t>(3)   不再履约的，即甲乙任意一方通过语言或者行为已然不再继续履行联合(投标)</w:t>
      </w:r>
      <w:r>
        <w:rPr>
          <w:rFonts w:ascii="宋体" w:hAnsi="宋体" w:eastAsia="宋体" w:cs="宋体"/>
          <w:spacing w:val="9"/>
          <w:sz w:val="24"/>
          <w:szCs w:val="24"/>
        </w:rPr>
        <w:t>体义务的，例如中标前明确表示不再履行投</w:t>
      </w:r>
      <w:r>
        <w:rPr>
          <w:rFonts w:ascii="宋体" w:hAnsi="宋体" w:eastAsia="宋体" w:cs="宋体"/>
          <w:spacing w:val="8"/>
          <w:sz w:val="24"/>
          <w:szCs w:val="24"/>
        </w:rPr>
        <w:t>标义务、签署合同后已然不再继续履行项目</w:t>
      </w:r>
      <w:r>
        <w:rPr>
          <w:rFonts w:ascii="宋体" w:hAnsi="宋体" w:eastAsia="宋体" w:cs="宋体"/>
          <w:spacing w:val="2"/>
          <w:sz w:val="24"/>
          <w:szCs w:val="24"/>
        </w:rPr>
        <w:t>交付义务等；</w:t>
      </w:r>
    </w:p>
    <w:p w14:paraId="7B330B0C">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z w:val="24"/>
          <w:szCs w:val="24"/>
        </w:rPr>
      </w:pPr>
      <w:r>
        <w:rPr>
          <w:rFonts w:ascii="宋体" w:hAnsi="宋体" w:eastAsia="宋体" w:cs="宋体"/>
          <w:spacing w:val="4"/>
          <w:sz w:val="24"/>
          <w:szCs w:val="24"/>
        </w:rPr>
        <w:t>(4)</w:t>
      </w:r>
      <w:r>
        <w:rPr>
          <w:rFonts w:ascii="宋体" w:hAnsi="宋体" w:eastAsia="宋体" w:cs="宋体"/>
          <w:spacing w:val="26"/>
          <w:sz w:val="24"/>
          <w:szCs w:val="24"/>
        </w:rPr>
        <w:t xml:space="preserve">   </w:t>
      </w:r>
      <w:r>
        <w:rPr>
          <w:rFonts w:ascii="宋体" w:hAnsi="宋体" w:eastAsia="宋体" w:cs="宋体"/>
          <w:spacing w:val="4"/>
          <w:sz w:val="24"/>
          <w:szCs w:val="24"/>
        </w:rPr>
        <w:t>擅自退出的，即甲乙任意一方擅自退出</w:t>
      </w:r>
      <w:r>
        <w:rPr>
          <w:rFonts w:ascii="宋体" w:hAnsi="宋体" w:eastAsia="宋体" w:cs="宋体"/>
          <w:spacing w:val="3"/>
          <w:sz w:val="24"/>
          <w:szCs w:val="24"/>
        </w:rPr>
        <w:t>项目合同履约的；</w:t>
      </w:r>
    </w:p>
    <w:p w14:paraId="5F3CA4D7">
      <w:pPr>
        <w:keepNext w:val="0"/>
        <w:keepLines w:val="0"/>
        <w:pageBreakBefore w:val="0"/>
        <w:widowControl/>
        <w:kinsoku w:val="0"/>
        <w:wordWrap/>
        <w:overflowPunct/>
        <w:topLinePunct w:val="0"/>
        <w:autoSpaceDE w:val="0"/>
        <w:autoSpaceDN w:val="0"/>
        <w:bidi w:val="0"/>
        <w:adjustRightInd w:val="0"/>
        <w:snapToGrid w:val="0"/>
        <w:spacing w:line="319" w:lineRule="auto"/>
        <w:ind w:left="0" w:right="0" w:firstLine="0"/>
        <w:textAlignment w:val="baseline"/>
        <w:rPr>
          <w:rFonts w:ascii="宋体" w:hAnsi="宋体" w:eastAsia="宋体" w:cs="宋体"/>
          <w:sz w:val="24"/>
          <w:szCs w:val="24"/>
        </w:rPr>
      </w:pPr>
      <w:r>
        <w:rPr>
          <w:rFonts w:ascii="宋体" w:hAnsi="宋体" w:eastAsia="宋体" w:cs="宋体"/>
          <w:spacing w:val="7"/>
          <w:sz w:val="24"/>
          <w:szCs w:val="24"/>
        </w:rPr>
        <w:t>(5)   延迟交付的，即若因其中一方原因导致交付延迟，导致交付延迟的责任</w:t>
      </w:r>
      <w:r>
        <w:rPr>
          <w:rFonts w:ascii="宋体" w:hAnsi="宋体" w:eastAsia="宋体" w:cs="宋体"/>
          <w:spacing w:val="6"/>
          <w:sz w:val="24"/>
          <w:szCs w:val="24"/>
        </w:rPr>
        <w:t>方需按项目合同要求向业主方支付相应的违约金，因</w:t>
      </w:r>
      <w:r>
        <w:rPr>
          <w:rFonts w:ascii="宋体" w:hAnsi="宋体" w:eastAsia="宋体" w:cs="宋体"/>
          <w:spacing w:val="5"/>
          <w:sz w:val="24"/>
          <w:szCs w:val="24"/>
        </w:rPr>
        <w:t>其延迟交付等违约行为给另一方造成损失的，责任方应依据本合同中的规定向违约方进行赔偿；</w:t>
      </w:r>
    </w:p>
    <w:p w14:paraId="7C82A9A0">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z w:val="24"/>
          <w:szCs w:val="24"/>
        </w:rPr>
      </w:pPr>
      <w:r>
        <w:rPr>
          <w:rFonts w:ascii="宋体" w:hAnsi="宋体" w:eastAsia="宋体" w:cs="宋体"/>
          <w:spacing w:val="3"/>
          <w:sz w:val="24"/>
          <w:szCs w:val="24"/>
        </w:rPr>
        <w:t>(6)</w:t>
      </w:r>
      <w:r>
        <w:rPr>
          <w:rFonts w:ascii="宋体" w:hAnsi="宋体" w:eastAsia="宋体" w:cs="宋体"/>
          <w:spacing w:val="25"/>
          <w:sz w:val="24"/>
          <w:szCs w:val="24"/>
        </w:rPr>
        <w:t xml:space="preserve">   </w:t>
      </w:r>
      <w:r>
        <w:rPr>
          <w:rFonts w:ascii="宋体" w:hAnsi="宋体" w:eastAsia="宋体" w:cs="宋体"/>
          <w:spacing w:val="3"/>
          <w:sz w:val="24"/>
          <w:szCs w:val="24"/>
        </w:rPr>
        <w:t>其他违反联合体内部约定的违约或侵权行为。</w:t>
      </w:r>
    </w:p>
    <w:p w14:paraId="4D41E356">
      <w:pPr>
        <w:pStyle w:val="9"/>
        <w:keepNext w:val="0"/>
        <w:keepLines w:val="0"/>
        <w:pageBreakBefore w:val="0"/>
        <w:widowControl/>
        <w:kinsoku w:val="0"/>
        <w:wordWrap/>
        <w:overflowPunct/>
        <w:topLinePunct w:val="0"/>
        <w:autoSpaceDE w:val="0"/>
        <w:autoSpaceDN w:val="0"/>
        <w:bidi w:val="0"/>
        <w:adjustRightInd w:val="0"/>
        <w:snapToGrid w:val="0"/>
        <w:spacing w:line="310" w:lineRule="auto"/>
        <w:ind w:left="0" w:right="0" w:firstLine="0"/>
        <w:textAlignment w:val="baseline"/>
        <w:rPr>
          <w:sz w:val="24"/>
          <w:szCs w:val="24"/>
        </w:rPr>
      </w:pPr>
    </w:p>
    <w:p w14:paraId="437BF2CC">
      <w:pPr>
        <w:keepNext w:val="0"/>
        <w:keepLines w:val="0"/>
        <w:pageBreakBefore w:val="0"/>
        <w:widowControl/>
        <w:kinsoku w:val="0"/>
        <w:wordWrap/>
        <w:overflowPunct/>
        <w:topLinePunct w:val="0"/>
        <w:autoSpaceDE w:val="0"/>
        <w:autoSpaceDN w:val="0"/>
        <w:bidi w:val="0"/>
        <w:adjustRightInd w:val="0"/>
        <w:snapToGrid w:val="0"/>
        <w:spacing w:line="319" w:lineRule="auto"/>
        <w:ind w:left="0" w:right="0" w:firstLine="0"/>
        <w:textAlignment w:val="baseline"/>
        <w:rPr>
          <w:rFonts w:ascii="宋体" w:hAnsi="宋体" w:eastAsia="宋体" w:cs="宋体"/>
          <w:sz w:val="24"/>
          <w:szCs w:val="24"/>
        </w:rPr>
      </w:pPr>
      <w:r>
        <w:rPr>
          <w:rFonts w:ascii="宋体" w:hAnsi="宋体" w:eastAsia="宋体" w:cs="宋体"/>
          <w:spacing w:val="21"/>
          <w:sz w:val="24"/>
          <w:szCs w:val="24"/>
        </w:rPr>
        <w:t>(八)甲乙任意一方违反项目合同及本合同约定，另一方(守约方)有权要求其(违约</w:t>
      </w:r>
      <w:r>
        <w:rPr>
          <w:rFonts w:ascii="宋体" w:hAnsi="宋体" w:eastAsia="宋体" w:cs="宋体"/>
          <w:spacing w:val="14"/>
          <w:sz w:val="24"/>
          <w:szCs w:val="24"/>
        </w:rPr>
        <w:t>方)承担相关责任(例如恢复原状、及时采取补救措施等);同时，违约方应按照项目合同价</w:t>
      </w:r>
      <w:r>
        <w:rPr>
          <w:rFonts w:ascii="宋体" w:hAnsi="宋体" w:eastAsia="宋体" w:cs="宋体"/>
          <w:spacing w:val="21"/>
          <w:sz w:val="24"/>
          <w:szCs w:val="24"/>
        </w:rPr>
        <w:t>格的【10%】向守约方支付赔偿金。</w:t>
      </w:r>
    </w:p>
    <w:p w14:paraId="52C08FE3">
      <w:pPr>
        <w:pStyle w:val="9"/>
        <w:keepNext w:val="0"/>
        <w:keepLines w:val="0"/>
        <w:pageBreakBefore w:val="0"/>
        <w:widowControl/>
        <w:kinsoku w:val="0"/>
        <w:wordWrap/>
        <w:overflowPunct/>
        <w:topLinePunct w:val="0"/>
        <w:autoSpaceDE w:val="0"/>
        <w:autoSpaceDN w:val="0"/>
        <w:bidi w:val="0"/>
        <w:adjustRightInd w:val="0"/>
        <w:snapToGrid w:val="0"/>
        <w:spacing w:line="408" w:lineRule="auto"/>
        <w:ind w:left="0" w:right="0" w:firstLine="0"/>
        <w:textAlignment w:val="baseline"/>
        <w:rPr>
          <w:sz w:val="24"/>
          <w:szCs w:val="24"/>
        </w:rPr>
      </w:pPr>
    </w:p>
    <w:p w14:paraId="10EAD439">
      <w:pPr>
        <w:keepNext w:val="0"/>
        <w:keepLines w:val="0"/>
        <w:pageBreakBefore w:val="0"/>
        <w:widowControl/>
        <w:kinsoku w:val="0"/>
        <w:wordWrap/>
        <w:overflowPunct/>
        <w:topLinePunct w:val="0"/>
        <w:autoSpaceDE w:val="0"/>
        <w:autoSpaceDN w:val="0"/>
        <w:bidi w:val="0"/>
        <w:adjustRightInd w:val="0"/>
        <w:snapToGrid w:val="0"/>
        <w:spacing w:line="332" w:lineRule="auto"/>
        <w:ind w:left="0" w:right="0" w:firstLine="0"/>
        <w:textAlignment w:val="baseline"/>
        <w:rPr>
          <w:rFonts w:ascii="宋体" w:hAnsi="宋体" w:eastAsia="宋体" w:cs="宋体"/>
          <w:sz w:val="24"/>
          <w:szCs w:val="24"/>
        </w:rPr>
      </w:pPr>
      <w:r>
        <w:rPr>
          <w:rFonts w:ascii="宋体" w:hAnsi="宋体" w:eastAsia="宋体" w:cs="宋体"/>
          <w:spacing w:val="18"/>
          <w:sz w:val="24"/>
          <w:szCs w:val="24"/>
        </w:rPr>
        <w:t>(九)甲乙任意一方违反项目合同及本合同约定，另一方(守约方)有权向其发出通知</w:t>
      </w:r>
      <w:r>
        <w:rPr>
          <w:rFonts w:ascii="宋体" w:hAnsi="宋体" w:eastAsia="宋体" w:cs="宋体"/>
          <w:spacing w:val="19"/>
          <w:sz w:val="24"/>
          <w:szCs w:val="24"/>
        </w:rPr>
        <w:t>函(例如警告函、催告函)等，以及时敦促其(违约方)承担相关责任、采取相应措施等；</w:t>
      </w:r>
      <w:r>
        <w:rPr>
          <w:rFonts w:ascii="宋体" w:hAnsi="宋体" w:eastAsia="宋体" w:cs="宋体"/>
          <w:spacing w:val="15"/>
          <w:sz w:val="24"/>
          <w:szCs w:val="24"/>
        </w:rPr>
        <w:t>有权向业主方发出通知函(例如通知函、预警函)等，以及时提</w:t>
      </w:r>
      <w:r>
        <w:rPr>
          <w:rFonts w:ascii="宋体" w:hAnsi="宋体" w:eastAsia="宋体" w:cs="宋体"/>
          <w:spacing w:val="14"/>
          <w:sz w:val="24"/>
          <w:szCs w:val="24"/>
        </w:rPr>
        <w:t>请业主方知悉相关事项、采</w:t>
      </w:r>
      <w:r>
        <w:rPr>
          <w:rFonts w:ascii="宋体" w:hAnsi="宋体" w:eastAsia="宋体" w:cs="宋体"/>
          <w:spacing w:val="3"/>
          <w:sz w:val="24"/>
          <w:szCs w:val="24"/>
        </w:rPr>
        <w:t>取救济措施等。</w:t>
      </w:r>
    </w:p>
    <w:p w14:paraId="74641B69">
      <w:pPr>
        <w:pStyle w:val="9"/>
        <w:keepNext w:val="0"/>
        <w:keepLines w:val="0"/>
        <w:pageBreakBefore w:val="0"/>
        <w:widowControl/>
        <w:kinsoku w:val="0"/>
        <w:wordWrap/>
        <w:overflowPunct/>
        <w:topLinePunct w:val="0"/>
        <w:autoSpaceDE w:val="0"/>
        <w:autoSpaceDN w:val="0"/>
        <w:bidi w:val="0"/>
        <w:adjustRightInd w:val="0"/>
        <w:snapToGrid w:val="0"/>
        <w:spacing w:line="420" w:lineRule="auto"/>
        <w:ind w:left="0" w:right="0" w:firstLine="0"/>
        <w:textAlignment w:val="baseline"/>
        <w:rPr>
          <w:sz w:val="24"/>
          <w:szCs w:val="24"/>
        </w:rPr>
      </w:pPr>
    </w:p>
    <w:p w14:paraId="46214AF0">
      <w:pPr>
        <w:keepNext w:val="0"/>
        <w:keepLines w:val="0"/>
        <w:pageBreakBefore w:val="0"/>
        <w:widowControl/>
        <w:kinsoku w:val="0"/>
        <w:wordWrap/>
        <w:overflowPunct/>
        <w:topLinePunct w:val="0"/>
        <w:autoSpaceDE w:val="0"/>
        <w:autoSpaceDN w:val="0"/>
        <w:bidi w:val="0"/>
        <w:adjustRightInd w:val="0"/>
        <w:snapToGrid w:val="0"/>
        <w:spacing w:line="339" w:lineRule="auto"/>
        <w:ind w:left="0" w:right="0" w:firstLine="0"/>
        <w:textAlignment w:val="baseline"/>
        <w:rPr>
          <w:rFonts w:ascii="宋体" w:hAnsi="宋体" w:eastAsia="宋体" w:cs="宋体"/>
          <w:sz w:val="24"/>
          <w:szCs w:val="24"/>
        </w:rPr>
      </w:pPr>
      <w:r>
        <w:rPr>
          <w:rFonts w:ascii="宋体" w:hAnsi="宋体" w:eastAsia="宋体" w:cs="宋体"/>
          <w:spacing w:val="12"/>
          <w:sz w:val="24"/>
          <w:szCs w:val="24"/>
        </w:rPr>
        <w:t>(十)甲乙任意一方不得在项目履行过程中擅自退出。若涉及退</w:t>
      </w:r>
      <w:r>
        <w:rPr>
          <w:rFonts w:ascii="宋体" w:hAnsi="宋体" w:eastAsia="宋体" w:cs="宋体"/>
          <w:spacing w:val="11"/>
          <w:sz w:val="24"/>
          <w:szCs w:val="24"/>
        </w:rPr>
        <w:t>出，应当提前30日取得</w:t>
      </w:r>
      <w:r>
        <w:rPr>
          <w:rFonts w:ascii="宋体" w:hAnsi="宋体" w:eastAsia="宋体" w:cs="宋体"/>
          <w:spacing w:val="9"/>
          <w:sz w:val="24"/>
          <w:szCs w:val="24"/>
        </w:rPr>
        <w:t>业主方及另一方的书面同意；甲乙任意一方退出取得业主方及另一方书面同意后，不免除其对退出前的项目相关结果承担的连带责任；甲乙任意一方未取得业主方及另一方书面同意的</w:t>
      </w:r>
      <w:r>
        <w:rPr>
          <w:rFonts w:ascii="宋体" w:hAnsi="宋体" w:eastAsia="宋体" w:cs="宋体"/>
          <w:spacing w:val="6"/>
          <w:sz w:val="24"/>
          <w:szCs w:val="24"/>
        </w:rPr>
        <w:t xml:space="preserve"> </w:t>
      </w:r>
      <w:r>
        <w:rPr>
          <w:rFonts w:ascii="宋体" w:hAnsi="宋体" w:eastAsia="宋体" w:cs="宋体"/>
          <w:spacing w:val="9"/>
          <w:sz w:val="24"/>
          <w:szCs w:val="24"/>
        </w:rPr>
        <w:t>情形下擅自退出，另一方可依本合同约定追究退出方的违约责任，且不免除退出方对项目整</w:t>
      </w:r>
      <w:r>
        <w:rPr>
          <w:rFonts w:ascii="宋体" w:hAnsi="宋体" w:eastAsia="宋体" w:cs="宋体"/>
          <w:spacing w:val="5"/>
          <w:sz w:val="24"/>
          <w:szCs w:val="24"/>
        </w:rPr>
        <w:t>体结果承担的连带责任。</w:t>
      </w:r>
    </w:p>
    <w:p w14:paraId="295A3885">
      <w:pPr>
        <w:pStyle w:val="9"/>
        <w:keepNext w:val="0"/>
        <w:keepLines w:val="0"/>
        <w:pageBreakBefore w:val="0"/>
        <w:widowControl/>
        <w:kinsoku w:val="0"/>
        <w:wordWrap/>
        <w:overflowPunct/>
        <w:topLinePunct w:val="0"/>
        <w:autoSpaceDE w:val="0"/>
        <w:autoSpaceDN w:val="0"/>
        <w:bidi w:val="0"/>
        <w:adjustRightInd w:val="0"/>
        <w:snapToGrid w:val="0"/>
        <w:spacing w:line="427" w:lineRule="auto"/>
        <w:ind w:left="0" w:right="0" w:firstLine="0"/>
        <w:textAlignment w:val="baseline"/>
        <w:rPr>
          <w:sz w:val="24"/>
          <w:szCs w:val="24"/>
        </w:rPr>
      </w:pPr>
    </w:p>
    <w:p w14:paraId="46E16700">
      <w:pPr>
        <w:keepNext w:val="0"/>
        <w:keepLines w:val="0"/>
        <w:pageBreakBefore w:val="0"/>
        <w:widowControl/>
        <w:kinsoku w:val="0"/>
        <w:wordWrap/>
        <w:overflowPunct/>
        <w:topLinePunct w:val="0"/>
        <w:autoSpaceDE w:val="0"/>
        <w:autoSpaceDN w:val="0"/>
        <w:bidi w:val="0"/>
        <w:adjustRightInd w:val="0"/>
        <w:snapToGrid w:val="0"/>
        <w:spacing w:line="287" w:lineRule="auto"/>
        <w:ind w:left="0" w:right="0" w:firstLine="0"/>
        <w:textAlignment w:val="baseline"/>
        <w:rPr>
          <w:rFonts w:ascii="宋体" w:hAnsi="宋体" w:eastAsia="宋体" w:cs="宋体"/>
          <w:sz w:val="24"/>
          <w:szCs w:val="24"/>
        </w:rPr>
      </w:pPr>
      <w:r>
        <w:rPr>
          <w:rFonts w:ascii="宋体" w:hAnsi="宋体" w:eastAsia="宋体" w:cs="宋体"/>
          <w:spacing w:val="8"/>
          <w:sz w:val="24"/>
          <w:szCs w:val="24"/>
        </w:rPr>
        <w:t>(十一)因设备质量、设备瑕疵、售后服务所引起的客户的任何索赔，由提供相应设备、</w:t>
      </w:r>
      <w:r>
        <w:rPr>
          <w:rFonts w:ascii="宋体" w:hAnsi="宋体" w:eastAsia="宋体" w:cs="宋体"/>
          <w:spacing w:val="1"/>
          <w:sz w:val="24"/>
          <w:szCs w:val="24"/>
        </w:rPr>
        <w:t xml:space="preserve"> </w:t>
      </w:r>
      <w:r>
        <w:rPr>
          <w:rFonts w:ascii="宋体" w:hAnsi="宋体" w:eastAsia="宋体" w:cs="宋体"/>
          <w:spacing w:val="6"/>
          <w:sz w:val="24"/>
          <w:szCs w:val="24"/>
        </w:rPr>
        <w:t>售后服务的一方承担责任。</w:t>
      </w:r>
    </w:p>
    <w:p w14:paraId="03BCF3AC">
      <w:pPr>
        <w:pStyle w:val="9"/>
        <w:keepNext w:val="0"/>
        <w:keepLines w:val="0"/>
        <w:pageBreakBefore w:val="0"/>
        <w:widowControl/>
        <w:kinsoku w:val="0"/>
        <w:wordWrap/>
        <w:overflowPunct/>
        <w:topLinePunct w:val="0"/>
        <w:autoSpaceDE w:val="0"/>
        <w:autoSpaceDN w:val="0"/>
        <w:bidi w:val="0"/>
        <w:adjustRightInd w:val="0"/>
        <w:snapToGrid w:val="0"/>
        <w:spacing w:line="466" w:lineRule="auto"/>
        <w:ind w:left="0" w:right="0" w:firstLine="0"/>
        <w:textAlignment w:val="baseline"/>
        <w:rPr>
          <w:sz w:val="24"/>
          <w:szCs w:val="24"/>
        </w:rPr>
      </w:pPr>
    </w:p>
    <w:p w14:paraId="0DBDBDE7">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outlineLvl w:val="4"/>
        <w:rPr>
          <w:rFonts w:ascii="宋体" w:hAnsi="宋体" w:eastAsia="宋体" w:cs="宋体"/>
          <w:sz w:val="24"/>
          <w:szCs w:val="24"/>
        </w:rPr>
      </w:pPr>
      <w:r>
        <w:rPr>
          <w:rFonts w:ascii="宋体" w:hAnsi="宋体" w:eastAsia="宋体" w:cs="宋体"/>
          <w:b/>
          <w:bCs/>
          <w:spacing w:val="11"/>
          <w:sz w:val="24"/>
          <w:szCs w:val="24"/>
        </w:rPr>
        <w:t>五、</w:t>
      </w:r>
      <w:r>
        <w:rPr>
          <w:rFonts w:ascii="宋体" w:hAnsi="宋体" w:eastAsia="宋体" w:cs="宋体"/>
          <w:spacing w:val="11"/>
          <w:sz w:val="24"/>
          <w:szCs w:val="24"/>
        </w:rPr>
        <w:t xml:space="preserve">   </w:t>
      </w:r>
      <w:r>
        <w:rPr>
          <w:rFonts w:ascii="宋体" w:hAnsi="宋体" w:eastAsia="宋体" w:cs="宋体"/>
          <w:b/>
          <w:bCs/>
          <w:spacing w:val="11"/>
          <w:sz w:val="24"/>
          <w:szCs w:val="24"/>
        </w:rPr>
        <w:t>知识产权及保密</w:t>
      </w:r>
    </w:p>
    <w:p w14:paraId="6A80A409">
      <w:pPr>
        <w:pStyle w:val="9"/>
        <w:keepNext w:val="0"/>
        <w:keepLines w:val="0"/>
        <w:pageBreakBefore w:val="0"/>
        <w:widowControl/>
        <w:kinsoku w:val="0"/>
        <w:wordWrap/>
        <w:overflowPunct/>
        <w:topLinePunct w:val="0"/>
        <w:autoSpaceDE w:val="0"/>
        <w:autoSpaceDN w:val="0"/>
        <w:bidi w:val="0"/>
        <w:adjustRightInd w:val="0"/>
        <w:snapToGrid w:val="0"/>
        <w:spacing w:line="371" w:lineRule="auto"/>
        <w:ind w:left="0" w:right="0" w:firstLine="0"/>
        <w:textAlignment w:val="baseline"/>
        <w:rPr>
          <w:sz w:val="24"/>
          <w:szCs w:val="24"/>
        </w:rPr>
      </w:pPr>
    </w:p>
    <w:p w14:paraId="190269E9">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z w:val="24"/>
          <w:szCs w:val="24"/>
        </w:rPr>
      </w:pPr>
      <w:r>
        <w:rPr>
          <w:rFonts w:ascii="宋体" w:hAnsi="宋体" w:eastAsia="宋体" w:cs="宋体"/>
          <w:spacing w:val="12"/>
          <w:sz w:val="24"/>
          <w:szCs w:val="24"/>
        </w:rPr>
        <w:t>(一)本合同中任何条款都不能被解释为一方对另一方明示或默示地授予任何知识产权</w:t>
      </w:r>
      <w:r>
        <w:rPr>
          <w:rFonts w:ascii="宋体" w:hAnsi="宋体" w:eastAsia="宋体" w:cs="宋体"/>
          <w:spacing w:val="19"/>
          <w:sz w:val="24"/>
          <w:szCs w:val="24"/>
        </w:rPr>
        <w:t>的许可。双方承诺尊重并保护对方的知识产权，不得在依据本合同而</w:t>
      </w:r>
      <w:r>
        <w:rPr>
          <w:rFonts w:ascii="宋体" w:hAnsi="宋体" w:eastAsia="宋体" w:cs="宋体"/>
          <w:spacing w:val="18"/>
          <w:sz w:val="24"/>
          <w:szCs w:val="24"/>
        </w:rPr>
        <w:t>签署的其他具体合作协</w:t>
      </w:r>
      <w:r>
        <w:rPr>
          <w:rFonts w:ascii="宋体" w:hAnsi="宋体" w:eastAsia="宋体" w:cs="宋体"/>
          <w:spacing w:val="19"/>
          <w:sz w:val="24"/>
          <w:szCs w:val="24"/>
        </w:rPr>
        <w:t>议约定的许可范围之外使用对方知识产权，包括但不限于对方的</w:t>
      </w:r>
      <w:r>
        <w:rPr>
          <w:rFonts w:ascii="宋体" w:hAnsi="宋体" w:eastAsia="宋体" w:cs="宋体"/>
          <w:spacing w:val="18"/>
          <w:sz w:val="24"/>
          <w:szCs w:val="24"/>
        </w:rPr>
        <w:t>任何商号、服务商标、品牌</w:t>
      </w:r>
      <w:r>
        <w:rPr>
          <w:rFonts w:ascii="宋体" w:hAnsi="宋体" w:eastAsia="宋体" w:cs="宋体"/>
          <w:spacing w:val="9"/>
          <w:sz w:val="24"/>
          <w:szCs w:val="24"/>
        </w:rPr>
        <w:t>和商标。</w:t>
      </w:r>
    </w:p>
    <w:p w14:paraId="2A81AD15">
      <w:pPr>
        <w:keepNext w:val="0"/>
        <w:keepLines w:val="0"/>
        <w:pageBreakBefore w:val="0"/>
        <w:widowControl/>
        <w:kinsoku w:val="0"/>
        <w:wordWrap/>
        <w:overflowPunct/>
        <w:topLinePunct w:val="0"/>
        <w:autoSpaceDE w:val="0"/>
        <w:autoSpaceDN w:val="0"/>
        <w:bidi w:val="0"/>
        <w:adjustRightInd w:val="0"/>
        <w:snapToGrid w:val="0"/>
        <w:spacing w:line="320" w:lineRule="auto"/>
        <w:ind w:left="0" w:right="0" w:firstLine="0"/>
        <w:textAlignment w:val="baseline"/>
        <w:rPr>
          <w:rFonts w:ascii="宋体" w:hAnsi="宋体" w:eastAsia="宋体" w:cs="宋体"/>
          <w:sz w:val="24"/>
          <w:szCs w:val="24"/>
        </w:rPr>
      </w:pPr>
      <w:r>
        <w:rPr>
          <w:rFonts w:ascii="宋体" w:hAnsi="宋体" w:eastAsia="宋体" w:cs="宋体"/>
          <w:spacing w:val="22"/>
          <w:sz w:val="24"/>
          <w:szCs w:val="24"/>
        </w:rPr>
        <w:t>(二)双方在讨论、订立及履行本合同过程中</w:t>
      </w:r>
      <w:r>
        <w:rPr>
          <w:rFonts w:ascii="宋体" w:hAnsi="宋体" w:eastAsia="宋体" w:cs="宋体"/>
          <w:spacing w:val="21"/>
          <w:sz w:val="24"/>
          <w:szCs w:val="24"/>
        </w:rPr>
        <w:t>向另一方提供的全部技术和商业信息、本</w:t>
      </w:r>
      <w:r>
        <w:rPr>
          <w:rFonts w:ascii="宋体" w:hAnsi="宋体" w:eastAsia="宋体" w:cs="宋体"/>
          <w:spacing w:val="17"/>
          <w:sz w:val="24"/>
          <w:szCs w:val="24"/>
        </w:rPr>
        <w:t>合同的内容、存在均应被视为披露方的保密信息。</w:t>
      </w:r>
    </w:p>
    <w:p w14:paraId="48F41829">
      <w:pPr>
        <w:pStyle w:val="9"/>
        <w:keepNext w:val="0"/>
        <w:keepLines w:val="0"/>
        <w:pageBreakBefore w:val="0"/>
        <w:widowControl/>
        <w:kinsoku w:val="0"/>
        <w:wordWrap/>
        <w:overflowPunct/>
        <w:topLinePunct w:val="0"/>
        <w:autoSpaceDE w:val="0"/>
        <w:autoSpaceDN w:val="0"/>
        <w:bidi w:val="0"/>
        <w:adjustRightInd w:val="0"/>
        <w:snapToGrid w:val="0"/>
        <w:spacing w:line="382" w:lineRule="auto"/>
        <w:ind w:left="0" w:right="0" w:firstLine="0"/>
        <w:textAlignment w:val="baseline"/>
        <w:rPr>
          <w:sz w:val="24"/>
          <w:szCs w:val="24"/>
        </w:rPr>
      </w:pPr>
    </w:p>
    <w:p w14:paraId="3CE05E3C">
      <w:pPr>
        <w:keepNext w:val="0"/>
        <w:keepLines w:val="0"/>
        <w:pageBreakBefore w:val="0"/>
        <w:widowControl/>
        <w:kinsoku w:val="0"/>
        <w:wordWrap/>
        <w:overflowPunct/>
        <w:topLinePunct w:val="0"/>
        <w:autoSpaceDE w:val="0"/>
        <w:autoSpaceDN w:val="0"/>
        <w:bidi w:val="0"/>
        <w:adjustRightInd w:val="0"/>
        <w:snapToGrid w:val="0"/>
        <w:spacing w:line="370" w:lineRule="auto"/>
        <w:ind w:left="0" w:right="0" w:firstLine="0"/>
        <w:textAlignment w:val="baseline"/>
        <w:rPr>
          <w:rFonts w:ascii="宋体" w:hAnsi="宋体" w:eastAsia="宋体" w:cs="宋体"/>
          <w:sz w:val="24"/>
          <w:szCs w:val="24"/>
        </w:rPr>
      </w:pPr>
      <w:r>
        <w:rPr>
          <w:rFonts w:ascii="宋体" w:hAnsi="宋体" w:eastAsia="宋体" w:cs="宋体"/>
          <w:spacing w:val="21"/>
          <w:sz w:val="24"/>
          <w:szCs w:val="24"/>
        </w:rPr>
        <w:t>(三)对于一方(“披露方”)向另一方(“接收方”</w:t>
      </w:r>
      <w:r>
        <w:rPr>
          <w:rFonts w:ascii="宋体" w:hAnsi="宋体" w:eastAsia="宋体" w:cs="宋体"/>
          <w:spacing w:val="20"/>
          <w:sz w:val="24"/>
          <w:szCs w:val="24"/>
        </w:rPr>
        <w:t>)提供的保密信息，接收方自保密信</w:t>
      </w:r>
      <w:r>
        <w:rPr>
          <w:rFonts w:ascii="宋体" w:hAnsi="宋体" w:eastAsia="宋体" w:cs="宋体"/>
          <w:spacing w:val="19"/>
          <w:sz w:val="24"/>
          <w:szCs w:val="24"/>
        </w:rPr>
        <w:t>息披露之日起三年内负有保密义务，未经披露方事先书面同意，</w:t>
      </w:r>
      <w:r>
        <w:rPr>
          <w:rFonts w:ascii="宋体" w:hAnsi="宋体" w:eastAsia="宋体" w:cs="宋体"/>
          <w:spacing w:val="18"/>
          <w:sz w:val="24"/>
          <w:szCs w:val="24"/>
        </w:rPr>
        <w:t>接收方不得以任何形式向任</w:t>
      </w:r>
      <w:r>
        <w:rPr>
          <w:rFonts w:ascii="宋体" w:hAnsi="宋体" w:eastAsia="宋体" w:cs="宋体"/>
          <w:spacing w:val="19"/>
          <w:sz w:val="24"/>
          <w:szCs w:val="24"/>
        </w:rPr>
        <w:t>何第三方披露。接收方仅应为履行本合同的目的使用保密信息。接收方</w:t>
      </w:r>
      <w:r>
        <w:rPr>
          <w:rFonts w:ascii="宋体" w:hAnsi="宋体" w:eastAsia="宋体" w:cs="宋体"/>
          <w:spacing w:val="18"/>
          <w:sz w:val="24"/>
          <w:szCs w:val="24"/>
        </w:rPr>
        <w:t>应采取必要合理的措</w:t>
      </w:r>
      <w:r>
        <w:rPr>
          <w:rFonts w:ascii="宋体" w:hAnsi="宋体" w:eastAsia="宋体" w:cs="宋体"/>
          <w:spacing w:val="17"/>
          <w:sz w:val="24"/>
          <w:szCs w:val="24"/>
        </w:rPr>
        <w:t>施保护披露方的保密信息。接收方不应对披露方保密信息进行任何性质的反向工程。</w:t>
      </w:r>
    </w:p>
    <w:p w14:paraId="5B3761AE">
      <w:pPr>
        <w:keepNext w:val="0"/>
        <w:keepLines w:val="0"/>
        <w:pageBreakBefore w:val="0"/>
        <w:widowControl/>
        <w:kinsoku w:val="0"/>
        <w:wordWrap/>
        <w:overflowPunct/>
        <w:topLinePunct w:val="0"/>
        <w:autoSpaceDE w:val="0"/>
        <w:autoSpaceDN w:val="0"/>
        <w:bidi w:val="0"/>
        <w:adjustRightInd w:val="0"/>
        <w:snapToGrid w:val="0"/>
        <w:spacing w:line="386" w:lineRule="auto"/>
        <w:ind w:left="0" w:right="0" w:firstLine="0"/>
        <w:textAlignment w:val="baseline"/>
        <w:rPr>
          <w:rFonts w:ascii="宋体" w:hAnsi="宋体" w:eastAsia="宋体" w:cs="宋体"/>
          <w:sz w:val="24"/>
          <w:szCs w:val="24"/>
        </w:rPr>
      </w:pPr>
      <w:r>
        <w:rPr>
          <w:rFonts w:ascii="宋体" w:hAnsi="宋体" w:eastAsia="宋体" w:cs="宋体"/>
          <w:spacing w:val="22"/>
          <w:sz w:val="24"/>
          <w:szCs w:val="24"/>
        </w:rPr>
        <w:t>(四)双方对在签订和履行本合同过程中从其</w:t>
      </w:r>
      <w:r>
        <w:rPr>
          <w:rFonts w:ascii="宋体" w:hAnsi="宋体" w:eastAsia="宋体" w:cs="宋体"/>
          <w:spacing w:val="21"/>
          <w:sz w:val="24"/>
          <w:szCs w:val="24"/>
        </w:rPr>
        <w:t>它方获知的技术和商业秘密，无论在本合</w:t>
      </w:r>
      <w:r>
        <w:rPr>
          <w:rFonts w:ascii="宋体" w:hAnsi="宋体" w:eastAsia="宋体" w:cs="宋体"/>
          <w:spacing w:val="19"/>
          <w:sz w:val="24"/>
          <w:szCs w:val="24"/>
        </w:rPr>
        <w:t>同期限内还是合同终止后，均应共同遵守相关法律及本合同规定，相互尊</w:t>
      </w:r>
      <w:r>
        <w:rPr>
          <w:rFonts w:ascii="宋体" w:hAnsi="宋体" w:eastAsia="宋体" w:cs="宋体"/>
          <w:spacing w:val="18"/>
          <w:sz w:val="24"/>
          <w:szCs w:val="24"/>
        </w:rPr>
        <w:t>重其它方的知识产</w:t>
      </w:r>
      <w:r>
        <w:rPr>
          <w:rFonts w:ascii="宋体" w:hAnsi="宋体" w:eastAsia="宋体" w:cs="宋体"/>
          <w:spacing w:val="19"/>
          <w:sz w:val="24"/>
          <w:szCs w:val="24"/>
        </w:rPr>
        <w:t>权，对所知悉的其它方的技术秘密和商业秘密负有保密责任。未经披露方事先书面授权，任一方不得以任何方式向任何其他组织或个人泄露、转让、许可使</w:t>
      </w:r>
      <w:r>
        <w:rPr>
          <w:rFonts w:ascii="宋体" w:hAnsi="宋体" w:eastAsia="宋体" w:cs="宋体"/>
          <w:spacing w:val="18"/>
          <w:sz w:val="24"/>
          <w:szCs w:val="24"/>
        </w:rPr>
        <w:t>用、交换、赠与或与任何其</w:t>
      </w:r>
      <w:r>
        <w:rPr>
          <w:rFonts w:ascii="宋体" w:hAnsi="宋体" w:eastAsia="宋体" w:cs="宋体"/>
          <w:spacing w:val="19"/>
          <w:sz w:val="24"/>
          <w:szCs w:val="24"/>
        </w:rPr>
        <w:t>他组织或个人共同使用或不正当使用。违反本条规定，给对方造成</w:t>
      </w:r>
      <w:r>
        <w:rPr>
          <w:rFonts w:ascii="宋体" w:hAnsi="宋体" w:eastAsia="宋体" w:cs="宋体"/>
          <w:spacing w:val="18"/>
          <w:sz w:val="24"/>
          <w:szCs w:val="24"/>
        </w:rPr>
        <w:t>损失的，违约方应负相关</w:t>
      </w:r>
      <w:r>
        <w:rPr>
          <w:rFonts w:ascii="宋体" w:hAnsi="宋体" w:eastAsia="宋体" w:cs="宋体"/>
          <w:spacing w:val="9"/>
          <w:sz w:val="24"/>
          <w:szCs w:val="24"/>
        </w:rPr>
        <w:t>的法律责任。</w:t>
      </w:r>
    </w:p>
    <w:p w14:paraId="2A8538AE">
      <w:pPr>
        <w:pStyle w:val="9"/>
        <w:keepNext w:val="0"/>
        <w:keepLines w:val="0"/>
        <w:pageBreakBefore w:val="0"/>
        <w:widowControl/>
        <w:kinsoku w:val="0"/>
        <w:wordWrap/>
        <w:overflowPunct/>
        <w:topLinePunct w:val="0"/>
        <w:autoSpaceDE w:val="0"/>
        <w:autoSpaceDN w:val="0"/>
        <w:bidi w:val="0"/>
        <w:adjustRightInd w:val="0"/>
        <w:snapToGrid w:val="0"/>
        <w:spacing w:line="449" w:lineRule="auto"/>
        <w:ind w:left="0" w:right="0" w:firstLine="0"/>
        <w:textAlignment w:val="baseline"/>
        <w:rPr>
          <w:sz w:val="24"/>
          <w:szCs w:val="24"/>
        </w:rPr>
      </w:pPr>
    </w:p>
    <w:p w14:paraId="113B5C5E">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outlineLvl w:val="3"/>
        <w:rPr>
          <w:rFonts w:ascii="宋体" w:hAnsi="宋体" w:eastAsia="宋体" w:cs="宋体"/>
          <w:sz w:val="24"/>
          <w:szCs w:val="24"/>
        </w:rPr>
      </w:pPr>
      <w:r>
        <w:rPr>
          <w:rFonts w:ascii="宋体" w:hAnsi="宋体" w:eastAsia="宋体" w:cs="宋体"/>
          <w:b/>
          <w:bCs/>
          <w:spacing w:val="-10"/>
          <w:sz w:val="24"/>
          <w:szCs w:val="24"/>
        </w:rPr>
        <w:t>六、</w:t>
      </w:r>
      <w:r>
        <w:rPr>
          <w:rFonts w:ascii="宋体" w:hAnsi="宋体" w:eastAsia="宋体" w:cs="宋体"/>
          <w:spacing w:val="28"/>
          <w:sz w:val="24"/>
          <w:szCs w:val="24"/>
        </w:rPr>
        <w:t xml:space="preserve">  </w:t>
      </w:r>
      <w:r>
        <w:rPr>
          <w:rFonts w:ascii="宋体" w:hAnsi="宋体" w:eastAsia="宋体" w:cs="宋体"/>
          <w:b/>
          <w:bCs/>
          <w:spacing w:val="-10"/>
          <w:sz w:val="24"/>
          <w:szCs w:val="24"/>
        </w:rPr>
        <w:t>合同的生效与修订</w:t>
      </w:r>
    </w:p>
    <w:p w14:paraId="193B0C06">
      <w:pPr>
        <w:pStyle w:val="9"/>
        <w:keepNext w:val="0"/>
        <w:keepLines w:val="0"/>
        <w:pageBreakBefore w:val="0"/>
        <w:widowControl/>
        <w:kinsoku w:val="0"/>
        <w:wordWrap/>
        <w:overflowPunct/>
        <w:topLinePunct w:val="0"/>
        <w:autoSpaceDE w:val="0"/>
        <w:autoSpaceDN w:val="0"/>
        <w:bidi w:val="0"/>
        <w:adjustRightInd w:val="0"/>
        <w:snapToGrid w:val="0"/>
        <w:spacing w:line="299" w:lineRule="auto"/>
        <w:ind w:left="0" w:right="0" w:firstLine="0"/>
        <w:textAlignment w:val="baseline"/>
        <w:rPr>
          <w:sz w:val="24"/>
          <w:szCs w:val="24"/>
        </w:rPr>
      </w:pPr>
    </w:p>
    <w:p w14:paraId="31BECF5E">
      <w:pPr>
        <w:keepNext w:val="0"/>
        <w:keepLines w:val="0"/>
        <w:pageBreakBefore w:val="0"/>
        <w:widowControl/>
        <w:kinsoku w:val="0"/>
        <w:wordWrap/>
        <w:overflowPunct/>
        <w:topLinePunct w:val="0"/>
        <w:autoSpaceDE w:val="0"/>
        <w:autoSpaceDN w:val="0"/>
        <w:bidi w:val="0"/>
        <w:adjustRightInd w:val="0"/>
        <w:snapToGrid w:val="0"/>
        <w:spacing w:line="319" w:lineRule="auto"/>
        <w:ind w:left="0" w:right="0" w:firstLine="0"/>
        <w:textAlignment w:val="baseline"/>
        <w:rPr>
          <w:rFonts w:ascii="宋体" w:hAnsi="宋体" w:eastAsia="宋体" w:cs="宋体"/>
          <w:sz w:val="24"/>
          <w:szCs w:val="24"/>
        </w:rPr>
      </w:pPr>
      <w:r>
        <w:rPr>
          <w:rFonts w:ascii="宋体" w:hAnsi="宋体" w:eastAsia="宋体" w:cs="宋体"/>
          <w:spacing w:val="21"/>
          <w:sz w:val="24"/>
          <w:szCs w:val="24"/>
        </w:rPr>
        <w:t>(一)自甲乙双方盖章(公章或合同专用章)之日起生效，本合同一式肆份，甲乙双方各</w:t>
      </w:r>
      <w:r>
        <w:rPr>
          <w:rFonts w:ascii="宋体" w:hAnsi="宋体" w:eastAsia="宋体" w:cs="宋体"/>
          <w:spacing w:val="16"/>
          <w:sz w:val="24"/>
          <w:szCs w:val="24"/>
        </w:rPr>
        <w:t>执贰份，均具同等法律效力。</w:t>
      </w:r>
    </w:p>
    <w:p w14:paraId="21A94CF7">
      <w:pPr>
        <w:pStyle w:val="9"/>
        <w:keepNext w:val="0"/>
        <w:keepLines w:val="0"/>
        <w:pageBreakBefore w:val="0"/>
        <w:widowControl/>
        <w:kinsoku w:val="0"/>
        <w:wordWrap/>
        <w:overflowPunct/>
        <w:topLinePunct w:val="0"/>
        <w:autoSpaceDE w:val="0"/>
        <w:autoSpaceDN w:val="0"/>
        <w:bidi w:val="0"/>
        <w:adjustRightInd w:val="0"/>
        <w:snapToGrid w:val="0"/>
        <w:spacing w:line="404" w:lineRule="auto"/>
        <w:ind w:left="0" w:right="0" w:firstLine="0"/>
        <w:textAlignment w:val="baseline"/>
        <w:rPr>
          <w:sz w:val="24"/>
          <w:szCs w:val="24"/>
        </w:rPr>
      </w:pPr>
    </w:p>
    <w:p w14:paraId="08ADC96C">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z w:val="24"/>
          <w:szCs w:val="24"/>
        </w:rPr>
      </w:pPr>
      <w:r>
        <w:rPr>
          <w:rFonts w:ascii="宋体" w:hAnsi="宋体" w:eastAsia="宋体" w:cs="宋体"/>
          <w:spacing w:val="21"/>
          <w:sz w:val="24"/>
          <w:szCs w:val="24"/>
        </w:rPr>
        <w:t>(二)本合同作为项目合同的补充与补充协</w:t>
      </w:r>
      <w:r>
        <w:rPr>
          <w:rFonts w:ascii="宋体" w:hAnsi="宋体" w:eastAsia="宋体" w:cs="宋体"/>
          <w:spacing w:val="20"/>
          <w:sz w:val="24"/>
          <w:szCs w:val="24"/>
        </w:rPr>
        <w:t>议具有同等法律效力。</w:t>
      </w:r>
    </w:p>
    <w:p w14:paraId="24D7DD14">
      <w:pPr>
        <w:pStyle w:val="9"/>
        <w:keepNext w:val="0"/>
        <w:keepLines w:val="0"/>
        <w:pageBreakBefore w:val="0"/>
        <w:widowControl/>
        <w:kinsoku w:val="0"/>
        <w:wordWrap/>
        <w:overflowPunct/>
        <w:topLinePunct w:val="0"/>
        <w:autoSpaceDE w:val="0"/>
        <w:autoSpaceDN w:val="0"/>
        <w:bidi w:val="0"/>
        <w:adjustRightInd w:val="0"/>
        <w:snapToGrid w:val="0"/>
        <w:spacing w:line="385" w:lineRule="auto"/>
        <w:ind w:left="0" w:right="0" w:firstLine="0"/>
        <w:textAlignment w:val="baseline"/>
        <w:rPr>
          <w:sz w:val="24"/>
          <w:szCs w:val="24"/>
        </w:rPr>
      </w:pPr>
    </w:p>
    <w:p w14:paraId="07C84F6B">
      <w:pPr>
        <w:keepNext w:val="0"/>
        <w:keepLines w:val="0"/>
        <w:pageBreakBefore w:val="0"/>
        <w:widowControl/>
        <w:kinsoku w:val="0"/>
        <w:wordWrap/>
        <w:overflowPunct/>
        <w:topLinePunct w:val="0"/>
        <w:autoSpaceDE w:val="0"/>
        <w:autoSpaceDN w:val="0"/>
        <w:bidi w:val="0"/>
        <w:adjustRightInd w:val="0"/>
        <w:snapToGrid w:val="0"/>
        <w:spacing w:line="315" w:lineRule="auto"/>
        <w:ind w:left="0" w:right="0" w:firstLine="0"/>
        <w:textAlignment w:val="baseline"/>
        <w:rPr>
          <w:rFonts w:ascii="宋体" w:hAnsi="宋体" w:eastAsia="宋体" w:cs="宋体"/>
          <w:sz w:val="24"/>
          <w:szCs w:val="24"/>
        </w:rPr>
      </w:pPr>
      <w:r>
        <w:rPr>
          <w:rFonts w:ascii="宋体" w:hAnsi="宋体" w:eastAsia="宋体" w:cs="宋体"/>
          <w:spacing w:val="22"/>
          <w:sz w:val="24"/>
          <w:szCs w:val="24"/>
        </w:rPr>
        <w:t>(三)双方一致同意变更本合同，或者对于本</w:t>
      </w:r>
      <w:r>
        <w:rPr>
          <w:rFonts w:ascii="宋体" w:hAnsi="宋体" w:eastAsia="宋体" w:cs="宋体"/>
          <w:spacing w:val="21"/>
          <w:sz w:val="24"/>
          <w:szCs w:val="24"/>
        </w:rPr>
        <w:t>合同未尽事宜可签订补充协议。补充协议</w:t>
      </w:r>
      <w:r>
        <w:rPr>
          <w:rFonts w:ascii="宋体" w:hAnsi="宋体" w:eastAsia="宋体" w:cs="宋体"/>
          <w:sz w:val="24"/>
          <w:szCs w:val="24"/>
        </w:rPr>
        <w:t xml:space="preserve"> </w:t>
      </w:r>
      <w:r>
        <w:rPr>
          <w:rFonts w:ascii="宋体" w:hAnsi="宋体" w:eastAsia="宋体" w:cs="宋体"/>
          <w:spacing w:val="16"/>
          <w:sz w:val="24"/>
          <w:szCs w:val="24"/>
        </w:rPr>
        <w:t>作为本合同的组成部分，与本合同具有同等效力。</w:t>
      </w:r>
    </w:p>
    <w:p w14:paraId="44FA2264">
      <w:pPr>
        <w:pStyle w:val="9"/>
        <w:keepNext w:val="0"/>
        <w:keepLines w:val="0"/>
        <w:pageBreakBefore w:val="0"/>
        <w:widowControl/>
        <w:kinsoku w:val="0"/>
        <w:wordWrap/>
        <w:overflowPunct/>
        <w:topLinePunct w:val="0"/>
        <w:autoSpaceDE w:val="0"/>
        <w:autoSpaceDN w:val="0"/>
        <w:bidi w:val="0"/>
        <w:adjustRightInd w:val="0"/>
        <w:snapToGrid w:val="0"/>
        <w:spacing w:line="451" w:lineRule="auto"/>
        <w:ind w:left="0" w:right="0" w:firstLine="0"/>
        <w:textAlignment w:val="baseline"/>
        <w:rPr>
          <w:sz w:val="24"/>
          <w:szCs w:val="24"/>
        </w:rPr>
      </w:pPr>
    </w:p>
    <w:p w14:paraId="51A862CF">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outlineLvl w:val="3"/>
        <w:rPr>
          <w:rFonts w:ascii="宋体" w:hAnsi="宋体" w:eastAsia="宋体" w:cs="宋体"/>
          <w:sz w:val="24"/>
          <w:szCs w:val="24"/>
        </w:rPr>
      </w:pPr>
      <w:r>
        <w:rPr>
          <w:rFonts w:ascii="宋体" w:hAnsi="宋体" w:eastAsia="宋体" w:cs="宋体"/>
          <w:b/>
          <w:bCs/>
          <w:spacing w:val="-8"/>
          <w:sz w:val="24"/>
          <w:szCs w:val="24"/>
        </w:rPr>
        <w:t>七、</w:t>
      </w:r>
      <w:r>
        <w:rPr>
          <w:rFonts w:ascii="宋体" w:hAnsi="宋体" w:eastAsia="宋体" w:cs="宋体"/>
          <w:spacing w:val="20"/>
          <w:sz w:val="24"/>
          <w:szCs w:val="24"/>
        </w:rPr>
        <w:t xml:space="preserve">  </w:t>
      </w:r>
      <w:r>
        <w:rPr>
          <w:rFonts w:ascii="宋体" w:hAnsi="宋体" w:eastAsia="宋体" w:cs="宋体"/>
          <w:b/>
          <w:bCs/>
          <w:spacing w:val="-8"/>
          <w:sz w:val="24"/>
          <w:szCs w:val="24"/>
        </w:rPr>
        <w:t>指定联络办法</w:t>
      </w:r>
    </w:p>
    <w:p w14:paraId="0BF9D9ED">
      <w:pPr>
        <w:pStyle w:val="9"/>
        <w:keepNext w:val="0"/>
        <w:keepLines w:val="0"/>
        <w:pageBreakBefore w:val="0"/>
        <w:widowControl/>
        <w:kinsoku w:val="0"/>
        <w:wordWrap/>
        <w:overflowPunct/>
        <w:topLinePunct w:val="0"/>
        <w:autoSpaceDE w:val="0"/>
        <w:autoSpaceDN w:val="0"/>
        <w:bidi w:val="0"/>
        <w:adjustRightInd w:val="0"/>
        <w:snapToGrid w:val="0"/>
        <w:spacing w:line="290" w:lineRule="auto"/>
        <w:ind w:left="0" w:right="0" w:firstLine="0"/>
        <w:textAlignment w:val="baseline"/>
        <w:rPr>
          <w:sz w:val="24"/>
          <w:szCs w:val="24"/>
        </w:rPr>
      </w:pPr>
    </w:p>
    <w:p w14:paraId="310662E0">
      <w:pPr>
        <w:keepNext w:val="0"/>
        <w:keepLines w:val="0"/>
        <w:pageBreakBefore w:val="0"/>
        <w:widowControl/>
        <w:kinsoku w:val="0"/>
        <w:wordWrap/>
        <w:overflowPunct/>
        <w:topLinePunct w:val="0"/>
        <w:autoSpaceDE w:val="0"/>
        <w:autoSpaceDN w:val="0"/>
        <w:bidi w:val="0"/>
        <w:adjustRightInd w:val="0"/>
        <w:snapToGrid w:val="0"/>
        <w:spacing w:line="387" w:lineRule="auto"/>
        <w:ind w:left="0" w:right="0" w:firstLine="0"/>
        <w:jc w:val="both"/>
        <w:textAlignment w:val="baseline"/>
        <w:rPr>
          <w:rFonts w:ascii="宋体" w:hAnsi="宋体" w:eastAsia="宋体" w:cs="宋体"/>
          <w:sz w:val="24"/>
          <w:szCs w:val="24"/>
        </w:rPr>
      </w:pPr>
      <w:r>
        <w:rPr>
          <w:rFonts w:ascii="宋体" w:hAnsi="宋体" w:eastAsia="宋体" w:cs="宋体"/>
          <w:spacing w:val="22"/>
          <w:sz w:val="24"/>
          <w:szCs w:val="24"/>
        </w:rPr>
        <w:t>(一)除另有约定外，合同首部双方联系方式</w:t>
      </w:r>
      <w:r>
        <w:rPr>
          <w:rFonts w:ascii="宋体" w:hAnsi="宋体" w:eastAsia="宋体" w:cs="宋体"/>
          <w:spacing w:val="21"/>
          <w:sz w:val="24"/>
          <w:szCs w:val="24"/>
        </w:rPr>
        <w:t>和信息适用于双方往来联系、书面文件送</w:t>
      </w:r>
      <w:r>
        <w:rPr>
          <w:rFonts w:ascii="宋体" w:hAnsi="宋体" w:eastAsia="宋体" w:cs="宋体"/>
          <w:spacing w:val="22"/>
          <w:sz w:val="24"/>
          <w:szCs w:val="24"/>
        </w:rPr>
        <w:t>达、争议解决时法律文书送达(本合同及附件明确授权的其他</w:t>
      </w:r>
      <w:r>
        <w:rPr>
          <w:rFonts w:ascii="宋体" w:hAnsi="宋体" w:eastAsia="宋体" w:cs="宋体"/>
          <w:spacing w:val="21"/>
          <w:sz w:val="24"/>
          <w:szCs w:val="24"/>
        </w:rPr>
        <w:t>联系方式可用于授权范围内相</w:t>
      </w:r>
      <w:r>
        <w:rPr>
          <w:rFonts w:ascii="宋体" w:hAnsi="宋体" w:eastAsia="宋体" w:cs="宋体"/>
          <w:spacing w:val="13"/>
          <w:sz w:val="24"/>
          <w:szCs w:val="24"/>
        </w:rPr>
        <w:t>关事宜的确认)。 一方变更联系信息的，应当及时十五天书面形式通知另一方，否则由此产生</w:t>
      </w:r>
    </w:p>
    <w:p w14:paraId="1FE64A64">
      <w:pPr>
        <w:keepNext w:val="0"/>
        <w:keepLines w:val="0"/>
        <w:pageBreakBefore w:val="0"/>
        <w:widowControl/>
        <w:kinsoku w:val="0"/>
        <w:wordWrap/>
        <w:overflowPunct/>
        <w:topLinePunct w:val="0"/>
        <w:autoSpaceDE w:val="0"/>
        <w:autoSpaceDN w:val="0"/>
        <w:bidi w:val="0"/>
        <w:adjustRightInd w:val="0"/>
        <w:snapToGrid w:val="0"/>
        <w:spacing w:line="387" w:lineRule="auto"/>
        <w:ind w:left="0" w:right="0" w:firstLine="0"/>
        <w:textAlignment w:val="baseline"/>
        <w:rPr>
          <w:rFonts w:ascii="宋体" w:hAnsi="宋体" w:eastAsia="宋体" w:cs="宋体"/>
          <w:sz w:val="24"/>
          <w:szCs w:val="24"/>
        </w:rPr>
        <w:sectPr>
          <w:footerReference r:id="rId9" w:type="default"/>
          <w:pgSz w:w="11910" w:h="16840"/>
          <w:pgMar w:top="1440" w:right="1800" w:bottom="1440" w:left="1800" w:header="0" w:footer="1039" w:gutter="0"/>
          <w:cols w:space="720" w:num="1"/>
        </w:sectPr>
      </w:pPr>
    </w:p>
    <w:p w14:paraId="538CC6A9">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z w:val="24"/>
          <w:szCs w:val="24"/>
        </w:rPr>
      </w:pPr>
      <w:r>
        <w:rPr>
          <w:rFonts w:ascii="宋体" w:hAnsi="宋体" w:eastAsia="宋体" w:cs="宋体"/>
          <w:spacing w:val="4"/>
          <w:sz w:val="24"/>
          <w:szCs w:val="24"/>
        </w:rPr>
        <w:t>的不利后果由变更一方自行承担。</w:t>
      </w:r>
    </w:p>
    <w:p w14:paraId="3F8241D9">
      <w:pPr>
        <w:pStyle w:val="9"/>
        <w:keepNext w:val="0"/>
        <w:keepLines w:val="0"/>
        <w:pageBreakBefore w:val="0"/>
        <w:widowControl/>
        <w:kinsoku w:val="0"/>
        <w:wordWrap/>
        <w:overflowPunct/>
        <w:topLinePunct w:val="0"/>
        <w:autoSpaceDE w:val="0"/>
        <w:autoSpaceDN w:val="0"/>
        <w:bidi w:val="0"/>
        <w:adjustRightInd w:val="0"/>
        <w:snapToGrid w:val="0"/>
        <w:spacing w:line="409" w:lineRule="auto"/>
        <w:ind w:left="0" w:right="0" w:firstLine="0"/>
        <w:textAlignment w:val="baseline"/>
        <w:rPr>
          <w:sz w:val="24"/>
          <w:szCs w:val="24"/>
        </w:rPr>
      </w:pPr>
    </w:p>
    <w:p w14:paraId="2A9440AB">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z w:val="24"/>
          <w:szCs w:val="24"/>
        </w:rPr>
      </w:pPr>
      <w:r>
        <w:rPr>
          <w:rFonts w:ascii="宋体" w:hAnsi="宋体" w:eastAsia="宋体" w:cs="宋体"/>
          <w:spacing w:val="11"/>
          <w:sz w:val="24"/>
          <w:szCs w:val="24"/>
        </w:rPr>
        <w:t>(二)下表所示联系人适用于授权范围内相关事宜的确认：</w:t>
      </w:r>
    </w:p>
    <w:p w14:paraId="621026C5">
      <w:pPr>
        <w:keepNext w:val="0"/>
        <w:keepLines w:val="0"/>
        <w:pageBreakBefore w:val="0"/>
        <w:widowControl/>
        <w:kinsoku w:val="0"/>
        <w:wordWrap/>
        <w:overflowPunct/>
        <w:topLinePunct w:val="0"/>
        <w:autoSpaceDE w:val="0"/>
        <w:autoSpaceDN w:val="0"/>
        <w:bidi w:val="0"/>
        <w:adjustRightInd w:val="0"/>
        <w:snapToGrid w:val="0"/>
        <w:ind w:left="0" w:right="0" w:firstLine="0"/>
        <w:textAlignment w:val="baseline"/>
        <w:rPr>
          <w:sz w:val="24"/>
          <w:szCs w:val="24"/>
        </w:rPr>
      </w:pPr>
    </w:p>
    <w:tbl>
      <w:tblPr>
        <w:tblStyle w:val="12"/>
        <w:tblW w:w="9410" w:type="dxa"/>
        <w:tblInd w:w="16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34"/>
        <w:gridCol w:w="1678"/>
        <w:gridCol w:w="989"/>
        <w:gridCol w:w="1079"/>
        <w:gridCol w:w="1788"/>
        <w:gridCol w:w="3042"/>
      </w:tblGrid>
      <w:tr w14:paraId="508ED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4" w:hRule="atLeast"/>
        </w:trPr>
        <w:tc>
          <w:tcPr>
            <w:tcW w:w="834" w:type="dxa"/>
            <w:vAlign w:val="top"/>
          </w:tcPr>
          <w:p w14:paraId="09E41122">
            <w:pPr>
              <w:keepNext w:val="0"/>
              <w:keepLines w:val="0"/>
              <w:pageBreakBefore w:val="0"/>
              <w:widowControl/>
              <w:kinsoku w:val="0"/>
              <w:wordWrap/>
              <w:overflowPunct/>
              <w:topLinePunct w:val="0"/>
              <w:autoSpaceDE w:val="0"/>
              <w:autoSpaceDN w:val="0"/>
              <w:bidi w:val="0"/>
              <w:adjustRightInd w:val="0"/>
              <w:snapToGrid w:val="0"/>
              <w:ind w:left="0" w:right="0" w:firstLine="0"/>
              <w:textAlignment w:val="baseline"/>
              <w:rPr>
                <w:rFonts w:ascii="Arial"/>
                <w:sz w:val="24"/>
                <w:szCs w:val="24"/>
              </w:rPr>
            </w:pPr>
          </w:p>
        </w:tc>
        <w:tc>
          <w:tcPr>
            <w:tcW w:w="1678" w:type="dxa"/>
            <w:vAlign w:val="top"/>
          </w:tcPr>
          <w:p w14:paraId="173EA651">
            <w:pPr>
              <w:keepNext w:val="0"/>
              <w:keepLines w:val="0"/>
              <w:pageBreakBefore w:val="0"/>
              <w:widowControl/>
              <w:kinsoku w:val="0"/>
              <w:wordWrap/>
              <w:overflowPunct/>
              <w:topLinePunct w:val="0"/>
              <w:autoSpaceDE w:val="0"/>
              <w:autoSpaceDN w:val="0"/>
              <w:bidi w:val="0"/>
              <w:adjustRightInd w:val="0"/>
              <w:snapToGrid w:val="0"/>
              <w:ind w:left="0" w:right="0" w:firstLine="0"/>
              <w:textAlignment w:val="baseline"/>
              <w:rPr>
                <w:rFonts w:ascii="Arial"/>
                <w:sz w:val="24"/>
                <w:szCs w:val="24"/>
              </w:rPr>
            </w:pPr>
          </w:p>
        </w:tc>
        <w:tc>
          <w:tcPr>
            <w:tcW w:w="989" w:type="dxa"/>
            <w:vAlign w:val="top"/>
          </w:tcPr>
          <w:p w14:paraId="4B433A62">
            <w:pPr>
              <w:pStyle w:val="13"/>
              <w:keepNext w:val="0"/>
              <w:keepLines w:val="0"/>
              <w:pageBreakBefore w:val="0"/>
              <w:widowControl/>
              <w:kinsoku w:val="0"/>
              <w:wordWrap/>
              <w:overflowPunct/>
              <w:topLinePunct w:val="0"/>
              <w:autoSpaceDE w:val="0"/>
              <w:autoSpaceDN w:val="0"/>
              <w:bidi w:val="0"/>
              <w:adjustRightInd w:val="0"/>
              <w:snapToGrid w:val="0"/>
              <w:spacing w:line="200" w:lineRule="auto"/>
              <w:ind w:left="0" w:right="0" w:firstLine="0"/>
              <w:textAlignment w:val="baseline"/>
              <w:rPr>
                <w:sz w:val="24"/>
                <w:szCs w:val="24"/>
              </w:rPr>
            </w:pPr>
            <w:r>
              <w:rPr>
                <w:spacing w:val="15"/>
                <w:sz w:val="24"/>
                <w:szCs w:val="24"/>
              </w:rPr>
              <w:t>姓名</w:t>
            </w:r>
          </w:p>
        </w:tc>
        <w:tc>
          <w:tcPr>
            <w:tcW w:w="1079" w:type="dxa"/>
            <w:vAlign w:val="top"/>
          </w:tcPr>
          <w:p w14:paraId="7F973BD3">
            <w:pPr>
              <w:pStyle w:val="13"/>
              <w:keepNext w:val="0"/>
              <w:keepLines w:val="0"/>
              <w:pageBreakBefore w:val="0"/>
              <w:widowControl/>
              <w:kinsoku w:val="0"/>
              <w:wordWrap/>
              <w:overflowPunct/>
              <w:topLinePunct w:val="0"/>
              <w:autoSpaceDE w:val="0"/>
              <w:autoSpaceDN w:val="0"/>
              <w:bidi w:val="0"/>
              <w:adjustRightInd w:val="0"/>
              <w:snapToGrid w:val="0"/>
              <w:spacing w:line="197" w:lineRule="auto"/>
              <w:ind w:left="0" w:right="0" w:firstLine="0"/>
              <w:textAlignment w:val="baseline"/>
              <w:rPr>
                <w:sz w:val="24"/>
                <w:szCs w:val="24"/>
              </w:rPr>
            </w:pPr>
            <w:r>
              <w:rPr>
                <w:spacing w:val="4"/>
                <w:sz w:val="24"/>
                <w:szCs w:val="24"/>
              </w:rPr>
              <w:t>电话</w:t>
            </w:r>
          </w:p>
        </w:tc>
        <w:tc>
          <w:tcPr>
            <w:tcW w:w="1788" w:type="dxa"/>
            <w:vAlign w:val="top"/>
          </w:tcPr>
          <w:p w14:paraId="0FD8B89B">
            <w:pPr>
              <w:pStyle w:val="13"/>
              <w:keepNext w:val="0"/>
              <w:keepLines w:val="0"/>
              <w:pageBreakBefore w:val="0"/>
              <w:widowControl/>
              <w:kinsoku w:val="0"/>
              <w:wordWrap/>
              <w:overflowPunct/>
              <w:topLinePunct w:val="0"/>
              <w:autoSpaceDE w:val="0"/>
              <w:autoSpaceDN w:val="0"/>
              <w:bidi w:val="0"/>
              <w:adjustRightInd w:val="0"/>
              <w:snapToGrid w:val="0"/>
              <w:spacing w:line="200" w:lineRule="auto"/>
              <w:ind w:left="0" w:right="0" w:firstLine="0"/>
              <w:textAlignment w:val="baseline"/>
              <w:rPr>
                <w:sz w:val="24"/>
                <w:szCs w:val="24"/>
              </w:rPr>
            </w:pPr>
            <w:r>
              <w:rPr>
                <w:spacing w:val="-3"/>
                <w:sz w:val="24"/>
                <w:szCs w:val="24"/>
              </w:rPr>
              <w:t>手机</w:t>
            </w:r>
          </w:p>
        </w:tc>
        <w:tc>
          <w:tcPr>
            <w:tcW w:w="3042" w:type="dxa"/>
            <w:vAlign w:val="top"/>
          </w:tcPr>
          <w:p w14:paraId="4CF3B2EB">
            <w:pPr>
              <w:pStyle w:val="13"/>
              <w:keepNext w:val="0"/>
              <w:keepLines w:val="0"/>
              <w:pageBreakBefore w:val="0"/>
              <w:widowControl/>
              <w:kinsoku w:val="0"/>
              <w:wordWrap/>
              <w:overflowPunct/>
              <w:topLinePunct w:val="0"/>
              <w:autoSpaceDE w:val="0"/>
              <w:autoSpaceDN w:val="0"/>
              <w:bidi w:val="0"/>
              <w:adjustRightInd w:val="0"/>
              <w:snapToGrid w:val="0"/>
              <w:spacing w:line="198" w:lineRule="auto"/>
              <w:ind w:left="0" w:right="0" w:firstLine="0"/>
              <w:textAlignment w:val="baseline"/>
              <w:rPr>
                <w:sz w:val="24"/>
                <w:szCs w:val="24"/>
              </w:rPr>
            </w:pPr>
            <w:r>
              <w:rPr>
                <w:spacing w:val="7"/>
                <w:sz w:val="24"/>
                <w:szCs w:val="24"/>
              </w:rPr>
              <w:t>电邮</w:t>
            </w:r>
          </w:p>
        </w:tc>
      </w:tr>
      <w:tr w14:paraId="56BB91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834" w:type="dxa"/>
            <w:vAlign w:val="top"/>
          </w:tcPr>
          <w:p w14:paraId="02FED708">
            <w:pPr>
              <w:pStyle w:val="13"/>
              <w:keepNext w:val="0"/>
              <w:keepLines w:val="0"/>
              <w:pageBreakBefore w:val="0"/>
              <w:widowControl/>
              <w:kinsoku w:val="0"/>
              <w:wordWrap/>
              <w:overflowPunct/>
              <w:topLinePunct w:val="0"/>
              <w:autoSpaceDE w:val="0"/>
              <w:autoSpaceDN w:val="0"/>
              <w:bidi w:val="0"/>
              <w:adjustRightInd w:val="0"/>
              <w:snapToGrid w:val="0"/>
              <w:spacing w:line="197" w:lineRule="auto"/>
              <w:ind w:left="0" w:right="0" w:firstLine="0"/>
              <w:textAlignment w:val="baseline"/>
              <w:rPr>
                <w:sz w:val="24"/>
                <w:szCs w:val="24"/>
              </w:rPr>
            </w:pPr>
            <w:r>
              <w:rPr>
                <w:spacing w:val="4"/>
                <w:sz w:val="24"/>
                <w:szCs w:val="24"/>
              </w:rPr>
              <w:t>甲方</w:t>
            </w:r>
          </w:p>
        </w:tc>
        <w:tc>
          <w:tcPr>
            <w:tcW w:w="1678" w:type="dxa"/>
            <w:vAlign w:val="top"/>
          </w:tcPr>
          <w:p w14:paraId="32F6A67A">
            <w:pPr>
              <w:pStyle w:val="13"/>
              <w:keepNext w:val="0"/>
              <w:keepLines w:val="0"/>
              <w:pageBreakBefore w:val="0"/>
              <w:widowControl/>
              <w:kinsoku w:val="0"/>
              <w:wordWrap/>
              <w:overflowPunct/>
              <w:topLinePunct w:val="0"/>
              <w:autoSpaceDE w:val="0"/>
              <w:autoSpaceDN w:val="0"/>
              <w:bidi w:val="0"/>
              <w:adjustRightInd w:val="0"/>
              <w:snapToGrid w:val="0"/>
              <w:spacing w:line="197" w:lineRule="auto"/>
              <w:ind w:left="0" w:right="0" w:firstLine="0"/>
              <w:textAlignment w:val="baseline"/>
              <w:rPr>
                <w:sz w:val="24"/>
                <w:szCs w:val="24"/>
              </w:rPr>
            </w:pPr>
            <w:r>
              <w:rPr>
                <w:spacing w:val="2"/>
                <w:sz w:val="24"/>
                <w:szCs w:val="24"/>
              </w:rPr>
              <w:t>项目经理</w:t>
            </w:r>
          </w:p>
        </w:tc>
        <w:tc>
          <w:tcPr>
            <w:tcW w:w="989" w:type="dxa"/>
            <w:vAlign w:val="top"/>
          </w:tcPr>
          <w:p w14:paraId="1B2173F1">
            <w:pPr>
              <w:pStyle w:val="13"/>
              <w:keepNext w:val="0"/>
              <w:keepLines w:val="0"/>
              <w:pageBreakBefore w:val="0"/>
              <w:widowControl/>
              <w:kinsoku w:val="0"/>
              <w:wordWrap/>
              <w:overflowPunct/>
              <w:topLinePunct w:val="0"/>
              <w:autoSpaceDE w:val="0"/>
              <w:autoSpaceDN w:val="0"/>
              <w:bidi w:val="0"/>
              <w:adjustRightInd w:val="0"/>
              <w:snapToGrid w:val="0"/>
              <w:spacing w:line="197" w:lineRule="auto"/>
              <w:ind w:left="0" w:right="0" w:firstLine="0"/>
              <w:textAlignment w:val="baseline"/>
              <w:rPr>
                <w:rFonts w:hint="default" w:eastAsia="宋体"/>
                <w:sz w:val="24"/>
                <w:szCs w:val="24"/>
                <w:lang w:val="en-US" w:eastAsia="zh-CN"/>
              </w:rPr>
            </w:pPr>
            <w:r>
              <w:rPr>
                <w:rFonts w:hint="eastAsia"/>
                <w:sz w:val="24"/>
                <w:szCs w:val="24"/>
                <w:lang w:val="en-US" w:eastAsia="zh-CN"/>
              </w:rPr>
              <w:t>董亮亮</w:t>
            </w:r>
          </w:p>
        </w:tc>
        <w:tc>
          <w:tcPr>
            <w:tcW w:w="1079" w:type="dxa"/>
            <w:vAlign w:val="top"/>
          </w:tcPr>
          <w:p w14:paraId="4EA781E8">
            <w:pPr>
              <w:pStyle w:val="13"/>
              <w:keepNext w:val="0"/>
              <w:keepLines w:val="0"/>
              <w:pageBreakBefore w:val="0"/>
              <w:widowControl/>
              <w:kinsoku w:val="0"/>
              <w:wordWrap/>
              <w:overflowPunct/>
              <w:topLinePunct w:val="0"/>
              <w:autoSpaceDE w:val="0"/>
              <w:autoSpaceDN w:val="0"/>
              <w:bidi w:val="0"/>
              <w:adjustRightInd w:val="0"/>
              <w:snapToGrid w:val="0"/>
              <w:spacing w:line="193" w:lineRule="auto"/>
              <w:ind w:left="0" w:right="0" w:firstLine="0"/>
              <w:textAlignment w:val="baseline"/>
              <w:rPr>
                <w:rFonts w:hint="default" w:eastAsia="宋体"/>
                <w:sz w:val="24"/>
                <w:szCs w:val="24"/>
                <w:lang w:val="en-US" w:eastAsia="zh-CN"/>
              </w:rPr>
            </w:pPr>
          </w:p>
        </w:tc>
        <w:tc>
          <w:tcPr>
            <w:tcW w:w="1788" w:type="dxa"/>
            <w:vAlign w:val="top"/>
          </w:tcPr>
          <w:p w14:paraId="13F64A1A">
            <w:pPr>
              <w:pStyle w:val="13"/>
              <w:keepNext w:val="0"/>
              <w:keepLines w:val="0"/>
              <w:pageBreakBefore w:val="0"/>
              <w:widowControl/>
              <w:kinsoku w:val="0"/>
              <w:wordWrap/>
              <w:overflowPunct/>
              <w:topLinePunct w:val="0"/>
              <w:autoSpaceDE w:val="0"/>
              <w:autoSpaceDN w:val="0"/>
              <w:bidi w:val="0"/>
              <w:adjustRightInd w:val="0"/>
              <w:snapToGrid w:val="0"/>
              <w:spacing w:line="179" w:lineRule="auto"/>
              <w:ind w:left="0" w:right="0" w:firstLine="0"/>
              <w:textAlignment w:val="baseline"/>
              <w:rPr>
                <w:sz w:val="24"/>
                <w:szCs w:val="24"/>
              </w:rPr>
            </w:pPr>
            <w:r>
              <w:rPr>
                <w:rFonts w:hint="eastAsia"/>
                <w:sz w:val="24"/>
                <w:szCs w:val="24"/>
                <w:lang w:val="en-US" w:eastAsia="zh-CN"/>
              </w:rPr>
              <w:t>18043541739</w:t>
            </w:r>
          </w:p>
        </w:tc>
        <w:tc>
          <w:tcPr>
            <w:tcW w:w="3042" w:type="dxa"/>
            <w:vAlign w:val="top"/>
          </w:tcPr>
          <w:p w14:paraId="3D397B22">
            <w:pPr>
              <w:pStyle w:val="13"/>
              <w:keepNext w:val="0"/>
              <w:keepLines w:val="0"/>
              <w:pageBreakBefore w:val="0"/>
              <w:widowControl/>
              <w:kinsoku w:val="0"/>
              <w:wordWrap/>
              <w:overflowPunct/>
              <w:topLinePunct w:val="0"/>
              <w:autoSpaceDE w:val="0"/>
              <w:autoSpaceDN w:val="0"/>
              <w:bidi w:val="0"/>
              <w:adjustRightInd w:val="0"/>
              <w:snapToGrid w:val="0"/>
              <w:spacing w:line="204" w:lineRule="auto"/>
              <w:ind w:left="0" w:right="0" w:firstLine="0"/>
              <w:textAlignment w:val="baseline"/>
              <w:rPr>
                <w:rFonts w:hint="eastAsia" w:eastAsia="宋体"/>
                <w:sz w:val="24"/>
                <w:szCs w:val="24"/>
                <w:lang w:val="en-US" w:eastAsia="zh-CN"/>
              </w:rPr>
            </w:pPr>
            <w:r>
              <w:rPr>
                <w:rFonts w:hint="eastAsia"/>
                <w:sz w:val="24"/>
                <w:szCs w:val="24"/>
                <w:lang w:val="en-US" w:eastAsia="zh-CN"/>
              </w:rPr>
              <w:t>lldongq@isstech.com</w:t>
            </w:r>
          </w:p>
        </w:tc>
      </w:tr>
      <w:tr w14:paraId="2893CA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834" w:type="dxa"/>
            <w:vMerge w:val="restart"/>
            <w:tcBorders>
              <w:bottom w:val="nil"/>
            </w:tcBorders>
            <w:vAlign w:val="top"/>
          </w:tcPr>
          <w:p w14:paraId="0E67D09F">
            <w:pPr>
              <w:keepNext w:val="0"/>
              <w:keepLines w:val="0"/>
              <w:pageBreakBefore w:val="0"/>
              <w:widowControl/>
              <w:kinsoku w:val="0"/>
              <w:wordWrap/>
              <w:overflowPunct/>
              <w:topLinePunct w:val="0"/>
              <w:autoSpaceDE w:val="0"/>
              <w:autoSpaceDN w:val="0"/>
              <w:bidi w:val="0"/>
              <w:adjustRightInd w:val="0"/>
              <w:snapToGrid w:val="0"/>
              <w:spacing w:line="443" w:lineRule="auto"/>
              <w:ind w:left="0" w:right="0" w:firstLine="0"/>
              <w:textAlignment w:val="baseline"/>
              <w:rPr>
                <w:rFonts w:ascii="Arial"/>
                <w:sz w:val="24"/>
                <w:szCs w:val="24"/>
              </w:rPr>
            </w:pPr>
          </w:p>
          <w:p w14:paraId="260F47EB">
            <w:pPr>
              <w:pStyle w:val="13"/>
              <w:keepNext w:val="0"/>
              <w:keepLines w:val="0"/>
              <w:pageBreakBefore w:val="0"/>
              <w:widowControl/>
              <w:kinsoku w:val="0"/>
              <w:wordWrap/>
              <w:overflowPunct/>
              <w:topLinePunct w:val="0"/>
              <w:autoSpaceDE w:val="0"/>
              <w:autoSpaceDN w:val="0"/>
              <w:bidi w:val="0"/>
              <w:adjustRightInd w:val="0"/>
              <w:snapToGrid w:val="0"/>
              <w:spacing w:line="221" w:lineRule="auto"/>
              <w:ind w:left="0" w:right="0" w:firstLine="0"/>
              <w:textAlignment w:val="baseline"/>
              <w:rPr>
                <w:sz w:val="24"/>
                <w:szCs w:val="24"/>
              </w:rPr>
            </w:pPr>
            <w:r>
              <w:rPr>
                <w:spacing w:val="4"/>
                <w:sz w:val="24"/>
                <w:szCs w:val="24"/>
              </w:rPr>
              <w:t>乙方</w:t>
            </w:r>
          </w:p>
        </w:tc>
        <w:tc>
          <w:tcPr>
            <w:tcW w:w="1678" w:type="dxa"/>
            <w:vAlign w:val="top"/>
          </w:tcPr>
          <w:p w14:paraId="052B48AE">
            <w:pPr>
              <w:pStyle w:val="13"/>
              <w:keepNext w:val="0"/>
              <w:keepLines w:val="0"/>
              <w:pageBreakBefore w:val="0"/>
              <w:widowControl/>
              <w:kinsoku w:val="0"/>
              <w:wordWrap/>
              <w:overflowPunct/>
              <w:topLinePunct w:val="0"/>
              <w:autoSpaceDE w:val="0"/>
              <w:autoSpaceDN w:val="0"/>
              <w:bidi w:val="0"/>
              <w:adjustRightInd w:val="0"/>
              <w:snapToGrid w:val="0"/>
              <w:spacing w:line="196" w:lineRule="auto"/>
              <w:ind w:left="0" w:right="0" w:firstLine="0"/>
              <w:textAlignment w:val="baseline"/>
              <w:rPr>
                <w:sz w:val="24"/>
                <w:szCs w:val="24"/>
              </w:rPr>
            </w:pPr>
            <w:r>
              <w:rPr>
                <w:spacing w:val="2"/>
                <w:sz w:val="24"/>
                <w:szCs w:val="24"/>
              </w:rPr>
              <w:t>项目经理</w:t>
            </w:r>
          </w:p>
        </w:tc>
        <w:tc>
          <w:tcPr>
            <w:tcW w:w="989" w:type="dxa"/>
            <w:vAlign w:val="top"/>
          </w:tcPr>
          <w:p w14:paraId="7535E09D">
            <w:pPr>
              <w:pStyle w:val="13"/>
              <w:keepNext w:val="0"/>
              <w:keepLines w:val="0"/>
              <w:pageBreakBefore w:val="0"/>
              <w:widowControl/>
              <w:kinsoku w:val="0"/>
              <w:wordWrap/>
              <w:overflowPunct/>
              <w:topLinePunct w:val="0"/>
              <w:autoSpaceDE w:val="0"/>
              <w:autoSpaceDN w:val="0"/>
              <w:bidi w:val="0"/>
              <w:adjustRightInd w:val="0"/>
              <w:snapToGrid w:val="0"/>
              <w:spacing w:line="197" w:lineRule="auto"/>
              <w:ind w:left="0" w:right="0" w:firstLine="0"/>
              <w:textAlignment w:val="baseline"/>
              <w:rPr>
                <w:sz w:val="24"/>
                <w:szCs w:val="24"/>
              </w:rPr>
            </w:pPr>
          </w:p>
        </w:tc>
        <w:tc>
          <w:tcPr>
            <w:tcW w:w="1079" w:type="dxa"/>
            <w:vAlign w:val="top"/>
          </w:tcPr>
          <w:p w14:paraId="0466432D">
            <w:pPr>
              <w:keepNext w:val="0"/>
              <w:keepLines w:val="0"/>
              <w:pageBreakBefore w:val="0"/>
              <w:widowControl/>
              <w:kinsoku w:val="0"/>
              <w:wordWrap/>
              <w:overflowPunct/>
              <w:topLinePunct w:val="0"/>
              <w:autoSpaceDE w:val="0"/>
              <w:autoSpaceDN w:val="0"/>
              <w:bidi w:val="0"/>
              <w:adjustRightInd w:val="0"/>
              <w:snapToGrid w:val="0"/>
              <w:ind w:left="0" w:right="0" w:firstLine="0"/>
              <w:textAlignment w:val="baseline"/>
              <w:rPr>
                <w:rFonts w:ascii="Arial"/>
                <w:sz w:val="24"/>
                <w:szCs w:val="24"/>
              </w:rPr>
            </w:pPr>
          </w:p>
        </w:tc>
        <w:tc>
          <w:tcPr>
            <w:tcW w:w="1788" w:type="dxa"/>
            <w:vAlign w:val="top"/>
          </w:tcPr>
          <w:p w14:paraId="478FF2B5">
            <w:pPr>
              <w:pStyle w:val="13"/>
              <w:keepNext w:val="0"/>
              <w:keepLines w:val="0"/>
              <w:pageBreakBefore w:val="0"/>
              <w:widowControl/>
              <w:kinsoku w:val="0"/>
              <w:wordWrap/>
              <w:overflowPunct/>
              <w:topLinePunct w:val="0"/>
              <w:autoSpaceDE w:val="0"/>
              <w:autoSpaceDN w:val="0"/>
              <w:bidi w:val="0"/>
              <w:adjustRightInd w:val="0"/>
              <w:snapToGrid w:val="0"/>
              <w:spacing w:line="178" w:lineRule="auto"/>
              <w:ind w:left="0" w:right="0" w:firstLine="0"/>
              <w:textAlignment w:val="baseline"/>
              <w:rPr>
                <w:sz w:val="24"/>
                <w:szCs w:val="24"/>
              </w:rPr>
            </w:pPr>
          </w:p>
        </w:tc>
        <w:tc>
          <w:tcPr>
            <w:tcW w:w="3042" w:type="dxa"/>
            <w:vAlign w:val="top"/>
          </w:tcPr>
          <w:p w14:paraId="3B0AA69C">
            <w:pPr>
              <w:pStyle w:val="13"/>
              <w:keepNext w:val="0"/>
              <w:keepLines w:val="0"/>
              <w:pageBreakBefore w:val="0"/>
              <w:widowControl/>
              <w:kinsoku w:val="0"/>
              <w:wordWrap/>
              <w:overflowPunct/>
              <w:topLinePunct w:val="0"/>
              <w:autoSpaceDE w:val="0"/>
              <w:autoSpaceDN w:val="0"/>
              <w:bidi w:val="0"/>
              <w:adjustRightInd w:val="0"/>
              <w:snapToGrid w:val="0"/>
              <w:spacing w:line="202" w:lineRule="auto"/>
              <w:ind w:left="0" w:right="0" w:firstLine="0"/>
              <w:textAlignment w:val="baseline"/>
              <w:rPr>
                <w:sz w:val="24"/>
                <w:szCs w:val="24"/>
              </w:rPr>
            </w:pPr>
          </w:p>
        </w:tc>
      </w:tr>
      <w:tr w14:paraId="01FD0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834" w:type="dxa"/>
            <w:vMerge w:val="continue"/>
            <w:tcBorders>
              <w:top w:val="nil"/>
              <w:bottom w:val="nil"/>
            </w:tcBorders>
            <w:vAlign w:val="top"/>
          </w:tcPr>
          <w:p w14:paraId="2492CAE9">
            <w:pPr>
              <w:keepNext w:val="0"/>
              <w:keepLines w:val="0"/>
              <w:pageBreakBefore w:val="0"/>
              <w:widowControl/>
              <w:kinsoku w:val="0"/>
              <w:wordWrap/>
              <w:overflowPunct/>
              <w:topLinePunct w:val="0"/>
              <w:autoSpaceDE w:val="0"/>
              <w:autoSpaceDN w:val="0"/>
              <w:bidi w:val="0"/>
              <w:adjustRightInd w:val="0"/>
              <w:snapToGrid w:val="0"/>
              <w:ind w:left="0" w:right="0" w:firstLine="0"/>
              <w:textAlignment w:val="baseline"/>
              <w:rPr>
                <w:rFonts w:ascii="Arial"/>
                <w:sz w:val="24"/>
                <w:szCs w:val="24"/>
              </w:rPr>
            </w:pPr>
          </w:p>
        </w:tc>
        <w:tc>
          <w:tcPr>
            <w:tcW w:w="1678" w:type="dxa"/>
            <w:vAlign w:val="top"/>
          </w:tcPr>
          <w:p w14:paraId="7FB08923">
            <w:pPr>
              <w:pStyle w:val="13"/>
              <w:keepNext w:val="0"/>
              <w:keepLines w:val="0"/>
              <w:pageBreakBefore w:val="0"/>
              <w:widowControl/>
              <w:kinsoku w:val="0"/>
              <w:wordWrap/>
              <w:overflowPunct/>
              <w:topLinePunct w:val="0"/>
              <w:autoSpaceDE w:val="0"/>
              <w:autoSpaceDN w:val="0"/>
              <w:bidi w:val="0"/>
              <w:adjustRightInd w:val="0"/>
              <w:snapToGrid w:val="0"/>
              <w:spacing w:line="193" w:lineRule="auto"/>
              <w:ind w:left="0" w:right="0" w:firstLine="0"/>
              <w:textAlignment w:val="baseline"/>
              <w:rPr>
                <w:sz w:val="24"/>
                <w:szCs w:val="24"/>
              </w:rPr>
            </w:pPr>
            <w:r>
              <w:rPr>
                <w:spacing w:val="6"/>
                <w:sz w:val="24"/>
                <w:szCs w:val="24"/>
              </w:rPr>
              <w:t>销售</w:t>
            </w:r>
          </w:p>
        </w:tc>
        <w:tc>
          <w:tcPr>
            <w:tcW w:w="989" w:type="dxa"/>
            <w:vAlign w:val="top"/>
          </w:tcPr>
          <w:p w14:paraId="3500136E">
            <w:pPr>
              <w:pStyle w:val="13"/>
              <w:keepNext w:val="0"/>
              <w:keepLines w:val="0"/>
              <w:pageBreakBefore w:val="0"/>
              <w:widowControl/>
              <w:kinsoku w:val="0"/>
              <w:wordWrap/>
              <w:overflowPunct/>
              <w:topLinePunct w:val="0"/>
              <w:autoSpaceDE w:val="0"/>
              <w:autoSpaceDN w:val="0"/>
              <w:bidi w:val="0"/>
              <w:adjustRightInd w:val="0"/>
              <w:snapToGrid w:val="0"/>
              <w:spacing w:line="195" w:lineRule="auto"/>
              <w:ind w:left="0" w:right="0" w:firstLine="0"/>
              <w:textAlignment w:val="baseline"/>
              <w:rPr>
                <w:sz w:val="24"/>
                <w:szCs w:val="24"/>
              </w:rPr>
            </w:pPr>
          </w:p>
        </w:tc>
        <w:tc>
          <w:tcPr>
            <w:tcW w:w="1079" w:type="dxa"/>
            <w:vAlign w:val="top"/>
          </w:tcPr>
          <w:p w14:paraId="0B384FB3">
            <w:pPr>
              <w:keepNext w:val="0"/>
              <w:keepLines w:val="0"/>
              <w:pageBreakBefore w:val="0"/>
              <w:widowControl/>
              <w:kinsoku w:val="0"/>
              <w:wordWrap/>
              <w:overflowPunct/>
              <w:topLinePunct w:val="0"/>
              <w:autoSpaceDE w:val="0"/>
              <w:autoSpaceDN w:val="0"/>
              <w:bidi w:val="0"/>
              <w:adjustRightInd w:val="0"/>
              <w:snapToGrid w:val="0"/>
              <w:ind w:left="0" w:right="0" w:firstLine="0"/>
              <w:textAlignment w:val="baseline"/>
              <w:rPr>
                <w:rFonts w:ascii="Arial"/>
                <w:sz w:val="24"/>
                <w:szCs w:val="24"/>
              </w:rPr>
            </w:pPr>
          </w:p>
        </w:tc>
        <w:tc>
          <w:tcPr>
            <w:tcW w:w="1788" w:type="dxa"/>
            <w:vAlign w:val="top"/>
          </w:tcPr>
          <w:p w14:paraId="0053C91B">
            <w:pPr>
              <w:pStyle w:val="13"/>
              <w:keepNext w:val="0"/>
              <w:keepLines w:val="0"/>
              <w:pageBreakBefore w:val="0"/>
              <w:widowControl/>
              <w:kinsoku w:val="0"/>
              <w:wordWrap/>
              <w:overflowPunct/>
              <w:topLinePunct w:val="0"/>
              <w:autoSpaceDE w:val="0"/>
              <w:autoSpaceDN w:val="0"/>
              <w:bidi w:val="0"/>
              <w:adjustRightInd w:val="0"/>
              <w:snapToGrid w:val="0"/>
              <w:spacing w:line="176" w:lineRule="auto"/>
              <w:ind w:left="0" w:right="0" w:firstLine="0"/>
              <w:textAlignment w:val="baseline"/>
              <w:rPr>
                <w:sz w:val="24"/>
                <w:szCs w:val="24"/>
              </w:rPr>
            </w:pPr>
          </w:p>
        </w:tc>
        <w:tc>
          <w:tcPr>
            <w:tcW w:w="3042" w:type="dxa"/>
            <w:vAlign w:val="top"/>
          </w:tcPr>
          <w:p w14:paraId="50AAAEAC">
            <w:pPr>
              <w:pStyle w:val="13"/>
              <w:keepNext w:val="0"/>
              <w:keepLines w:val="0"/>
              <w:pageBreakBefore w:val="0"/>
              <w:widowControl/>
              <w:kinsoku w:val="0"/>
              <w:wordWrap/>
              <w:overflowPunct/>
              <w:topLinePunct w:val="0"/>
              <w:autoSpaceDE w:val="0"/>
              <w:autoSpaceDN w:val="0"/>
              <w:bidi w:val="0"/>
              <w:adjustRightInd w:val="0"/>
              <w:snapToGrid w:val="0"/>
              <w:spacing w:line="176" w:lineRule="auto"/>
              <w:ind w:left="0" w:right="0" w:firstLine="0"/>
              <w:textAlignment w:val="baseline"/>
              <w:rPr>
                <w:sz w:val="24"/>
                <w:szCs w:val="24"/>
              </w:rPr>
            </w:pPr>
          </w:p>
        </w:tc>
      </w:tr>
      <w:tr w14:paraId="5F6C88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834" w:type="dxa"/>
            <w:vMerge w:val="continue"/>
            <w:tcBorders>
              <w:top w:val="nil"/>
              <w:bottom w:val="nil"/>
            </w:tcBorders>
            <w:vAlign w:val="top"/>
          </w:tcPr>
          <w:p w14:paraId="4919806B">
            <w:pPr>
              <w:keepNext w:val="0"/>
              <w:keepLines w:val="0"/>
              <w:pageBreakBefore w:val="0"/>
              <w:widowControl/>
              <w:kinsoku w:val="0"/>
              <w:wordWrap/>
              <w:overflowPunct/>
              <w:topLinePunct w:val="0"/>
              <w:autoSpaceDE w:val="0"/>
              <w:autoSpaceDN w:val="0"/>
              <w:bidi w:val="0"/>
              <w:adjustRightInd w:val="0"/>
              <w:snapToGrid w:val="0"/>
              <w:ind w:left="0" w:right="0" w:firstLine="0"/>
              <w:textAlignment w:val="baseline"/>
              <w:rPr>
                <w:rFonts w:ascii="Arial"/>
                <w:sz w:val="24"/>
                <w:szCs w:val="24"/>
              </w:rPr>
            </w:pPr>
          </w:p>
        </w:tc>
        <w:tc>
          <w:tcPr>
            <w:tcW w:w="1678" w:type="dxa"/>
            <w:vAlign w:val="top"/>
          </w:tcPr>
          <w:p w14:paraId="77F2489D">
            <w:pPr>
              <w:pStyle w:val="13"/>
              <w:keepNext w:val="0"/>
              <w:keepLines w:val="0"/>
              <w:pageBreakBefore w:val="0"/>
              <w:widowControl/>
              <w:kinsoku w:val="0"/>
              <w:wordWrap/>
              <w:overflowPunct/>
              <w:topLinePunct w:val="0"/>
              <w:autoSpaceDE w:val="0"/>
              <w:autoSpaceDN w:val="0"/>
              <w:bidi w:val="0"/>
              <w:adjustRightInd w:val="0"/>
              <w:snapToGrid w:val="0"/>
              <w:spacing w:line="202" w:lineRule="auto"/>
              <w:ind w:left="0" w:right="0" w:firstLine="0"/>
              <w:textAlignment w:val="baseline"/>
              <w:rPr>
                <w:sz w:val="24"/>
                <w:szCs w:val="24"/>
              </w:rPr>
            </w:pPr>
            <w:r>
              <w:rPr>
                <w:spacing w:val="3"/>
                <w:sz w:val="24"/>
                <w:szCs w:val="24"/>
              </w:rPr>
              <w:t>技术、售后</w:t>
            </w:r>
          </w:p>
        </w:tc>
        <w:tc>
          <w:tcPr>
            <w:tcW w:w="989" w:type="dxa"/>
            <w:vAlign w:val="top"/>
          </w:tcPr>
          <w:p w14:paraId="350614E3">
            <w:pPr>
              <w:pStyle w:val="13"/>
              <w:keepNext w:val="0"/>
              <w:keepLines w:val="0"/>
              <w:pageBreakBefore w:val="0"/>
              <w:widowControl/>
              <w:kinsoku w:val="0"/>
              <w:wordWrap/>
              <w:overflowPunct/>
              <w:topLinePunct w:val="0"/>
              <w:autoSpaceDE w:val="0"/>
              <w:autoSpaceDN w:val="0"/>
              <w:bidi w:val="0"/>
              <w:adjustRightInd w:val="0"/>
              <w:snapToGrid w:val="0"/>
              <w:spacing w:line="201" w:lineRule="auto"/>
              <w:ind w:left="0" w:right="0" w:firstLine="0"/>
              <w:textAlignment w:val="baseline"/>
              <w:rPr>
                <w:sz w:val="24"/>
                <w:szCs w:val="24"/>
              </w:rPr>
            </w:pPr>
          </w:p>
        </w:tc>
        <w:tc>
          <w:tcPr>
            <w:tcW w:w="1079" w:type="dxa"/>
            <w:vAlign w:val="top"/>
          </w:tcPr>
          <w:p w14:paraId="723AD3B8">
            <w:pPr>
              <w:keepNext w:val="0"/>
              <w:keepLines w:val="0"/>
              <w:pageBreakBefore w:val="0"/>
              <w:widowControl/>
              <w:kinsoku w:val="0"/>
              <w:wordWrap/>
              <w:overflowPunct/>
              <w:topLinePunct w:val="0"/>
              <w:autoSpaceDE w:val="0"/>
              <w:autoSpaceDN w:val="0"/>
              <w:bidi w:val="0"/>
              <w:adjustRightInd w:val="0"/>
              <w:snapToGrid w:val="0"/>
              <w:ind w:left="0" w:right="0" w:firstLine="0"/>
              <w:textAlignment w:val="baseline"/>
              <w:rPr>
                <w:rFonts w:ascii="Arial"/>
                <w:sz w:val="24"/>
                <w:szCs w:val="24"/>
              </w:rPr>
            </w:pPr>
          </w:p>
        </w:tc>
        <w:tc>
          <w:tcPr>
            <w:tcW w:w="1788" w:type="dxa"/>
            <w:vAlign w:val="top"/>
          </w:tcPr>
          <w:p w14:paraId="6132AF5F">
            <w:pPr>
              <w:pStyle w:val="13"/>
              <w:keepNext w:val="0"/>
              <w:keepLines w:val="0"/>
              <w:pageBreakBefore w:val="0"/>
              <w:widowControl/>
              <w:kinsoku w:val="0"/>
              <w:wordWrap/>
              <w:overflowPunct/>
              <w:topLinePunct w:val="0"/>
              <w:autoSpaceDE w:val="0"/>
              <w:autoSpaceDN w:val="0"/>
              <w:bidi w:val="0"/>
              <w:adjustRightInd w:val="0"/>
              <w:snapToGrid w:val="0"/>
              <w:spacing w:line="183" w:lineRule="auto"/>
              <w:ind w:left="0" w:right="0" w:firstLine="0"/>
              <w:textAlignment w:val="baseline"/>
              <w:rPr>
                <w:sz w:val="24"/>
                <w:szCs w:val="24"/>
              </w:rPr>
            </w:pPr>
          </w:p>
        </w:tc>
        <w:tc>
          <w:tcPr>
            <w:tcW w:w="3042" w:type="dxa"/>
            <w:vAlign w:val="top"/>
          </w:tcPr>
          <w:p w14:paraId="77DE08AD">
            <w:pPr>
              <w:pStyle w:val="13"/>
              <w:keepNext w:val="0"/>
              <w:keepLines w:val="0"/>
              <w:pageBreakBefore w:val="0"/>
              <w:widowControl/>
              <w:kinsoku w:val="0"/>
              <w:wordWrap/>
              <w:overflowPunct/>
              <w:topLinePunct w:val="0"/>
              <w:autoSpaceDE w:val="0"/>
              <w:autoSpaceDN w:val="0"/>
              <w:bidi w:val="0"/>
              <w:adjustRightInd w:val="0"/>
              <w:snapToGrid w:val="0"/>
              <w:spacing w:line="183" w:lineRule="auto"/>
              <w:ind w:left="0" w:right="0" w:firstLine="0"/>
              <w:textAlignment w:val="baseline"/>
              <w:rPr>
                <w:sz w:val="24"/>
                <w:szCs w:val="24"/>
              </w:rPr>
            </w:pPr>
          </w:p>
        </w:tc>
      </w:tr>
      <w:tr w14:paraId="75673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834" w:type="dxa"/>
            <w:vMerge w:val="continue"/>
            <w:tcBorders>
              <w:top w:val="nil"/>
            </w:tcBorders>
            <w:vAlign w:val="top"/>
          </w:tcPr>
          <w:p w14:paraId="1A0804B2">
            <w:pPr>
              <w:keepNext w:val="0"/>
              <w:keepLines w:val="0"/>
              <w:pageBreakBefore w:val="0"/>
              <w:widowControl/>
              <w:kinsoku w:val="0"/>
              <w:wordWrap/>
              <w:overflowPunct/>
              <w:topLinePunct w:val="0"/>
              <w:autoSpaceDE w:val="0"/>
              <w:autoSpaceDN w:val="0"/>
              <w:bidi w:val="0"/>
              <w:adjustRightInd w:val="0"/>
              <w:snapToGrid w:val="0"/>
              <w:ind w:left="0" w:right="0" w:firstLine="0"/>
              <w:textAlignment w:val="baseline"/>
              <w:rPr>
                <w:rFonts w:ascii="Arial"/>
                <w:sz w:val="24"/>
                <w:szCs w:val="24"/>
              </w:rPr>
            </w:pPr>
          </w:p>
        </w:tc>
        <w:tc>
          <w:tcPr>
            <w:tcW w:w="1678" w:type="dxa"/>
            <w:vAlign w:val="top"/>
          </w:tcPr>
          <w:p w14:paraId="5CF0EEF1">
            <w:pPr>
              <w:pStyle w:val="13"/>
              <w:keepNext w:val="0"/>
              <w:keepLines w:val="0"/>
              <w:pageBreakBefore w:val="0"/>
              <w:widowControl/>
              <w:kinsoku w:val="0"/>
              <w:wordWrap/>
              <w:overflowPunct/>
              <w:topLinePunct w:val="0"/>
              <w:autoSpaceDE w:val="0"/>
              <w:autoSpaceDN w:val="0"/>
              <w:bidi w:val="0"/>
              <w:adjustRightInd w:val="0"/>
              <w:snapToGrid w:val="0"/>
              <w:spacing w:line="192" w:lineRule="auto"/>
              <w:ind w:left="0" w:right="0" w:firstLine="0"/>
              <w:textAlignment w:val="baseline"/>
              <w:rPr>
                <w:sz w:val="24"/>
                <w:szCs w:val="24"/>
              </w:rPr>
            </w:pPr>
            <w:r>
              <w:rPr>
                <w:spacing w:val="2"/>
                <w:sz w:val="24"/>
                <w:szCs w:val="24"/>
              </w:rPr>
              <w:t>投诉受理</w:t>
            </w:r>
          </w:p>
        </w:tc>
        <w:tc>
          <w:tcPr>
            <w:tcW w:w="989" w:type="dxa"/>
            <w:vAlign w:val="top"/>
          </w:tcPr>
          <w:p w14:paraId="6B31A9C2">
            <w:pPr>
              <w:pStyle w:val="13"/>
              <w:keepNext w:val="0"/>
              <w:keepLines w:val="0"/>
              <w:pageBreakBefore w:val="0"/>
              <w:widowControl/>
              <w:kinsoku w:val="0"/>
              <w:wordWrap/>
              <w:overflowPunct/>
              <w:topLinePunct w:val="0"/>
              <w:autoSpaceDE w:val="0"/>
              <w:autoSpaceDN w:val="0"/>
              <w:bidi w:val="0"/>
              <w:adjustRightInd w:val="0"/>
              <w:snapToGrid w:val="0"/>
              <w:spacing w:line="193" w:lineRule="auto"/>
              <w:ind w:left="0" w:right="0" w:firstLine="0"/>
              <w:textAlignment w:val="baseline"/>
              <w:rPr>
                <w:sz w:val="24"/>
                <w:szCs w:val="24"/>
              </w:rPr>
            </w:pPr>
          </w:p>
        </w:tc>
        <w:tc>
          <w:tcPr>
            <w:tcW w:w="1079" w:type="dxa"/>
            <w:vAlign w:val="top"/>
          </w:tcPr>
          <w:p w14:paraId="4D7D3CF1">
            <w:pPr>
              <w:keepNext w:val="0"/>
              <w:keepLines w:val="0"/>
              <w:pageBreakBefore w:val="0"/>
              <w:widowControl/>
              <w:kinsoku w:val="0"/>
              <w:wordWrap/>
              <w:overflowPunct/>
              <w:topLinePunct w:val="0"/>
              <w:autoSpaceDE w:val="0"/>
              <w:autoSpaceDN w:val="0"/>
              <w:bidi w:val="0"/>
              <w:adjustRightInd w:val="0"/>
              <w:snapToGrid w:val="0"/>
              <w:ind w:left="0" w:right="0" w:firstLine="0"/>
              <w:textAlignment w:val="baseline"/>
              <w:rPr>
                <w:rFonts w:ascii="Arial"/>
                <w:sz w:val="24"/>
                <w:szCs w:val="24"/>
              </w:rPr>
            </w:pPr>
          </w:p>
        </w:tc>
        <w:tc>
          <w:tcPr>
            <w:tcW w:w="1788" w:type="dxa"/>
            <w:vAlign w:val="top"/>
          </w:tcPr>
          <w:p w14:paraId="3CCACB79">
            <w:pPr>
              <w:pStyle w:val="13"/>
              <w:keepNext w:val="0"/>
              <w:keepLines w:val="0"/>
              <w:pageBreakBefore w:val="0"/>
              <w:widowControl/>
              <w:kinsoku w:val="0"/>
              <w:wordWrap/>
              <w:overflowPunct/>
              <w:topLinePunct w:val="0"/>
              <w:autoSpaceDE w:val="0"/>
              <w:autoSpaceDN w:val="0"/>
              <w:bidi w:val="0"/>
              <w:adjustRightInd w:val="0"/>
              <w:snapToGrid w:val="0"/>
              <w:spacing w:line="174" w:lineRule="auto"/>
              <w:ind w:left="0" w:right="0" w:firstLine="0"/>
              <w:textAlignment w:val="baseline"/>
              <w:rPr>
                <w:sz w:val="24"/>
                <w:szCs w:val="24"/>
              </w:rPr>
            </w:pPr>
          </w:p>
        </w:tc>
        <w:tc>
          <w:tcPr>
            <w:tcW w:w="3042" w:type="dxa"/>
            <w:vAlign w:val="top"/>
          </w:tcPr>
          <w:p w14:paraId="0335C240">
            <w:pPr>
              <w:pStyle w:val="13"/>
              <w:keepNext w:val="0"/>
              <w:keepLines w:val="0"/>
              <w:pageBreakBefore w:val="0"/>
              <w:widowControl/>
              <w:kinsoku w:val="0"/>
              <w:wordWrap/>
              <w:overflowPunct/>
              <w:topLinePunct w:val="0"/>
              <w:autoSpaceDE w:val="0"/>
              <w:autoSpaceDN w:val="0"/>
              <w:bidi w:val="0"/>
              <w:adjustRightInd w:val="0"/>
              <w:snapToGrid w:val="0"/>
              <w:spacing w:line="198" w:lineRule="auto"/>
              <w:ind w:left="0" w:right="0" w:firstLine="0"/>
              <w:textAlignment w:val="baseline"/>
              <w:rPr>
                <w:sz w:val="24"/>
                <w:szCs w:val="24"/>
              </w:rPr>
            </w:pPr>
          </w:p>
        </w:tc>
      </w:tr>
    </w:tbl>
    <w:p w14:paraId="448B1701">
      <w:pPr>
        <w:pStyle w:val="9"/>
        <w:keepNext w:val="0"/>
        <w:keepLines w:val="0"/>
        <w:pageBreakBefore w:val="0"/>
        <w:widowControl/>
        <w:kinsoku w:val="0"/>
        <w:wordWrap/>
        <w:overflowPunct/>
        <w:topLinePunct w:val="0"/>
        <w:autoSpaceDE w:val="0"/>
        <w:autoSpaceDN w:val="0"/>
        <w:bidi w:val="0"/>
        <w:adjustRightInd w:val="0"/>
        <w:snapToGrid w:val="0"/>
        <w:spacing w:line="285" w:lineRule="auto"/>
        <w:ind w:left="0" w:right="0" w:firstLine="0"/>
        <w:textAlignment w:val="baseline"/>
        <w:rPr>
          <w:sz w:val="24"/>
          <w:szCs w:val="24"/>
        </w:rPr>
      </w:pPr>
    </w:p>
    <w:p w14:paraId="588471BA">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outlineLvl w:val="3"/>
        <w:rPr>
          <w:rFonts w:ascii="宋体" w:hAnsi="宋体" w:eastAsia="宋体" w:cs="宋体"/>
          <w:sz w:val="24"/>
          <w:szCs w:val="24"/>
        </w:rPr>
      </w:pPr>
      <w:r>
        <w:rPr>
          <w:rFonts w:ascii="宋体" w:hAnsi="宋体" w:eastAsia="宋体" w:cs="宋体"/>
          <w:b/>
          <w:bCs/>
          <w:spacing w:val="-11"/>
          <w:sz w:val="24"/>
          <w:szCs w:val="24"/>
        </w:rPr>
        <w:t>八、</w:t>
      </w:r>
      <w:r>
        <w:rPr>
          <w:rFonts w:ascii="宋体" w:hAnsi="宋体" w:eastAsia="宋体" w:cs="宋体"/>
          <w:spacing w:val="29"/>
          <w:sz w:val="24"/>
          <w:szCs w:val="24"/>
        </w:rPr>
        <w:t xml:space="preserve">  </w:t>
      </w:r>
      <w:r>
        <w:rPr>
          <w:rFonts w:ascii="宋体" w:hAnsi="宋体" w:eastAsia="宋体" w:cs="宋体"/>
          <w:b/>
          <w:bCs/>
          <w:spacing w:val="-11"/>
          <w:sz w:val="24"/>
          <w:szCs w:val="24"/>
        </w:rPr>
        <w:t>法律适用和纠纷解决方式</w:t>
      </w:r>
    </w:p>
    <w:p w14:paraId="10C83BF1">
      <w:pPr>
        <w:pStyle w:val="9"/>
        <w:keepNext w:val="0"/>
        <w:keepLines w:val="0"/>
        <w:pageBreakBefore w:val="0"/>
        <w:widowControl/>
        <w:kinsoku w:val="0"/>
        <w:wordWrap/>
        <w:overflowPunct/>
        <w:topLinePunct w:val="0"/>
        <w:autoSpaceDE w:val="0"/>
        <w:autoSpaceDN w:val="0"/>
        <w:bidi w:val="0"/>
        <w:adjustRightInd w:val="0"/>
        <w:snapToGrid w:val="0"/>
        <w:spacing w:line="315" w:lineRule="auto"/>
        <w:ind w:left="0" w:right="0" w:firstLine="0"/>
        <w:textAlignment w:val="baseline"/>
        <w:rPr>
          <w:sz w:val="24"/>
          <w:szCs w:val="24"/>
        </w:rPr>
      </w:pPr>
    </w:p>
    <w:p w14:paraId="77DFDE0B">
      <w:pPr>
        <w:keepNext w:val="0"/>
        <w:keepLines w:val="0"/>
        <w:pageBreakBefore w:val="0"/>
        <w:widowControl/>
        <w:kinsoku w:val="0"/>
        <w:wordWrap/>
        <w:overflowPunct/>
        <w:topLinePunct w:val="0"/>
        <w:autoSpaceDE w:val="0"/>
        <w:autoSpaceDN w:val="0"/>
        <w:bidi w:val="0"/>
        <w:adjustRightInd w:val="0"/>
        <w:snapToGrid w:val="0"/>
        <w:spacing w:line="363" w:lineRule="auto"/>
        <w:ind w:left="0" w:right="0" w:firstLine="0"/>
        <w:jc w:val="both"/>
        <w:textAlignment w:val="baseline"/>
        <w:rPr>
          <w:rFonts w:ascii="宋体" w:hAnsi="宋体" w:eastAsia="宋体" w:cs="宋体"/>
          <w:sz w:val="24"/>
          <w:szCs w:val="24"/>
        </w:rPr>
      </w:pPr>
      <w:r>
        <w:rPr>
          <w:rFonts w:ascii="宋体" w:hAnsi="宋体" w:eastAsia="宋体" w:cs="宋体"/>
          <w:spacing w:val="12"/>
          <w:sz w:val="24"/>
          <w:szCs w:val="24"/>
        </w:rPr>
        <w:t>本合同适用于中华人民共和国法律(香港、澳门特别行政区和台</w:t>
      </w:r>
      <w:r>
        <w:rPr>
          <w:rFonts w:ascii="宋体" w:hAnsi="宋体" w:eastAsia="宋体" w:cs="宋体"/>
          <w:spacing w:val="11"/>
          <w:sz w:val="24"/>
          <w:szCs w:val="24"/>
        </w:rPr>
        <w:t>湾地区的法律除外),因</w:t>
      </w:r>
      <w:r>
        <w:rPr>
          <w:rFonts w:ascii="宋体" w:hAnsi="宋体" w:eastAsia="宋体" w:cs="宋体"/>
          <w:spacing w:val="9"/>
          <w:sz w:val="24"/>
          <w:szCs w:val="24"/>
        </w:rPr>
        <w:t>本合同产生的争议，由当事人双方协商解决。协商不成，则任何一方均可向</w:t>
      </w:r>
      <w:ins w:id="110" w:author="毕晓龙" w:date="2026-02-28T11:01:00Z">
        <w:r>
          <w:rPr>
            <w:rFonts w:hint="eastAsia" w:ascii="宋体" w:hAnsi="宋体" w:eastAsia="宋体" w:cs="宋体"/>
            <w:spacing w:val="9"/>
            <w:sz w:val="24"/>
            <w:szCs w:val="24"/>
            <w:lang w:val="en-US" w:eastAsia="zh-CN"/>
          </w:rPr>
          <w:t>双方</w:t>
        </w:r>
      </w:ins>
      <w:ins w:id="111" w:author="毕晓龙" w:date="2026-02-28T11:01:02Z">
        <w:r>
          <w:rPr>
            <w:rFonts w:hint="eastAsia" w:ascii="宋体" w:hAnsi="宋体" w:eastAsia="宋体" w:cs="宋体"/>
            <w:spacing w:val="9"/>
            <w:sz w:val="24"/>
            <w:szCs w:val="24"/>
            <w:lang w:val="en-US" w:eastAsia="zh-CN"/>
          </w:rPr>
          <w:t>任</w:t>
        </w:r>
      </w:ins>
      <w:ins w:id="112" w:author="毕晓龙" w:date="2026-02-28T11:01:14Z">
        <w:r>
          <w:rPr>
            <w:rFonts w:hint="eastAsia" w:ascii="宋体" w:hAnsi="宋体" w:eastAsia="宋体" w:cs="宋体"/>
            <w:spacing w:val="9"/>
            <w:sz w:val="24"/>
            <w:szCs w:val="24"/>
            <w:lang w:val="en-US" w:eastAsia="zh-CN"/>
          </w:rPr>
          <w:t>意</w:t>
        </w:r>
      </w:ins>
      <w:ins w:id="113" w:author="毕晓龙" w:date="2026-02-28T11:01:05Z">
        <w:r>
          <w:rPr>
            <w:rFonts w:hint="eastAsia" w:ascii="宋体" w:hAnsi="宋体" w:eastAsia="宋体" w:cs="宋体"/>
            <w:spacing w:val="9"/>
            <w:sz w:val="24"/>
            <w:szCs w:val="24"/>
            <w:lang w:val="en-US" w:eastAsia="zh-CN"/>
          </w:rPr>
          <w:t>一方</w:t>
        </w:r>
      </w:ins>
      <w:del w:id="114" w:author="毕晓龙" w:date="2026-02-28T11:00:57Z">
        <w:r>
          <w:rPr>
            <w:rFonts w:hint="default" w:ascii="宋体" w:hAnsi="宋体" w:eastAsia="宋体" w:cs="宋体"/>
            <w:spacing w:val="9"/>
            <w:sz w:val="24"/>
            <w:szCs w:val="24"/>
            <w:lang w:val="en-US"/>
          </w:rPr>
          <w:delText>原</w:delText>
        </w:r>
      </w:del>
      <w:del w:id="115" w:author="毕晓龙" w:date="2026-02-28T11:00:57Z">
        <w:r>
          <w:rPr>
            <w:rFonts w:ascii="宋体" w:hAnsi="宋体" w:eastAsia="宋体" w:cs="宋体"/>
            <w:spacing w:val="9"/>
            <w:sz w:val="24"/>
            <w:szCs w:val="24"/>
          </w:rPr>
          <w:delText>告</w:delText>
        </w:r>
      </w:del>
      <w:r>
        <w:rPr>
          <w:rFonts w:ascii="宋体" w:hAnsi="宋体" w:eastAsia="宋体" w:cs="宋体"/>
          <w:spacing w:val="9"/>
          <w:sz w:val="24"/>
          <w:szCs w:val="24"/>
        </w:rPr>
        <w:t>所在地有管</w:t>
      </w:r>
      <w:r>
        <w:rPr>
          <w:rFonts w:ascii="宋体" w:hAnsi="宋体" w:eastAsia="宋体" w:cs="宋体"/>
          <w:spacing w:val="5"/>
          <w:sz w:val="24"/>
          <w:szCs w:val="24"/>
        </w:rPr>
        <w:t>辖权的人民法院起诉。</w:t>
      </w:r>
    </w:p>
    <w:p w14:paraId="32FD64D4">
      <w:pPr>
        <w:pStyle w:val="9"/>
        <w:keepNext w:val="0"/>
        <w:keepLines w:val="0"/>
        <w:pageBreakBefore w:val="0"/>
        <w:widowControl/>
        <w:kinsoku w:val="0"/>
        <w:wordWrap/>
        <w:overflowPunct/>
        <w:topLinePunct w:val="0"/>
        <w:autoSpaceDE w:val="0"/>
        <w:autoSpaceDN w:val="0"/>
        <w:bidi w:val="0"/>
        <w:adjustRightInd w:val="0"/>
        <w:snapToGrid w:val="0"/>
        <w:spacing w:line="296" w:lineRule="auto"/>
        <w:ind w:left="0" w:right="0" w:firstLine="0"/>
        <w:textAlignment w:val="baseline"/>
        <w:rPr>
          <w:sz w:val="24"/>
          <w:szCs w:val="24"/>
        </w:rPr>
      </w:pPr>
    </w:p>
    <w:p w14:paraId="1B9CD610">
      <w:pPr>
        <w:keepNext w:val="0"/>
        <w:keepLines w:val="0"/>
        <w:pageBreakBefore w:val="0"/>
        <w:widowControl/>
        <w:kinsoku w:val="0"/>
        <w:wordWrap/>
        <w:overflowPunct/>
        <w:topLinePunct w:val="0"/>
        <w:autoSpaceDE w:val="0"/>
        <w:autoSpaceDN w:val="0"/>
        <w:bidi w:val="0"/>
        <w:adjustRightInd w:val="0"/>
        <w:snapToGrid w:val="0"/>
        <w:spacing w:line="221" w:lineRule="auto"/>
        <w:ind w:left="0" w:right="0" w:firstLine="0"/>
        <w:textAlignment w:val="baseline"/>
        <w:outlineLvl w:val="4"/>
        <w:rPr>
          <w:rFonts w:ascii="宋体" w:hAnsi="宋体" w:eastAsia="宋体" w:cs="宋体"/>
          <w:sz w:val="24"/>
          <w:szCs w:val="24"/>
        </w:rPr>
      </w:pPr>
      <w:r>
        <w:rPr>
          <w:rFonts w:ascii="宋体" w:hAnsi="宋体" w:eastAsia="宋体" w:cs="宋体"/>
          <w:b/>
          <w:bCs/>
          <w:spacing w:val="3"/>
          <w:sz w:val="24"/>
          <w:szCs w:val="24"/>
        </w:rPr>
        <w:t>九</w:t>
      </w:r>
      <w:r>
        <w:rPr>
          <w:rFonts w:ascii="宋体" w:hAnsi="宋体" w:eastAsia="宋体" w:cs="宋体"/>
          <w:spacing w:val="-22"/>
          <w:sz w:val="24"/>
          <w:szCs w:val="24"/>
        </w:rPr>
        <w:t xml:space="preserve"> </w:t>
      </w:r>
      <w:r>
        <w:rPr>
          <w:rFonts w:ascii="宋体" w:hAnsi="宋体" w:eastAsia="宋体" w:cs="宋体"/>
          <w:b/>
          <w:bCs/>
          <w:spacing w:val="3"/>
          <w:sz w:val="24"/>
          <w:szCs w:val="24"/>
        </w:rPr>
        <w:t>、</w:t>
      </w:r>
      <w:r>
        <w:rPr>
          <w:rFonts w:ascii="宋体" w:hAnsi="宋体" w:eastAsia="宋体" w:cs="宋体"/>
          <w:spacing w:val="39"/>
          <w:sz w:val="24"/>
          <w:szCs w:val="24"/>
        </w:rPr>
        <w:t xml:space="preserve">  </w:t>
      </w:r>
      <w:r>
        <w:rPr>
          <w:rFonts w:ascii="宋体" w:hAnsi="宋体" w:eastAsia="宋体" w:cs="宋体"/>
          <w:b/>
          <w:bCs/>
          <w:spacing w:val="3"/>
          <w:sz w:val="24"/>
          <w:szCs w:val="24"/>
        </w:rPr>
        <w:t>其它</w:t>
      </w:r>
    </w:p>
    <w:p w14:paraId="79295E1C">
      <w:pPr>
        <w:pStyle w:val="9"/>
        <w:keepNext w:val="0"/>
        <w:keepLines w:val="0"/>
        <w:pageBreakBefore w:val="0"/>
        <w:widowControl/>
        <w:kinsoku w:val="0"/>
        <w:wordWrap/>
        <w:overflowPunct/>
        <w:topLinePunct w:val="0"/>
        <w:autoSpaceDE w:val="0"/>
        <w:autoSpaceDN w:val="0"/>
        <w:bidi w:val="0"/>
        <w:adjustRightInd w:val="0"/>
        <w:snapToGrid w:val="0"/>
        <w:spacing w:line="349" w:lineRule="auto"/>
        <w:ind w:left="0" w:right="0" w:firstLine="0"/>
        <w:textAlignment w:val="baseline"/>
        <w:rPr>
          <w:sz w:val="24"/>
          <w:szCs w:val="24"/>
        </w:rPr>
      </w:pPr>
    </w:p>
    <w:p w14:paraId="38FB432F">
      <w:pPr>
        <w:keepNext w:val="0"/>
        <w:keepLines w:val="0"/>
        <w:pageBreakBefore w:val="0"/>
        <w:widowControl/>
        <w:kinsoku w:val="0"/>
        <w:wordWrap/>
        <w:overflowPunct/>
        <w:topLinePunct w:val="0"/>
        <w:autoSpaceDE w:val="0"/>
        <w:autoSpaceDN w:val="0"/>
        <w:bidi w:val="0"/>
        <w:adjustRightInd w:val="0"/>
        <w:snapToGrid w:val="0"/>
        <w:spacing w:line="348" w:lineRule="auto"/>
        <w:ind w:left="0" w:right="0" w:firstLine="0"/>
        <w:textAlignment w:val="baseline"/>
        <w:rPr>
          <w:rFonts w:ascii="宋体" w:hAnsi="宋体" w:eastAsia="宋体" w:cs="宋体"/>
          <w:sz w:val="24"/>
          <w:szCs w:val="24"/>
        </w:rPr>
      </w:pPr>
      <w:r>
        <w:rPr>
          <w:rFonts w:ascii="宋体" w:hAnsi="宋体" w:eastAsia="宋体" w:cs="宋体"/>
          <w:spacing w:val="8"/>
          <w:sz w:val="24"/>
          <w:szCs w:val="24"/>
        </w:rPr>
        <w:t>(一)本合同项下的附件、乙方提交的产品和技术文件、共同提供给业主方的招投标文件</w:t>
      </w:r>
      <w:r>
        <w:rPr>
          <w:rFonts w:ascii="宋体" w:hAnsi="宋体" w:eastAsia="宋体" w:cs="宋体"/>
          <w:spacing w:val="15"/>
          <w:sz w:val="24"/>
          <w:szCs w:val="24"/>
        </w:rPr>
        <w:t>和答疑文件(如有)为本合同的有效组成部分，与本合同正文具</w:t>
      </w:r>
      <w:r>
        <w:rPr>
          <w:rFonts w:ascii="宋体" w:hAnsi="宋体" w:eastAsia="宋体" w:cs="宋体"/>
          <w:spacing w:val="14"/>
          <w:sz w:val="24"/>
          <w:szCs w:val="24"/>
        </w:rPr>
        <w:t>有同样的法律效力。如本合</w:t>
      </w:r>
      <w:r>
        <w:rPr>
          <w:rFonts w:ascii="宋体" w:hAnsi="宋体" w:eastAsia="宋体" w:cs="宋体"/>
          <w:spacing w:val="8"/>
          <w:sz w:val="24"/>
          <w:szCs w:val="24"/>
        </w:rPr>
        <w:t>同与招标文件、投标文件存在内容不一致的情况，以合同约定内容为准；如本合同未体现招</w:t>
      </w:r>
      <w:r>
        <w:rPr>
          <w:rFonts w:ascii="宋体" w:hAnsi="宋体" w:eastAsia="宋体" w:cs="宋体"/>
          <w:spacing w:val="9"/>
          <w:sz w:val="24"/>
          <w:szCs w:val="24"/>
        </w:rPr>
        <w:t>标文件、投标文件的相关内容，以招标文件、投标文件的要求为准；如投标文件未响应</w:t>
      </w:r>
      <w:r>
        <w:rPr>
          <w:rFonts w:ascii="宋体" w:hAnsi="宋体" w:eastAsia="宋体" w:cs="宋体"/>
          <w:spacing w:val="8"/>
          <w:sz w:val="24"/>
          <w:szCs w:val="24"/>
        </w:rPr>
        <w:t>招标</w:t>
      </w:r>
      <w:r>
        <w:rPr>
          <w:rFonts w:ascii="宋体" w:hAnsi="宋体" w:eastAsia="宋体" w:cs="宋体"/>
          <w:spacing w:val="9"/>
          <w:sz w:val="24"/>
          <w:szCs w:val="24"/>
        </w:rPr>
        <w:t>文件的相关要求，则以招标文件的要求为准。如最终用户方对乙方供货内容涉及调整，经甲</w:t>
      </w:r>
      <w:r>
        <w:rPr>
          <w:rFonts w:ascii="宋体" w:hAnsi="宋体" w:eastAsia="宋体" w:cs="宋体"/>
          <w:spacing w:val="17"/>
          <w:sz w:val="24"/>
          <w:szCs w:val="24"/>
        </w:rPr>
        <w:t xml:space="preserve"> </w:t>
      </w:r>
      <w:r>
        <w:rPr>
          <w:rFonts w:ascii="宋体" w:hAnsi="宋体" w:eastAsia="宋体" w:cs="宋体"/>
          <w:spacing w:val="11"/>
          <w:sz w:val="24"/>
          <w:szCs w:val="24"/>
        </w:rPr>
        <w:t>乙双方协商书面达成一致后乙方应无条件配合，如变更超过</w:t>
      </w:r>
      <w:r>
        <w:rPr>
          <w:rFonts w:ascii="宋体" w:hAnsi="宋体" w:eastAsia="宋体" w:cs="宋体"/>
          <w:spacing w:val="10"/>
          <w:sz w:val="24"/>
          <w:szCs w:val="24"/>
        </w:rPr>
        <w:t>10%的需要双方另行签署补充协</w:t>
      </w:r>
      <w:r>
        <w:rPr>
          <w:rFonts w:ascii="宋体" w:hAnsi="宋体" w:eastAsia="宋体" w:cs="宋体"/>
          <w:spacing w:val="-4"/>
          <w:sz w:val="24"/>
          <w:szCs w:val="24"/>
        </w:rPr>
        <w:t>议。</w:t>
      </w:r>
    </w:p>
    <w:p w14:paraId="5334838E">
      <w:pPr>
        <w:pStyle w:val="9"/>
        <w:keepNext w:val="0"/>
        <w:keepLines w:val="0"/>
        <w:pageBreakBefore w:val="0"/>
        <w:widowControl/>
        <w:kinsoku w:val="0"/>
        <w:wordWrap/>
        <w:overflowPunct/>
        <w:topLinePunct w:val="0"/>
        <w:autoSpaceDE w:val="0"/>
        <w:autoSpaceDN w:val="0"/>
        <w:bidi w:val="0"/>
        <w:adjustRightInd w:val="0"/>
        <w:snapToGrid w:val="0"/>
        <w:spacing w:line="436" w:lineRule="auto"/>
        <w:ind w:left="0" w:right="0" w:firstLine="0"/>
        <w:textAlignment w:val="baseline"/>
        <w:rPr>
          <w:sz w:val="24"/>
          <w:szCs w:val="24"/>
        </w:rPr>
      </w:pPr>
    </w:p>
    <w:p w14:paraId="04E9ACB1">
      <w:pPr>
        <w:keepNext w:val="0"/>
        <w:keepLines w:val="0"/>
        <w:pageBreakBefore w:val="0"/>
        <w:widowControl/>
        <w:kinsoku w:val="0"/>
        <w:wordWrap/>
        <w:overflowPunct/>
        <w:topLinePunct w:val="0"/>
        <w:autoSpaceDE w:val="0"/>
        <w:autoSpaceDN w:val="0"/>
        <w:bidi w:val="0"/>
        <w:adjustRightInd w:val="0"/>
        <w:snapToGrid w:val="0"/>
        <w:spacing w:line="290" w:lineRule="auto"/>
        <w:ind w:left="0" w:right="0" w:firstLine="0"/>
        <w:textAlignment w:val="baseline"/>
        <w:rPr>
          <w:rFonts w:hint="eastAsia" w:ascii="宋体" w:hAnsi="宋体" w:eastAsia="宋体" w:cs="宋体"/>
          <w:sz w:val="24"/>
          <w:szCs w:val="24"/>
          <w:lang w:eastAsia="zh-CN"/>
        </w:rPr>
      </w:pPr>
      <w:r>
        <w:rPr>
          <w:rFonts w:ascii="宋体" w:hAnsi="宋体" w:eastAsia="宋体" w:cs="宋体"/>
          <w:spacing w:val="12"/>
          <w:sz w:val="24"/>
          <w:szCs w:val="24"/>
        </w:rPr>
        <w:t>(二)甲方致力于保障风清气正的商业环境，严厉打击任何有违良好合作氛围的行为，</w:t>
      </w:r>
      <w:r>
        <w:rPr>
          <w:rFonts w:ascii="宋体" w:hAnsi="宋体" w:eastAsia="宋体" w:cs="宋体"/>
          <w:spacing w:val="17"/>
          <w:sz w:val="24"/>
          <w:szCs w:val="24"/>
        </w:rPr>
        <w:t xml:space="preserve"> </w:t>
      </w:r>
      <w:r>
        <w:rPr>
          <w:rFonts w:ascii="宋体" w:hAnsi="宋体" w:eastAsia="宋体" w:cs="宋体"/>
          <w:spacing w:val="2"/>
          <w:sz w:val="24"/>
          <w:szCs w:val="24"/>
        </w:rPr>
        <w:t>甲方统一举报投诉受理渠道：</w:t>
      </w:r>
      <w:r>
        <w:rPr>
          <w:rFonts w:hint="eastAsia" w:ascii="宋体" w:hAnsi="宋体" w:eastAsia="宋体" w:cs="宋体"/>
          <w:spacing w:val="2"/>
          <w:sz w:val="24"/>
          <w:szCs w:val="24"/>
          <w:lang w:eastAsia="zh-CN"/>
        </w:rPr>
        <w:t>【</w:t>
      </w:r>
      <w:r>
        <w:rPr>
          <w:rFonts w:hint="eastAsia" w:ascii="宋体" w:hAnsi="宋体" w:eastAsia="宋体" w:cs="宋体"/>
          <w:spacing w:val="2"/>
          <w:sz w:val="24"/>
          <w:szCs w:val="24"/>
          <w:lang w:val="en-US" w:eastAsia="zh-CN"/>
        </w:rPr>
        <w:t xml:space="preserve"> </w:t>
      </w:r>
      <w:r>
        <w:rPr>
          <w:rFonts w:hint="eastAsia" w:ascii="宋体" w:hAnsi="宋体" w:eastAsia="宋体" w:cs="宋体"/>
          <w:spacing w:val="2"/>
          <w:sz w:val="24"/>
          <w:szCs w:val="24"/>
          <w:lang w:eastAsia="zh-CN"/>
        </w:rPr>
        <w:t>】</w:t>
      </w:r>
    </w:p>
    <w:p w14:paraId="62B9EA0A">
      <w:pPr>
        <w:pStyle w:val="9"/>
        <w:keepNext w:val="0"/>
        <w:keepLines w:val="0"/>
        <w:pageBreakBefore w:val="0"/>
        <w:widowControl/>
        <w:kinsoku w:val="0"/>
        <w:wordWrap/>
        <w:overflowPunct/>
        <w:topLinePunct w:val="0"/>
        <w:autoSpaceDE w:val="0"/>
        <w:autoSpaceDN w:val="0"/>
        <w:bidi w:val="0"/>
        <w:adjustRightInd w:val="0"/>
        <w:snapToGrid w:val="0"/>
        <w:spacing w:line="398" w:lineRule="auto"/>
        <w:ind w:left="0" w:right="0" w:firstLine="0"/>
        <w:textAlignment w:val="baseline"/>
        <w:rPr>
          <w:sz w:val="24"/>
          <w:szCs w:val="24"/>
        </w:rPr>
      </w:pPr>
    </w:p>
    <w:p w14:paraId="6774218F">
      <w:pPr>
        <w:pStyle w:val="9"/>
        <w:keepNext w:val="0"/>
        <w:keepLines w:val="0"/>
        <w:pageBreakBefore w:val="0"/>
        <w:widowControl/>
        <w:kinsoku w:val="0"/>
        <w:wordWrap/>
        <w:overflowPunct/>
        <w:topLinePunct w:val="0"/>
        <w:autoSpaceDE w:val="0"/>
        <w:autoSpaceDN w:val="0"/>
        <w:bidi w:val="0"/>
        <w:adjustRightInd w:val="0"/>
        <w:snapToGrid w:val="0"/>
        <w:spacing w:line="256" w:lineRule="auto"/>
        <w:ind w:left="0" w:right="0" w:firstLine="0"/>
        <w:textAlignment w:val="baseline"/>
        <w:rPr>
          <w:sz w:val="24"/>
          <w:szCs w:val="24"/>
        </w:rPr>
      </w:pPr>
    </w:p>
    <w:p w14:paraId="580A88A8">
      <w:pPr>
        <w:keepNext w:val="0"/>
        <w:keepLines w:val="0"/>
        <w:pageBreakBefore w:val="0"/>
        <w:widowControl/>
        <w:kinsoku w:val="0"/>
        <w:wordWrap/>
        <w:overflowPunct/>
        <w:topLinePunct w:val="0"/>
        <w:autoSpaceDE w:val="0"/>
        <w:autoSpaceDN w:val="0"/>
        <w:bidi w:val="0"/>
        <w:adjustRightInd w:val="0"/>
        <w:snapToGrid w:val="0"/>
        <w:spacing w:line="220" w:lineRule="auto"/>
        <w:ind w:left="0" w:right="0" w:firstLine="0"/>
        <w:textAlignment w:val="baseline"/>
        <w:rPr>
          <w:rFonts w:ascii="宋体" w:hAnsi="宋体" w:eastAsia="宋体" w:cs="宋体"/>
          <w:sz w:val="24"/>
          <w:szCs w:val="24"/>
        </w:rPr>
      </w:pPr>
      <w:r>
        <w:rPr>
          <w:rFonts w:ascii="宋体" w:hAnsi="宋体" w:eastAsia="宋体" w:cs="宋体"/>
          <w:spacing w:val="27"/>
          <w:sz w:val="24"/>
          <w:szCs w:val="24"/>
          <w:u w:val="single" w:color="auto"/>
        </w:rPr>
        <w:t>(以下无正文)</w:t>
      </w:r>
    </w:p>
    <w:p w14:paraId="3B4D776A">
      <w:pPr>
        <w:keepNext w:val="0"/>
        <w:keepLines w:val="0"/>
        <w:pageBreakBefore w:val="0"/>
        <w:widowControl/>
        <w:kinsoku w:val="0"/>
        <w:wordWrap/>
        <w:overflowPunct/>
        <w:topLinePunct w:val="0"/>
        <w:autoSpaceDE w:val="0"/>
        <w:autoSpaceDN w:val="0"/>
        <w:bidi w:val="0"/>
        <w:adjustRightInd w:val="0"/>
        <w:snapToGrid w:val="0"/>
        <w:spacing w:line="220" w:lineRule="auto"/>
        <w:ind w:left="0" w:right="0" w:firstLine="0"/>
        <w:textAlignment w:val="baseline"/>
        <w:rPr>
          <w:rFonts w:ascii="宋体" w:hAnsi="宋体" w:eastAsia="宋体" w:cs="宋体"/>
          <w:sz w:val="24"/>
          <w:szCs w:val="24"/>
        </w:rPr>
        <w:sectPr>
          <w:footerReference r:id="rId10" w:type="default"/>
          <w:pgSz w:w="11910" w:h="16840"/>
          <w:pgMar w:top="1440" w:right="1800" w:bottom="1440" w:left="1800" w:header="0" w:footer="1017" w:gutter="0"/>
          <w:cols w:space="720" w:num="1"/>
        </w:sectPr>
      </w:pPr>
    </w:p>
    <w:p w14:paraId="30E1D6DE">
      <w:pPr>
        <w:pStyle w:val="9"/>
        <w:keepNext w:val="0"/>
        <w:keepLines w:val="0"/>
        <w:pageBreakBefore w:val="0"/>
        <w:widowControl/>
        <w:kinsoku w:val="0"/>
        <w:wordWrap/>
        <w:overflowPunct/>
        <w:topLinePunct w:val="0"/>
        <w:autoSpaceDE w:val="0"/>
        <w:autoSpaceDN w:val="0"/>
        <w:bidi w:val="0"/>
        <w:adjustRightInd w:val="0"/>
        <w:snapToGrid w:val="0"/>
        <w:spacing w:line="426" w:lineRule="auto"/>
        <w:ind w:left="0" w:right="0" w:firstLine="0"/>
        <w:textAlignment w:val="baseline"/>
        <w:rPr>
          <w:sz w:val="24"/>
          <w:szCs w:val="24"/>
        </w:rPr>
      </w:pPr>
    </w:p>
    <w:p w14:paraId="3B747FC3">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z w:val="24"/>
          <w:szCs w:val="24"/>
        </w:rPr>
      </w:pPr>
      <w:r>
        <w:rPr>
          <w:rFonts w:ascii="宋体" w:hAnsi="宋体" w:eastAsia="宋体" w:cs="宋体"/>
          <w:spacing w:val="6"/>
          <w:sz w:val="24"/>
          <w:szCs w:val="24"/>
        </w:rPr>
        <w:t>甲方：</w:t>
      </w:r>
      <w:r>
        <w:rPr>
          <w:rFonts w:hint="eastAsia" w:ascii="宋体" w:hAnsi="宋体" w:eastAsia="宋体" w:cs="宋体"/>
          <w:spacing w:val="6"/>
          <w:sz w:val="24"/>
          <w:szCs w:val="24"/>
          <w:lang w:eastAsia="zh-CN"/>
        </w:rPr>
        <w:t>【</w:t>
      </w:r>
      <w:r>
        <w:rPr>
          <w:rFonts w:hint="eastAsia" w:ascii="宋体" w:hAnsi="宋体" w:eastAsia="宋体" w:cs="宋体"/>
          <w:spacing w:val="6"/>
          <w:sz w:val="24"/>
          <w:szCs w:val="24"/>
          <w:lang w:val="en-US" w:eastAsia="zh-CN"/>
        </w:rPr>
        <w:t xml:space="preserve">  </w:t>
      </w:r>
      <w:r>
        <w:rPr>
          <w:rFonts w:hint="eastAsia" w:ascii="宋体" w:hAnsi="宋体" w:eastAsia="宋体" w:cs="宋体"/>
          <w:spacing w:val="6"/>
          <w:sz w:val="24"/>
          <w:szCs w:val="24"/>
          <w:lang w:eastAsia="zh-CN"/>
        </w:rPr>
        <w:t>】</w:t>
      </w:r>
      <w:r>
        <w:rPr>
          <w:rFonts w:ascii="宋体" w:hAnsi="宋体" w:eastAsia="宋体" w:cs="宋体"/>
          <w:spacing w:val="6"/>
          <w:sz w:val="24"/>
          <w:szCs w:val="24"/>
        </w:rPr>
        <w:t>公司</w:t>
      </w:r>
    </w:p>
    <w:p w14:paraId="379BA6F3">
      <w:pPr>
        <w:pStyle w:val="9"/>
        <w:keepNext w:val="0"/>
        <w:keepLines w:val="0"/>
        <w:pageBreakBefore w:val="0"/>
        <w:widowControl/>
        <w:kinsoku w:val="0"/>
        <w:wordWrap/>
        <w:overflowPunct/>
        <w:topLinePunct w:val="0"/>
        <w:autoSpaceDE w:val="0"/>
        <w:autoSpaceDN w:val="0"/>
        <w:bidi w:val="0"/>
        <w:adjustRightInd w:val="0"/>
        <w:snapToGrid w:val="0"/>
        <w:ind w:left="0" w:right="0" w:firstLine="0"/>
        <w:textAlignment w:val="baseline"/>
        <w:rPr>
          <w:sz w:val="24"/>
          <w:szCs w:val="24"/>
        </w:rPr>
      </w:pPr>
    </w:p>
    <w:p w14:paraId="63CD44B2">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z w:val="24"/>
          <w:szCs w:val="24"/>
        </w:rPr>
      </w:pPr>
      <w:r>
        <w:rPr>
          <w:rFonts w:ascii="宋体" w:hAnsi="宋体" w:eastAsia="宋体" w:cs="宋体"/>
          <w:spacing w:val="33"/>
          <w:sz w:val="24"/>
          <w:szCs w:val="24"/>
        </w:rPr>
        <w:t>公司(印章)</w:t>
      </w:r>
    </w:p>
    <w:p w14:paraId="0A7A2D7F">
      <w:pPr>
        <w:pStyle w:val="9"/>
        <w:keepNext w:val="0"/>
        <w:keepLines w:val="0"/>
        <w:pageBreakBefore w:val="0"/>
        <w:widowControl/>
        <w:kinsoku w:val="0"/>
        <w:wordWrap/>
        <w:overflowPunct/>
        <w:topLinePunct w:val="0"/>
        <w:autoSpaceDE w:val="0"/>
        <w:autoSpaceDN w:val="0"/>
        <w:bidi w:val="0"/>
        <w:adjustRightInd w:val="0"/>
        <w:snapToGrid w:val="0"/>
        <w:spacing w:line="302" w:lineRule="auto"/>
        <w:ind w:left="0" w:right="0" w:firstLine="0"/>
        <w:textAlignment w:val="baseline"/>
        <w:rPr>
          <w:sz w:val="24"/>
          <w:szCs w:val="24"/>
        </w:rPr>
      </w:pPr>
    </w:p>
    <w:p w14:paraId="4478D3B7">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z w:val="24"/>
          <w:szCs w:val="24"/>
        </w:rPr>
      </w:pPr>
      <w:r>
        <w:rPr>
          <w:sz w:val="24"/>
          <w:szCs w:val="24"/>
        </w:rPr>
        <w:drawing>
          <wp:anchor distT="0" distB="0" distL="0" distR="0" simplePos="0" relativeHeight="251659264" behindDoc="0" locked="0" layoutInCell="1" allowOverlap="1">
            <wp:simplePos x="0" y="0"/>
            <wp:positionH relativeFrom="column">
              <wp:posOffset>1174115</wp:posOffset>
            </wp:positionH>
            <wp:positionV relativeFrom="paragraph">
              <wp:posOffset>186055</wp:posOffset>
            </wp:positionV>
            <wp:extent cx="940435" cy="698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4"/>
                    <a:stretch>
                      <a:fillRect/>
                    </a:stretch>
                  </pic:blipFill>
                  <pic:spPr>
                    <a:xfrm>
                      <a:off x="0" y="0"/>
                      <a:ext cx="940271" cy="7302"/>
                    </a:xfrm>
                    <a:prstGeom prst="rect">
                      <a:avLst/>
                    </a:prstGeom>
                  </pic:spPr>
                </pic:pic>
              </a:graphicData>
            </a:graphic>
          </wp:anchor>
        </w:drawing>
      </w:r>
      <w:r>
        <w:rPr>
          <w:rFonts w:ascii="宋体" w:hAnsi="宋体" w:eastAsia="宋体" w:cs="宋体"/>
          <w:spacing w:val="-13"/>
          <w:sz w:val="24"/>
          <w:szCs w:val="24"/>
        </w:rPr>
        <w:t>代</w:t>
      </w:r>
      <w:r>
        <w:rPr>
          <w:rFonts w:ascii="宋体" w:hAnsi="宋体" w:eastAsia="宋体" w:cs="宋体"/>
          <w:spacing w:val="-40"/>
          <w:sz w:val="24"/>
          <w:szCs w:val="24"/>
        </w:rPr>
        <w:t xml:space="preserve"> </w:t>
      </w:r>
      <w:r>
        <w:rPr>
          <w:rFonts w:ascii="宋体" w:hAnsi="宋体" w:eastAsia="宋体" w:cs="宋体"/>
          <w:spacing w:val="-13"/>
          <w:sz w:val="24"/>
          <w:szCs w:val="24"/>
        </w:rPr>
        <w:t>表 (</w:t>
      </w:r>
      <w:r>
        <w:rPr>
          <w:rFonts w:ascii="宋体" w:hAnsi="宋体" w:eastAsia="宋体" w:cs="宋体"/>
          <w:spacing w:val="-42"/>
          <w:sz w:val="24"/>
          <w:szCs w:val="24"/>
        </w:rPr>
        <w:t xml:space="preserve"> </w:t>
      </w:r>
      <w:r>
        <w:rPr>
          <w:rFonts w:ascii="宋体" w:hAnsi="宋体" w:eastAsia="宋体" w:cs="宋体"/>
          <w:spacing w:val="-13"/>
          <w:sz w:val="24"/>
          <w:szCs w:val="24"/>
        </w:rPr>
        <w:t>签</w:t>
      </w:r>
      <w:r>
        <w:rPr>
          <w:rFonts w:ascii="宋体" w:hAnsi="宋体" w:eastAsia="宋体" w:cs="宋体"/>
          <w:spacing w:val="-42"/>
          <w:sz w:val="24"/>
          <w:szCs w:val="24"/>
        </w:rPr>
        <w:t xml:space="preserve"> </w:t>
      </w:r>
      <w:r>
        <w:rPr>
          <w:rFonts w:ascii="宋体" w:hAnsi="宋体" w:eastAsia="宋体" w:cs="宋体"/>
          <w:spacing w:val="-13"/>
          <w:sz w:val="24"/>
          <w:szCs w:val="24"/>
        </w:rPr>
        <w:t>字</w:t>
      </w:r>
      <w:r>
        <w:rPr>
          <w:rFonts w:ascii="宋体" w:hAnsi="宋体" w:eastAsia="宋体" w:cs="宋体"/>
          <w:spacing w:val="-41"/>
          <w:sz w:val="24"/>
          <w:szCs w:val="24"/>
        </w:rPr>
        <w:t xml:space="preserve"> </w:t>
      </w:r>
      <w:r>
        <w:rPr>
          <w:rFonts w:ascii="宋体" w:hAnsi="宋体" w:eastAsia="宋体" w:cs="宋体"/>
          <w:spacing w:val="-13"/>
          <w:sz w:val="24"/>
          <w:szCs w:val="24"/>
        </w:rPr>
        <w:t>)</w:t>
      </w:r>
    </w:p>
    <w:p w14:paraId="56DFBB96">
      <w:pPr>
        <w:pStyle w:val="9"/>
        <w:keepNext w:val="0"/>
        <w:keepLines w:val="0"/>
        <w:pageBreakBefore w:val="0"/>
        <w:widowControl/>
        <w:kinsoku w:val="0"/>
        <w:wordWrap/>
        <w:overflowPunct/>
        <w:topLinePunct w:val="0"/>
        <w:autoSpaceDE w:val="0"/>
        <w:autoSpaceDN w:val="0"/>
        <w:bidi w:val="0"/>
        <w:adjustRightInd w:val="0"/>
        <w:snapToGrid w:val="0"/>
        <w:spacing w:line="243" w:lineRule="auto"/>
        <w:ind w:left="0" w:right="0" w:firstLine="0"/>
        <w:textAlignment w:val="baseline"/>
        <w:rPr>
          <w:sz w:val="24"/>
          <w:szCs w:val="24"/>
        </w:rPr>
      </w:pPr>
    </w:p>
    <w:p w14:paraId="60F5789F">
      <w:pPr>
        <w:pStyle w:val="9"/>
        <w:keepNext w:val="0"/>
        <w:keepLines w:val="0"/>
        <w:pageBreakBefore w:val="0"/>
        <w:widowControl/>
        <w:kinsoku w:val="0"/>
        <w:wordWrap/>
        <w:overflowPunct/>
        <w:topLinePunct w:val="0"/>
        <w:autoSpaceDE w:val="0"/>
        <w:autoSpaceDN w:val="0"/>
        <w:bidi w:val="0"/>
        <w:adjustRightInd w:val="0"/>
        <w:snapToGrid w:val="0"/>
        <w:spacing w:line="243" w:lineRule="auto"/>
        <w:ind w:left="0" w:right="0" w:firstLine="0"/>
        <w:textAlignment w:val="baseline"/>
        <w:rPr>
          <w:sz w:val="24"/>
          <w:szCs w:val="24"/>
        </w:rPr>
      </w:pPr>
    </w:p>
    <w:p w14:paraId="5A7A066D">
      <w:pPr>
        <w:pStyle w:val="9"/>
        <w:keepNext w:val="0"/>
        <w:keepLines w:val="0"/>
        <w:pageBreakBefore w:val="0"/>
        <w:widowControl/>
        <w:kinsoku w:val="0"/>
        <w:wordWrap/>
        <w:overflowPunct/>
        <w:topLinePunct w:val="0"/>
        <w:autoSpaceDE w:val="0"/>
        <w:autoSpaceDN w:val="0"/>
        <w:bidi w:val="0"/>
        <w:adjustRightInd w:val="0"/>
        <w:snapToGrid w:val="0"/>
        <w:spacing w:line="14" w:lineRule="auto"/>
        <w:ind w:left="0" w:right="0" w:firstLine="0"/>
        <w:textAlignment w:val="baseline"/>
        <w:rPr>
          <w:sz w:val="24"/>
          <w:szCs w:val="24"/>
        </w:rPr>
      </w:pPr>
      <w:r>
        <w:rPr>
          <w:sz w:val="24"/>
          <w:szCs w:val="24"/>
        </w:rPr>
        <w:br w:type="column"/>
      </w:r>
    </w:p>
    <w:p w14:paraId="613128E2">
      <w:pPr>
        <w:pStyle w:val="9"/>
        <w:keepNext w:val="0"/>
        <w:keepLines w:val="0"/>
        <w:pageBreakBefore w:val="0"/>
        <w:widowControl/>
        <w:kinsoku w:val="0"/>
        <w:wordWrap/>
        <w:overflowPunct/>
        <w:topLinePunct w:val="0"/>
        <w:autoSpaceDE w:val="0"/>
        <w:autoSpaceDN w:val="0"/>
        <w:bidi w:val="0"/>
        <w:adjustRightInd w:val="0"/>
        <w:snapToGrid w:val="0"/>
        <w:spacing w:line="426" w:lineRule="auto"/>
        <w:ind w:left="0" w:right="0" w:firstLine="0"/>
        <w:textAlignment w:val="baseline"/>
        <w:rPr>
          <w:sz w:val="24"/>
          <w:szCs w:val="24"/>
        </w:rPr>
      </w:pPr>
    </w:p>
    <w:p w14:paraId="6684CBEB">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hint="eastAsia" w:ascii="宋体" w:hAnsi="宋体" w:eastAsia="宋体" w:cs="宋体"/>
          <w:sz w:val="24"/>
          <w:szCs w:val="24"/>
          <w:lang w:eastAsia="zh-CN"/>
        </w:rPr>
      </w:pPr>
      <w:r>
        <w:rPr>
          <w:rFonts w:ascii="宋体" w:hAnsi="宋体" w:eastAsia="宋体" w:cs="宋体"/>
          <w:spacing w:val="8"/>
          <w:sz w:val="24"/>
          <w:szCs w:val="24"/>
        </w:rPr>
        <w:t>乙方：</w:t>
      </w:r>
      <w:r>
        <w:rPr>
          <w:rFonts w:hint="eastAsia" w:ascii="宋体" w:hAnsi="宋体" w:eastAsia="宋体" w:cs="宋体"/>
          <w:spacing w:val="8"/>
          <w:sz w:val="24"/>
          <w:szCs w:val="24"/>
          <w:lang w:eastAsia="zh-CN"/>
        </w:rPr>
        <w:t>【</w:t>
      </w:r>
      <w:r>
        <w:rPr>
          <w:rFonts w:hint="eastAsia" w:ascii="宋体" w:hAnsi="宋体" w:eastAsia="宋体" w:cs="宋体"/>
          <w:spacing w:val="8"/>
          <w:sz w:val="24"/>
          <w:szCs w:val="24"/>
          <w:lang w:val="en-US" w:eastAsia="zh-CN"/>
        </w:rPr>
        <w:t xml:space="preserve">    </w:t>
      </w:r>
      <w:r>
        <w:rPr>
          <w:rFonts w:hint="eastAsia" w:ascii="宋体" w:hAnsi="宋体" w:eastAsia="宋体" w:cs="宋体"/>
          <w:spacing w:val="8"/>
          <w:sz w:val="24"/>
          <w:szCs w:val="24"/>
          <w:lang w:eastAsia="zh-CN"/>
        </w:rPr>
        <w:t>】</w:t>
      </w:r>
    </w:p>
    <w:p w14:paraId="0DE69B6E">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z w:val="24"/>
          <w:szCs w:val="24"/>
        </w:rPr>
      </w:pPr>
      <w:r>
        <w:rPr>
          <w:rFonts w:ascii="宋体" w:hAnsi="宋体" w:eastAsia="宋体" w:cs="宋体"/>
          <w:spacing w:val="-20"/>
          <w:sz w:val="24"/>
          <w:szCs w:val="24"/>
        </w:rPr>
        <w:t>公</w:t>
      </w:r>
      <w:r>
        <w:rPr>
          <w:rFonts w:ascii="宋体" w:hAnsi="宋体" w:eastAsia="宋体" w:cs="宋体"/>
          <w:spacing w:val="-44"/>
          <w:sz w:val="24"/>
          <w:szCs w:val="24"/>
        </w:rPr>
        <w:t xml:space="preserve"> </w:t>
      </w:r>
      <w:r>
        <w:rPr>
          <w:rFonts w:ascii="宋体" w:hAnsi="宋体" w:eastAsia="宋体" w:cs="宋体"/>
          <w:spacing w:val="-20"/>
          <w:sz w:val="24"/>
          <w:szCs w:val="24"/>
        </w:rPr>
        <w:t>司 (</w:t>
      </w:r>
      <w:r>
        <w:rPr>
          <w:rFonts w:ascii="宋体" w:hAnsi="宋体" w:eastAsia="宋体" w:cs="宋体"/>
          <w:spacing w:val="-35"/>
          <w:sz w:val="24"/>
          <w:szCs w:val="24"/>
        </w:rPr>
        <w:t xml:space="preserve"> </w:t>
      </w:r>
      <w:r>
        <w:rPr>
          <w:rFonts w:ascii="宋体" w:hAnsi="宋体" w:eastAsia="宋体" w:cs="宋体"/>
          <w:spacing w:val="-20"/>
          <w:sz w:val="24"/>
          <w:szCs w:val="24"/>
        </w:rPr>
        <w:t>印</w:t>
      </w:r>
      <w:r>
        <w:rPr>
          <w:rFonts w:ascii="宋体" w:hAnsi="宋体" w:eastAsia="宋体" w:cs="宋体"/>
          <w:spacing w:val="-45"/>
          <w:sz w:val="24"/>
          <w:szCs w:val="24"/>
        </w:rPr>
        <w:t xml:space="preserve"> </w:t>
      </w:r>
      <w:r>
        <w:rPr>
          <w:rFonts w:ascii="宋体" w:hAnsi="宋体" w:eastAsia="宋体" w:cs="宋体"/>
          <w:spacing w:val="-20"/>
          <w:sz w:val="24"/>
          <w:szCs w:val="24"/>
        </w:rPr>
        <w:t>章</w:t>
      </w:r>
      <w:r>
        <w:rPr>
          <w:rFonts w:ascii="宋体" w:hAnsi="宋体" w:eastAsia="宋体" w:cs="宋体"/>
          <w:spacing w:val="-52"/>
          <w:sz w:val="24"/>
          <w:szCs w:val="24"/>
        </w:rPr>
        <w:t xml:space="preserve"> </w:t>
      </w:r>
      <w:r>
        <w:rPr>
          <w:rFonts w:ascii="宋体" w:hAnsi="宋体" w:eastAsia="宋体" w:cs="宋体"/>
          <w:spacing w:val="-20"/>
          <w:sz w:val="24"/>
          <w:szCs w:val="24"/>
        </w:rPr>
        <w:t>)</w:t>
      </w:r>
    </w:p>
    <w:p w14:paraId="38AEF83B">
      <w:pPr>
        <w:pStyle w:val="9"/>
        <w:keepNext w:val="0"/>
        <w:keepLines w:val="0"/>
        <w:pageBreakBefore w:val="0"/>
        <w:widowControl/>
        <w:kinsoku w:val="0"/>
        <w:wordWrap/>
        <w:overflowPunct/>
        <w:topLinePunct w:val="0"/>
        <w:autoSpaceDE w:val="0"/>
        <w:autoSpaceDN w:val="0"/>
        <w:bidi w:val="0"/>
        <w:adjustRightInd w:val="0"/>
        <w:snapToGrid w:val="0"/>
        <w:spacing w:line="263" w:lineRule="auto"/>
        <w:ind w:left="0" w:right="0" w:firstLine="0"/>
        <w:textAlignment w:val="baseline"/>
        <w:rPr>
          <w:sz w:val="24"/>
          <w:szCs w:val="24"/>
        </w:rPr>
      </w:pPr>
    </w:p>
    <w:p w14:paraId="6C598666">
      <w:pPr>
        <w:pStyle w:val="9"/>
        <w:keepNext w:val="0"/>
        <w:keepLines w:val="0"/>
        <w:pageBreakBefore w:val="0"/>
        <w:widowControl/>
        <w:kinsoku w:val="0"/>
        <w:wordWrap/>
        <w:overflowPunct/>
        <w:topLinePunct w:val="0"/>
        <w:autoSpaceDE w:val="0"/>
        <w:autoSpaceDN w:val="0"/>
        <w:bidi w:val="0"/>
        <w:adjustRightInd w:val="0"/>
        <w:snapToGrid w:val="0"/>
        <w:spacing w:line="263" w:lineRule="auto"/>
        <w:ind w:left="0" w:right="0" w:firstLine="0"/>
        <w:textAlignment w:val="baseline"/>
        <w:rPr>
          <w:sz w:val="24"/>
          <w:szCs w:val="24"/>
        </w:rPr>
      </w:pPr>
    </w:p>
    <w:p w14:paraId="602B6553">
      <w:pPr>
        <w:pStyle w:val="9"/>
        <w:keepNext w:val="0"/>
        <w:keepLines w:val="0"/>
        <w:pageBreakBefore w:val="0"/>
        <w:widowControl/>
        <w:kinsoku w:val="0"/>
        <w:wordWrap/>
        <w:overflowPunct/>
        <w:topLinePunct w:val="0"/>
        <w:autoSpaceDE w:val="0"/>
        <w:autoSpaceDN w:val="0"/>
        <w:bidi w:val="0"/>
        <w:adjustRightInd w:val="0"/>
        <w:snapToGrid w:val="0"/>
        <w:spacing w:line="263" w:lineRule="auto"/>
        <w:ind w:left="0" w:right="0" w:firstLine="0"/>
        <w:textAlignment w:val="baseline"/>
        <w:rPr>
          <w:sz w:val="24"/>
          <w:szCs w:val="24"/>
        </w:rPr>
      </w:pPr>
    </w:p>
    <w:p w14:paraId="7B8C4773">
      <w:pPr>
        <w:keepNext w:val="0"/>
        <w:keepLines w:val="0"/>
        <w:pageBreakBefore w:val="0"/>
        <w:widowControl/>
        <w:kinsoku w:val="0"/>
        <w:wordWrap/>
        <w:overflowPunct/>
        <w:topLinePunct w:val="0"/>
        <w:autoSpaceDE w:val="0"/>
        <w:autoSpaceDN w:val="0"/>
        <w:bidi w:val="0"/>
        <w:adjustRightInd w:val="0"/>
        <w:snapToGrid w:val="0"/>
        <w:spacing w:line="220" w:lineRule="auto"/>
        <w:ind w:left="0" w:right="0" w:firstLine="0"/>
        <w:textAlignment w:val="baseline"/>
        <w:rPr>
          <w:rFonts w:ascii="宋体" w:hAnsi="宋体" w:eastAsia="宋体" w:cs="宋体"/>
          <w:sz w:val="24"/>
          <w:szCs w:val="24"/>
        </w:rPr>
      </w:pPr>
      <w:r>
        <w:rPr>
          <w:rFonts w:ascii="宋体" w:hAnsi="宋体" w:eastAsia="宋体" w:cs="宋体"/>
          <w:spacing w:val="-2"/>
          <w:sz w:val="24"/>
          <w:szCs w:val="24"/>
        </w:rPr>
        <w:t>日期</w:t>
      </w:r>
    </w:p>
    <w:p w14:paraId="01A895EB">
      <w:pPr>
        <w:keepNext w:val="0"/>
        <w:keepLines w:val="0"/>
        <w:pageBreakBefore w:val="0"/>
        <w:widowControl/>
        <w:kinsoku w:val="0"/>
        <w:wordWrap/>
        <w:overflowPunct/>
        <w:topLinePunct w:val="0"/>
        <w:autoSpaceDE w:val="0"/>
        <w:autoSpaceDN w:val="0"/>
        <w:bidi w:val="0"/>
        <w:adjustRightInd w:val="0"/>
        <w:snapToGrid w:val="0"/>
        <w:spacing w:line="220" w:lineRule="auto"/>
        <w:ind w:left="0" w:right="0" w:firstLine="0"/>
        <w:textAlignment w:val="baseline"/>
        <w:rPr>
          <w:rFonts w:ascii="宋体" w:hAnsi="宋体" w:eastAsia="宋体" w:cs="宋体"/>
          <w:sz w:val="24"/>
          <w:szCs w:val="24"/>
        </w:rPr>
        <w:sectPr>
          <w:footerReference r:id="rId11" w:type="default"/>
          <w:pgSz w:w="11910" w:h="16840"/>
          <w:pgMar w:top="1440" w:right="1800" w:bottom="1440" w:left="1800" w:header="0" w:footer="1047" w:gutter="0"/>
          <w:cols w:equalWidth="0" w:num="2">
            <w:col w:w="4000" w:space="100"/>
            <w:col w:w="4210"/>
          </w:cols>
        </w:sectPr>
      </w:pPr>
    </w:p>
    <w:p w14:paraId="57D7526B">
      <w:pPr>
        <w:pStyle w:val="9"/>
        <w:keepNext w:val="0"/>
        <w:keepLines w:val="0"/>
        <w:pageBreakBefore w:val="0"/>
        <w:widowControl/>
        <w:kinsoku w:val="0"/>
        <w:wordWrap/>
        <w:overflowPunct/>
        <w:topLinePunct w:val="0"/>
        <w:autoSpaceDE w:val="0"/>
        <w:autoSpaceDN w:val="0"/>
        <w:bidi w:val="0"/>
        <w:adjustRightInd w:val="0"/>
        <w:snapToGrid w:val="0"/>
        <w:spacing w:line="345" w:lineRule="auto"/>
        <w:ind w:left="0" w:right="0" w:firstLine="0"/>
        <w:textAlignment w:val="baseline"/>
        <w:rPr>
          <w:sz w:val="24"/>
          <w:szCs w:val="24"/>
        </w:rPr>
      </w:pPr>
    </w:p>
    <w:p w14:paraId="6D582393">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z w:val="24"/>
          <w:szCs w:val="24"/>
        </w:rPr>
      </w:pPr>
      <w:r>
        <w:rPr>
          <w:rFonts w:ascii="宋体" w:hAnsi="宋体" w:eastAsia="宋体" w:cs="宋体"/>
          <w:spacing w:val="16"/>
          <w:sz w:val="24"/>
          <w:szCs w:val="24"/>
          <w:u w:val="single" w:color="auto"/>
        </w:rPr>
        <w:t>附件1:产品清单</w:t>
      </w:r>
    </w:p>
    <w:p w14:paraId="65F882E0">
      <w:pPr>
        <w:keepNext w:val="0"/>
        <w:keepLines w:val="0"/>
        <w:pageBreakBefore w:val="0"/>
        <w:widowControl/>
        <w:numPr>
          <w:ilvl w:val="0"/>
          <w:numId w:val="2"/>
        </w:numPr>
        <w:kinsoku w:val="0"/>
        <w:wordWrap/>
        <w:overflowPunct/>
        <w:topLinePunct w:val="0"/>
        <w:autoSpaceDE w:val="0"/>
        <w:autoSpaceDN w:val="0"/>
        <w:bidi w:val="0"/>
        <w:adjustRightInd w:val="0"/>
        <w:snapToGrid w:val="0"/>
        <w:spacing w:line="218" w:lineRule="auto"/>
        <w:ind w:left="0" w:right="0" w:firstLine="0"/>
        <w:jc w:val="left"/>
        <w:textAlignment w:val="baseline"/>
        <w:rPr>
          <w:rFonts w:ascii="宋体" w:hAnsi="宋体" w:eastAsia="宋体" w:cs="宋体"/>
          <w:spacing w:val="-1"/>
          <w:sz w:val="24"/>
          <w:szCs w:val="24"/>
        </w:rPr>
      </w:pPr>
      <w:r>
        <w:rPr>
          <w:rFonts w:ascii="宋体" w:hAnsi="宋体" w:eastAsia="宋体" w:cs="宋体"/>
          <w:sz w:val="24"/>
          <w:szCs w:val="24"/>
        </w:rPr>
        <w:t>乙方提供本项目的软件产品的名称、型号、数量、价格、质量约</w:t>
      </w:r>
      <w:r>
        <w:rPr>
          <w:rFonts w:ascii="宋体" w:hAnsi="宋体" w:eastAsia="宋体" w:cs="宋体"/>
          <w:spacing w:val="-1"/>
          <w:sz w:val="24"/>
          <w:szCs w:val="24"/>
        </w:rPr>
        <w:t>定详见下表：</w:t>
      </w:r>
    </w:p>
    <w:p w14:paraId="66CF3BB0">
      <w:pPr>
        <w:pStyle w:val="2"/>
        <w:widowControl w:val="0"/>
        <w:numPr>
          <w:ilvl w:val="0"/>
          <w:numId w:val="0"/>
        </w:numPr>
        <w:jc w:val="left"/>
        <w:rPr>
          <w:rFonts w:hint="eastAsia" w:eastAsia="宋体"/>
          <w:sz w:val="24"/>
          <w:szCs w:val="24"/>
          <w:lang w:eastAsia="zh-CN"/>
        </w:rPr>
      </w:pPr>
    </w:p>
    <w:tbl>
      <w:tblPr>
        <w:tblStyle w:val="10"/>
        <w:tblW w:w="9723"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66"/>
        <w:gridCol w:w="436"/>
        <w:gridCol w:w="436"/>
        <w:gridCol w:w="1077"/>
        <w:gridCol w:w="1221"/>
        <w:gridCol w:w="530"/>
        <w:gridCol w:w="519"/>
        <w:gridCol w:w="1319"/>
        <w:gridCol w:w="1578"/>
        <w:gridCol w:w="1384"/>
        <w:gridCol w:w="757"/>
      </w:tblGrid>
      <w:tr w14:paraId="6CB22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466"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2D8D9CA">
            <w:pPr>
              <w:keepNext w:val="0"/>
              <w:keepLines w:val="0"/>
              <w:widowControl/>
              <w:suppressLineNumbers w:val="0"/>
              <w:jc w:val="center"/>
              <w:textAlignment w:val="center"/>
              <w:rPr>
                <w:rFonts w:ascii="仿宋" w:hAnsi="仿宋" w:eastAsia="仿宋" w:cs="仿宋"/>
                <w:b/>
                <w:bCs/>
                <w:i w:val="0"/>
                <w:iCs w:val="0"/>
                <w:color w:val="000000" w:themeColor="text1"/>
                <w:sz w:val="24"/>
                <w:szCs w:val="24"/>
                <w:u w:val="none"/>
                <w14:textFill>
                  <w14:solidFill>
                    <w14:schemeClr w14:val="tx1"/>
                  </w14:solidFill>
                </w14:textFill>
              </w:rPr>
            </w:pPr>
            <w:r>
              <w:rPr>
                <w:rFonts w:hint="eastAsia" w:ascii="仿宋" w:hAnsi="仿宋" w:eastAsia="仿宋" w:cs="仿宋"/>
                <w:b/>
                <w:bCs/>
                <w:i w:val="0"/>
                <w:iCs w:val="0"/>
                <w:color w:val="000000" w:themeColor="text1"/>
                <w:kern w:val="0"/>
                <w:sz w:val="24"/>
                <w:szCs w:val="24"/>
                <w:u w:val="none"/>
                <w:lang w:val="en-US" w:eastAsia="zh-CN" w:bidi="ar"/>
                <w14:textFill>
                  <w14:solidFill>
                    <w14:schemeClr w14:val="tx1"/>
                  </w14:solidFill>
                </w14:textFill>
              </w:rPr>
              <w:t>序号</w:t>
            </w:r>
          </w:p>
        </w:tc>
        <w:tc>
          <w:tcPr>
            <w:tcW w:w="872" w:type="dxa"/>
            <w:gridSpan w:val="2"/>
            <w:tcBorders>
              <w:top w:val="single" w:color="000000" w:sz="8" w:space="0"/>
              <w:left w:val="nil"/>
              <w:bottom w:val="single" w:color="000000" w:sz="8" w:space="0"/>
              <w:right w:val="single" w:color="000000" w:sz="8" w:space="0"/>
            </w:tcBorders>
            <w:shd w:val="clear" w:color="auto" w:fill="auto"/>
            <w:vAlign w:val="center"/>
          </w:tcPr>
          <w:p w14:paraId="20BE7A26">
            <w:pPr>
              <w:keepNext w:val="0"/>
              <w:keepLines w:val="0"/>
              <w:widowControl/>
              <w:suppressLineNumbers w:val="0"/>
              <w:jc w:val="center"/>
              <w:textAlignment w:val="center"/>
              <w:rPr>
                <w:rFonts w:hint="eastAsia" w:ascii="仿宋" w:hAnsi="仿宋" w:eastAsia="仿宋" w:cs="仿宋"/>
                <w:b/>
                <w:bCs/>
                <w:i w:val="0"/>
                <w:iCs w:val="0"/>
                <w:color w:val="000000" w:themeColor="text1"/>
                <w:sz w:val="24"/>
                <w:szCs w:val="24"/>
                <w:u w:val="none"/>
                <w14:textFill>
                  <w14:solidFill>
                    <w14:schemeClr w14:val="tx1"/>
                  </w14:solidFill>
                </w14:textFill>
              </w:rPr>
            </w:pPr>
            <w:r>
              <w:rPr>
                <w:rFonts w:hint="eastAsia" w:ascii="仿宋" w:hAnsi="仿宋" w:eastAsia="仿宋" w:cs="仿宋"/>
                <w:b/>
                <w:bCs/>
                <w:i w:val="0"/>
                <w:iCs w:val="0"/>
                <w:color w:val="000000" w:themeColor="text1"/>
                <w:kern w:val="0"/>
                <w:sz w:val="24"/>
                <w:szCs w:val="24"/>
                <w:u w:val="none"/>
                <w:lang w:val="en-US" w:eastAsia="zh-CN" w:bidi="ar"/>
                <w14:textFill>
                  <w14:solidFill>
                    <w14:schemeClr w14:val="tx1"/>
                  </w14:solidFill>
                </w14:textFill>
              </w:rPr>
              <w:t>系统名称</w:t>
            </w:r>
          </w:p>
        </w:tc>
        <w:tc>
          <w:tcPr>
            <w:tcW w:w="1077" w:type="dxa"/>
            <w:tcBorders>
              <w:top w:val="single" w:color="000000" w:sz="8" w:space="0"/>
              <w:left w:val="nil"/>
              <w:bottom w:val="single" w:color="000000" w:sz="8" w:space="0"/>
              <w:right w:val="single" w:color="000000" w:sz="8" w:space="0"/>
            </w:tcBorders>
            <w:shd w:val="clear" w:color="auto" w:fill="auto"/>
            <w:vAlign w:val="center"/>
          </w:tcPr>
          <w:p w14:paraId="1D794252">
            <w:pPr>
              <w:keepNext w:val="0"/>
              <w:keepLines w:val="0"/>
              <w:widowControl/>
              <w:suppressLineNumbers w:val="0"/>
              <w:jc w:val="center"/>
              <w:textAlignment w:val="center"/>
              <w:rPr>
                <w:rFonts w:hint="eastAsia" w:ascii="仿宋" w:hAnsi="仿宋" w:eastAsia="仿宋" w:cs="仿宋"/>
                <w:b/>
                <w:bCs/>
                <w:i w:val="0"/>
                <w:iCs w:val="0"/>
                <w:color w:val="000000" w:themeColor="text1"/>
                <w:sz w:val="24"/>
                <w:szCs w:val="24"/>
                <w:u w:val="none"/>
                <w14:textFill>
                  <w14:solidFill>
                    <w14:schemeClr w14:val="tx1"/>
                  </w14:solidFill>
                </w14:textFill>
              </w:rPr>
            </w:pPr>
            <w:r>
              <w:rPr>
                <w:rFonts w:hint="eastAsia" w:ascii="仿宋" w:hAnsi="仿宋" w:eastAsia="仿宋" w:cs="仿宋"/>
                <w:b/>
                <w:bCs/>
                <w:i w:val="0"/>
                <w:iCs w:val="0"/>
                <w:color w:val="000000" w:themeColor="text1"/>
                <w:kern w:val="0"/>
                <w:sz w:val="24"/>
                <w:szCs w:val="24"/>
                <w:u w:val="none"/>
                <w:lang w:val="en-US" w:eastAsia="zh-CN" w:bidi="ar"/>
                <w14:textFill>
                  <w14:solidFill>
                    <w14:schemeClr w14:val="tx1"/>
                  </w14:solidFill>
                </w14:textFill>
              </w:rPr>
              <w:t>功能模块</w:t>
            </w:r>
          </w:p>
        </w:tc>
        <w:tc>
          <w:tcPr>
            <w:tcW w:w="1221" w:type="dxa"/>
            <w:tcBorders>
              <w:top w:val="single" w:color="000000" w:sz="8" w:space="0"/>
              <w:left w:val="nil"/>
              <w:bottom w:val="single" w:color="000000" w:sz="8" w:space="0"/>
              <w:right w:val="single" w:color="000000" w:sz="8" w:space="0"/>
            </w:tcBorders>
            <w:shd w:val="clear" w:color="auto" w:fill="auto"/>
            <w:vAlign w:val="center"/>
          </w:tcPr>
          <w:p w14:paraId="789872B1">
            <w:pPr>
              <w:keepNext w:val="0"/>
              <w:keepLines w:val="0"/>
              <w:widowControl/>
              <w:suppressLineNumbers w:val="0"/>
              <w:jc w:val="center"/>
              <w:textAlignment w:val="center"/>
              <w:rPr>
                <w:rFonts w:hint="eastAsia" w:ascii="仿宋" w:hAnsi="仿宋" w:eastAsia="仿宋" w:cs="仿宋"/>
                <w:b/>
                <w:bCs/>
                <w:i w:val="0"/>
                <w:iCs w:val="0"/>
                <w:color w:val="000000" w:themeColor="text1"/>
                <w:sz w:val="24"/>
                <w:szCs w:val="24"/>
                <w:u w:val="none"/>
                <w14:textFill>
                  <w14:solidFill>
                    <w14:schemeClr w14:val="tx1"/>
                  </w14:solidFill>
                </w14:textFill>
              </w:rPr>
            </w:pPr>
            <w:r>
              <w:rPr>
                <w:rFonts w:hint="eastAsia" w:ascii="仿宋" w:hAnsi="仿宋" w:eastAsia="仿宋" w:cs="仿宋"/>
                <w:b/>
                <w:bCs/>
                <w:i w:val="0"/>
                <w:iCs w:val="0"/>
                <w:color w:val="000000" w:themeColor="text1"/>
                <w:kern w:val="0"/>
                <w:sz w:val="24"/>
                <w:szCs w:val="24"/>
                <w:u w:val="none"/>
                <w:lang w:val="en-US" w:eastAsia="zh-CN" w:bidi="ar"/>
                <w14:textFill>
                  <w14:solidFill>
                    <w14:schemeClr w14:val="tx1"/>
                  </w14:solidFill>
                </w14:textFill>
              </w:rPr>
              <w:t>产品型号</w:t>
            </w:r>
          </w:p>
        </w:tc>
        <w:tc>
          <w:tcPr>
            <w:tcW w:w="530" w:type="dxa"/>
            <w:tcBorders>
              <w:top w:val="single" w:color="000000" w:sz="8" w:space="0"/>
              <w:left w:val="nil"/>
              <w:bottom w:val="single" w:color="000000" w:sz="8" w:space="0"/>
              <w:right w:val="single" w:color="000000" w:sz="8" w:space="0"/>
            </w:tcBorders>
            <w:shd w:val="clear" w:color="auto" w:fill="auto"/>
            <w:vAlign w:val="center"/>
          </w:tcPr>
          <w:p w14:paraId="6BC475E2">
            <w:pPr>
              <w:keepNext w:val="0"/>
              <w:keepLines w:val="0"/>
              <w:widowControl/>
              <w:suppressLineNumbers w:val="0"/>
              <w:jc w:val="center"/>
              <w:textAlignment w:val="center"/>
              <w:rPr>
                <w:rFonts w:hint="eastAsia" w:ascii="仿宋" w:hAnsi="仿宋" w:eastAsia="仿宋" w:cs="仿宋"/>
                <w:b/>
                <w:bCs/>
                <w:i w:val="0"/>
                <w:iCs w:val="0"/>
                <w:color w:val="000000" w:themeColor="text1"/>
                <w:sz w:val="24"/>
                <w:szCs w:val="24"/>
                <w:u w:val="none"/>
                <w14:textFill>
                  <w14:solidFill>
                    <w14:schemeClr w14:val="tx1"/>
                  </w14:solidFill>
                </w14:textFill>
              </w:rPr>
            </w:pPr>
            <w:r>
              <w:rPr>
                <w:rFonts w:hint="eastAsia" w:ascii="仿宋" w:hAnsi="仿宋" w:eastAsia="仿宋" w:cs="仿宋"/>
                <w:b/>
                <w:bCs/>
                <w:i w:val="0"/>
                <w:iCs w:val="0"/>
                <w:color w:val="000000" w:themeColor="text1"/>
                <w:kern w:val="0"/>
                <w:sz w:val="24"/>
                <w:szCs w:val="24"/>
                <w:u w:val="none"/>
                <w:lang w:val="en-US" w:eastAsia="zh-CN" w:bidi="ar"/>
                <w14:textFill>
                  <w14:solidFill>
                    <w14:schemeClr w14:val="tx1"/>
                  </w14:solidFill>
                </w14:textFill>
              </w:rPr>
              <w:t>数量</w:t>
            </w:r>
          </w:p>
        </w:tc>
        <w:tc>
          <w:tcPr>
            <w:tcW w:w="519" w:type="dxa"/>
            <w:tcBorders>
              <w:top w:val="single" w:color="000000" w:sz="8" w:space="0"/>
              <w:left w:val="nil"/>
              <w:bottom w:val="single" w:color="000000" w:sz="8" w:space="0"/>
              <w:right w:val="single" w:color="000000" w:sz="8" w:space="0"/>
            </w:tcBorders>
            <w:shd w:val="clear" w:color="auto" w:fill="auto"/>
            <w:vAlign w:val="center"/>
          </w:tcPr>
          <w:p w14:paraId="1D226EAA">
            <w:pPr>
              <w:keepNext w:val="0"/>
              <w:keepLines w:val="0"/>
              <w:widowControl/>
              <w:suppressLineNumbers w:val="0"/>
              <w:jc w:val="center"/>
              <w:textAlignment w:val="center"/>
              <w:rPr>
                <w:rFonts w:hint="eastAsia" w:ascii="仿宋" w:hAnsi="仿宋" w:eastAsia="仿宋" w:cs="仿宋"/>
                <w:b/>
                <w:bCs/>
                <w:i w:val="0"/>
                <w:iCs w:val="0"/>
                <w:color w:val="000000" w:themeColor="text1"/>
                <w:sz w:val="24"/>
                <w:szCs w:val="24"/>
                <w:u w:val="none"/>
                <w14:textFill>
                  <w14:solidFill>
                    <w14:schemeClr w14:val="tx1"/>
                  </w14:solidFill>
                </w14:textFill>
              </w:rPr>
            </w:pPr>
            <w:r>
              <w:rPr>
                <w:rFonts w:hint="eastAsia" w:ascii="仿宋" w:hAnsi="仿宋" w:eastAsia="仿宋" w:cs="仿宋"/>
                <w:b/>
                <w:bCs/>
                <w:i w:val="0"/>
                <w:iCs w:val="0"/>
                <w:color w:val="000000" w:themeColor="text1"/>
                <w:kern w:val="0"/>
                <w:sz w:val="24"/>
                <w:szCs w:val="24"/>
                <w:u w:val="none"/>
                <w:lang w:val="en-US" w:eastAsia="zh-CN" w:bidi="ar"/>
                <w14:textFill>
                  <w14:solidFill>
                    <w14:schemeClr w14:val="tx1"/>
                  </w14:solidFill>
                </w14:textFill>
              </w:rPr>
              <w:t>单位</w:t>
            </w:r>
          </w:p>
        </w:tc>
        <w:tc>
          <w:tcPr>
            <w:tcW w:w="1319" w:type="dxa"/>
            <w:tcBorders>
              <w:top w:val="single" w:color="000000" w:sz="8" w:space="0"/>
              <w:left w:val="nil"/>
              <w:bottom w:val="single" w:color="000000" w:sz="8" w:space="0"/>
              <w:right w:val="single" w:color="000000" w:sz="8" w:space="0"/>
            </w:tcBorders>
            <w:shd w:val="clear" w:color="auto" w:fill="auto"/>
            <w:vAlign w:val="center"/>
          </w:tcPr>
          <w:p w14:paraId="79AD55A3">
            <w:pPr>
              <w:keepNext w:val="0"/>
              <w:keepLines w:val="0"/>
              <w:widowControl/>
              <w:suppressLineNumbers w:val="0"/>
              <w:jc w:val="center"/>
              <w:textAlignment w:val="center"/>
              <w:rPr>
                <w:rFonts w:hint="eastAsia" w:ascii="仿宋" w:hAnsi="仿宋" w:eastAsia="仿宋" w:cs="仿宋"/>
                <w:b/>
                <w:bCs/>
                <w:i w:val="0"/>
                <w:iCs w:val="0"/>
                <w:color w:val="000000" w:themeColor="text1"/>
                <w:sz w:val="24"/>
                <w:szCs w:val="24"/>
                <w:u w:val="none"/>
                <w14:textFill>
                  <w14:solidFill>
                    <w14:schemeClr w14:val="tx1"/>
                  </w14:solidFill>
                </w14:textFill>
              </w:rPr>
            </w:pPr>
            <w:r>
              <w:rPr>
                <w:rFonts w:hint="eastAsia" w:ascii="仿宋" w:hAnsi="仿宋" w:eastAsia="仿宋" w:cs="仿宋"/>
                <w:b/>
                <w:bCs/>
                <w:i w:val="0"/>
                <w:iCs w:val="0"/>
                <w:color w:val="000000" w:themeColor="text1"/>
                <w:kern w:val="0"/>
                <w:sz w:val="24"/>
                <w:szCs w:val="24"/>
                <w:u w:val="none"/>
                <w:lang w:val="en-US" w:eastAsia="zh-CN" w:bidi="ar"/>
                <w14:textFill>
                  <w14:solidFill>
                    <w14:schemeClr w14:val="tx1"/>
                  </w14:solidFill>
                </w14:textFill>
              </w:rPr>
              <w:t>单价（元）</w:t>
            </w:r>
          </w:p>
        </w:tc>
        <w:tc>
          <w:tcPr>
            <w:tcW w:w="1578" w:type="dxa"/>
            <w:tcBorders>
              <w:top w:val="single" w:color="000000" w:sz="8" w:space="0"/>
              <w:left w:val="nil"/>
              <w:bottom w:val="single" w:color="000000" w:sz="8" w:space="0"/>
              <w:right w:val="single" w:color="000000" w:sz="8" w:space="0"/>
            </w:tcBorders>
            <w:shd w:val="clear" w:color="auto" w:fill="auto"/>
            <w:vAlign w:val="center"/>
          </w:tcPr>
          <w:p w14:paraId="54FE53B4">
            <w:pPr>
              <w:keepNext w:val="0"/>
              <w:keepLines w:val="0"/>
              <w:widowControl/>
              <w:suppressLineNumbers w:val="0"/>
              <w:jc w:val="center"/>
              <w:textAlignment w:val="center"/>
              <w:rPr>
                <w:rFonts w:hint="eastAsia" w:ascii="仿宋" w:hAnsi="仿宋" w:eastAsia="仿宋" w:cs="仿宋"/>
                <w:b/>
                <w:bCs/>
                <w:i w:val="0"/>
                <w:iCs w:val="0"/>
                <w:color w:val="000000" w:themeColor="text1"/>
                <w:sz w:val="24"/>
                <w:szCs w:val="24"/>
                <w:u w:val="none"/>
                <w14:textFill>
                  <w14:solidFill>
                    <w14:schemeClr w14:val="tx1"/>
                  </w14:solidFill>
                </w14:textFill>
              </w:rPr>
            </w:pPr>
            <w:r>
              <w:rPr>
                <w:rFonts w:hint="eastAsia" w:ascii="仿宋" w:hAnsi="仿宋" w:eastAsia="仿宋" w:cs="仿宋"/>
                <w:b/>
                <w:bCs/>
                <w:i w:val="0"/>
                <w:iCs w:val="0"/>
                <w:color w:val="000000" w:themeColor="text1"/>
                <w:kern w:val="0"/>
                <w:sz w:val="24"/>
                <w:szCs w:val="24"/>
                <w:u w:val="none"/>
                <w:lang w:val="en-US" w:eastAsia="zh-CN" w:bidi="ar"/>
                <w14:textFill>
                  <w14:solidFill>
                    <w14:schemeClr w14:val="tx1"/>
                  </w14:solidFill>
                </w14:textFill>
              </w:rPr>
              <w:t>合计（元：不含税）</w:t>
            </w:r>
          </w:p>
        </w:tc>
        <w:tc>
          <w:tcPr>
            <w:tcW w:w="1384" w:type="dxa"/>
            <w:tcBorders>
              <w:top w:val="single" w:color="000000" w:sz="8" w:space="0"/>
              <w:left w:val="nil"/>
              <w:bottom w:val="single" w:color="000000" w:sz="8" w:space="0"/>
              <w:right w:val="single" w:color="000000" w:sz="8" w:space="0"/>
            </w:tcBorders>
            <w:shd w:val="clear" w:color="auto" w:fill="auto"/>
            <w:vAlign w:val="center"/>
          </w:tcPr>
          <w:p w14:paraId="58F34FC8">
            <w:pPr>
              <w:keepNext w:val="0"/>
              <w:keepLines w:val="0"/>
              <w:widowControl/>
              <w:suppressLineNumbers w:val="0"/>
              <w:jc w:val="center"/>
              <w:textAlignment w:val="center"/>
              <w:rPr>
                <w:rFonts w:hint="eastAsia" w:ascii="仿宋" w:hAnsi="仿宋" w:eastAsia="仿宋" w:cs="仿宋"/>
                <w:b/>
                <w:bCs/>
                <w:i w:val="0"/>
                <w:iCs w:val="0"/>
                <w:color w:val="000000" w:themeColor="text1"/>
                <w:sz w:val="24"/>
                <w:szCs w:val="24"/>
                <w:u w:val="none"/>
                <w14:textFill>
                  <w14:solidFill>
                    <w14:schemeClr w14:val="tx1"/>
                  </w14:solidFill>
                </w14:textFill>
              </w:rPr>
            </w:pPr>
            <w:r>
              <w:rPr>
                <w:rFonts w:hint="eastAsia" w:ascii="仿宋" w:hAnsi="仿宋" w:eastAsia="仿宋" w:cs="仿宋"/>
                <w:b/>
                <w:bCs/>
                <w:i w:val="0"/>
                <w:iCs w:val="0"/>
                <w:color w:val="000000" w:themeColor="text1"/>
                <w:kern w:val="0"/>
                <w:sz w:val="24"/>
                <w:szCs w:val="24"/>
                <w:u w:val="none"/>
                <w:lang w:val="en-US" w:eastAsia="zh-CN" w:bidi="ar"/>
                <w14:textFill>
                  <w14:solidFill>
                    <w14:schemeClr w14:val="tx1"/>
                  </w14:solidFill>
                </w14:textFill>
              </w:rPr>
              <w:t>合计（元：含税）</w:t>
            </w:r>
          </w:p>
        </w:tc>
        <w:tc>
          <w:tcPr>
            <w:tcW w:w="757" w:type="dxa"/>
            <w:tcBorders>
              <w:top w:val="single" w:color="000000" w:sz="8" w:space="0"/>
              <w:left w:val="nil"/>
              <w:bottom w:val="single" w:color="000000" w:sz="8" w:space="0"/>
              <w:right w:val="single" w:color="000000" w:sz="8" w:space="0"/>
            </w:tcBorders>
            <w:shd w:val="clear" w:color="auto" w:fill="auto"/>
            <w:vAlign w:val="center"/>
          </w:tcPr>
          <w:p w14:paraId="44C0F032">
            <w:pPr>
              <w:keepNext w:val="0"/>
              <w:keepLines w:val="0"/>
              <w:widowControl/>
              <w:suppressLineNumbers w:val="0"/>
              <w:jc w:val="center"/>
              <w:textAlignment w:val="center"/>
              <w:rPr>
                <w:rFonts w:hint="eastAsia" w:ascii="仿宋" w:hAnsi="仿宋" w:eastAsia="仿宋" w:cs="仿宋"/>
                <w:b/>
                <w:bCs/>
                <w:i w:val="0"/>
                <w:iCs w:val="0"/>
                <w:color w:val="000000" w:themeColor="text1"/>
                <w:sz w:val="24"/>
                <w:szCs w:val="24"/>
                <w:u w:val="none"/>
                <w14:textFill>
                  <w14:solidFill>
                    <w14:schemeClr w14:val="tx1"/>
                  </w14:solidFill>
                </w14:textFill>
              </w:rPr>
            </w:pPr>
            <w:r>
              <w:rPr>
                <w:rFonts w:hint="eastAsia" w:ascii="仿宋" w:hAnsi="仿宋" w:eastAsia="仿宋" w:cs="仿宋"/>
                <w:b/>
                <w:bCs/>
                <w:i w:val="0"/>
                <w:iCs w:val="0"/>
                <w:color w:val="000000" w:themeColor="text1"/>
                <w:kern w:val="0"/>
                <w:sz w:val="24"/>
                <w:szCs w:val="24"/>
                <w:u w:val="none"/>
                <w:lang w:val="en-US" w:eastAsia="zh-CN" w:bidi="ar"/>
                <w14:textFill>
                  <w14:solidFill>
                    <w14:schemeClr w14:val="tx1"/>
                  </w14:solidFill>
                </w14:textFill>
              </w:rPr>
              <w:t>税率</w:t>
            </w:r>
          </w:p>
        </w:tc>
      </w:tr>
      <w:tr w14:paraId="3E3BD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291AABD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47</w:t>
            </w:r>
          </w:p>
        </w:tc>
        <w:tc>
          <w:tcPr>
            <w:tcW w:w="436" w:type="dxa"/>
            <w:vMerge w:val="restart"/>
            <w:tcBorders>
              <w:top w:val="nil"/>
              <w:left w:val="nil"/>
              <w:bottom w:val="single" w:color="000000" w:sz="8" w:space="0"/>
              <w:right w:val="single" w:color="000000" w:sz="8" w:space="0"/>
            </w:tcBorders>
            <w:shd w:val="clear" w:color="auto" w:fill="auto"/>
            <w:vAlign w:val="center"/>
          </w:tcPr>
          <w:p w14:paraId="0220E16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广东省先进存力中心运营平台</w:t>
            </w:r>
          </w:p>
        </w:tc>
        <w:tc>
          <w:tcPr>
            <w:tcW w:w="436" w:type="dxa"/>
            <w:vMerge w:val="restart"/>
            <w:tcBorders>
              <w:top w:val="nil"/>
              <w:left w:val="nil"/>
              <w:bottom w:val="single" w:color="000000" w:sz="8" w:space="0"/>
              <w:right w:val="single" w:color="000000" w:sz="8" w:space="0"/>
            </w:tcBorders>
            <w:shd w:val="clear" w:color="auto" w:fill="auto"/>
            <w:vAlign w:val="center"/>
          </w:tcPr>
          <w:p w14:paraId="6AE76191">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城市智能感知展示平台</w:t>
            </w:r>
          </w:p>
        </w:tc>
        <w:tc>
          <w:tcPr>
            <w:tcW w:w="1077" w:type="dxa"/>
            <w:tcBorders>
              <w:top w:val="nil"/>
              <w:left w:val="nil"/>
              <w:bottom w:val="single" w:color="000000" w:sz="8" w:space="0"/>
              <w:right w:val="single" w:color="000000" w:sz="8" w:space="0"/>
            </w:tcBorders>
            <w:shd w:val="clear" w:color="auto" w:fill="auto"/>
            <w:vAlign w:val="center"/>
          </w:tcPr>
          <w:p w14:paraId="2593BEA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城市智能感知总览软件</w:t>
            </w:r>
          </w:p>
        </w:tc>
        <w:tc>
          <w:tcPr>
            <w:tcW w:w="1221" w:type="dxa"/>
            <w:tcBorders>
              <w:top w:val="nil"/>
              <w:left w:val="nil"/>
              <w:bottom w:val="single" w:color="000000" w:sz="8" w:space="0"/>
              <w:right w:val="single" w:color="000000" w:sz="8" w:space="0"/>
            </w:tcBorders>
            <w:shd w:val="clear" w:color="auto" w:fill="auto"/>
            <w:vAlign w:val="center"/>
          </w:tcPr>
          <w:p w14:paraId="2DA87D5F">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城市智能感知总览软件V1.0</w:t>
            </w:r>
          </w:p>
        </w:tc>
        <w:tc>
          <w:tcPr>
            <w:tcW w:w="530" w:type="dxa"/>
            <w:tcBorders>
              <w:top w:val="nil"/>
              <w:left w:val="nil"/>
              <w:bottom w:val="single" w:color="000000" w:sz="8" w:space="0"/>
              <w:right w:val="single" w:color="000000" w:sz="8" w:space="0"/>
            </w:tcBorders>
            <w:shd w:val="clear" w:color="auto" w:fill="auto"/>
            <w:vAlign w:val="center"/>
          </w:tcPr>
          <w:p w14:paraId="70590634">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6404208E">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0562E31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124528.00 </w:t>
            </w:r>
          </w:p>
        </w:tc>
        <w:tc>
          <w:tcPr>
            <w:tcW w:w="1578" w:type="dxa"/>
            <w:tcBorders>
              <w:top w:val="nil"/>
              <w:left w:val="nil"/>
              <w:bottom w:val="single" w:color="000000" w:sz="8" w:space="0"/>
              <w:right w:val="single" w:color="000000" w:sz="8" w:space="0"/>
            </w:tcBorders>
            <w:shd w:val="clear" w:color="auto" w:fill="auto"/>
            <w:vAlign w:val="center"/>
          </w:tcPr>
          <w:p w14:paraId="7D92809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124528.00 </w:t>
            </w:r>
          </w:p>
        </w:tc>
        <w:tc>
          <w:tcPr>
            <w:tcW w:w="1384" w:type="dxa"/>
            <w:tcBorders>
              <w:top w:val="nil"/>
              <w:left w:val="nil"/>
              <w:bottom w:val="single" w:color="000000" w:sz="8" w:space="0"/>
              <w:right w:val="single" w:color="000000" w:sz="8" w:space="0"/>
            </w:tcBorders>
            <w:shd w:val="clear" w:color="auto" w:fill="auto"/>
            <w:vAlign w:val="center"/>
          </w:tcPr>
          <w:p w14:paraId="4EBDF41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132000.00 </w:t>
            </w:r>
          </w:p>
        </w:tc>
        <w:tc>
          <w:tcPr>
            <w:tcW w:w="757" w:type="dxa"/>
            <w:tcBorders>
              <w:top w:val="nil"/>
              <w:left w:val="nil"/>
              <w:bottom w:val="single" w:color="000000" w:sz="8" w:space="0"/>
              <w:right w:val="single" w:color="000000" w:sz="8" w:space="0"/>
            </w:tcBorders>
            <w:shd w:val="clear" w:color="auto" w:fill="auto"/>
            <w:vAlign w:val="center"/>
          </w:tcPr>
          <w:p w14:paraId="4AF8E5A6">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795C6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1922A8D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48</w:t>
            </w:r>
          </w:p>
        </w:tc>
        <w:tc>
          <w:tcPr>
            <w:tcW w:w="436" w:type="dxa"/>
            <w:vMerge w:val="continue"/>
            <w:tcBorders>
              <w:top w:val="nil"/>
              <w:left w:val="nil"/>
              <w:bottom w:val="single" w:color="000000" w:sz="8" w:space="0"/>
              <w:right w:val="single" w:color="000000" w:sz="8" w:space="0"/>
            </w:tcBorders>
            <w:shd w:val="clear" w:color="auto" w:fill="auto"/>
            <w:vAlign w:val="center"/>
          </w:tcPr>
          <w:p w14:paraId="10E25202">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5EF0C85A">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4ABCFB7B">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风险预警播报软件</w:t>
            </w:r>
          </w:p>
        </w:tc>
        <w:tc>
          <w:tcPr>
            <w:tcW w:w="1221" w:type="dxa"/>
            <w:tcBorders>
              <w:top w:val="nil"/>
              <w:left w:val="nil"/>
              <w:bottom w:val="single" w:color="000000" w:sz="8" w:space="0"/>
              <w:right w:val="single" w:color="000000" w:sz="8" w:space="0"/>
            </w:tcBorders>
            <w:shd w:val="clear" w:color="auto" w:fill="auto"/>
            <w:vAlign w:val="center"/>
          </w:tcPr>
          <w:p w14:paraId="3A949100">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风险预警播报软件V1.0</w:t>
            </w:r>
          </w:p>
        </w:tc>
        <w:tc>
          <w:tcPr>
            <w:tcW w:w="530" w:type="dxa"/>
            <w:tcBorders>
              <w:top w:val="nil"/>
              <w:left w:val="nil"/>
              <w:bottom w:val="single" w:color="000000" w:sz="8" w:space="0"/>
              <w:right w:val="single" w:color="000000" w:sz="8" w:space="0"/>
            </w:tcBorders>
            <w:shd w:val="clear" w:color="auto" w:fill="auto"/>
            <w:vAlign w:val="center"/>
          </w:tcPr>
          <w:p w14:paraId="44228B1E">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0AF53B0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3B20A6C4">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124528.00 </w:t>
            </w:r>
          </w:p>
        </w:tc>
        <w:tc>
          <w:tcPr>
            <w:tcW w:w="1578" w:type="dxa"/>
            <w:tcBorders>
              <w:top w:val="nil"/>
              <w:left w:val="nil"/>
              <w:bottom w:val="single" w:color="000000" w:sz="8" w:space="0"/>
              <w:right w:val="single" w:color="000000" w:sz="8" w:space="0"/>
            </w:tcBorders>
            <w:shd w:val="clear" w:color="auto" w:fill="auto"/>
            <w:vAlign w:val="center"/>
          </w:tcPr>
          <w:p w14:paraId="718EF04E">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124528.00 </w:t>
            </w:r>
          </w:p>
        </w:tc>
        <w:tc>
          <w:tcPr>
            <w:tcW w:w="1384" w:type="dxa"/>
            <w:tcBorders>
              <w:top w:val="nil"/>
              <w:left w:val="nil"/>
              <w:bottom w:val="single" w:color="000000" w:sz="8" w:space="0"/>
              <w:right w:val="single" w:color="000000" w:sz="8" w:space="0"/>
            </w:tcBorders>
            <w:shd w:val="clear" w:color="auto" w:fill="auto"/>
            <w:vAlign w:val="center"/>
          </w:tcPr>
          <w:p w14:paraId="08ED740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132000.00 </w:t>
            </w:r>
          </w:p>
        </w:tc>
        <w:tc>
          <w:tcPr>
            <w:tcW w:w="757" w:type="dxa"/>
            <w:tcBorders>
              <w:top w:val="nil"/>
              <w:left w:val="nil"/>
              <w:bottom w:val="single" w:color="000000" w:sz="8" w:space="0"/>
              <w:right w:val="single" w:color="000000" w:sz="8" w:space="0"/>
            </w:tcBorders>
            <w:shd w:val="clear" w:color="auto" w:fill="auto"/>
            <w:vAlign w:val="center"/>
          </w:tcPr>
          <w:p w14:paraId="17A42C28">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27CF4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44503A7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49</w:t>
            </w:r>
          </w:p>
        </w:tc>
        <w:tc>
          <w:tcPr>
            <w:tcW w:w="436" w:type="dxa"/>
            <w:vMerge w:val="continue"/>
            <w:tcBorders>
              <w:top w:val="nil"/>
              <w:left w:val="nil"/>
              <w:bottom w:val="single" w:color="000000" w:sz="8" w:space="0"/>
              <w:right w:val="single" w:color="000000" w:sz="8" w:space="0"/>
            </w:tcBorders>
            <w:shd w:val="clear" w:color="auto" w:fill="auto"/>
            <w:vAlign w:val="center"/>
          </w:tcPr>
          <w:p w14:paraId="1A3909C2">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714806DC">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360D5D76">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城市智能感知系统管理软件</w:t>
            </w:r>
          </w:p>
        </w:tc>
        <w:tc>
          <w:tcPr>
            <w:tcW w:w="1221" w:type="dxa"/>
            <w:tcBorders>
              <w:top w:val="nil"/>
              <w:left w:val="nil"/>
              <w:bottom w:val="single" w:color="000000" w:sz="8" w:space="0"/>
              <w:right w:val="single" w:color="000000" w:sz="8" w:space="0"/>
            </w:tcBorders>
            <w:shd w:val="clear" w:color="auto" w:fill="auto"/>
            <w:vAlign w:val="center"/>
          </w:tcPr>
          <w:p w14:paraId="4A0A859C">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城市智能感知系统管理软件V1.0</w:t>
            </w:r>
          </w:p>
        </w:tc>
        <w:tc>
          <w:tcPr>
            <w:tcW w:w="530" w:type="dxa"/>
            <w:tcBorders>
              <w:top w:val="nil"/>
              <w:left w:val="nil"/>
              <w:bottom w:val="single" w:color="000000" w:sz="8" w:space="0"/>
              <w:right w:val="single" w:color="000000" w:sz="8" w:space="0"/>
            </w:tcBorders>
            <w:shd w:val="clear" w:color="auto" w:fill="auto"/>
            <w:vAlign w:val="center"/>
          </w:tcPr>
          <w:p w14:paraId="542B600F">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33361772">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0555E18E">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101886.00 </w:t>
            </w:r>
          </w:p>
        </w:tc>
        <w:tc>
          <w:tcPr>
            <w:tcW w:w="1578" w:type="dxa"/>
            <w:tcBorders>
              <w:top w:val="nil"/>
              <w:left w:val="nil"/>
              <w:bottom w:val="single" w:color="000000" w:sz="8" w:space="0"/>
              <w:right w:val="single" w:color="000000" w:sz="8" w:space="0"/>
            </w:tcBorders>
            <w:shd w:val="clear" w:color="auto" w:fill="auto"/>
            <w:vAlign w:val="center"/>
          </w:tcPr>
          <w:p w14:paraId="5148864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101886.00 </w:t>
            </w:r>
          </w:p>
        </w:tc>
        <w:tc>
          <w:tcPr>
            <w:tcW w:w="1384" w:type="dxa"/>
            <w:tcBorders>
              <w:top w:val="nil"/>
              <w:left w:val="nil"/>
              <w:bottom w:val="single" w:color="000000" w:sz="8" w:space="0"/>
              <w:right w:val="single" w:color="000000" w:sz="8" w:space="0"/>
            </w:tcBorders>
            <w:shd w:val="clear" w:color="auto" w:fill="auto"/>
            <w:vAlign w:val="center"/>
          </w:tcPr>
          <w:p w14:paraId="7B8B0372">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108000.00 </w:t>
            </w:r>
          </w:p>
        </w:tc>
        <w:tc>
          <w:tcPr>
            <w:tcW w:w="757" w:type="dxa"/>
            <w:tcBorders>
              <w:top w:val="nil"/>
              <w:left w:val="nil"/>
              <w:bottom w:val="single" w:color="000000" w:sz="8" w:space="0"/>
              <w:right w:val="single" w:color="000000" w:sz="8" w:space="0"/>
            </w:tcBorders>
            <w:shd w:val="clear" w:color="auto" w:fill="auto"/>
            <w:vAlign w:val="center"/>
          </w:tcPr>
          <w:p w14:paraId="0E5AB3A1">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18345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7F65ECE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50</w:t>
            </w:r>
          </w:p>
        </w:tc>
        <w:tc>
          <w:tcPr>
            <w:tcW w:w="436" w:type="dxa"/>
            <w:vMerge w:val="continue"/>
            <w:tcBorders>
              <w:top w:val="nil"/>
              <w:left w:val="nil"/>
              <w:bottom w:val="single" w:color="000000" w:sz="8" w:space="0"/>
              <w:right w:val="single" w:color="000000" w:sz="8" w:space="0"/>
            </w:tcBorders>
            <w:shd w:val="clear" w:color="auto" w:fill="auto"/>
            <w:vAlign w:val="center"/>
          </w:tcPr>
          <w:p w14:paraId="3E81811B">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7378749C">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43BE78CB">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城市智能感知数据治理软件</w:t>
            </w:r>
          </w:p>
        </w:tc>
        <w:tc>
          <w:tcPr>
            <w:tcW w:w="1221" w:type="dxa"/>
            <w:tcBorders>
              <w:top w:val="nil"/>
              <w:left w:val="nil"/>
              <w:bottom w:val="single" w:color="000000" w:sz="8" w:space="0"/>
              <w:right w:val="single" w:color="000000" w:sz="8" w:space="0"/>
            </w:tcBorders>
            <w:shd w:val="clear" w:color="auto" w:fill="auto"/>
            <w:vAlign w:val="center"/>
          </w:tcPr>
          <w:p w14:paraId="1AEFCBB4">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城市智能感知数据治理软件V1.0</w:t>
            </w:r>
          </w:p>
        </w:tc>
        <w:tc>
          <w:tcPr>
            <w:tcW w:w="530" w:type="dxa"/>
            <w:tcBorders>
              <w:top w:val="nil"/>
              <w:left w:val="nil"/>
              <w:bottom w:val="single" w:color="000000" w:sz="8" w:space="0"/>
              <w:right w:val="single" w:color="000000" w:sz="8" w:space="0"/>
            </w:tcBorders>
            <w:shd w:val="clear" w:color="auto" w:fill="auto"/>
            <w:vAlign w:val="center"/>
          </w:tcPr>
          <w:p w14:paraId="651E5EB4">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7D0EC96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2383273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67924.00 </w:t>
            </w:r>
          </w:p>
        </w:tc>
        <w:tc>
          <w:tcPr>
            <w:tcW w:w="1578" w:type="dxa"/>
            <w:tcBorders>
              <w:top w:val="nil"/>
              <w:left w:val="nil"/>
              <w:bottom w:val="single" w:color="000000" w:sz="8" w:space="0"/>
              <w:right w:val="single" w:color="000000" w:sz="8" w:space="0"/>
            </w:tcBorders>
            <w:shd w:val="clear" w:color="auto" w:fill="auto"/>
            <w:vAlign w:val="center"/>
          </w:tcPr>
          <w:p w14:paraId="7E91B274">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67924.00 </w:t>
            </w:r>
          </w:p>
        </w:tc>
        <w:tc>
          <w:tcPr>
            <w:tcW w:w="1384" w:type="dxa"/>
            <w:tcBorders>
              <w:top w:val="nil"/>
              <w:left w:val="nil"/>
              <w:bottom w:val="single" w:color="000000" w:sz="8" w:space="0"/>
              <w:right w:val="single" w:color="000000" w:sz="8" w:space="0"/>
            </w:tcBorders>
            <w:shd w:val="clear" w:color="auto" w:fill="auto"/>
            <w:vAlign w:val="center"/>
          </w:tcPr>
          <w:p w14:paraId="2A77D21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72000.00 </w:t>
            </w:r>
          </w:p>
        </w:tc>
        <w:tc>
          <w:tcPr>
            <w:tcW w:w="757" w:type="dxa"/>
            <w:tcBorders>
              <w:top w:val="nil"/>
              <w:left w:val="nil"/>
              <w:bottom w:val="single" w:color="000000" w:sz="8" w:space="0"/>
              <w:right w:val="single" w:color="000000" w:sz="8" w:space="0"/>
            </w:tcBorders>
            <w:shd w:val="clear" w:color="auto" w:fill="auto"/>
            <w:vAlign w:val="center"/>
          </w:tcPr>
          <w:p w14:paraId="5817BE70">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183F8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20DF14EC">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51</w:t>
            </w:r>
          </w:p>
        </w:tc>
        <w:tc>
          <w:tcPr>
            <w:tcW w:w="436" w:type="dxa"/>
            <w:vMerge w:val="continue"/>
            <w:tcBorders>
              <w:top w:val="nil"/>
              <w:left w:val="nil"/>
              <w:bottom w:val="single" w:color="000000" w:sz="8" w:space="0"/>
              <w:right w:val="single" w:color="000000" w:sz="8" w:space="0"/>
            </w:tcBorders>
            <w:shd w:val="clear" w:color="auto" w:fill="auto"/>
            <w:vAlign w:val="center"/>
          </w:tcPr>
          <w:p w14:paraId="48303A6E">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186EA6F8">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7E247C51">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城市智能感知运营软件</w:t>
            </w:r>
          </w:p>
        </w:tc>
        <w:tc>
          <w:tcPr>
            <w:tcW w:w="1221" w:type="dxa"/>
            <w:tcBorders>
              <w:top w:val="nil"/>
              <w:left w:val="nil"/>
              <w:bottom w:val="single" w:color="000000" w:sz="8" w:space="0"/>
              <w:right w:val="single" w:color="000000" w:sz="8" w:space="0"/>
            </w:tcBorders>
            <w:shd w:val="clear" w:color="auto" w:fill="auto"/>
            <w:vAlign w:val="center"/>
          </w:tcPr>
          <w:p w14:paraId="7140034E">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城市智能感知运营软件V1.0</w:t>
            </w:r>
          </w:p>
        </w:tc>
        <w:tc>
          <w:tcPr>
            <w:tcW w:w="530" w:type="dxa"/>
            <w:tcBorders>
              <w:top w:val="nil"/>
              <w:left w:val="nil"/>
              <w:bottom w:val="single" w:color="000000" w:sz="8" w:space="0"/>
              <w:right w:val="single" w:color="000000" w:sz="8" w:space="0"/>
            </w:tcBorders>
            <w:shd w:val="clear" w:color="auto" w:fill="auto"/>
            <w:vAlign w:val="center"/>
          </w:tcPr>
          <w:p w14:paraId="36AE83F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1EF6BD6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4E625E6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45283.00 </w:t>
            </w:r>
          </w:p>
        </w:tc>
        <w:tc>
          <w:tcPr>
            <w:tcW w:w="1578" w:type="dxa"/>
            <w:tcBorders>
              <w:top w:val="nil"/>
              <w:left w:val="nil"/>
              <w:bottom w:val="single" w:color="000000" w:sz="8" w:space="0"/>
              <w:right w:val="single" w:color="000000" w:sz="8" w:space="0"/>
            </w:tcBorders>
            <w:shd w:val="clear" w:color="auto" w:fill="auto"/>
            <w:vAlign w:val="center"/>
          </w:tcPr>
          <w:p w14:paraId="2A79935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45283.00 </w:t>
            </w:r>
          </w:p>
        </w:tc>
        <w:tc>
          <w:tcPr>
            <w:tcW w:w="1384" w:type="dxa"/>
            <w:tcBorders>
              <w:top w:val="nil"/>
              <w:left w:val="nil"/>
              <w:bottom w:val="single" w:color="000000" w:sz="8" w:space="0"/>
              <w:right w:val="single" w:color="000000" w:sz="8" w:space="0"/>
            </w:tcBorders>
            <w:shd w:val="clear" w:color="auto" w:fill="auto"/>
            <w:vAlign w:val="center"/>
          </w:tcPr>
          <w:p w14:paraId="2147DF9B">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48000.00 </w:t>
            </w:r>
          </w:p>
        </w:tc>
        <w:tc>
          <w:tcPr>
            <w:tcW w:w="757" w:type="dxa"/>
            <w:tcBorders>
              <w:top w:val="nil"/>
              <w:left w:val="nil"/>
              <w:bottom w:val="single" w:color="000000" w:sz="8" w:space="0"/>
              <w:right w:val="single" w:color="000000" w:sz="8" w:space="0"/>
            </w:tcBorders>
            <w:shd w:val="clear" w:color="auto" w:fill="auto"/>
            <w:vAlign w:val="center"/>
          </w:tcPr>
          <w:p w14:paraId="56883CD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14271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54D617B4">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52</w:t>
            </w:r>
          </w:p>
        </w:tc>
        <w:tc>
          <w:tcPr>
            <w:tcW w:w="436" w:type="dxa"/>
            <w:vMerge w:val="continue"/>
            <w:tcBorders>
              <w:top w:val="nil"/>
              <w:left w:val="nil"/>
              <w:bottom w:val="single" w:color="000000" w:sz="8" w:space="0"/>
              <w:right w:val="single" w:color="000000" w:sz="8" w:space="0"/>
            </w:tcBorders>
            <w:shd w:val="clear" w:color="auto" w:fill="auto"/>
            <w:vAlign w:val="center"/>
          </w:tcPr>
          <w:p w14:paraId="68FD254D">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57D59396">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3D44C188">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城市智能感知关系洞察软件</w:t>
            </w:r>
          </w:p>
        </w:tc>
        <w:tc>
          <w:tcPr>
            <w:tcW w:w="1221" w:type="dxa"/>
            <w:tcBorders>
              <w:top w:val="nil"/>
              <w:left w:val="nil"/>
              <w:bottom w:val="single" w:color="000000" w:sz="8" w:space="0"/>
              <w:right w:val="single" w:color="000000" w:sz="8" w:space="0"/>
            </w:tcBorders>
            <w:shd w:val="clear" w:color="auto" w:fill="auto"/>
            <w:vAlign w:val="center"/>
          </w:tcPr>
          <w:p w14:paraId="58DB70C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城市智能感知关系洞察软件V1.0</w:t>
            </w:r>
          </w:p>
        </w:tc>
        <w:tc>
          <w:tcPr>
            <w:tcW w:w="530" w:type="dxa"/>
            <w:tcBorders>
              <w:top w:val="nil"/>
              <w:left w:val="nil"/>
              <w:bottom w:val="single" w:color="000000" w:sz="8" w:space="0"/>
              <w:right w:val="single" w:color="000000" w:sz="8" w:space="0"/>
            </w:tcBorders>
            <w:shd w:val="clear" w:color="auto" w:fill="auto"/>
            <w:vAlign w:val="center"/>
          </w:tcPr>
          <w:p w14:paraId="314EEA7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635096DF">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5552996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33962.00 </w:t>
            </w:r>
          </w:p>
        </w:tc>
        <w:tc>
          <w:tcPr>
            <w:tcW w:w="1578" w:type="dxa"/>
            <w:tcBorders>
              <w:top w:val="nil"/>
              <w:left w:val="nil"/>
              <w:bottom w:val="single" w:color="000000" w:sz="8" w:space="0"/>
              <w:right w:val="single" w:color="000000" w:sz="8" w:space="0"/>
            </w:tcBorders>
            <w:shd w:val="clear" w:color="auto" w:fill="auto"/>
            <w:vAlign w:val="center"/>
          </w:tcPr>
          <w:p w14:paraId="5138B79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33962.00 </w:t>
            </w:r>
          </w:p>
        </w:tc>
        <w:tc>
          <w:tcPr>
            <w:tcW w:w="1384" w:type="dxa"/>
            <w:tcBorders>
              <w:top w:val="nil"/>
              <w:left w:val="nil"/>
              <w:bottom w:val="single" w:color="000000" w:sz="8" w:space="0"/>
              <w:right w:val="single" w:color="000000" w:sz="8" w:space="0"/>
            </w:tcBorders>
            <w:shd w:val="clear" w:color="auto" w:fill="auto"/>
            <w:vAlign w:val="center"/>
          </w:tcPr>
          <w:p w14:paraId="28E2F6E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36000.00 </w:t>
            </w:r>
          </w:p>
        </w:tc>
        <w:tc>
          <w:tcPr>
            <w:tcW w:w="757" w:type="dxa"/>
            <w:tcBorders>
              <w:top w:val="nil"/>
              <w:left w:val="nil"/>
              <w:bottom w:val="single" w:color="000000" w:sz="8" w:space="0"/>
              <w:right w:val="single" w:color="000000" w:sz="8" w:space="0"/>
            </w:tcBorders>
            <w:shd w:val="clear" w:color="auto" w:fill="auto"/>
            <w:vAlign w:val="center"/>
          </w:tcPr>
          <w:p w14:paraId="1B077961">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1FF75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582FADB6">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53</w:t>
            </w:r>
          </w:p>
        </w:tc>
        <w:tc>
          <w:tcPr>
            <w:tcW w:w="436" w:type="dxa"/>
            <w:vMerge w:val="continue"/>
            <w:tcBorders>
              <w:top w:val="nil"/>
              <w:left w:val="nil"/>
              <w:bottom w:val="single" w:color="000000" w:sz="8" w:space="0"/>
              <w:right w:val="single" w:color="000000" w:sz="8" w:space="0"/>
            </w:tcBorders>
            <w:shd w:val="clear" w:color="auto" w:fill="auto"/>
            <w:vAlign w:val="center"/>
          </w:tcPr>
          <w:p w14:paraId="62AACC4B">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06726AF7">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67F6B5DC">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城市智能感知舆情分析软件</w:t>
            </w:r>
          </w:p>
        </w:tc>
        <w:tc>
          <w:tcPr>
            <w:tcW w:w="1221" w:type="dxa"/>
            <w:tcBorders>
              <w:top w:val="nil"/>
              <w:left w:val="nil"/>
              <w:bottom w:val="single" w:color="000000" w:sz="8" w:space="0"/>
              <w:right w:val="single" w:color="000000" w:sz="8" w:space="0"/>
            </w:tcBorders>
            <w:shd w:val="clear" w:color="auto" w:fill="auto"/>
            <w:vAlign w:val="center"/>
          </w:tcPr>
          <w:p w14:paraId="7C55E99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城市智能感知舆情分析软件V1.0</w:t>
            </w:r>
          </w:p>
        </w:tc>
        <w:tc>
          <w:tcPr>
            <w:tcW w:w="530" w:type="dxa"/>
            <w:tcBorders>
              <w:top w:val="nil"/>
              <w:left w:val="nil"/>
              <w:bottom w:val="single" w:color="000000" w:sz="8" w:space="0"/>
              <w:right w:val="single" w:color="000000" w:sz="8" w:space="0"/>
            </w:tcBorders>
            <w:shd w:val="clear" w:color="auto" w:fill="auto"/>
            <w:vAlign w:val="center"/>
          </w:tcPr>
          <w:p w14:paraId="785571B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229F98DF">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3E6F8AC2">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28301.00 </w:t>
            </w:r>
          </w:p>
        </w:tc>
        <w:tc>
          <w:tcPr>
            <w:tcW w:w="1578" w:type="dxa"/>
            <w:tcBorders>
              <w:top w:val="nil"/>
              <w:left w:val="nil"/>
              <w:bottom w:val="single" w:color="000000" w:sz="8" w:space="0"/>
              <w:right w:val="single" w:color="000000" w:sz="8" w:space="0"/>
            </w:tcBorders>
            <w:shd w:val="clear" w:color="auto" w:fill="auto"/>
            <w:vAlign w:val="center"/>
          </w:tcPr>
          <w:p w14:paraId="7166C28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28301.00 </w:t>
            </w:r>
          </w:p>
        </w:tc>
        <w:tc>
          <w:tcPr>
            <w:tcW w:w="1384" w:type="dxa"/>
            <w:tcBorders>
              <w:top w:val="nil"/>
              <w:left w:val="nil"/>
              <w:bottom w:val="single" w:color="000000" w:sz="8" w:space="0"/>
              <w:right w:val="single" w:color="000000" w:sz="8" w:space="0"/>
            </w:tcBorders>
            <w:shd w:val="clear" w:color="auto" w:fill="auto"/>
            <w:vAlign w:val="center"/>
          </w:tcPr>
          <w:p w14:paraId="494246AB">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30000.00 </w:t>
            </w:r>
          </w:p>
        </w:tc>
        <w:tc>
          <w:tcPr>
            <w:tcW w:w="757" w:type="dxa"/>
            <w:tcBorders>
              <w:top w:val="nil"/>
              <w:left w:val="nil"/>
              <w:bottom w:val="single" w:color="000000" w:sz="8" w:space="0"/>
              <w:right w:val="single" w:color="000000" w:sz="8" w:space="0"/>
            </w:tcBorders>
            <w:shd w:val="clear" w:color="auto" w:fill="auto"/>
            <w:vAlign w:val="center"/>
          </w:tcPr>
          <w:p w14:paraId="4159F9E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75893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6F3A5CA8">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54</w:t>
            </w:r>
          </w:p>
        </w:tc>
        <w:tc>
          <w:tcPr>
            <w:tcW w:w="436" w:type="dxa"/>
            <w:vMerge w:val="continue"/>
            <w:tcBorders>
              <w:top w:val="nil"/>
              <w:left w:val="nil"/>
              <w:bottom w:val="single" w:color="000000" w:sz="8" w:space="0"/>
              <w:right w:val="single" w:color="000000" w:sz="8" w:space="0"/>
            </w:tcBorders>
            <w:shd w:val="clear" w:color="auto" w:fill="auto"/>
            <w:vAlign w:val="center"/>
          </w:tcPr>
          <w:p w14:paraId="56FC4006">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7F1BC72A">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23A6DD0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城市智能感知标签管理软件</w:t>
            </w:r>
          </w:p>
        </w:tc>
        <w:tc>
          <w:tcPr>
            <w:tcW w:w="1221" w:type="dxa"/>
            <w:tcBorders>
              <w:top w:val="nil"/>
              <w:left w:val="nil"/>
              <w:bottom w:val="single" w:color="000000" w:sz="8" w:space="0"/>
              <w:right w:val="single" w:color="000000" w:sz="8" w:space="0"/>
            </w:tcBorders>
            <w:shd w:val="clear" w:color="auto" w:fill="auto"/>
            <w:vAlign w:val="center"/>
          </w:tcPr>
          <w:p w14:paraId="5CB6937F">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城市智能感知标签管理软件V1.0</w:t>
            </w:r>
          </w:p>
        </w:tc>
        <w:tc>
          <w:tcPr>
            <w:tcW w:w="530" w:type="dxa"/>
            <w:tcBorders>
              <w:top w:val="nil"/>
              <w:left w:val="nil"/>
              <w:bottom w:val="single" w:color="000000" w:sz="8" w:space="0"/>
              <w:right w:val="single" w:color="000000" w:sz="8" w:space="0"/>
            </w:tcBorders>
            <w:shd w:val="clear" w:color="auto" w:fill="auto"/>
            <w:vAlign w:val="center"/>
          </w:tcPr>
          <w:p w14:paraId="13DD68B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56B4C96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7736D8FE">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22641.00 </w:t>
            </w:r>
          </w:p>
        </w:tc>
        <w:tc>
          <w:tcPr>
            <w:tcW w:w="1578" w:type="dxa"/>
            <w:tcBorders>
              <w:top w:val="nil"/>
              <w:left w:val="nil"/>
              <w:bottom w:val="single" w:color="000000" w:sz="8" w:space="0"/>
              <w:right w:val="single" w:color="000000" w:sz="8" w:space="0"/>
            </w:tcBorders>
            <w:shd w:val="clear" w:color="auto" w:fill="auto"/>
            <w:vAlign w:val="center"/>
          </w:tcPr>
          <w:p w14:paraId="088EFF34">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22641.00 </w:t>
            </w:r>
          </w:p>
        </w:tc>
        <w:tc>
          <w:tcPr>
            <w:tcW w:w="1384" w:type="dxa"/>
            <w:tcBorders>
              <w:top w:val="nil"/>
              <w:left w:val="nil"/>
              <w:bottom w:val="single" w:color="000000" w:sz="8" w:space="0"/>
              <w:right w:val="single" w:color="000000" w:sz="8" w:space="0"/>
            </w:tcBorders>
            <w:shd w:val="clear" w:color="auto" w:fill="auto"/>
            <w:vAlign w:val="center"/>
          </w:tcPr>
          <w:p w14:paraId="22FEB431">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24000.00 </w:t>
            </w:r>
          </w:p>
        </w:tc>
        <w:tc>
          <w:tcPr>
            <w:tcW w:w="757" w:type="dxa"/>
            <w:tcBorders>
              <w:top w:val="nil"/>
              <w:left w:val="nil"/>
              <w:bottom w:val="single" w:color="000000" w:sz="8" w:space="0"/>
              <w:right w:val="single" w:color="000000" w:sz="8" w:space="0"/>
            </w:tcBorders>
            <w:shd w:val="clear" w:color="auto" w:fill="auto"/>
            <w:vAlign w:val="center"/>
          </w:tcPr>
          <w:p w14:paraId="64B52B5E">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2F9DB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51BD9B1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55</w:t>
            </w:r>
          </w:p>
        </w:tc>
        <w:tc>
          <w:tcPr>
            <w:tcW w:w="436" w:type="dxa"/>
            <w:vMerge w:val="continue"/>
            <w:tcBorders>
              <w:top w:val="nil"/>
              <w:left w:val="nil"/>
              <w:bottom w:val="single" w:color="000000" w:sz="8" w:space="0"/>
              <w:right w:val="single" w:color="000000" w:sz="8" w:space="0"/>
            </w:tcBorders>
            <w:shd w:val="clear" w:color="auto" w:fill="auto"/>
            <w:vAlign w:val="center"/>
          </w:tcPr>
          <w:p w14:paraId="60BEEEB9">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7D156A87">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65FCD858">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城市智能感知数据资产软件</w:t>
            </w:r>
          </w:p>
        </w:tc>
        <w:tc>
          <w:tcPr>
            <w:tcW w:w="1221" w:type="dxa"/>
            <w:tcBorders>
              <w:top w:val="nil"/>
              <w:left w:val="nil"/>
              <w:bottom w:val="single" w:color="000000" w:sz="8" w:space="0"/>
              <w:right w:val="single" w:color="000000" w:sz="8" w:space="0"/>
            </w:tcBorders>
            <w:shd w:val="clear" w:color="auto" w:fill="auto"/>
            <w:vAlign w:val="center"/>
          </w:tcPr>
          <w:p w14:paraId="0000DF08">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城市智能感知数据资产软件V1.0</w:t>
            </w:r>
          </w:p>
        </w:tc>
        <w:tc>
          <w:tcPr>
            <w:tcW w:w="530" w:type="dxa"/>
            <w:tcBorders>
              <w:top w:val="nil"/>
              <w:left w:val="nil"/>
              <w:bottom w:val="single" w:color="000000" w:sz="8" w:space="0"/>
              <w:right w:val="single" w:color="000000" w:sz="8" w:space="0"/>
            </w:tcBorders>
            <w:shd w:val="clear" w:color="auto" w:fill="auto"/>
            <w:vAlign w:val="center"/>
          </w:tcPr>
          <w:p w14:paraId="5D0E5B08">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6B33EF44">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3B422E0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16981.00 </w:t>
            </w:r>
          </w:p>
        </w:tc>
        <w:tc>
          <w:tcPr>
            <w:tcW w:w="1578" w:type="dxa"/>
            <w:tcBorders>
              <w:top w:val="nil"/>
              <w:left w:val="nil"/>
              <w:bottom w:val="single" w:color="000000" w:sz="8" w:space="0"/>
              <w:right w:val="single" w:color="000000" w:sz="8" w:space="0"/>
            </w:tcBorders>
            <w:shd w:val="clear" w:color="auto" w:fill="auto"/>
            <w:vAlign w:val="center"/>
          </w:tcPr>
          <w:p w14:paraId="1AA1F0A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16981.00 </w:t>
            </w:r>
          </w:p>
        </w:tc>
        <w:tc>
          <w:tcPr>
            <w:tcW w:w="1384" w:type="dxa"/>
            <w:tcBorders>
              <w:top w:val="nil"/>
              <w:left w:val="nil"/>
              <w:bottom w:val="single" w:color="000000" w:sz="8" w:space="0"/>
              <w:right w:val="single" w:color="000000" w:sz="8" w:space="0"/>
            </w:tcBorders>
            <w:shd w:val="clear" w:color="auto" w:fill="auto"/>
            <w:vAlign w:val="center"/>
          </w:tcPr>
          <w:p w14:paraId="34D141A2">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18000.00 </w:t>
            </w:r>
          </w:p>
        </w:tc>
        <w:tc>
          <w:tcPr>
            <w:tcW w:w="757" w:type="dxa"/>
            <w:tcBorders>
              <w:top w:val="nil"/>
              <w:left w:val="nil"/>
              <w:bottom w:val="single" w:color="000000" w:sz="8" w:space="0"/>
              <w:right w:val="single" w:color="000000" w:sz="8" w:space="0"/>
            </w:tcBorders>
            <w:shd w:val="clear" w:color="auto" w:fill="auto"/>
            <w:vAlign w:val="center"/>
          </w:tcPr>
          <w:p w14:paraId="478BBDE1">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13F78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6477DC5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56</w:t>
            </w:r>
          </w:p>
        </w:tc>
        <w:tc>
          <w:tcPr>
            <w:tcW w:w="436" w:type="dxa"/>
            <w:vMerge w:val="continue"/>
            <w:tcBorders>
              <w:top w:val="nil"/>
              <w:left w:val="nil"/>
              <w:bottom w:val="single" w:color="000000" w:sz="8" w:space="0"/>
              <w:right w:val="single" w:color="000000" w:sz="8" w:space="0"/>
            </w:tcBorders>
            <w:shd w:val="clear" w:color="auto" w:fill="auto"/>
            <w:vAlign w:val="center"/>
          </w:tcPr>
          <w:p w14:paraId="36245150">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restart"/>
            <w:tcBorders>
              <w:top w:val="nil"/>
              <w:left w:val="nil"/>
              <w:bottom w:val="single" w:color="000000" w:sz="8" w:space="0"/>
              <w:right w:val="single" w:color="000000" w:sz="8" w:space="0"/>
            </w:tcBorders>
            <w:shd w:val="clear" w:color="auto" w:fill="auto"/>
            <w:vAlign w:val="center"/>
          </w:tcPr>
          <w:p w14:paraId="6B25DC08">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视频内容服务平台</w:t>
            </w:r>
          </w:p>
        </w:tc>
        <w:tc>
          <w:tcPr>
            <w:tcW w:w="1077" w:type="dxa"/>
            <w:tcBorders>
              <w:top w:val="nil"/>
              <w:left w:val="nil"/>
              <w:bottom w:val="single" w:color="000000" w:sz="8" w:space="0"/>
              <w:right w:val="single" w:color="000000" w:sz="8" w:space="0"/>
            </w:tcBorders>
            <w:shd w:val="clear" w:color="auto" w:fill="auto"/>
            <w:vAlign w:val="center"/>
          </w:tcPr>
          <w:p w14:paraId="20B7CA9E">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视频智能应用软件</w:t>
            </w:r>
          </w:p>
        </w:tc>
        <w:tc>
          <w:tcPr>
            <w:tcW w:w="1221" w:type="dxa"/>
            <w:tcBorders>
              <w:top w:val="nil"/>
              <w:left w:val="nil"/>
              <w:bottom w:val="single" w:color="000000" w:sz="8" w:space="0"/>
              <w:right w:val="single" w:color="000000" w:sz="8" w:space="0"/>
            </w:tcBorders>
            <w:shd w:val="clear" w:color="auto" w:fill="auto"/>
            <w:vAlign w:val="center"/>
          </w:tcPr>
          <w:p w14:paraId="625033E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视频智能应用软件V1.0</w:t>
            </w:r>
          </w:p>
        </w:tc>
        <w:tc>
          <w:tcPr>
            <w:tcW w:w="530" w:type="dxa"/>
            <w:tcBorders>
              <w:top w:val="nil"/>
              <w:left w:val="nil"/>
              <w:bottom w:val="single" w:color="000000" w:sz="8" w:space="0"/>
              <w:right w:val="single" w:color="000000" w:sz="8" w:space="0"/>
            </w:tcBorders>
            <w:shd w:val="clear" w:color="auto" w:fill="auto"/>
            <w:vAlign w:val="center"/>
          </w:tcPr>
          <w:p w14:paraId="57F071BB">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0DD3F9F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0ABD473F">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205471.00 </w:t>
            </w:r>
          </w:p>
        </w:tc>
        <w:tc>
          <w:tcPr>
            <w:tcW w:w="1578" w:type="dxa"/>
            <w:tcBorders>
              <w:top w:val="nil"/>
              <w:left w:val="nil"/>
              <w:bottom w:val="single" w:color="000000" w:sz="8" w:space="0"/>
              <w:right w:val="single" w:color="000000" w:sz="8" w:space="0"/>
            </w:tcBorders>
            <w:shd w:val="clear" w:color="auto" w:fill="auto"/>
            <w:vAlign w:val="center"/>
          </w:tcPr>
          <w:p w14:paraId="2AD715C1">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205471.00 </w:t>
            </w:r>
          </w:p>
        </w:tc>
        <w:tc>
          <w:tcPr>
            <w:tcW w:w="1384" w:type="dxa"/>
            <w:tcBorders>
              <w:top w:val="nil"/>
              <w:left w:val="nil"/>
              <w:bottom w:val="single" w:color="000000" w:sz="8" w:space="0"/>
              <w:right w:val="single" w:color="000000" w:sz="8" w:space="0"/>
            </w:tcBorders>
            <w:shd w:val="clear" w:color="auto" w:fill="auto"/>
            <w:vAlign w:val="center"/>
          </w:tcPr>
          <w:p w14:paraId="03F5484B">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217800.00 </w:t>
            </w:r>
          </w:p>
        </w:tc>
        <w:tc>
          <w:tcPr>
            <w:tcW w:w="757" w:type="dxa"/>
            <w:tcBorders>
              <w:top w:val="nil"/>
              <w:left w:val="nil"/>
              <w:bottom w:val="single" w:color="000000" w:sz="8" w:space="0"/>
              <w:right w:val="single" w:color="000000" w:sz="8" w:space="0"/>
            </w:tcBorders>
            <w:shd w:val="clear" w:color="auto" w:fill="auto"/>
            <w:vAlign w:val="center"/>
          </w:tcPr>
          <w:p w14:paraId="132E1146">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4B72E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23FCE40E">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57</w:t>
            </w:r>
          </w:p>
        </w:tc>
        <w:tc>
          <w:tcPr>
            <w:tcW w:w="436" w:type="dxa"/>
            <w:vMerge w:val="continue"/>
            <w:tcBorders>
              <w:top w:val="nil"/>
              <w:left w:val="nil"/>
              <w:bottom w:val="single" w:color="000000" w:sz="8" w:space="0"/>
              <w:right w:val="single" w:color="000000" w:sz="8" w:space="0"/>
            </w:tcBorders>
            <w:shd w:val="clear" w:color="auto" w:fill="auto"/>
            <w:vAlign w:val="center"/>
          </w:tcPr>
          <w:p w14:paraId="06063FFB">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2A375340">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543937A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视频告警管理软件</w:t>
            </w:r>
          </w:p>
        </w:tc>
        <w:tc>
          <w:tcPr>
            <w:tcW w:w="1221" w:type="dxa"/>
            <w:tcBorders>
              <w:top w:val="nil"/>
              <w:left w:val="nil"/>
              <w:bottom w:val="single" w:color="000000" w:sz="8" w:space="0"/>
              <w:right w:val="single" w:color="000000" w:sz="8" w:space="0"/>
            </w:tcBorders>
            <w:shd w:val="clear" w:color="auto" w:fill="auto"/>
            <w:vAlign w:val="center"/>
          </w:tcPr>
          <w:p w14:paraId="77D8625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视频告警管理软件V1.0</w:t>
            </w:r>
          </w:p>
        </w:tc>
        <w:tc>
          <w:tcPr>
            <w:tcW w:w="530" w:type="dxa"/>
            <w:tcBorders>
              <w:top w:val="nil"/>
              <w:left w:val="nil"/>
              <w:bottom w:val="single" w:color="000000" w:sz="8" w:space="0"/>
              <w:right w:val="single" w:color="000000" w:sz="8" w:space="0"/>
            </w:tcBorders>
            <w:shd w:val="clear" w:color="auto" w:fill="auto"/>
            <w:vAlign w:val="center"/>
          </w:tcPr>
          <w:p w14:paraId="122FB9BC">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0CE2675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45DC844F">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168113.00 </w:t>
            </w:r>
          </w:p>
        </w:tc>
        <w:tc>
          <w:tcPr>
            <w:tcW w:w="1578" w:type="dxa"/>
            <w:tcBorders>
              <w:top w:val="nil"/>
              <w:left w:val="nil"/>
              <w:bottom w:val="single" w:color="000000" w:sz="8" w:space="0"/>
              <w:right w:val="single" w:color="000000" w:sz="8" w:space="0"/>
            </w:tcBorders>
            <w:shd w:val="clear" w:color="auto" w:fill="auto"/>
            <w:vAlign w:val="center"/>
          </w:tcPr>
          <w:p w14:paraId="69B5F64B">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168113.00 </w:t>
            </w:r>
          </w:p>
        </w:tc>
        <w:tc>
          <w:tcPr>
            <w:tcW w:w="1384" w:type="dxa"/>
            <w:tcBorders>
              <w:top w:val="nil"/>
              <w:left w:val="nil"/>
              <w:bottom w:val="single" w:color="000000" w:sz="8" w:space="0"/>
              <w:right w:val="single" w:color="000000" w:sz="8" w:space="0"/>
            </w:tcBorders>
            <w:shd w:val="clear" w:color="auto" w:fill="auto"/>
            <w:vAlign w:val="center"/>
          </w:tcPr>
          <w:p w14:paraId="517656FF">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178200.00 </w:t>
            </w:r>
          </w:p>
        </w:tc>
        <w:tc>
          <w:tcPr>
            <w:tcW w:w="757" w:type="dxa"/>
            <w:tcBorders>
              <w:top w:val="nil"/>
              <w:left w:val="nil"/>
              <w:bottom w:val="single" w:color="000000" w:sz="8" w:space="0"/>
              <w:right w:val="single" w:color="000000" w:sz="8" w:space="0"/>
            </w:tcBorders>
            <w:shd w:val="clear" w:color="auto" w:fill="auto"/>
            <w:vAlign w:val="center"/>
          </w:tcPr>
          <w:p w14:paraId="66CD1E2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2977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38F33ECF">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58</w:t>
            </w:r>
          </w:p>
        </w:tc>
        <w:tc>
          <w:tcPr>
            <w:tcW w:w="436" w:type="dxa"/>
            <w:vMerge w:val="continue"/>
            <w:tcBorders>
              <w:top w:val="nil"/>
              <w:left w:val="nil"/>
              <w:bottom w:val="single" w:color="000000" w:sz="8" w:space="0"/>
              <w:right w:val="single" w:color="000000" w:sz="8" w:space="0"/>
            </w:tcBorders>
            <w:shd w:val="clear" w:color="auto" w:fill="auto"/>
            <w:vAlign w:val="center"/>
          </w:tcPr>
          <w:p w14:paraId="004C2F16">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09D22DF0">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4164EC7B">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视频显控系统软件</w:t>
            </w:r>
          </w:p>
        </w:tc>
        <w:tc>
          <w:tcPr>
            <w:tcW w:w="1221" w:type="dxa"/>
            <w:tcBorders>
              <w:top w:val="nil"/>
              <w:left w:val="nil"/>
              <w:bottom w:val="single" w:color="000000" w:sz="8" w:space="0"/>
              <w:right w:val="single" w:color="000000" w:sz="8" w:space="0"/>
            </w:tcBorders>
            <w:shd w:val="clear" w:color="auto" w:fill="auto"/>
            <w:vAlign w:val="center"/>
          </w:tcPr>
          <w:p w14:paraId="41984E4E">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视频显控系统软件V1.0</w:t>
            </w:r>
          </w:p>
        </w:tc>
        <w:tc>
          <w:tcPr>
            <w:tcW w:w="530" w:type="dxa"/>
            <w:tcBorders>
              <w:top w:val="nil"/>
              <w:left w:val="nil"/>
              <w:bottom w:val="single" w:color="000000" w:sz="8" w:space="0"/>
              <w:right w:val="single" w:color="000000" w:sz="8" w:space="0"/>
            </w:tcBorders>
            <w:shd w:val="clear" w:color="auto" w:fill="auto"/>
            <w:vAlign w:val="center"/>
          </w:tcPr>
          <w:p w14:paraId="4D30A56E">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187AEB1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7BDCA1DF">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149433.00 </w:t>
            </w:r>
          </w:p>
        </w:tc>
        <w:tc>
          <w:tcPr>
            <w:tcW w:w="1578" w:type="dxa"/>
            <w:tcBorders>
              <w:top w:val="nil"/>
              <w:left w:val="nil"/>
              <w:bottom w:val="single" w:color="000000" w:sz="8" w:space="0"/>
              <w:right w:val="single" w:color="000000" w:sz="8" w:space="0"/>
            </w:tcBorders>
            <w:shd w:val="clear" w:color="auto" w:fill="auto"/>
            <w:vAlign w:val="center"/>
          </w:tcPr>
          <w:p w14:paraId="6B71B1B1">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149433.00 </w:t>
            </w:r>
          </w:p>
        </w:tc>
        <w:tc>
          <w:tcPr>
            <w:tcW w:w="1384" w:type="dxa"/>
            <w:tcBorders>
              <w:top w:val="nil"/>
              <w:left w:val="nil"/>
              <w:bottom w:val="single" w:color="000000" w:sz="8" w:space="0"/>
              <w:right w:val="single" w:color="000000" w:sz="8" w:space="0"/>
            </w:tcBorders>
            <w:shd w:val="clear" w:color="auto" w:fill="auto"/>
            <w:vAlign w:val="center"/>
          </w:tcPr>
          <w:p w14:paraId="728E0E48">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158400.00 </w:t>
            </w:r>
          </w:p>
        </w:tc>
        <w:tc>
          <w:tcPr>
            <w:tcW w:w="757" w:type="dxa"/>
            <w:tcBorders>
              <w:top w:val="nil"/>
              <w:left w:val="nil"/>
              <w:bottom w:val="single" w:color="000000" w:sz="8" w:space="0"/>
              <w:right w:val="single" w:color="000000" w:sz="8" w:space="0"/>
            </w:tcBorders>
            <w:shd w:val="clear" w:color="auto" w:fill="auto"/>
            <w:vAlign w:val="center"/>
          </w:tcPr>
          <w:p w14:paraId="5C083D96">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7BAC1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3579C3E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59</w:t>
            </w:r>
          </w:p>
        </w:tc>
        <w:tc>
          <w:tcPr>
            <w:tcW w:w="436" w:type="dxa"/>
            <w:vMerge w:val="continue"/>
            <w:tcBorders>
              <w:top w:val="nil"/>
              <w:left w:val="nil"/>
              <w:bottom w:val="single" w:color="000000" w:sz="8" w:space="0"/>
              <w:right w:val="single" w:color="000000" w:sz="8" w:space="0"/>
            </w:tcBorders>
            <w:shd w:val="clear" w:color="auto" w:fill="auto"/>
            <w:vAlign w:val="center"/>
          </w:tcPr>
          <w:p w14:paraId="674D274B">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01225B9C">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16EE6CE4">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视频电子地图软件</w:t>
            </w:r>
          </w:p>
        </w:tc>
        <w:tc>
          <w:tcPr>
            <w:tcW w:w="1221" w:type="dxa"/>
            <w:tcBorders>
              <w:top w:val="nil"/>
              <w:left w:val="nil"/>
              <w:bottom w:val="single" w:color="000000" w:sz="8" w:space="0"/>
              <w:right w:val="single" w:color="000000" w:sz="8" w:space="0"/>
            </w:tcBorders>
            <w:shd w:val="clear" w:color="auto" w:fill="auto"/>
            <w:vAlign w:val="center"/>
          </w:tcPr>
          <w:p w14:paraId="32DA825E">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视频电子地图软件V1.0</w:t>
            </w:r>
          </w:p>
        </w:tc>
        <w:tc>
          <w:tcPr>
            <w:tcW w:w="530" w:type="dxa"/>
            <w:tcBorders>
              <w:top w:val="nil"/>
              <w:left w:val="nil"/>
              <w:bottom w:val="single" w:color="000000" w:sz="8" w:space="0"/>
              <w:right w:val="single" w:color="000000" w:sz="8" w:space="0"/>
            </w:tcBorders>
            <w:shd w:val="clear" w:color="auto" w:fill="auto"/>
            <w:vAlign w:val="center"/>
          </w:tcPr>
          <w:p w14:paraId="474F219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32EAEC82">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3FF3D808">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121415.00 </w:t>
            </w:r>
          </w:p>
        </w:tc>
        <w:tc>
          <w:tcPr>
            <w:tcW w:w="1578" w:type="dxa"/>
            <w:tcBorders>
              <w:top w:val="nil"/>
              <w:left w:val="nil"/>
              <w:bottom w:val="single" w:color="000000" w:sz="8" w:space="0"/>
              <w:right w:val="single" w:color="000000" w:sz="8" w:space="0"/>
            </w:tcBorders>
            <w:shd w:val="clear" w:color="auto" w:fill="auto"/>
            <w:vAlign w:val="center"/>
          </w:tcPr>
          <w:p w14:paraId="7246623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121415.00 </w:t>
            </w:r>
          </w:p>
        </w:tc>
        <w:tc>
          <w:tcPr>
            <w:tcW w:w="1384" w:type="dxa"/>
            <w:tcBorders>
              <w:top w:val="nil"/>
              <w:left w:val="nil"/>
              <w:bottom w:val="single" w:color="000000" w:sz="8" w:space="0"/>
              <w:right w:val="single" w:color="000000" w:sz="8" w:space="0"/>
            </w:tcBorders>
            <w:shd w:val="clear" w:color="auto" w:fill="auto"/>
            <w:vAlign w:val="center"/>
          </w:tcPr>
          <w:p w14:paraId="7EDE278F">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128700.00 </w:t>
            </w:r>
          </w:p>
        </w:tc>
        <w:tc>
          <w:tcPr>
            <w:tcW w:w="757" w:type="dxa"/>
            <w:tcBorders>
              <w:top w:val="nil"/>
              <w:left w:val="nil"/>
              <w:bottom w:val="single" w:color="000000" w:sz="8" w:space="0"/>
              <w:right w:val="single" w:color="000000" w:sz="8" w:space="0"/>
            </w:tcBorders>
            <w:shd w:val="clear" w:color="auto" w:fill="auto"/>
            <w:vAlign w:val="center"/>
          </w:tcPr>
          <w:p w14:paraId="6333C9A8">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5515E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1090A11B">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60</w:t>
            </w:r>
          </w:p>
        </w:tc>
        <w:tc>
          <w:tcPr>
            <w:tcW w:w="436" w:type="dxa"/>
            <w:vMerge w:val="continue"/>
            <w:tcBorders>
              <w:top w:val="nil"/>
              <w:left w:val="nil"/>
              <w:bottom w:val="single" w:color="000000" w:sz="8" w:space="0"/>
              <w:right w:val="single" w:color="000000" w:sz="8" w:space="0"/>
            </w:tcBorders>
            <w:shd w:val="clear" w:color="auto" w:fill="auto"/>
            <w:vAlign w:val="center"/>
          </w:tcPr>
          <w:p w14:paraId="51BD3360">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670812CA">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3128E2D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录像回放软件</w:t>
            </w:r>
          </w:p>
        </w:tc>
        <w:tc>
          <w:tcPr>
            <w:tcW w:w="1221" w:type="dxa"/>
            <w:tcBorders>
              <w:top w:val="nil"/>
              <w:left w:val="nil"/>
              <w:bottom w:val="single" w:color="000000" w:sz="8" w:space="0"/>
              <w:right w:val="single" w:color="000000" w:sz="8" w:space="0"/>
            </w:tcBorders>
            <w:shd w:val="clear" w:color="auto" w:fill="auto"/>
            <w:vAlign w:val="center"/>
          </w:tcPr>
          <w:p w14:paraId="53474294">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录像回放软件V1.0</w:t>
            </w:r>
          </w:p>
        </w:tc>
        <w:tc>
          <w:tcPr>
            <w:tcW w:w="530" w:type="dxa"/>
            <w:tcBorders>
              <w:top w:val="nil"/>
              <w:left w:val="nil"/>
              <w:bottom w:val="single" w:color="000000" w:sz="8" w:space="0"/>
              <w:right w:val="single" w:color="000000" w:sz="8" w:space="0"/>
            </w:tcBorders>
            <w:shd w:val="clear" w:color="auto" w:fill="auto"/>
            <w:vAlign w:val="center"/>
          </w:tcPr>
          <w:p w14:paraId="1E5C183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14404222">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69A2521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74716.00 </w:t>
            </w:r>
          </w:p>
        </w:tc>
        <w:tc>
          <w:tcPr>
            <w:tcW w:w="1578" w:type="dxa"/>
            <w:tcBorders>
              <w:top w:val="nil"/>
              <w:left w:val="nil"/>
              <w:bottom w:val="single" w:color="000000" w:sz="8" w:space="0"/>
              <w:right w:val="single" w:color="000000" w:sz="8" w:space="0"/>
            </w:tcBorders>
            <w:shd w:val="clear" w:color="auto" w:fill="auto"/>
            <w:vAlign w:val="center"/>
          </w:tcPr>
          <w:p w14:paraId="10DC07E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74716.00 </w:t>
            </w:r>
          </w:p>
        </w:tc>
        <w:tc>
          <w:tcPr>
            <w:tcW w:w="1384" w:type="dxa"/>
            <w:tcBorders>
              <w:top w:val="nil"/>
              <w:left w:val="nil"/>
              <w:bottom w:val="single" w:color="000000" w:sz="8" w:space="0"/>
              <w:right w:val="single" w:color="000000" w:sz="8" w:space="0"/>
            </w:tcBorders>
            <w:shd w:val="clear" w:color="auto" w:fill="auto"/>
            <w:vAlign w:val="center"/>
          </w:tcPr>
          <w:p w14:paraId="36280EB8">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79200.00 </w:t>
            </w:r>
          </w:p>
        </w:tc>
        <w:tc>
          <w:tcPr>
            <w:tcW w:w="757" w:type="dxa"/>
            <w:tcBorders>
              <w:top w:val="nil"/>
              <w:left w:val="nil"/>
              <w:bottom w:val="single" w:color="000000" w:sz="8" w:space="0"/>
              <w:right w:val="single" w:color="000000" w:sz="8" w:space="0"/>
            </w:tcBorders>
            <w:shd w:val="clear" w:color="auto" w:fill="auto"/>
            <w:vAlign w:val="center"/>
          </w:tcPr>
          <w:p w14:paraId="5486139E">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612B2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3DBFFF9F">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61</w:t>
            </w:r>
          </w:p>
        </w:tc>
        <w:tc>
          <w:tcPr>
            <w:tcW w:w="436" w:type="dxa"/>
            <w:vMerge w:val="continue"/>
            <w:tcBorders>
              <w:top w:val="nil"/>
              <w:left w:val="nil"/>
              <w:bottom w:val="single" w:color="000000" w:sz="8" w:space="0"/>
              <w:right w:val="single" w:color="000000" w:sz="8" w:space="0"/>
            </w:tcBorders>
            <w:shd w:val="clear" w:color="auto" w:fill="auto"/>
            <w:vAlign w:val="center"/>
          </w:tcPr>
          <w:p w14:paraId="0FB5B53A">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7352A427">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0A9B1C6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实时视频系统管理软件</w:t>
            </w:r>
          </w:p>
        </w:tc>
        <w:tc>
          <w:tcPr>
            <w:tcW w:w="1221" w:type="dxa"/>
            <w:tcBorders>
              <w:top w:val="nil"/>
              <w:left w:val="nil"/>
              <w:bottom w:val="single" w:color="000000" w:sz="8" w:space="0"/>
              <w:right w:val="single" w:color="000000" w:sz="8" w:space="0"/>
            </w:tcBorders>
            <w:shd w:val="clear" w:color="auto" w:fill="auto"/>
            <w:vAlign w:val="center"/>
          </w:tcPr>
          <w:p w14:paraId="427E9C88">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实时视频系统管理软件V1.0</w:t>
            </w:r>
          </w:p>
        </w:tc>
        <w:tc>
          <w:tcPr>
            <w:tcW w:w="530" w:type="dxa"/>
            <w:tcBorders>
              <w:top w:val="nil"/>
              <w:left w:val="nil"/>
              <w:bottom w:val="single" w:color="000000" w:sz="8" w:space="0"/>
              <w:right w:val="single" w:color="000000" w:sz="8" w:space="0"/>
            </w:tcBorders>
            <w:shd w:val="clear" w:color="auto" w:fill="auto"/>
            <w:vAlign w:val="center"/>
          </w:tcPr>
          <w:p w14:paraId="255B4D0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397A606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510035D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65377.00 </w:t>
            </w:r>
          </w:p>
        </w:tc>
        <w:tc>
          <w:tcPr>
            <w:tcW w:w="1578" w:type="dxa"/>
            <w:tcBorders>
              <w:top w:val="nil"/>
              <w:left w:val="nil"/>
              <w:bottom w:val="single" w:color="000000" w:sz="8" w:space="0"/>
              <w:right w:val="single" w:color="000000" w:sz="8" w:space="0"/>
            </w:tcBorders>
            <w:shd w:val="clear" w:color="auto" w:fill="auto"/>
            <w:vAlign w:val="center"/>
          </w:tcPr>
          <w:p w14:paraId="76C2B3F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65377.00 </w:t>
            </w:r>
          </w:p>
        </w:tc>
        <w:tc>
          <w:tcPr>
            <w:tcW w:w="1384" w:type="dxa"/>
            <w:tcBorders>
              <w:top w:val="nil"/>
              <w:left w:val="nil"/>
              <w:bottom w:val="single" w:color="000000" w:sz="8" w:space="0"/>
              <w:right w:val="single" w:color="000000" w:sz="8" w:space="0"/>
            </w:tcBorders>
            <w:shd w:val="clear" w:color="auto" w:fill="auto"/>
            <w:vAlign w:val="center"/>
          </w:tcPr>
          <w:p w14:paraId="63868C40">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69300.00 </w:t>
            </w:r>
          </w:p>
        </w:tc>
        <w:tc>
          <w:tcPr>
            <w:tcW w:w="757" w:type="dxa"/>
            <w:tcBorders>
              <w:top w:val="nil"/>
              <w:left w:val="nil"/>
              <w:bottom w:val="single" w:color="000000" w:sz="8" w:space="0"/>
              <w:right w:val="single" w:color="000000" w:sz="8" w:space="0"/>
            </w:tcBorders>
            <w:shd w:val="clear" w:color="auto" w:fill="auto"/>
            <w:vAlign w:val="center"/>
          </w:tcPr>
          <w:p w14:paraId="01632131">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46A1C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44445928">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62</w:t>
            </w:r>
          </w:p>
        </w:tc>
        <w:tc>
          <w:tcPr>
            <w:tcW w:w="436" w:type="dxa"/>
            <w:vMerge w:val="continue"/>
            <w:tcBorders>
              <w:top w:val="nil"/>
              <w:left w:val="nil"/>
              <w:bottom w:val="single" w:color="000000" w:sz="8" w:space="0"/>
              <w:right w:val="single" w:color="000000" w:sz="8" w:space="0"/>
            </w:tcBorders>
            <w:shd w:val="clear" w:color="auto" w:fill="auto"/>
            <w:vAlign w:val="center"/>
          </w:tcPr>
          <w:p w14:paraId="796DD800">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3C42D23F">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5CC1521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视频系统运维软件</w:t>
            </w:r>
          </w:p>
        </w:tc>
        <w:tc>
          <w:tcPr>
            <w:tcW w:w="1221" w:type="dxa"/>
            <w:tcBorders>
              <w:top w:val="nil"/>
              <w:left w:val="nil"/>
              <w:bottom w:val="single" w:color="000000" w:sz="8" w:space="0"/>
              <w:right w:val="single" w:color="000000" w:sz="8" w:space="0"/>
            </w:tcBorders>
            <w:shd w:val="clear" w:color="auto" w:fill="auto"/>
            <w:vAlign w:val="center"/>
          </w:tcPr>
          <w:p w14:paraId="2760175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视频系统运维软件V1.0</w:t>
            </w:r>
          </w:p>
        </w:tc>
        <w:tc>
          <w:tcPr>
            <w:tcW w:w="530" w:type="dxa"/>
            <w:tcBorders>
              <w:top w:val="nil"/>
              <w:left w:val="nil"/>
              <w:bottom w:val="single" w:color="000000" w:sz="8" w:space="0"/>
              <w:right w:val="single" w:color="000000" w:sz="8" w:space="0"/>
            </w:tcBorders>
            <w:shd w:val="clear" w:color="auto" w:fill="auto"/>
            <w:vAlign w:val="center"/>
          </w:tcPr>
          <w:p w14:paraId="149CA01F">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58C3A64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7AA32F3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46698.00 </w:t>
            </w:r>
          </w:p>
        </w:tc>
        <w:tc>
          <w:tcPr>
            <w:tcW w:w="1578" w:type="dxa"/>
            <w:tcBorders>
              <w:top w:val="nil"/>
              <w:left w:val="nil"/>
              <w:bottom w:val="single" w:color="000000" w:sz="8" w:space="0"/>
              <w:right w:val="single" w:color="000000" w:sz="8" w:space="0"/>
            </w:tcBorders>
            <w:shd w:val="clear" w:color="auto" w:fill="auto"/>
            <w:vAlign w:val="center"/>
          </w:tcPr>
          <w:p w14:paraId="498881F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46698.00 </w:t>
            </w:r>
          </w:p>
        </w:tc>
        <w:tc>
          <w:tcPr>
            <w:tcW w:w="1384" w:type="dxa"/>
            <w:tcBorders>
              <w:top w:val="nil"/>
              <w:left w:val="nil"/>
              <w:bottom w:val="single" w:color="000000" w:sz="8" w:space="0"/>
              <w:right w:val="single" w:color="000000" w:sz="8" w:space="0"/>
            </w:tcBorders>
            <w:shd w:val="clear" w:color="auto" w:fill="auto"/>
            <w:vAlign w:val="center"/>
          </w:tcPr>
          <w:p w14:paraId="1B14CBE8">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49500.00 </w:t>
            </w:r>
          </w:p>
        </w:tc>
        <w:tc>
          <w:tcPr>
            <w:tcW w:w="757" w:type="dxa"/>
            <w:tcBorders>
              <w:top w:val="nil"/>
              <w:left w:val="nil"/>
              <w:bottom w:val="single" w:color="000000" w:sz="8" w:space="0"/>
              <w:right w:val="single" w:color="000000" w:sz="8" w:space="0"/>
            </w:tcBorders>
            <w:shd w:val="clear" w:color="auto" w:fill="auto"/>
            <w:vAlign w:val="center"/>
          </w:tcPr>
          <w:p w14:paraId="60F56048">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0E748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0D862E2E">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63</w:t>
            </w:r>
          </w:p>
        </w:tc>
        <w:tc>
          <w:tcPr>
            <w:tcW w:w="436" w:type="dxa"/>
            <w:vMerge w:val="continue"/>
            <w:tcBorders>
              <w:top w:val="nil"/>
              <w:left w:val="nil"/>
              <w:bottom w:val="single" w:color="000000" w:sz="8" w:space="0"/>
              <w:right w:val="single" w:color="000000" w:sz="8" w:space="0"/>
            </w:tcBorders>
            <w:shd w:val="clear" w:color="auto" w:fill="auto"/>
            <w:vAlign w:val="center"/>
          </w:tcPr>
          <w:p w14:paraId="11067489">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4B33FAA6">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75F4B04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视频存储管理软件</w:t>
            </w:r>
          </w:p>
        </w:tc>
        <w:tc>
          <w:tcPr>
            <w:tcW w:w="1221" w:type="dxa"/>
            <w:tcBorders>
              <w:top w:val="nil"/>
              <w:left w:val="nil"/>
              <w:bottom w:val="single" w:color="000000" w:sz="8" w:space="0"/>
              <w:right w:val="single" w:color="000000" w:sz="8" w:space="0"/>
            </w:tcBorders>
            <w:shd w:val="clear" w:color="auto" w:fill="auto"/>
            <w:vAlign w:val="center"/>
          </w:tcPr>
          <w:p w14:paraId="267A3A9C">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视频存储管理软件V1.0</w:t>
            </w:r>
          </w:p>
        </w:tc>
        <w:tc>
          <w:tcPr>
            <w:tcW w:w="530" w:type="dxa"/>
            <w:tcBorders>
              <w:top w:val="nil"/>
              <w:left w:val="nil"/>
              <w:bottom w:val="single" w:color="000000" w:sz="8" w:space="0"/>
              <w:right w:val="single" w:color="000000" w:sz="8" w:space="0"/>
            </w:tcBorders>
            <w:shd w:val="clear" w:color="auto" w:fill="auto"/>
            <w:vAlign w:val="center"/>
          </w:tcPr>
          <w:p w14:paraId="792E5B0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2C8C057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60FCFC40">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28018.00 </w:t>
            </w:r>
          </w:p>
        </w:tc>
        <w:tc>
          <w:tcPr>
            <w:tcW w:w="1578" w:type="dxa"/>
            <w:tcBorders>
              <w:top w:val="nil"/>
              <w:left w:val="nil"/>
              <w:bottom w:val="single" w:color="000000" w:sz="8" w:space="0"/>
              <w:right w:val="single" w:color="000000" w:sz="8" w:space="0"/>
            </w:tcBorders>
            <w:shd w:val="clear" w:color="auto" w:fill="auto"/>
            <w:vAlign w:val="center"/>
          </w:tcPr>
          <w:p w14:paraId="2BCFDE7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28018.00 </w:t>
            </w:r>
          </w:p>
        </w:tc>
        <w:tc>
          <w:tcPr>
            <w:tcW w:w="1384" w:type="dxa"/>
            <w:tcBorders>
              <w:top w:val="nil"/>
              <w:left w:val="nil"/>
              <w:bottom w:val="single" w:color="000000" w:sz="8" w:space="0"/>
              <w:right w:val="single" w:color="000000" w:sz="8" w:space="0"/>
            </w:tcBorders>
            <w:shd w:val="clear" w:color="auto" w:fill="auto"/>
            <w:vAlign w:val="center"/>
          </w:tcPr>
          <w:p w14:paraId="1DD3791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29700.00 </w:t>
            </w:r>
          </w:p>
        </w:tc>
        <w:tc>
          <w:tcPr>
            <w:tcW w:w="757" w:type="dxa"/>
            <w:tcBorders>
              <w:top w:val="nil"/>
              <w:left w:val="nil"/>
              <w:bottom w:val="single" w:color="000000" w:sz="8" w:space="0"/>
              <w:right w:val="single" w:color="000000" w:sz="8" w:space="0"/>
            </w:tcBorders>
            <w:shd w:val="clear" w:color="auto" w:fill="auto"/>
            <w:vAlign w:val="center"/>
          </w:tcPr>
          <w:p w14:paraId="4ABDC06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068AD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106D7F2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64</w:t>
            </w:r>
          </w:p>
        </w:tc>
        <w:tc>
          <w:tcPr>
            <w:tcW w:w="436" w:type="dxa"/>
            <w:vMerge w:val="continue"/>
            <w:tcBorders>
              <w:top w:val="nil"/>
              <w:left w:val="nil"/>
              <w:bottom w:val="single" w:color="000000" w:sz="8" w:space="0"/>
              <w:right w:val="single" w:color="000000" w:sz="8" w:space="0"/>
            </w:tcBorders>
            <w:shd w:val="clear" w:color="auto" w:fill="auto"/>
            <w:vAlign w:val="center"/>
          </w:tcPr>
          <w:p w14:paraId="73B6D228">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36A33651">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5DC831F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视频设备管理软件</w:t>
            </w:r>
          </w:p>
        </w:tc>
        <w:tc>
          <w:tcPr>
            <w:tcW w:w="1221" w:type="dxa"/>
            <w:tcBorders>
              <w:top w:val="nil"/>
              <w:left w:val="nil"/>
              <w:bottom w:val="single" w:color="000000" w:sz="8" w:space="0"/>
              <w:right w:val="single" w:color="000000" w:sz="8" w:space="0"/>
            </w:tcBorders>
            <w:shd w:val="clear" w:color="auto" w:fill="auto"/>
            <w:vAlign w:val="center"/>
          </w:tcPr>
          <w:p w14:paraId="0D6B02FE">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视频设备管理软件V1.0</w:t>
            </w:r>
          </w:p>
        </w:tc>
        <w:tc>
          <w:tcPr>
            <w:tcW w:w="530" w:type="dxa"/>
            <w:tcBorders>
              <w:top w:val="nil"/>
              <w:left w:val="nil"/>
              <w:bottom w:val="single" w:color="000000" w:sz="8" w:space="0"/>
              <w:right w:val="single" w:color="000000" w:sz="8" w:space="0"/>
            </w:tcBorders>
            <w:shd w:val="clear" w:color="auto" w:fill="auto"/>
            <w:vAlign w:val="center"/>
          </w:tcPr>
          <w:p w14:paraId="50D6D18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4306884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6019A61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18679.00 </w:t>
            </w:r>
          </w:p>
        </w:tc>
        <w:tc>
          <w:tcPr>
            <w:tcW w:w="1578" w:type="dxa"/>
            <w:tcBorders>
              <w:top w:val="nil"/>
              <w:left w:val="nil"/>
              <w:bottom w:val="single" w:color="000000" w:sz="8" w:space="0"/>
              <w:right w:val="single" w:color="000000" w:sz="8" w:space="0"/>
            </w:tcBorders>
            <w:shd w:val="clear" w:color="auto" w:fill="auto"/>
            <w:vAlign w:val="center"/>
          </w:tcPr>
          <w:p w14:paraId="0358273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18679.00 </w:t>
            </w:r>
          </w:p>
        </w:tc>
        <w:tc>
          <w:tcPr>
            <w:tcW w:w="1384" w:type="dxa"/>
            <w:tcBorders>
              <w:top w:val="nil"/>
              <w:left w:val="nil"/>
              <w:bottom w:val="single" w:color="000000" w:sz="8" w:space="0"/>
              <w:right w:val="single" w:color="000000" w:sz="8" w:space="0"/>
            </w:tcBorders>
            <w:shd w:val="clear" w:color="auto" w:fill="auto"/>
            <w:vAlign w:val="center"/>
          </w:tcPr>
          <w:p w14:paraId="1239D801">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19800.00 </w:t>
            </w:r>
          </w:p>
        </w:tc>
        <w:tc>
          <w:tcPr>
            <w:tcW w:w="757" w:type="dxa"/>
            <w:tcBorders>
              <w:top w:val="nil"/>
              <w:left w:val="nil"/>
              <w:bottom w:val="single" w:color="000000" w:sz="8" w:space="0"/>
              <w:right w:val="single" w:color="000000" w:sz="8" w:space="0"/>
            </w:tcBorders>
            <w:shd w:val="clear" w:color="auto" w:fill="auto"/>
            <w:vAlign w:val="center"/>
          </w:tcPr>
          <w:p w14:paraId="75F6E7EF">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26CFC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04411E9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65</w:t>
            </w:r>
          </w:p>
        </w:tc>
        <w:tc>
          <w:tcPr>
            <w:tcW w:w="436" w:type="dxa"/>
            <w:vMerge w:val="continue"/>
            <w:tcBorders>
              <w:top w:val="nil"/>
              <w:left w:val="nil"/>
              <w:bottom w:val="single" w:color="000000" w:sz="8" w:space="0"/>
              <w:right w:val="single" w:color="000000" w:sz="8" w:space="0"/>
            </w:tcBorders>
            <w:shd w:val="clear" w:color="auto" w:fill="auto"/>
            <w:vAlign w:val="center"/>
          </w:tcPr>
          <w:p w14:paraId="40F8A603">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779E06E9">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51260E8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视频接入软件</w:t>
            </w:r>
          </w:p>
        </w:tc>
        <w:tc>
          <w:tcPr>
            <w:tcW w:w="1221" w:type="dxa"/>
            <w:tcBorders>
              <w:top w:val="nil"/>
              <w:left w:val="nil"/>
              <w:bottom w:val="single" w:color="000000" w:sz="8" w:space="0"/>
              <w:right w:val="single" w:color="000000" w:sz="8" w:space="0"/>
            </w:tcBorders>
            <w:shd w:val="clear" w:color="auto" w:fill="auto"/>
            <w:vAlign w:val="center"/>
          </w:tcPr>
          <w:p w14:paraId="3EB8FCC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视频接入软件V1.0</w:t>
            </w:r>
          </w:p>
        </w:tc>
        <w:tc>
          <w:tcPr>
            <w:tcW w:w="530" w:type="dxa"/>
            <w:tcBorders>
              <w:top w:val="nil"/>
              <w:left w:val="nil"/>
              <w:bottom w:val="single" w:color="000000" w:sz="8" w:space="0"/>
              <w:right w:val="single" w:color="000000" w:sz="8" w:space="0"/>
            </w:tcBorders>
            <w:shd w:val="clear" w:color="auto" w:fill="auto"/>
            <w:vAlign w:val="center"/>
          </w:tcPr>
          <w:p w14:paraId="45E8BBAB">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5FD113B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18AF9D3E">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18679.00 </w:t>
            </w:r>
          </w:p>
        </w:tc>
        <w:tc>
          <w:tcPr>
            <w:tcW w:w="1578" w:type="dxa"/>
            <w:tcBorders>
              <w:top w:val="nil"/>
              <w:left w:val="nil"/>
              <w:bottom w:val="single" w:color="000000" w:sz="8" w:space="0"/>
              <w:right w:val="single" w:color="000000" w:sz="8" w:space="0"/>
            </w:tcBorders>
            <w:shd w:val="clear" w:color="auto" w:fill="auto"/>
            <w:vAlign w:val="center"/>
          </w:tcPr>
          <w:p w14:paraId="1F3CB2B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18679.00 </w:t>
            </w:r>
          </w:p>
        </w:tc>
        <w:tc>
          <w:tcPr>
            <w:tcW w:w="1384" w:type="dxa"/>
            <w:tcBorders>
              <w:top w:val="nil"/>
              <w:left w:val="nil"/>
              <w:bottom w:val="single" w:color="000000" w:sz="8" w:space="0"/>
              <w:right w:val="single" w:color="000000" w:sz="8" w:space="0"/>
            </w:tcBorders>
            <w:shd w:val="clear" w:color="auto" w:fill="auto"/>
            <w:vAlign w:val="center"/>
          </w:tcPr>
          <w:p w14:paraId="5E27407B">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19800.00 </w:t>
            </w:r>
          </w:p>
        </w:tc>
        <w:tc>
          <w:tcPr>
            <w:tcW w:w="757" w:type="dxa"/>
            <w:tcBorders>
              <w:top w:val="nil"/>
              <w:left w:val="nil"/>
              <w:bottom w:val="single" w:color="000000" w:sz="8" w:space="0"/>
              <w:right w:val="single" w:color="000000" w:sz="8" w:space="0"/>
            </w:tcBorders>
            <w:shd w:val="clear" w:color="auto" w:fill="auto"/>
            <w:vAlign w:val="center"/>
          </w:tcPr>
          <w:p w14:paraId="72B71CA2">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561C0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3D05060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66</w:t>
            </w:r>
          </w:p>
        </w:tc>
        <w:tc>
          <w:tcPr>
            <w:tcW w:w="436" w:type="dxa"/>
            <w:vMerge w:val="continue"/>
            <w:tcBorders>
              <w:top w:val="nil"/>
              <w:left w:val="nil"/>
              <w:bottom w:val="single" w:color="000000" w:sz="8" w:space="0"/>
              <w:right w:val="single" w:color="000000" w:sz="8" w:space="0"/>
            </w:tcBorders>
            <w:shd w:val="clear" w:color="auto" w:fill="auto"/>
            <w:vAlign w:val="center"/>
          </w:tcPr>
          <w:p w14:paraId="6465F2D8">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126DC6C6">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78F690B4">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图片接入软件</w:t>
            </w:r>
          </w:p>
        </w:tc>
        <w:tc>
          <w:tcPr>
            <w:tcW w:w="1221" w:type="dxa"/>
            <w:tcBorders>
              <w:top w:val="nil"/>
              <w:left w:val="nil"/>
              <w:bottom w:val="single" w:color="000000" w:sz="8" w:space="0"/>
              <w:right w:val="single" w:color="000000" w:sz="8" w:space="0"/>
            </w:tcBorders>
            <w:shd w:val="clear" w:color="auto" w:fill="auto"/>
            <w:vAlign w:val="center"/>
          </w:tcPr>
          <w:p w14:paraId="213FE55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图片接入软件V1.0</w:t>
            </w:r>
          </w:p>
        </w:tc>
        <w:tc>
          <w:tcPr>
            <w:tcW w:w="530" w:type="dxa"/>
            <w:tcBorders>
              <w:top w:val="nil"/>
              <w:left w:val="nil"/>
              <w:bottom w:val="single" w:color="000000" w:sz="8" w:space="0"/>
              <w:right w:val="single" w:color="000000" w:sz="8" w:space="0"/>
            </w:tcBorders>
            <w:shd w:val="clear" w:color="auto" w:fill="auto"/>
            <w:vAlign w:val="center"/>
          </w:tcPr>
          <w:p w14:paraId="3FA7386C">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4967D1E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42178F9C">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18679.00 </w:t>
            </w:r>
          </w:p>
        </w:tc>
        <w:tc>
          <w:tcPr>
            <w:tcW w:w="1578" w:type="dxa"/>
            <w:tcBorders>
              <w:top w:val="nil"/>
              <w:left w:val="nil"/>
              <w:bottom w:val="single" w:color="000000" w:sz="8" w:space="0"/>
              <w:right w:val="single" w:color="000000" w:sz="8" w:space="0"/>
            </w:tcBorders>
            <w:shd w:val="clear" w:color="auto" w:fill="auto"/>
            <w:vAlign w:val="center"/>
          </w:tcPr>
          <w:p w14:paraId="1FDA18FF">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18679.00 </w:t>
            </w:r>
          </w:p>
        </w:tc>
        <w:tc>
          <w:tcPr>
            <w:tcW w:w="1384" w:type="dxa"/>
            <w:tcBorders>
              <w:top w:val="nil"/>
              <w:left w:val="nil"/>
              <w:bottom w:val="single" w:color="000000" w:sz="8" w:space="0"/>
              <w:right w:val="single" w:color="000000" w:sz="8" w:space="0"/>
            </w:tcBorders>
            <w:shd w:val="clear" w:color="auto" w:fill="auto"/>
            <w:vAlign w:val="center"/>
          </w:tcPr>
          <w:p w14:paraId="4C25A87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19800.00 </w:t>
            </w:r>
          </w:p>
        </w:tc>
        <w:tc>
          <w:tcPr>
            <w:tcW w:w="757" w:type="dxa"/>
            <w:tcBorders>
              <w:top w:val="nil"/>
              <w:left w:val="nil"/>
              <w:bottom w:val="single" w:color="000000" w:sz="8" w:space="0"/>
              <w:right w:val="single" w:color="000000" w:sz="8" w:space="0"/>
            </w:tcBorders>
            <w:shd w:val="clear" w:color="auto" w:fill="auto"/>
            <w:vAlign w:val="center"/>
          </w:tcPr>
          <w:p w14:paraId="27E43E54">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4390F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53E9153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67</w:t>
            </w:r>
          </w:p>
        </w:tc>
        <w:tc>
          <w:tcPr>
            <w:tcW w:w="436" w:type="dxa"/>
            <w:vMerge w:val="continue"/>
            <w:tcBorders>
              <w:top w:val="nil"/>
              <w:left w:val="nil"/>
              <w:bottom w:val="single" w:color="000000" w:sz="8" w:space="0"/>
              <w:right w:val="single" w:color="000000" w:sz="8" w:space="0"/>
            </w:tcBorders>
            <w:shd w:val="clear" w:color="auto" w:fill="auto"/>
            <w:vAlign w:val="center"/>
          </w:tcPr>
          <w:p w14:paraId="6D595065">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63FAE3A0">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746D9BC0">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认证鉴权管理软件</w:t>
            </w:r>
          </w:p>
        </w:tc>
        <w:tc>
          <w:tcPr>
            <w:tcW w:w="1221" w:type="dxa"/>
            <w:tcBorders>
              <w:top w:val="nil"/>
              <w:left w:val="nil"/>
              <w:bottom w:val="single" w:color="000000" w:sz="8" w:space="0"/>
              <w:right w:val="single" w:color="000000" w:sz="8" w:space="0"/>
            </w:tcBorders>
            <w:shd w:val="clear" w:color="auto" w:fill="auto"/>
            <w:vAlign w:val="center"/>
          </w:tcPr>
          <w:p w14:paraId="391BF502">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认证鉴权管理软件V1.0</w:t>
            </w:r>
          </w:p>
        </w:tc>
        <w:tc>
          <w:tcPr>
            <w:tcW w:w="530" w:type="dxa"/>
            <w:tcBorders>
              <w:top w:val="nil"/>
              <w:left w:val="nil"/>
              <w:bottom w:val="single" w:color="000000" w:sz="8" w:space="0"/>
              <w:right w:val="single" w:color="000000" w:sz="8" w:space="0"/>
            </w:tcBorders>
            <w:shd w:val="clear" w:color="auto" w:fill="auto"/>
            <w:vAlign w:val="center"/>
          </w:tcPr>
          <w:p w14:paraId="70BD0F6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7206EB4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5479D4A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18679.00 </w:t>
            </w:r>
          </w:p>
        </w:tc>
        <w:tc>
          <w:tcPr>
            <w:tcW w:w="1578" w:type="dxa"/>
            <w:tcBorders>
              <w:top w:val="nil"/>
              <w:left w:val="nil"/>
              <w:bottom w:val="single" w:color="000000" w:sz="8" w:space="0"/>
              <w:right w:val="single" w:color="000000" w:sz="8" w:space="0"/>
            </w:tcBorders>
            <w:shd w:val="clear" w:color="auto" w:fill="auto"/>
            <w:vAlign w:val="center"/>
          </w:tcPr>
          <w:p w14:paraId="4307AAE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18679.00 </w:t>
            </w:r>
          </w:p>
        </w:tc>
        <w:tc>
          <w:tcPr>
            <w:tcW w:w="1384" w:type="dxa"/>
            <w:tcBorders>
              <w:top w:val="nil"/>
              <w:left w:val="nil"/>
              <w:bottom w:val="single" w:color="000000" w:sz="8" w:space="0"/>
              <w:right w:val="single" w:color="000000" w:sz="8" w:space="0"/>
            </w:tcBorders>
            <w:shd w:val="clear" w:color="auto" w:fill="auto"/>
            <w:vAlign w:val="center"/>
          </w:tcPr>
          <w:p w14:paraId="53D75808">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19800.00 </w:t>
            </w:r>
          </w:p>
        </w:tc>
        <w:tc>
          <w:tcPr>
            <w:tcW w:w="757" w:type="dxa"/>
            <w:tcBorders>
              <w:top w:val="nil"/>
              <w:left w:val="nil"/>
              <w:bottom w:val="single" w:color="000000" w:sz="8" w:space="0"/>
              <w:right w:val="single" w:color="000000" w:sz="8" w:space="0"/>
            </w:tcBorders>
            <w:shd w:val="clear" w:color="auto" w:fill="auto"/>
            <w:vAlign w:val="center"/>
          </w:tcPr>
          <w:p w14:paraId="30E3FFE6">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69030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04B5AD7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68</w:t>
            </w:r>
          </w:p>
        </w:tc>
        <w:tc>
          <w:tcPr>
            <w:tcW w:w="436" w:type="dxa"/>
            <w:vMerge w:val="continue"/>
            <w:tcBorders>
              <w:top w:val="nil"/>
              <w:left w:val="nil"/>
              <w:bottom w:val="single" w:color="000000" w:sz="8" w:space="0"/>
              <w:right w:val="single" w:color="000000" w:sz="8" w:space="0"/>
            </w:tcBorders>
            <w:shd w:val="clear" w:color="auto" w:fill="auto"/>
            <w:vAlign w:val="center"/>
          </w:tcPr>
          <w:p w14:paraId="1212A4F4">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restart"/>
            <w:tcBorders>
              <w:top w:val="nil"/>
              <w:left w:val="nil"/>
              <w:bottom w:val="single" w:color="000000" w:sz="8" w:space="0"/>
              <w:right w:val="single" w:color="000000" w:sz="8" w:space="0"/>
            </w:tcBorders>
            <w:shd w:val="clear" w:color="auto" w:fill="auto"/>
            <w:vAlign w:val="center"/>
          </w:tcPr>
          <w:p w14:paraId="51BA60C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新能源汽车服务平台</w:t>
            </w:r>
          </w:p>
        </w:tc>
        <w:tc>
          <w:tcPr>
            <w:tcW w:w="1077" w:type="dxa"/>
            <w:tcBorders>
              <w:top w:val="nil"/>
              <w:left w:val="nil"/>
              <w:bottom w:val="single" w:color="000000" w:sz="8" w:space="0"/>
              <w:right w:val="single" w:color="000000" w:sz="8" w:space="0"/>
            </w:tcBorders>
            <w:shd w:val="clear" w:color="auto" w:fill="auto"/>
            <w:vAlign w:val="center"/>
          </w:tcPr>
          <w:p w14:paraId="5ECD6A4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新能源汽车采集软件</w:t>
            </w:r>
          </w:p>
        </w:tc>
        <w:tc>
          <w:tcPr>
            <w:tcW w:w="1221" w:type="dxa"/>
            <w:tcBorders>
              <w:top w:val="nil"/>
              <w:left w:val="nil"/>
              <w:bottom w:val="single" w:color="000000" w:sz="8" w:space="0"/>
              <w:right w:val="single" w:color="000000" w:sz="8" w:space="0"/>
            </w:tcBorders>
            <w:shd w:val="clear" w:color="auto" w:fill="auto"/>
            <w:vAlign w:val="center"/>
          </w:tcPr>
          <w:p w14:paraId="50E01FEF">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新能源汽车采集软件V1.0</w:t>
            </w:r>
          </w:p>
        </w:tc>
        <w:tc>
          <w:tcPr>
            <w:tcW w:w="530" w:type="dxa"/>
            <w:tcBorders>
              <w:top w:val="nil"/>
              <w:left w:val="nil"/>
              <w:bottom w:val="single" w:color="000000" w:sz="8" w:space="0"/>
              <w:right w:val="single" w:color="000000" w:sz="8" w:space="0"/>
            </w:tcBorders>
            <w:shd w:val="clear" w:color="auto" w:fill="auto"/>
            <w:vAlign w:val="center"/>
          </w:tcPr>
          <w:p w14:paraId="1923C3CB">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4D340872">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0012B4A2">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342514.00 </w:t>
            </w:r>
          </w:p>
        </w:tc>
        <w:tc>
          <w:tcPr>
            <w:tcW w:w="1578" w:type="dxa"/>
            <w:tcBorders>
              <w:top w:val="nil"/>
              <w:left w:val="nil"/>
              <w:bottom w:val="single" w:color="000000" w:sz="8" w:space="0"/>
              <w:right w:val="single" w:color="000000" w:sz="8" w:space="0"/>
            </w:tcBorders>
            <w:shd w:val="clear" w:color="auto" w:fill="auto"/>
            <w:vAlign w:val="center"/>
          </w:tcPr>
          <w:p w14:paraId="529A41F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342514.00 </w:t>
            </w:r>
          </w:p>
        </w:tc>
        <w:tc>
          <w:tcPr>
            <w:tcW w:w="1384" w:type="dxa"/>
            <w:tcBorders>
              <w:top w:val="nil"/>
              <w:left w:val="nil"/>
              <w:bottom w:val="single" w:color="000000" w:sz="8" w:space="0"/>
              <w:right w:val="single" w:color="000000" w:sz="8" w:space="0"/>
            </w:tcBorders>
            <w:shd w:val="clear" w:color="auto" w:fill="auto"/>
            <w:vAlign w:val="center"/>
          </w:tcPr>
          <w:p w14:paraId="1B9517B2">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363065.00 </w:t>
            </w:r>
          </w:p>
        </w:tc>
        <w:tc>
          <w:tcPr>
            <w:tcW w:w="757" w:type="dxa"/>
            <w:tcBorders>
              <w:top w:val="nil"/>
              <w:left w:val="nil"/>
              <w:bottom w:val="single" w:color="000000" w:sz="8" w:space="0"/>
              <w:right w:val="single" w:color="000000" w:sz="8" w:space="0"/>
            </w:tcBorders>
            <w:shd w:val="clear" w:color="auto" w:fill="auto"/>
            <w:vAlign w:val="center"/>
          </w:tcPr>
          <w:p w14:paraId="7D5698C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7E7BB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192480BC">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69</w:t>
            </w:r>
          </w:p>
        </w:tc>
        <w:tc>
          <w:tcPr>
            <w:tcW w:w="436" w:type="dxa"/>
            <w:vMerge w:val="continue"/>
            <w:tcBorders>
              <w:top w:val="nil"/>
              <w:left w:val="nil"/>
              <w:bottom w:val="single" w:color="000000" w:sz="8" w:space="0"/>
              <w:right w:val="single" w:color="000000" w:sz="8" w:space="0"/>
            </w:tcBorders>
            <w:shd w:val="clear" w:color="auto" w:fill="auto"/>
            <w:vAlign w:val="center"/>
          </w:tcPr>
          <w:p w14:paraId="39793395">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0CAF53FE">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4824F5DF">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新能源汽车数据洞察系统</w:t>
            </w:r>
          </w:p>
        </w:tc>
        <w:tc>
          <w:tcPr>
            <w:tcW w:w="1221" w:type="dxa"/>
            <w:tcBorders>
              <w:top w:val="nil"/>
              <w:left w:val="nil"/>
              <w:bottom w:val="single" w:color="000000" w:sz="8" w:space="0"/>
              <w:right w:val="single" w:color="000000" w:sz="8" w:space="0"/>
            </w:tcBorders>
            <w:shd w:val="clear" w:color="auto" w:fill="auto"/>
            <w:vAlign w:val="center"/>
          </w:tcPr>
          <w:p w14:paraId="1A72AC38">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新能源汽车数据洞察系统V1.0</w:t>
            </w:r>
          </w:p>
        </w:tc>
        <w:tc>
          <w:tcPr>
            <w:tcW w:w="530" w:type="dxa"/>
            <w:tcBorders>
              <w:top w:val="nil"/>
              <w:left w:val="nil"/>
              <w:bottom w:val="single" w:color="000000" w:sz="8" w:space="0"/>
              <w:right w:val="single" w:color="000000" w:sz="8" w:space="0"/>
            </w:tcBorders>
            <w:shd w:val="clear" w:color="auto" w:fill="auto"/>
            <w:vAlign w:val="center"/>
          </w:tcPr>
          <w:p w14:paraId="0C7C16CE">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5CD9453C">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0234EAD6">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186415.00 </w:t>
            </w:r>
          </w:p>
        </w:tc>
        <w:tc>
          <w:tcPr>
            <w:tcW w:w="1578" w:type="dxa"/>
            <w:tcBorders>
              <w:top w:val="nil"/>
              <w:left w:val="nil"/>
              <w:bottom w:val="single" w:color="000000" w:sz="8" w:space="0"/>
              <w:right w:val="single" w:color="000000" w:sz="8" w:space="0"/>
            </w:tcBorders>
            <w:shd w:val="clear" w:color="auto" w:fill="auto"/>
            <w:vAlign w:val="center"/>
          </w:tcPr>
          <w:p w14:paraId="10BFBC56">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186415.00 </w:t>
            </w:r>
          </w:p>
        </w:tc>
        <w:tc>
          <w:tcPr>
            <w:tcW w:w="1384" w:type="dxa"/>
            <w:tcBorders>
              <w:top w:val="nil"/>
              <w:left w:val="nil"/>
              <w:bottom w:val="single" w:color="000000" w:sz="8" w:space="0"/>
              <w:right w:val="single" w:color="000000" w:sz="8" w:space="0"/>
            </w:tcBorders>
            <w:shd w:val="clear" w:color="auto" w:fill="auto"/>
            <w:vAlign w:val="center"/>
          </w:tcPr>
          <w:p w14:paraId="08BBBEC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197600.00 </w:t>
            </w:r>
          </w:p>
        </w:tc>
        <w:tc>
          <w:tcPr>
            <w:tcW w:w="757" w:type="dxa"/>
            <w:tcBorders>
              <w:top w:val="nil"/>
              <w:left w:val="nil"/>
              <w:bottom w:val="single" w:color="000000" w:sz="8" w:space="0"/>
              <w:right w:val="single" w:color="000000" w:sz="8" w:space="0"/>
            </w:tcBorders>
            <w:shd w:val="clear" w:color="auto" w:fill="auto"/>
            <w:vAlign w:val="center"/>
          </w:tcPr>
          <w:p w14:paraId="1D3EC26B">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1D0E2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48100791">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70</w:t>
            </w:r>
          </w:p>
        </w:tc>
        <w:tc>
          <w:tcPr>
            <w:tcW w:w="436" w:type="dxa"/>
            <w:vMerge w:val="continue"/>
            <w:tcBorders>
              <w:top w:val="nil"/>
              <w:left w:val="nil"/>
              <w:bottom w:val="single" w:color="000000" w:sz="8" w:space="0"/>
              <w:right w:val="single" w:color="000000" w:sz="8" w:space="0"/>
            </w:tcBorders>
            <w:shd w:val="clear" w:color="auto" w:fill="auto"/>
            <w:vAlign w:val="center"/>
          </w:tcPr>
          <w:p w14:paraId="0D88E2AF">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7D6F6CA4">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540EAFCF">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新能源汽车运行监测系统</w:t>
            </w:r>
          </w:p>
        </w:tc>
        <w:tc>
          <w:tcPr>
            <w:tcW w:w="1221" w:type="dxa"/>
            <w:tcBorders>
              <w:top w:val="nil"/>
              <w:left w:val="nil"/>
              <w:bottom w:val="single" w:color="000000" w:sz="8" w:space="0"/>
              <w:right w:val="single" w:color="000000" w:sz="8" w:space="0"/>
            </w:tcBorders>
            <w:shd w:val="clear" w:color="auto" w:fill="auto"/>
            <w:vAlign w:val="center"/>
          </w:tcPr>
          <w:p w14:paraId="4F018980">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新能源汽车运行监测系统V1.0</w:t>
            </w:r>
          </w:p>
        </w:tc>
        <w:tc>
          <w:tcPr>
            <w:tcW w:w="530" w:type="dxa"/>
            <w:tcBorders>
              <w:top w:val="nil"/>
              <w:left w:val="nil"/>
              <w:bottom w:val="single" w:color="000000" w:sz="8" w:space="0"/>
              <w:right w:val="single" w:color="000000" w:sz="8" w:space="0"/>
            </w:tcBorders>
            <w:shd w:val="clear" w:color="auto" w:fill="auto"/>
            <w:vAlign w:val="center"/>
          </w:tcPr>
          <w:p w14:paraId="295C8AC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4DA2CBE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541DCDFB">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298264.00 </w:t>
            </w:r>
          </w:p>
        </w:tc>
        <w:tc>
          <w:tcPr>
            <w:tcW w:w="1578" w:type="dxa"/>
            <w:tcBorders>
              <w:top w:val="nil"/>
              <w:left w:val="nil"/>
              <w:bottom w:val="single" w:color="000000" w:sz="8" w:space="0"/>
              <w:right w:val="single" w:color="000000" w:sz="8" w:space="0"/>
            </w:tcBorders>
            <w:shd w:val="clear" w:color="auto" w:fill="auto"/>
            <w:vAlign w:val="center"/>
          </w:tcPr>
          <w:p w14:paraId="785A718E">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298264.00 </w:t>
            </w:r>
          </w:p>
        </w:tc>
        <w:tc>
          <w:tcPr>
            <w:tcW w:w="1384" w:type="dxa"/>
            <w:tcBorders>
              <w:top w:val="nil"/>
              <w:left w:val="nil"/>
              <w:bottom w:val="single" w:color="000000" w:sz="8" w:space="0"/>
              <w:right w:val="single" w:color="000000" w:sz="8" w:space="0"/>
            </w:tcBorders>
            <w:shd w:val="clear" w:color="auto" w:fill="auto"/>
            <w:vAlign w:val="center"/>
          </w:tcPr>
          <w:p w14:paraId="24C45FC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316160.00 </w:t>
            </w:r>
          </w:p>
        </w:tc>
        <w:tc>
          <w:tcPr>
            <w:tcW w:w="757" w:type="dxa"/>
            <w:tcBorders>
              <w:top w:val="nil"/>
              <w:left w:val="nil"/>
              <w:bottom w:val="single" w:color="000000" w:sz="8" w:space="0"/>
              <w:right w:val="single" w:color="000000" w:sz="8" w:space="0"/>
            </w:tcBorders>
            <w:shd w:val="clear" w:color="auto" w:fill="auto"/>
            <w:vAlign w:val="center"/>
          </w:tcPr>
          <w:p w14:paraId="6FCDDA2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20492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50B70CD1">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71</w:t>
            </w:r>
          </w:p>
        </w:tc>
        <w:tc>
          <w:tcPr>
            <w:tcW w:w="436" w:type="dxa"/>
            <w:vMerge w:val="continue"/>
            <w:tcBorders>
              <w:top w:val="nil"/>
              <w:left w:val="nil"/>
              <w:bottom w:val="single" w:color="000000" w:sz="8" w:space="0"/>
              <w:right w:val="single" w:color="000000" w:sz="8" w:space="0"/>
            </w:tcBorders>
            <w:shd w:val="clear" w:color="auto" w:fill="auto"/>
            <w:vAlign w:val="center"/>
          </w:tcPr>
          <w:p w14:paraId="19E0839B">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278D4962">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2FA6AD9B">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新能源汽车隐患排查系统</w:t>
            </w:r>
          </w:p>
        </w:tc>
        <w:tc>
          <w:tcPr>
            <w:tcW w:w="1221" w:type="dxa"/>
            <w:tcBorders>
              <w:top w:val="nil"/>
              <w:left w:val="nil"/>
              <w:bottom w:val="single" w:color="000000" w:sz="8" w:space="0"/>
              <w:right w:val="single" w:color="000000" w:sz="8" w:space="0"/>
            </w:tcBorders>
            <w:shd w:val="clear" w:color="auto" w:fill="auto"/>
            <w:vAlign w:val="center"/>
          </w:tcPr>
          <w:p w14:paraId="4025E08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新能源汽车隐患排查系统V1.0</w:t>
            </w:r>
          </w:p>
        </w:tc>
        <w:tc>
          <w:tcPr>
            <w:tcW w:w="530" w:type="dxa"/>
            <w:tcBorders>
              <w:top w:val="nil"/>
              <w:left w:val="nil"/>
              <w:bottom w:val="single" w:color="000000" w:sz="8" w:space="0"/>
              <w:right w:val="single" w:color="000000" w:sz="8" w:space="0"/>
            </w:tcBorders>
            <w:shd w:val="clear" w:color="auto" w:fill="auto"/>
            <w:vAlign w:val="center"/>
          </w:tcPr>
          <w:p w14:paraId="59DDC1E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697D649F">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17E9CB6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242339.00 </w:t>
            </w:r>
          </w:p>
        </w:tc>
        <w:tc>
          <w:tcPr>
            <w:tcW w:w="1578" w:type="dxa"/>
            <w:tcBorders>
              <w:top w:val="nil"/>
              <w:left w:val="nil"/>
              <w:bottom w:val="single" w:color="000000" w:sz="8" w:space="0"/>
              <w:right w:val="single" w:color="000000" w:sz="8" w:space="0"/>
            </w:tcBorders>
            <w:shd w:val="clear" w:color="auto" w:fill="auto"/>
            <w:vAlign w:val="center"/>
          </w:tcPr>
          <w:p w14:paraId="297C1F0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242339.00 </w:t>
            </w:r>
          </w:p>
        </w:tc>
        <w:tc>
          <w:tcPr>
            <w:tcW w:w="1384" w:type="dxa"/>
            <w:tcBorders>
              <w:top w:val="nil"/>
              <w:left w:val="nil"/>
              <w:bottom w:val="single" w:color="000000" w:sz="8" w:space="0"/>
              <w:right w:val="single" w:color="000000" w:sz="8" w:space="0"/>
            </w:tcBorders>
            <w:shd w:val="clear" w:color="auto" w:fill="auto"/>
            <w:vAlign w:val="center"/>
          </w:tcPr>
          <w:p w14:paraId="076CE43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256880.00 </w:t>
            </w:r>
          </w:p>
        </w:tc>
        <w:tc>
          <w:tcPr>
            <w:tcW w:w="757" w:type="dxa"/>
            <w:tcBorders>
              <w:top w:val="nil"/>
              <w:left w:val="nil"/>
              <w:bottom w:val="single" w:color="000000" w:sz="8" w:space="0"/>
              <w:right w:val="single" w:color="000000" w:sz="8" w:space="0"/>
            </w:tcBorders>
            <w:shd w:val="clear" w:color="auto" w:fill="auto"/>
            <w:vAlign w:val="center"/>
          </w:tcPr>
          <w:p w14:paraId="4E38C51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534CA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066CB52B">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72</w:t>
            </w:r>
          </w:p>
        </w:tc>
        <w:tc>
          <w:tcPr>
            <w:tcW w:w="436" w:type="dxa"/>
            <w:vMerge w:val="continue"/>
            <w:tcBorders>
              <w:top w:val="nil"/>
              <w:left w:val="nil"/>
              <w:bottom w:val="single" w:color="000000" w:sz="8" w:space="0"/>
              <w:right w:val="single" w:color="000000" w:sz="8" w:space="0"/>
            </w:tcBorders>
            <w:shd w:val="clear" w:color="auto" w:fill="auto"/>
            <w:vAlign w:val="center"/>
          </w:tcPr>
          <w:p w14:paraId="5D60AC18">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054F6AB5">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523B28AF">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新能源汽车安全预警系统</w:t>
            </w:r>
          </w:p>
        </w:tc>
        <w:tc>
          <w:tcPr>
            <w:tcW w:w="1221" w:type="dxa"/>
            <w:tcBorders>
              <w:top w:val="nil"/>
              <w:left w:val="nil"/>
              <w:bottom w:val="single" w:color="000000" w:sz="8" w:space="0"/>
              <w:right w:val="single" w:color="000000" w:sz="8" w:space="0"/>
            </w:tcBorders>
            <w:shd w:val="clear" w:color="auto" w:fill="auto"/>
            <w:vAlign w:val="center"/>
          </w:tcPr>
          <w:p w14:paraId="08657631">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新能源汽车安全预警系统V1.0</w:t>
            </w:r>
          </w:p>
        </w:tc>
        <w:tc>
          <w:tcPr>
            <w:tcW w:w="530" w:type="dxa"/>
            <w:tcBorders>
              <w:top w:val="nil"/>
              <w:left w:val="nil"/>
              <w:bottom w:val="single" w:color="000000" w:sz="8" w:space="0"/>
              <w:right w:val="single" w:color="000000" w:sz="8" w:space="0"/>
            </w:tcBorders>
            <w:shd w:val="clear" w:color="auto" w:fill="auto"/>
            <w:vAlign w:val="center"/>
          </w:tcPr>
          <w:p w14:paraId="26B5C466">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4528D4D0">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1D8AF2E0">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260981.00 </w:t>
            </w:r>
          </w:p>
        </w:tc>
        <w:tc>
          <w:tcPr>
            <w:tcW w:w="1578" w:type="dxa"/>
            <w:tcBorders>
              <w:top w:val="nil"/>
              <w:left w:val="nil"/>
              <w:bottom w:val="single" w:color="000000" w:sz="8" w:space="0"/>
              <w:right w:val="single" w:color="000000" w:sz="8" w:space="0"/>
            </w:tcBorders>
            <w:shd w:val="clear" w:color="auto" w:fill="auto"/>
            <w:vAlign w:val="center"/>
          </w:tcPr>
          <w:p w14:paraId="350B88F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260981.00 </w:t>
            </w:r>
          </w:p>
        </w:tc>
        <w:tc>
          <w:tcPr>
            <w:tcW w:w="1384" w:type="dxa"/>
            <w:tcBorders>
              <w:top w:val="nil"/>
              <w:left w:val="nil"/>
              <w:bottom w:val="single" w:color="000000" w:sz="8" w:space="0"/>
              <w:right w:val="single" w:color="000000" w:sz="8" w:space="0"/>
            </w:tcBorders>
            <w:shd w:val="clear" w:color="auto" w:fill="auto"/>
            <w:vAlign w:val="center"/>
          </w:tcPr>
          <w:p w14:paraId="2CD4B1D1">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276640.00 </w:t>
            </w:r>
          </w:p>
        </w:tc>
        <w:tc>
          <w:tcPr>
            <w:tcW w:w="757" w:type="dxa"/>
            <w:tcBorders>
              <w:top w:val="nil"/>
              <w:left w:val="nil"/>
              <w:bottom w:val="single" w:color="000000" w:sz="8" w:space="0"/>
              <w:right w:val="single" w:color="000000" w:sz="8" w:space="0"/>
            </w:tcBorders>
            <w:shd w:val="clear" w:color="auto" w:fill="auto"/>
            <w:vAlign w:val="center"/>
          </w:tcPr>
          <w:p w14:paraId="721662A4">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202AF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447395D1">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73</w:t>
            </w:r>
          </w:p>
        </w:tc>
        <w:tc>
          <w:tcPr>
            <w:tcW w:w="436" w:type="dxa"/>
            <w:vMerge w:val="continue"/>
            <w:tcBorders>
              <w:top w:val="nil"/>
              <w:left w:val="nil"/>
              <w:bottom w:val="single" w:color="000000" w:sz="8" w:space="0"/>
              <w:right w:val="single" w:color="000000" w:sz="8" w:space="0"/>
            </w:tcBorders>
            <w:shd w:val="clear" w:color="auto" w:fill="auto"/>
            <w:vAlign w:val="center"/>
          </w:tcPr>
          <w:p w14:paraId="30BC71C4">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61509A39">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5337A5D2">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新能源汽车档案管理系统</w:t>
            </w:r>
          </w:p>
        </w:tc>
        <w:tc>
          <w:tcPr>
            <w:tcW w:w="1221" w:type="dxa"/>
            <w:tcBorders>
              <w:top w:val="nil"/>
              <w:left w:val="nil"/>
              <w:bottom w:val="single" w:color="000000" w:sz="8" w:space="0"/>
              <w:right w:val="single" w:color="000000" w:sz="8" w:space="0"/>
            </w:tcBorders>
            <w:shd w:val="clear" w:color="auto" w:fill="auto"/>
            <w:vAlign w:val="center"/>
          </w:tcPr>
          <w:p w14:paraId="6D3A718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新能源汽车档案管理系统V1.0</w:t>
            </w:r>
          </w:p>
        </w:tc>
        <w:tc>
          <w:tcPr>
            <w:tcW w:w="530" w:type="dxa"/>
            <w:tcBorders>
              <w:top w:val="nil"/>
              <w:left w:val="nil"/>
              <w:bottom w:val="single" w:color="000000" w:sz="8" w:space="0"/>
              <w:right w:val="single" w:color="000000" w:sz="8" w:space="0"/>
            </w:tcBorders>
            <w:shd w:val="clear" w:color="auto" w:fill="auto"/>
            <w:vAlign w:val="center"/>
          </w:tcPr>
          <w:p w14:paraId="0D3C1E10">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21E427F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505ED83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181162.00 </w:t>
            </w:r>
          </w:p>
        </w:tc>
        <w:tc>
          <w:tcPr>
            <w:tcW w:w="1578" w:type="dxa"/>
            <w:tcBorders>
              <w:top w:val="nil"/>
              <w:left w:val="nil"/>
              <w:bottom w:val="single" w:color="000000" w:sz="8" w:space="0"/>
              <w:right w:val="single" w:color="000000" w:sz="8" w:space="0"/>
            </w:tcBorders>
            <w:shd w:val="clear" w:color="auto" w:fill="auto"/>
            <w:vAlign w:val="center"/>
          </w:tcPr>
          <w:p w14:paraId="2097588B">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181162.00 </w:t>
            </w:r>
          </w:p>
        </w:tc>
        <w:tc>
          <w:tcPr>
            <w:tcW w:w="1384" w:type="dxa"/>
            <w:tcBorders>
              <w:top w:val="nil"/>
              <w:left w:val="nil"/>
              <w:bottom w:val="single" w:color="000000" w:sz="8" w:space="0"/>
              <w:right w:val="single" w:color="000000" w:sz="8" w:space="0"/>
            </w:tcBorders>
            <w:shd w:val="clear" w:color="auto" w:fill="auto"/>
            <w:vAlign w:val="center"/>
          </w:tcPr>
          <w:p w14:paraId="5281E0B8">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192032.00 </w:t>
            </w:r>
          </w:p>
        </w:tc>
        <w:tc>
          <w:tcPr>
            <w:tcW w:w="757" w:type="dxa"/>
            <w:tcBorders>
              <w:top w:val="nil"/>
              <w:left w:val="nil"/>
              <w:bottom w:val="single" w:color="000000" w:sz="8" w:space="0"/>
              <w:right w:val="single" w:color="000000" w:sz="8" w:space="0"/>
            </w:tcBorders>
            <w:shd w:val="clear" w:color="auto" w:fill="auto"/>
            <w:vAlign w:val="center"/>
          </w:tcPr>
          <w:p w14:paraId="4327722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52515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5F1BA16C">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74</w:t>
            </w:r>
          </w:p>
        </w:tc>
        <w:tc>
          <w:tcPr>
            <w:tcW w:w="436" w:type="dxa"/>
            <w:vMerge w:val="continue"/>
            <w:tcBorders>
              <w:top w:val="nil"/>
              <w:left w:val="nil"/>
              <w:bottom w:val="single" w:color="000000" w:sz="8" w:space="0"/>
              <w:right w:val="single" w:color="000000" w:sz="8" w:space="0"/>
            </w:tcBorders>
            <w:shd w:val="clear" w:color="auto" w:fill="auto"/>
            <w:vAlign w:val="center"/>
          </w:tcPr>
          <w:p w14:paraId="4B5B0838">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31D8E49F">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7AE49C86">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新能源汽车数据可视化系统</w:t>
            </w:r>
          </w:p>
        </w:tc>
        <w:tc>
          <w:tcPr>
            <w:tcW w:w="1221" w:type="dxa"/>
            <w:tcBorders>
              <w:top w:val="nil"/>
              <w:left w:val="nil"/>
              <w:bottom w:val="single" w:color="000000" w:sz="8" w:space="0"/>
              <w:right w:val="single" w:color="000000" w:sz="8" w:space="0"/>
            </w:tcBorders>
            <w:shd w:val="clear" w:color="auto" w:fill="auto"/>
            <w:vAlign w:val="center"/>
          </w:tcPr>
          <w:p w14:paraId="663E436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新能源汽车数据可视化系统V1.0</w:t>
            </w:r>
          </w:p>
        </w:tc>
        <w:tc>
          <w:tcPr>
            <w:tcW w:w="530" w:type="dxa"/>
            <w:tcBorders>
              <w:top w:val="nil"/>
              <w:left w:val="nil"/>
              <w:bottom w:val="single" w:color="000000" w:sz="8" w:space="0"/>
              <w:right w:val="single" w:color="000000" w:sz="8" w:space="0"/>
            </w:tcBorders>
            <w:shd w:val="clear" w:color="auto" w:fill="auto"/>
            <w:vAlign w:val="center"/>
          </w:tcPr>
          <w:p w14:paraId="0BD2AF2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76DCB866">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71595DF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205056.00 </w:t>
            </w:r>
          </w:p>
        </w:tc>
        <w:tc>
          <w:tcPr>
            <w:tcW w:w="1578" w:type="dxa"/>
            <w:tcBorders>
              <w:top w:val="nil"/>
              <w:left w:val="nil"/>
              <w:bottom w:val="single" w:color="000000" w:sz="8" w:space="0"/>
              <w:right w:val="single" w:color="000000" w:sz="8" w:space="0"/>
            </w:tcBorders>
            <w:shd w:val="clear" w:color="auto" w:fill="auto"/>
            <w:vAlign w:val="center"/>
          </w:tcPr>
          <w:p w14:paraId="66DF19DC">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205056.00 </w:t>
            </w:r>
          </w:p>
        </w:tc>
        <w:tc>
          <w:tcPr>
            <w:tcW w:w="1384" w:type="dxa"/>
            <w:tcBorders>
              <w:top w:val="nil"/>
              <w:left w:val="nil"/>
              <w:bottom w:val="single" w:color="000000" w:sz="8" w:space="0"/>
              <w:right w:val="single" w:color="000000" w:sz="8" w:space="0"/>
            </w:tcBorders>
            <w:shd w:val="clear" w:color="auto" w:fill="auto"/>
            <w:vAlign w:val="center"/>
          </w:tcPr>
          <w:p w14:paraId="47626AF6">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217360.00 </w:t>
            </w:r>
          </w:p>
        </w:tc>
        <w:tc>
          <w:tcPr>
            <w:tcW w:w="757" w:type="dxa"/>
            <w:tcBorders>
              <w:top w:val="nil"/>
              <w:left w:val="nil"/>
              <w:bottom w:val="single" w:color="000000" w:sz="8" w:space="0"/>
              <w:right w:val="single" w:color="000000" w:sz="8" w:space="0"/>
            </w:tcBorders>
            <w:shd w:val="clear" w:color="auto" w:fill="auto"/>
            <w:vAlign w:val="center"/>
          </w:tcPr>
          <w:p w14:paraId="3E1B4331">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09C4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579D678C">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75</w:t>
            </w:r>
          </w:p>
        </w:tc>
        <w:tc>
          <w:tcPr>
            <w:tcW w:w="436" w:type="dxa"/>
            <w:vMerge w:val="continue"/>
            <w:tcBorders>
              <w:top w:val="nil"/>
              <w:left w:val="nil"/>
              <w:bottom w:val="single" w:color="000000" w:sz="8" w:space="0"/>
              <w:right w:val="single" w:color="000000" w:sz="8" w:space="0"/>
            </w:tcBorders>
            <w:shd w:val="clear" w:color="auto" w:fill="auto"/>
            <w:vAlign w:val="center"/>
          </w:tcPr>
          <w:p w14:paraId="742D01F8">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142AB802">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01C8725B">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新能源汽车运营系统</w:t>
            </w:r>
          </w:p>
        </w:tc>
        <w:tc>
          <w:tcPr>
            <w:tcW w:w="1221" w:type="dxa"/>
            <w:tcBorders>
              <w:top w:val="nil"/>
              <w:left w:val="nil"/>
              <w:bottom w:val="single" w:color="000000" w:sz="8" w:space="0"/>
              <w:right w:val="single" w:color="000000" w:sz="8" w:space="0"/>
            </w:tcBorders>
            <w:shd w:val="clear" w:color="auto" w:fill="auto"/>
            <w:vAlign w:val="center"/>
          </w:tcPr>
          <w:p w14:paraId="696C5986">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新能源汽车运营系统V1.0</w:t>
            </w:r>
          </w:p>
        </w:tc>
        <w:tc>
          <w:tcPr>
            <w:tcW w:w="530" w:type="dxa"/>
            <w:tcBorders>
              <w:top w:val="nil"/>
              <w:left w:val="nil"/>
              <w:bottom w:val="single" w:color="000000" w:sz="8" w:space="0"/>
              <w:right w:val="single" w:color="000000" w:sz="8" w:space="0"/>
            </w:tcBorders>
            <w:shd w:val="clear" w:color="auto" w:fill="auto"/>
            <w:vAlign w:val="center"/>
          </w:tcPr>
          <w:p w14:paraId="2BE5490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14B0A196">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4864F75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378877.00 </w:t>
            </w:r>
          </w:p>
        </w:tc>
        <w:tc>
          <w:tcPr>
            <w:tcW w:w="1578" w:type="dxa"/>
            <w:tcBorders>
              <w:top w:val="nil"/>
              <w:left w:val="nil"/>
              <w:bottom w:val="single" w:color="000000" w:sz="8" w:space="0"/>
              <w:right w:val="single" w:color="000000" w:sz="8" w:space="0"/>
            </w:tcBorders>
            <w:shd w:val="clear" w:color="auto" w:fill="auto"/>
            <w:vAlign w:val="center"/>
          </w:tcPr>
          <w:p w14:paraId="4755FB0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378877.00 </w:t>
            </w:r>
          </w:p>
        </w:tc>
        <w:tc>
          <w:tcPr>
            <w:tcW w:w="1384" w:type="dxa"/>
            <w:tcBorders>
              <w:top w:val="nil"/>
              <w:left w:val="nil"/>
              <w:bottom w:val="single" w:color="000000" w:sz="8" w:space="0"/>
              <w:right w:val="single" w:color="000000" w:sz="8" w:space="0"/>
            </w:tcBorders>
            <w:shd w:val="clear" w:color="auto" w:fill="auto"/>
            <w:vAlign w:val="center"/>
          </w:tcPr>
          <w:p w14:paraId="1504ADA4">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401610.00 </w:t>
            </w:r>
          </w:p>
        </w:tc>
        <w:tc>
          <w:tcPr>
            <w:tcW w:w="757" w:type="dxa"/>
            <w:tcBorders>
              <w:top w:val="nil"/>
              <w:left w:val="nil"/>
              <w:bottom w:val="single" w:color="000000" w:sz="8" w:space="0"/>
              <w:right w:val="single" w:color="000000" w:sz="8" w:space="0"/>
            </w:tcBorders>
            <w:shd w:val="clear" w:color="auto" w:fill="auto"/>
            <w:vAlign w:val="center"/>
          </w:tcPr>
          <w:p w14:paraId="247CE6E8">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35823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0639BBC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76</w:t>
            </w:r>
          </w:p>
        </w:tc>
        <w:tc>
          <w:tcPr>
            <w:tcW w:w="436" w:type="dxa"/>
            <w:vMerge w:val="continue"/>
            <w:tcBorders>
              <w:top w:val="nil"/>
              <w:left w:val="nil"/>
              <w:bottom w:val="single" w:color="000000" w:sz="8" w:space="0"/>
              <w:right w:val="single" w:color="000000" w:sz="8" w:space="0"/>
            </w:tcBorders>
            <w:shd w:val="clear" w:color="auto" w:fill="auto"/>
            <w:vAlign w:val="center"/>
          </w:tcPr>
          <w:p w14:paraId="06C701D3">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4B0A493A">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281BAEA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系统新能源汽车算法系统</w:t>
            </w:r>
          </w:p>
        </w:tc>
        <w:tc>
          <w:tcPr>
            <w:tcW w:w="1221" w:type="dxa"/>
            <w:tcBorders>
              <w:top w:val="nil"/>
              <w:left w:val="nil"/>
              <w:bottom w:val="single" w:color="000000" w:sz="8" w:space="0"/>
              <w:right w:val="single" w:color="000000" w:sz="8" w:space="0"/>
            </w:tcBorders>
            <w:shd w:val="clear" w:color="auto" w:fill="auto"/>
            <w:vAlign w:val="center"/>
          </w:tcPr>
          <w:p w14:paraId="2A490E24">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系统新能源汽车算法系统V1.0</w:t>
            </w:r>
          </w:p>
        </w:tc>
        <w:tc>
          <w:tcPr>
            <w:tcW w:w="530" w:type="dxa"/>
            <w:tcBorders>
              <w:top w:val="nil"/>
              <w:left w:val="nil"/>
              <w:bottom w:val="single" w:color="000000" w:sz="8" w:space="0"/>
              <w:right w:val="single" w:color="000000" w:sz="8" w:space="0"/>
            </w:tcBorders>
            <w:shd w:val="clear" w:color="auto" w:fill="auto"/>
            <w:vAlign w:val="center"/>
          </w:tcPr>
          <w:p w14:paraId="6628C76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175FB8C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366A1194">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444154.00 </w:t>
            </w:r>
          </w:p>
        </w:tc>
        <w:tc>
          <w:tcPr>
            <w:tcW w:w="1578" w:type="dxa"/>
            <w:tcBorders>
              <w:top w:val="nil"/>
              <w:left w:val="nil"/>
              <w:bottom w:val="single" w:color="000000" w:sz="8" w:space="0"/>
              <w:right w:val="single" w:color="000000" w:sz="8" w:space="0"/>
            </w:tcBorders>
            <w:shd w:val="clear" w:color="auto" w:fill="auto"/>
            <w:vAlign w:val="center"/>
          </w:tcPr>
          <w:p w14:paraId="721F5F7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444154.00 </w:t>
            </w:r>
          </w:p>
        </w:tc>
        <w:tc>
          <w:tcPr>
            <w:tcW w:w="1384" w:type="dxa"/>
            <w:tcBorders>
              <w:top w:val="nil"/>
              <w:left w:val="nil"/>
              <w:bottom w:val="single" w:color="000000" w:sz="8" w:space="0"/>
              <w:right w:val="single" w:color="000000" w:sz="8" w:space="0"/>
            </w:tcBorders>
            <w:shd w:val="clear" w:color="auto" w:fill="auto"/>
            <w:vAlign w:val="center"/>
          </w:tcPr>
          <w:p w14:paraId="5AFFD0C6">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470804.00 </w:t>
            </w:r>
          </w:p>
        </w:tc>
        <w:tc>
          <w:tcPr>
            <w:tcW w:w="757" w:type="dxa"/>
            <w:tcBorders>
              <w:top w:val="nil"/>
              <w:left w:val="nil"/>
              <w:bottom w:val="single" w:color="000000" w:sz="8" w:space="0"/>
              <w:right w:val="single" w:color="000000" w:sz="8" w:space="0"/>
            </w:tcBorders>
            <w:shd w:val="clear" w:color="auto" w:fill="auto"/>
            <w:vAlign w:val="center"/>
          </w:tcPr>
          <w:p w14:paraId="4967EAD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31B4F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1"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3CD2827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77</w:t>
            </w:r>
          </w:p>
        </w:tc>
        <w:tc>
          <w:tcPr>
            <w:tcW w:w="436" w:type="dxa"/>
            <w:vMerge w:val="continue"/>
            <w:tcBorders>
              <w:top w:val="nil"/>
              <w:left w:val="nil"/>
              <w:bottom w:val="single" w:color="000000" w:sz="8" w:space="0"/>
              <w:right w:val="single" w:color="000000" w:sz="8" w:space="0"/>
            </w:tcBorders>
            <w:shd w:val="clear" w:color="auto" w:fill="auto"/>
            <w:vAlign w:val="center"/>
          </w:tcPr>
          <w:p w14:paraId="6A2C4D75">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756CD5A3">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4D9EFD98">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新能源汽车商业服务管理系统</w:t>
            </w:r>
          </w:p>
        </w:tc>
        <w:tc>
          <w:tcPr>
            <w:tcW w:w="1221" w:type="dxa"/>
            <w:tcBorders>
              <w:top w:val="nil"/>
              <w:left w:val="nil"/>
              <w:bottom w:val="single" w:color="000000" w:sz="8" w:space="0"/>
              <w:right w:val="single" w:color="000000" w:sz="8" w:space="0"/>
            </w:tcBorders>
            <w:shd w:val="clear" w:color="auto" w:fill="auto"/>
            <w:vAlign w:val="center"/>
          </w:tcPr>
          <w:p w14:paraId="0896937C">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新能源汽车商业服务管理系统V1.0</w:t>
            </w:r>
          </w:p>
        </w:tc>
        <w:tc>
          <w:tcPr>
            <w:tcW w:w="530" w:type="dxa"/>
            <w:tcBorders>
              <w:top w:val="nil"/>
              <w:left w:val="nil"/>
              <w:bottom w:val="single" w:color="000000" w:sz="8" w:space="0"/>
              <w:right w:val="single" w:color="000000" w:sz="8" w:space="0"/>
            </w:tcBorders>
            <w:shd w:val="clear" w:color="auto" w:fill="auto"/>
            <w:vAlign w:val="center"/>
          </w:tcPr>
          <w:p w14:paraId="13383486">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2283F0F4">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06D2A301">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372830.00 </w:t>
            </w:r>
          </w:p>
        </w:tc>
        <w:tc>
          <w:tcPr>
            <w:tcW w:w="1578" w:type="dxa"/>
            <w:tcBorders>
              <w:top w:val="nil"/>
              <w:left w:val="nil"/>
              <w:bottom w:val="single" w:color="000000" w:sz="8" w:space="0"/>
              <w:right w:val="single" w:color="000000" w:sz="8" w:space="0"/>
            </w:tcBorders>
            <w:shd w:val="clear" w:color="auto" w:fill="auto"/>
            <w:vAlign w:val="center"/>
          </w:tcPr>
          <w:p w14:paraId="3B69097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372830.00 </w:t>
            </w:r>
          </w:p>
        </w:tc>
        <w:tc>
          <w:tcPr>
            <w:tcW w:w="1384" w:type="dxa"/>
            <w:tcBorders>
              <w:top w:val="nil"/>
              <w:left w:val="nil"/>
              <w:bottom w:val="single" w:color="000000" w:sz="8" w:space="0"/>
              <w:right w:val="single" w:color="000000" w:sz="8" w:space="0"/>
            </w:tcBorders>
            <w:shd w:val="clear" w:color="auto" w:fill="auto"/>
            <w:vAlign w:val="center"/>
          </w:tcPr>
          <w:p w14:paraId="00B3C86C">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395200.00 </w:t>
            </w:r>
          </w:p>
        </w:tc>
        <w:tc>
          <w:tcPr>
            <w:tcW w:w="757" w:type="dxa"/>
            <w:tcBorders>
              <w:top w:val="nil"/>
              <w:left w:val="nil"/>
              <w:bottom w:val="single" w:color="000000" w:sz="8" w:space="0"/>
              <w:right w:val="single" w:color="000000" w:sz="8" w:space="0"/>
            </w:tcBorders>
            <w:shd w:val="clear" w:color="auto" w:fill="auto"/>
            <w:vAlign w:val="center"/>
          </w:tcPr>
          <w:p w14:paraId="50597BA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0783D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28DFC05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78</w:t>
            </w:r>
          </w:p>
        </w:tc>
        <w:tc>
          <w:tcPr>
            <w:tcW w:w="436" w:type="dxa"/>
            <w:vMerge w:val="continue"/>
            <w:tcBorders>
              <w:top w:val="nil"/>
              <w:left w:val="nil"/>
              <w:bottom w:val="single" w:color="000000" w:sz="8" w:space="0"/>
              <w:right w:val="single" w:color="000000" w:sz="8" w:space="0"/>
            </w:tcBorders>
            <w:shd w:val="clear" w:color="auto" w:fill="auto"/>
            <w:vAlign w:val="center"/>
          </w:tcPr>
          <w:p w14:paraId="5FC1688B">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5B8D65AA">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52E4F6A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新能源汽车数据交易管理系统</w:t>
            </w:r>
          </w:p>
        </w:tc>
        <w:tc>
          <w:tcPr>
            <w:tcW w:w="1221" w:type="dxa"/>
            <w:tcBorders>
              <w:top w:val="nil"/>
              <w:left w:val="nil"/>
              <w:bottom w:val="single" w:color="000000" w:sz="8" w:space="0"/>
              <w:right w:val="single" w:color="000000" w:sz="8" w:space="0"/>
            </w:tcBorders>
            <w:shd w:val="clear" w:color="auto" w:fill="auto"/>
            <w:vAlign w:val="center"/>
          </w:tcPr>
          <w:p w14:paraId="2456C54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新能源汽车数据交易管理系统V1.0</w:t>
            </w:r>
          </w:p>
        </w:tc>
        <w:tc>
          <w:tcPr>
            <w:tcW w:w="530" w:type="dxa"/>
            <w:tcBorders>
              <w:top w:val="nil"/>
              <w:left w:val="nil"/>
              <w:bottom w:val="single" w:color="000000" w:sz="8" w:space="0"/>
              <w:right w:val="single" w:color="000000" w:sz="8" w:space="0"/>
            </w:tcBorders>
            <w:shd w:val="clear" w:color="auto" w:fill="auto"/>
            <w:vAlign w:val="center"/>
          </w:tcPr>
          <w:p w14:paraId="192F0304">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454E9B0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671AF8D4">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223698.00 </w:t>
            </w:r>
          </w:p>
        </w:tc>
        <w:tc>
          <w:tcPr>
            <w:tcW w:w="1578" w:type="dxa"/>
            <w:tcBorders>
              <w:top w:val="nil"/>
              <w:left w:val="nil"/>
              <w:bottom w:val="single" w:color="000000" w:sz="8" w:space="0"/>
              <w:right w:val="single" w:color="000000" w:sz="8" w:space="0"/>
            </w:tcBorders>
            <w:shd w:val="clear" w:color="auto" w:fill="auto"/>
            <w:vAlign w:val="center"/>
          </w:tcPr>
          <w:p w14:paraId="5BF8A130">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223698.00 </w:t>
            </w:r>
          </w:p>
        </w:tc>
        <w:tc>
          <w:tcPr>
            <w:tcW w:w="1384" w:type="dxa"/>
            <w:tcBorders>
              <w:top w:val="nil"/>
              <w:left w:val="nil"/>
              <w:bottom w:val="single" w:color="000000" w:sz="8" w:space="0"/>
              <w:right w:val="single" w:color="000000" w:sz="8" w:space="0"/>
            </w:tcBorders>
            <w:shd w:val="clear" w:color="auto" w:fill="auto"/>
            <w:vAlign w:val="center"/>
          </w:tcPr>
          <w:p w14:paraId="0D09D40D">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237120.00 </w:t>
            </w:r>
          </w:p>
        </w:tc>
        <w:tc>
          <w:tcPr>
            <w:tcW w:w="757" w:type="dxa"/>
            <w:tcBorders>
              <w:top w:val="nil"/>
              <w:left w:val="nil"/>
              <w:bottom w:val="single" w:color="000000" w:sz="8" w:space="0"/>
              <w:right w:val="single" w:color="000000" w:sz="8" w:space="0"/>
            </w:tcBorders>
            <w:shd w:val="clear" w:color="auto" w:fill="auto"/>
            <w:vAlign w:val="center"/>
          </w:tcPr>
          <w:p w14:paraId="5053715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11217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0B48CBEC">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79</w:t>
            </w:r>
          </w:p>
        </w:tc>
        <w:tc>
          <w:tcPr>
            <w:tcW w:w="436" w:type="dxa"/>
            <w:vMerge w:val="continue"/>
            <w:tcBorders>
              <w:top w:val="nil"/>
              <w:left w:val="nil"/>
              <w:bottom w:val="single" w:color="000000" w:sz="8" w:space="0"/>
              <w:right w:val="single" w:color="000000" w:sz="8" w:space="0"/>
            </w:tcBorders>
            <w:shd w:val="clear" w:color="auto" w:fill="auto"/>
            <w:vAlign w:val="center"/>
          </w:tcPr>
          <w:p w14:paraId="78809BBF">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450105C5">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4E33F89B">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新能源汽车数据应用服务系统</w:t>
            </w:r>
          </w:p>
        </w:tc>
        <w:tc>
          <w:tcPr>
            <w:tcW w:w="1221" w:type="dxa"/>
            <w:tcBorders>
              <w:top w:val="nil"/>
              <w:left w:val="nil"/>
              <w:bottom w:val="single" w:color="000000" w:sz="8" w:space="0"/>
              <w:right w:val="single" w:color="000000" w:sz="8" w:space="0"/>
            </w:tcBorders>
            <w:shd w:val="clear" w:color="auto" w:fill="auto"/>
            <w:vAlign w:val="center"/>
          </w:tcPr>
          <w:p w14:paraId="3B6952C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新能源汽车数据应用服务系统V1.0</w:t>
            </w:r>
          </w:p>
        </w:tc>
        <w:tc>
          <w:tcPr>
            <w:tcW w:w="530" w:type="dxa"/>
            <w:tcBorders>
              <w:top w:val="nil"/>
              <w:left w:val="nil"/>
              <w:bottom w:val="single" w:color="000000" w:sz="8" w:space="0"/>
              <w:right w:val="single" w:color="000000" w:sz="8" w:space="0"/>
            </w:tcBorders>
            <w:shd w:val="clear" w:color="auto" w:fill="auto"/>
            <w:vAlign w:val="center"/>
          </w:tcPr>
          <w:p w14:paraId="47134E23">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5D368D10">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1EE0C93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327455.66 </w:t>
            </w:r>
          </w:p>
        </w:tc>
        <w:tc>
          <w:tcPr>
            <w:tcW w:w="1578" w:type="dxa"/>
            <w:tcBorders>
              <w:top w:val="nil"/>
              <w:left w:val="nil"/>
              <w:bottom w:val="single" w:color="000000" w:sz="8" w:space="0"/>
              <w:right w:val="single" w:color="000000" w:sz="8" w:space="0"/>
            </w:tcBorders>
            <w:shd w:val="clear" w:color="auto" w:fill="auto"/>
            <w:vAlign w:val="center"/>
          </w:tcPr>
          <w:p w14:paraId="1704DEE2">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327455.66 </w:t>
            </w:r>
          </w:p>
        </w:tc>
        <w:tc>
          <w:tcPr>
            <w:tcW w:w="1384" w:type="dxa"/>
            <w:tcBorders>
              <w:top w:val="nil"/>
              <w:left w:val="nil"/>
              <w:bottom w:val="single" w:color="000000" w:sz="8" w:space="0"/>
              <w:right w:val="single" w:color="000000" w:sz="8" w:space="0"/>
            </w:tcBorders>
            <w:shd w:val="clear" w:color="auto" w:fill="auto"/>
            <w:vAlign w:val="center"/>
          </w:tcPr>
          <w:p w14:paraId="1190C607">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347089.00 </w:t>
            </w:r>
          </w:p>
        </w:tc>
        <w:tc>
          <w:tcPr>
            <w:tcW w:w="757" w:type="dxa"/>
            <w:tcBorders>
              <w:top w:val="nil"/>
              <w:left w:val="nil"/>
              <w:bottom w:val="single" w:color="000000" w:sz="8" w:space="0"/>
              <w:right w:val="single" w:color="000000" w:sz="8" w:space="0"/>
            </w:tcBorders>
            <w:shd w:val="clear" w:color="auto" w:fill="auto"/>
            <w:vAlign w:val="center"/>
          </w:tcPr>
          <w:p w14:paraId="10F0246A">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04344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466" w:type="dxa"/>
            <w:tcBorders>
              <w:top w:val="nil"/>
              <w:left w:val="single" w:color="000000" w:sz="8" w:space="0"/>
              <w:bottom w:val="single" w:color="000000" w:sz="8" w:space="0"/>
              <w:right w:val="single" w:color="000000" w:sz="8" w:space="0"/>
            </w:tcBorders>
            <w:shd w:val="clear" w:color="auto" w:fill="auto"/>
            <w:vAlign w:val="center"/>
          </w:tcPr>
          <w:p w14:paraId="520D8BB2">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80</w:t>
            </w:r>
          </w:p>
        </w:tc>
        <w:tc>
          <w:tcPr>
            <w:tcW w:w="436" w:type="dxa"/>
            <w:vMerge w:val="continue"/>
            <w:tcBorders>
              <w:top w:val="nil"/>
              <w:left w:val="nil"/>
              <w:bottom w:val="single" w:color="000000" w:sz="8" w:space="0"/>
              <w:right w:val="single" w:color="000000" w:sz="8" w:space="0"/>
            </w:tcBorders>
            <w:shd w:val="clear" w:color="auto" w:fill="auto"/>
            <w:vAlign w:val="center"/>
          </w:tcPr>
          <w:p w14:paraId="6BC86627">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436" w:type="dxa"/>
            <w:vMerge w:val="continue"/>
            <w:tcBorders>
              <w:top w:val="nil"/>
              <w:left w:val="nil"/>
              <w:bottom w:val="single" w:color="000000" w:sz="8" w:space="0"/>
              <w:right w:val="single" w:color="000000" w:sz="8" w:space="0"/>
            </w:tcBorders>
            <w:shd w:val="clear" w:color="auto" w:fill="auto"/>
            <w:vAlign w:val="center"/>
          </w:tcPr>
          <w:p w14:paraId="5315C100">
            <w:pPr>
              <w:jc w:val="center"/>
              <w:rPr>
                <w:rFonts w:hint="eastAsia" w:ascii="仿宋" w:hAnsi="仿宋" w:eastAsia="仿宋" w:cs="仿宋"/>
                <w:i w:val="0"/>
                <w:iCs w:val="0"/>
                <w:color w:val="000000" w:themeColor="text1"/>
                <w:sz w:val="24"/>
                <w:szCs w:val="24"/>
                <w:u w:val="none"/>
                <w14:textFill>
                  <w14:solidFill>
                    <w14:schemeClr w14:val="tx1"/>
                  </w14:solidFill>
                </w14:textFill>
              </w:rPr>
            </w:pPr>
          </w:p>
        </w:tc>
        <w:tc>
          <w:tcPr>
            <w:tcW w:w="1077" w:type="dxa"/>
            <w:tcBorders>
              <w:top w:val="nil"/>
              <w:left w:val="nil"/>
              <w:bottom w:val="single" w:color="000000" w:sz="8" w:space="0"/>
              <w:right w:val="single" w:color="000000" w:sz="8" w:space="0"/>
            </w:tcBorders>
            <w:shd w:val="clear" w:color="auto" w:fill="auto"/>
            <w:vAlign w:val="center"/>
          </w:tcPr>
          <w:p w14:paraId="56887CB5">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新能源汽车门户系统</w:t>
            </w:r>
          </w:p>
        </w:tc>
        <w:tc>
          <w:tcPr>
            <w:tcW w:w="1221" w:type="dxa"/>
            <w:tcBorders>
              <w:top w:val="nil"/>
              <w:left w:val="nil"/>
              <w:bottom w:val="single" w:color="000000" w:sz="8" w:space="0"/>
              <w:right w:val="single" w:color="000000" w:sz="8" w:space="0"/>
            </w:tcBorders>
            <w:shd w:val="clear" w:color="auto" w:fill="auto"/>
            <w:vAlign w:val="center"/>
          </w:tcPr>
          <w:p w14:paraId="0D26BAD6">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新能源汽车门户系统V1.0</w:t>
            </w:r>
          </w:p>
        </w:tc>
        <w:tc>
          <w:tcPr>
            <w:tcW w:w="530" w:type="dxa"/>
            <w:tcBorders>
              <w:top w:val="nil"/>
              <w:left w:val="nil"/>
              <w:bottom w:val="single" w:color="000000" w:sz="8" w:space="0"/>
              <w:right w:val="single" w:color="000000" w:sz="8" w:space="0"/>
            </w:tcBorders>
            <w:shd w:val="clear" w:color="auto" w:fill="auto"/>
            <w:vAlign w:val="center"/>
          </w:tcPr>
          <w:p w14:paraId="53459801">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1</w:t>
            </w:r>
          </w:p>
        </w:tc>
        <w:tc>
          <w:tcPr>
            <w:tcW w:w="519" w:type="dxa"/>
            <w:tcBorders>
              <w:top w:val="nil"/>
              <w:left w:val="nil"/>
              <w:bottom w:val="single" w:color="000000" w:sz="8" w:space="0"/>
              <w:right w:val="single" w:color="000000" w:sz="8" w:space="0"/>
            </w:tcBorders>
            <w:shd w:val="clear" w:color="auto" w:fill="auto"/>
            <w:vAlign w:val="center"/>
          </w:tcPr>
          <w:p w14:paraId="2E6BDFF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项</w:t>
            </w:r>
          </w:p>
        </w:tc>
        <w:tc>
          <w:tcPr>
            <w:tcW w:w="1319" w:type="dxa"/>
            <w:tcBorders>
              <w:top w:val="nil"/>
              <w:left w:val="nil"/>
              <w:bottom w:val="single" w:color="000000" w:sz="8" w:space="0"/>
              <w:right w:val="single" w:color="000000" w:sz="8" w:space="0"/>
            </w:tcBorders>
            <w:shd w:val="clear" w:color="auto" w:fill="auto"/>
            <w:vAlign w:val="center"/>
          </w:tcPr>
          <w:p w14:paraId="513B84C6">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121169.00 </w:t>
            </w:r>
          </w:p>
        </w:tc>
        <w:tc>
          <w:tcPr>
            <w:tcW w:w="1578" w:type="dxa"/>
            <w:tcBorders>
              <w:top w:val="nil"/>
              <w:left w:val="nil"/>
              <w:bottom w:val="single" w:color="000000" w:sz="8" w:space="0"/>
              <w:right w:val="single" w:color="000000" w:sz="8" w:space="0"/>
            </w:tcBorders>
            <w:shd w:val="clear" w:color="auto" w:fill="auto"/>
            <w:vAlign w:val="center"/>
          </w:tcPr>
          <w:p w14:paraId="606B3EFC">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121169.00 </w:t>
            </w:r>
          </w:p>
        </w:tc>
        <w:tc>
          <w:tcPr>
            <w:tcW w:w="1384" w:type="dxa"/>
            <w:tcBorders>
              <w:top w:val="nil"/>
              <w:left w:val="nil"/>
              <w:bottom w:val="single" w:color="000000" w:sz="8" w:space="0"/>
              <w:right w:val="single" w:color="000000" w:sz="8" w:space="0"/>
            </w:tcBorders>
            <w:shd w:val="clear" w:color="auto" w:fill="auto"/>
            <w:vAlign w:val="center"/>
          </w:tcPr>
          <w:p w14:paraId="0592DF1B">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128440.00 </w:t>
            </w:r>
          </w:p>
        </w:tc>
        <w:tc>
          <w:tcPr>
            <w:tcW w:w="757" w:type="dxa"/>
            <w:tcBorders>
              <w:top w:val="nil"/>
              <w:left w:val="nil"/>
              <w:bottom w:val="single" w:color="000000" w:sz="8" w:space="0"/>
              <w:right w:val="single" w:color="000000" w:sz="8" w:space="0"/>
            </w:tcBorders>
            <w:shd w:val="clear" w:color="auto" w:fill="auto"/>
            <w:vAlign w:val="center"/>
          </w:tcPr>
          <w:p w14:paraId="6D8660A9">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6%</w:t>
            </w:r>
          </w:p>
        </w:tc>
      </w:tr>
      <w:tr w14:paraId="14500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6" w:hRule="atLeast"/>
        </w:trPr>
        <w:tc>
          <w:tcPr>
            <w:tcW w:w="6004" w:type="dxa"/>
            <w:gridSpan w:val="8"/>
            <w:tcBorders>
              <w:top w:val="nil"/>
              <w:left w:val="single" w:color="000000" w:sz="8" w:space="0"/>
              <w:bottom w:val="single" w:color="000000" w:sz="8" w:space="0"/>
              <w:right w:val="single" w:color="000000" w:sz="8" w:space="0"/>
            </w:tcBorders>
            <w:shd w:val="clear" w:color="auto" w:fill="auto"/>
            <w:vAlign w:val="center"/>
          </w:tcPr>
          <w:p w14:paraId="37C05776">
            <w:pPr>
              <w:keepNext w:val="0"/>
              <w:keepLines w:val="0"/>
              <w:widowControl/>
              <w:suppressLineNumbers w:val="0"/>
              <w:jc w:val="center"/>
              <w:textAlignment w:val="center"/>
              <w:rPr>
                <w:rFonts w:hint="eastAsia" w:ascii="仿宋" w:hAnsi="仿宋" w:eastAsia="仿宋" w:cs="仿宋"/>
                <w:b/>
                <w:bCs/>
                <w:i w:val="0"/>
                <w:iCs w:val="0"/>
                <w:color w:val="000000" w:themeColor="text1"/>
                <w:sz w:val="24"/>
                <w:szCs w:val="24"/>
                <w:u w:val="none"/>
                <w14:textFill>
                  <w14:solidFill>
                    <w14:schemeClr w14:val="tx1"/>
                  </w14:solidFill>
                </w14:textFill>
              </w:rPr>
            </w:pPr>
            <w:r>
              <w:rPr>
                <w:rFonts w:hint="eastAsia" w:ascii="仿宋" w:hAnsi="仿宋" w:eastAsia="仿宋" w:cs="仿宋"/>
                <w:b/>
                <w:bCs/>
                <w:i w:val="0"/>
                <w:iCs w:val="0"/>
                <w:color w:val="000000" w:themeColor="text1"/>
                <w:kern w:val="0"/>
                <w:sz w:val="24"/>
                <w:szCs w:val="24"/>
                <w:u w:val="none"/>
                <w:lang w:val="en-US" w:eastAsia="zh-CN" w:bidi="ar"/>
                <w14:textFill>
                  <w14:solidFill>
                    <w14:schemeClr w14:val="tx1"/>
                  </w14:solidFill>
                </w14:textFill>
              </w:rPr>
              <w:t>总价</w:t>
            </w:r>
          </w:p>
        </w:tc>
        <w:tc>
          <w:tcPr>
            <w:tcW w:w="1578" w:type="dxa"/>
            <w:tcBorders>
              <w:top w:val="nil"/>
              <w:left w:val="nil"/>
              <w:bottom w:val="single" w:color="000000" w:sz="8" w:space="0"/>
              <w:right w:val="single" w:color="000000" w:sz="8" w:space="0"/>
            </w:tcBorders>
            <w:shd w:val="clear" w:color="auto" w:fill="auto"/>
            <w:vAlign w:val="center"/>
          </w:tcPr>
          <w:p w14:paraId="204AEF7E">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5084905.66 </w:t>
            </w:r>
          </w:p>
        </w:tc>
        <w:tc>
          <w:tcPr>
            <w:tcW w:w="1384" w:type="dxa"/>
            <w:tcBorders>
              <w:top w:val="nil"/>
              <w:left w:val="nil"/>
              <w:bottom w:val="single" w:color="000000" w:sz="8" w:space="0"/>
              <w:right w:val="single" w:color="000000" w:sz="8" w:space="0"/>
            </w:tcBorders>
            <w:shd w:val="clear" w:color="auto" w:fill="auto"/>
            <w:vAlign w:val="center"/>
          </w:tcPr>
          <w:p w14:paraId="62E8B31E">
            <w:pPr>
              <w:keepNext w:val="0"/>
              <w:keepLines w:val="0"/>
              <w:widowControl/>
              <w:suppressLineNumbers w:val="0"/>
              <w:jc w:val="center"/>
              <w:textAlignment w:val="center"/>
              <w:rPr>
                <w:rFonts w:hint="eastAsia" w:ascii="仿宋" w:hAnsi="仿宋" w:eastAsia="仿宋" w:cs="仿宋"/>
                <w:i w:val="0"/>
                <w:iCs w:val="0"/>
                <w:color w:val="000000" w:themeColor="text1"/>
                <w:sz w:val="24"/>
                <w:szCs w:val="24"/>
                <w:u w:val="none"/>
                <w14:textFill>
                  <w14:solidFill>
                    <w14:schemeClr w14:val="tx1"/>
                  </w14:solidFill>
                </w14:textFill>
              </w:rPr>
            </w:pPr>
            <w:r>
              <w:rPr>
                <w:rFonts w:hint="eastAsia" w:ascii="仿宋" w:hAnsi="仿宋" w:eastAsia="仿宋" w:cs="仿宋"/>
                <w:i w:val="0"/>
                <w:iCs w:val="0"/>
                <w:color w:val="000000" w:themeColor="text1"/>
                <w:kern w:val="0"/>
                <w:sz w:val="24"/>
                <w:szCs w:val="24"/>
                <w:u w:val="none"/>
                <w:lang w:val="en-US" w:eastAsia="zh-CN" w:bidi="ar"/>
                <w14:textFill>
                  <w14:solidFill>
                    <w14:schemeClr w14:val="tx1"/>
                  </w14:solidFill>
                </w14:textFill>
              </w:rPr>
              <w:t xml:space="preserve">5390000.00 </w:t>
            </w:r>
          </w:p>
        </w:tc>
        <w:tc>
          <w:tcPr>
            <w:tcW w:w="757" w:type="dxa"/>
            <w:tcBorders>
              <w:top w:val="nil"/>
              <w:left w:val="nil"/>
              <w:bottom w:val="single" w:color="000000" w:sz="8" w:space="0"/>
              <w:right w:val="single" w:color="000000" w:sz="8" w:space="0"/>
            </w:tcBorders>
            <w:shd w:val="clear" w:color="auto" w:fill="auto"/>
            <w:noWrap/>
            <w:vAlign w:val="center"/>
          </w:tcPr>
          <w:p w14:paraId="6184987C">
            <w:pPr>
              <w:rPr>
                <w:rFonts w:hint="eastAsia" w:ascii="宋体" w:hAnsi="宋体" w:eastAsia="宋体" w:cs="宋体"/>
                <w:i w:val="0"/>
                <w:iCs w:val="0"/>
                <w:color w:val="000000" w:themeColor="text1"/>
                <w:sz w:val="24"/>
                <w:szCs w:val="24"/>
                <w:u w:val="none"/>
                <w14:textFill>
                  <w14:solidFill>
                    <w14:schemeClr w14:val="tx1"/>
                  </w14:solidFill>
                </w14:textFill>
              </w:rPr>
            </w:pPr>
          </w:p>
        </w:tc>
      </w:tr>
    </w:tbl>
    <w:p w14:paraId="238DC7C6">
      <w:pPr>
        <w:rPr>
          <w:rFonts w:hint="eastAsia"/>
          <w:sz w:val="24"/>
          <w:szCs w:val="24"/>
          <w:lang w:eastAsia="zh-CN"/>
        </w:rPr>
      </w:pPr>
    </w:p>
    <w:p w14:paraId="552994D7">
      <w:pPr>
        <w:keepNext w:val="0"/>
        <w:keepLines w:val="0"/>
        <w:pageBreakBefore w:val="0"/>
        <w:widowControl/>
        <w:kinsoku w:val="0"/>
        <w:wordWrap/>
        <w:overflowPunct/>
        <w:topLinePunct w:val="0"/>
        <w:autoSpaceDE w:val="0"/>
        <w:autoSpaceDN w:val="0"/>
        <w:bidi w:val="0"/>
        <w:adjustRightInd w:val="0"/>
        <w:snapToGrid w:val="0"/>
        <w:ind w:left="0" w:right="0" w:firstLine="0"/>
        <w:textAlignment w:val="baseline"/>
        <w:rPr>
          <w:sz w:val="24"/>
          <w:szCs w:val="24"/>
        </w:rPr>
      </w:pPr>
    </w:p>
    <w:p w14:paraId="0E89C751">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pacing w:val="2"/>
          <w:sz w:val="24"/>
          <w:szCs w:val="24"/>
        </w:rPr>
      </w:pPr>
      <w:r>
        <w:rPr>
          <w:rFonts w:ascii="宋体" w:hAnsi="宋体" w:eastAsia="宋体" w:cs="宋体"/>
          <w:spacing w:val="2"/>
          <w:sz w:val="24"/>
          <w:szCs w:val="24"/>
        </w:rPr>
        <w:t>注：以上产品详细功能清单见附件2</w:t>
      </w:r>
      <w:r>
        <w:rPr>
          <w:rFonts w:hint="eastAsia" w:ascii="宋体" w:hAnsi="宋体" w:eastAsia="宋体" w:cs="宋体"/>
          <w:spacing w:val="2"/>
          <w:sz w:val="24"/>
          <w:szCs w:val="24"/>
          <w:lang w:val="en-US" w:eastAsia="zh-CN"/>
        </w:rPr>
        <w:t>用户需求书</w:t>
      </w:r>
      <w:r>
        <w:rPr>
          <w:rFonts w:ascii="宋体" w:hAnsi="宋体" w:eastAsia="宋体" w:cs="宋体"/>
          <w:spacing w:val="2"/>
          <w:sz w:val="24"/>
          <w:szCs w:val="24"/>
        </w:rPr>
        <w:t>。</w:t>
      </w:r>
    </w:p>
    <w:p w14:paraId="57B4E15E">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pacing w:val="2"/>
          <w:sz w:val="24"/>
          <w:szCs w:val="24"/>
        </w:rPr>
      </w:pPr>
    </w:p>
    <w:p w14:paraId="4945F43C">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pacing w:val="2"/>
          <w:sz w:val="24"/>
          <w:szCs w:val="24"/>
        </w:rPr>
      </w:pPr>
    </w:p>
    <w:p w14:paraId="12F78A41">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pacing w:val="2"/>
          <w:sz w:val="24"/>
          <w:szCs w:val="24"/>
        </w:rPr>
      </w:pPr>
    </w:p>
    <w:p w14:paraId="6AB2F3BD">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pacing w:val="2"/>
          <w:sz w:val="24"/>
          <w:szCs w:val="24"/>
        </w:rPr>
      </w:pPr>
    </w:p>
    <w:p w14:paraId="53164166">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pacing w:val="2"/>
          <w:sz w:val="24"/>
          <w:szCs w:val="24"/>
        </w:rPr>
      </w:pPr>
    </w:p>
    <w:p w14:paraId="638AE38F">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pacing w:val="2"/>
          <w:sz w:val="24"/>
          <w:szCs w:val="24"/>
        </w:rPr>
      </w:pPr>
    </w:p>
    <w:p w14:paraId="10ECFB40">
      <w:pPr>
        <w:pStyle w:val="2"/>
        <w:rPr>
          <w:sz w:val="24"/>
          <w:szCs w:val="24"/>
        </w:rPr>
      </w:pPr>
    </w:p>
    <w:p w14:paraId="5C060ECF">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pacing w:val="2"/>
          <w:sz w:val="24"/>
          <w:szCs w:val="24"/>
        </w:rPr>
      </w:pPr>
    </w:p>
    <w:p w14:paraId="44AB21C0">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ascii="宋体" w:hAnsi="宋体" w:eastAsia="宋体" w:cs="宋体"/>
          <w:spacing w:val="2"/>
          <w:sz w:val="24"/>
          <w:szCs w:val="24"/>
        </w:rPr>
      </w:pPr>
    </w:p>
    <w:p w14:paraId="134FB973">
      <w:pPr>
        <w:keepNext w:val="0"/>
        <w:keepLines w:val="0"/>
        <w:pageBreakBefore w:val="0"/>
        <w:widowControl/>
        <w:kinsoku w:val="0"/>
        <w:wordWrap/>
        <w:overflowPunct/>
        <w:topLinePunct w:val="0"/>
        <w:autoSpaceDE w:val="0"/>
        <w:autoSpaceDN w:val="0"/>
        <w:bidi w:val="0"/>
        <w:adjustRightInd w:val="0"/>
        <w:snapToGrid w:val="0"/>
        <w:spacing w:line="219" w:lineRule="auto"/>
        <w:ind w:left="0" w:right="0" w:firstLine="0"/>
        <w:textAlignment w:val="baseline"/>
        <w:rPr>
          <w:rFonts w:hint="eastAsia" w:ascii="宋体" w:hAnsi="宋体" w:eastAsia="宋体" w:cs="宋体"/>
          <w:spacing w:val="2"/>
          <w:sz w:val="24"/>
          <w:szCs w:val="24"/>
          <w:lang w:val="en-US" w:eastAsia="zh-CN"/>
        </w:rPr>
      </w:pPr>
      <w:bookmarkStart w:id="3" w:name="_Toc334797738"/>
      <w:r>
        <w:rPr>
          <w:rFonts w:hint="eastAsia" w:ascii="宋体" w:hAnsi="宋体" w:eastAsia="宋体" w:cs="宋体"/>
          <w:spacing w:val="2"/>
          <w:sz w:val="24"/>
          <w:szCs w:val="24"/>
          <w:lang w:val="en-US" w:eastAsia="zh-CN"/>
        </w:rPr>
        <w:t>附件2：《用户需求书</w:t>
      </w:r>
      <w:bookmarkEnd w:id="3"/>
      <w:r>
        <w:rPr>
          <w:rFonts w:hint="eastAsia" w:ascii="宋体" w:hAnsi="宋体" w:eastAsia="宋体" w:cs="宋体"/>
          <w:spacing w:val="2"/>
          <w:sz w:val="24"/>
          <w:szCs w:val="24"/>
          <w:lang w:val="en-US" w:eastAsia="zh-CN"/>
        </w:rPr>
        <w:t>》</w:t>
      </w:r>
    </w:p>
    <w:p w14:paraId="4E7036EB">
      <w:pPr>
        <w:tabs>
          <w:tab w:val="left" w:pos="284"/>
        </w:tabs>
        <w:snapToGrid w:val="0"/>
        <w:ind w:left="880" w:hanging="960" w:hangingChars="400"/>
        <w:rPr>
          <w:bCs/>
          <w:sz w:val="24"/>
          <w:szCs w:val="24"/>
        </w:rPr>
      </w:pPr>
      <w:r>
        <w:rPr>
          <w:rFonts w:hint="eastAsia"/>
          <w:sz w:val="24"/>
          <w:szCs w:val="24"/>
        </w:rPr>
        <w:t>备注：</w:t>
      </w:r>
      <w:r>
        <w:rPr>
          <w:rFonts w:hint="eastAsia"/>
          <w:bCs/>
          <w:sz w:val="24"/>
          <w:szCs w:val="24"/>
        </w:rPr>
        <w:t>1.</w:t>
      </w:r>
      <w:r>
        <w:rPr>
          <w:rFonts w:hint="eastAsia"/>
          <w:bCs/>
          <w:sz w:val="24"/>
          <w:szCs w:val="24"/>
          <w:lang w:eastAsia="zh-CN"/>
        </w:rPr>
        <w:t>乙方</w:t>
      </w:r>
      <w:r>
        <w:rPr>
          <w:rFonts w:hint="eastAsia"/>
          <w:bCs/>
          <w:sz w:val="24"/>
          <w:szCs w:val="24"/>
        </w:rPr>
        <w:t>须对本项目为单位的采购标的进行整体</w:t>
      </w:r>
      <w:r>
        <w:rPr>
          <w:rFonts w:hint="eastAsia"/>
          <w:bCs/>
          <w:sz w:val="24"/>
          <w:szCs w:val="24"/>
          <w:lang w:eastAsia="zh-CN"/>
        </w:rPr>
        <w:t>应答</w:t>
      </w:r>
      <w:r>
        <w:rPr>
          <w:rFonts w:hint="eastAsia"/>
          <w:bCs/>
          <w:sz w:val="24"/>
          <w:szCs w:val="24"/>
        </w:rPr>
        <w:t>，任何只对采购标的其中一部分内容进行的</w:t>
      </w:r>
      <w:r>
        <w:rPr>
          <w:rFonts w:hint="eastAsia"/>
          <w:bCs/>
          <w:sz w:val="24"/>
          <w:szCs w:val="24"/>
          <w:lang w:eastAsia="zh-CN"/>
        </w:rPr>
        <w:t>应答</w:t>
      </w:r>
      <w:r>
        <w:rPr>
          <w:rFonts w:hint="eastAsia"/>
          <w:bCs/>
          <w:sz w:val="24"/>
          <w:szCs w:val="24"/>
        </w:rPr>
        <w:t>都被视为无效</w:t>
      </w:r>
      <w:r>
        <w:rPr>
          <w:rFonts w:hint="eastAsia"/>
          <w:bCs/>
          <w:sz w:val="24"/>
          <w:szCs w:val="24"/>
          <w:lang w:eastAsia="zh-CN"/>
        </w:rPr>
        <w:t>应答</w:t>
      </w:r>
      <w:r>
        <w:rPr>
          <w:rFonts w:hint="eastAsia"/>
          <w:bCs/>
          <w:sz w:val="24"/>
          <w:szCs w:val="24"/>
        </w:rPr>
        <w:t>。</w:t>
      </w:r>
    </w:p>
    <w:p w14:paraId="599DBB0D">
      <w:pPr>
        <w:tabs>
          <w:tab w:val="left" w:pos="284"/>
        </w:tabs>
        <w:snapToGrid w:val="0"/>
        <w:ind w:left="283" w:firstLine="420"/>
        <w:rPr>
          <w:bCs/>
          <w:sz w:val="24"/>
          <w:szCs w:val="24"/>
        </w:rPr>
      </w:pPr>
      <w:r>
        <w:rPr>
          <w:rFonts w:hint="eastAsia"/>
          <w:bCs/>
          <w:sz w:val="24"/>
          <w:szCs w:val="24"/>
        </w:rPr>
        <w:t>2.本项目采购本国产品，</w:t>
      </w:r>
      <w:r>
        <w:rPr>
          <w:rFonts w:hint="eastAsia"/>
          <w:bCs/>
          <w:sz w:val="24"/>
          <w:szCs w:val="24"/>
          <w:u w:val="double"/>
        </w:rPr>
        <w:t>若</w:t>
      </w:r>
      <w:r>
        <w:rPr>
          <w:rFonts w:hint="eastAsia"/>
          <w:bCs/>
          <w:sz w:val="24"/>
          <w:szCs w:val="24"/>
          <w:u w:val="double"/>
          <w:lang w:eastAsia="zh-CN"/>
        </w:rPr>
        <w:t>乙方</w:t>
      </w:r>
      <w:r>
        <w:rPr>
          <w:rFonts w:hint="eastAsia"/>
          <w:bCs/>
          <w:sz w:val="24"/>
          <w:szCs w:val="24"/>
          <w:u w:val="double"/>
        </w:rPr>
        <w:t>提供进口产品，视为无效</w:t>
      </w:r>
      <w:r>
        <w:rPr>
          <w:rFonts w:hint="eastAsia"/>
          <w:bCs/>
          <w:sz w:val="24"/>
          <w:szCs w:val="24"/>
          <w:u w:val="double"/>
          <w:lang w:eastAsia="zh-CN"/>
        </w:rPr>
        <w:t>应答</w:t>
      </w:r>
      <w:r>
        <w:rPr>
          <w:rFonts w:hint="eastAsia"/>
          <w:bCs/>
          <w:sz w:val="24"/>
          <w:szCs w:val="24"/>
        </w:rPr>
        <w:t>。</w:t>
      </w:r>
    </w:p>
    <w:p w14:paraId="480C4EFE">
      <w:pPr>
        <w:tabs>
          <w:tab w:val="left" w:pos="284"/>
        </w:tabs>
        <w:snapToGrid w:val="0"/>
        <w:ind w:left="283" w:firstLine="420"/>
        <w:rPr>
          <w:bCs/>
          <w:sz w:val="24"/>
          <w:szCs w:val="24"/>
        </w:rPr>
      </w:pPr>
      <w:r>
        <w:rPr>
          <w:rFonts w:hint="eastAsia"/>
          <w:bCs/>
          <w:sz w:val="24"/>
          <w:szCs w:val="24"/>
        </w:rPr>
        <w:t>3.</w:t>
      </w:r>
      <w:r>
        <w:rPr>
          <w:rFonts w:hint="eastAsia"/>
          <w:bCs/>
          <w:sz w:val="24"/>
          <w:szCs w:val="24"/>
          <w:lang w:eastAsia="zh-CN"/>
        </w:rPr>
        <w:t>甲方</w:t>
      </w:r>
      <w:r>
        <w:rPr>
          <w:rFonts w:hint="eastAsia"/>
          <w:bCs/>
          <w:sz w:val="24"/>
          <w:szCs w:val="24"/>
        </w:rPr>
        <w:t>需求中打“★”号条款为实质性条款，有任何一条负偏离则导致无效</w:t>
      </w:r>
      <w:r>
        <w:rPr>
          <w:rFonts w:hint="eastAsia"/>
          <w:bCs/>
          <w:sz w:val="24"/>
          <w:szCs w:val="24"/>
          <w:lang w:eastAsia="zh-CN"/>
        </w:rPr>
        <w:t>应答</w:t>
      </w:r>
      <w:r>
        <w:rPr>
          <w:rFonts w:hint="eastAsia"/>
          <w:bCs/>
          <w:sz w:val="24"/>
          <w:szCs w:val="24"/>
        </w:rPr>
        <w:t>。</w:t>
      </w:r>
    </w:p>
    <w:p w14:paraId="739A8CB2">
      <w:pPr>
        <w:tabs>
          <w:tab w:val="left" w:pos="284"/>
        </w:tabs>
        <w:snapToGrid w:val="0"/>
        <w:ind w:left="283" w:firstLine="420"/>
        <w:rPr>
          <w:bCs/>
          <w:sz w:val="24"/>
          <w:szCs w:val="24"/>
        </w:rPr>
      </w:pPr>
      <w:r>
        <w:rPr>
          <w:rFonts w:hint="eastAsia"/>
          <w:bCs/>
          <w:sz w:val="24"/>
          <w:szCs w:val="24"/>
        </w:rPr>
        <w:t>4.</w:t>
      </w:r>
      <w:r>
        <w:rPr>
          <w:rFonts w:hint="eastAsia"/>
          <w:bCs/>
          <w:sz w:val="24"/>
          <w:szCs w:val="24"/>
          <w:lang w:eastAsia="zh-CN"/>
        </w:rPr>
        <w:t>甲方</w:t>
      </w:r>
      <w:r>
        <w:rPr>
          <w:rFonts w:hint="eastAsia"/>
          <w:bCs/>
          <w:sz w:val="24"/>
          <w:szCs w:val="24"/>
        </w:rPr>
        <w:t>需求中打“▲”号条款为重要技术参数，但不作为无效</w:t>
      </w:r>
      <w:r>
        <w:rPr>
          <w:rFonts w:hint="eastAsia"/>
          <w:bCs/>
          <w:sz w:val="24"/>
          <w:szCs w:val="24"/>
          <w:lang w:eastAsia="zh-CN"/>
        </w:rPr>
        <w:t>应答</w:t>
      </w:r>
      <w:r>
        <w:rPr>
          <w:rFonts w:hint="eastAsia"/>
          <w:bCs/>
          <w:sz w:val="24"/>
          <w:szCs w:val="24"/>
        </w:rPr>
        <w:t>条款。</w:t>
      </w:r>
    </w:p>
    <w:p w14:paraId="20BDB2BB">
      <w:pPr>
        <w:tabs>
          <w:tab w:val="left" w:pos="284"/>
        </w:tabs>
        <w:snapToGrid w:val="0"/>
        <w:ind w:left="951" w:leftChars="327" w:hanging="264" w:hangingChars="110"/>
        <w:rPr>
          <w:rFonts w:hint="eastAsia"/>
          <w:bCs/>
          <w:sz w:val="24"/>
          <w:szCs w:val="24"/>
        </w:rPr>
      </w:pPr>
      <w:r>
        <w:rPr>
          <w:rFonts w:hint="eastAsia"/>
          <w:bCs/>
          <w:sz w:val="24"/>
          <w:szCs w:val="24"/>
        </w:rPr>
        <w:t>5.本项目</w:t>
      </w:r>
      <w:r>
        <w:rPr>
          <w:rFonts w:hint="eastAsia"/>
          <w:bCs/>
          <w:sz w:val="24"/>
          <w:szCs w:val="24"/>
          <w:lang w:eastAsia="zh-CN"/>
        </w:rPr>
        <w:t>合同文件</w:t>
      </w:r>
      <w:r>
        <w:rPr>
          <w:rFonts w:hint="eastAsia"/>
          <w:bCs/>
          <w:sz w:val="24"/>
          <w:szCs w:val="24"/>
        </w:rPr>
        <w:t>的技术参数仅起说明作用，图片仅供参考，若有提到具体品牌、型号、产地、图片等内容的，均并非指定品牌，没有任何限制性。</w:t>
      </w:r>
      <w:r>
        <w:rPr>
          <w:rFonts w:hint="eastAsia"/>
          <w:bCs/>
          <w:sz w:val="24"/>
          <w:szCs w:val="24"/>
          <w:lang w:eastAsia="zh-CN"/>
        </w:rPr>
        <w:t>乙方</w:t>
      </w:r>
      <w:r>
        <w:rPr>
          <w:rFonts w:hint="eastAsia"/>
          <w:bCs/>
          <w:sz w:val="24"/>
          <w:szCs w:val="24"/>
        </w:rPr>
        <w:t>在本次</w:t>
      </w:r>
      <w:r>
        <w:rPr>
          <w:rFonts w:hint="eastAsia"/>
          <w:bCs/>
          <w:sz w:val="24"/>
          <w:szCs w:val="24"/>
          <w:lang w:eastAsia="zh-CN"/>
        </w:rPr>
        <w:t>应答</w:t>
      </w:r>
      <w:r>
        <w:rPr>
          <w:rFonts w:hint="eastAsia"/>
          <w:bCs/>
          <w:sz w:val="24"/>
          <w:szCs w:val="24"/>
        </w:rPr>
        <w:t>中可以选用其他替代标准、品牌或型号，但这些替代在质量和性能上必须大于等于</w:t>
      </w:r>
      <w:r>
        <w:rPr>
          <w:rFonts w:hint="eastAsia"/>
          <w:bCs/>
          <w:sz w:val="24"/>
          <w:szCs w:val="24"/>
          <w:lang w:eastAsia="zh-CN"/>
        </w:rPr>
        <w:t>合同文件</w:t>
      </w:r>
      <w:r>
        <w:rPr>
          <w:rFonts w:hint="eastAsia"/>
          <w:bCs/>
          <w:sz w:val="24"/>
          <w:szCs w:val="24"/>
        </w:rPr>
        <w:t>的要求。</w:t>
      </w:r>
    </w:p>
    <w:p w14:paraId="196FBA7F">
      <w:pPr>
        <w:pStyle w:val="2"/>
        <w:rPr>
          <w:rFonts w:hint="eastAsia"/>
          <w:bCs/>
          <w:sz w:val="24"/>
          <w:szCs w:val="24"/>
        </w:rPr>
      </w:pPr>
    </w:p>
    <w:p w14:paraId="1FB89932">
      <w:pPr>
        <w:pStyle w:val="2"/>
        <w:rPr>
          <w:color w:val="000000" w:themeColor="text1"/>
          <w:sz w:val="24"/>
          <w:szCs w:val="24"/>
          <w:lang w:bidi="zh-CN"/>
          <w14:textFill>
            <w14:solidFill>
              <w14:schemeClr w14:val="tx1"/>
            </w14:solidFill>
          </w14:textFill>
        </w:rPr>
      </w:pPr>
      <w:r>
        <w:rPr>
          <w:color w:val="000000" w:themeColor="text1"/>
          <w:sz w:val="24"/>
          <w:szCs w:val="24"/>
          <w:lang w:bidi="zh-CN"/>
          <w14:textFill>
            <w14:solidFill>
              <w14:schemeClr w14:val="tx1"/>
            </w14:solidFill>
          </w14:textFill>
        </w:rPr>
        <w:t>用户需求书</w:t>
      </w:r>
    </w:p>
    <w:p w14:paraId="638E0CE8">
      <w:pPr>
        <w:tabs>
          <w:tab w:val="left" w:pos="284"/>
        </w:tabs>
        <w:snapToGrid w:val="0"/>
        <w:rPr>
          <w:bCs/>
          <w:color w:val="000000" w:themeColor="text1"/>
          <w:sz w:val="24"/>
          <w:szCs w:val="24"/>
          <w14:textFill>
            <w14:solidFill>
              <w14:schemeClr w14:val="tx1"/>
            </w14:solidFill>
          </w14:textFill>
        </w:rPr>
      </w:pPr>
      <w:r>
        <w:rPr>
          <w:rFonts w:hint="eastAsia"/>
          <w:bCs/>
          <w:color w:val="000000" w:themeColor="text1"/>
          <w:sz w:val="24"/>
          <w:szCs w:val="24"/>
          <w14:textFill>
            <w14:solidFill>
              <w14:schemeClr w14:val="tx1"/>
            </w14:solidFill>
          </w14:textFill>
        </w:rPr>
        <w:t xml:space="preserve"> </w:t>
      </w:r>
    </w:p>
    <w:p w14:paraId="7F474F27">
      <w:pPr>
        <w:rPr>
          <w:color w:val="000000" w:themeColor="text1"/>
          <w:sz w:val="24"/>
          <w:szCs w:val="24"/>
          <w14:textFill>
            <w14:solidFill>
              <w14:schemeClr w14:val="tx1"/>
            </w14:solidFill>
          </w14:textFill>
        </w:rPr>
      </w:pPr>
    </w:p>
    <w:p w14:paraId="5FB2C17B">
      <w:pPr>
        <w:keepNext/>
        <w:keepLines/>
        <w:adjustRightInd w:val="0"/>
        <w:snapToGrid w:val="0"/>
        <w:spacing w:line="360" w:lineRule="auto"/>
        <w:outlineLvl w:val="3"/>
        <w:rPr>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一、项目概况</w:t>
      </w:r>
    </w:p>
    <w:p w14:paraId="142B1B56">
      <w:pPr>
        <w:keepNext/>
        <w:keepLines/>
        <w:adjustRightInd w:val="0"/>
        <w:snapToGrid w:val="0"/>
        <w:spacing w:line="360" w:lineRule="auto"/>
        <w:outlineLvl w:val="4"/>
        <w:rPr>
          <w:rFonts w:ascii="仿宋" w:hAnsi="仿宋" w:eastAsia="仿宋"/>
          <w:bCs/>
          <w:color w:val="000000" w:themeColor="text1"/>
          <w:sz w:val="24"/>
          <w:szCs w:val="24"/>
          <w14:textFill>
            <w14:solidFill>
              <w14:schemeClr w14:val="tx1"/>
            </w14:solidFill>
          </w14:textFill>
        </w:rPr>
      </w:pPr>
      <w:r>
        <w:rPr>
          <w:rFonts w:hint="eastAsia"/>
          <w:bCs/>
          <w:color w:val="000000" w:themeColor="text1"/>
          <w:sz w:val="24"/>
          <w:szCs w:val="24"/>
          <w14:textFill>
            <w14:solidFill>
              <w14:schemeClr w14:val="tx1"/>
            </w14:solidFill>
          </w14:textFill>
        </w:rPr>
        <w:t>（一）</w:t>
      </w:r>
      <w:r>
        <w:rPr>
          <w:rFonts w:hint="eastAsia" w:ascii="仿宋" w:hAnsi="仿宋" w:eastAsia="仿宋"/>
          <w:bCs/>
          <w:color w:val="000000" w:themeColor="text1"/>
          <w:sz w:val="24"/>
          <w:szCs w:val="24"/>
          <w14:textFill>
            <w14:solidFill>
              <w14:schemeClr w14:val="tx1"/>
            </w14:solidFill>
          </w14:textFill>
        </w:rPr>
        <w:t>建设目标</w:t>
      </w:r>
    </w:p>
    <w:p w14:paraId="7D385FA7">
      <w:pPr>
        <w:adjustRightInd w:val="0"/>
        <w:snapToGrid w:val="0"/>
        <w:spacing w:line="360"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发挥韶关市现有基础和优势，打造数据要素存力基地，实现以下目标：</w:t>
      </w:r>
    </w:p>
    <w:p w14:paraId="41781D46">
      <w:pPr>
        <w:adjustRightInd w:val="0"/>
        <w:snapToGrid w:val="0"/>
        <w:spacing w:line="360"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数据赋能千行百业发展：激活数据要素潜能，优化资源配置，赋能实体经济，发展新质生产力，从而通过数据要素赋能推动生产、生活和社会治理方式的深刻变革。</w:t>
      </w:r>
    </w:p>
    <w:p w14:paraId="4EF8CA37">
      <w:pPr>
        <w:adjustRightInd w:val="0"/>
        <w:snapToGrid w:val="0"/>
        <w:spacing w:line="360"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培育超大规模数据要素市场：通过广东省先进存力中心，聚集数据资源，激活数据潜能，促进数据要素市场化可持续、高质量发展。</w:t>
      </w:r>
    </w:p>
    <w:p w14:paraId="08369635">
      <w:pPr>
        <w:adjustRightInd w:val="0"/>
        <w:snapToGrid w:val="0"/>
        <w:spacing w:line="360"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提升数据安全保障能力：广东省先进存力中心将承担起广东省战略安全数据保障的角色，通过存力中心软硬平台的自主可控技术，为广东省筑牢数据安全底线，确保在关键时刻能够提供必要的数据支持和服务。</w:t>
      </w:r>
    </w:p>
    <w:p w14:paraId="3A1D5873">
      <w:pPr>
        <w:keepNext/>
        <w:keepLines/>
        <w:adjustRightInd w:val="0"/>
        <w:snapToGrid w:val="0"/>
        <w:spacing w:line="360" w:lineRule="auto"/>
        <w:outlineLvl w:val="4"/>
        <w:rPr>
          <w:rFonts w:ascii="仿宋" w:hAnsi="仿宋" w:eastAsia="仿宋"/>
          <w:bCs/>
          <w:color w:val="000000" w:themeColor="text1"/>
          <w:sz w:val="24"/>
          <w:szCs w:val="24"/>
          <w14:textFill>
            <w14:solidFill>
              <w14:schemeClr w14:val="tx1"/>
            </w14:solidFill>
          </w14:textFill>
        </w:rPr>
      </w:pPr>
      <w:r>
        <w:rPr>
          <w:rFonts w:hint="eastAsia" w:ascii="仿宋" w:hAnsi="仿宋" w:eastAsia="仿宋"/>
          <w:bCs/>
          <w:color w:val="000000" w:themeColor="text1"/>
          <w:sz w:val="24"/>
          <w:szCs w:val="24"/>
          <w14:textFill>
            <w14:solidFill>
              <w14:schemeClr w14:val="tx1"/>
            </w14:solidFill>
          </w14:textFill>
        </w:rPr>
        <w:t>（二）建设规模</w:t>
      </w:r>
    </w:p>
    <w:p w14:paraId="5DAD4939">
      <w:pPr>
        <w:adjustRightInd w:val="0"/>
        <w:snapToGrid w:val="0"/>
        <w:spacing w:line="360"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建设广东省先进存力中心，汇聚跨区域、跨层级、跨行业、多模态数据资源，面向全市、全省的政府单位和各类企业提供数据采集、存储、清洗、标准化、标注等数据全生命周期服务，培育韶关市及广东省产业发展新动能。整体方案采用“1+4+N”架构，新建1个以存力中心为载体建设新型数据基础设施，构建4个存力中心运营平台（内容服务管理平台、城市智能感知展示平台、新能源汽车数据服务平台、视频内容服务平台），面向N大应用场景提供服务。</w:t>
      </w:r>
    </w:p>
    <w:p w14:paraId="3BE7A18F">
      <w:pPr>
        <w:adjustRightInd w:val="0"/>
        <w:snapToGrid w:val="0"/>
        <w:spacing w:line="360"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一期在韶关市建设20PB物理容量存力中心，包含部分先进存力（SSD），打造全省先进存力标杆，后续不断填充存力中心资源，逐步扩展存力中心容量至500PB。</w:t>
      </w:r>
    </w:p>
    <w:p w14:paraId="6BAC9425">
      <w:pPr>
        <w:keepNext/>
        <w:keepLines/>
        <w:adjustRightInd w:val="0"/>
        <w:snapToGrid w:val="0"/>
        <w:spacing w:line="360" w:lineRule="auto"/>
        <w:outlineLvl w:val="4"/>
        <w:rPr>
          <w:rFonts w:ascii="仿宋" w:hAnsi="仿宋" w:eastAsia="仿宋"/>
          <w:bCs/>
          <w:color w:val="000000" w:themeColor="text1"/>
          <w:sz w:val="24"/>
          <w:szCs w:val="24"/>
          <w14:textFill>
            <w14:solidFill>
              <w14:schemeClr w14:val="tx1"/>
            </w14:solidFill>
          </w14:textFill>
        </w:rPr>
      </w:pPr>
      <w:r>
        <w:rPr>
          <w:rFonts w:hint="eastAsia" w:ascii="仿宋" w:hAnsi="仿宋" w:eastAsia="仿宋"/>
          <w:bCs/>
          <w:color w:val="000000" w:themeColor="text1"/>
          <w:sz w:val="24"/>
          <w:szCs w:val="24"/>
          <w14:textFill>
            <w14:solidFill>
              <w14:schemeClr w14:val="tx1"/>
            </w14:solidFill>
          </w14:textFill>
        </w:rPr>
        <w:t>（三）建设内容</w:t>
      </w:r>
    </w:p>
    <w:p w14:paraId="77EA69B0">
      <w:pPr>
        <w:adjustRightInd w:val="0"/>
        <w:snapToGrid w:val="0"/>
        <w:spacing w:line="360"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1.建设</w:t>
      </w:r>
      <w:r>
        <w:rPr>
          <w:rFonts w:hint="eastAsia" w:ascii="仿宋" w:hAnsi="仿宋" w:eastAsia="仿宋"/>
          <w:color w:val="000000" w:themeColor="text1"/>
          <w:sz w:val="24"/>
          <w:szCs w:val="24"/>
          <w:lang w:val="en-US" w:eastAsia="zh-CN"/>
          <w14:textFill>
            <w14:solidFill>
              <w14:schemeClr w14:val="tx1"/>
            </w14:solidFill>
          </w14:textFill>
        </w:rPr>
        <w:t>3</w:t>
      </w:r>
      <w:r>
        <w:rPr>
          <w:rFonts w:hint="eastAsia" w:ascii="仿宋" w:hAnsi="仿宋" w:eastAsia="仿宋"/>
          <w:color w:val="000000" w:themeColor="text1"/>
          <w:sz w:val="24"/>
          <w:szCs w:val="24"/>
          <w14:textFill>
            <w14:solidFill>
              <w14:schemeClr w14:val="tx1"/>
            </w14:solidFill>
          </w14:textFill>
        </w:rPr>
        <w:t>个存力中心运营平台</w:t>
      </w:r>
    </w:p>
    <w:p w14:paraId="6884FFD2">
      <w:pPr>
        <w:adjustRightInd w:val="0"/>
        <w:snapToGrid w:val="0"/>
        <w:spacing w:line="360"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开发部署广东省先进存力中心运营平台（含内容服务管理平台、城市智能感知展示平台、新能源汽车数据服务平台、视频内容服务平台等系统），汇聚跨区域、跨层级、跨行业、多模态数据资源，面向全市、全省的政府单位和各类企业提供数据采集、存储、清洗、标准化、标注等数据全生命周期服务，培育韶关市及广东省产业发展新动能。</w:t>
      </w:r>
    </w:p>
    <w:p w14:paraId="2EE45A6F">
      <w:pPr>
        <w:adjustRightInd w:val="0"/>
        <w:snapToGrid w:val="0"/>
        <w:spacing w:line="360"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3.面向N个应用场景提供创新数据服务能力</w:t>
      </w:r>
    </w:p>
    <w:p w14:paraId="309136C2">
      <w:pPr>
        <w:adjustRightInd w:val="0"/>
        <w:snapToGrid w:val="0"/>
        <w:spacing w:line="360"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数据要素保障基地围绕政务服务、现代农业、文化旅游、交通运输、科技创新、工业制造、医疗健康、应急管理、气象服务、城市治理、绿色低碳等行业和领域构建高质量数据集，支撑数字经济发展、数据要素市场化、数据要素X行业推进。发挥韶关市乃至广东省海量数据资源、丰富应用场景等多重优势，数据赋能实体经济发展、提高全要素生产率，实现数据要素价值的放大、叠加、倍增。通过多行业、多元数据融合，扩大数据规模、丰富数据类型、创新数据应用，催生新产业、新模式，培育经济发展新动能。</w:t>
      </w:r>
    </w:p>
    <w:p w14:paraId="09C86F72">
      <w:pPr>
        <w:spacing w:line="360" w:lineRule="auto"/>
        <w:outlineLvl w:val="2"/>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二、采购清单及技术与服务要求</w:t>
      </w:r>
    </w:p>
    <w:p w14:paraId="49D372D7">
      <w:pPr>
        <w:spacing w:line="360" w:lineRule="auto"/>
        <w:outlineLvl w:val="3"/>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（一）采购清单</w:t>
      </w:r>
    </w:p>
    <w:tbl>
      <w:tblPr>
        <w:tblStyle w:val="10"/>
        <w:tblW w:w="99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6"/>
        <w:gridCol w:w="1776"/>
        <w:gridCol w:w="1883"/>
        <w:gridCol w:w="3217"/>
        <w:gridCol w:w="867"/>
        <w:gridCol w:w="901"/>
        <w:gridCol w:w="656"/>
      </w:tblGrid>
      <w:tr w14:paraId="390DC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2993465C">
            <w:pPr>
              <w:widowControl/>
              <w:snapToGrid w:val="0"/>
              <w:jc w:val="center"/>
              <w:rPr>
                <w:rFonts w:hint="eastAsia" w:ascii="仿宋" w:hAnsi="仿宋" w:eastAsia="仿宋"/>
                <w:color w:val="000000" w:themeColor="text1"/>
                <w:sz w:val="24"/>
                <w:szCs w:val="24"/>
                <w:lang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1</w:t>
            </w:r>
          </w:p>
        </w:tc>
        <w:tc>
          <w:tcPr>
            <w:tcW w:w="1776" w:type="dxa"/>
            <w:vMerge w:val="restart"/>
            <w:vAlign w:val="center"/>
          </w:tcPr>
          <w:p w14:paraId="585FE27A">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restart"/>
            <w:vAlign w:val="center"/>
          </w:tcPr>
          <w:p w14:paraId="6DF54D1A">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城市智能感知展示平台</w:t>
            </w:r>
          </w:p>
        </w:tc>
        <w:tc>
          <w:tcPr>
            <w:tcW w:w="3217" w:type="dxa"/>
            <w:vAlign w:val="center"/>
          </w:tcPr>
          <w:p w14:paraId="1297E66D">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城市智能感知总览软件</w:t>
            </w:r>
          </w:p>
        </w:tc>
        <w:tc>
          <w:tcPr>
            <w:tcW w:w="867" w:type="dxa"/>
            <w:noWrap/>
            <w:vAlign w:val="center"/>
          </w:tcPr>
          <w:p w14:paraId="7CD3EB04">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7E084510">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5C0BE9DF">
            <w:pPr>
              <w:widowControl/>
              <w:snapToGrid w:val="0"/>
              <w:jc w:val="center"/>
              <w:rPr>
                <w:rFonts w:ascii="仿宋" w:hAnsi="仿宋" w:eastAsia="仿宋"/>
                <w:color w:val="000000" w:themeColor="text1"/>
                <w:sz w:val="24"/>
                <w:szCs w:val="24"/>
                <w14:textFill>
                  <w14:solidFill>
                    <w14:schemeClr w14:val="tx1"/>
                  </w14:solidFill>
                </w14:textFill>
              </w:rPr>
            </w:pPr>
          </w:p>
        </w:tc>
      </w:tr>
      <w:tr w14:paraId="17AAB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0D864865">
            <w:pPr>
              <w:widowControl/>
              <w:snapToGrid w:val="0"/>
              <w:jc w:val="center"/>
              <w:rPr>
                <w:rFonts w:hint="eastAsia" w:ascii="仿宋" w:hAnsi="仿宋" w:eastAsia="仿宋"/>
                <w:color w:val="000000" w:themeColor="text1"/>
                <w:sz w:val="24"/>
                <w:szCs w:val="24"/>
                <w:lang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2</w:t>
            </w:r>
          </w:p>
        </w:tc>
        <w:tc>
          <w:tcPr>
            <w:tcW w:w="1776" w:type="dxa"/>
            <w:vMerge w:val="continue"/>
            <w:vAlign w:val="center"/>
          </w:tcPr>
          <w:p w14:paraId="2483CD46">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4E93AF1E">
            <w:pPr>
              <w:widowControl/>
              <w:snapToGrid w:val="0"/>
              <w:rPr>
                <w:rFonts w:ascii="仿宋" w:hAnsi="仿宋" w:eastAsia="仿宋"/>
                <w:color w:val="000000" w:themeColor="text1"/>
                <w:sz w:val="24"/>
                <w:szCs w:val="24"/>
                <w14:textFill>
                  <w14:solidFill>
                    <w14:schemeClr w14:val="tx1"/>
                  </w14:solidFill>
                </w14:textFill>
              </w:rPr>
            </w:pPr>
          </w:p>
        </w:tc>
        <w:tc>
          <w:tcPr>
            <w:tcW w:w="3217" w:type="dxa"/>
            <w:vAlign w:val="center"/>
          </w:tcPr>
          <w:p w14:paraId="794C6BDA">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风险预警播报软件</w:t>
            </w:r>
          </w:p>
        </w:tc>
        <w:tc>
          <w:tcPr>
            <w:tcW w:w="867" w:type="dxa"/>
            <w:noWrap/>
            <w:vAlign w:val="center"/>
          </w:tcPr>
          <w:p w14:paraId="41AA03DF">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27C42B02">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6ADB5D84">
            <w:pPr>
              <w:widowControl/>
              <w:snapToGrid w:val="0"/>
              <w:jc w:val="center"/>
              <w:rPr>
                <w:rFonts w:ascii="仿宋" w:hAnsi="仿宋" w:eastAsia="仿宋"/>
                <w:color w:val="000000" w:themeColor="text1"/>
                <w:sz w:val="24"/>
                <w:szCs w:val="24"/>
                <w14:textFill>
                  <w14:solidFill>
                    <w14:schemeClr w14:val="tx1"/>
                  </w14:solidFill>
                </w14:textFill>
              </w:rPr>
            </w:pPr>
          </w:p>
        </w:tc>
      </w:tr>
      <w:tr w14:paraId="6B0C3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61CCF324">
            <w:pPr>
              <w:widowControl/>
              <w:snapToGrid w:val="0"/>
              <w:jc w:val="center"/>
              <w:rPr>
                <w:rFonts w:hint="eastAsia" w:ascii="仿宋" w:hAnsi="仿宋" w:eastAsia="仿宋"/>
                <w:color w:val="000000" w:themeColor="text1"/>
                <w:sz w:val="24"/>
                <w:szCs w:val="24"/>
                <w:lang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3</w:t>
            </w:r>
          </w:p>
        </w:tc>
        <w:tc>
          <w:tcPr>
            <w:tcW w:w="1776" w:type="dxa"/>
            <w:vMerge w:val="continue"/>
            <w:vAlign w:val="center"/>
          </w:tcPr>
          <w:p w14:paraId="7009D59A">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28C446B3">
            <w:pPr>
              <w:widowControl/>
              <w:snapToGrid w:val="0"/>
              <w:rPr>
                <w:rFonts w:ascii="仿宋" w:hAnsi="仿宋" w:eastAsia="仿宋"/>
                <w:color w:val="000000" w:themeColor="text1"/>
                <w:sz w:val="24"/>
                <w:szCs w:val="24"/>
                <w14:textFill>
                  <w14:solidFill>
                    <w14:schemeClr w14:val="tx1"/>
                  </w14:solidFill>
                </w14:textFill>
              </w:rPr>
            </w:pPr>
          </w:p>
        </w:tc>
        <w:tc>
          <w:tcPr>
            <w:tcW w:w="3217" w:type="dxa"/>
            <w:vAlign w:val="center"/>
          </w:tcPr>
          <w:p w14:paraId="0ADA46A1">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城市智能感知系统管理软件</w:t>
            </w:r>
          </w:p>
        </w:tc>
        <w:tc>
          <w:tcPr>
            <w:tcW w:w="867" w:type="dxa"/>
            <w:noWrap/>
            <w:vAlign w:val="center"/>
          </w:tcPr>
          <w:p w14:paraId="5D44DED9">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757B0809">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3F6C9852">
            <w:pPr>
              <w:widowControl/>
              <w:snapToGrid w:val="0"/>
              <w:jc w:val="center"/>
              <w:rPr>
                <w:rFonts w:ascii="仿宋" w:hAnsi="仿宋" w:eastAsia="仿宋"/>
                <w:color w:val="000000" w:themeColor="text1"/>
                <w:sz w:val="24"/>
                <w:szCs w:val="24"/>
                <w14:textFill>
                  <w14:solidFill>
                    <w14:schemeClr w14:val="tx1"/>
                  </w14:solidFill>
                </w14:textFill>
              </w:rPr>
            </w:pPr>
          </w:p>
        </w:tc>
      </w:tr>
      <w:tr w14:paraId="5A348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4949CD23">
            <w:pPr>
              <w:widowControl/>
              <w:snapToGrid w:val="0"/>
              <w:jc w:val="center"/>
              <w:rPr>
                <w:rFonts w:hint="eastAsia" w:ascii="仿宋" w:hAnsi="仿宋" w:eastAsia="仿宋"/>
                <w:color w:val="000000" w:themeColor="text1"/>
                <w:sz w:val="24"/>
                <w:szCs w:val="24"/>
                <w:lang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4</w:t>
            </w:r>
          </w:p>
        </w:tc>
        <w:tc>
          <w:tcPr>
            <w:tcW w:w="1776" w:type="dxa"/>
            <w:vMerge w:val="continue"/>
            <w:vAlign w:val="center"/>
          </w:tcPr>
          <w:p w14:paraId="1B9AA83A">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17A59E8D">
            <w:pPr>
              <w:widowControl/>
              <w:snapToGrid w:val="0"/>
              <w:rPr>
                <w:rFonts w:ascii="仿宋" w:hAnsi="仿宋" w:eastAsia="仿宋"/>
                <w:color w:val="000000" w:themeColor="text1"/>
                <w:sz w:val="24"/>
                <w:szCs w:val="24"/>
                <w14:textFill>
                  <w14:solidFill>
                    <w14:schemeClr w14:val="tx1"/>
                  </w14:solidFill>
                </w14:textFill>
              </w:rPr>
            </w:pPr>
          </w:p>
        </w:tc>
        <w:tc>
          <w:tcPr>
            <w:tcW w:w="3217" w:type="dxa"/>
            <w:vAlign w:val="center"/>
          </w:tcPr>
          <w:p w14:paraId="56A91453">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城市智能感知数据治理软件</w:t>
            </w:r>
          </w:p>
        </w:tc>
        <w:tc>
          <w:tcPr>
            <w:tcW w:w="867" w:type="dxa"/>
            <w:noWrap/>
            <w:vAlign w:val="center"/>
          </w:tcPr>
          <w:p w14:paraId="28EA356B">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738817F3">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7992507B">
            <w:pPr>
              <w:widowControl/>
              <w:snapToGrid w:val="0"/>
              <w:jc w:val="center"/>
              <w:rPr>
                <w:rFonts w:ascii="仿宋" w:hAnsi="仿宋" w:eastAsia="仿宋"/>
                <w:color w:val="000000" w:themeColor="text1"/>
                <w:sz w:val="24"/>
                <w:szCs w:val="24"/>
                <w14:textFill>
                  <w14:solidFill>
                    <w14:schemeClr w14:val="tx1"/>
                  </w14:solidFill>
                </w14:textFill>
              </w:rPr>
            </w:pPr>
          </w:p>
        </w:tc>
      </w:tr>
      <w:tr w14:paraId="6D089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6A1F148B">
            <w:pPr>
              <w:widowControl/>
              <w:snapToGrid w:val="0"/>
              <w:jc w:val="center"/>
              <w:rPr>
                <w:rFonts w:hint="eastAsia" w:ascii="仿宋" w:hAnsi="仿宋" w:eastAsia="仿宋"/>
                <w:color w:val="000000" w:themeColor="text1"/>
                <w:sz w:val="24"/>
                <w:szCs w:val="24"/>
                <w:lang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5</w:t>
            </w:r>
          </w:p>
        </w:tc>
        <w:tc>
          <w:tcPr>
            <w:tcW w:w="1776" w:type="dxa"/>
            <w:vMerge w:val="continue"/>
            <w:vAlign w:val="center"/>
          </w:tcPr>
          <w:p w14:paraId="4C6BAF32">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0867D43B">
            <w:pPr>
              <w:widowControl/>
              <w:snapToGrid w:val="0"/>
              <w:rPr>
                <w:rFonts w:ascii="仿宋" w:hAnsi="仿宋" w:eastAsia="仿宋"/>
                <w:color w:val="000000" w:themeColor="text1"/>
                <w:sz w:val="24"/>
                <w:szCs w:val="24"/>
                <w14:textFill>
                  <w14:solidFill>
                    <w14:schemeClr w14:val="tx1"/>
                  </w14:solidFill>
                </w14:textFill>
              </w:rPr>
            </w:pPr>
          </w:p>
        </w:tc>
        <w:tc>
          <w:tcPr>
            <w:tcW w:w="3217" w:type="dxa"/>
            <w:vAlign w:val="center"/>
          </w:tcPr>
          <w:p w14:paraId="7AE3DB99">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城市智能感知运营软件</w:t>
            </w:r>
          </w:p>
        </w:tc>
        <w:tc>
          <w:tcPr>
            <w:tcW w:w="867" w:type="dxa"/>
            <w:noWrap/>
            <w:vAlign w:val="center"/>
          </w:tcPr>
          <w:p w14:paraId="313F1F41">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0647F6EF">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0D6055E3">
            <w:pPr>
              <w:widowControl/>
              <w:snapToGrid w:val="0"/>
              <w:jc w:val="center"/>
              <w:rPr>
                <w:rFonts w:ascii="仿宋" w:hAnsi="仿宋" w:eastAsia="仿宋"/>
                <w:color w:val="000000" w:themeColor="text1"/>
                <w:sz w:val="24"/>
                <w:szCs w:val="24"/>
                <w14:textFill>
                  <w14:solidFill>
                    <w14:schemeClr w14:val="tx1"/>
                  </w14:solidFill>
                </w14:textFill>
              </w:rPr>
            </w:pPr>
          </w:p>
        </w:tc>
      </w:tr>
      <w:tr w14:paraId="5C85B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74E69E95">
            <w:pPr>
              <w:widowControl/>
              <w:snapToGrid w:val="0"/>
              <w:jc w:val="center"/>
              <w:rPr>
                <w:rFonts w:hint="eastAsia" w:ascii="仿宋" w:hAnsi="仿宋" w:eastAsia="仿宋"/>
                <w:color w:val="000000" w:themeColor="text1"/>
                <w:sz w:val="24"/>
                <w:szCs w:val="24"/>
                <w:lang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6</w:t>
            </w:r>
          </w:p>
        </w:tc>
        <w:tc>
          <w:tcPr>
            <w:tcW w:w="1776" w:type="dxa"/>
            <w:vMerge w:val="continue"/>
            <w:vAlign w:val="center"/>
          </w:tcPr>
          <w:p w14:paraId="5AD483F2">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0D6F190D">
            <w:pPr>
              <w:widowControl/>
              <w:snapToGrid w:val="0"/>
              <w:rPr>
                <w:rFonts w:ascii="仿宋" w:hAnsi="仿宋" w:eastAsia="仿宋"/>
                <w:color w:val="000000" w:themeColor="text1"/>
                <w:sz w:val="24"/>
                <w:szCs w:val="24"/>
                <w14:textFill>
                  <w14:solidFill>
                    <w14:schemeClr w14:val="tx1"/>
                  </w14:solidFill>
                </w14:textFill>
              </w:rPr>
            </w:pPr>
          </w:p>
        </w:tc>
        <w:tc>
          <w:tcPr>
            <w:tcW w:w="3217" w:type="dxa"/>
            <w:vAlign w:val="center"/>
          </w:tcPr>
          <w:p w14:paraId="72276C7E">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城市智能感知关系洞察软件</w:t>
            </w:r>
          </w:p>
        </w:tc>
        <w:tc>
          <w:tcPr>
            <w:tcW w:w="867" w:type="dxa"/>
            <w:noWrap/>
            <w:vAlign w:val="center"/>
          </w:tcPr>
          <w:p w14:paraId="450D1A3E">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1172DD27">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742341A8">
            <w:pPr>
              <w:widowControl/>
              <w:snapToGrid w:val="0"/>
              <w:jc w:val="center"/>
              <w:rPr>
                <w:rFonts w:ascii="仿宋" w:hAnsi="仿宋" w:eastAsia="仿宋"/>
                <w:color w:val="000000" w:themeColor="text1"/>
                <w:sz w:val="24"/>
                <w:szCs w:val="24"/>
                <w14:textFill>
                  <w14:solidFill>
                    <w14:schemeClr w14:val="tx1"/>
                  </w14:solidFill>
                </w14:textFill>
              </w:rPr>
            </w:pPr>
          </w:p>
        </w:tc>
      </w:tr>
      <w:tr w14:paraId="19935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70366C66">
            <w:pPr>
              <w:widowControl/>
              <w:snapToGrid w:val="0"/>
              <w:jc w:val="center"/>
              <w:rPr>
                <w:rFonts w:hint="eastAsia" w:ascii="仿宋" w:hAnsi="仿宋" w:eastAsia="仿宋"/>
                <w:color w:val="000000" w:themeColor="text1"/>
                <w:sz w:val="24"/>
                <w:szCs w:val="24"/>
                <w:lang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7</w:t>
            </w:r>
          </w:p>
        </w:tc>
        <w:tc>
          <w:tcPr>
            <w:tcW w:w="1776" w:type="dxa"/>
            <w:vMerge w:val="continue"/>
            <w:vAlign w:val="center"/>
          </w:tcPr>
          <w:p w14:paraId="60CFC275">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2FD37A63">
            <w:pPr>
              <w:widowControl/>
              <w:snapToGrid w:val="0"/>
              <w:rPr>
                <w:rFonts w:ascii="仿宋" w:hAnsi="仿宋" w:eastAsia="仿宋"/>
                <w:color w:val="000000" w:themeColor="text1"/>
                <w:sz w:val="24"/>
                <w:szCs w:val="24"/>
                <w14:textFill>
                  <w14:solidFill>
                    <w14:schemeClr w14:val="tx1"/>
                  </w14:solidFill>
                </w14:textFill>
              </w:rPr>
            </w:pPr>
          </w:p>
        </w:tc>
        <w:tc>
          <w:tcPr>
            <w:tcW w:w="3217" w:type="dxa"/>
            <w:vAlign w:val="center"/>
          </w:tcPr>
          <w:p w14:paraId="610A0562">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城市智能感知舆情分析软件</w:t>
            </w:r>
          </w:p>
        </w:tc>
        <w:tc>
          <w:tcPr>
            <w:tcW w:w="867" w:type="dxa"/>
            <w:noWrap/>
            <w:vAlign w:val="center"/>
          </w:tcPr>
          <w:p w14:paraId="70A84EE0">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55C13299">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630772A4">
            <w:pPr>
              <w:widowControl/>
              <w:snapToGrid w:val="0"/>
              <w:jc w:val="center"/>
              <w:rPr>
                <w:rFonts w:ascii="仿宋" w:hAnsi="仿宋" w:eastAsia="仿宋"/>
                <w:color w:val="000000" w:themeColor="text1"/>
                <w:sz w:val="24"/>
                <w:szCs w:val="24"/>
                <w14:textFill>
                  <w14:solidFill>
                    <w14:schemeClr w14:val="tx1"/>
                  </w14:solidFill>
                </w14:textFill>
              </w:rPr>
            </w:pPr>
          </w:p>
        </w:tc>
      </w:tr>
      <w:tr w14:paraId="71135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3AA6EF78">
            <w:pPr>
              <w:widowControl/>
              <w:snapToGrid w:val="0"/>
              <w:jc w:val="center"/>
              <w:rPr>
                <w:rFonts w:hint="eastAsia" w:ascii="仿宋" w:hAnsi="仿宋" w:eastAsia="仿宋"/>
                <w:color w:val="000000" w:themeColor="text1"/>
                <w:sz w:val="24"/>
                <w:szCs w:val="24"/>
                <w:lang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8</w:t>
            </w:r>
          </w:p>
        </w:tc>
        <w:tc>
          <w:tcPr>
            <w:tcW w:w="1776" w:type="dxa"/>
            <w:vMerge w:val="continue"/>
            <w:vAlign w:val="center"/>
          </w:tcPr>
          <w:p w14:paraId="54C46368">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0CECC58A">
            <w:pPr>
              <w:widowControl/>
              <w:snapToGrid w:val="0"/>
              <w:rPr>
                <w:rFonts w:ascii="仿宋" w:hAnsi="仿宋" w:eastAsia="仿宋"/>
                <w:color w:val="000000" w:themeColor="text1"/>
                <w:sz w:val="24"/>
                <w:szCs w:val="24"/>
                <w14:textFill>
                  <w14:solidFill>
                    <w14:schemeClr w14:val="tx1"/>
                  </w14:solidFill>
                </w14:textFill>
              </w:rPr>
            </w:pPr>
          </w:p>
        </w:tc>
        <w:tc>
          <w:tcPr>
            <w:tcW w:w="3217" w:type="dxa"/>
            <w:vAlign w:val="center"/>
          </w:tcPr>
          <w:p w14:paraId="0105AFBE">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城市智能感知标签管理软件</w:t>
            </w:r>
          </w:p>
        </w:tc>
        <w:tc>
          <w:tcPr>
            <w:tcW w:w="867" w:type="dxa"/>
            <w:noWrap/>
            <w:vAlign w:val="center"/>
          </w:tcPr>
          <w:p w14:paraId="716D62E2">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1E0EB9A8">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2097671B">
            <w:pPr>
              <w:widowControl/>
              <w:snapToGrid w:val="0"/>
              <w:jc w:val="center"/>
              <w:rPr>
                <w:rFonts w:ascii="仿宋" w:hAnsi="仿宋" w:eastAsia="仿宋"/>
                <w:color w:val="000000" w:themeColor="text1"/>
                <w:sz w:val="24"/>
                <w:szCs w:val="24"/>
                <w14:textFill>
                  <w14:solidFill>
                    <w14:schemeClr w14:val="tx1"/>
                  </w14:solidFill>
                </w14:textFill>
              </w:rPr>
            </w:pPr>
          </w:p>
        </w:tc>
      </w:tr>
      <w:tr w14:paraId="681BB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00C5A169">
            <w:pPr>
              <w:widowControl/>
              <w:snapToGrid w:val="0"/>
              <w:jc w:val="center"/>
              <w:rPr>
                <w:rFonts w:hint="eastAsia" w:ascii="仿宋" w:hAnsi="仿宋" w:eastAsia="仿宋"/>
                <w:color w:val="000000" w:themeColor="text1"/>
                <w:sz w:val="24"/>
                <w:szCs w:val="24"/>
                <w:lang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9</w:t>
            </w:r>
          </w:p>
        </w:tc>
        <w:tc>
          <w:tcPr>
            <w:tcW w:w="1776" w:type="dxa"/>
            <w:vMerge w:val="continue"/>
            <w:vAlign w:val="center"/>
          </w:tcPr>
          <w:p w14:paraId="492E229C">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0413B3B8">
            <w:pPr>
              <w:widowControl/>
              <w:snapToGrid w:val="0"/>
              <w:rPr>
                <w:rFonts w:ascii="仿宋" w:hAnsi="仿宋" w:eastAsia="仿宋"/>
                <w:color w:val="000000" w:themeColor="text1"/>
                <w:sz w:val="24"/>
                <w:szCs w:val="24"/>
                <w14:textFill>
                  <w14:solidFill>
                    <w14:schemeClr w14:val="tx1"/>
                  </w14:solidFill>
                </w14:textFill>
              </w:rPr>
            </w:pPr>
          </w:p>
        </w:tc>
        <w:tc>
          <w:tcPr>
            <w:tcW w:w="3217" w:type="dxa"/>
            <w:vAlign w:val="center"/>
          </w:tcPr>
          <w:p w14:paraId="31FE3AEF">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城市智能感知数据资产软件</w:t>
            </w:r>
          </w:p>
        </w:tc>
        <w:tc>
          <w:tcPr>
            <w:tcW w:w="867" w:type="dxa"/>
            <w:noWrap/>
            <w:vAlign w:val="center"/>
          </w:tcPr>
          <w:p w14:paraId="0D2E37DC">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3CCF9418">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745FADA7">
            <w:pPr>
              <w:widowControl/>
              <w:snapToGrid w:val="0"/>
              <w:jc w:val="center"/>
              <w:rPr>
                <w:rFonts w:ascii="仿宋" w:hAnsi="仿宋" w:eastAsia="仿宋"/>
                <w:color w:val="000000" w:themeColor="text1"/>
                <w:sz w:val="24"/>
                <w:szCs w:val="24"/>
                <w14:textFill>
                  <w14:solidFill>
                    <w14:schemeClr w14:val="tx1"/>
                  </w14:solidFill>
                </w14:textFill>
              </w:rPr>
            </w:pPr>
          </w:p>
        </w:tc>
      </w:tr>
      <w:tr w14:paraId="08857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0530A7F3">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10</w:t>
            </w:r>
          </w:p>
        </w:tc>
        <w:tc>
          <w:tcPr>
            <w:tcW w:w="1776" w:type="dxa"/>
            <w:vMerge w:val="continue"/>
            <w:vAlign w:val="center"/>
          </w:tcPr>
          <w:p w14:paraId="3835EBAE">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restart"/>
            <w:vAlign w:val="center"/>
          </w:tcPr>
          <w:p w14:paraId="012329C4">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视频内容服务平台</w:t>
            </w:r>
          </w:p>
        </w:tc>
        <w:tc>
          <w:tcPr>
            <w:tcW w:w="3217" w:type="dxa"/>
            <w:vAlign w:val="center"/>
          </w:tcPr>
          <w:p w14:paraId="0796F3B7">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视频智能应用软件</w:t>
            </w:r>
          </w:p>
        </w:tc>
        <w:tc>
          <w:tcPr>
            <w:tcW w:w="867" w:type="dxa"/>
            <w:noWrap/>
            <w:vAlign w:val="center"/>
          </w:tcPr>
          <w:p w14:paraId="1219EB5B">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3D5F0920">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20703456">
            <w:pPr>
              <w:widowControl/>
              <w:snapToGrid w:val="0"/>
              <w:jc w:val="center"/>
              <w:rPr>
                <w:rFonts w:ascii="仿宋" w:hAnsi="仿宋" w:eastAsia="仿宋"/>
                <w:color w:val="000000" w:themeColor="text1"/>
                <w:sz w:val="24"/>
                <w:szCs w:val="24"/>
                <w14:textFill>
                  <w14:solidFill>
                    <w14:schemeClr w14:val="tx1"/>
                  </w14:solidFill>
                </w14:textFill>
              </w:rPr>
            </w:pPr>
          </w:p>
        </w:tc>
      </w:tr>
      <w:tr w14:paraId="056A5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690EA14B">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11</w:t>
            </w:r>
          </w:p>
        </w:tc>
        <w:tc>
          <w:tcPr>
            <w:tcW w:w="1776" w:type="dxa"/>
            <w:vMerge w:val="continue"/>
            <w:vAlign w:val="center"/>
          </w:tcPr>
          <w:p w14:paraId="18FF707E">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066B47BB">
            <w:pPr>
              <w:widowControl/>
              <w:snapToGrid w:val="0"/>
              <w:rPr>
                <w:rFonts w:ascii="仿宋" w:hAnsi="仿宋" w:eastAsia="仿宋"/>
                <w:color w:val="000000" w:themeColor="text1"/>
                <w:sz w:val="24"/>
                <w:szCs w:val="24"/>
                <w14:textFill>
                  <w14:solidFill>
                    <w14:schemeClr w14:val="tx1"/>
                  </w14:solidFill>
                </w14:textFill>
              </w:rPr>
            </w:pPr>
          </w:p>
        </w:tc>
        <w:tc>
          <w:tcPr>
            <w:tcW w:w="3217" w:type="dxa"/>
            <w:vAlign w:val="center"/>
          </w:tcPr>
          <w:p w14:paraId="178BBF12">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视频告警管理软件</w:t>
            </w:r>
          </w:p>
        </w:tc>
        <w:tc>
          <w:tcPr>
            <w:tcW w:w="867" w:type="dxa"/>
            <w:noWrap/>
            <w:vAlign w:val="center"/>
          </w:tcPr>
          <w:p w14:paraId="338CE75D">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117AEE94">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3899389C">
            <w:pPr>
              <w:widowControl/>
              <w:snapToGrid w:val="0"/>
              <w:jc w:val="center"/>
              <w:rPr>
                <w:rFonts w:ascii="仿宋" w:hAnsi="仿宋" w:eastAsia="仿宋"/>
                <w:color w:val="000000" w:themeColor="text1"/>
                <w:sz w:val="24"/>
                <w:szCs w:val="24"/>
                <w14:textFill>
                  <w14:solidFill>
                    <w14:schemeClr w14:val="tx1"/>
                  </w14:solidFill>
                </w14:textFill>
              </w:rPr>
            </w:pPr>
          </w:p>
        </w:tc>
      </w:tr>
      <w:tr w14:paraId="7D978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55BC97F9">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12</w:t>
            </w:r>
          </w:p>
        </w:tc>
        <w:tc>
          <w:tcPr>
            <w:tcW w:w="1776" w:type="dxa"/>
            <w:vMerge w:val="continue"/>
            <w:vAlign w:val="center"/>
          </w:tcPr>
          <w:p w14:paraId="00E77933">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2E86233E">
            <w:pPr>
              <w:widowControl/>
              <w:snapToGrid w:val="0"/>
              <w:rPr>
                <w:rFonts w:ascii="仿宋" w:hAnsi="仿宋" w:eastAsia="仿宋"/>
                <w:color w:val="000000" w:themeColor="text1"/>
                <w:sz w:val="24"/>
                <w:szCs w:val="24"/>
                <w14:textFill>
                  <w14:solidFill>
                    <w14:schemeClr w14:val="tx1"/>
                  </w14:solidFill>
                </w14:textFill>
              </w:rPr>
            </w:pPr>
          </w:p>
        </w:tc>
        <w:tc>
          <w:tcPr>
            <w:tcW w:w="3217" w:type="dxa"/>
            <w:vAlign w:val="center"/>
          </w:tcPr>
          <w:p w14:paraId="7AADA175">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视频显控系统软件</w:t>
            </w:r>
          </w:p>
        </w:tc>
        <w:tc>
          <w:tcPr>
            <w:tcW w:w="867" w:type="dxa"/>
            <w:noWrap/>
            <w:vAlign w:val="center"/>
          </w:tcPr>
          <w:p w14:paraId="2C061E2A">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77441626">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7442717B">
            <w:pPr>
              <w:widowControl/>
              <w:snapToGrid w:val="0"/>
              <w:jc w:val="center"/>
              <w:rPr>
                <w:rFonts w:ascii="仿宋" w:hAnsi="仿宋" w:eastAsia="仿宋"/>
                <w:color w:val="000000" w:themeColor="text1"/>
                <w:sz w:val="24"/>
                <w:szCs w:val="24"/>
                <w14:textFill>
                  <w14:solidFill>
                    <w14:schemeClr w14:val="tx1"/>
                  </w14:solidFill>
                </w14:textFill>
              </w:rPr>
            </w:pPr>
          </w:p>
        </w:tc>
      </w:tr>
      <w:tr w14:paraId="12719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30F8434A">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13</w:t>
            </w:r>
          </w:p>
        </w:tc>
        <w:tc>
          <w:tcPr>
            <w:tcW w:w="1776" w:type="dxa"/>
            <w:vMerge w:val="continue"/>
            <w:vAlign w:val="center"/>
          </w:tcPr>
          <w:p w14:paraId="4D999BC8">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7ECB56B0">
            <w:pPr>
              <w:widowControl/>
              <w:snapToGrid w:val="0"/>
              <w:rPr>
                <w:rFonts w:ascii="仿宋" w:hAnsi="仿宋" w:eastAsia="仿宋"/>
                <w:color w:val="000000" w:themeColor="text1"/>
                <w:sz w:val="24"/>
                <w:szCs w:val="24"/>
                <w14:textFill>
                  <w14:solidFill>
                    <w14:schemeClr w14:val="tx1"/>
                  </w14:solidFill>
                </w14:textFill>
              </w:rPr>
            </w:pPr>
          </w:p>
        </w:tc>
        <w:tc>
          <w:tcPr>
            <w:tcW w:w="3217" w:type="dxa"/>
            <w:vAlign w:val="center"/>
          </w:tcPr>
          <w:p w14:paraId="3753F101">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视频电子地图软件</w:t>
            </w:r>
          </w:p>
        </w:tc>
        <w:tc>
          <w:tcPr>
            <w:tcW w:w="867" w:type="dxa"/>
            <w:noWrap/>
            <w:vAlign w:val="center"/>
          </w:tcPr>
          <w:p w14:paraId="7AA9B43B">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4348002B">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1082A43C">
            <w:pPr>
              <w:widowControl/>
              <w:snapToGrid w:val="0"/>
              <w:jc w:val="center"/>
              <w:rPr>
                <w:rFonts w:ascii="仿宋" w:hAnsi="仿宋" w:eastAsia="仿宋"/>
                <w:color w:val="000000" w:themeColor="text1"/>
                <w:sz w:val="24"/>
                <w:szCs w:val="24"/>
                <w14:textFill>
                  <w14:solidFill>
                    <w14:schemeClr w14:val="tx1"/>
                  </w14:solidFill>
                </w14:textFill>
              </w:rPr>
            </w:pPr>
          </w:p>
        </w:tc>
      </w:tr>
      <w:tr w14:paraId="49BF3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3CABC7B7">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14</w:t>
            </w:r>
          </w:p>
        </w:tc>
        <w:tc>
          <w:tcPr>
            <w:tcW w:w="1776" w:type="dxa"/>
            <w:vMerge w:val="continue"/>
            <w:vAlign w:val="center"/>
          </w:tcPr>
          <w:p w14:paraId="2F5A0A9F">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13ED713D">
            <w:pPr>
              <w:widowControl/>
              <w:snapToGrid w:val="0"/>
              <w:rPr>
                <w:rFonts w:ascii="仿宋" w:hAnsi="仿宋" w:eastAsia="仿宋"/>
                <w:color w:val="000000" w:themeColor="text1"/>
                <w:sz w:val="24"/>
                <w:szCs w:val="24"/>
                <w14:textFill>
                  <w14:solidFill>
                    <w14:schemeClr w14:val="tx1"/>
                  </w14:solidFill>
                </w14:textFill>
              </w:rPr>
            </w:pPr>
          </w:p>
        </w:tc>
        <w:tc>
          <w:tcPr>
            <w:tcW w:w="3217" w:type="dxa"/>
            <w:vAlign w:val="center"/>
          </w:tcPr>
          <w:p w14:paraId="59818A92">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录像回放软件</w:t>
            </w:r>
          </w:p>
        </w:tc>
        <w:tc>
          <w:tcPr>
            <w:tcW w:w="867" w:type="dxa"/>
            <w:noWrap/>
            <w:vAlign w:val="center"/>
          </w:tcPr>
          <w:p w14:paraId="313AD925">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427537ED">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3046108E">
            <w:pPr>
              <w:widowControl/>
              <w:snapToGrid w:val="0"/>
              <w:jc w:val="center"/>
              <w:rPr>
                <w:rFonts w:ascii="仿宋" w:hAnsi="仿宋" w:eastAsia="仿宋"/>
                <w:color w:val="000000" w:themeColor="text1"/>
                <w:sz w:val="24"/>
                <w:szCs w:val="24"/>
                <w14:textFill>
                  <w14:solidFill>
                    <w14:schemeClr w14:val="tx1"/>
                  </w14:solidFill>
                </w14:textFill>
              </w:rPr>
            </w:pPr>
          </w:p>
        </w:tc>
      </w:tr>
      <w:tr w14:paraId="1F99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356ACA39">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15</w:t>
            </w:r>
          </w:p>
        </w:tc>
        <w:tc>
          <w:tcPr>
            <w:tcW w:w="1776" w:type="dxa"/>
            <w:vMerge w:val="continue"/>
            <w:vAlign w:val="center"/>
          </w:tcPr>
          <w:p w14:paraId="1A7B56CF">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20025A74">
            <w:pPr>
              <w:widowControl/>
              <w:snapToGrid w:val="0"/>
              <w:rPr>
                <w:rFonts w:ascii="仿宋" w:hAnsi="仿宋" w:eastAsia="仿宋"/>
                <w:color w:val="000000" w:themeColor="text1"/>
                <w:sz w:val="24"/>
                <w:szCs w:val="24"/>
                <w14:textFill>
                  <w14:solidFill>
                    <w14:schemeClr w14:val="tx1"/>
                  </w14:solidFill>
                </w14:textFill>
              </w:rPr>
            </w:pPr>
          </w:p>
        </w:tc>
        <w:tc>
          <w:tcPr>
            <w:tcW w:w="3217" w:type="dxa"/>
            <w:vAlign w:val="center"/>
          </w:tcPr>
          <w:p w14:paraId="62C2346C">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实时视频系统管理软件</w:t>
            </w:r>
          </w:p>
        </w:tc>
        <w:tc>
          <w:tcPr>
            <w:tcW w:w="867" w:type="dxa"/>
            <w:noWrap/>
            <w:vAlign w:val="center"/>
          </w:tcPr>
          <w:p w14:paraId="6FE7821B">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0EB3D0B2">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7EF746B8">
            <w:pPr>
              <w:widowControl/>
              <w:snapToGrid w:val="0"/>
              <w:jc w:val="center"/>
              <w:rPr>
                <w:rFonts w:ascii="仿宋" w:hAnsi="仿宋" w:eastAsia="仿宋"/>
                <w:color w:val="000000" w:themeColor="text1"/>
                <w:sz w:val="24"/>
                <w:szCs w:val="24"/>
                <w14:textFill>
                  <w14:solidFill>
                    <w14:schemeClr w14:val="tx1"/>
                  </w14:solidFill>
                </w14:textFill>
              </w:rPr>
            </w:pPr>
          </w:p>
        </w:tc>
      </w:tr>
      <w:tr w14:paraId="60211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0529BCF2">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16</w:t>
            </w:r>
          </w:p>
        </w:tc>
        <w:tc>
          <w:tcPr>
            <w:tcW w:w="1776" w:type="dxa"/>
            <w:vMerge w:val="continue"/>
            <w:vAlign w:val="center"/>
          </w:tcPr>
          <w:p w14:paraId="2BF83E52">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117AAE76">
            <w:pPr>
              <w:widowControl/>
              <w:snapToGrid w:val="0"/>
              <w:rPr>
                <w:rFonts w:ascii="仿宋" w:hAnsi="仿宋" w:eastAsia="仿宋"/>
                <w:color w:val="000000" w:themeColor="text1"/>
                <w:sz w:val="24"/>
                <w:szCs w:val="24"/>
                <w14:textFill>
                  <w14:solidFill>
                    <w14:schemeClr w14:val="tx1"/>
                  </w14:solidFill>
                </w14:textFill>
              </w:rPr>
            </w:pPr>
          </w:p>
        </w:tc>
        <w:tc>
          <w:tcPr>
            <w:tcW w:w="3217" w:type="dxa"/>
            <w:vAlign w:val="center"/>
          </w:tcPr>
          <w:p w14:paraId="0CF8282D">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视频系统运维软件</w:t>
            </w:r>
          </w:p>
        </w:tc>
        <w:tc>
          <w:tcPr>
            <w:tcW w:w="867" w:type="dxa"/>
            <w:noWrap/>
            <w:vAlign w:val="center"/>
          </w:tcPr>
          <w:p w14:paraId="5684AA94">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07627FCE">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4B1FABE7">
            <w:pPr>
              <w:widowControl/>
              <w:snapToGrid w:val="0"/>
              <w:jc w:val="center"/>
              <w:rPr>
                <w:rFonts w:ascii="仿宋" w:hAnsi="仿宋" w:eastAsia="仿宋"/>
                <w:color w:val="000000" w:themeColor="text1"/>
                <w:sz w:val="24"/>
                <w:szCs w:val="24"/>
                <w14:textFill>
                  <w14:solidFill>
                    <w14:schemeClr w14:val="tx1"/>
                  </w14:solidFill>
                </w14:textFill>
              </w:rPr>
            </w:pPr>
          </w:p>
        </w:tc>
      </w:tr>
      <w:tr w14:paraId="7751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5B1AE15F">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17</w:t>
            </w:r>
          </w:p>
        </w:tc>
        <w:tc>
          <w:tcPr>
            <w:tcW w:w="1776" w:type="dxa"/>
            <w:vMerge w:val="continue"/>
            <w:vAlign w:val="center"/>
          </w:tcPr>
          <w:p w14:paraId="78377256">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35039FA3">
            <w:pPr>
              <w:widowControl/>
              <w:snapToGrid w:val="0"/>
              <w:rPr>
                <w:rFonts w:ascii="仿宋" w:hAnsi="仿宋" w:eastAsia="仿宋"/>
                <w:color w:val="000000" w:themeColor="text1"/>
                <w:sz w:val="24"/>
                <w:szCs w:val="24"/>
                <w14:textFill>
                  <w14:solidFill>
                    <w14:schemeClr w14:val="tx1"/>
                  </w14:solidFill>
                </w14:textFill>
              </w:rPr>
            </w:pPr>
          </w:p>
        </w:tc>
        <w:tc>
          <w:tcPr>
            <w:tcW w:w="3217" w:type="dxa"/>
            <w:vAlign w:val="center"/>
          </w:tcPr>
          <w:p w14:paraId="4777EE66">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视频存储管理软件</w:t>
            </w:r>
          </w:p>
        </w:tc>
        <w:tc>
          <w:tcPr>
            <w:tcW w:w="867" w:type="dxa"/>
            <w:noWrap/>
            <w:vAlign w:val="center"/>
          </w:tcPr>
          <w:p w14:paraId="11526923">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154DA324">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14A1F1B8">
            <w:pPr>
              <w:widowControl/>
              <w:snapToGrid w:val="0"/>
              <w:jc w:val="center"/>
              <w:rPr>
                <w:rFonts w:ascii="仿宋" w:hAnsi="仿宋" w:eastAsia="仿宋"/>
                <w:color w:val="000000" w:themeColor="text1"/>
                <w:sz w:val="24"/>
                <w:szCs w:val="24"/>
                <w14:textFill>
                  <w14:solidFill>
                    <w14:schemeClr w14:val="tx1"/>
                  </w14:solidFill>
                </w14:textFill>
              </w:rPr>
            </w:pPr>
          </w:p>
        </w:tc>
      </w:tr>
      <w:tr w14:paraId="4532E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435BC3ED">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18</w:t>
            </w:r>
          </w:p>
        </w:tc>
        <w:tc>
          <w:tcPr>
            <w:tcW w:w="1776" w:type="dxa"/>
            <w:vMerge w:val="continue"/>
            <w:vAlign w:val="center"/>
          </w:tcPr>
          <w:p w14:paraId="01BFF222">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3244F406">
            <w:pPr>
              <w:widowControl/>
              <w:snapToGrid w:val="0"/>
              <w:rPr>
                <w:rFonts w:ascii="仿宋" w:hAnsi="仿宋" w:eastAsia="仿宋"/>
                <w:color w:val="000000" w:themeColor="text1"/>
                <w:sz w:val="24"/>
                <w:szCs w:val="24"/>
                <w14:textFill>
                  <w14:solidFill>
                    <w14:schemeClr w14:val="tx1"/>
                  </w14:solidFill>
                </w14:textFill>
              </w:rPr>
            </w:pPr>
          </w:p>
        </w:tc>
        <w:tc>
          <w:tcPr>
            <w:tcW w:w="3217" w:type="dxa"/>
            <w:vAlign w:val="center"/>
          </w:tcPr>
          <w:p w14:paraId="351FBB8E">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视频设备管理软件</w:t>
            </w:r>
          </w:p>
        </w:tc>
        <w:tc>
          <w:tcPr>
            <w:tcW w:w="867" w:type="dxa"/>
            <w:noWrap/>
            <w:vAlign w:val="center"/>
          </w:tcPr>
          <w:p w14:paraId="33300146">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5D758211">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36256434">
            <w:pPr>
              <w:widowControl/>
              <w:snapToGrid w:val="0"/>
              <w:jc w:val="center"/>
              <w:rPr>
                <w:rFonts w:ascii="仿宋" w:hAnsi="仿宋" w:eastAsia="仿宋"/>
                <w:color w:val="000000" w:themeColor="text1"/>
                <w:sz w:val="24"/>
                <w:szCs w:val="24"/>
                <w14:textFill>
                  <w14:solidFill>
                    <w14:schemeClr w14:val="tx1"/>
                  </w14:solidFill>
                </w14:textFill>
              </w:rPr>
            </w:pPr>
          </w:p>
        </w:tc>
      </w:tr>
      <w:tr w14:paraId="56F5B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47C38FBB">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19</w:t>
            </w:r>
          </w:p>
        </w:tc>
        <w:tc>
          <w:tcPr>
            <w:tcW w:w="1776" w:type="dxa"/>
            <w:vMerge w:val="continue"/>
            <w:vAlign w:val="center"/>
          </w:tcPr>
          <w:p w14:paraId="2BDBE0E1">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0AB61446">
            <w:pPr>
              <w:widowControl/>
              <w:snapToGrid w:val="0"/>
              <w:rPr>
                <w:rFonts w:ascii="仿宋" w:hAnsi="仿宋" w:eastAsia="仿宋"/>
                <w:color w:val="000000" w:themeColor="text1"/>
                <w:sz w:val="24"/>
                <w:szCs w:val="24"/>
                <w14:textFill>
                  <w14:solidFill>
                    <w14:schemeClr w14:val="tx1"/>
                  </w14:solidFill>
                </w14:textFill>
              </w:rPr>
            </w:pPr>
          </w:p>
        </w:tc>
        <w:tc>
          <w:tcPr>
            <w:tcW w:w="3217" w:type="dxa"/>
            <w:vAlign w:val="center"/>
          </w:tcPr>
          <w:p w14:paraId="01D760E7">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视频接入软件</w:t>
            </w:r>
          </w:p>
        </w:tc>
        <w:tc>
          <w:tcPr>
            <w:tcW w:w="867" w:type="dxa"/>
            <w:noWrap/>
            <w:vAlign w:val="center"/>
          </w:tcPr>
          <w:p w14:paraId="13274E8C">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127F2CD8">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60C72CFA">
            <w:pPr>
              <w:widowControl/>
              <w:snapToGrid w:val="0"/>
              <w:jc w:val="center"/>
              <w:rPr>
                <w:rFonts w:ascii="仿宋" w:hAnsi="仿宋" w:eastAsia="仿宋"/>
                <w:color w:val="000000" w:themeColor="text1"/>
                <w:sz w:val="24"/>
                <w:szCs w:val="24"/>
                <w14:textFill>
                  <w14:solidFill>
                    <w14:schemeClr w14:val="tx1"/>
                  </w14:solidFill>
                </w14:textFill>
              </w:rPr>
            </w:pPr>
          </w:p>
        </w:tc>
      </w:tr>
      <w:tr w14:paraId="3E394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6FD8B2F7">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20</w:t>
            </w:r>
          </w:p>
        </w:tc>
        <w:tc>
          <w:tcPr>
            <w:tcW w:w="1776" w:type="dxa"/>
            <w:vMerge w:val="continue"/>
            <w:vAlign w:val="center"/>
          </w:tcPr>
          <w:p w14:paraId="489E0EB5">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4CB44F8E">
            <w:pPr>
              <w:widowControl/>
              <w:snapToGrid w:val="0"/>
              <w:rPr>
                <w:rFonts w:ascii="仿宋" w:hAnsi="仿宋" w:eastAsia="仿宋"/>
                <w:color w:val="000000" w:themeColor="text1"/>
                <w:sz w:val="24"/>
                <w:szCs w:val="24"/>
                <w14:textFill>
                  <w14:solidFill>
                    <w14:schemeClr w14:val="tx1"/>
                  </w14:solidFill>
                </w14:textFill>
              </w:rPr>
            </w:pPr>
          </w:p>
        </w:tc>
        <w:tc>
          <w:tcPr>
            <w:tcW w:w="3217" w:type="dxa"/>
            <w:vAlign w:val="center"/>
          </w:tcPr>
          <w:p w14:paraId="082A40DE">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图片接入软件</w:t>
            </w:r>
          </w:p>
        </w:tc>
        <w:tc>
          <w:tcPr>
            <w:tcW w:w="867" w:type="dxa"/>
            <w:noWrap/>
            <w:vAlign w:val="center"/>
          </w:tcPr>
          <w:p w14:paraId="73B585FE">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1FF48A33">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2CFC33B9">
            <w:pPr>
              <w:widowControl/>
              <w:snapToGrid w:val="0"/>
              <w:jc w:val="center"/>
              <w:rPr>
                <w:rFonts w:ascii="仿宋" w:hAnsi="仿宋" w:eastAsia="仿宋"/>
                <w:color w:val="000000" w:themeColor="text1"/>
                <w:sz w:val="24"/>
                <w:szCs w:val="24"/>
                <w14:textFill>
                  <w14:solidFill>
                    <w14:schemeClr w14:val="tx1"/>
                  </w14:solidFill>
                </w14:textFill>
              </w:rPr>
            </w:pPr>
          </w:p>
        </w:tc>
      </w:tr>
      <w:tr w14:paraId="7456A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5FF050D0">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21</w:t>
            </w:r>
          </w:p>
        </w:tc>
        <w:tc>
          <w:tcPr>
            <w:tcW w:w="1776" w:type="dxa"/>
            <w:vMerge w:val="continue"/>
            <w:vAlign w:val="center"/>
          </w:tcPr>
          <w:p w14:paraId="3AE8C03F">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4FE729D7">
            <w:pPr>
              <w:widowControl/>
              <w:snapToGrid w:val="0"/>
              <w:rPr>
                <w:rFonts w:ascii="仿宋" w:hAnsi="仿宋" w:eastAsia="仿宋"/>
                <w:color w:val="000000" w:themeColor="text1"/>
                <w:sz w:val="24"/>
                <w:szCs w:val="24"/>
                <w14:textFill>
                  <w14:solidFill>
                    <w14:schemeClr w14:val="tx1"/>
                  </w14:solidFill>
                </w14:textFill>
              </w:rPr>
            </w:pPr>
          </w:p>
        </w:tc>
        <w:tc>
          <w:tcPr>
            <w:tcW w:w="3217" w:type="dxa"/>
            <w:vAlign w:val="center"/>
          </w:tcPr>
          <w:p w14:paraId="26527730">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认证鉴权管理软件</w:t>
            </w:r>
          </w:p>
        </w:tc>
        <w:tc>
          <w:tcPr>
            <w:tcW w:w="867" w:type="dxa"/>
            <w:noWrap/>
            <w:vAlign w:val="center"/>
          </w:tcPr>
          <w:p w14:paraId="4EAE3CED">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4E5DC8FD">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50ECDA06">
            <w:pPr>
              <w:widowControl/>
              <w:snapToGrid w:val="0"/>
              <w:jc w:val="center"/>
              <w:rPr>
                <w:rFonts w:ascii="仿宋" w:hAnsi="仿宋" w:eastAsia="仿宋"/>
                <w:color w:val="000000" w:themeColor="text1"/>
                <w:sz w:val="24"/>
                <w:szCs w:val="24"/>
                <w14:textFill>
                  <w14:solidFill>
                    <w14:schemeClr w14:val="tx1"/>
                  </w14:solidFill>
                </w14:textFill>
              </w:rPr>
            </w:pPr>
          </w:p>
        </w:tc>
      </w:tr>
      <w:tr w14:paraId="177D0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4B449437">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22</w:t>
            </w:r>
          </w:p>
        </w:tc>
        <w:tc>
          <w:tcPr>
            <w:tcW w:w="1776" w:type="dxa"/>
            <w:vMerge w:val="continue"/>
            <w:vAlign w:val="center"/>
          </w:tcPr>
          <w:p w14:paraId="1C59FBDD">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restart"/>
            <w:vAlign w:val="center"/>
          </w:tcPr>
          <w:p w14:paraId="7920DB63">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新能源汽车服务平台</w:t>
            </w:r>
          </w:p>
        </w:tc>
        <w:tc>
          <w:tcPr>
            <w:tcW w:w="3217" w:type="dxa"/>
            <w:noWrap/>
            <w:vAlign w:val="center"/>
          </w:tcPr>
          <w:p w14:paraId="4DA4D0D3">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新能源汽车采集软件</w:t>
            </w:r>
          </w:p>
        </w:tc>
        <w:tc>
          <w:tcPr>
            <w:tcW w:w="867" w:type="dxa"/>
            <w:noWrap/>
            <w:vAlign w:val="center"/>
          </w:tcPr>
          <w:p w14:paraId="4BC417F9">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71FEE7CB">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579AAB2E">
            <w:pPr>
              <w:widowControl/>
              <w:snapToGrid w:val="0"/>
              <w:jc w:val="center"/>
              <w:rPr>
                <w:rFonts w:ascii="仿宋" w:hAnsi="仿宋" w:eastAsia="仿宋"/>
                <w:color w:val="000000" w:themeColor="text1"/>
                <w:sz w:val="24"/>
                <w:szCs w:val="24"/>
                <w14:textFill>
                  <w14:solidFill>
                    <w14:schemeClr w14:val="tx1"/>
                  </w14:solidFill>
                </w14:textFill>
              </w:rPr>
            </w:pPr>
          </w:p>
        </w:tc>
      </w:tr>
      <w:tr w14:paraId="46C94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03AF8CE7">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23</w:t>
            </w:r>
          </w:p>
        </w:tc>
        <w:tc>
          <w:tcPr>
            <w:tcW w:w="1776" w:type="dxa"/>
            <w:vMerge w:val="continue"/>
            <w:vAlign w:val="center"/>
          </w:tcPr>
          <w:p w14:paraId="22B9EF9D">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0F862CD3">
            <w:pPr>
              <w:widowControl/>
              <w:snapToGrid w:val="0"/>
              <w:rPr>
                <w:rFonts w:ascii="仿宋" w:hAnsi="仿宋" w:eastAsia="仿宋"/>
                <w:color w:val="000000" w:themeColor="text1"/>
                <w:sz w:val="24"/>
                <w:szCs w:val="24"/>
                <w14:textFill>
                  <w14:solidFill>
                    <w14:schemeClr w14:val="tx1"/>
                  </w14:solidFill>
                </w14:textFill>
              </w:rPr>
            </w:pPr>
          </w:p>
        </w:tc>
        <w:tc>
          <w:tcPr>
            <w:tcW w:w="3217" w:type="dxa"/>
            <w:noWrap/>
            <w:vAlign w:val="center"/>
          </w:tcPr>
          <w:p w14:paraId="61826DF4">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新能源汽车数据洞察系统</w:t>
            </w:r>
          </w:p>
        </w:tc>
        <w:tc>
          <w:tcPr>
            <w:tcW w:w="867" w:type="dxa"/>
            <w:noWrap/>
            <w:vAlign w:val="center"/>
          </w:tcPr>
          <w:p w14:paraId="621B73F0">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63D79E80">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454E0F2C">
            <w:pPr>
              <w:widowControl/>
              <w:snapToGrid w:val="0"/>
              <w:jc w:val="center"/>
              <w:rPr>
                <w:rFonts w:ascii="仿宋" w:hAnsi="仿宋" w:eastAsia="仿宋"/>
                <w:color w:val="000000" w:themeColor="text1"/>
                <w:sz w:val="24"/>
                <w:szCs w:val="24"/>
                <w14:textFill>
                  <w14:solidFill>
                    <w14:schemeClr w14:val="tx1"/>
                  </w14:solidFill>
                </w14:textFill>
              </w:rPr>
            </w:pPr>
          </w:p>
        </w:tc>
      </w:tr>
      <w:tr w14:paraId="1E6B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623066BA">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24</w:t>
            </w:r>
          </w:p>
        </w:tc>
        <w:tc>
          <w:tcPr>
            <w:tcW w:w="1776" w:type="dxa"/>
            <w:vMerge w:val="continue"/>
            <w:vAlign w:val="center"/>
          </w:tcPr>
          <w:p w14:paraId="45DAC1FD">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7F6F8F24">
            <w:pPr>
              <w:widowControl/>
              <w:snapToGrid w:val="0"/>
              <w:rPr>
                <w:rFonts w:ascii="仿宋" w:hAnsi="仿宋" w:eastAsia="仿宋"/>
                <w:color w:val="000000" w:themeColor="text1"/>
                <w:sz w:val="24"/>
                <w:szCs w:val="24"/>
                <w14:textFill>
                  <w14:solidFill>
                    <w14:schemeClr w14:val="tx1"/>
                  </w14:solidFill>
                </w14:textFill>
              </w:rPr>
            </w:pPr>
          </w:p>
        </w:tc>
        <w:tc>
          <w:tcPr>
            <w:tcW w:w="3217" w:type="dxa"/>
            <w:noWrap/>
            <w:vAlign w:val="center"/>
          </w:tcPr>
          <w:p w14:paraId="6A318DE5">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新能源汽车运行监测系统</w:t>
            </w:r>
          </w:p>
        </w:tc>
        <w:tc>
          <w:tcPr>
            <w:tcW w:w="867" w:type="dxa"/>
            <w:noWrap/>
            <w:vAlign w:val="center"/>
          </w:tcPr>
          <w:p w14:paraId="5B2BA6E9">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2F4C243A">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3A6E5720">
            <w:pPr>
              <w:widowControl/>
              <w:snapToGrid w:val="0"/>
              <w:jc w:val="center"/>
              <w:rPr>
                <w:rFonts w:ascii="仿宋" w:hAnsi="仿宋" w:eastAsia="仿宋"/>
                <w:color w:val="000000" w:themeColor="text1"/>
                <w:sz w:val="24"/>
                <w:szCs w:val="24"/>
                <w14:textFill>
                  <w14:solidFill>
                    <w14:schemeClr w14:val="tx1"/>
                  </w14:solidFill>
                </w14:textFill>
              </w:rPr>
            </w:pPr>
          </w:p>
        </w:tc>
      </w:tr>
      <w:tr w14:paraId="6987C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700962FE">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25</w:t>
            </w:r>
          </w:p>
        </w:tc>
        <w:tc>
          <w:tcPr>
            <w:tcW w:w="1776" w:type="dxa"/>
            <w:vMerge w:val="continue"/>
            <w:vAlign w:val="center"/>
          </w:tcPr>
          <w:p w14:paraId="56719476">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20B00702">
            <w:pPr>
              <w:widowControl/>
              <w:snapToGrid w:val="0"/>
              <w:rPr>
                <w:rFonts w:ascii="仿宋" w:hAnsi="仿宋" w:eastAsia="仿宋"/>
                <w:color w:val="000000" w:themeColor="text1"/>
                <w:sz w:val="24"/>
                <w:szCs w:val="24"/>
                <w14:textFill>
                  <w14:solidFill>
                    <w14:schemeClr w14:val="tx1"/>
                  </w14:solidFill>
                </w14:textFill>
              </w:rPr>
            </w:pPr>
          </w:p>
        </w:tc>
        <w:tc>
          <w:tcPr>
            <w:tcW w:w="3217" w:type="dxa"/>
            <w:noWrap/>
            <w:vAlign w:val="center"/>
          </w:tcPr>
          <w:p w14:paraId="26EE6A1D">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新能源汽车隐患排查系统</w:t>
            </w:r>
          </w:p>
        </w:tc>
        <w:tc>
          <w:tcPr>
            <w:tcW w:w="867" w:type="dxa"/>
            <w:noWrap/>
            <w:vAlign w:val="center"/>
          </w:tcPr>
          <w:p w14:paraId="2B29CB86">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3A281F72">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4E8F9D5B">
            <w:pPr>
              <w:widowControl/>
              <w:snapToGrid w:val="0"/>
              <w:jc w:val="center"/>
              <w:rPr>
                <w:rFonts w:ascii="仿宋" w:hAnsi="仿宋" w:eastAsia="仿宋"/>
                <w:color w:val="000000" w:themeColor="text1"/>
                <w:sz w:val="24"/>
                <w:szCs w:val="24"/>
                <w14:textFill>
                  <w14:solidFill>
                    <w14:schemeClr w14:val="tx1"/>
                  </w14:solidFill>
                </w14:textFill>
              </w:rPr>
            </w:pPr>
          </w:p>
        </w:tc>
      </w:tr>
      <w:tr w14:paraId="4EE93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0E2C07AA">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26</w:t>
            </w:r>
          </w:p>
        </w:tc>
        <w:tc>
          <w:tcPr>
            <w:tcW w:w="1776" w:type="dxa"/>
            <w:vMerge w:val="continue"/>
            <w:vAlign w:val="center"/>
          </w:tcPr>
          <w:p w14:paraId="1397C84C">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3EE03DAD">
            <w:pPr>
              <w:widowControl/>
              <w:snapToGrid w:val="0"/>
              <w:rPr>
                <w:rFonts w:ascii="仿宋" w:hAnsi="仿宋" w:eastAsia="仿宋"/>
                <w:color w:val="000000" w:themeColor="text1"/>
                <w:sz w:val="24"/>
                <w:szCs w:val="24"/>
                <w14:textFill>
                  <w14:solidFill>
                    <w14:schemeClr w14:val="tx1"/>
                  </w14:solidFill>
                </w14:textFill>
              </w:rPr>
            </w:pPr>
          </w:p>
        </w:tc>
        <w:tc>
          <w:tcPr>
            <w:tcW w:w="3217" w:type="dxa"/>
            <w:noWrap/>
            <w:vAlign w:val="center"/>
          </w:tcPr>
          <w:p w14:paraId="3461B395">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新能源汽车安全预警系统</w:t>
            </w:r>
          </w:p>
        </w:tc>
        <w:tc>
          <w:tcPr>
            <w:tcW w:w="867" w:type="dxa"/>
            <w:noWrap/>
            <w:vAlign w:val="center"/>
          </w:tcPr>
          <w:p w14:paraId="658FC032">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3EBE2D71">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1A387AFE">
            <w:pPr>
              <w:widowControl/>
              <w:snapToGrid w:val="0"/>
              <w:jc w:val="center"/>
              <w:rPr>
                <w:rFonts w:ascii="仿宋" w:hAnsi="仿宋" w:eastAsia="仿宋"/>
                <w:color w:val="000000" w:themeColor="text1"/>
                <w:sz w:val="24"/>
                <w:szCs w:val="24"/>
                <w14:textFill>
                  <w14:solidFill>
                    <w14:schemeClr w14:val="tx1"/>
                  </w14:solidFill>
                </w14:textFill>
              </w:rPr>
            </w:pPr>
          </w:p>
        </w:tc>
      </w:tr>
      <w:tr w14:paraId="02509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30244D2A">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27</w:t>
            </w:r>
          </w:p>
        </w:tc>
        <w:tc>
          <w:tcPr>
            <w:tcW w:w="1776" w:type="dxa"/>
            <w:vMerge w:val="continue"/>
            <w:vAlign w:val="center"/>
          </w:tcPr>
          <w:p w14:paraId="425073F5">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3F3ECD4C">
            <w:pPr>
              <w:widowControl/>
              <w:snapToGrid w:val="0"/>
              <w:rPr>
                <w:rFonts w:ascii="仿宋" w:hAnsi="仿宋" w:eastAsia="仿宋"/>
                <w:color w:val="000000" w:themeColor="text1"/>
                <w:sz w:val="24"/>
                <w:szCs w:val="24"/>
                <w14:textFill>
                  <w14:solidFill>
                    <w14:schemeClr w14:val="tx1"/>
                  </w14:solidFill>
                </w14:textFill>
              </w:rPr>
            </w:pPr>
          </w:p>
        </w:tc>
        <w:tc>
          <w:tcPr>
            <w:tcW w:w="3217" w:type="dxa"/>
            <w:noWrap/>
            <w:vAlign w:val="center"/>
          </w:tcPr>
          <w:p w14:paraId="1A1B3318">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新能源汽车档案管理系统</w:t>
            </w:r>
          </w:p>
        </w:tc>
        <w:tc>
          <w:tcPr>
            <w:tcW w:w="867" w:type="dxa"/>
            <w:noWrap/>
            <w:vAlign w:val="center"/>
          </w:tcPr>
          <w:p w14:paraId="1D318FF3">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37CCCDD0">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345C5692">
            <w:pPr>
              <w:widowControl/>
              <w:snapToGrid w:val="0"/>
              <w:jc w:val="center"/>
              <w:rPr>
                <w:rFonts w:ascii="仿宋" w:hAnsi="仿宋" w:eastAsia="仿宋"/>
                <w:color w:val="000000" w:themeColor="text1"/>
                <w:sz w:val="24"/>
                <w:szCs w:val="24"/>
                <w14:textFill>
                  <w14:solidFill>
                    <w14:schemeClr w14:val="tx1"/>
                  </w14:solidFill>
                </w14:textFill>
              </w:rPr>
            </w:pPr>
          </w:p>
        </w:tc>
      </w:tr>
      <w:tr w14:paraId="21E1E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73841745">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28</w:t>
            </w:r>
          </w:p>
        </w:tc>
        <w:tc>
          <w:tcPr>
            <w:tcW w:w="1776" w:type="dxa"/>
            <w:vMerge w:val="continue"/>
            <w:vAlign w:val="center"/>
          </w:tcPr>
          <w:p w14:paraId="4240CF2A">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32EF828D">
            <w:pPr>
              <w:widowControl/>
              <w:snapToGrid w:val="0"/>
              <w:rPr>
                <w:rFonts w:ascii="仿宋" w:hAnsi="仿宋" w:eastAsia="仿宋"/>
                <w:color w:val="000000" w:themeColor="text1"/>
                <w:sz w:val="24"/>
                <w:szCs w:val="24"/>
                <w14:textFill>
                  <w14:solidFill>
                    <w14:schemeClr w14:val="tx1"/>
                  </w14:solidFill>
                </w14:textFill>
              </w:rPr>
            </w:pPr>
          </w:p>
        </w:tc>
        <w:tc>
          <w:tcPr>
            <w:tcW w:w="3217" w:type="dxa"/>
            <w:noWrap/>
            <w:vAlign w:val="center"/>
          </w:tcPr>
          <w:p w14:paraId="5CD50E96">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新能源汽车数据可视化系统</w:t>
            </w:r>
          </w:p>
        </w:tc>
        <w:tc>
          <w:tcPr>
            <w:tcW w:w="867" w:type="dxa"/>
            <w:noWrap/>
            <w:vAlign w:val="center"/>
          </w:tcPr>
          <w:p w14:paraId="723230ED">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4C727184">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21D6096E">
            <w:pPr>
              <w:widowControl/>
              <w:snapToGrid w:val="0"/>
              <w:jc w:val="center"/>
              <w:rPr>
                <w:rFonts w:ascii="仿宋" w:hAnsi="仿宋" w:eastAsia="仿宋"/>
                <w:color w:val="000000" w:themeColor="text1"/>
                <w:sz w:val="24"/>
                <w:szCs w:val="24"/>
                <w14:textFill>
                  <w14:solidFill>
                    <w14:schemeClr w14:val="tx1"/>
                  </w14:solidFill>
                </w14:textFill>
              </w:rPr>
            </w:pPr>
          </w:p>
        </w:tc>
      </w:tr>
      <w:tr w14:paraId="1DC5C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4B5EBD6C">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29</w:t>
            </w:r>
          </w:p>
        </w:tc>
        <w:tc>
          <w:tcPr>
            <w:tcW w:w="1776" w:type="dxa"/>
            <w:vMerge w:val="continue"/>
            <w:vAlign w:val="center"/>
          </w:tcPr>
          <w:p w14:paraId="41C5A9EB">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1D9C8A06">
            <w:pPr>
              <w:widowControl/>
              <w:snapToGrid w:val="0"/>
              <w:rPr>
                <w:rFonts w:ascii="仿宋" w:hAnsi="仿宋" w:eastAsia="仿宋"/>
                <w:color w:val="000000" w:themeColor="text1"/>
                <w:sz w:val="24"/>
                <w:szCs w:val="24"/>
                <w14:textFill>
                  <w14:solidFill>
                    <w14:schemeClr w14:val="tx1"/>
                  </w14:solidFill>
                </w14:textFill>
              </w:rPr>
            </w:pPr>
          </w:p>
        </w:tc>
        <w:tc>
          <w:tcPr>
            <w:tcW w:w="3217" w:type="dxa"/>
            <w:noWrap/>
            <w:vAlign w:val="center"/>
          </w:tcPr>
          <w:p w14:paraId="414EC9FD">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新能源汽车运营系统</w:t>
            </w:r>
          </w:p>
        </w:tc>
        <w:tc>
          <w:tcPr>
            <w:tcW w:w="867" w:type="dxa"/>
            <w:noWrap/>
            <w:vAlign w:val="center"/>
          </w:tcPr>
          <w:p w14:paraId="5730E1FC">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3107384C">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5C09A42A">
            <w:pPr>
              <w:widowControl/>
              <w:snapToGrid w:val="0"/>
              <w:jc w:val="center"/>
              <w:rPr>
                <w:rFonts w:ascii="仿宋" w:hAnsi="仿宋" w:eastAsia="仿宋"/>
                <w:color w:val="000000" w:themeColor="text1"/>
                <w:sz w:val="24"/>
                <w:szCs w:val="24"/>
                <w14:textFill>
                  <w14:solidFill>
                    <w14:schemeClr w14:val="tx1"/>
                  </w14:solidFill>
                </w14:textFill>
              </w:rPr>
            </w:pPr>
          </w:p>
        </w:tc>
      </w:tr>
      <w:tr w14:paraId="571C8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351A8E76">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30</w:t>
            </w:r>
          </w:p>
        </w:tc>
        <w:tc>
          <w:tcPr>
            <w:tcW w:w="1776" w:type="dxa"/>
            <w:vMerge w:val="continue"/>
            <w:vAlign w:val="center"/>
          </w:tcPr>
          <w:p w14:paraId="28CF8B9F">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4CA7505E">
            <w:pPr>
              <w:widowControl/>
              <w:snapToGrid w:val="0"/>
              <w:rPr>
                <w:rFonts w:ascii="仿宋" w:hAnsi="仿宋" w:eastAsia="仿宋"/>
                <w:color w:val="000000" w:themeColor="text1"/>
                <w:sz w:val="24"/>
                <w:szCs w:val="24"/>
                <w14:textFill>
                  <w14:solidFill>
                    <w14:schemeClr w14:val="tx1"/>
                  </w14:solidFill>
                </w14:textFill>
              </w:rPr>
            </w:pPr>
          </w:p>
        </w:tc>
        <w:tc>
          <w:tcPr>
            <w:tcW w:w="3217" w:type="dxa"/>
            <w:noWrap/>
            <w:vAlign w:val="center"/>
          </w:tcPr>
          <w:p w14:paraId="5DCD42B8">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系统新能源汽车算法系统</w:t>
            </w:r>
          </w:p>
        </w:tc>
        <w:tc>
          <w:tcPr>
            <w:tcW w:w="867" w:type="dxa"/>
            <w:noWrap/>
            <w:vAlign w:val="center"/>
          </w:tcPr>
          <w:p w14:paraId="590C087E">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77218C51">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4756BF78">
            <w:pPr>
              <w:widowControl/>
              <w:snapToGrid w:val="0"/>
              <w:jc w:val="center"/>
              <w:rPr>
                <w:rFonts w:ascii="仿宋" w:hAnsi="仿宋" w:eastAsia="仿宋"/>
                <w:color w:val="000000" w:themeColor="text1"/>
                <w:sz w:val="24"/>
                <w:szCs w:val="24"/>
                <w14:textFill>
                  <w14:solidFill>
                    <w14:schemeClr w14:val="tx1"/>
                  </w14:solidFill>
                </w14:textFill>
              </w:rPr>
            </w:pPr>
          </w:p>
        </w:tc>
      </w:tr>
      <w:tr w14:paraId="2C4A2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6A2CC96F">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31</w:t>
            </w:r>
          </w:p>
        </w:tc>
        <w:tc>
          <w:tcPr>
            <w:tcW w:w="1776" w:type="dxa"/>
            <w:vMerge w:val="continue"/>
            <w:vAlign w:val="center"/>
          </w:tcPr>
          <w:p w14:paraId="7D7D824A">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4D4AD9D0">
            <w:pPr>
              <w:widowControl/>
              <w:snapToGrid w:val="0"/>
              <w:rPr>
                <w:rFonts w:ascii="仿宋" w:hAnsi="仿宋" w:eastAsia="仿宋"/>
                <w:color w:val="000000" w:themeColor="text1"/>
                <w:sz w:val="24"/>
                <w:szCs w:val="24"/>
                <w14:textFill>
                  <w14:solidFill>
                    <w14:schemeClr w14:val="tx1"/>
                  </w14:solidFill>
                </w14:textFill>
              </w:rPr>
            </w:pPr>
          </w:p>
        </w:tc>
        <w:tc>
          <w:tcPr>
            <w:tcW w:w="3217" w:type="dxa"/>
            <w:noWrap/>
            <w:vAlign w:val="center"/>
          </w:tcPr>
          <w:p w14:paraId="525F52B8">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新能源汽车商业服务管理系统</w:t>
            </w:r>
          </w:p>
        </w:tc>
        <w:tc>
          <w:tcPr>
            <w:tcW w:w="867" w:type="dxa"/>
            <w:noWrap/>
            <w:vAlign w:val="center"/>
          </w:tcPr>
          <w:p w14:paraId="201061C0">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53D8FCFC">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7CBE7A3F">
            <w:pPr>
              <w:widowControl/>
              <w:snapToGrid w:val="0"/>
              <w:jc w:val="center"/>
              <w:rPr>
                <w:rFonts w:ascii="仿宋" w:hAnsi="仿宋" w:eastAsia="仿宋"/>
                <w:color w:val="000000" w:themeColor="text1"/>
                <w:sz w:val="24"/>
                <w:szCs w:val="24"/>
                <w14:textFill>
                  <w14:solidFill>
                    <w14:schemeClr w14:val="tx1"/>
                  </w14:solidFill>
                </w14:textFill>
              </w:rPr>
            </w:pPr>
          </w:p>
        </w:tc>
      </w:tr>
      <w:tr w14:paraId="7789A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3E28F8A3">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32</w:t>
            </w:r>
          </w:p>
        </w:tc>
        <w:tc>
          <w:tcPr>
            <w:tcW w:w="1776" w:type="dxa"/>
            <w:vMerge w:val="continue"/>
            <w:vAlign w:val="center"/>
          </w:tcPr>
          <w:p w14:paraId="2C0C686C">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3C48ABE5">
            <w:pPr>
              <w:widowControl/>
              <w:snapToGrid w:val="0"/>
              <w:rPr>
                <w:rFonts w:ascii="仿宋" w:hAnsi="仿宋" w:eastAsia="仿宋"/>
                <w:color w:val="000000" w:themeColor="text1"/>
                <w:sz w:val="24"/>
                <w:szCs w:val="24"/>
                <w14:textFill>
                  <w14:solidFill>
                    <w14:schemeClr w14:val="tx1"/>
                  </w14:solidFill>
                </w14:textFill>
              </w:rPr>
            </w:pPr>
          </w:p>
        </w:tc>
        <w:tc>
          <w:tcPr>
            <w:tcW w:w="3217" w:type="dxa"/>
            <w:noWrap/>
            <w:vAlign w:val="center"/>
          </w:tcPr>
          <w:p w14:paraId="1A3F5576">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新能源汽车数据交易管理系统</w:t>
            </w:r>
          </w:p>
        </w:tc>
        <w:tc>
          <w:tcPr>
            <w:tcW w:w="867" w:type="dxa"/>
            <w:noWrap/>
            <w:vAlign w:val="center"/>
          </w:tcPr>
          <w:p w14:paraId="46837AC2">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2848972A">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010D38B4">
            <w:pPr>
              <w:widowControl/>
              <w:snapToGrid w:val="0"/>
              <w:jc w:val="center"/>
              <w:rPr>
                <w:rFonts w:ascii="仿宋" w:hAnsi="仿宋" w:eastAsia="仿宋"/>
                <w:color w:val="000000" w:themeColor="text1"/>
                <w:sz w:val="24"/>
                <w:szCs w:val="24"/>
                <w14:textFill>
                  <w14:solidFill>
                    <w14:schemeClr w14:val="tx1"/>
                  </w14:solidFill>
                </w14:textFill>
              </w:rPr>
            </w:pPr>
          </w:p>
        </w:tc>
      </w:tr>
      <w:tr w14:paraId="70A2B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7C7D1F3F">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33</w:t>
            </w:r>
          </w:p>
        </w:tc>
        <w:tc>
          <w:tcPr>
            <w:tcW w:w="1776" w:type="dxa"/>
            <w:vMerge w:val="continue"/>
            <w:vAlign w:val="center"/>
          </w:tcPr>
          <w:p w14:paraId="5F546202">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5A70BF8F">
            <w:pPr>
              <w:widowControl/>
              <w:snapToGrid w:val="0"/>
              <w:rPr>
                <w:rFonts w:ascii="仿宋" w:hAnsi="仿宋" w:eastAsia="仿宋"/>
                <w:color w:val="000000" w:themeColor="text1"/>
                <w:sz w:val="24"/>
                <w:szCs w:val="24"/>
                <w14:textFill>
                  <w14:solidFill>
                    <w14:schemeClr w14:val="tx1"/>
                  </w14:solidFill>
                </w14:textFill>
              </w:rPr>
            </w:pPr>
          </w:p>
        </w:tc>
        <w:tc>
          <w:tcPr>
            <w:tcW w:w="3217" w:type="dxa"/>
            <w:noWrap/>
            <w:vAlign w:val="center"/>
          </w:tcPr>
          <w:p w14:paraId="3E2E4021">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新能源汽车数据应用服务系统</w:t>
            </w:r>
          </w:p>
        </w:tc>
        <w:tc>
          <w:tcPr>
            <w:tcW w:w="867" w:type="dxa"/>
            <w:noWrap/>
            <w:vAlign w:val="center"/>
          </w:tcPr>
          <w:p w14:paraId="647F0DC1">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5DE8E960">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306A505D">
            <w:pPr>
              <w:widowControl/>
              <w:snapToGrid w:val="0"/>
              <w:jc w:val="center"/>
              <w:rPr>
                <w:rFonts w:ascii="仿宋" w:hAnsi="仿宋" w:eastAsia="仿宋"/>
                <w:color w:val="000000" w:themeColor="text1"/>
                <w:sz w:val="24"/>
                <w:szCs w:val="24"/>
                <w14:textFill>
                  <w14:solidFill>
                    <w14:schemeClr w14:val="tx1"/>
                  </w14:solidFill>
                </w14:textFill>
              </w:rPr>
            </w:pPr>
          </w:p>
        </w:tc>
      </w:tr>
      <w:tr w14:paraId="57710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6" w:type="dxa"/>
            <w:noWrap/>
            <w:vAlign w:val="center"/>
          </w:tcPr>
          <w:p w14:paraId="446AC0C6">
            <w:pPr>
              <w:widowControl/>
              <w:snapToGrid w:val="0"/>
              <w:jc w:val="center"/>
              <w:rPr>
                <w:rFonts w:hint="default" w:ascii="仿宋" w:hAnsi="仿宋" w:eastAsia="仿宋"/>
                <w:color w:val="000000" w:themeColor="text1"/>
                <w:sz w:val="24"/>
                <w:szCs w:val="24"/>
                <w:lang w:val="en-US" w:eastAsia="zh-CN"/>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34</w:t>
            </w:r>
          </w:p>
        </w:tc>
        <w:tc>
          <w:tcPr>
            <w:tcW w:w="1776" w:type="dxa"/>
            <w:vMerge w:val="continue"/>
            <w:vAlign w:val="center"/>
          </w:tcPr>
          <w:p w14:paraId="45665DF5">
            <w:pPr>
              <w:widowControl/>
              <w:snapToGrid w:val="0"/>
              <w:rPr>
                <w:rFonts w:ascii="仿宋" w:hAnsi="仿宋" w:eastAsia="仿宋"/>
                <w:color w:val="000000" w:themeColor="text1"/>
                <w:sz w:val="24"/>
                <w:szCs w:val="24"/>
                <w14:textFill>
                  <w14:solidFill>
                    <w14:schemeClr w14:val="tx1"/>
                  </w14:solidFill>
                </w14:textFill>
              </w:rPr>
            </w:pPr>
          </w:p>
        </w:tc>
        <w:tc>
          <w:tcPr>
            <w:tcW w:w="1883" w:type="dxa"/>
            <w:vMerge w:val="continue"/>
            <w:vAlign w:val="center"/>
          </w:tcPr>
          <w:p w14:paraId="48C6DD94">
            <w:pPr>
              <w:widowControl/>
              <w:snapToGrid w:val="0"/>
              <w:rPr>
                <w:rFonts w:ascii="仿宋" w:hAnsi="仿宋" w:eastAsia="仿宋"/>
                <w:color w:val="000000" w:themeColor="text1"/>
                <w:sz w:val="24"/>
                <w:szCs w:val="24"/>
                <w14:textFill>
                  <w14:solidFill>
                    <w14:schemeClr w14:val="tx1"/>
                  </w14:solidFill>
                </w14:textFill>
              </w:rPr>
            </w:pPr>
          </w:p>
        </w:tc>
        <w:tc>
          <w:tcPr>
            <w:tcW w:w="3217" w:type="dxa"/>
            <w:noWrap/>
            <w:vAlign w:val="center"/>
          </w:tcPr>
          <w:p w14:paraId="0AE8B5F7">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新能源汽车门户系统</w:t>
            </w:r>
          </w:p>
        </w:tc>
        <w:tc>
          <w:tcPr>
            <w:tcW w:w="867" w:type="dxa"/>
            <w:noWrap/>
            <w:vAlign w:val="center"/>
          </w:tcPr>
          <w:p w14:paraId="058A8B1B">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901" w:type="dxa"/>
            <w:noWrap/>
            <w:vAlign w:val="center"/>
          </w:tcPr>
          <w:p w14:paraId="64D07A4B">
            <w:pPr>
              <w:widowControl/>
              <w:snapToGrid w:val="0"/>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c>
          <w:tcPr>
            <w:tcW w:w="656" w:type="dxa"/>
            <w:noWrap/>
            <w:vAlign w:val="center"/>
          </w:tcPr>
          <w:p w14:paraId="16343C3C">
            <w:pPr>
              <w:widowControl/>
              <w:snapToGrid w:val="0"/>
              <w:jc w:val="center"/>
              <w:rPr>
                <w:rFonts w:ascii="仿宋" w:hAnsi="仿宋" w:eastAsia="仿宋"/>
                <w:color w:val="000000" w:themeColor="text1"/>
                <w:sz w:val="24"/>
                <w:szCs w:val="24"/>
                <w14:textFill>
                  <w14:solidFill>
                    <w14:schemeClr w14:val="tx1"/>
                  </w14:solidFill>
                </w14:textFill>
              </w:rPr>
            </w:pPr>
          </w:p>
        </w:tc>
      </w:tr>
    </w:tbl>
    <w:p w14:paraId="53C8514A">
      <w:pPr>
        <w:spacing w:line="360" w:lineRule="auto"/>
        <w:outlineLvl w:val="3"/>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（二）技术与服务要求</w:t>
      </w:r>
    </w:p>
    <w:p w14:paraId="16A6B758">
      <w:pPr>
        <w:pStyle w:val="6"/>
        <w:ind w:left="0" w:firstLine="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lang w:val="en-US" w:eastAsia="zh-CN"/>
          <w14:textFill>
            <w14:solidFill>
              <w14:schemeClr w14:val="tx1"/>
            </w14:solidFill>
          </w14:textFill>
        </w:rPr>
        <w:t>1</w:t>
      </w:r>
      <w:r>
        <w:rPr>
          <w:rFonts w:hint="eastAsia" w:ascii="仿宋" w:hAnsi="仿宋" w:eastAsia="仿宋"/>
          <w:color w:val="000000" w:themeColor="text1"/>
          <w:sz w:val="24"/>
          <w:szCs w:val="24"/>
          <w14:textFill>
            <w14:solidFill>
              <w14:schemeClr w14:val="tx1"/>
            </w14:solidFill>
          </w14:textFill>
        </w:rPr>
        <w:t>.广东省先进存力中心运营平台部分清单（定制软件）</w:t>
      </w:r>
    </w:p>
    <w:p w14:paraId="5B53FD9E">
      <w:pPr>
        <w:pStyle w:val="7"/>
        <w:numPr>
          <w:ilvl w:val="0"/>
          <w:numId w:val="0"/>
        </w:numPr>
        <w:spacing w:before="120" w:after="120"/>
        <w:ind w:left="1008"/>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w:t>
      </w:r>
      <w:r>
        <w:rPr>
          <w:rFonts w:hint="eastAsia" w:ascii="仿宋" w:hAnsi="仿宋" w:eastAsia="仿宋"/>
          <w:color w:val="000000" w:themeColor="text1"/>
          <w:sz w:val="24"/>
          <w:szCs w:val="24"/>
          <w:lang w:val="en-US" w:eastAsia="zh-CN"/>
          <w14:textFill>
            <w14:solidFill>
              <w14:schemeClr w14:val="tx1"/>
            </w14:solidFill>
          </w14:textFill>
        </w:rPr>
        <w:t>1</w:t>
      </w:r>
      <w:r>
        <w:rPr>
          <w:rFonts w:hint="eastAsia" w:ascii="仿宋" w:hAnsi="仿宋" w:eastAsia="仿宋"/>
          <w:color w:val="000000" w:themeColor="text1"/>
          <w:sz w:val="24"/>
          <w:szCs w:val="24"/>
          <w14:textFill>
            <w14:solidFill>
              <w14:schemeClr w14:val="tx1"/>
            </w14:solidFill>
          </w14:textFill>
        </w:rPr>
        <w:t>城市智能感知展示平台</w:t>
      </w:r>
    </w:p>
    <w:p w14:paraId="33A3D21B">
      <w:pPr>
        <w:spacing w:line="360"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韶关市城市智能感知展示平台（简称“感知平台”）定位于城市治理智能中枢，整合政务、交通、民生等全域数据，通过动态可视化与AI分析能力，实现城市运行状态实时监测、风险预警、闭环处置及决策支持，助力韶关建设“可知、可感、可治”的智慧城市。</w:t>
      </w:r>
    </w:p>
    <w:p w14:paraId="5DD84192">
      <w:pPr>
        <w:spacing w:line="360"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全景可视：融合二/三维GIS与动态组件，直观呈现城市治理核心指标。</w:t>
      </w:r>
    </w:p>
    <w:p w14:paraId="61E35F47">
      <w:pPr>
        <w:spacing w:line="360"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智能预警：舆情、事件、风险多级联动，实现5分钟内预警闭环。</w:t>
      </w:r>
    </w:p>
    <w:p w14:paraId="23A9DA16">
      <w:pPr>
        <w:spacing w:line="360"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精准服务：基于用户画像提供个性化政策推荐与服务。</w:t>
      </w:r>
    </w:p>
    <w:p w14:paraId="40813DED">
      <w:pPr>
        <w:spacing w:line="360"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数据互通：破除11个业务子系统数据孤岛，构建统一数据资产地图。</w:t>
      </w:r>
    </w:p>
    <w:tbl>
      <w:tblPr>
        <w:tblStyle w:val="10"/>
        <w:tblW w:w="5054" w:type="pct"/>
        <w:tblInd w:w="0" w:type="dxa"/>
        <w:tblLayout w:type="fixed"/>
        <w:tblCellMar>
          <w:top w:w="0" w:type="dxa"/>
          <w:left w:w="108" w:type="dxa"/>
          <w:bottom w:w="0" w:type="dxa"/>
          <w:right w:w="108" w:type="dxa"/>
        </w:tblCellMar>
      </w:tblPr>
      <w:tblGrid>
        <w:gridCol w:w="561"/>
        <w:gridCol w:w="665"/>
        <w:gridCol w:w="614"/>
        <w:gridCol w:w="698"/>
        <w:gridCol w:w="886"/>
        <w:gridCol w:w="4012"/>
        <w:gridCol w:w="613"/>
        <w:gridCol w:w="569"/>
      </w:tblGrid>
      <w:tr w14:paraId="4580B778">
        <w:tblPrEx>
          <w:tblCellMar>
            <w:top w:w="0" w:type="dxa"/>
            <w:left w:w="108" w:type="dxa"/>
            <w:bottom w:w="0" w:type="dxa"/>
            <w:right w:w="108" w:type="dxa"/>
          </w:tblCellMar>
        </w:tblPrEx>
        <w:trPr>
          <w:trHeight w:val="70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B95532D">
            <w:pPr>
              <w:widowControl/>
              <w:jc w:val="center"/>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序号</w:t>
            </w:r>
          </w:p>
        </w:tc>
        <w:tc>
          <w:tcPr>
            <w:tcW w:w="1660" w:type="pct"/>
            <w:gridSpan w:val="4"/>
            <w:tcBorders>
              <w:top w:val="single" w:color="000000" w:sz="4" w:space="0"/>
              <w:left w:val="single" w:color="000000" w:sz="4" w:space="0"/>
              <w:bottom w:val="single" w:color="000000" w:sz="4" w:space="0"/>
              <w:right w:val="single" w:color="000000" w:sz="4" w:space="0"/>
            </w:tcBorders>
            <w:noWrap/>
            <w:vAlign w:val="center"/>
          </w:tcPr>
          <w:p w14:paraId="11570996">
            <w:pPr>
              <w:widowControl/>
              <w:jc w:val="center"/>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功能模块</w:t>
            </w:r>
          </w:p>
        </w:tc>
        <w:tc>
          <w:tcPr>
            <w:tcW w:w="2326" w:type="pct"/>
            <w:tcBorders>
              <w:top w:val="single" w:color="000000" w:sz="4" w:space="0"/>
              <w:left w:val="single" w:color="000000" w:sz="4" w:space="0"/>
              <w:bottom w:val="single" w:color="000000" w:sz="4" w:space="0"/>
              <w:right w:val="single" w:color="000000" w:sz="4" w:space="0"/>
            </w:tcBorders>
            <w:noWrap/>
            <w:vAlign w:val="center"/>
          </w:tcPr>
          <w:p w14:paraId="60BCAE9C">
            <w:pPr>
              <w:widowControl/>
              <w:jc w:val="center"/>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功能描述</w:t>
            </w:r>
          </w:p>
        </w:tc>
        <w:tc>
          <w:tcPr>
            <w:tcW w:w="356" w:type="pct"/>
            <w:tcBorders>
              <w:top w:val="single" w:color="000000" w:sz="4" w:space="0"/>
              <w:left w:val="single" w:color="000000" w:sz="4" w:space="0"/>
              <w:bottom w:val="single" w:color="000000" w:sz="4" w:space="0"/>
              <w:right w:val="single" w:color="000000" w:sz="4" w:space="0"/>
            </w:tcBorders>
            <w:vAlign w:val="center"/>
          </w:tcPr>
          <w:p w14:paraId="2B2E892A">
            <w:pPr>
              <w:widowControl/>
              <w:jc w:val="center"/>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数量</w:t>
            </w:r>
          </w:p>
        </w:tc>
        <w:tc>
          <w:tcPr>
            <w:tcW w:w="330" w:type="pct"/>
            <w:tcBorders>
              <w:top w:val="single" w:color="000000" w:sz="4" w:space="0"/>
              <w:left w:val="single" w:color="000000" w:sz="4" w:space="0"/>
              <w:bottom w:val="single" w:color="000000" w:sz="4" w:space="0"/>
              <w:right w:val="single" w:color="000000" w:sz="4" w:space="0"/>
            </w:tcBorders>
            <w:vAlign w:val="center"/>
          </w:tcPr>
          <w:p w14:paraId="65CAE67A">
            <w:pPr>
              <w:widowControl/>
              <w:jc w:val="center"/>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单位</w:t>
            </w:r>
          </w:p>
        </w:tc>
      </w:tr>
      <w:tr w14:paraId="28B4EF60">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FA1F72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85" w:type="pct"/>
            <w:vMerge w:val="restart"/>
            <w:tcBorders>
              <w:top w:val="single" w:color="000000" w:sz="4" w:space="0"/>
              <w:left w:val="single" w:color="000000" w:sz="4" w:space="0"/>
              <w:bottom w:val="single" w:color="000000" w:sz="4" w:space="0"/>
              <w:right w:val="single" w:color="000000" w:sz="4" w:space="0"/>
            </w:tcBorders>
            <w:vAlign w:val="center"/>
          </w:tcPr>
          <w:p w14:paraId="2620060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城市智能感知总览软件</w:t>
            </w: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7592978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动态可视化组件库</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0FE2030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多类型图表支持</w:t>
            </w:r>
          </w:p>
        </w:tc>
        <w:tc>
          <w:tcPr>
            <w:tcW w:w="513" w:type="pct"/>
            <w:tcBorders>
              <w:top w:val="single" w:color="000000" w:sz="4" w:space="0"/>
              <w:left w:val="single" w:color="000000" w:sz="4" w:space="0"/>
              <w:bottom w:val="single" w:color="000000" w:sz="4" w:space="0"/>
              <w:right w:val="single" w:color="000000" w:sz="4" w:space="0"/>
            </w:tcBorders>
            <w:vAlign w:val="center"/>
          </w:tcPr>
          <w:p w14:paraId="4D7D1AE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组件类型</w:t>
            </w:r>
          </w:p>
        </w:tc>
        <w:tc>
          <w:tcPr>
            <w:tcW w:w="2326" w:type="pct"/>
            <w:tcBorders>
              <w:top w:val="single" w:color="000000" w:sz="4" w:space="0"/>
              <w:left w:val="single" w:color="000000" w:sz="4" w:space="0"/>
              <w:bottom w:val="single" w:color="000000" w:sz="4" w:space="0"/>
              <w:right w:val="single" w:color="000000" w:sz="4" w:space="0"/>
            </w:tcBorders>
          </w:tcPr>
          <w:p w14:paraId="5E1D7C5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支持折线图（趋势分析）、柱状图（指标对比）、散点图（数据分布）等</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BFE6CF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03B78B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A07090F">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9E204F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263D0E8">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57830EB">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05058625">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7E9108B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指标展示</w:t>
            </w:r>
          </w:p>
        </w:tc>
        <w:tc>
          <w:tcPr>
            <w:tcW w:w="2326" w:type="pct"/>
            <w:tcBorders>
              <w:top w:val="single" w:color="000000" w:sz="4" w:space="0"/>
              <w:left w:val="single" w:color="000000" w:sz="4" w:space="0"/>
              <w:bottom w:val="single" w:color="000000" w:sz="4" w:space="0"/>
              <w:right w:val="single" w:color="000000" w:sz="4" w:space="0"/>
            </w:tcBorders>
          </w:tcPr>
          <w:p w14:paraId="2DFBB47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实时渲染 “交通拥堵指数”“事件解决率”“市民投诉量” 等核心指标，支持按行政区划 / 时间维度下钻分析</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2F0A04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CDE91B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DE43309">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4A60BE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25D32A5">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AF5459C">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682C4680">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2500BB6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自定义布局</w:t>
            </w:r>
          </w:p>
        </w:tc>
        <w:tc>
          <w:tcPr>
            <w:tcW w:w="2326" w:type="pct"/>
            <w:tcBorders>
              <w:top w:val="single" w:color="000000" w:sz="4" w:space="0"/>
              <w:left w:val="single" w:color="000000" w:sz="4" w:space="0"/>
              <w:bottom w:val="single" w:color="000000" w:sz="4" w:space="0"/>
              <w:right w:val="single" w:color="000000" w:sz="4" w:space="0"/>
            </w:tcBorders>
          </w:tcPr>
          <w:p w14:paraId="0D419F4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提供拖拽式仪表盘，支持按角色（如决策者、部门管理员）配置指标组合，如 “教育局看板” 聚焦学区资源供需指标</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E1F7B7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3046DE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9F6FB16">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132D43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EE60328">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F829B30">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34D4BD5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智能渲染优化</w:t>
            </w:r>
          </w:p>
        </w:tc>
        <w:tc>
          <w:tcPr>
            <w:tcW w:w="513" w:type="pct"/>
            <w:tcBorders>
              <w:top w:val="single" w:color="000000" w:sz="4" w:space="0"/>
              <w:left w:val="single" w:color="000000" w:sz="4" w:space="0"/>
              <w:bottom w:val="single" w:color="000000" w:sz="4" w:space="0"/>
              <w:right w:val="single" w:color="000000" w:sz="4" w:space="0"/>
            </w:tcBorders>
            <w:vAlign w:val="center"/>
          </w:tcPr>
          <w:p w14:paraId="54E18F7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动态阈值预警</w:t>
            </w:r>
          </w:p>
        </w:tc>
        <w:tc>
          <w:tcPr>
            <w:tcW w:w="2326" w:type="pct"/>
            <w:tcBorders>
              <w:top w:val="single" w:color="000000" w:sz="4" w:space="0"/>
              <w:left w:val="single" w:color="000000" w:sz="4" w:space="0"/>
              <w:bottom w:val="single" w:color="000000" w:sz="4" w:space="0"/>
              <w:right w:val="single" w:color="000000" w:sz="4" w:space="0"/>
            </w:tcBorders>
          </w:tcPr>
          <w:p w14:paraId="296070B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指标超阈值时自动标红闪烁（如拥堵指数 &gt; 80 触发告警）</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17F9C0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B68A30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FD79ECF">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38FDCE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5A9EF57">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0EB1588">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3025E17C">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B65256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响应式适配</w:t>
            </w:r>
          </w:p>
        </w:tc>
        <w:tc>
          <w:tcPr>
            <w:tcW w:w="2326" w:type="pct"/>
            <w:tcBorders>
              <w:top w:val="single" w:color="000000" w:sz="4" w:space="0"/>
              <w:left w:val="single" w:color="000000" w:sz="4" w:space="0"/>
              <w:bottom w:val="single" w:color="000000" w:sz="4" w:space="0"/>
              <w:right w:val="single" w:color="000000" w:sz="4" w:space="0"/>
            </w:tcBorders>
          </w:tcPr>
          <w:p w14:paraId="7A7F3DD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组件自适应 PC 大屏、移动端显示，支持触屏交互缩放</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847C2E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CDE7E4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AB4D6D2">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C1D013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93D32F3">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467AE4F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地理信息热力图引擎</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4297AF6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多源数据叠加</w:t>
            </w:r>
          </w:p>
        </w:tc>
        <w:tc>
          <w:tcPr>
            <w:tcW w:w="513" w:type="pct"/>
            <w:tcBorders>
              <w:top w:val="single" w:color="000000" w:sz="4" w:space="0"/>
              <w:left w:val="single" w:color="000000" w:sz="4" w:space="0"/>
              <w:bottom w:val="single" w:color="000000" w:sz="4" w:space="0"/>
              <w:right w:val="single" w:color="000000" w:sz="4" w:space="0"/>
            </w:tcBorders>
            <w:vAlign w:val="center"/>
          </w:tcPr>
          <w:p w14:paraId="47FB5FC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三维底图集成</w:t>
            </w:r>
          </w:p>
        </w:tc>
        <w:tc>
          <w:tcPr>
            <w:tcW w:w="2326" w:type="pct"/>
            <w:tcBorders>
              <w:top w:val="single" w:color="000000" w:sz="4" w:space="0"/>
              <w:left w:val="single" w:color="000000" w:sz="4" w:space="0"/>
              <w:bottom w:val="single" w:color="000000" w:sz="4" w:space="0"/>
              <w:right w:val="single" w:color="000000" w:sz="4" w:space="0"/>
            </w:tcBorders>
          </w:tcPr>
          <w:p w14:paraId="39CB895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基于实景三维地图（如仁化县 463 平方公里底图），叠加政务、交通、民生数据密度分布</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AE0274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B84B3E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DF617F6">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D1074D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1597E77">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63C1106">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5365183B">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22219EF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多图层切换</w:t>
            </w:r>
          </w:p>
        </w:tc>
        <w:tc>
          <w:tcPr>
            <w:tcW w:w="2326" w:type="pct"/>
            <w:tcBorders>
              <w:top w:val="single" w:color="000000" w:sz="4" w:space="0"/>
              <w:left w:val="single" w:color="000000" w:sz="4" w:space="0"/>
              <w:bottom w:val="single" w:color="000000" w:sz="4" w:space="0"/>
              <w:right w:val="single" w:color="000000" w:sz="4" w:space="0"/>
            </w:tcBorders>
          </w:tcPr>
          <w:p w14:paraId="443C45E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 “教育资源热力图” 突显学位缺口区域，“医疗资源热力图” 标识服务盲区</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9A014C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9ACEFB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228C604">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0B16F5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E630546">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E8E31CA">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95E18D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智能渲染策略</w:t>
            </w:r>
          </w:p>
        </w:tc>
        <w:tc>
          <w:tcPr>
            <w:tcW w:w="513" w:type="pct"/>
            <w:tcBorders>
              <w:top w:val="single" w:color="000000" w:sz="4" w:space="0"/>
              <w:left w:val="single" w:color="000000" w:sz="4" w:space="0"/>
              <w:bottom w:val="single" w:color="000000" w:sz="4" w:space="0"/>
              <w:right w:val="single" w:color="000000" w:sz="4" w:space="0"/>
            </w:tcBorders>
            <w:vAlign w:val="center"/>
          </w:tcPr>
          <w:p w14:paraId="4766924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动态色温映射</w:t>
            </w:r>
          </w:p>
        </w:tc>
        <w:tc>
          <w:tcPr>
            <w:tcW w:w="2326" w:type="pct"/>
            <w:tcBorders>
              <w:top w:val="single" w:color="000000" w:sz="4" w:space="0"/>
              <w:left w:val="single" w:color="000000" w:sz="4" w:space="0"/>
              <w:bottom w:val="single" w:color="000000" w:sz="4" w:space="0"/>
              <w:right w:val="single" w:color="000000" w:sz="4" w:space="0"/>
            </w:tcBorders>
          </w:tcPr>
          <w:p w14:paraId="4860D26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通过颜色梯度反映数据强度（红色 = 高投诉密度，蓝色 = 低密度）</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1AE778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C24A74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1CC0389">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C70999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3981C02">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73B81A6C">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0DDE0211">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00288A1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时空动态渲染</w:t>
            </w:r>
          </w:p>
        </w:tc>
        <w:tc>
          <w:tcPr>
            <w:tcW w:w="2326" w:type="pct"/>
            <w:tcBorders>
              <w:top w:val="single" w:color="000000" w:sz="4" w:space="0"/>
              <w:left w:val="single" w:color="000000" w:sz="4" w:space="0"/>
              <w:bottom w:val="single" w:color="000000" w:sz="4" w:space="0"/>
              <w:right w:val="single" w:color="000000" w:sz="4" w:space="0"/>
            </w:tcBorders>
          </w:tcPr>
          <w:p w14:paraId="7919C12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支持按小时 / 日 / 月周期切换热力图，分析 “早晚高峰交通拥堵” 时空演变规律</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94FA8F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E558A5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AA48CE3">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C03E2A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09DBFAB">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233B88B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实时监测看板</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5E66119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多维度指标监测</w:t>
            </w:r>
          </w:p>
        </w:tc>
        <w:tc>
          <w:tcPr>
            <w:tcW w:w="513" w:type="pct"/>
            <w:tcBorders>
              <w:top w:val="single" w:color="000000" w:sz="4" w:space="0"/>
              <w:left w:val="single" w:color="000000" w:sz="4" w:space="0"/>
              <w:bottom w:val="single" w:color="000000" w:sz="4" w:space="0"/>
              <w:right w:val="single" w:color="000000" w:sz="4" w:space="0"/>
            </w:tcBorders>
            <w:vAlign w:val="center"/>
          </w:tcPr>
          <w:p w14:paraId="10093C0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数据来源</w:t>
            </w:r>
          </w:p>
        </w:tc>
        <w:tc>
          <w:tcPr>
            <w:tcW w:w="2326" w:type="pct"/>
            <w:tcBorders>
              <w:top w:val="single" w:color="000000" w:sz="4" w:space="0"/>
              <w:left w:val="single" w:color="000000" w:sz="4" w:space="0"/>
              <w:bottom w:val="single" w:color="000000" w:sz="4" w:space="0"/>
              <w:right w:val="single" w:color="000000" w:sz="4" w:space="0"/>
            </w:tcBorders>
          </w:tcPr>
          <w:p w14:paraId="0A2EBB5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交通拥堵指数从智安感知网平台实时获取，公共服务投诉量对接 12345 工单系统，舆情热度关联舆情分析子系统情感分值</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6C0BC1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B9DC35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BEE554D">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A7BDB5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7FCF58F">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29A3A27">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30A78BF">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02CD5B4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聚合展示</w:t>
            </w:r>
          </w:p>
        </w:tc>
        <w:tc>
          <w:tcPr>
            <w:tcW w:w="2326" w:type="pct"/>
            <w:tcBorders>
              <w:top w:val="single" w:color="000000" w:sz="4" w:space="0"/>
              <w:left w:val="single" w:color="000000" w:sz="4" w:space="0"/>
              <w:bottom w:val="single" w:color="000000" w:sz="4" w:space="0"/>
              <w:right w:val="single" w:color="000000" w:sz="4" w:space="0"/>
            </w:tcBorders>
          </w:tcPr>
          <w:p w14:paraId="3D2E03D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在统一看板展示指标实时变化曲线，支持环比 / 同比分析（如 “今日投诉量较昨日↑30%”）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BCAE80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971B70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1FA6CA3">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52B385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5192023">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78073B4E">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4ACBF93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智能告警机制</w:t>
            </w:r>
          </w:p>
        </w:tc>
        <w:tc>
          <w:tcPr>
            <w:tcW w:w="513" w:type="pct"/>
            <w:tcBorders>
              <w:top w:val="single" w:color="000000" w:sz="4" w:space="0"/>
              <w:left w:val="single" w:color="000000" w:sz="4" w:space="0"/>
              <w:bottom w:val="single" w:color="000000" w:sz="4" w:space="0"/>
              <w:right w:val="single" w:color="000000" w:sz="4" w:space="0"/>
            </w:tcBorders>
            <w:vAlign w:val="center"/>
          </w:tcPr>
          <w:p w14:paraId="339D2B9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阈值联动</w:t>
            </w:r>
          </w:p>
        </w:tc>
        <w:tc>
          <w:tcPr>
            <w:tcW w:w="2326" w:type="pct"/>
            <w:tcBorders>
              <w:top w:val="single" w:color="000000" w:sz="4" w:space="0"/>
              <w:left w:val="single" w:color="000000" w:sz="4" w:space="0"/>
              <w:bottom w:val="single" w:color="000000" w:sz="4" w:space="0"/>
              <w:right w:val="single" w:color="000000" w:sz="4" w:space="0"/>
            </w:tcBorders>
          </w:tcPr>
          <w:p w14:paraId="4C2DF07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突发舆情负面情绪占比 &gt; 70% 时，自动标红并推送责任人</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7E2083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A4BF3A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9434C03">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F16CDF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F427A50">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4ECA8C5">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636E5AD2">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0A2F999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根因定位</w:t>
            </w:r>
          </w:p>
        </w:tc>
        <w:tc>
          <w:tcPr>
            <w:tcW w:w="2326" w:type="pct"/>
            <w:tcBorders>
              <w:top w:val="single" w:color="000000" w:sz="4" w:space="0"/>
              <w:left w:val="single" w:color="000000" w:sz="4" w:space="0"/>
              <w:bottom w:val="single" w:color="000000" w:sz="4" w:space="0"/>
              <w:right w:val="single" w:color="000000" w:sz="4" w:space="0"/>
            </w:tcBorders>
          </w:tcPr>
          <w:p w14:paraId="45F596E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点击告警指标可下钻至关系洞察软件，追溯事件因果链（如拥堵→施工占道→审批延期）</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EF7C6F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15CE49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D49572F">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2216F1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C3CB9CC">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455F7B9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历史回溯分析</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66B6E23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时空对比分析</w:t>
            </w:r>
          </w:p>
        </w:tc>
        <w:tc>
          <w:tcPr>
            <w:tcW w:w="513" w:type="pct"/>
            <w:tcBorders>
              <w:top w:val="single" w:color="000000" w:sz="4" w:space="0"/>
              <w:left w:val="single" w:color="000000" w:sz="4" w:space="0"/>
              <w:bottom w:val="single" w:color="000000" w:sz="4" w:space="0"/>
              <w:right w:val="single" w:color="000000" w:sz="4" w:space="0"/>
            </w:tcBorders>
            <w:vAlign w:val="center"/>
          </w:tcPr>
          <w:p w14:paraId="360D532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时间轴拖拽</w:t>
            </w:r>
          </w:p>
        </w:tc>
        <w:tc>
          <w:tcPr>
            <w:tcW w:w="2326" w:type="pct"/>
            <w:tcBorders>
              <w:top w:val="single" w:color="000000" w:sz="4" w:space="0"/>
              <w:left w:val="single" w:color="000000" w:sz="4" w:space="0"/>
              <w:bottom w:val="single" w:color="000000" w:sz="4" w:space="0"/>
              <w:right w:val="single" w:color="000000" w:sz="4" w:space="0"/>
            </w:tcBorders>
          </w:tcPr>
          <w:p w14:paraId="6A9C0FB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支持对比同一区域不同时期数据（如 2024 年 vs 2025 年 Q3 学区周边拥堵指数）</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AE703E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6199AA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AEC11BA">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1FBA98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3F63FA5">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F3D8DF5">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4DE163F8">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331288B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多图层叠加</w:t>
            </w:r>
          </w:p>
        </w:tc>
        <w:tc>
          <w:tcPr>
            <w:tcW w:w="2326" w:type="pct"/>
            <w:tcBorders>
              <w:top w:val="single" w:color="000000" w:sz="4" w:space="0"/>
              <w:left w:val="single" w:color="000000" w:sz="4" w:space="0"/>
              <w:bottom w:val="single" w:color="000000" w:sz="4" w:space="0"/>
              <w:right w:val="single" w:color="000000" w:sz="4" w:space="0"/>
            </w:tcBorders>
          </w:tcPr>
          <w:p w14:paraId="6FECBE7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可同步叠加历史政策时间线（如 “限行政策实施后拥堵指数下降 20%”）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C3E25C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C9D255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7A19002">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5C6E57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7844B35">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C5A04AF">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5381283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知识图谱联动</w:t>
            </w:r>
          </w:p>
        </w:tc>
        <w:tc>
          <w:tcPr>
            <w:tcW w:w="513" w:type="pct"/>
            <w:tcBorders>
              <w:top w:val="single" w:color="000000" w:sz="4" w:space="0"/>
              <w:left w:val="single" w:color="000000" w:sz="4" w:space="0"/>
              <w:bottom w:val="single" w:color="000000" w:sz="4" w:space="0"/>
              <w:right w:val="single" w:color="000000" w:sz="4" w:space="0"/>
            </w:tcBorders>
            <w:vAlign w:val="center"/>
          </w:tcPr>
          <w:p w14:paraId="7FE0C10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根因追溯</w:t>
            </w:r>
          </w:p>
        </w:tc>
        <w:tc>
          <w:tcPr>
            <w:tcW w:w="2326" w:type="pct"/>
            <w:tcBorders>
              <w:top w:val="single" w:color="000000" w:sz="4" w:space="0"/>
              <w:left w:val="single" w:color="000000" w:sz="4" w:space="0"/>
              <w:bottom w:val="single" w:color="000000" w:sz="4" w:space="0"/>
              <w:right w:val="single" w:color="000000" w:sz="4" w:space="0"/>
            </w:tcBorders>
          </w:tcPr>
          <w:p w14:paraId="5344213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联动数据治理软件知识图谱，定位指标波动根源（如雨季积水频发→排水管径设计缺陷）</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3F84D9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897457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678BADE">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E39334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B0C259A">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0AD0B683">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5DF1B725">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56285B8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效果评估报告</w:t>
            </w:r>
          </w:p>
        </w:tc>
        <w:tc>
          <w:tcPr>
            <w:tcW w:w="2326" w:type="pct"/>
            <w:tcBorders>
              <w:top w:val="single" w:color="000000" w:sz="4" w:space="0"/>
              <w:left w:val="single" w:color="000000" w:sz="4" w:space="0"/>
              <w:bottom w:val="single" w:color="000000" w:sz="4" w:space="0"/>
              <w:right w:val="single" w:color="000000" w:sz="4" w:space="0"/>
            </w:tcBorders>
          </w:tcPr>
          <w:p w14:paraId="260E50E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自动生成《政策调整效果分析报告》（如拥堵治理措施投入回报率 ROI=1.5）</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B5D5FD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A5EEFC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219444B">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CF19F2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18</w:t>
            </w:r>
          </w:p>
        </w:tc>
        <w:tc>
          <w:tcPr>
            <w:tcW w:w="385" w:type="pct"/>
            <w:vMerge w:val="restart"/>
            <w:tcBorders>
              <w:top w:val="single" w:color="000000" w:sz="4" w:space="0"/>
              <w:left w:val="single" w:color="000000" w:sz="4" w:space="0"/>
              <w:bottom w:val="single" w:color="000000" w:sz="4" w:space="0"/>
              <w:right w:val="single" w:color="000000" w:sz="4" w:space="0"/>
            </w:tcBorders>
            <w:vAlign w:val="center"/>
          </w:tcPr>
          <w:p w14:paraId="49F1B98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风险预警播报软件</w:t>
            </w: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324C77A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多源舆情监测引擎</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D7658C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全渠道数据采集</w:t>
            </w:r>
          </w:p>
        </w:tc>
        <w:tc>
          <w:tcPr>
            <w:tcW w:w="513" w:type="pct"/>
            <w:tcBorders>
              <w:top w:val="single" w:color="000000" w:sz="4" w:space="0"/>
              <w:left w:val="single" w:color="000000" w:sz="4" w:space="0"/>
              <w:bottom w:val="single" w:color="000000" w:sz="4" w:space="0"/>
              <w:right w:val="single" w:color="000000" w:sz="4" w:space="0"/>
            </w:tcBorders>
            <w:vAlign w:val="center"/>
          </w:tcPr>
          <w:p w14:paraId="470D99E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覆盖平台</w:t>
            </w:r>
          </w:p>
        </w:tc>
        <w:tc>
          <w:tcPr>
            <w:tcW w:w="2326" w:type="pct"/>
            <w:tcBorders>
              <w:top w:val="single" w:color="000000" w:sz="4" w:space="0"/>
              <w:left w:val="single" w:color="000000" w:sz="4" w:space="0"/>
              <w:bottom w:val="single" w:color="000000" w:sz="4" w:space="0"/>
              <w:right w:val="single" w:color="000000" w:sz="4" w:space="0"/>
            </w:tcBorders>
          </w:tcPr>
          <w:p w14:paraId="5C0619A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实时抓取社交媒体（微博 / 抖音）、12345 热线、新闻媒体（如南方日报地方版）、论坛（韶关贴吧）等文本、音视频数据</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CFB078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AA1DC4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1EC565F">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FAC31F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CAFAB76">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4F3D593">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72396B9A">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7ECE24F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边缘计算优化</w:t>
            </w:r>
          </w:p>
        </w:tc>
        <w:tc>
          <w:tcPr>
            <w:tcW w:w="2326" w:type="pct"/>
            <w:tcBorders>
              <w:top w:val="single" w:color="000000" w:sz="4" w:space="0"/>
              <w:left w:val="single" w:color="000000" w:sz="4" w:space="0"/>
              <w:bottom w:val="single" w:color="000000" w:sz="4" w:space="0"/>
              <w:right w:val="single" w:color="000000" w:sz="4" w:space="0"/>
            </w:tcBorders>
          </w:tcPr>
          <w:p w14:paraId="088CEAA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部署轻量化采集终端，通过高通滤波器过滤环境噪声（如雷雨声），聚焦有效舆情信号</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E63F40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905CAC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83C3C0B">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FD948F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11E0BBA">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9B8C901">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57AD8C0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敏感信息识别</w:t>
            </w:r>
          </w:p>
        </w:tc>
        <w:tc>
          <w:tcPr>
            <w:tcW w:w="513" w:type="pct"/>
            <w:tcBorders>
              <w:top w:val="single" w:color="000000" w:sz="4" w:space="0"/>
              <w:left w:val="single" w:color="000000" w:sz="4" w:space="0"/>
              <w:bottom w:val="single" w:color="000000" w:sz="4" w:space="0"/>
              <w:right w:val="single" w:color="000000" w:sz="4" w:space="0"/>
            </w:tcBorders>
            <w:vAlign w:val="center"/>
          </w:tcPr>
          <w:p w14:paraId="788DACF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风险特征检测</w:t>
            </w:r>
          </w:p>
        </w:tc>
        <w:tc>
          <w:tcPr>
            <w:tcW w:w="2326" w:type="pct"/>
            <w:tcBorders>
              <w:top w:val="single" w:color="000000" w:sz="4" w:space="0"/>
              <w:left w:val="single" w:color="000000" w:sz="4" w:space="0"/>
              <w:bottom w:val="single" w:color="000000" w:sz="4" w:space="0"/>
              <w:right w:val="single" w:color="000000" w:sz="4" w:space="0"/>
            </w:tcBorders>
          </w:tcPr>
          <w:p w14:paraId="13EA236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基于声纹分析识别异常音频（如人员尖叫、玻璃破碎声），触发实时报警</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3E2D20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B6DFD1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F6C1075">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1AEDBD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897F8F4">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D977497">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685E1B76">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4AC3C4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隐私保护机制</w:t>
            </w:r>
          </w:p>
        </w:tc>
        <w:tc>
          <w:tcPr>
            <w:tcW w:w="2326" w:type="pct"/>
            <w:tcBorders>
              <w:top w:val="single" w:color="000000" w:sz="4" w:space="0"/>
              <w:left w:val="single" w:color="000000" w:sz="4" w:space="0"/>
              <w:bottom w:val="single" w:color="000000" w:sz="4" w:space="0"/>
              <w:right w:val="single" w:color="000000" w:sz="4" w:space="0"/>
            </w:tcBorders>
          </w:tcPr>
          <w:p w14:paraId="05AB577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采用非语音内容采集技术（仅分析分贝值），避免侵犯市民隐私</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CDEAB6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F89B1D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1B60CAC">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35BFC5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D9F635D">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5AC3D86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智能分级预警中心</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04361D2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风险矩阵模型</w:t>
            </w:r>
          </w:p>
        </w:tc>
        <w:tc>
          <w:tcPr>
            <w:tcW w:w="513" w:type="pct"/>
            <w:tcBorders>
              <w:top w:val="single" w:color="000000" w:sz="4" w:space="0"/>
              <w:left w:val="single" w:color="000000" w:sz="4" w:space="0"/>
              <w:bottom w:val="single" w:color="000000" w:sz="4" w:space="0"/>
              <w:right w:val="single" w:color="000000" w:sz="4" w:space="0"/>
            </w:tcBorders>
            <w:vAlign w:val="center"/>
          </w:tcPr>
          <w:p w14:paraId="3825CAB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概率 - 后果评估</w:t>
            </w:r>
          </w:p>
        </w:tc>
        <w:tc>
          <w:tcPr>
            <w:tcW w:w="2326" w:type="pct"/>
            <w:tcBorders>
              <w:top w:val="single" w:color="000000" w:sz="4" w:space="0"/>
              <w:left w:val="single" w:color="000000" w:sz="4" w:space="0"/>
              <w:bottom w:val="single" w:color="000000" w:sz="4" w:space="0"/>
              <w:right w:val="single" w:color="000000" w:sz="4" w:space="0"/>
            </w:tcBorders>
          </w:tcPr>
          <w:p w14:paraId="20192AF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采用二维模型量化风险等级（红色 &gt; 50% 灾难性后果，蓝色 &lt; 1% 轻微后果）</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32EC41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F875B7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289096D">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1E8902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5F78285">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641DDF4">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0DF35EF6">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5993E96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动态升降级机制</w:t>
            </w:r>
          </w:p>
        </w:tc>
        <w:tc>
          <w:tcPr>
            <w:tcW w:w="2326" w:type="pct"/>
            <w:tcBorders>
              <w:top w:val="single" w:color="000000" w:sz="4" w:space="0"/>
              <w:left w:val="single" w:color="000000" w:sz="4" w:space="0"/>
              <w:bottom w:val="single" w:color="000000" w:sz="4" w:space="0"/>
              <w:right w:val="single" w:color="000000" w:sz="4" w:space="0"/>
            </w:tcBorders>
          </w:tcPr>
          <w:p w14:paraId="4571122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实时更新企业事故记录、设备状态等数据，自动调整风险等级（如未完成自动化改造的化工工艺直接标红）</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EFE22A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B95437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82F9E44">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39573E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AD7ED75">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291E3C8">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4DFDD6B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分级推送策略</w:t>
            </w:r>
          </w:p>
        </w:tc>
        <w:tc>
          <w:tcPr>
            <w:tcW w:w="513" w:type="pct"/>
            <w:tcBorders>
              <w:top w:val="single" w:color="000000" w:sz="4" w:space="0"/>
              <w:left w:val="single" w:color="000000" w:sz="4" w:space="0"/>
              <w:bottom w:val="single" w:color="000000" w:sz="4" w:space="0"/>
              <w:right w:val="single" w:color="000000" w:sz="4" w:space="0"/>
            </w:tcBorders>
            <w:vAlign w:val="center"/>
          </w:tcPr>
          <w:p w14:paraId="0971DF5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定向推送</w:t>
            </w:r>
          </w:p>
        </w:tc>
        <w:tc>
          <w:tcPr>
            <w:tcW w:w="2326" w:type="pct"/>
            <w:tcBorders>
              <w:top w:val="single" w:color="000000" w:sz="4" w:space="0"/>
              <w:left w:val="single" w:color="000000" w:sz="4" w:space="0"/>
              <w:bottom w:val="single" w:color="000000" w:sz="4" w:space="0"/>
              <w:right w:val="single" w:color="000000" w:sz="4" w:space="0"/>
            </w:tcBorders>
          </w:tcPr>
          <w:p w14:paraId="32856B5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Ⅰ 级预警（红色）同步推送至市应急指挥中心、街道办及公众 APP / 短信；Ⅲ 级预警（黄色）仅通知责任单位及处置人员</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DECBDC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BEF2F5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DCDD64D">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32EA77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DA985F3">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339CD38">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55D4DC59">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36986CC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多模态提醒</w:t>
            </w:r>
          </w:p>
        </w:tc>
        <w:tc>
          <w:tcPr>
            <w:tcW w:w="2326" w:type="pct"/>
            <w:tcBorders>
              <w:top w:val="single" w:color="000000" w:sz="4" w:space="0"/>
              <w:left w:val="single" w:color="000000" w:sz="4" w:space="0"/>
              <w:bottom w:val="single" w:color="000000" w:sz="4" w:space="0"/>
              <w:right w:val="single" w:color="000000" w:sz="4" w:space="0"/>
            </w:tcBorders>
          </w:tcPr>
          <w:p w14:paraId="20A7AF9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支持弹窗、短信、方言语音电话（适配老年群体）</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F92AE3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180847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FBBCA97">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4152CE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4283051">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058B888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风险态势预测系统</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4C2E3DA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因果链建模</w:t>
            </w:r>
          </w:p>
        </w:tc>
        <w:tc>
          <w:tcPr>
            <w:tcW w:w="513" w:type="pct"/>
            <w:tcBorders>
              <w:top w:val="single" w:color="000000" w:sz="4" w:space="0"/>
              <w:left w:val="single" w:color="000000" w:sz="4" w:space="0"/>
              <w:bottom w:val="single" w:color="000000" w:sz="4" w:space="0"/>
              <w:right w:val="single" w:color="000000" w:sz="4" w:space="0"/>
            </w:tcBorders>
            <w:vAlign w:val="center"/>
          </w:tcPr>
          <w:p w14:paraId="550249D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关联分析</w:t>
            </w:r>
          </w:p>
        </w:tc>
        <w:tc>
          <w:tcPr>
            <w:tcW w:w="2326" w:type="pct"/>
            <w:tcBorders>
              <w:top w:val="single" w:color="000000" w:sz="4" w:space="0"/>
              <w:left w:val="single" w:color="000000" w:sz="4" w:space="0"/>
              <w:bottom w:val="single" w:color="000000" w:sz="4" w:space="0"/>
              <w:right w:val="single" w:color="000000" w:sz="4" w:space="0"/>
            </w:tcBorders>
          </w:tcPr>
          <w:p w14:paraId="310114F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建立交通拥堵指数与事故率、空气质量与工业排放的量化关系模型</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4A1BCB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7EC9CD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634400C">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5BBD0E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0EC5EE5">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D8B749C">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022CC4B7">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7EF5275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突变点检测</w:t>
            </w:r>
          </w:p>
        </w:tc>
        <w:tc>
          <w:tcPr>
            <w:tcW w:w="2326" w:type="pct"/>
            <w:tcBorders>
              <w:top w:val="single" w:color="000000" w:sz="4" w:space="0"/>
              <w:left w:val="single" w:color="000000" w:sz="4" w:space="0"/>
              <w:bottom w:val="single" w:color="000000" w:sz="4" w:space="0"/>
              <w:right w:val="single" w:color="000000" w:sz="4" w:space="0"/>
            </w:tcBorders>
          </w:tcPr>
          <w:p w14:paraId="40AE3DE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通过时间序列分析识别异常（如地下管网压力骤降预示爆管风险）</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B181FA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0C25EF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44910BA">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99B4A7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28</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E8A2594">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AE51E1B">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688E3D7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AI 预测引擎</w:t>
            </w:r>
          </w:p>
        </w:tc>
        <w:tc>
          <w:tcPr>
            <w:tcW w:w="513" w:type="pct"/>
            <w:tcBorders>
              <w:top w:val="single" w:color="000000" w:sz="4" w:space="0"/>
              <w:left w:val="single" w:color="000000" w:sz="4" w:space="0"/>
              <w:bottom w:val="single" w:color="000000" w:sz="4" w:space="0"/>
              <w:right w:val="single" w:color="000000" w:sz="4" w:space="0"/>
            </w:tcBorders>
            <w:vAlign w:val="center"/>
          </w:tcPr>
          <w:p w14:paraId="3EF6C32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时空预测</w:t>
            </w:r>
          </w:p>
        </w:tc>
        <w:tc>
          <w:tcPr>
            <w:tcW w:w="2326" w:type="pct"/>
            <w:tcBorders>
              <w:top w:val="single" w:color="000000" w:sz="4" w:space="0"/>
              <w:left w:val="single" w:color="000000" w:sz="4" w:space="0"/>
              <w:bottom w:val="single" w:color="000000" w:sz="4" w:space="0"/>
              <w:right w:val="single" w:color="000000" w:sz="4" w:space="0"/>
            </w:tcBorders>
          </w:tcPr>
          <w:p w14:paraId="1D91F77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基于 LSTM 模型预测未来 2 小时高风险区域（如暴雨引发武江区地质灾害概率 &gt; 80%）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95842C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A5639C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DC77EA3">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54F8BF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8D383AF">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256E047">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14D10958">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222B7DB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资源优化建议</w:t>
            </w:r>
          </w:p>
        </w:tc>
        <w:tc>
          <w:tcPr>
            <w:tcW w:w="2326" w:type="pct"/>
            <w:tcBorders>
              <w:top w:val="single" w:color="000000" w:sz="4" w:space="0"/>
              <w:left w:val="single" w:color="000000" w:sz="4" w:space="0"/>
              <w:bottom w:val="single" w:color="000000" w:sz="4" w:space="0"/>
              <w:right w:val="single" w:color="000000" w:sz="4" w:space="0"/>
            </w:tcBorders>
          </w:tcPr>
          <w:p w14:paraId="55B45F5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结合实时警力分布生成处置方案（如消防车最优路径规划）</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9105DB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3DAC58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C754247">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8A344C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798CBAA">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110DB47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应急联动指挥平台</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40AEFB2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智能工单调度</w:t>
            </w:r>
          </w:p>
        </w:tc>
        <w:tc>
          <w:tcPr>
            <w:tcW w:w="513" w:type="pct"/>
            <w:tcBorders>
              <w:top w:val="single" w:color="000000" w:sz="4" w:space="0"/>
              <w:left w:val="single" w:color="000000" w:sz="4" w:space="0"/>
              <w:bottom w:val="single" w:color="000000" w:sz="4" w:space="0"/>
              <w:right w:val="single" w:color="000000" w:sz="4" w:space="0"/>
            </w:tcBorders>
            <w:vAlign w:val="center"/>
          </w:tcPr>
          <w:p w14:paraId="3173330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自动派发</w:t>
            </w:r>
          </w:p>
        </w:tc>
        <w:tc>
          <w:tcPr>
            <w:tcW w:w="2326" w:type="pct"/>
            <w:tcBorders>
              <w:top w:val="single" w:color="000000" w:sz="4" w:space="0"/>
              <w:left w:val="single" w:color="000000" w:sz="4" w:space="0"/>
              <w:bottom w:val="single" w:color="000000" w:sz="4" w:space="0"/>
              <w:right w:val="single" w:color="000000" w:sz="4" w:space="0"/>
            </w:tcBorders>
          </w:tcPr>
          <w:p w14:paraId="04867E2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根据事件类型 / 地理位置匹配责任部门（如学校周边拥堵自动派单至交警 + 教育局）</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4F107D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8199F4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F3FB8E3">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9E72AF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62764A3">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1BB5D72">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07713CE7">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02F218E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GIS 轨迹跟踪</w:t>
            </w:r>
          </w:p>
        </w:tc>
        <w:tc>
          <w:tcPr>
            <w:tcW w:w="2326" w:type="pct"/>
            <w:tcBorders>
              <w:top w:val="single" w:color="000000" w:sz="4" w:space="0"/>
              <w:left w:val="single" w:color="000000" w:sz="4" w:space="0"/>
              <w:bottom w:val="single" w:color="000000" w:sz="4" w:space="0"/>
              <w:right w:val="single" w:color="000000" w:sz="4" w:space="0"/>
            </w:tcBorders>
          </w:tcPr>
          <w:p w14:paraId="6675E1F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在三维地图实时展示处置人员位置与进度（参考仁化县实景底图）</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02AC0D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7200FC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D457585">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A9F0BC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0AE9D94">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A2AED27">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0931C9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多系统联动</w:t>
            </w:r>
          </w:p>
        </w:tc>
        <w:tc>
          <w:tcPr>
            <w:tcW w:w="513" w:type="pct"/>
            <w:tcBorders>
              <w:top w:val="single" w:color="000000" w:sz="4" w:space="0"/>
              <w:left w:val="single" w:color="000000" w:sz="4" w:space="0"/>
              <w:bottom w:val="single" w:color="000000" w:sz="4" w:space="0"/>
              <w:right w:val="single" w:color="000000" w:sz="4" w:space="0"/>
            </w:tcBorders>
            <w:vAlign w:val="center"/>
          </w:tcPr>
          <w:p w14:paraId="1D2842C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预案库调用</w:t>
            </w:r>
          </w:p>
        </w:tc>
        <w:tc>
          <w:tcPr>
            <w:tcW w:w="2326" w:type="pct"/>
            <w:tcBorders>
              <w:top w:val="single" w:color="000000" w:sz="4" w:space="0"/>
              <w:left w:val="single" w:color="000000" w:sz="4" w:space="0"/>
              <w:bottom w:val="single" w:color="000000" w:sz="4" w:space="0"/>
              <w:right w:val="single" w:color="000000" w:sz="4" w:space="0"/>
            </w:tcBorders>
          </w:tcPr>
          <w:p w14:paraId="4D29304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关联知识管理系统，自动推送历史案例处置流程（如 2024 年暴雨停课预案）</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008BA7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5B2F88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F6648D6">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E0A80C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5A9AE47">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663B262">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19937C13">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07DD03D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资源协同</w:t>
            </w:r>
          </w:p>
        </w:tc>
        <w:tc>
          <w:tcPr>
            <w:tcW w:w="2326" w:type="pct"/>
            <w:tcBorders>
              <w:top w:val="single" w:color="000000" w:sz="4" w:space="0"/>
              <w:left w:val="single" w:color="000000" w:sz="4" w:space="0"/>
              <w:bottom w:val="single" w:color="000000" w:sz="4" w:space="0"/>
              <w:right w:val="single" w:color="000000" w:sz="4" w:space="0"/>
            </w:tcBorders>
          </w:tcPr>
          <w:p w14:paraId="7236448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联动档案系统调取应急物资分布图，标注临时安置点</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DE030A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1E97A3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ECC2400">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014F5A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389A7D6">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16126EC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预警闭环管理模块</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6EFF810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处置过程监管</w:t>
            </w:r>
          </w:p>
        </w:tc>
        <w:tc>
          <w:tcPr>
            <w:tcW w:w="513" w:type="pct"/>
            <w:tcBorders>
              <w:top w:val="single" w:color="000000" w:sz="4" w:space="0"/>
              <w:left w:val="single" w:color="000000" w:sz="4" w:space="0"/>
              <w:bottom w:val="single" w:color="000000" w:sz="4" w:space="0"/>
              <w:right w:val="single" w:color="000000" w:sz="4" w:space="0"/>
            </w:tcBorders>
            <w:vAlign w:val="center"/>
          </w:tcPr>
          <w:p w14:paraId="5BC67BD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四态闭环</w:t>
            </w:r>
          </w:p>
        </w:tc>
        <w:tc>
          <w:tcPr>
            <w:tcW w:w="2326" w:type="pct"/>
            <w:tcBorders>
              <w:top w:val="single" w:color="000000" w:sz="4" w:space="0"/>
              <w:left w:val="single" w:color="000000" w:sz="4" w:space="0"/>
              <w:bottom w:val="single" w:color="000000" w:sz="4" w:space="0"/>
              <w:right w:val="single" w:color="000000" w:sz="4" w:space="0"/>
            </w:tcBorders>
          </w:tcPr>
          <w:p w14:paraId="7F29269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全程跟踪 “预警→派单→处置→核查→回访” 状态，超时自动标红提醒</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2BDBDE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609F7E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C4DA890">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4914D4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2F28AB4">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B9528A2">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6C152868">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0BEA0AA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满意度回访</w:t>
            </w:r>
          </w:p>
        </w:tc>
        <w:tc>
          <w:tcPr>
            <w:tcW w:w="2326" w:type="pct"/>
            <w:tcBorders>
              <w:top w:val="single" w:color="000000" w:sz="4" w:space="0"/>
              <w:left w:val="single" w:color="000000" w:sz="4" w:space="0"/>
              <w:bottom w:val="single" w:color="000000" w:sz="4" w:space="0"/>
              <w:right w:val="single" w:color="000000" w:sz="4" w:space="0"/>
            </w:tcBorders>
          </w:tcPr>
          <w:p w14:paraId="4B22F23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结案后自动推送评价问卷（短信 / APP），差评触发复核流程</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8C3D65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D0F704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7D17AAA">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BA80ED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9D20595">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E6D3ADB">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58DA419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效能评估看板</w:t>
            </w:r>
          </w:p>
        </w:tc>
        <w:tc>
          <w:tcPr>
            <w:tcW w:w="513" w:type="pct"/>
            <w:tcBorders>
              <w:top w:val="single" w:color="000000" w:sz="4" w:space="0"/>
              <w:left w:val="single" w:color="000000" w:sz="4" w:space="0"/>
              <w:bottom w:val="single" w:color="000000" w:sz="4" w:space="0"/>
              <w:right w:val="single" w:color="000000" w:sz="4" w:space="0"/>
            </w:tcBorders>
            <w:vAlign w:val="center"/>
          </w:tcPr>
          <w:p w14:paraId="0D873EA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多维统计</w:t>
            </w:r>
          </w:p>
        </w:tc>
        <w:tc>
          <w:tcPr>
            <w:tcW w:w="2326" w:type="pct"/>
            <w:tcBorders>
              <w:top w:val="single" w:color="000000" w:sz="4" w:space="0"/>
              <w:left w:val="single" w:color="000000" w:sz="4" w:space="0"/>
              <w:bottom w:val="single" w:color="000000" w:sz="4" w:space="0"/>
              <w:right w:val="single" w:color="000000" w:sz="4" w:space="0"/>
            </w:tcBorders>
          </w:tcPr>
          <w:p w14:paraId="0B2AEB4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分析预警准确率（≥95%）、响应延迟（≤5 分钟）、重复事件发生率等指标</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40635F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C9C426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A73365F">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09F55F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F8C506B">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620E4C8">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77B187FE">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0748DF6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热力图定位</w:t>
            </w:r>
          </w:p>
        </w:tc>
        <w:tc>
          <w:tcPr>
            <w:tcW w:w="2326" w:type="pct"/>
            <w:tcBorders>
              <w:top w:val="single" w:color="000000" w:sz="4" w:space="0"/>
              <w:left w:val="single" w:color="000000" w:sz="4" w:space="0"/>
              <w:bottom w:val="single" w:color="000000" w:sz="4" w:space="0"/>
              <w:right w:val="single" w:color="000000" w:sz="4" w:space="0"/>
            </w:tcBorders>
          </w:tcPr>
          <w:p w14:paraId="3ECE18F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在 GIS 地图标注高频预警区域（如浈江区工业园事故黑点）</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48C76B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CB3299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B76F877">
        <w:tblPrEx>
          <w:tblCellMar>
            <w:top w:w="0" w:type="dxa"/>
            <w:left w:w="108" w:type="dxa"/>
            <w:bottom w:w="0" w:type="dxa"/>
            <w:right w:w="108" w:type="dxa"/>
          </w:tblCellMar>
        </w:tblPrEx>
        <w:trPr>
          <w:trHeight w:val="81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23BD75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38</w:t>
            </w:r>
          </w:p>
        </w:tc>
        <w:tc>
          <w:tcPr>
            <w:tcW w:w="385" w:type="pct"/>
            <w:vMerge w:val="restart"/>
            <w:tcBorders>
              <w:top w:val="single" w:color="000000" w:sz="4" w:space="0"/>
              <w:left w:val="single" w:color="000000" w:sz="4" w:space="0"/>
              <w:bottom w:val="single" w:color="000000" w:sz="4" w:space="0"/>
              <w:right w:val="single" w:color="000000" w:sz="4" w:space="0"/>
            </w:tcBorders>
            <w:vAlign w:val="center"/>
          </w:tcPr>
          <w:p w14:paraId="69CDCDE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城市智能感知系统管理软件</w:t>
            </w: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0B3676C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工单自动派发模块</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39FB78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智能分派引擎</w:t>
            </w:r>
          </w:p>
        </w:tc>
        <w:tc>
          <w:tcPr>
            <w:tcW w:w="513" w:type="pct"/>
            <w:tcBorders>
              <w:top w:val="single" w:color="000000" w:sz="4" w:space="0"/>
              <w:left w:val="single" w:color="000000" w:sz="4" w:space="0"/>
              <w:bottom w:val="single" w:color="000000" w:sz="4" w:space="0"/>
              <w:right w:val="single" w:color="000000" w:sz="4" w:space="0"/>
            </w:tcBorders>
            <w:vAlign w:val="center"/>
          </w:tcPr>
          <w:p w14:paraId="7D2E2D9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多规则匹配</w:t>
            </w:r>
          </w:p>
        </w:tc>
        <w:tc>
          <w:tcPr>
            <w:tcW w:w="2326" w:type="pct"/>
            <w:tcBorders>
              <w:top w:val="single" w:color="000000" w:sz="4" w:space="0"/>
              <w:left w:val="single" w:color="000000" w:sz="4" w:space="0"/>
              <w:bottom w:val="single" w:color="000000" w:sz="4" w:space="0"/>
              <w:right w:val="single" w:color="000000" w:sz="4" w:space="0"/>
            </w:tcBorders>
          </w:tcPr>
          <w:p w14:paraId="3D53C3B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责任区域匹配自动关联事件地理位置与责任部门辖区（如学校周边拥堵→交警 + 教育局）；专业能力匹配根据工单类型（如 “井盖破损”）自动派发至市政设施维修班组（关联技能标签库）；负载均衡动态计算处置人员待办工单量，优先分派给空闲人员（如 A 队员待办 3 单→B 队员待办 1 单）</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BB96E0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344F3E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6837637">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5BBDB0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04F5EDA">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09BAB51B">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4FE29276">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6F8A224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应急联动触发</w:t>
            </w:r>
          </w:p>
        </w:tc>
        <w:tc>
          <w:tcPr>
            <w:tcW w:w="2326" w:type="pct"/>
            <w:tcBorders>
              <w:top w:val="single" w:color="000000" w:sz="4" w:space="0"/>
              <w:left w:val="single" w:color="000000" w:sz="4" w:space="0"/>
              <w:bottom w:val="single" w:color="000000" w:sz="4" w:space="0"/>
              <w:right w:val="single" w:color="000000" w:sz="4" w:space="0"/>
            </w:tcBorders>
          </w:tcPr>
          <w:p w14:paraId="2188DDD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对 Ⅰ 级预警事件（如暴雨积水）自动跳过排队流程，直派至应急小组并同步通知关联部门</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BA1685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6508FA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D2CCB01">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2E2A04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A02E12F">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3DCAD7A">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0CA124D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派发策略配置</w:t>
            </w:r>
          </w:p>
        </w:tc>
        <w:tc>
          <w:tcPr>
            <w:tcW w:w="513" w:type="pct"/>
            <w:tcBorders>
              <w:top w:val="single" w:color="000000" w:sz="4" w:space="0"/>
              <w:left w:val="single" w:color="000000" w:sz="4" w:space="0"/>
              <w:bottom w:val="single" w:color="000000" w:sz="4" w:space="0"/>
              <w:right w:val="single" w:color="000000" w:sz="4" w:space="0"/>
            </w:tcBorders>
            <w:vAlign w:val="center"/>
          </w:tcPr>
          <w:p w14:paraId="2B32F3F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自定义规则库</w:t>
            </w:r>
          </w:p>
        </w:tc>
        <w:tc>
          <w:tcPr>
            <w:tcW w:w="2326" w:type="pct"/>
            <w:tcBorders>
              <w:top w:val="single" w:color="000000" w:sz="4" w:space="0"/>
              <w:left w:val="single" w:color="000000" w:sz="4" w:space="0"/>
              <w:bottom w:val="single" w:color="000000" w:sz="4" w:space="0"/>
              <w:right w:val="single" w:color="000000" w:sz="4" w:space="0"/>
            </w:tcBorders>
          </w:tcPr>
          <w:p w14:paraId="3B9455B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支持按事件类型、紧急程度、历史解决率等配置分派逻辑（如 “学区投诉” 优先分派至教育局专员）</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DDCC75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937189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752897C">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320F95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54D5316">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4C188EA">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5D49EA4">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2CECB23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多模式派发</w:t>
            </w:r>
          </w:p>
        </w:tc>
        <w:tc>
          <w:tcPr>
            <w:tcW w:w="2326" w:type="pct"/>
            <w:tcBorders>
              <w:top w:val="single" w:color="000000" w:sz="4" w:space="0"/>
              <w:left w:val="single" w:color="000000" w:sz="4" w:space="0"/>
              <w:bottom w:val="single" w:color="000000" w:sz="4" w:space="0"/>
              <w:right w:val="single" w:color="000000" w:sz="4" w:space="0"/>
            </w:tcBorders>
          </w:tcPr>
          <w:p w14:paraId="457E573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支持自动派单、抢单（公开工单池）、手动转派三种模式灵活切换</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16E5FC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0C29E8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0DCD3DA">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5D1C4F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7FDAF54">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6407AA9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进度跟踪与协同模块</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35ECC3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全流程状态追踪</w:t>
            </w:r>
          </w:p>
        </w:tc>
        <w:tc>
          <w:tcPr>
            <w:tcW w:w="513" w:type="pct"/>
            <w:tcBorders>
              <w:top w:val="single" w:color="000000" w:sz="4" w:space="0"/>
              <w:left w:val="single" w:color="000000" w:sz="4" w:space="0"/>
              <w:bottom w:val="single" w:color="000000" w:sz="4" w:space="0"/>
              <w:right w:val="single" w:color="000000" w:sz="4" w:space="0"/>
            </w:tcBorders>
            <w:vAlign w:val="center"/>
          </w:tcPr>
          <w:p w14:paraId="5260316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四态可视化看板</w:t>
            </w:r>
          </w:p>
        </w:tc>
        <w:tc>
          <w:tcPr>
            <w:tcW w:w="2326" w:type="pct"/>
            <w:tcBorders>
              <w:top w:val="single" w:color="000000" w:sz="4" w:space="0"/>
              <w:left w:val="single" w:color="000000" w:sz="4" w:space="0"/>
              <w:bottom w:val="single" w:color="000000" w:sz="4" w:space="0"/>
              <w:right w:val="single" w:color="000000" w:sz="4" w:space="0"/>
            </w:tcBorders>
          </w:tcPr>
          <w:p w14:paraId="5DA69E2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实时展示工单状态（待受理→处置中→待核查→已闭环），超时自动标红预警（如处置超 24 小时）</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692E7B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9D7B44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F2DC963">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501FA9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C173792">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C33EB02">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2A0BC73">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41CF940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GIS 轨迹映射</w:t>
            </w:r>
          </w:p>
        </w:tc>
        <w:tc>
          <w:tcPr>
            <w:tcW w:w="2326" w:type="pct"/>
            <w:tcBorders>
              <w:top w:val="single" w:color="000000" w:sz="4" w:space="0"/>
              <w:left w:val="single" w:color="000000" w:sz="4" w:space="0"/>
              <w:bottom w:val="single" w:color="000000" w:sz="4" w:space="0"/>
              <w:right w:val="single" w:color="000000" w:sz="4" w:space="0"/>
            </w:tcBorders>
          </w:tcPr>
          <w:p w14:paraId="3348C31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在三维地图（参考仁化县实景底图）标注处置人员实时位置、移动路径及工单完成热力图</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87A555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1AA5A2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DB8BB4E">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9EF824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0420FD8">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57B874F">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AE8BB7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跨部门协同机制</w:t>
            </w:r>
          </w:p>
        </w:tc>
        <w:tc>
          <w:tcPr>
            <w:tcW w:w="513" w:type="pct"/>
            <w:tcBorders>
              <w:top w:val="single" w:color="000000" w:sz="4" w:space="0"/>
              <w:left w:val="single" w:color="000000" w:sz="4" w:space="0"/>
              <w:bottom w:val="single" w:color="000000" w:sz="4" w:space="0"/>
              <w:right w:val="single" w:color="000000" w:sz="4" w:space="0"/>
            </w:tcBorders>
            <w:vAlign w:val="center"/>
          </w:tcPr>
          <w:p w14:paraId="3454016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权责图谱联动</w:t>
            </w:r>
          </w:p>
        </w:tc>
        <w:tc>
          <w:tcPr>
            <w:tcW w:w="2326" w:type="pct"/>
            <w:tcBorders>
              <w:top w:val="single" w:color="000000" w:sz="4" w:space="0"/>
              <w:left w:val="single" w:color="000000" w:sz="4" w:space="0"/>
              <w:bottom w:val="single" w:color="000000" w:sz="4" w:space="0"/>
              <w:right w:val="single" w:color="000000" w:sz="4" w:space="0"/>
            </w:tcBorders>
          </w:tcPr>
          <w:p w14:paraId="6536074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自动识别复合问题责任权重（如 “学校拥堵”：交警 60%、教育局 30%、城管 10%），生成多部门协同工单</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179C6B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F74AFE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872599B">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5A7A3F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30F7FD9">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78BC7C13">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74D9AD41">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877C61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信息共享池</w:t>
            </w:r>
          </w:p>
        </w:tc>
        <w:tc>
          <w:tcPr>
            <w:tcW w:w="2326" w:type="pct"/>
            <w:tcBorders>
              <w:top w:val="single" w:color="000000" w:sz="4" w:space="0"/>
              <w:left w:val="single" w:color="000000" w:sz="4" w:space="0"/>
              <w:bottom w:val="single" w:color="000000" w:sz="4" w:space="0"/>
              <w:right w:val="single" w:color="000000" w:sz="4" w:space="0"/>
            </w:tcBorders>
          </w:tcPr>
          <w:p w14:paraId="34A1578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开放部门间工单备注共享（如城管上传占道整治照片→交警同步查看）</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7D3B7A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A1E0C1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42DFFFA">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B7666B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B95DA80">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78F8A26">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318E447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动态调度优化</w:t>
            </w:r>
          </w:p>
        </w:tc>
        <w:tc>
          <w:tcPr>
            <w:tcW w:w="513" w:type="pct"/>
            <w:tcBorders>
              <w:top w:val="single" w:color="000000" w:sz="4" w:space="0"/>
              <w:left w:val="single" w:color="000000" w:sz="4" w:space="0"/>
              <w:bottom w:val="single" w:color="000000" w:sz="4" w:space="0"/>
              <w:right w:val="single" w:color="000000" w:sz="4" w:space="0"/>
            </w:tcBorders>
            <w:vAlign w:val="center"/>
          </w:tcPr>
          <w:p w14:paraId="36CD6D9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资源智能调配</w:t>
            </w:r>
          </w:p>
        </w:tc>
        <w:tc>
          <w:tcPr>
            <w:tcW w:w="2326" w:type="pct"/>
            <w:tcBorders>
              <w:top w:val="single" w:color="000000" w:sz="4" w:space="0"/>
              <w:left w:val="single" w:color="000000" w:sz="4" w:space="0"/>
              <w:bottom w:val="single" w:color="000000" w:sz="4" w:space="0"/>
              <w:right w:val="single" w:color="000000" w:sz="4" w:space="0"/>
            </w:tcBorders>
          </w:tcPr>
          <w:p w14:paraId="28B0A59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突发大量工单时（如台风灾情），自动计算周边空闲人员并推送增援指令</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2000B2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803F1C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BE413FB">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131893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4BEE0B6">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BBB8A73">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1DE087E1">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39D08E6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预案库调用</w:t>
            </w:r>
          </w:p>
        </w:tc>
        <w:tc>
          <w:tcPr>
            <w:tcW w:w="2326" w:type="pct"/>
            <w:tcBorders>
              <w:top w:val="single" w:color="000000" w:sz="4" w:space="0"/>
              <w:left w:val="single" w:color="000000" w:sz="4" w:space="0"/>
              <w:bottom w:val="single" w:color="000000" w:sz="4" w:space="0"/>
              <w:right w:val="single" w:color="000000" w:sz="4" w:space="0"/>
            </w:tcBorders>
          </w:tcPr>
          <w:p w14:paraId="012FF44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关联关系洞察软件知识图谱，推送历史案例处置流程（如 2024 年暴雨停水预案）</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E94C45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98DFE4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B5B4838">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279218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48</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4E31ED3">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7ABC9CF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满意度回访与闭环模块</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5D25F67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智能回访引擎</w:t>
            </w:r>
          </w:p>
        </w:tc>
        <w:tc>
          <w:tcPr>
            <w:tcW w:w="513" w:type="pct"/>
            <w:tcBorders>
              <w:top w:val="single" w:color="000000" w:sz="4" w:space="0"/>
              <w:left w:val="single" w:color="000000" w:sz="4" w:space="0"/>
              <w:bottom w:val="single" w:color="000000" w:sz="4" w:space="0"/>
              <w:right w:val="single" w:color="000000" w:sz="4" w:space="0"/>
            </w:tcBorders>
            <w:vAlign w:val="center"/>
          </w:tcPr>
          <w:p w14:paraId="7664B69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AI 语音回访</w:t>
            </w:r>
          </w:p>
        </w:tc>
        <w:tc>
          <w:tcPr>
            <w:tcW w:w="2326" w:type="pct"/>
            <w:tcBorders>
              <w:top w:val="single" w:color="000000" w:sz="4" w:space="0"/>
              <w:left w:val="single" w:color="000000" w:sz="4" w:space="0"/>
              <w:bottom w:val="single" w:color="000000" w:sz="4" w:space="0"/>
              <w:right w:val="single" w:color="000000" w:sz="4" w:space="0"/>
            </w:tcBorders>
          </w:tcPr>
          <w:p w14:paraId="13A1A6F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工单结案后 30 分钟内自动外呼市民，通过语义分析识别满意度（关键词 “满意”→5 星；“未解决”→差评）</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FD99DB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F340CD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1286873">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360C9E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CC1068A">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8DB5B65">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7D25FA45">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D1CCE5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多通道覆盖</w:t>
            </w:r>
          </w:p>
        </w:tc>
        <w:tc>
          <w:tcPr>
            <w:tcW w:w="2326" w:type="pct"/>
            <w:tcBorders>
              <w:top w:val="single" w:color="000000" w:sz="4" w:space="0"/>
              <w:left w:val="single" w:color="000000" w:sz="4" w:space="0"/>
              <w:bottom w:val="single" w:color="000000" w:sz="4" w:space="0"/>
              <w:right w:val="single" w:color="000000" w:sz="4" w:space="0"/>
            </w:tcBorders>
          </w:tcPr>
          <w:p w14:paraId="1BF6DFC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支持短信链接评价（含图文上传）、政务 APP 弹窗问卷（嵌入政策解读）</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C6B04D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A6C83F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5602808">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D2C639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547A0EE">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3D91147">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149B706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差评闭环治理</w:t>
            </w:r>
          </w:p>
        </w:tc>
        <w:tc>
          <w:tcPr>
            <w:tcW w:w="513" w:type="pct"/>
            <w:tcBorders>
              <w:top w:val="single" w:color="000000" w:sz="4" w:space="0"/>
              <w:left w:val="single" w:color="000000" w:sz="4" w:space="0"/>
              <w:bottom w:val="single" w:color="000000" w:sz="4" w:space="0"/>
              <w:right w:val="single" w:color="000000" w:sz="4" w:space="0"/>
            </w:tcBorders>
            <w:vAlign w:val="center"/>
          </w:tcPr>
          <w:p w14:paraId="2F816F8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人工二次回访</w:t>
            </w:r>
          </w:p>
        </w:tc>
        <w:tc>
          <w:tcPr>
            <w:tcW w:w="2326" w:type="pct"/>
            <w:tcBorders>
              <w:top w:val="single" w:color="000000" w:sz="4" w:space="0"/>
              <w:left w:val="single" w:color="000000" w:sz="4" w:space="0"/>
              <w:bottom w:val="single" w:color="000000" w:sz="4" w:space="0"/>
              <w:right w:val="single" w:color="000000" w:sz="4" w:space="0"/>
            </w:tcBorders>
          </w:tcPr>
          <w:p w14:paraId="39D4272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对差评工单自动触发人工复核（如 “排水未解决”→市政专员现场回访 + 拍照取证）</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0EB3B9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15BFA7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A9BCA4E">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AEE997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F329DAF">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1084838">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468156F4">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3890ACF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整改追踪看板</w:t>
            </w:r>
          </w:p>
        </w:tc>
        <w:tc>
          <w:tcPr>
            <w:tcW w:w="2326" w:type="pct"/>
            <w:tcBorders>
              <w:top w:val="single" w:color="000000" w:sz="4" w:space="0"/>
              <w:left w:val="single" w:color="000000" w:sz="4" w:space="0"/>
              <w:bottom w:val="single" w:color="000000" w:sz="4" w:space="0"/>
              <w:right w:val="single" w:color="000000" w:sz="4" w:space="0"/>
            </w:tcBorders>
          </w:tcPr>
          <w:p w14:paraId="1998CF9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标记 “重复差评问题”（如某路段反复积水），联动数据治理软件生成根因报告</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A37A60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4B564E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B74C7A1">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7C34C7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A537851">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D68FE15">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5BA374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效能评估体系</w:t>
            </w:r>
          </w:p>
        </w:tc>
        <w:tc>
          <w:tcPr>
            <w:tcW w:w="513" w:type="pct"/>
            <w:tcBorders>
              <w:top w:val="single" w:color="000000" w:sz="4" w:space="0"/>
              <w:left w:val="single" w:color="000000" w:sz="4" w:space="0"/>
              <w:bottom w:val="single" w:color="000000" w:sz="4" w:space="0"/>
              <w:right w:val="single" w:color="000000" w:sz="4" w:space="0"/>
            </w:tcBorders>
            <w:vAlign w:val="center"/>
          </w:tcPr>
          <w:p w14:paraId="28858AA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多维指标分析</w:t>
            </w:r>
          </w:p>
        </w:tc>
        <w:tc>
          <w:tcPr>
            <w:tcW w:w="2326" w:type="pct"/>
            <w:tcBorders>
              <w:top w:val="single" w:color="000000" w:sz="4" w:space="0"/>
              <w:left w:val="single" w:color="000000" w:sz="4" w:space="0"/>
              <w:bottom w:val="single" w:color="000000" w:sz="4" w:space="0"/>
              <w:right w:val="single" w:color="000000" w:sz="4" w:space="0"/>
            </w:tcBorders>
          </w:tcPr>
          <w:p w14:paraId="5D02B24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统计部门响应时效（平均≤2 小时）、解决率（目标≥95%）、满意度（环比提升率）</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356EC1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1A1C18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CF6545E">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1C6795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5AEA1EB">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5D799A7">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483D6633">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nil"/>
              <w:right w:val="single" w:color="000000" w:sz="4" w:space="0"/>
            </w:tcBorders>
            <w:vAlign w:val="center"/>
          </w:tcPr>
          <w:p w14:paraId="23F8BB0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热力图定位</w:t>
            </w:r>
          </w:p>
        </w:tc>
        <w:tc>
          <w:tcPr>
            <w:tcW w:w="2326" w:type="pct"/>
            <w:tcBorders>
              <w:top w:val="single" w:color="000000" w:sz="4" w:space="0"/>
              <w:left w:val="single" w:color="000000" w:sz="4" w:space="0"/>
              <w:bottom w:val="nil"/>
              <w:right w:val="single" w:color="000000" w:sz="4" w:space="0"/>
            </w:tcBorders>
          </w:tcPr>
          <w:p w14:paraId="4D8F799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在 GIS 地图标注高频差评区域（如浈江区工业园扬尘投诉），驱动资源倾斜优化</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B4E395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5A19C8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E2924DA">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9E1CB2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54</w:t>
            </w:r>
          </w:p>
        </w:tc>
        <w:tc>
          <w:tcPr>
            <w:tcW w:w="385" w:type="pct"/>
            <w:vMerge w:val="restart"/>
            <w:tcBorders>
              <w:top w:val="single" w:color="000000" w:sz="4" w:space="0"/>
              <w:left w:val="single" w:color="000000" w:sz="4" w:space="0"/>
              <w:bottom w:val="single" w:color="000000" w:sz="4" w:space="0"/>
              <w:right w:val="single" w:color="000000" w:sz="4" w:space="0"/>
            </w:tcBorders>
            <w:vAlign w:val="center"/>
          </w:tcPr>
          <w:p w14:paraId="21C1E00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城市智能感知数据治理软件</w:t>
            </w: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0CE2BE9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数据探查</w:t>
            </w: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17825AD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标准数据元素基准</w:t>
            </w:r>
          </w:p>
        </w:tc>
        <w:tc>
          <w:tcPr>
            <w:tcW w:w="2326" w:type="pct"/>
            <w:tcBorders>
              <w:top w:val="single" w:color="000000" w:sz="4" w:space="0"/>
              <w:left w:val="single" w:color="000000" w:sz="4" w:space="0"/>
              <w:bottom w:val="single" w:color="000000" w:sz="4" w:space="0"/>
              <w:right w:val="single" w:color="000000" w:sz="4" w:space="0"/>
            </w:tcBorders>
          </w:tcPr>
          <w:p w14:paraId="3905413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以标准数据元素为基准，抽样识别元数据，自动生成探查规则</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2895E1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187824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2E35566">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65E67BA">
            <w:pPr>
              <w:widowControl/>
              <w:jc w:val="center"/>
              <w:rPr>
                <w:rFonts w:ascii="仿宋" w:hAnsi="仿宋" w:eastAsia="仿宋"/>
                <w:color w:val="000000" w:themeColor="text1"/>
                <w:sz w:val="24"/>
                <w:szCs w:val="24"/>
                <w14:textFill>
                  <w14:solidFill>
                    <w14:schemeClr w14:val="tx1"/>
                  </w14:solidFill>
                </w14:textFill>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4B359E3">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7FD8E71">
            <w:pPr>
              <w:widowControl/>
              <w:rPr>
                <w:rFonts w:ascii="仿宋" w:hAnsi="仿宋" w:eastAsia="仿宋"/>
                <w:color w:val="000000" w:themeColor="text1"/>
                <w:sz w:val="24"/>
                <w:szCs w:val="24"/>
                <w14:textFill>
                  <w14:solidFill>
                    <w14:schemeClr w14:val="tx1"/>
                  </w14:solidFill>
                </w14:textFill>
              </w:rPr>
            </w:pP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6A3F9B5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数据现状探查</w:t>
            </w:r>
          </w:p>
        </w:tc>
        <w:tc>
          <w:tcPr>
            <w:tcW w:w="2326" w:type="pct"/>
            <w:tcBorders>
              <w:top w:val="single" w:color="000000" w:sz="4" w:space="0"/>
              <w:left w:val="single" w:color="000000" w:sz="4" w:space="0"/>
              <w:bottom w:val="single" w:color="000000" w:sz="4" w:space="0"/>
              <w:right w:val="single" w:color="000000" w:sz="4" w:space="0"/>
            </w:tcBorders>
          </w:tcPr>
          <w:p w14:paraId="6E64607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探查表的数据量、存储大小、空置率、重复值、唯一值、有效值等现状</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618D86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7AB165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11450A6">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84CD16A">
            <w:pPr>
              <w:widowControl/>
              <w:jc w:val="center"/>
              <w:rPr>
                <w:rFonts w:ascii="仿宋" w:hAnsi="仿宋" w:eastAsia="仿宋"/>
                <w:color w:val="000000" w:themeColor="text1"/>
                <w:sz w:val="24"/>
                <w:szCs w:val="24"/>
                <w14:textFill>
                  <w14:solidFill>
                    <w14:schemeClr w14:val="tx1"/>
                  </w14:solidFill>
                </w14:textFill>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25A99E4">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0F7E7591">
            <w:pPr>
              <w:widowControl/>
              <w:rPr>
                <w:rFonts w:ascii="仿宋" w:hAnsi="仿宋" w:eastAsia="仿宋"/>
                <w:color w:val="000000" w:themeColor="text1"/>
                <w:sz w:val="24"/>
                <w:szCs w:val="24"/>
                <w14:textFill>
                  <w14:solidFill>
                    <w14:schemeClr w14:val="tx1"/>
                  </w14:solidFill>
                </w14:textFill>
              </w:rPr>
            </w:pP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00BF87E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可视化报告</w:t>
            </w:r>
          </w:p>
        </w:tc>
        <w:tc>
          <w:tcPr>
            <w:tcW w:w="2326" w:type="pct"/>
            <w:tcBorders>
              <w:top w:val="single" w:color="000000" w:sz="4" w:space="0"/>
              <w:left w:val="single" w:color="000000" w:sz="4" w:space="0"/>
              <w:bottom w:val="single" w:color="000000" w:sz="4" w:space="0"/>
              <w:right w:val="single" w:color="000000" w:sz="4" w:space="0"/>
            </w:tcBorders>
          </w:tcPr>
          <w:p w14:paraId="0B05960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提供可视化探查报告</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5186BB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AEFE64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AEC9721">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7CBF130">
            <w:pPr>
              <w:widowControl/>
              <w:jc w:val="center"/>
              <w:rPr>
                <w:rFonts w:ascii="仿宋" w:hAnsi="仿宋" w:eastAsia="仿宋"/>
                <w:color w:val="000000" w:themeColor="text1"/>
                <w:sz w:val="24"/>
                <w:szCs w:val="24"/>
                <w14:textFill>
                  <w14:solidFill>
                    <w14:schemeClr w14:val="tx1"/>
                  </w14:solidFill>
                </w14:textFill>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D405213">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0DBC7D7">
            <w:pPr>
              <w:widowControl/>
              <w:rPr>
                <w:rFonts w:ascii="仿宋" w:hAnsi="仿宋" w:eastAsia="仿宋"/>
                <w:color w:val="000000" w:themeColor="text1"/>
                <w:sz w:val="24"/>
                <w:szCs w:val="24"/>
                <w14:textFill>
                  <w14:solidFill>
                    <w14:schemeClr w14:val="tx1"/>
                  </w14:solidFill>
                </w14:textFill>
              </w:rPr>
            </w:pP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254393C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质量核检规则生成</w:t>
            </w:r>
          </w:p>
        </w:tc>
        <w:tc>
          <w:tcPr>
            <w:tcW w:w="2326" w:type="pct"/>
            <w:tcBorders>
              <w:top w:val="single" w:color="000000" w:sz="4" w:space="0"/>
              <w:left w:val="single" w:color="000000" w:sz="4" w:space="0"/>
              <w:bottom w:val="single" w:color="000000" w:sz="4" w:space="0"/>
              <w:right w:val="single" w:color="000000" w:sz="4" w:space="0"/>
            </w:tcBorders>
          </w:tcPr>
          <w:p w14:paraId="2D90F44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根据探查结果自动生成质量核检规则</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835ADE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A85718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EE161FC">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5EEA730">
            <w:pPr>
              <w:widowControl/>
              <w:jc w:val="center"/>
              <w:rPr>
                <w:rFonts w:ascii="仿宋" w:hAnsi="仿宋" w:eastAsia="仿宋"/>
                <w:color w:val="000000" w:themeColor="text1"/>
                <w:sz w:val="24"/>
                <w:szCs w:val="24"/>
                <w14:textFill>
                  <w14:solidFill>
                    <w14:schemeClr w14:val="tx1"/>
                  </w14:solidFill>
                </w14:textFill>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EE6A785">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1F6030E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数据标准化</w:t>
            </w: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21C85EF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统一数据字典构建</w:t>
            </w:r>
          </w:p>
        </w:tc>
        <w:tc>
          <w:tcPr>
            <w:tcW w:w="2326" w:type="pct"/>
            <w:tcBorders>
              <w:top w:val="single" w:color="000000" w:sz="4" w:space="0"/>
              <w:left w:val="single" w:color="000000" w:sz="4" w:space="0"/>
              <w:bottom w:val="single" w:color="000000" w:sz="4" w:space="0"/>
              <w:right w:val="single" w:color="000000" w:sz="4" w:space="0"/>
            </w:tcBorders>
          </w:tcPr>
          <w:p w14:paraId="7642764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构建统一的数据字典</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CD6CDF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F9F5E2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DFD5CDD">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4ABB425">
            <w:pPr>
              <w:widowControl/>
              <w:jc w:val="center"/>
              <w:rPr>
                <w:rFonts w:ascii="仿宋" w:hAnsi="仿宋" w:eastAsia="仿宋"/>
                <w:color w:val="000000" w:themeColor="text1"/>
                <w:sz w:val="24"/>
                <w:szCs w:val="24"/>
                <w14:textFill>
                  <w14:solidFill>
                    <w14:schemeClr w14:val="tx1"/>
                  </w14:solidFill>
                </w14:textFill>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B3D0F92">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4CC7190">
            <w:pPr>
              <w:widowControl/>
              <w:rPr>
                <w:rFonts w:ascii="仿宋" w:hAnsi="仿宋" w:eastAsia="仿宋"/>
                <w:color w:val="000000" w:themeColor="text1"/>
                <w:sz w:val="24"/>
                <w:szCs w:val="24"/>
                <w14:textFill>
                  <w14:solidFill>
                    <w14:schemeClr w14:val="tx1"/>
                  </w14:solidFill>
                </w14:textFill>
              </w:rPr>
            </w:pP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17344BC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数据映射</w:t>
            </w:r>
          </w:p>
        </w:tc>
        <w:tc>
          <w:tcPr>
            <w:tcW w:w="2326" w:type="pct"/>
            <w:tcBorders>
              <w:top w:val="single" w:color="000000" w:sz="4" w:space="0"/>
              <w:left w:val="single" w:color="000000" w:sz="4" w:space="0"/>
              <w:bottom w:val="single" w:color="000000" w:sz="4" w:space="0"/>
              <w:right w:val="single" w:color="000000" w:sz="4" w:space="0"/>
            </w:tcBorders>
          </w:tcPr>
          <w:p w14:paraId="299E373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将政务、交通、民生等领域的数据映射至标准化字段，实现跨部门数据融合</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07EA74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5828F6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DE295DA">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FEBAC31">
            <w:pPr>
              <w:widowControl/>
              <w:jc w:val="center"/>
              <w:rPr>
                <w:rFonts w:ascii="仿宋" w:hAnsi="仿宋" w:eastAsia="仿宋"/>
                <w:color w:val="000000" w:themeColor="text1"/>
                <w:sz w:val="24"/>
                <w:szCs w:val="24"/>
                <w14:textFill>
                  <w14:solidFill>
                    <w14:schemeClr w14:val="tx1"/>
                  </w14:solidFill>
                </w14:textFill>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2A9F4F6">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4B063F5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质量检核规则</w:t>
            </w: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60A511F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业务数据检核规则配置</w:t>
            </w:r>
          </w:p>
        </w:tc>
        <w:tc>
          <w:tcPr>
            <w:tcW w:w="2326" w:type="pct"/>
            <w:tcBorders>
              <w:top w:val="single" w:color="000000" w:sz="4" w:space="0"/>
              <w:left w:val="single" w:color="000000" w:sz="4" w:space="0"/>
              <w:bottom w:val="single" w:color="000000" w:sz="4" w:space="0"/>
              <w:right w:val="single" w:color="000000" w:sz="4" w:space="0"/>
            </w:tcBorders>
          </w:tcPr>
          <w:p w14:paraId="6972BD5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支持配置不同业务数据的检核规则</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8964ED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D869EA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616085D">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64EF17C">
            <w:pPr>
              <w:widowControl/>
              <w:jc w:val="center"/>
              <w:rPr>
                <w:rFonts w:ascii="仿宋" w:hAnsi="仿宋" w:eastAsia="仿宋"/>
                <w:color w:val="000000" w:themeColor="text1"/>
                <w:sz w:val="24"/>
                <w:szCs w:val="24"/>
                <w14:textFill>
                  <w14:solidFill>
                    <w14:schemeClr w14:val="tx1"/>
                  </w14:solidFill>
                </w14:textFill>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EE3C54E">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7FC3CC46">
            <w:pPr>
              <w:widowControl/>
              <w:rPr>
                <w:rFonts w:ascii="仿宋" w:hAnsi="仿宋" w:eastAsia="仿宋"/>
                <w:color w:val="000000" w:themeColor="text1"/>
                <w:sz w:val="24"/>
                <w:szCs w:val="24"/>
                <w14:textFill>
                  <w14:solidFill>
                    <w14:schemeClr w14:val="tx1"/>
                  </w14:solidFill>
                </w14:textFill>
              </w:rPr>
            </w:pP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412A254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多维度校验</w:t>
            </w:r>
          </w:p>
        </w:tc>
        <w:tc>
          <w:tcPr>
            <w:tcW w:w="2326" w:type="pct"/>
            <w:tcBorders>
              <w:top w:val="single" w:color="000000" w:sz="4" w:space="0"/>
              <w:left w:val="single" w:color="000000" w:sz="4" w:space="0"/>
              <w:bottom w:val="single" w:color="000000" w:sz="4" w:space="0"/>
              <w:right w:val="single" w:color="000000" w:sz="4" w:space="0"/>
            </w:tcBorders>
          </w:tcPr>
          <w:p w14:paraId="5F11962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以检核规则为引导，完成数据最值校验、码值校验、最值校验、格式校验、关系校验、逻辑校验等多维度校验</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80EEEE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7FBAE5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46C01F5">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54444A4">
            <w:pPr>
              <w:widowControl/>
              <w:jc w:val="center"/>
              <w:rPr>
                <w:rFonts w:ascii="仿宋" w:hAnsi="仿宋" w:eastAsia="仿宋"/>
                <w:color w:val="000000" w:themeColor="text1"/>
                <w:sz w:val="24"/>
                <w:szCs w:val="24"/>
                <w14:textFill>
                  <w14:solidFill>
                    <w14:schemeClr w14:val="tx1"/>
                  </w14:solidFill>
                </w14:textFill>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F4BCC1D">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125E03E">
            <w:pPr>
              <w:widowControl/>
              <w:rPr>
                <w:rFonts w:ascii="仿宋" w:hAnsi="仿宋" w:eastAsia="仿宋"/>
                <w:color w:val="000000" w:themeColor="text1"/>
                <w:sz w:val="24"/>
                <w:szCs w:val="24"/>
                <w14:textFill>
                  <w14:solidFill>
                    <w14:schemeClr w14:val="tx1"/>
                  </w14:solidFill>
                </w14:textFill>
              </w:rPr>
            </w:pP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6C21369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单表及跨表校验</w:t>
            </w:r>
          </w:p>
        </w:tc>
        <w:tc>
          <w:tcPr>
            <w:tcW w:w="2326" w:type="pct"/>
            <w:tcBorders>
              <w:top w:val="single" w:color="000000" w:sz="4" w:space="0"/>
              <w:left w:val="single" w:color="000000" w:sz="4" w:space="0"/>
              <w:bottom w:val="single" w:color="000000" w:sz="4" w:space="0"/>
              <w:right w:val="single" w:color="000000" w:sz="4" w:space="0"/>
            </w:tcBorders>
          </w:tcPr>
          <w:p w14:paraId="5E1B017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支持单表及跨表的校验</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8A3078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C110AD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2288AF2">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14C43FC">
            <w:pPr>
              <w:widowControl/>
              <w:jc w:val="center"/>
              <w:rPr>
                <w:rFonts w:ascii="仿宋" w:hAnsi="仿宋" w:eastAsia="仿宋"/>
                <w:color w:val="000000" w:themeColor="text1"/>
                <w:sz w:val="24"/>
                <w:szCs w:val="24"/>
                <w14:textFill>
                  <w14:solidFill>
                    <w14:schemeClr w14:val="tx1"/>
                  </w14:solidFill>
                </w14:textFill>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3EC84B4">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0132F76D">
            <w:pPr>
              <w:widowControl/>
              <w:rPr>
                <w:rFonts w:ascii="仿宋" w:hAnsi="仿宋" w:eastAsia="仿宋"/>
                <w:color w:val="000000" w:themeColor="text1"/>
                <w:sz w:val="24"/>
                <w:szCs w:val="24"/>
                <w14:textFill>
                  <w14:solidFill>
                    <w14:schemeClr w14:val="tx1"/>
                  </w14:solidFill>
                </w14:textFill>
              </w:rPr>
            </w:pP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2EDDFF1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函数及正则表达式检验规则</w:t>
            </w:r>
          </w:p>
        </w:tc>
        <w:tc>
          <w:tcPr>
            <w:tcW w:w="2326" w:type="pct"/>
            <w:tcBorders>
              <w:top w:val="single" w:color="000000" w:sz="4" w:space="0"/>
              <w:left w:val="single" w:color="000000" w:sz="4" w:space="0"/>
              <w:bottom w:val="single" w:color="000000" w:sz="4" w:space="0"/>
              <w:right w:val="single" w:color="000000" w:sz="4" w:space="0"/>
            </w:tcBorders>
          </w:tcPr>
          <w:p w14:paraId="79BD19E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支持函数以及正则表达式的检验规则</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5287B5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ADD106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398CC95">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FCC516D">
            <w:pPr>
              <w:widowControl/>
              <w:jc w:val="center"/>
              <w:rPr>
                <w:rFonts w:ascii="仿宋" w:hAnsi="仿宋" w:eastAsia="仿宋"/>
                <w:color w:val="000000" w:themeColor="text1"/>
                <w:sz w:val="24"/>
                <w:szCs w:val="24"/>
                <w14:textFill>
                  <w14:solidFill>
                    <w14:schemeClr w14:val="tx1"/>
                  </w14:solidFill>
                </w14:textFill>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C60FAE7">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7377294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质量检核任务</w:t>
            </w: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22BE58A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任务调度管理和监控</w:t>
            </w:r>
          </w:p>
        </w:tc>
        <w:tc>
          <w:tcPr>
            <w:tcW w:w="2326" w:type="pct"/>
            <w:tcBorders>
              <w:top w:val="single" w:color="000000" w:sz="4" w:space="0"/>
              <w:left w:val="single" w:color="000000" w:sz="4" w:space="0"/>
              <w:bottom w:val="single" w:color="000000" w:sz="4" w:space="0"/>
              <w:right w:val="single" w:color="000000" w:sz="4" w:space="0"/>
            </w:tcBorders>
          </w:tcPr>
          <w:p w14:paraId="4A43081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管理和监控质量检核任务的调度情况</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89FF4A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E4514D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918B7EC">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0E32EEB">
            <w:pPr>
              <w:widowControl/>
              <w:jc w:val="center"/>
              <w:rPr>
                <w:rFonts w:ascii="仿宋" w:hAnsi="仿宋" w:eastAsia="仿宋"/>
                <w:color w:val="000000" w:themeColor="text1"/>
                <w:sz w:val="24"/>
                <w:szCs w:val="24"/>
                <w14:textFill>
                  <w14:solidFill>
                    <w14:schemeClr w14:val="tx1"/>
                  </w14:solidFill>
                </w14:textFill>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D927121">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31B59B7">
            <w:pPr>
              <w:widowControl/>
              <w:rPr>
                <w:rFonts w:ascii="仿宋" w:hAnsi="仿宋" w:eastAsia="仿宋"/>
                <w:color w:val="000000" w:themeColor="text1"/>
                <w:sz w:val="24"/>
                <w:szCs w:val="24"/>
                <w14:textFill>
                  <w14:solidFill>
                    <w14:schemeClr w14:val="tx1"/>
                  </w14:solidFill>
                </w14:textFill>
              </w:rPr>
            </w:pP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1FEAEE7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数据质量检核</w:t>
            </w:r>
          </w:p>
        </w:tc>
        <w:tc>
          <w:tcPr>
            <w:tcW w:w="2326" w:type="pct"/>
            <w:tcBorders>
              <w:top w:val="single" w:color="000000" w:sz="4" w:space="0"/>
              <w:left w:val="single" w:color="000000" w:sz="4" w:space="0"/>
              <w:bottom w:val="single" w:color="000000" w:sz="4" w:space="0"/>
              <w:right w:val="single" w:color="000000" w:sz="4" w:space="0"/>
            </w:tcBorders>
          </w:tcPr>
          <w:p w14:paraId="505B210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根据已配置的质量规则对数据进行质量检核</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5E0D42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604BBD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B6BC69D">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8F2A3FF">
            <w:pPr>
              <w:widowControl/>
              <w:jc w:val="center"/>
              <w:rPr>
                <w:rFonts w:ascii="仿宋" w:hAnsi="仿宋" w:eastAsia="仿宋"/>
                <w:color w:val="000000" w:themeColor="text1"/>
                <w:sz w:val="24"/>
                <w:szCs w:val="24"/>
                <w14:textFill>
                  <w14:solidFill>
                    <w14:schemeClr w14:val="tx1"/>
                  </w14:solidFill>
                </w14:textFill>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F4425D8">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7957281A">
            <w:pPr>
              <w:widowControl/>
              <w:rPr>
                <w:rFonts w:ascii="仿宋" w:hAnsi="仿宋" w:eastAsia="仿宋"/>
                <w:color w:val="000000" w:themeColor="text1"/>
                <w:sz w:val="24"/>
                <w:szCs w:val="24"/>
                <w14:textFill>
                  <w14:solidFill>
                    <w14:schemeClr w14:val="tx1"/>
                  </w14:solidFill>
                </w14:textFill>
              </w:rPr>
            </w:pP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4DF4D0C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任务管理功能</w:t>
            </w:r>
          </w:p>
        </w:tc>
        <w:tc>
          <w:tcPr>
            <w:tcW w:w="2326" w:type="pct"/>
            <w:tcBorders>
              <w:top w:val="single" w:color="000000" w:sz="4" w:space="0"/>
              <w:left w:val="single" w:color="000000" w:sz="4" w:space="0"/>
              <w:bottom w:val="single" w:color="000000" w:sz="4" w:space="0"/>
              <w:right w:val="single" w:color="000000" w:sz="4" w:space="0"/>
            </w:tcBorders>
          </w:tcPr>
          <w:p w14:paraId="5D63D30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提供任务的调度配置、重置任务、取消任务及查看任务日志等管理功能</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3C6695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DDF7EF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DEEB236">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BD3650B">
            <w:pPr>
              <w:widowControl/>
              <w:jc w:val="center"/>
              <w:rPr>
                <w:rFonts w:ascii="仿宋" w:hAnsi="仿宋" w:eastAsia="仿宋"/>
                <w:color w:val="000000" w:themeColor="text1"/>
                <w:sz w:val="24"/>
                <w:szCs w:val="24"/>
                <w14:textFill>
                  <w14:solidFill>
                    <w14:schemeClr w14:val="tx1"/>
                  </w14:solidFill>
                </w14:textFill>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F12EA42">
            <w:pPr>
              <w:widowControl/>
              <w:rPr>
                <w:rFonts w:ascii="仿宋" w:hAnsi="仿宋" w:eastAsia="仿宋"/>
                <w:color w:val="000000" w:themeColor="text1"/>
                <w:sz w:val="24"/>
                <w:szCs w:val="24"/>
                <w14:textFill>
                  <w14:solidFill>
                    <w14:schemeClr w14:val="tx1"/>
                  </w14:solidFill>
                </w14:textFill>
              </w:rPr>
            </w:pPr>
          </w:p>
        </w:tc>
        <w:tc>
          <w:tcPr>
            <w:tcW w:w="356" w:type="pct"/>
            <w:tcBorders>
              <w:top w:val="single" w:color="000000" w:sz="4" w:space="0"/>
              <w:left w:val="single" w:color="000000" w:sz="4" w:space="0"/>
              <w:bottom w:val="single" w:color="000000" w:sz="4" w:space="0"/>
              <w:right w:val="single" w:color="000000" w:sz="4" w:space="0"/>
            </w:tcBorders>
            <w:vAlign w:val="center"/>
          </w:tcPr>
          <w:p w14:paraId="6B5C980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质检核检记录</w:t>
            </w: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18FA697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校验结果查看</w:t>
            </w:r>
          </w:p>
        </w:tc>
        <w:tc>
          <w:tcPr>
            <w:tcW w:w="2326" w:type="pct"/>
            <w:tcBorders>
              <w:top w:val="single" w:color="000000" w:sz="4" w:space="0"/>
              <w:left w:val="single" w:color="000000" w:sz="4" w:space="0"/>
              <w:bottom w:val="single" w:color="000000" w:sz="4" w:space="0"/>
              <w:right w:val="single" w:color="000000" w:sz="4" w:space="0"/>
            </w:tcBorders>
          </w:tcPr>
          <w:p w14:paraId="59E3DC5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查看每周期产生的校验结果，包括规则数、异常数、规则详情等</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1757A1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9894BC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884AE98">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89EA95F">
            <w:pPr>
              <w:widowControl/>
              <w:jc w:val="center"/>
              <w:rPr>
                <w:rFonts w:ascii="仿宋" w:hAnsi="仿宋" w:eastAsia="仿宋"/>
                <w:color w:val="000000" w:themeColor="text1"/>
                <w:sz w:val="24"/>
                <w:szCs w:val="24"/>
                <w14:textFill>
                  <w14:solidFill>
                    <w14:schemeClr w14:val="tx1"/>
                  </w14:solidFill>
                </w14:textFill>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3350A4E">
            <w:pPr>
              <w:widowControl/>
              <w:rPr>
                <w:rFonts w:ascii="仿宋" w:hAnsi="仿宋" w:eastAsia="仿宋"/>
                <w:color w:val="000000" w:themeColor="text1"/>
                <w:sz w:val="24"/>
                <w:szCs w:val="24"/>
                <w14:textFill>
                  <w14:solidFill>
                    <w14:schemeClr w14:val="tx1"/>
                  </w14:solidFill>
                </w14:textFill>
              </w:rPr>
            </w:pPr>
          </w:p>
        </w:tc>
        <w:tc>
          <w:tcPr>
            <w:tcW w:w="356" w:type="pct"/>
            <w:tcBorders>
              <w:top w:val="single" w:color="000000" w:sz="4" w:space="0"/>
              <w:left w:val="single" w:color="000000" w:sz="4" w:space="0"/>
              <w:bottom w:val="single" w:color="000000" w:sz="4" w:space="0"/>
              <w:right w:val="single" w:color="000000" w:sz="4" w:space="0"/>
            </w:tcBorders>
            <w:vAlign w:val="center"/>
          </w:tcPr>
          <w:p w14:paraId="50EFC56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综合质量报告</w:t>
            </w: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7FF6AE3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数据质量任务运行及整体质量状况展示</w:t>
            </w:r>
          </w:p>
        </w:tc>
        <w:tc>
          <w:tcPr>
            <w:tcW w:w="2326" w:type="pct"/>
            <w:tcBorders>
              <w:top w:val="single" w:color="000000" w:sz="4" w:space="0"/>
              <w:left w:val="single" w:color="000000" w:sz="4" w:space="0"/>
              <w:bottom w:val="single" w:color="000000" w:sz="4" w:space="0"/>
              <w:right w:val="single" w:color="000000" w:sz="4" w:space="0"/>
            </w:tcBorders>
          </w:tcPr>
          <w:p w14:paraId="4BECEBA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展示数据质量的任务的运行情况及整体质量状况，包括检核数据量、质量检核、问题数数据量、健康指数、质量趋势分析、异常项分布等指标</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DA2417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A80025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75E232F">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70FBCE2">
            <w:pPr>
              <w:widowControl/>
              <w:jc w:val="center"/>
              <w:rPr>
                <w:rFonts w:ascii="仿宋" w:hAnsi="仿宋" w:eastAsia="仿宋"/>
                <w:color w:val="000000" w:themeColor="text1"/>
                <w:sz w:val="24"/>
                <w:szCs w:val="24"/>
                <w14:textFill>
                  <w14:solidFill>
                    <w14:schemeClr w14:val="tx1"/>
                  </w14:solidFill>
                </w14:textFill>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CD66A4D">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0350EC0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问题数据查询</w:t>
            </w: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150B30F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问题数据查看与分析</w:t>
            </w:r>
          </w:p>
        </w:tc>
        <w:tc>
          <w:tcPr>
            <w:tcW w:w="2326" w:type="pct"/>
            <w:tcBorders>
              <w:top w:val="single" w:color="000000" w:sz="4" w:space="0"/>
              <w:left w:val="single" w:color="000000" w:sz="4" w:space="0"/>
              <w:bottom w:val="single" w:color="000000" w:sz="4" w:space="0"/>
              <w:right w:val="single" w:color="000000" w:sz="4" w:space="0"/>
            </w:tcBorders>
          </w:tcPr>
          <w:p w14:paraId="10F0CDE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查看通过质量任务产生的问题数据、查看分析问题原因便于及时采取整改措施</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5D91BA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C57E83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59328FE">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ACECAB3">
            <w:pPr>
              <w:widowControl/>
              <w:jc w:val="center"/>
              <w:rPr>
                <w:rFonts w:ascii="仿宋" w:hAnsi="仿宋" w:eastAsia="仿宋"/>
                <w:color w:val="000000" w:themeColor="text1"/>
                <w:sz w:val="24"/>
                <w:szCs w:val="24"/>
                <w14:textFill>
                  <w14:solidFill>
                    <w14:schemeClr w14:val="tx1"/>
                  </w14:solidFill>
                </w14:textFill>
              </w:rPr>
            </w:pP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A58D484">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ED0536E">
            <w:pPr>
              <w:widowControl/>
              <w:rPr>
                <w:rFonts w:ascii="仿宋" w:hAnsi="仿宋" w:eastAsia="仿宋"/>
                <w:color w:val="000000" w:themeColor="text1"/>
                <w:sz w:val="24"/>
                <w:szCs w:val="24"/>
                <w14:textFill>
                  <w14:solidFill>
                    <w14:schemeClr w14:val="tx1"/>
                  </w14:solidFill>
                </w14:textFill>
              </w:rPr>
            </w:pPr>
          </w:p>
        </w:tc>
        <w:tc>
          <w:tcPr>
            <w:tcW w:w="919" w:type="pct"/>
            <w:gridSpan w:val="2"/>
            <w:tcBorders>
              <w:top w:val="single" w:color="000000" w:sz="4" w:space="0"/>
              <w:left w:val="single" w:color="000000" w:sz="4" w:space="0"/>
              <w:bottom w:val="single" w:color="000000" w:sz="4" w:space="0"/>
              <w:right w:val="single" w:color="000000" w:sz="4" w:space="0"/>
            </w:tcBorders>
            <w:vAlign w:val="center"/>
          </w:tcPr>
          <w:p w14:paraId="2DD3FDF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问题数据整改监控</w:t>
            </w:r>
          </w:p>
        </w:tc>
        <w:tc>
          <w:tcPr>
            <w:tcW w:w="2326" w:type="pct"/>
            <w:tcBorders>
              <w:top w:val="single" w:color="000000" w:sz="4" w:space="0"/>
              <w:left w:val="single" w:color="000000" w:sz="4" w:space="0"/>
              <w:bottom w:val="single" w:color="000000" w:sz="4" w:space="0"/>
              <w:right w:val="single" w:color="000000" w:sz="4" w:space="0"/>
            </w:tcBorders>
          </w:tcPr>
          <w:p w14:paraId="609BDC2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监控问题数据整改进度及整改信息</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0CB363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1914A6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FD4F1DB">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A89D6A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69</w:t>
            </w:r>
          </w:p>
        </w:tc>
        <w:tc>
          <w:tcPr>
            <w:tcW w:w="385" w:type="pct"/>
            <w:vMerge w:val="restart"/>
            <w:tcBorders>
              <w:top w:val="single" w:color="000000" w:sz="4" w:space="0"/>
              <w:left w:val="single" w:color="000000" w:sz="4" w:space="0"/>
              <w:bottom w:val="single" w:color="000000" w:sz="4" w:space="0"/>
              <w:right w:val="single" w:color="000000" w:sz="4" w:space="0"/>
            </w:tcBorders>
            <w:vAlign w:val="center"/>
          </w:tcPr>
          <w:p w14:paraId="18D01E8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城市智能感知运营软件</w:t>
            </w: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07E5A33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主题聚类分析引擎</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63FD2DA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多源数据融合分析</w:t>
            </w:r>
          </w:p>
        </w:tc>
        <w:tc>
          <w:tcPr>
            <w:tcW w:w="513" w:type="pct"/>
            <w:tcBorders>
              <w:top w:val="single" w:color="000000" w:sz="4" w:space="0"/>
              <w:left w:val="single" w:color="000000" w:sz="4" w:space="0"/>
              <w:bottom w:val="single" w:color="000000" w:sz="4" w:space="0"/>
              <w:right w:val="single" w:color="000000" w:sz="4" w:space="0"/>
            </w:tcBorders>
            <w:vAlign w:val="center"/>
          </w:tcPr>
          <w:p w14:paraId="5C938FD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全渠道覆盖</w:t>
            </w:r>
          </w:p>
        </w:tc>
        <w:tc>
          <w:tcPr>
            <w:tcW w:w="2326" w:type="pct"/>
            <w:tcBorders>
              <w:top w:val="single" w:color="000000" w:sz="4" w:space="0"/>
              <w:left w:val="single" w:color="000000" w:sz="4" w:space="0"/>
              <w:bottom w:val="single" w:color="000000" w:sz="4" w:space="0"/>
              <w:right w:val="single" w:color="000000" w:sz="4" w:space="0"/>
            </w:tcBorders>
          </w:tcPr>
          <w:p w14:paraId="27FBEA8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实时接入 12345 热线、社交媒体（微博 / 抖音）、论坛（韶关贴吧）等文本数据，日均处理百万级诉求</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2539E3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5DA4C5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7F04E7B">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7AC26B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968570A">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970C2C9">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03CA3E66">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617F80D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语义深度解析</w:t>
            </w:r>
          </w:p>
        </w:tc>
        <w:tc>
          <w:tcPr>
            <w:tcW w:w="2326" w:type="pct"/>
            <w:tcBorders>
              <w:top w:val="single" w:color="000000" w:sz="4" w:space="0"/>
              <w:left w:val="single" w:color="000000" w:sz="4" w:space="0"/>
              <w:bottom w:val="single" w:color="000000" w:sz="4" w:space="0"/>
              <w:right w:val="single" w:color="000000" w:sz="4" w:space="0"/>
            </w:tcBorders>
          </w:tcPr>
          <w:p w14:paraId="045D151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采用 BERTopic 模型（融合 Sentence-BERT 嵌入与 HDBSCAN 聚类），识别隐含语义主题（如 “学区房紧缺” 归因于学位缺口＞1200 个）</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4C053B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2B870E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910D54F">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D14D98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4CFD762">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83355D7">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180B04F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时空热点定位</w:t>
            </w:r>
          </w:p>
        </w:tc>
        <w:tc>
          <w:tcPr>
            <w:tcW w:w="513" w:type="pct"/>
            <w:tcBorders>
              <w:top w:val="single" w:color="000000" w:sz="4" w:space="0"/>
              <w:left w:val="single" w:color="000000" w:sz="4" w:space="0"/>
              <w:bottom w:val="single" w:color="000000" w:sz="4" w:space="0"/>
              <w:right w:val="single" w:color="000000" w:sz="4" w:space="0"/>
            </w:tcBorders>
            <w:vAlign w:val="center"/>
          </w:tcPr>
          <w:p w14:paraId="466F74A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GIS 热力图叠加</w:t>
            </w:r>
          </w:p>
        </w:tc>
        <w:tc>
          <w:tcPr>
            <w:tcW w:w="2326" w:type="pct"/>
            <w:tcBorders>
              <w:top w:val="single" w:color="000000" w:sz="4" w:space="0"/>
              <w:left w:val="single" w:color="000000" w:sz="4" w:space="0"/>
              <w:bottom w:val="single" w:color="000000" w:sz="4" w:space="0"/>
              <w:right w:val="single" w:color="000000" w:sz="4" w:space="0"/>
            </w:tcBorders>
          </w:tcPr>
          <w:p w14:paraId="130D008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在三维地图（参考仁化县实景底图）标注诉求密度分布（如浈江区医疗投诉集中度↑35%）</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E09E13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E258C8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610AC65">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DFD5BD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E85CFE8">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7CB3FE2D">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7BB0E6B0">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0D3CDB8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趋势预测</w:t>
            </w:r>
          </w:p>
        </w:tc>
        <w:tc>
          <w:tcPr>
            <w:tcW w:w="2326" w:type="pct"/>
            <w:tcBorders>
              <w:top w:val="single" w:color="000000" w:sz="4" w:space="0"/>
              <w:left w:val="single" w:color="000000" w:sz="4" w:space="0"/>
              <w:bottom w:val="single" w:color="000000" w:sz="4" w:space="0"/>
              <w:right w:val="single" w:color="000000" w:sz="4" w:space="0"/>
            </w:tcBorders>
          </w:tcPr>
          <w:p w14:paraId="5838DB9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基于 LSTM 时序模型预测未来 3 个月热点演变（如雨季来临前预判 “道路积水” 投诉量↑50%）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4E6497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566299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261C948">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B4C21C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078346D">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4FFAF8B">
            <w:pPr>
              <w:widowControl/>
              <w:rPr>
                <w:rFonts w:ascii="仿宋" w:hAnsi="仿宋" w:eastAsia="仿宋"/>
                <w:color w:val="000000" w:themeColor="text1"/>
                <w:sz w:val="24"/>
                <w:szCs w:val="24"/>
                <w14:textFill>
                  <w14:solidFill>
                    <w14:schemeClr w14:val="tx1"/>
                  </w14:solidFill>
                </w14:textFill>
              </w:rPr>
            </w:pPr>
          </w:p>
        </w:tc>
        <w:tc>
          <w:tcPr>
            <w:tcW w:w="405" w:type="pct"/>
            <w:tcBorders>
              <w:top w:val="single" w:color="000000" w:sz="4" w:space="0"/>
              <w:left w:val="single" w:color="000000" w:sz="4" w:space="0"/>
              <w:bottom w:val="single" w:color="000000" w:sz="4" w:space="0"/>
              <w:right w:val="single" w:color="000000" w:sz="4" w:space="0"/>
            </w:tcBorders>
            <w:vAlign w:val="center"/>
          </w:tcPr>
          <w:p w14:paraId="4F85F1A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根因关联挖掘</w:t>
            </w:r>
          </w:p>
        </w:tc>
        <w:tc>
          <w:tcPr>
            <w:tcW w:w="513" w:type="pct"/>
            <w:tcBorders>
              <w:top w:val="single" w:color="000000" w:sz="4" w:space="0"/>
              <w:left w:val="single" w:color="000000" w:sz="4" w:space="0"/>
              <w:bottom w:val="single" w:color="000000" w:sz="4" w:space="0"/>
              <w:right w:val="single" w:color="000000" w:sz="4" w:space="0"/>
            </w:tcBorders>
            <w:vAlign w:val="center"/>
          </w:tcPr>
          <w:p w14:paraId="1A781D2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知识图谱联动</w:t>
            </w:r>
          </w:p>
        </w:tc>
        <w:tc>
          <w:tcPr>
            <w:tcW w:w="2326" w:type="pct"/>
            <w:tcBorders>
              <w:top w:val="single" w:color="000000" w:sz="4" w:space="0"/>
              <w:left w:val="single" w:color="000000" w:sz="4" w:space="0"/>
              <w:bottom w:val="single" w:color="000000" w:sz="4" w:space="0"/>
              <w:right w:val="single" w:color="000000" w:sz="4" w:space="0"/>
            </w:tcBorders>
          </w:tcPr>
          <w:p w14:paraId="593709C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关联关系洞察软件，追溯复合问题因果链（如 “学校拥堵”= 施工占道 60%+ 家长接送 30%+ 公交短缺 10%）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34F4F5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0F8771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E69357A">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FF6844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1707179">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03C8AF4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用户画像系统</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A06FB9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多维度标签体系</w:t>
            </w:r>
          </w:p>
        </w:tc>
        <w:tc>
          <w:tcPr>
            <w:tcW w:w="513" w:type="pct"/>
            <w:tcBorders>
              <w:top w:val="single" w:color="000000" w:sz="4" w:space="0"/>
              <w:left w:val="single" w:color="000000" w:sz="4" w:space="0"/>
              <w:bottom w:val="single" w:color="000000" w:sz="4" w:space="0"/>
              <w:right w:val="single" w:color="000000" w:sz="4" w:space="0"/>
            </w:tcBorders>
            <w:vAlign w:val="center"/>
          </w:tcPr>
          <w:p w14:paraId="7FBF265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基础标签</w:t>
            </w:r>
          </w:p>
        </w:tc>
        <w:tc>
          <w:tcPr>
            <w:tcW w:w="2326" w:type="pct"/>
            <w:tcBorders>
              <w:top w:val="single" w:color="000000" w:sz="4" w:space="0"/>
              <w:left w:val="single" w:color="000000" w:sz="4" w:space="0"/>
              <w:bottom w:val="single" w:color="000000" w:sz="4" w:space="0"/>
              <w:right w:val="single" w:color="000000" w:sz="4" w:space="0"/>
            </w:tcBorders>
          </w:tcPr>
          <w:p w14:paraId="0773FE8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身份特征（年龄 / 职业 / 住址）、行为特征（投诉频次 / 政策查询类型）</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9FB5E8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10E9C3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A6408B7">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35A5D1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ABD2F5D">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0E81FD2A">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508C835">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C94FB6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动态权重更新</w:t>
            </w:r>
          </w:p>
        </w:tc>
        <w:tc>
          <w:tcPr>
            <w:tcW w:w="2326" w:type="pct"/>
            <w:tcBorders>
              <w:top w:val="single" w:color="000000" w:sz="4" w:space="0"/>
              <w:left w:val="single" w:color="000000" w:sz="4" w:space="0"/>
              <w:bottom w:val="single" w:color="000000" w:sz="4" w:space="0"/>
              <w:right w:val="single" w:color="000000" w:sz="4" w:space="0"/>
            </w:tcBorders>
          </w:tcPr>
          <w:p w14:paraId="489C39D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基于实时行为调整标签权重（如企业连续查询 “技改补贴”→强化 “制造业政策需求” 标签）</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93F172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CB6F1F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6B6A353">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B87730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D816168">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74440A3E">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5ED069A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群体智能分群</w:t>
            </w:r>
          </w:p>
        </w:tc>
        <w:tc>
          <w:tcPr>
            <w:tcW w:w="513" w:type="pct"/>
            <w:tcBorders>
              <w:top w:val="single" w:color="000000" w:sz="4" w:space="0"/>
              <w:left w:val="single" w:color="000000" w:sz="4" w:space="0"/>
              <w:bottom w:val="single" w:color="000000" w:sz="4" w:space="0"/>
              <w:right w:val="single" w:color="000000" w:sz="4" w:space="0"/>
            </w:tcBorders>
            <w:vAlign w:val="center"/>
          </w:tcPr>
          <w:p w14:paraId="43A4339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聚类算法优化</w:t>
            </w:r>
          </w:p>
        </w:tc>
        <w:tc>
          <w:tcPr>
            <w:tcW w:w="2326" w:type="pct"/>
            <w:tcBorders>
              <w:top w:val="single" w:color="000000" w:sz="4" w:space="0"/>
              <w:left w:val="single" w:color="000000" w:sz="4" w:space="0"/>
              <w:bottom w:val="single" w:color="000000" w:sz="4" w:space="0"/>
              <w:right w:val="single" w:color="000000" w:sz="4" w:space="0"/>
            </w:tcBorders>
          </w:tcPr>
          <w:p w14:paraId="6C37B49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采用 Sentence-BERT-K-means 算法，将市民划分为高相似群体（如 “学区房家长” 群体规模 2.3 万人，标签重合度＞85%）</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197456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26B5D7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20ED30F">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B366D7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7D0D410">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AE84060">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7072722">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42385B3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风险群体标识</w:t>
            </w:r>
          </w:p>
        </w:tc>
        <w:tc>
          <w:tcPr>
            <w:tcW w:w="2326" w:type="pct"/>
            <w:tcBorders>
              <w:top w:val="single" w:color="000000" w:sz="4" w:space="0"/>
              <w:left w:val="single" w:color="000000" w:sz="4" w:space="0"/>
              <w:bottom w:val="single" w:color="000000" w:sz="4" w:space="0"/>
              <w:right w:val="single" w:color="000000" w:sz="4" w:space="0"/>
            </w:tcBorders>
          </w:tcPr>
          <w:p w14:paraId="788C84E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自动标记高危群体（如 “慢性病患者”+“医疗投诉↑3 次”→触发卫健部门主动关怀）</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B52635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285AEE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40AF3F8">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A2DF50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78</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24C78DB">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77B507B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智能报告生成器</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5F310FE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多模态报告生成</w:t>
            </w:r>
          </w:p>
        </w:tc>
        <w:tc>
          <w:tcPr>
            <w:tcW w:w="513" w:type="pct"/>
            <w:tcBorders>
              <w:top w:val="single" w:color="000000" w:sz="4" w:space="0"/>
              <w:left w:val="single" w:color="000000" w:sz="4" w:space="0"/>
              <w:bottom w:val="single" w:color="000000" w:sz="4" w:space="0"/>
              <w:right w:val="single" w:color="000000" w:sz="4" w:space="0"/>
            </w:tcBorders>
            <w:vAlign w:val="center"/>
          </w:tcPr>
          <w:p w14:paraId="01A44AC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结构化报告</w:t>
            </w:r>
          </w:p>
        </w:tc>
        <w:tc>
          <w:tcPr>
            <w:tcW w:w="2326" w:type="pct"/>
            <w:tcBorders>
              <w:top w:val="single" w:color="000000" w:sz="4" w:space="0"/>
              <w:left w:val="single" w:color="000000" w:sz="4" w:space="0"/>
              <w:bottom w:val="single" w:color="000000" w:sz="4" w:space="0"/>
              <w:right w:val="single" w:color="000000" w:sz="4" w:space="0"/>
            </w:tcBorders>
          </w:tcPr>
          <w:p w14:paraId="5279C7E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自动生成《民生热点专题报告》（如《2025 年 Q3 教育资源缺口分析》），含数据看板（学位缺口热力图）、根因分析、解决建议</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AE85A2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3A0CEE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D356F90">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1DFF3B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9D9FD55">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0FD9F8C">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2BB351E">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67BE5E7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可视化叙事</w:t>
            </w:r>
          </w:p>
        </w:tc>
        <w:tc>
          <w:tcPr>
            <w:tcW w:w="2326" w:type="pct"/>
            <w:tcBorders>
              <w:top w:val="single" w:color="000000" w:sz="4" w:space="0"/>
              <w:left w:val="single" w:color="000000" w:sz="4" w:space="0"/>
              <w:bottom w:val="single" w:color="000000" w:sz="4" w:space="0"/>
              <w:right w:val="single" w:color="000000" w:sz="4" w:space="0"/>
            </w:tcBorders>
          </w:tcPr>
          <w:p w14:paraId="3E27AFF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通过动态图表展示诉求趋势（如 “医保结算延迟” 投诉量环比↑20%），支持报告下钻至原始工单</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631E7F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264C9B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075A7EE">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83193A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2CFB3E2">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04DD233E">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5A47037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策略优化推演</w:t>
            </w:r>
          </w:p>
        </w:tc>
        <w:tc>
          <w:tcPr>
            <w:tcW w:w="513" w:type="pct"/>
            <w:tcBorders>
              <w:top w:val="single" w:color="000000" w:sz="4" w:space="0"/>
              <w:left w:val="single" w:color="000000" w:sz="4" w:space="0"/>
              <w:bottom w:val="single" w:color="000000" w:sz="4" w:space="0"/>
              <w:right w:val="single" w:color="000000" w:sz="4" w:space="0"/>
            </w:tcBorders>
            <w:vAlign w:val="center"/>
          </w:tcPr>
          <w:p w14:paraId="78F10DC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政策效果模拟</w:t>
            </w:r>
          </w:p>
        </w:tc>
        <w:tc>
          <w:tcPr>
            <w:tcW w:w="2326" w:type="pct"/>
            <w:tcBorders>
              <w:top w:val="single" w:color="000000" w:sz="4" w:space="0"/>
              <w:left w:val="single" w:color="000000" w:sz="4" w:space="0"/>
              <w:bottom w:val="single" w:color="000000" w:sz="4" w:space="0"/>
              <w:right w:val="single" w:color="000000" w:sz="4" w:space="0"/>
            </w:tcBorders>
          </w:tcPr>
          <w:p w14:paraId="07345FC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基于历史数据预测政策影响（如 “新增公交线路” 可使学校周边拥堵指数↓15%）</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06F58B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81C7A2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7152947">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EDD0F1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606A5AC">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7CCDCC38">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344DD13">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351F3BD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资源调配建议</w:t>
            </w:r>
          </w:p>
        </w:tc>
        <w:tc>
          <w:tcPr>
            <w:tcW w:w="2326" w:type="pct"/>
            <w:tcBorders>
              <w:top w:val="single" w:color="000000" w:sz="4" w:space="0"/>
              <w:left w:val="single" w:color="000000" w:sz="4" w:space="0"/>
              <w:bottom w:val="single" w:color="000000" w:sz="4" w:space="0"/>
              <w:right w:val="single" w:color="000000" w:sz="4" w:space="0"/>
            </w:tcBorders>
          </w:tcPr>
          <w:p w14:paraId="2728262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识别高频诉求区域（如武江区养老设施不足），推荐养老服务中心选址（GIS 可达性分析）</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BF875E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F025BD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F248DE1">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1FB6E6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BE7718E">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06FF8E7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个性化推荐引擎</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32314D9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精准政策推荐</w:t>
            </w:r>
          </w:p>
        </w:tc>
        <w:tc>
          <w:tcPr>
            <w:tcW w:w="513" w:type="pct"/>
            <w:tcBorders>
              <w:top w:val="single" w:color="000000" w:sz="4" w:space="0"/>
              <w:left w:val="single" w:color="000000" w:sz="4" w:space="0"/>
              <w:bottom w:val="single" w:color="000000" w:sz="4" w:space="0"/>
              <w:right w:val="single" w:color="000000" w:sz="4" w:space="0"/>
            </w:tcBorders>
            <w:vAlign w:val="center"/>
          </w:tcPr>
          <w:p w14:paraId="2522DA7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企业服务</w:t>
            </w:r>
          </w:p>
        </w:tc>
        <w:tc>
          <w:tcPr>
            <w:tcW w:w="2326" w:type="pct"/>
            <w:tcBorders>
              <w:top w:val="single" w:color="000000" w:sz="4" w:space="0"/>
              <w:left w:val="single" w:color="000000" w:sz="4" w:space="0"/>
              <w:bottom w:val="single" w:color="000000" w:sz="4" w:space="0"/>
              <w:right w:val="single" w:color="000000" w:sz="4" w:space="0"/>
            </w:tcBorders>
          </w:tcPr>
          <w:p w14:paraId="7B869C4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匹配行业标签（如 “制造业”）与政策库（技改补贴 / 人才引进），生成《一站式申报指南》</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586013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81A106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43B3CCE">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19029E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AF250CF">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2E19331">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7F39B4BB">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2FF88C1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市民服务</w:t>
            </w:r>
          </w:p>
        </w:tc>
        <w:tc>
          <w:tcPr>
            <w:tcW w:w="2326" w:type="pct"/>
            <w:tcBorders>
              <w:top w:val="single" w:color="000000" w:sz="4" w:space="0"/>
              <w:left w:val="single" w:color="000000" w:sz="4" w:space="0"/>
              <w:bottom w:val="single" w:color="000000" w:sz="4" w:space="0"/>
              <w:right w:val="single" w:color="000000" w:sz="4" w:space="0"/>
            </w:tcBorders>
          </w:tcPr>
          <w:p w14:paraId="3D99261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向家长群体推送 “错峰接送路线”“学区政策解读”，向老年人推送 “社区助餐点导航”</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B817C7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077F1F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1C79374">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EDAB84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746F3B3">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7F068E7F">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523B89F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动态反馈优化</w:t>
            </w:r>
          </w:p>
        </w:tc>
        <w:tc>
          <w:tcPr>
            <w:tcW w:w="513" w:type="pct"/>
            <w:tcBorders>
              <w:top w:val="single" w:color="000000" w:sz="4" w:space="0"/>
              <w:left w:val="single" w:color="000000" w:sz="4" w:space="0"/>
              <w:bottom w:val="single" w:color="000000" w:sz="4" w:space="0"/>
              <w:right w:val="single" w:color="000000" w:sz="4" w:space="0"/>
            </w:tcBorders>
            <w:vAlign w:val="center"/>
          </w:tcPr>
          <w:p w14:paraId="074632C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推荐效果评估</w:t>
            </w:r>
          </w:p>
        </w:tc>
        <w:tc>
          <w:tcPr>
            <w:tcW w:w="2326" w:type="pct"/>
            <w:tcBorders>
              <w:top w:val="single" w:color="000000" w:sz="4" w:space="0"/>
              <w:left w:val="single" w:color="000000" w:sz="4" w:space="0"/>
              <w:bottom w:val="single" w:color="000000" w:sz="4" w:space="0"/>
              <w:right w:val="single" w:color="000000" w:sz="4" w:space="0"/>
            </w:tcBorders>
          </w:tcPr>
          <w:p w14:paraId="3976A17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统计点击率（≥30%）、转化率（政策申报率↑25%），淘汰低效推荐策略（误推率≤5%）</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BBBE54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D8025A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59B0EB2">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C30E5F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1CABE73">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66DFAD6">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6CD63F39">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7A15A3C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协同过滤升级</w:t>
            </w:r>
          </w:p>
        </w:tc>
        <w:tc>
          <w:tcPr>
            <w:tcW w:w="2326" w:type="pct"/>
            <w:tcBorders>
              <w:top w:val="single" w:color="000000" w:sz="4" w:space="0"/>
              <w:left w:val="single" w:color="000000" w:sz="4" w:space="0"/>
              <w:bottom w:val="single" w:color="000000" w:sz="4" w:space="0"/>
              <w:right w:val="single" w:color="000000" w:sz="4" w:space="0"/>
            </w:tcBorders>
          </w:tcPr>
          <w:p w14:paraId="38A1DD4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融合用户行为与知识图谱（如 “A 企业申领补贴后→推荐同类企业 B”）</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D9DAEF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D6E510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17DBD59">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708A13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86</w:t>
            </w:r>
          </w:p>
        </w:tc>
        <w:tc>
          <w:tcPr>
            <w:tcW w:w="385" w:type="pct"/>
            <w:vMerge w:val="restart"/>
            <w:tcBorders>
              <w:top w:val="single" w:color="000000" w:sz="4" w:space="0"/>
              <w:left w:val="single" w:color="000000" w:sz="4" w:space="0"/>
              <w:bottom w:val="single" w:color="000000" w:sz="4" w:space="0"/>
              <w:right w:val="single" w:color="000000" w:sz="4" w:space="0"/>
            </w:tcBorders>
            <w:vAlign w:val="center"/>
          </w:tcPr>
          <w:p w14:paraId="2792B62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城市智能感知关系洞察软件</w:t>
            </w: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1CA07F4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事件溯源分析引擎</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4C3E7E0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动态知识图谱构建</w:t>
            </w:r>
          </w:p>
        </w:tc>
        <w:tc>
          <w:tcPr>
            <w:tcW w:w="513" w:type="pct"/>
            <w:tcBorders>
              <w:top w:val="single" w:color="000000" w:sz="4" w:space="0"/>
              <w:left w:val="single" w:color="000000" w:sz="4" w:space="0"/>
              <w:bottom w:val="single" w:color="000000" w:sz="4" w:space="0"/>
              <w:right w:val="single" w:color="000000" w:sz="4" w:space="0"/>
            </w:tcBorders>
            <w:vAlign w:val="center"/>
          </w:tcPr>
          <w:p w14:paraId="008F748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多源实体融合</w:t>
            </w:r>
          </w:p>
        </w:tc>
        <w:tc>
          <w:tcPr>
            <w:tcW w:w="2326" w:type="pct"/>
            <w:tcBorders>
              <w:top w:val="single" w:color="000000" w:sz="4" w:space="0"/>
              <w:left w:val="single" w:color="000000" w:sz="4" w:space="0"/>
              <w:bottom w:val="single" w:color="000000" w:sz="4" w:space="0"/>
              <w:right w:val="single" w:color="000000" w:sz="4" w:space="0"/>
            </w:tcBorders>
          </w:tcPr>
          <w:p w14:paraId="4028ED3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整合交通传感器（拥堵指数）、气象数据（降雨量）、工单记录（道路施工报备）等，构建 “事件 - 因素 - 主体” 关联网络</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8C160F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91387C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A180C9E">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84774E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C2B5FBF">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7569BD3">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1B04EA54">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801E0A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因果权重计算</w:t>
            </w:r>
          </w:p>
        </w:tc>
        <w:tc>
          <w:tcPr>
            <w:tcW w:w="2326" w:type="pct"/>
            <w:tcBorders>
              <w:top w:val="single" w:color="000000" w:sz="4" w:space="0"/>
              <w:left w:val="single" w:color="000000" w:sz="4" w:space="0"/>
              <w:bottom w:val="single" w:color="000000" w:sz="4" w:space="0"/>
              <w:right w:val="single" w:color="000000" w:sz="4" w:space="0"/>
            </w:tcBorders>
          </w:tcPr>
          <w:p w14:paraId="769F413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基于事件重叠时长计算因果强度（如 “连续降雨 3 天→道路积水” 权重 = 0.92），量化关联性</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D2CA22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49954F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5F8595F">
        <w:tblPrEx>
          <w:tblCellMar>
            <w:top w:w="0" w:type="dxa"/>
            <w:left w:w="108" w:type="dxa"/>
            <w:bottom w:w="0" w:type="dxa"/>
            <w:right w:w="108" w:type="dxa"/>
          </w:tblCellMar>
        </w:tblPrEx>
        <w:trPr>
          <w:trHeight w:val="81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F32F43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88</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DE25835">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C8A7F35">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6B7052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智能溯源路径生成</w:t>
            </w:r>
          </w:p>
        </w:tc>
        <w:tc>
          <w:tcPr>
            <w:tcW w:w="513" w:type="pct"/>
            <w:tcBorders>
              <w:top w:val="single" w:color="000000" w:sz="4" w:space="0"/>
              <w:left w:val="single" w:color="000000" w:sz="4" w:space="0"/>
              <w:bottom w:val="single" w:color="000000" w:sz="4" w:space="0"/>
              <w:right w:val="single" w:color="000000" w:sz="4" w:space="0"/>
            </w:tcBorders>
            <w:vAlign w:val="center"/>
          </w:tcPr>
          <w:p w14:paraId="6419671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逆向深度优先搜索（RDFS）</w:t>
            </w:r>
          </w:p>
        </w:tc>
        <w:tc>
          <w:tcPr>
            <w:tcW w:w="2326" w:type="pct"/>
            <w:tcBorders>
              <w:top w:val="single" w:color="000000" w:sz="4" w:space="0"/>
              <w:left w:val="single" w:color="000000" w:sz="4" w:space="0"/>
              <w:bottom w:val="single" w:color="000000" w:sz="4" w:space="0"/>
              <w:right w:val="single" w:color="000000" w:sz="4" w:space="0"/>
            </w:tcBorders>
          </w:tcPr>
          <w:p w14:paraId="0962E24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从问题节点（如 “武江区拥堵”）反向追溯，自动生成多级因果链（施工占道→排水堵塞→规划缺陷）</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69EFC3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8F198A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E36A5E4">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A45783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B65DF7C">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0D354598">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501BA925">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4EDEFE3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根因排序算法</w:t>
            </w:r>
          </w:p>
        </w:tc>
        <w:tc>
          <w:tcPr>
            <w:tcW w:w="2326" w:type="pct"/>
            <w:tcBorders>
              <w:top w:val="single" w:color="000000" w:sz="4" w:space="0"/>
              <w:left w:val="single" w:color="000000" w:sz="4" w:space="0"/>
              <w:bottom w:val="single" w:color="000000" w:sz="4" w:space="0"/>
              <w:right w:val="single" w:color="000000" w:sz="4" w:space="0"/>
            </w:tcBorders>
          </w:tcPr>
          <w:p w14:paraId="21B145B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改良 PageRank 算法评估节点影响力（如 “排水管径不足” 重要性＞“临时施工”），输出 TOP3 根因</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CA8DE1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0C50F1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0C6AE35">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A4AF05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6A5648E">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3C816D9">
            <w:pPr>
              <w:widowControl/>
              <w:rPr>
                <w:rFonts w:ascii="仿宋" w:hAnsi="仿宋" w:eastAsia="仿宋"/>
                <w:color w:val="000000" w:themeColor="text1"/>
                <w:sz w:val="24"/>
                <w:szCs w:val="24"/>
                <w14:textFill>
                  <w14:solidFill>
                    <w14:schemeClr w14:val="tx1"/>
                  </w14:solidFill>
                </w14:textFill>
              </w:rPr>
            </w:pPr>
          </w:p>
        </w:tc>
        <w:tc>
          <w:tcPr>
            <w:tcW w:w="405" w:type="pct"/>
            <w:tcBorders>
              <w:top w:val="single" w:color="000000" w:sz="4" w:space="0"/>
              <w:left w:val="single" w:color="000000" w:sz="4" w:space="0"/>
              <w:bottom w:val="single" w:color="000000" w:sz="4" w:space="0"/>
              <w:right w:val="single" w:color="000000" w:sz="4" w:space="0"/>
            </w:tcBorders>
            <w:vAlign w:val="center"/>
          </w:tcPr>
          <w:p w14:paraId="713C566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可视化溯源看板</w:t>
            </w:r>
          </w:p>
        </w:tc>
        <w:tc>
          <w:tcPr>
            <w:tcW w:w="513" w:type="pct"/>
            <w:tcBorders>
              <w:top w:val="single" w:color="000000" w:sz="4" w:space="0"/>
              <w:left w:val="single" w:color="000000" w:sz="4" w:space="0"/>
              <w:bottom w:val="single" w:color="000000" w:sz="4" w:space="0"/>
              <w:right w:val="single" w:color="000000" w:sz="4" w:space="0"/>
            </w:tcBorders>
            <w:vAlign w:val="center"/>
          </w:tcPr>
          <w:p w14:paraId="05DE998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时空图谱渲染</w:t>
            </w:r>
          </w:p>
        </w:tc>
        <w:tc>
          <w:tcPr>
            <w:tcW w:w="2326" w:type="pct"/>
            <w:tcBorders>
              <w:top w:val="single" w:color="000000" w:sz="4" w:space="0"/>
              <w:left w:val="single" w:color="000000" w:sz="4" w:space="0"/>
              <w:bottom w:val="single" w:color="000000" w:sz="4" w:space="0"/>
              <w:right w:val="single" w:color="000000" w:sz="4" w:space="0"/>
            </w:tcBorders>
          </w:tcPr>
          <w:p w14:paraId="7291028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在三维 GIS 地图标注事件传播路径（如积水点扩散方向），支持下钻查看关联证据（施工许可证照片 + 气象预警记录）</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97BE78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60FEF5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0DD4258">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D58764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FFF008D">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18B2871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资源智能推荐引擎</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376ACE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企业画像匹配</w:t>
            </w:r>
          </w:p>
        </w:tc>
        <w:tc>
          <w:tcPr>
            <w:tcW w:w="513" w:type="pct"/>
            <w:tcBorders>
              <w:top w:val="single" w:color="000000" w:sz="4" w:space="0"/>
              <w:left w:val="single" w:color="000000" w:sz="4" w:space="0"/>
              <w:bottom w:val="single" w:color="000000" w:sz="4" w:space="0"/>
              <w:right w:val="single" w:color="000000" w:sz="4" w:space="0"/>
            </w:tcBorders>
            <w:vAlign w:val="center"/>
          </w:tcPr>
          <w:p w14:paraId="2B15798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动态标签体系</w:t>
            </w:r>
          </w:p>
        </w:tc>
        <w:tc>
          <w:tcPr>
            <w:tcW w:w="2326" w:type="pct"/>
            <w:tcBorders>
              <w:top w:val="single" w:color="000000" w:sz="4" w:space="0"/>
              <w:left w:val="single" w:color="000000" w:sz="4" w:space="0"/>
              <w:bottom w:val="single" w:color="000000" w:sz="4" w:space="0"/>
              <w:right w:val="single" w:color="000000" w:sz="4" w:space="0"/>
            </w:tcBorders>
          </w:tcPr>
          <w:p w14:paraId="195E760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基于行业类型（制造业）、规模（中小微）、行为数据（政策查询频次）生成企业画像标签库</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76D7FE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A481CA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218B99D">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D32656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0BE6CC7">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77DD411E">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48122108">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4D03E44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需求语义解析</w:t>
            </w:r>
          </w:p>
        </w:tc>
        <w:tc>
          <w:tcPr>
            <w:tcW w:w="2326" w:type="pct"/>
            <w:tcBorders>
              <w:top w:val="single" w:color="000000" w:sz="4" w:space="0"/>
              <w:left w:val="single" w:color="000000" w:sz="4" w:space="0"/>
              <w:bottom w:val="single" w:color="000000" w:sz="4" w:space="0"/>
              <w:right w:val="single" w:color="000000" w:sz="4" w:space="0"/>
            </w:tcBorders>
          </w:tcPr>
          <w:p w14:paraId="5EFCA2B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NLP 模型解析企业诉求（如 “降低用工成本”），提取关键词（补贴 / 培训 / 税收减免）</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E25567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446A02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D7E25BA">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CF4BAA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B058269">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39225E3">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3E11CC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资源策略匹配</w:t>
            </w:r>
          </w:p>
        </w:tc>
        <w:tc>
          <w:tcPr>
            <w:tcW w:w="513" w:type="pct"/>
            <w:tcBorders>
              <w:top w:val="single" w:color="000000" w:sz="4" w:space="0"/>
              <w:left w:val="single" w:color="000000" w:sz="4" w:space="0"/>
              <w:bottom w:val="single" w:color="000000" w:sz="4" w:space="0"/>
              <w:right w:val="single" w:color="000000" w:sz="4" w:space="0"/>
            </w:tcBorders>
            <w:vAlign w:val="center"/>
          </w:tcPr>
          <w:p w14:paraId="441E706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多维度策略池</w:t>
            </w:r>
          </w:p>
        </w:tc>
        <w:tc>
          <w:tcPr>
            <w:tcW w:w="2326" w:type="pct"/>
            <w:tcBorders>
              <w:top w:val="single" w:color="000000" w:sz="4" w:space="0"/>
              <w:left w:val="single" w:color="000000" w:sz="4" w:space="0"/>
              <w:bottom w:val="single" w:color="000000" w:sz="4" w:space="0"/>
              <w:right w:val="single" w:color="000000" w:sz="4" w:space="0"/>
            </w:tcBorders>
          </w:tcPr>
          <w:p w14:paraId="48FBC5B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产业资源匹配产业园位置（莞韶城）、空置率、租金梯度；人才政策关联 “丹霞英才计划” 申报条件与企业需求（如高技能人才占比）；补贴推荐根据历史申报成功率推荐适配政策（如 “技改补贴” 成功率＞80%）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237FE7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08250A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8D9B15D">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55F79E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7756D2A">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3B35D41">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534468A2">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7E21168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一站式指南生成</w:t>
            </w:r>
          </w:p>
        </w:tc>
        <w:tc>
          <w:tcPr>
            <w:tcW w:w="2326" w:type="pct"/>
            <w:tcBorders>
              <w:top w:val="single" w:color="000000" w:sz="4" w:space="0"/>
              <w:left w:val="single" w:color="000000" w:sz="4" w:space="0"/>
              <w:bottom w:val="single" w:color="000000" w:sz="4" w:space="0"/>
              <w:right w:val="single" w:color="000000" w:sz="4" w:space="0"/>
            </w:tcBorders>
          </w:tcPr>
          <w:p w14:paraId="39EC475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自动输出《资源匹配报告》（含申报链接、材料清单、审批时效）</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FC641A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26A930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E9EED4C">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D16ACC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25E5BB7">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403BD13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事件关联分析引擎</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4D79BD0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复合事件关联挖掘</w:t>
            </w:r>
          </w:p>
        </w:tc>
        <w:tc>
          <w:tcPr>
            <w:tcW w:w="513" w:type="pct"/>
            <w:tcBorders>
              <w:top w:val="single" w:color="000000" w:sz="4" w:space="0"/>
              <w:left w:val="single" w:color="000000" w:sz="4" w:space="0"/>
              <w:bottom w:val="single" w:color="000000" w:sz="4" w:space="0"/>
              <w:right w:val="single" w:color="000000" w:sz="4" w:space="0"/>
            </w:tcBorders>
            <w:vAlign w:val="center"/>
          </w:tcPr>
          <w:p w14:paraId="38A4179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因果网络建模</w:t>
            </w:r>
          </w:p>
        </w:tc>
        <w:tc>
          <w:tcPr>
            <w:tcW w:w="2326" w:type="pct"/>
            <w:tcBorders>
              <w:top w:val="single" w:color="000000" w:sz="4" w:space="0"/>
              <w:left w:val="single" w:color="000000" w:sz="4" w:space="0"/>
              <w:bottom w:val="single" w:color="000000" w:sz="4" w:space="0"/>
              <w:right w:val="single" w:color="000000" w:sz="4" w:space="0"/>
            </w:tcBorders>
          </w:tcPr>
          <w:p w14:paraId="5DC0014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构建 “投诉 - 环境 - 规划” 关系网（如雨季积水投诉↑50% → 下水道堵塞率＞80% → 管径设计不符标准）</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9A835E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4AC87A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E6F567B">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FFE7C3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E082A1B">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06CCD725">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00C18748">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3F9638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关联强度热力图</w:t>
            </w:r>
          </w:p>
        </w:tc>
        <w:tc>
          <w:tcPr>
            <w:tcW w:w="2326" w:type="pct"/>
            <w:tcBorders>
              <w:top w:val="single" w:color="000000" w:sz="4" w:space="0"/>
              <w:left w:val="single" w:color="000000" w:sz="4" w:space="0"/>
              <w:bottom w:val="single" w:color="000000" w:sz="4" w:space="0"/>
              <w:right w:val="single" w:color="000000" w:sz="4" w:space="0"/>
            </w:tcBorders>
          </w:tcPr>
          <w:p w14:paraId="1F2CFDC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在 GIS 地图叠加关联因子密度（如 “学校拥堵” 区域中施工点位与投诉量的空间相关性）</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B86892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7BE502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5A706E1">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8AB037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20ECCBE">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9755A36">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40AC6B0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治理策略推演</w:t>
            </w:r>
          </w:p>
        </w:tc>
        <w:tc>
          <w:tcPr>
            <w:tcW w:w="513" w:type="pct"/>
            <w:tcBorders>
              <w:top w:val="single" w:color="000000" w:sz="4" w:space="0"/>
              <w:left w:val="single" w:color="000000" w:sz="4" w:space="0"/>
              <w:bottom w:val="single" w:color="000000" w:sz="4" w:space="0"/>
              <w:right w:val="single" w:color="000000" w:sz="4" w:space="0"/>
            </w:tcBorders>
            <w:vAlign w:val="center"/>
          </w:tcPr>
          <w:p w14:paraId="5BE5326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策略效果模拟</w:t>
            </w:r>
          </w:p>
        </w:tc>
        <w:tc>
          <w:tcPr>
            <w:tcW w:w="2326" w:type="pct"/>
            <w:tcBorders>
              <w:top w:val="single" w:color="000000" w:sz="4" w:space="0"/>
              <w:left w:val="single" w:color="000000" w:sz="4" w:space="0"/>
              <w:bottom w:val="single" w:color="000000" w:sz="4" w:space="0"/>
              <w:right w:val="single" w:color="000000" w:sz="4" w:space="0"/>
            </w:tcBorders>
          </w:tcPr>
          <w:p w14:paraId="2F46A5A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基于历史数据预测措施影响（如 “拓宽排水管径” 可使积水投诉下降 60%）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4AB8FD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40F8F2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DE14919">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821D95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98</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B8DFB61">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94ACE19">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303E115">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2957BC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规划缺陷报告</w:t>
            </w:r>
          </w:p>
        </w:tc>
        <w:tc>
          <w:tcPr>
            <w:tcW w:w="2326" w:type="pct"/>
            <w:tcBorders>
              <w:top w:val="single" w:color="000000" w:sz="4" w:space="0"/>
              <w:left w:val="single" w:color="000000" w:sz="4" w:space="0"/>
              <w:bottom w:val="single" w:color="000000" w:sz="4" w:space="0"/>
              <w:right w:val="single" w:color="000000" w:sz="4" w:space="0"/>
            </w:tcBorders>
          </w:tcPr>
          <w:p w14:paraId="66325F3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自动生成《城市规划整改建议书》（如 “浈江区管径需从 Φ500mm 扩容至 Φ800mm”）</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24F528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90D99A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89713E8">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B09835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9B3A238">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60AF522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跨部门协同中枢</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19543D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权责智能分派</w:t>
            </w:r>
          </w:p>
        </w:tc>
        <w:tc>
          <w:tcPr>
            <w:tcW w:w="513" w:type="pct"/>
            <w:tcBorders>
              <w:top w:val="single" w:color="000000" w:sz="4" w:space="0"/>
              <w:left w:val="single" w:color="000000" w:sz="4" w:space="0"/>
              <w:bottom w:val="single" w:color="000000" w:sz="4" w:space="0"/>
              <w:right w:val="single" w:color="000000" w:sz="4" w:space="0"/>
            </w:tcBorders>
            <w:vAlign w:val="center"/>
          </w:tcPr>
          <w:p w14:paraId="7D26003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责任权重计算</w:t>
            </w:r>
          </w:p>
        </w:tc>
        <w:tc>
          <w:tcPr>
            <w:tcW w:w="2326" w:type="pct"/>
            <w:tcBorders>
              <w:top w:val="single" w:color="000000" w:sz="4" w:space="0"/>
              <w:left w:val="single" w:color="000000" w:sz="4" w:space="0"/>
              <w:bottom w:val="single" w:color="000000" w:sz="4" w:space="0"/>
              <w:right w:val="single" w:color="000000" w:sz="4" w:space="0"/>
            </w:tcBorders>
          </w:tcPr>
          <w:p w14:paraId="7BE704E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基于知识图谱解析复合问题责任占比（如 “学校拥堵”：交警 60%、教育局 30%、城管 10%）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652766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FBF929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B11A647">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CABBD5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583BAAD">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A86F40C">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08ED046A">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7DC569C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工单自动拆分</w:t>
            </w:r>
          </w:p>
        </w:tc>
        <w:tc>
          <w:tcPr>
            <w:tcW w:w="2326" w:type="pct"/>
            <w:tcBorders>
              <w:top w:val="single" w:color="000000" w:sz="4" w:space="0"/>
              <w:left w:val="single" w:color="000000" w:sz="4" w:space="0"/>
              <w:bottom w:val="single" w:color="000000" w:sz="4" w:space="0"/>
              <w:right w:val="single" w:color="000000" w:sz="4" w:space="0"/>
            </w:tcBorders>
          </w:tcPr>
          <w:p w14:paraId="331BA2B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按权重生成子工单并分派（交警疏导车流 + 教育局错峰放学 + 城管清理占道摊贩）</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2292EF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BC8052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E7C36BC">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860EE1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6E3A410">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5A41BDA">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ECB9D0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协同处置闭环</w:t>
            </w:r>
          </w:p>
        </w:tc>
        <w:tc>
          <w:tcPr>
            <w:tcW w:w="513" w:type="pct"/>
            <w:tcBorders>
              <w:top w:val="single" w:color="000000" w:sz="4" w:space="0"/>
              <w:left w:val="single" w:color="000000" w:sz="4" w:space="0"/>
              <w:bottom w:val="single" w:color="000000" w:sz="4" w:space="0"/>
              <w:right w:val="single" w:color="000000" w:sz="4" w:space="0"/>
            </w:tcBorders>
            <w:vAlign w:val="center"/>
          </w:tcPr>
          <w:p w14:paraId="2602FB4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四共机制落地</w:t>
            </w:r>
          </w:p>
        </w:tc>
        <w:tc>
          <w:tcPr>
            <w:tcW w:w="2326" w:type="pct"/>
            <w:tcBorders>
              <w:top w:val="single" w:color="000000" w:sz="4" w:space="0"/>
              <w:left w:val="single" w:color="000000" w:sz="4" w:space="0"/>
              <w:bottom w:val="single" w:color="000000" w:sz="4" w:space="0"/>
              <w:right w:val="single" w:color="000000" w:sz="4" w:space="0"/>
            </w:tcBorders>
          </w:tcPr>
          <w:p w14:paraId="6F3F90E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信息共通共享整治进展（如交警上传疏导视频，教育局同步错峰方案）；执法共联多部门联合突击检查（如夜查渣土车违规倾倒）</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C5D23F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94AEDC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8F85893">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C23D7D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58E2011">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00C5662A">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1A86526B">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6D40921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效能量化看板</w:t>
            </w:r>
          </w:p>
        </w:tc>
        <w:tc>
          <w:tcPr>
            <w:tcW w:w="2326" w:type="pct"/>
            <w:tcBorders>
              <w:top w:val="single" w:color="000000" w:sz="4" w:space="0"/>
              <w:left w:val="single" w:color="000000" w:sz="4" w:space="0"/>
              <w:bottom w:val="single" w:color="000000" w:sz="4" w:space="0"/>
              <w:right w:val="single" w:color="000000" w:sz="4" w:space="0"/>
            </w:tcBorders>
          </w:tcPr>
          <w:p w14:paraId="0262146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统计部门响应延迟（≤1 小时）、协同解决率（目标≥95%），驱动绩效考核</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B2378E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A55906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3F6D046">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075540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103</w:t>
            </w:r>
          </w:p>
        </w:tc>
        <w:tc>
          <w:tcPr>
            <w:tcW w:w="385" w:type="pct"/>
            <w:vMerge w:val="restart"/>
            <w:tcBorders>
              <w:top w:val="single" w:color="000000" w:sz="4" w:space="0"/>
              <w:left w:val="single" w:color="000000" w:sz="4" w:space="0"/>
              <w:bottom w:val="single" w:color="000000" w:sz="4" w:space="0"/>
              <w:right w:val="single" w:color="000000" w:sz="4" w:space="0"/>
            </w:tcBorders>
            <w:vAlign w:val="center"/>
          </w:tcPr>
          <w:p w14:paraId="3EF7D74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城市智能感知舆情分析软件</w:t>
            </w: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3936C8B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多源热点发现引擎</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7B4D6C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全渠道数据采集</w:t>
            </w:r>
          </w:p>
        </w:tc>
        <w:tc>
          <w:tcPr>
            <w:tcW w:w="513" w:type="pct"/>
            <w:tcBorders>
              <w:top w:val="single" w:color="000000" w:sz="4" w:space="0"/>
              <w:left w:val="single" w:color="000000" w:sz="4" w:space="0"/>
              <w:bottom w:val="single" w:color="000000" w:sz="4" w:space="0"/>
              <w:right w:val="single" w:color="000000" w:sz="4" w:space="0"/>
            </w:tcBorders>
            <w:vAlign w:val="center"/>
          </w:tcPr>
          <w:p w14:paraId="5EFBF67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覆盖平台</w:t>
            </w:r>
          </w:p>
        </w:tc>
        <w:tc>
          <w:tcPr>
            <w:tcW w:w="2326" w:type="pct"/>
            <w:tcBorders>
              <w:top w:val="single" w:color="000000" w:sz="4" w:space="0"/>
              <w:left w:val="single" w:color="000000" w:sz="4" w:space="0"/>
              <w:bottom w:val="single" w:color="000000" w:sz="4" w:space="0"/>
              <w:right w:val="single" w:color="000000" w:sz="4" w:space="0"/>
            </w:tcBorders>
          </w:tcPr>
          <w:p w14:paraId="2C9B7C3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实时抓取社交媒体（微博 / 抖音）、12345 热线、新闻媒体、论坛（韶关贴吧）等文本、音视频数据，日均处理百万级信息流</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CE86AB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8F4466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CB2AF80">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0466BE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D339830">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0AB8B11">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76C3A5D6">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4234BC4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智能去噪</w:t>
            </w:r>
          </w:p>
        </w:tc>
        <w:tc>
          <w:tcPr>
            <w:tcW w:w="2326" w:type="pct"/>
            <w:tcBorders>
              <w:top w:val="single" w:color="000000" w:sz="4" w:space="0"/>
              <w:left w:val="single" w:color="000000" w:sz="4" w:space="0"/>
              <w:bottom w:val="single" w:color="000000" w:sz="4" w:space="0"/>
              <w:right w:val="single" w:color="000000" w:sz="4" w:space="0"/>
            </w:tcBorders>
          </w:tcPr>
          <w:p w14:paraId="71816DB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基于规则库（广告 / 诈骗关键词）与 AI 模型（文本相似度＞90% 自动去重），过滤无效信息，提升数据信噪比</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DB9AA1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DFA607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34FCECF">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B5D9A1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80199A5">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E085B6A">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D70E83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动态主题聚类</w:t>
            </w:r>
          </w:p>
        </w:tc>
        <w:tc>
          <w:tcPr>
            <w:tcW w:w="513" w:type="pct"/>
            <w:tcBorders>
              <w:top w:val="single" w:color="000000" w:sz="4" w:space="0"/>
              <w:left w:val="single" w:color="000000" w:sz="4" w:space="0"/>
              <w:bottom w:val="single" w:color="000000" w:sz="4" w:space="0"/>
              <w:right w:val="single" w:color="000000" w:sz="4" w:space="0"/>
            </w:tcBorders>
            <w:vAlign w:val="center"/>
          </w:tcPr>
          <w:p w14:paraId="1C2BB06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LDA+DBSTREAM 算法</w:t>
            </w:r>
          </w:p>
        </w:tc>
        <w:tc>
          <w:tcPr>
            <w:tcW w:w="2326" w:type="pct"/>
            <w:tcBorders>
              <w:top w:val="single" w:color="000000" w:sz="4" w:space="0"/>
              <w:left w:val="single" w:color="000000" w:sz="4" w:space="0"/>
              <w:bottom w:val="single" w:color="000000" w:sz="4" w:space="0"/>
              <w:right w:val="single" w:color="000000" w:sz="4" w:space="0"/>
            </w:tcBorders>
          </w:tcPr>
          <w:p w14:paraId="1620A16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实时聚类相似话题（如 “学区房紧缺” 归因于学位缺口＞1200 个），生成热点事件标签；自动识别新兴话题（如 “暴雨停课通知”），标记传播上升期（1 小时内声量↑200%→高危预警）</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DC9F04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06A69E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1696526">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0A7567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CFAB68A">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8CA2CF6">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8425456">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20AC6F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GIS 热力图定位</w:t>
            </w:r>
          </w:p>
        </w:tc>
        <w:tc>
          <w:tcPr>
            <w:tcW w:w="2326" w:type="pct"/>
            <w:tcBorders>
              <w:top w:val="single" w:color="000000" w:sz="4" w:space="0"/>
              <w:left w:val="single" w:color="000000" w:sz="4" w:space="0"/>
              <w:bottom w:val="single" w:color="000000" w:sz="4" w:space="0"/>
              <w:right w:val="single" w:color="000000" w:sz="4" w:space="0"/>
            </w:tcBorders>
          </w:tcPr>
          <w:p w14:paraId="66EDFC1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在三维地图标注舆情地域密度（如浈江区医疗投诉集中度↑35%）</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4197F5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1EF59E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2F66CE7">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645C17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AC5FBD4">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7F553A6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情感量化与矛盾定位系统</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13BE4F7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多模态情感分析</w:t>
            </w:r>
          </w:p>
        </w:tc>
        <w:tc>
          <w:tcPr>
            <w:tcW w:w="513" w:type="pct"/>
            <w:tcBorders>
              <w:top w:val="single" w:color="000000" w:sz="4" w:space="0"/>
              <w:left w:val="single" w:color="000000" w:sz="4" w:space="0"/>
              <w:bottom w:val="single" w:color="000000" w:sz="4" w:space="0"/>
              <w:right w:val="single" w:color="000000" w:sz="4" w:space="0"/>
            </w:tcBorders>
            <w:vAlign w:val="center"/>
          </w:tcPr>
          <w:p w14:paraId="6605A41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文本情感</w:t>
            </w:r>
          </w:p>
        </w:tc>
        <w:tc>
          <w:tcPr>
            <w:tcW w:w="2326" w:type="pct"/>
            <w:tcBorders>
              <w:top w:val="single" w:color="000000" w:sz="4" w:space="0"/>
              <w:left w:val="single" w:color="000000" w:sz="4" w:space="0"/>
              <w:bottom w:val="single" w:color="000000" w:sz="4" w:space="0"/>
              <w:right w:val="single" w:color="000000" w:sz="4" w:space="0"/>
            </w:tcBorders>
          </w:tcPr>
          <w:p w14:paraId="6CDB83B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基于 BERT 模型分析市民诉求情感倾向（负面占比＞70% 自动升危），输出六元情绪分布（愤怒 / 焦虑 / 中立等）</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A3247A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7A4A5E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BF90951">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A7CA5D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108</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F585FBD">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7A2AEAF">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660681DE">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586DEB7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音视频情感</w:t>
            </w:r>
          </w:p>
        </w:tc>
        <w:tc>
          <w:tcPr>
            <w:tcW w:w="2326" w:type="pct"/>
            <w:tcBorders>
              <w:top w:val="single" w:color="000000" w:sz="4" w:space="0"/>
              <w:left w:val="single" w:color="000000" w:sz="4" w:space="0"/>
              <w:bottom w:val="single" w:color="000000" w:sz="4" w:space="0"/>
              <w:right w:val="single" w:color="000000" w:sz="4" w:space="0"/>
            </w:tcBorders>
          </w:tcPr>
          <w:p w14:paraId="5918F6B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通过声纹频谱分析（音调突升→情绪激烈）与图像 OCR 识别（标语内容→矛盾焦点），补充文本分析盲区</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38E4BA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E93426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5A91041">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81FA1E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7606F4E">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4234A13">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36236A9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矛盾点智能标注</w:t>
            </w:r>
          </w:p>
        </w:tc>
        <w:tc>
          <w:tcPr>
            <w:tcW w:w="513" w:type="pct"/>
            <w:tcBorders>
              <w:top w:val="single" w:color="000000" w:sz="4" w:space="0"/>
              <w:left w:val="single" w:color="000000" w:sz="4" w:space="0"/>
              <w:bottom w:val="single" w:color="000000" w:sz="4" w:space="0"/>
              <w:right w:val="single" w:color="000000" w:sz="4" w:space="0"/>
            </w:tcBorders>
            <w:vAlign w:val="center"/>
          </w:tcPr>
          <w:p w14:paraId="24FC8F5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关键词萃取</w:t>
            </w:r>
          </w:p>
        </w:tc>
        <w:tc>
          <w:tcPr>
            <w:tcW w:w="2326" w:type="pct"/>
            <w:tcBorders>
              <w:top w:val="single" w:color="000000" w:sz="4" w:space="0"/>
              <w:left w:val="single" w:color="000000" w:sz="4" w:space="0"/>
              <w:bottom w:val="single" w:color="000000" w:sz="4" w:space="0"/>
              <w:right w:val="single" w:color="000000" w:sz="4" w:space="0"/>
            </w:tcBorders>
          </w:tcPr>
          <w:p w14:paraId="3CC6FEB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采用 YAKE 算法提取高频矛盾词（如 “学位缺口”“医保延迟”），生成矛盾雷达图</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5C49AD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931F3C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BB2F315">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C8A098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201ABAA">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9AE7BCA">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42E3A810">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4240B4C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根因关联</w:t>
            </w:r>
          </w:p>
        </w:tc>
        <w:tc>
          <w:tcPr>
            <w:tcW w:w="2326" w:type="pct"/>
            <w:tcBorders>
              <w:top w:val="single" w:color="000000" w:sz="4" w:space="0"/>
              <w:left w:val="single" w:color="000000" w:sz="4" w:space="0"/>
              <w:bottom w:val="single" w:color="000000" w:sz="4" w:space="0"/>
              <w:right w:val="single" w:color="000000" w:sz="4" w:space="0"/>
            </w:tcBorders>
          </w:tcPr>
          <w:p w14:paraId="2CD31FA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联动关系洞察软件，追溯矛盾因果链（如 “医保延迟”→系统对接效率低→财政拨款不足）</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C6334E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F34D0C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058D553">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304738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54445D3">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543EF43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传播溯源追踪系统</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B2BF3E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传播路径可视化</w:t>
            </w:r>
          </w:p>
        </w:tc>
        <w:tc>
          <w:tcPr>
            <w:tcW w:w="513" w:type="pct"/>
            <w:tcBorders>
              <w:top w:val="single" w:color="000000" w:sz="4" w:space="0"/>
              <w:left w:val="single" w:color="000000" w:sz="4" w:space="0"/>
              <w:bottom w:val="single" w:color="000000" w:sz="4" w:space="0"/>
              <w:right w:val="single" w:color="000000" w:sz="4" w:space="0"/>
            </w:tcBorders>
            <w:vAlign w:val="center"/>
          </w:tcPr>
          <w:p w14:paraId="58FCA77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关键节点识别</w:t>
            </w:r>
          </w:p>
        </w:tc>
        <w:tc>
          <w:tcPr>
            <w:tcW w:w="2326" w:type="pct"/>
            <w:tcBorders>
              <w:top w:val="single" w:color="000000" w:sz="4" w:space="0"/>
              <w:left w:val="single" w:color="000000" w:sz="4" w:space="0"/>
              <w:bottom w:val="single" w:color="000000" w:sz="4" w:space="0"/>
              <w:right w:val="single" w:color="000000" w:sz="4" w:space="0"/>
            </w:tcBorders>
          </w:tcPr>
          <w:p w14:paraId="34197FC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通过 PageRank 算法计算节点影响力（如本地大 V “韶关生活圈” 转发权重 = 0.92），标记引爆点</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FE9E99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242EFF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A8A112C">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1CFCE2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75F2272">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435D3E5">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5D69E260">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038DA3B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扩散热力图</w:t>
            </w:r>
          </w:p>
        </w:tc>
        <w:tc>
          <w:tcPr>
            <w:tcW w:w="2326" w:type="pct"/>
            <w:tcBorders>
              <w:top w:val="single" w:color="000000" w:sz="4" w:space="0"/>
              <w:left w:val="single" w:color="000000" w:sz="4" w:space="0"/>
              <w:bottom w:val="single" w:color="000000" w:sz="4" w:space="0"/>
              <w:right w:val="single" w:color="000000" w:sz="4" w:space="0"/>
            </w:tcBorders>
          </w:tcPr>
          <w:p w14:paraId="0ECA164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在 GIS 地图动态渲染传播轨迹（如谣言从武江区→浈江区→全市扩散）</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BA855D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B5D8C6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F782C31">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B466D7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373DCC8">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4822574">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000E80E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影响力评估与干预</w:t>
            </w:r>
          </w:p>
        </w:tc>
        <w:tc>
          <w:tcPr>
            <w:tcW w:w="513" w:type="pct"/>
            <w:tcBorders>
              <w:top w:val="single" w:color="000000" w:sz="4" w:space="0"/>
              <w:left w:val="single" w:color="000000" w:sz="4" w:space="0"/>
              <w:bottom w:val="single" w:color="000000" w:sz="4" w:space="0"/>
              <w:right w:val="single" w:color="000000" w:sz="4" w:space="0"/>
            </w:tcBorders>
            <w:vAlign w:val="center"/>
          </w:tcPr>
          <w:p w14:paraId="02EE5CC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KOL 分级管理</w:t>
            </w:r>
          </w:p>
        </w:tc>
        <w:tc>
          <w:tcPr>
            <w:tcW w:w="2326" w:type="pct"/>
            <w:tcBorders>
              <w:top w:val="single" w:color="000000" w:sz="4" w:space="0"/>
              <w:left w:val="single" w:color="000000" w:sz="4" w:space="0"/>
              <w:bottom w:val="single" w:color="000000" w:sz="4" w:space="0"/>
              <w:right w:val="single" w:color="000000" w:sz="4" w:space="0"/>
            </w:tcBorders>
          </w:tcPr>
          <w:p w14:paraId="211AFAC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按粉丝量、转发量划分影响力等级（Ⅰ 级＞100 万粉丝），定向推送辟谣信息</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C95657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1B87D0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C5D766C">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C7E7B9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E2E51E7">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0C39A45E">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1B842E65">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65CF9A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传播预测</w:t>
            </w:r>
          </w:p>
        </w:tc>
        <w:tc>
          <w:tcPr>
            <w:tcW w:w="2326" w:type="pct"/>
            <w:tcBorders>
              <w:top w:val="single" w:color="000000" w:sz="4" w:space="0"/>
              <w:left w:val="single" w:color="000000" w:sz="4" w:space="0"/>
              <w:bottom w:val="single" w:color="000000" w:sz="4" w:space="0"/>
              <w:right w:val="single" w:color="000000" w:sz="4" w:space="0"/>
            </w:tcBorders>
          </w:tcPr>
          <w:p w14:paraId="426A840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基于 SEIR 传染病模型推演传播趋势（如预测 48 小时内负面舆情覆盖率将达 80%）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90F29B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A078F1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917D441">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C1C487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27C88D7">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0557B96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智能应对策略库</w:t>
            </w:r>
          </w:p>
        </w:tc>
        <w:tc>
          <w:tcPr>
            <w:tcW w:w="405" w:type="pct"/>
            <w:tcBorders>
              <w:top w:val="single" w:color="000000" w:sz="4" w:space="0"/>
              <w:left w:val="single" w:color="000000" w:sz="4" w:space="0"/>
              <w:bottom w:val="single" w:color="000000" w:sz="4" w:space="0"/>
              <w:right w:val="single" w:color="000000" w:sz="4" w:space="0"/>
            </w:tcBorders>
            <w:vAlign w:val="center"/>
          </w:tcPr>
          <w:p w14:paraId="47B1EE9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策略智能匹配</w:t>
            </w:r>
          </w:p>
        </w:tc>
        <w:tc>
          <w:tcPr>
            <w:tcW w:w="513" w:type="pct"/>
            <w:tcBorders>
              <w:top w:val="single" w:color="000000" w:sz="4" w:space="0"/>
              <w:left w:val="single" w:color="000000" w:sz="4" w:space="0"/>
              <w:bottom w:val="single" w:color="000000" w:sz="4" w:space="0"/>
              <w:right w:val="single" w:color="000000" w:sz="4" w:space="0"/>
            </w:tcBorders>
            <w:vAlign w:val="center"/>
          </w:tcPr>
          <w:p w14:paraId="3323095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规则引擎驱动</w:t>
            </w:r>
          </w:p>
        </w:tc>
        <w:tc>
          <w:tcPr>
            <w:tcW w:w="2326" w:type="pct"/>
            <w:tcBorders>
              <w:top w:val="single" w:color="000000" w:sz="4" w:space="0"/>
              <w:left w:val="single" w:color="000000" w:sz="4" w:space="0"/>
              <w:bottom w:val="single" w:color="000000" w:sz="4" w:space="0"/>
              <w:right w:val="single" w:color="000000" w:sz="4" w:space="0"/>
            </w:tcBorders>
          </w:tcPr>
          <w:p w14:paraId="13AEE4F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根据事件属性匹配应对模板，如虚假信息扩散推荐澄清声明 + 法律追责，话术模板为 “经核查，网传 XX 信息不实... 已启动法律程序”</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C93779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815528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9F036A9">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0DFC53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2818832">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7D69ED3">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081974B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效果量化评估</w:t>
            </w:r>
          </w:p>
        </w:tc>
        <w:tc>
          <w:tcPr>
            <w:tcW w:w="513" w:type="pct"/>
            <w:tcBorders>
              <w:top w:val="single" w:color="000000" w:sz="4" w:space="0"/>
              <w:left w:val="single" w:color="000000" w:sz="4" w:space="0"/>
              <w:bottom w:val="single" w:color="000000" w:sz="4" w:space="0"/>
              <w:right w:val="single" w:color="000000" w:sz="4" w:space="0"/>
            </w:tcBorders>
            <w:vAlign w:val="center"/>
          </w:tcPr>
          <w:p w14:paraId="46B7C3B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动态调优机制</w:t>
            </w:r>
          </w:p>
        </w:tc>
        <w:tc>
          <w:tcPr>
            <w:tcW w:w="2326" w:type="pct"/>
            <w:tcBorders>
              <w:top w:val="single" w:color="000000" w:sz="4" w:space="0"/>
              <w:left w:val="single" w:color="000000" w:sz="4" w:space="0"/>
              <w:bottom w:val="single" w:color="000000" w:sz="4" w:space="0"/>
              <w:right w:val="single" w:color="000000" w:sz="4" w:space="0"/>
            </w:tcBorders>
          </w:tcPr>
          <w:p w14:paraId="2F8B353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监测策略实施后 72 小时内负面声量下降率（目标≥90%），未达标则触发策略升级</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E56376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2BFC8A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6A8A1D9">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69BD51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810D318">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402434A">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52FCD7E8">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7D4737B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知识库沉淀</w:t>
            </w:r>
          </w:p>
        </w:tc>
        <w:tc>
          <w:tcPr>
            <w:tcW w:w="2326" w:type="pct"/>
            <w:tcBorders>
              <w:top w:val="single" w:color="000000" w:sz="4" w:space="0"/>
              <w:left w:val="single" w:color="000000" w:sz="4" w:space="0"/>
              <w:bottom w:val="single" w:color="000000" w:sz="4" w:space="0"/>
              <w:right w:val="single" w:color="000000" w:sz="4" w:space="0"/>
            </w:tcBorders>
          </w:tcPr>
          <w:p w14:paraId="7956589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将成功案例（如 “暴雨停课舆情 3 小时平息”）存入策略库，供类似场景复用</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5A7187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1EA0F5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C821E56">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E9CA71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118</w:t>
            </w:r>
          </w:p>
        </w:tc>
        <w:tc>
          <w:tcPr>
            <w:tcW w:w="385" w:type="pct"/>
            <w:vMerge w:val="restart"/>
            <w:tcBorders>
              <w:top w:val="single" w:color="000000" w:sz="4" w:space="0"/>
              <w:left w:val="single" w:color="000000" w:sz="4" w:space="0"/>
              <w:bottom w:val="single" w:color="000000" w:sz="4" w:space="0"/>
              <w:right w:val="single" w:color="000000" w:sz="4" w:space="0"/>
            </w:tcBorders>
            <w:vAlign w:val="center"/>
          </w:tcPr>
          <w:p w14:paraId="7CA450A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城市智能感知标签管理软件</w:t>
            </w: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6B4097C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标签价值评估引擎</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6D4D167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多维度评估体系</w:t>
            </w:r>
          </w:p>
        </w:tc>
        <w:tc>
          <w:tcPr>
            <w:tcW w:w="513" w:type="pct"/>
            <w:tcBorders>
              <w:top w:val="single" w:color="000000" w:sz="4" w:space="0"/>
              <w:left w:val="single" w:color="000000" w:sz="4" w:space="0"/>
              <w:bottom w:val="single" w:color="000000" w:sz="4" w:space="0"/>
              <w:right w:val="single" w:color="000000" w:sz="4" w:space="0"/>
            </w:tcBorders>
            <w:vAlign w:val="center"/>
          </w:tcPr>
          <w:p w14:paraId="6C96BE7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使用频率分析</w:t>
            </w:r>
          </w:p>
        </w:tc>
        <w:tc>
          <w:tcPr>
            <w:tcW w:w="2326" w:type="pct"/>
            <w:tcBorders>
              <w:top w:val="single" w:color="000000" w:sz="4" w:space="0"/>
              <w:left w:val="single" w:color="000000" w:sz="4" w:space="0"/>
              <w:bottom w:val="single" w:color="000000" w:sz="4" w:space="0"/>
              <w:right w:val="single" w:color="000000" w:sz="4" w:space="0"/>
            </w:tcBorders>
          </w:tcPr>
          <w:p w14:paraId="31DE935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统计标签被调用次数（如日 / 月均调用量），识别高频标签（如 “学区资源紧缺” 日均调用＞500 次）与沉默标签（半年零调用）</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1B36F3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56DBA5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2EA1711">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D2BF13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7D795C7">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42442FE">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6F17A5D4">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2AFB554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问题解决率关联</w:t>
            </w:r>
          </w:p>
        </w:tc>
        <w:tc>
          <w:tcPr>
            <w:tcW w:w="2326" w:type="pct"/>
            <w:tcBorders>
              <w:top w:val="single" w:color="000000" w:sz="4" w:space="0"/>
              <w:left w:val="single" w:color="000000" w:sz="4" w:space="0"/>
              <w:bottom w:val="single" w:color="000000" w:sz="4" w:space="0"/>
              <w:right w:val="single" w:color="000000" w:sz="4" w:space="0"/>
            </w:tcBorders>
          </w:tcPr>
          <w:p w14:paraId="5D0BFE6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计算标签关联工单的解决率（如 “井盖破损” 标签关联工单解决率＞95%→高价值标签），定位低效标签（解决率＜60%→触发优化预警）</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85A3AA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A230C4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CEF2830">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FE8643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D0D4A85">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6653C5D">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0F6CDF1F">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484D695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资源消耗监控</w:t>
            </w:r>
          </w:p>
        </w:tc>
        <w:tc>
          <w:tcPr>
            <w:tcW w:w="2326" w:type="pct"/>
            <w:tcBorders>
              <w:top w:val="single" w:color="000000" w:sz="4" w:space="0"/>
              <w:left w:val="single" w:color="000000" w:sz="4" w:space="0"/>
              <w:bottom w:val="single" w:color="000000" w:sz="4" w:space="0"/>
              <w:right w:val="single" w:color="000000" w:sz="4" w:space="0"/>
            </w:tcBorders>
          </w:tcPr>
          <w:p w14:paraId="113F2BD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实时监测标签计算存储成本（CPU / 内存占用），标记高消耗低价值标签（如占用 TOP10 但解决率＜50%）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B29E53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EA887F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76FF915">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7B0B58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A337A94">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95CEB52">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B196AD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智能评分与排行</w:t>
            </w:r>
          </w:p>
        </w:tc>
        <w:tc>
          <w:tcPr>
            <w:tcW w:w="513" w:type="pct"/>
            <w:tcBorders>
              <w:top w:val="single" w:color="000000" w:sz="4" w:space="0"/>
              <w:left w:val="single" w:color="000000" w:sz="4" w:space="0"/>
              <w:bottom w:val="single" w:color="000000" w:sz="4" w:space="0"/>
              <w:right w:val="single" w:color="000000" w:sz="4" w:space="0"/>
            </w:tcBorders>
            <w:vAlign w:val="center"/>
          </w:tcPr>
          <w:p w14:paraId="59D228B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价值评分模型</w:t>
            </w:r>
          </w:p>
        </w:tc>
        <w:tc>
          <w:tcPr>
            <w:tcW w:w="2326" w:type="pct"/>
            <w:tcBorders>
              <w:top w:val="single" w:color="000000" w:sz="4" w:space="0"/>
              <w:left w:val="single" w:color="000000" w:sz="4" w:space="0"/>
              <w:bottom w:val="single" w:color="000000" w:sz="4" w:space="0"/>
              <w:right w:val="single" w:color="000000" w:sz="4" w:space="0"/>
            </w:tcBorders>
          </w:tcPr>
          <w:p w14:paraId="09636FB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标签价值总分 = 使用频率权重 ×30%+ 解决率权重 ×40%+ 资源消耗权重 ×30%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31C1C3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65C248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082C189">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B69ABE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EF0D659">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325D7EC">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310EF18B">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6C8C87C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动态排行榜</w:t>
            </w:r>
          </w:p>
        </w:tc>
        <w:tc>
          <w:tcPr>
            <w:tcW w:w="2326" w:type="pct"/>
            <w:tcBorders>
              <w:top w:val="single" w:color="000000" w:sz="4" w:space="0"/>
              <w:left w:val="single" w:color="000000" w:sz="4" w:space="0"/>
              <w:bottom w:val="single" w:color="000000" w:sz="4" w:space="0"/>
              <w:right w:val="single" w:color="000000" w:sz="4" w:space="0"/>
            </w:tcBorders>
          </w:tcPr>
          <w:p w14:paraId="127C2AC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生成 “热门价值榜”（解决率＞90%+ 高频调用）、“资源黑洞榜”（高消耗 + 低解决率），指导资源倾斜或下线决策</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6F39DF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C67C10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163CD68">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71E700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38E714C">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559C09B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标准化标签体系管理</w:t>
            </w:r>
          </w:p>
        </w:tc>
        <w:tc>
          <w:tcPr>
            <w:tcW w:w="405" w:type="pct"/>
            <w:tcBorders>
              <w:top w:val="single" w:color="000000" w:sz="4" w:space="0"/>
              <w:left w:val="single" w:color="000000" w:sz="4" w:space="0"/>
              <w:bottom w:val="single" w:color="000000" w:sz="4" w:space="0"/>
              <w:right w:val="single" w:color="000000" w:sz="4" w:space="0"/>
            </w:tcBorders>
            <w:vAlign w:val="center"/>
          </w:tcPr>
          <w:p w14:paraId="679E1CA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分层分类架构</w:t>
            </w:r>
          </w:p>
        </w:tc>
        <w:tc>
          <w:tcPr>
            <w:tcW w:w="513" w:type="pct"/>
            <w:tcBorders>
              <w:top w:val="single" w:color="000000" w:sz="4" w:space="0"/>
              <w:left w:val="single" w:color="000000" w:sz="4" w:space="0"/>
              <w:bottom w:val="single" w:color="000000" w:sz="4" w:space="0"/>
              <w:right w:val="single" w:color="000000" w:sz="4" w:space="0"/>
            </w:tcBorders>
            <w:vAlign w:val="center"/>
          </w:tcPr>
          <w:p w14:paraId="4E3A6ED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业务场景标签</w:t>
            </w:r>
          </w:p>
        </w:tc>
        <w:tc>
          <w:tcPr>
            <w:tcW w:w="2326" w:type="pct"/>
            <w:tcBorders>
              <w:top w:val="single" w:color="000000" w:sz="4" w:space="0"/>
              <w:left w:val="single" w:color="000000" w:sz="4" w:space="0"/>
              <w:bottom w:val="single" w:color="000000" w:sz="4" w:space="0"/>
              <w:right w:val="single" w:color="000000" w:sz="4" w:space="0"/>
            </w:tcBorders>
          </w:tcPr>
          <w:p w14:paraId="09AF653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按治理领域划分，如权责部门标签应用于工单分派，示例为 “城管事件”→城管局权属</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7CC55E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61AAF66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02D7D5F">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8C7959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3F66629">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B078F79">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BE7177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语义标准化控制</w:t>
            </w:r>
          </w:p>
        </w:tc>
        <w:tc>
          <w:tcPr>
            <w:tcW w:w="513" w:type="pct"/>
            <w:tcBorders>
              <w:top w:val="single" w:color="000000" w:sz="4" w:space="0"/>
              <w:left w:val="single" w:color="000000" w:sz="4" w:space="0"/>
              <w:bottom w:val="single" w:color="000000" w:sz="4" w:space="0"/>
              <w:right w:val="single" w:color="000000" w:sz="4" w:space="0"/>
            </w:tcBorders>
            <w:vAlign w:val="center"/>
          </w:tcPr>
          <w:p w14:paraId="7B1FEE1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同义词归并</w:t>
            </w:r>
          </w:p>
        </w:tc>
        <w:tc>
          <w:tcPr>
            <w:tcW w:w="2326" w:type="pct"/>
            <w:tcBorders>
              <w:top w:val="single" w:color="000000" w:sz="4" w:space="0"/>
              <w:left w:val="single" w:color="000000" w:sz="4" w:space="0"/>
              <w:bottom w:val="single" w:color="000000" w:sz="4" w:space="0"/>
              <w:right w:val="single" w:color="000000" w:sz="4" w:space="0"/>
            </w:tcBorders>
          </w:tcPr>
          <w:p w14:paraId="1F6ACE8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自动映射 “占道经营”（城管）与 “道路异常”（交警）至统一标签 “市容秩序”</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D973BA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B9D385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0C08541">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2275C2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E5C72A9">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528CAD8">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0E14528B">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622A36F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量纲统一</w:t>
            </w:r>
          </w:p>
        </w:tc>
        <w:tc>
          <w:tcPr>
            <w:tcW w:w="2326" w:type="pct"/>
            <w:tcBorders>
              <w:top w:val="single" w:color="000000" w:sz="4" w:space="0"/>
              <w:left w:val="single" w:color="000000" w:sz="4" w:space="0"/>
              <w:bottom w:val="single" w:color="000000" w:sz="4" w:space="0"/>
              <w:right w:val="single" w:color="000000" w:sz="4" w:space="0"/>
            </w:tcBorders>
          </w:tcPr>
          <w:p w14:paraId="03E7F24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标准化字段定义（如 “拥堵指数” 统一为 0-10 级），支持跨域指标对比</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B89663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C04A31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6B41D6D">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F5AC52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A60A00D">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3260072">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F68EA9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全生命周期管控</w:t>
            </w:r>
          </w:p>
        </w:tc>
        <w:tc>
          <w:tcPr>
            <w:tcW w:w="513" w:type="pct"/>
            <w:tcBorders>
              <w:top w:val="single" w:color="000000" w:sz="4" w:space="0"/>
              <w:left w:val="single" w:color="000000" w:sz="4" w:space="0"/>
              <w:bottom w:val="single" w:color="000000" w:sz="4" w:space="0"/>
              <w:right w:val="single" w:color="000000" w:sz="4" w:space="0"/>
            </w:tcBorders>
            <w:vAlign w:val="center"/>
          </w:tcPr>
          <w:p w14:paraId="2796E5A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血缘追溯</w:t>
            </w:r>
          </w:p>
        </w:tc>
        <w:tc>
          <w:tcPr>
            <w:tcW w:w="2326" w:type="pct"/>
            <w:tcBorders>
              <w:top w:val="single" w:color="000000" w:sz="4" w:space="0"/>
              <w:left w:val="single" w:color="000000" w:sz="4" w:space="0"/>
              <w:bottom w:val="single" w:color="000000" w:sz="4" w:space="0"/>
              <w:right w:val="single" w:color="000000" w:sz="4" w:space="0"/>
            </w:tcBorders>
          </w:tcPr>
          <w:p w14:paraId="6074FB9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记录标签创建→修改→下线全流程，关联责任人及业务口径</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BE1545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F21EB7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1F2F47E">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F2769A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A127EC9">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D7D3A93">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304E6488">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BB5070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合规审计</w:t>
            </w:r>
          </w:p>
        </w:tc>
        <w:tc>
          <w:tcPr>
            <w:tcW w:w="2326" w:type="pct"/>
            <w:tcBorders>
              <w:top w:val="single" w:color="000000" w:sz="4" w:space="0"/>
              <w:left w:val="single" w:color="000000" w:sz="4" w:space="0"/>
              <w:bottom w:val="single" w:color="000000" w:sz="4" w:space="0"/>
              <w:right w:val="single" w:color="000000" w:sz="4" w:space="0"/>
            </w:tcBorders>
          </w:tcPr>
          <w:p w14:paraId="4937976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标签定义需通过审批流程（如敏感标签 “群体事件” 需政法委审核）</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61C78F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9FB96C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784A065">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D7E041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128</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D69213B">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7A88539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动态打标引擎</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001B877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行为驱动更新</w:t>
            </w:r>
          </w:p>
        </w:tc>
        <w:tc>
          <w:tcPr>
            <w:tcW w:w="513" w:type="pct"/>
            <w:tcBorders>
              <w:top w:val="single" w:color="000000" w:sz="4" w:space="0"/>
              <w:left w:val="single" w:color="000000" w:sz="4" w:space="0"/>
              <w:bottom w:val="single" w:color="000000" w:sz="4" w:space="0"/>
              <w:right w:val="single" w:color="000000" w:sz="4" w:space="0"/>
            </w:tcBorders>
            <w:vAlign w:val="center"/>
          </w:tcPr>
          <w:p w14:paraId="361331B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实时权重调整</w:t>
            </w:r>
          </w:p>
        </w:tc>
        <w:tc>
          <w:tcPr>
            <w:tcW w:w="2326" w:type="pct"/>
            <w:tcBorders>
              <w:top w:val="single" w:color="000000" w:sz="4" w:space="0"/>
              <w:left w:val="single" w:color="000000" w:sz="4" w:space="0"/>
              <w:bottom w:val="single" w:color="000000" w:sz="4" w:space="0"/>
              <w:right w:val="single" w:color="000000" w:sz="4" w:space="0"/>
            </w:tcBorders>
          </w:tcPr>
          <w:p w14:paraId="4776FB4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根据市民行为动态刷新标签（如企业连续查询 “技改补贴”→强化 “政策需求” 标签权重）</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9461BB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2272B3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8989D40">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B73914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37D62C5">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44138F0">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1E6FF601">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6C4D5F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事件触发机制</w:t>
            </w:r>
          </w:p>
        </w:tc>
        <w:tc>
          <w:tcPr>
            <w:tcW w:w="2326" w:type="pct"/>
            <w:tcBorders>
              <w:top w:val="single" w:color="000000" w:sz="4" w:space="0"/>
              <w:left w:val="single" w:color="000000" w:sz="4" w:space="0"/>
              <w:bottom w:val="single" w:color="000000" w:sz="4" w:space="0"/>
              <w:right w:val="single" w:color="000000" w:sz="4" w:space="0"/>
            </w:tcBorders>
          </w:tcPr>
          <w:p w14:paraId="336EA2A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突发舆情情感倾向变化（负面↑30%）→自动添加 “高危舆情” 标签</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704F80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729D68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0364053">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244D02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64165D3">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57BB3F1">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5E34C69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AI 辅助打标</w:t>
            </w:r>
          </w:p>
        </w:tc>
        <w:tc>
          <w:tcPr>
            <w:tcW w:w="513" w:type="pct"/>
            <w:tcBorders>
              <w:top w:val="single" w:color="000000" w:sz="4" w:space="0"/>
              <w:left w:val="single" w:color="000000" w:sz="4" w:space="0"/>
              <w:bottom w:val="single" w:color="000000" w:sz="4" w:space="0"/>
              <w:right w:val="single" w:color="000000" w:sz="4" w:space="0"/>
            </w:tcBorders>
            <w:vAlign w:val="center"/>
          </w:tcPr>
          <w:p w14:paraId="7A28BD0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语义识别补全</w:t>
            </w:r>
          </w:p>
        </w:tc>
        <w:tc>
          <w:tcPr>
            <w:tcW w:w="2326" w:type="pct"/>
            <w:tcBorders>
              <w:top w:val="single" w:color="000000" w:sz="4" w:space="0"/>
              <w:left w:val="single" w:color="000000" w:sz="4" w:space="0"/>
              <w:bottom w:val="single" w:color="000000" w:sz="4" w:space="0"/>
              <w:right w:val="single" w:color="000000" w:sz="4" w:space="0"/>
            </w:tcBorders>
          </w:tcPr>
          <w:p w14:paraId="70D3F01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通过 NLP 解析工单文本（如投诉描述 “暴雨后积水严重”），自动补充 “排水缺陷”“城市规划” 关联标签</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0D04EC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04E19B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37A85E3">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4E834B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4C8FCCF">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A75EDB1">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453B4DB">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0BDBBCB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缺失值推断</w:t>
            </w:r>
          </w:p>
        </w:tc>
        <w:tc>
          <w:tcPr>
            <w:tcW w:w="2326" w:type="pct"/>
            <w:tcBorders>
              <w:top w:val="single" w:color="000000" w:sz="4" w:space="0"/>
              <w:left w:val="single" w:color="000000" w:sz="4" w:space="0"/>
              <w:bottom w:val="single" w:color="000000" w:sz="4" w:space="0"/>
              <w:right w:val="single" w:color="000000" w:sz="4" w:space="0"/>
            </w:tcBorders>
          </w:tcPr>
          <w:p w14:paraId="1CADFD1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地理位置缺失时，通过 IP 定位（精度≤100 米）或时空关联填充（同一路段历史数据均值）</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158E19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F49D29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E935810">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2DD4F45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0233368">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0F1D7BF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智能标签应用中心</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10249D3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多维度数据筛选</w:t>
            </w:r>
          </w:p>
        </w:tc>
        <w:tc>
          <w:tcPr>
            <w:tcW w:w="513" w:type="pct"/>
            <w:tcBorders>
              <w:top w:val="single" w:color="000000" w:sz="4" w:space="0"/>
              <w:left w:val="single" w:color="000000" w:sz="4" w:space="0"/>
              <w:bottom w:val="single" w:color="000000" w:sz="4" w:space="0"/>
              <w:right w:val="single" w:color="000000" w:sz="4" w:space="0"/>
            </w:tcBorders>
            <w:vAlign w:val="center"/>
          </w:tcPr>
          <w:p w14:paraId="052E14B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组合查询</w:t>
            </w:r>
          </w:p>
        </w:tc>
        <w:tc>
          <w:tcPr>
            <w:tcW w:w="2326" w:type="pct"/>
            <w:tcBorders>
              <w:top w:val="single" w:color="000000" w:sz="4" w:space="0"/>
              <w:left w:val="single" w:color="000000" w:sz="4" w:space="0"/>
              <w:bottom w:val="single" w:color="000000" w:sz="4" w:space="0"/>
              <w:right w:val="single" w:color="000000" w:sz="4" w:space="0"/>
            </w:tcBorders>
          </w:tcPr>
          <w:p w14:paraId="53A3B61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支持标签交叉筛选（如 “雨季 + 积水 + 武江区” 定位隐患点）</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09B342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1A87F5A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ECEBDED">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69A16E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C9C594C">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78CAAD27">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6669528">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48EBB7F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GIS 热力图叠加</w:t>
            </w:r>
          </w:p>
        </w:tc>
        <w:tc>
          <w:tcPr>
            <w:tcW w:w="2326" w:type="pct"/>
            <w:tcBorders>
              <w:top w:val="single" w:color="000000" w:sz="4" w:space="0"/>
              <w:left w:val="single" w:color="000000" w:sz="4" w:space="0"/>
              <w:bottom w:val="single" w:color="000000" w:sz="4" w:space="0"/>
              <w:right w:val="single" w:color="000000" w:sz="4" w:space="0"/>
            </w:tcBorders>
          </w:tcPr>
          <w:p w14:paraId="0DE90F7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在三维地图标注标签密度分布（如 “学区投诉” 集中于浈江区）</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0084D6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552B63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98C4107">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6EE30B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84279B0">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35BF86E">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3A8F507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策略智能推荐</w:t>
            </w:r>
          </w:p>
        </w:tc>
        <w:tc>
          <w:tcPr>
            <w:tcW w:w="513" w:type="pct"/>
            <w:tcBorders>
              <w:top w:val="single" w:color="000000" w:sz="4" w:space="0"/>
              <w:left w:val="single" w:color="000000" w:sz="4" w:space="0"/>
              <w:bottom w:val="single" w:color="000000" w:sz="4" w:space="0"/>
              <w:right w:val="single" w:color="000000" w:sz="4" w:space="0"/>
            </w:tcBorders>
            <w:vAlign w:val="center"/>
          </w:tcPr>
          <w:p w14:paraId="7135C70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治理预案匹配</w:t>
            </w:r>
          </w:p>
        </w:tc>
        <w:tc>
          <w:tcPr>
            <w:tcW w:w="2326" w:type="pct"/>
            <w:tcBorders>
              <w:top w:val="single" w:color="000000" w:sz="4" w:space="0"/>
              <w:left w:val="single" w:color="000000" w:sz="4" w:space="0"/>
              <w:bottom w:val="single" w:color="000000" w:sz="4" w:space="0"/>
              <w:right w:val="single" w:color="000000" w:sz="4" w:space="0"/>
            </w:tcBorders>
          </w:tcPr>
          <w:p w14:paraId="5FC3B52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高解决率标签（如 “路灯故障”）自动推荐处置方案（24 小时内修复）</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6D44AF2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24F3C9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27BF277">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7D5E7B9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EA72824">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4AE12F47">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E459917">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31A589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资源调度优化</w:t>
            </w:r>
          </w:p>
        </w:tc>
        <w:tc>
          <w:tcPr>
            <w:tcW w:w="2326" w:type="pct"/>
            <w:tcBorders>
              <w:top w:val="single" w:color="000000" w:sz="4" w:space="0"/>
              <w:left w:val="single" w:color="000000" w:sz="4" w:space="0"/>
              <w:bottom w:val="single" w:color="000000" w:sz="4" w:space="0"/>
              <w:right w:val="single" w:color="000000" w:sz="4" w:space="0"/>
            </w:tcBorders>
          </w:tcPr>
          <w:p w14:paraId="18039E3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根据 “企业规模 + 行业” 标签，推送适配产业园（莞韶城）及人才政策（“丹霞英才计划”）</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A8B846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A71B71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1A6B114">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74FD1A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C794B73">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01D22B48">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37AC6E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闭环反馈优化</w:t>
            </w:r>
          </w:p>
        </w:tc>
        <w:tc>
          <w:tcPr>
            <w:tcW w:w="513" w:type="pct"/>
            <w:tcBorders>
              <w:top w:val="single" w:color="000000" w:sz="4" w:space="0"/>
              <w:left w:val="single" w:color="000000" w:sz="4" w:space="0"/>
              <w:bottom w:val="single" w:color="000000" w:sz="4" w:space="0"/>
              <w:right w:val="single" w:color="000000" w:sz="4" w:space="0"/>
            </w:tcBorders>
            <w:vAlign w:val="center"/>
          </w:tcPr>
          <w:p w14:paraId="4D7E676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效果追踪看板</w:t>
            </w:r>
          </w:p>
        </w:tc>
        <w:tc>
          <w:tcPr>
            <w:tcW w:w="2326" w:type="pct"/>
            <w:tcBorders>
              <w:top w:val="single" w:color="000000" w:sz="4" w:space="0"/>
              <w:left w:val="single" w:color="000000" w:sz="4" w:space="0"/>
              <w:bottom w:val="single" w:color="000000" w:sz="4" w:space="0"/>
              <w:right w:val="single" w:color="000000" w:sz="4" w:space="0"/>
            </w:tcBorders>
          </w:tcPr>
          <w:p w14:paraId="3385CA8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统计标签应用后问题复发率（如 “井盖破损” 标签应用后复发率↓70%）、市民满意度提升值</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5EC8F0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43EB05E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234EFBD">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BC593A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00448AF">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0F7549B7">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11F0A2C2">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53F58C0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动态迭代机制</w:t>
            </w:r>
          </w:p>
        </w:tc>
        <w:tc>
          <w:tcPr>
            <w:tcW w:w="2326" w:type="pct"/>
            <w:tcBorders>
              <w:top w:val="single" w:color="000000" w:sz="4" w:space="0"/>
              <w:left w:val="single" w:color="000000" w:sz="4" w:space="0"/>
              <w:bottom w:val="single" w:color="000000" w:sz="4" w:space="0"/>
              <w:right w:val="single" w:color="000000" w:sz="4" w:space="0"/>
            </w:tcBorders>
          </w:tcPr>
          <w:p w14:paraId="177181D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低效标签（使用率＜1%）自动触发下线流程，释放存储计算资源</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C2436B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3667A4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6E8AD87">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1718F7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138</w:t>
            </w:r>
          </w:p>
        </w:tc>
        <w:tc>
          <w:tcPr>
            <w:tcW w:w="385" w:type="pct"/>
            <w:vMerge w:val="restart"/>
            <w:tcBorders>
              <w:top w:val="single" w:color="000000" w:sz="4" w:space="0"/>
              <w:left w:val="single" w:color="000000" w:sz="4" w:space="0"/>
              <w:bottom w:val="single" w:color="000000" w:sz="4" w:space="0"/>
              <w:right w:val="single" w:color="000000" w:sz="4" w:space="0"/>
            </w:tcBorders>
            <w:vAlign w:val="center"/>
          </w:tcPr>
          <w:p w14:paraId="26BA866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城市智能感知数据资产软件</w:t>
            </w: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36C76E3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智能编目引擎</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348639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多维度分类体系</w:t>
            </w:r>
          </w:p>
        </w:tc>
        <w:tc>
          <w:tcPr>
            <w:tcW w:w="513" w:type="pct"/>
            <w:tcBorders>
              <w:top w:val="single" w:color="000000" w:sz="4" w:space="0"/>
              <w:left w:val="single" w:color="000000" w:sz="4" w:space="0"/>
              <w:bottom w:val="single" w:color="000000" w:sz="4" w:space="0"/>
              <w:right w:val="single" w:color="000000" w:sz="4" w:space="0"/>
            </w:tcBorders>
            <w:vAlign w:val="center"/>
          </w:tcPr>
          <w:p w14:paraId="1725492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领域分层编目</w:t>
            </w:r>
          </w:p>
        </w:tc>
        <w:tc>
          <w:tcPr>
            <w:tcW w:w="2326" w:type="pct"/>
            <w:tcBorders>
              <w:top w:val="single" w:color="000000" w:sz="4" w:space="0"/>
              <w:left w:val="single" w:color="000000" w:sz="4" w:space="0"/>
              <w:bottom w:val="single" w:color="000000" w:sz="4" w:space="0"/>
              <w:right w:val="single" w:color="000000" w:sz="4" w:space="0"/>
            </w:tcBorders>
          </w:tcPr>
          <w:p w14:paraId="20DABC5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按政务、交通、民生等 7 大领域划分一级目录，下设二级类目（如交通→拥堵指数 / 事故率 / 公交运力）</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64E448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C1DCE1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935A5BB">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9D1336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2B57EADA">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01884F8D">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E75F5F8">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4ABB635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动态元数据管理</w:t>
            </w:r>
          </w:p>
        </w:tc>
        <w:tc>
          <w:tcPr>
            <w:tcW w:w="2326" w:type="pct"/>
            <w:tcBorders>
              <w:top w:val="single" w:color="000000" w:sz="4" w:space="0"/>
              <w:left w:val="single" w:color="000000" w:sz="4" w:space="0"/>
              <w:bottom w:val="single" w:color="000000" w:sz="4" w:space="0"/>
              <w:right w:val="single" w:color="000000" w:sz="4" w:space="0"/>
            </w:tcBorders>
          </w:tcPr>
          <w:p w14:paraId="098FB45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标注数据来源（如 12345 热线）、更新频率（实时 / 日更）、敏感级别（公开 / 内部 / 机密）、权限范围（教育局仅访问教育数据）</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5902EB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E3C990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37616BE">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466403C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ABED563">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75878DE6">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34695D2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非结构化数据融合</w:t>
            </w:r>
          </w:p>
        </w:tc>
        <w:tc>
          <w:tcPr>
            <w:tcW w:w="513" w:type="pct"/>
            <w:tcBorders>
              <w:top w:val="single" w:color="000000" w:sz="4" w:space="0"/>
              <w:left w:val="single" w:color="000000" w:sz="4" w:space="0"/>
              <w:bottom w:val="single" w:color="000000" w:sz="4" w:space="0"/>
              <w:right w:val="single" w:color="000000" w:sz="4" w:space="0"/>
            </w:tcBorders>
            <w:vAlign w:val="center"/>
          </w:tcPr>
          <w:p w14:paraId="6164465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全类型支持</w:t>
            </w:r>
          </w:p>
        </w:tc>
        <w:tc>
          <w:tcPr>
            <w:tcW w:w="2326" w:type="pct"/>
            <w:tcBorders>
              <w:top w:val="single" w:color="000000" w:sz="4" w:space="0"/>
              <w:left w:val="single" w:color="000000" w:sz="4" w:space="0"/>
              <w:bottom w:val="single" w:color="000000" w:sz="4" w:space="0"/>
              <w:right w:val="single" w:color="000000" w:sz="4" w:space="0"/>
            </w:tcBorders>
          </w:tcPr>
          <w:p w14:paraId="61CEF6D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结构化数据（数据库表）自动抽取字段语义；非结构化数据（监控视频 / 舆情文本）通过 OCR、ASR 转写并提取关键元数据（如 “暴雨积水视频”→标签 “排水缺陷”）</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4000E1B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5C9A801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9E1B7DA">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75CADD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58694DBF">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60BE2A4">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33C59A7C">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25D17C7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血缘溯源</w:t>
            </w:r>
          </w:p>
        </w:tc>
        <w:tc>
          <w:tcPr>
            <w:tcW w:w="2326" w:type="pct"/>
            <w:tcBorders>
              <w:top w:val="single" w:color="000000" w:sz="4" w:space="0"/>
              <w:left w:val="single" w:color="000000" w:sz="4" w:space="0"/>
              <w:bottom w:val="single" w:color="000000" w:sz="4" w:space="0"/>
              <w:right w:val="single" w:color="000000" w:sz="4" w:space="0"/>
            </w:tcBorders>
          </w:tcPr>
          <w:p w14:paraId="100F13C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点击数据项可查看来源链路（如 “学区房投诉量”←社交媒体 API + 情感分析模型）</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58708A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20459D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5290D9C">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958FB0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142</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1FC0016">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3FB734A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安全合规中枢</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640D70C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国密级防护体系</w:t>
            </w:r>
          </w:p>
        </w:tc>
        <w:tc>
          <w:tcPr>
            <w:tcW w:w="513" w:type="pct"/>
            <w:tcBorders>
              <w:top w:val="single" w:color="000000" w:sz="4" w:space="0"/>
              <w:left w:val="single" w:color="000000" w:sz="4" w:space="0"/>
              <w:bottom w:val="single" w:color="000000" w:sz="4" w:space="0"/>
              <w:right w:val="single" w:color="000000" w:sz="4" w:space="0"/>
            </w:tcBorders>
            <w:vAlign w:val="center"/>
          </w:tcPr>
          <w:p w14:paraId="7673AF7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加密存储</w:t>
            </w:r>
          </w:p>
        </w:tc>
        <w:tc>
          <w:tcPr>
            <w:tcW w:w="2326" w:type="pct"/>
            <w:tcBorders>
              <w:top w:val="single" w:color="000000" w:sz="4" w:space="0"/>
              <w:left w:val="single" w:color="000000" w:sz="4" w:space="0"/>
              <w:bottom w:val="single" w:color="000000" w:sz="4" w:space="0"/>
              <w:right w:val="single" w:color="000000" w:sz="4" w:space="0"/>
            </w:tcBorders>
          </w:tcPr>
          <w:p w14:paraId="1BA35A4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敏感数据（市民身份证号、住址）采用 SM4 算法加密，传输启用 TLS 1.3 协议，密钥管理符合《网络安全法》要求</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132506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8132F2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7DB0A9B">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838F7D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143</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4E63844">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37AEDEF0">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22E61055">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2642424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智能脱敏</w:t>
            </w:r>
          </w:p>
        </w:tc>
        <w:tc>
          <w:tcPr>
            <w:tcW w:w="2326" w:type="pct"/>
            <w:tcBorders>
              <w:top w:val="single" w:color="000000" w:sz="4" w:space="0"/>
              <w:left w:val="single" w:color="000000" w:sz="4" w:space="0"/>
              <w:bottom w:val="single" w:color="000000" w:sz="4" w:space="0"/>
              <w:right w:val="single" w:color="000000" w:sz="4" w:space="0"/>
            </w:tcBorders>
          </w:tcPr>
          <w:p w14:paraId="6E4F7F9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公开数据自动模糊化（地理位置精确坐标→街道级），确保隐私零泄露</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374146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7C5FE39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664B6AE">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4BCBD4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144</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01129DB">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5774C195">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34E7739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分级动态授权</w:t>
            </w:r>
          </w:p>
        </w:tc>
        <w:tc>
          <w:tcPr>
            <w:tcW w:w="513" w:type="pct"/>
            <w:tcBorders>
              <w:top w:val="single" w:color="000000" w:sz="4" w:space="0"/>
              <w:left w:val="single" w:color="000000" w:sz="4" w:space="0"/>
              <w:bottom w:val="single" w:color="000000" w:sz="4" w:space="0"/>
              <w:right w:val="single" w:color="000000" w:sz="4" w:space="0"/>
            </w:tcBorders>
            <w:vAlign w:val="center"/>
          </w:tcPr>
          <w:p w14:paraId="3874A45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RBAC 三级权限模型</w:t>
            </w:r>
          </w:p>
        </w:tc>
        <w:tc>
          <w:tcPr>
            <w:tcW w:w="2326" w:type="pct"/>
            <w:tcBorders>
              <w:top w:val="single" w:color="000000" w:sz="4" w:space="0"/>
              <w:left w:val="single" w:color="000000" w:sz="4" w:space="0"/>
              <w:bottom w:val="single" w:color="000000" w:sz="4" w:space="0"/>
              <w:right w:val="single" w:color="000000" w:sz="4" w:space="0"/>
            </w:tcBorders>
          </w:tcPr>
          <w:p w14:paraId="60EBD1E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市民仅访问脱敏后公开数据（如政策文件）；处置员按辖区授权（武江区管理员仅操作本区数据）；管理员全量数据管理 + 操作审计</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5684C44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E028D7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80C4007">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1B55183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145</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1B766196">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7CC8B3BA">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62B18F12">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1FC2AC7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水印溯源</w:t>
            </w:r>
          </w:p>
        </w:tc>
        <w:tc>
          <w:tcPr>
            <w:tcW w:w="2326" w:type="pct"/>
            <w:tcBorders>
              <w:top w:val="single" w:color="000000" w:sz="4" w:space="0"/>
              <w:left w:val="single" w:color="000000" w:sz="4" w:space="0"/>
              <w:bottom w:val="single" w:color="000000" w:sz="4" w:space="0"/>
              <w:right w:val="single" w:color="000000" w:sz="4" w:space="0"/>
            </w:tcBorders>
          </w:tcPr>
          <w:p w14:paraId="57A62B5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为敏感数据添加隐形数字水印，泄露时可精准定位责任人（残留 20% 内容仍可溯源）</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1520F26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282578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DAF0705">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8C64E2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146</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0C22D80">
            <w:pPr>
              <w:widowControl/>
              <w:rPr>
                <w:rFonts w:ascii="仿宋" w:hAnsi="仿宋" w:eastAsia="仿宋"/>
                <w:color w:val="000000" w:themeColor="text1"/>
                <w:sz w:val="24"/>
                <w:szCs w:val="24"/>
                <w14:textFill>
                  <w14:solidFill>
                    <w14:schemeClr w14:val="tx1"/>
                  </w14:solidFill>
                </w14:textFill>
              </w:rPr>
            </w:pPr>
          </w:p>
        </w:tc>
        <w:tc>
          <w:tcPr>
            <w:tcW w:w="356" w:type="pct"/>
            <w:vMerge w:val="restart"/>
            <w:tcBorders>
              <w:top w:val="single" w:color="000000" w:sz="4" w:space="0"/>
              <w:left w:val="single" w:color="000000" w:sz="4" w:space="0"/>
              <w:bottom w:val="single" w:color="000000" w:sz="4" w:space="0"/>
              <w:right w:val="single" w:color="000000" w:sz="4" w:space="0"/>
            </w:tcBorders>
            <w:vAlign w:val="center"/>
          </w:tcPr>
          <w:p w14:paraId="741FE41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资产应用中心</w:t>
            </w: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63B6420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多模态智能检索</w:t>
            </w:r>
          </w:p>
        </w:tc>
        <w:tc>
          <w:tcPr>
            <w:tcW w:w="513" w:type="pct"/>
            <w:tcBorders>
              <w:top w:val="single" w:color="000000" w:sz="4" w:space="0"/>
              <w:left w:val="single" w:color="000000" w:sz="4" w:space="0"/>
              <w:bottom w:val="single" w:color="000000" w:sz="4" w:space="0"/>
              <w:right w:val="single" w:color="000000" w:sz="4" w:space="0"/>
            </w:tcBorders>
            <w:vAlign w:val="center"/>
          </w:tcPr>
          <w:p w14:paraId="0C288F0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语音 / 全文检索</w:t>
            </w:r>
          </w:p>
        </w:tc>
        <w:tc>
          <w:tcPr>
            <w:tcW w:w="2326" w:type="pct"/>
            <w:tcBorders>
              <w:top w:val="single" w:color="000000" w:sz="4" w:space="0"/>
              <w:left w:val="single" w:color="000000" w:sz="4" w:space="0"/>
              <w:bottom w:val="single" w:color="000000" w:sz="4" w:space="0"/>
              <w:right w:val="single" w:color="000000" w:sz="4" w:space="0"/>
            </w:tcBorders>
          </w:tcPr>
          <w:p w14:paraId="0CFE237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市民语音输入 “医保政策”，秒级返回关联数据及解读指南</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F8B416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AE113B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5DE2E8B">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618D40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147</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0129D3F2">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19029A6">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377BAD0A">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6CB7B71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组合筛选</w:t>
            </w:r>
          </w:p>
        </w:tc>
        <w:tc>
          <w:tcPr>
            <w:tcW w:w="2326" w:type="pct"/>
            <w:tcBorders>
              <w:top w:val="single" w:color="000000" w:sz="4" w:space="0"/>
              <w:left w:val="single" w:color="000000" w:sz="4" w:space="0"/>
              <w:bottom w:val="single" w:color="000000" w:sz="4" w:space="0"/>
              <w:right w:val="single" w:color="000000" w:sz="4" w:space="0"/>
            </w:tcBorders>
          </w:tcPr>
          <w:p w14:paraId="72B1322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支持标签组合查询（如 “雨季 + 道路积水 + 浈江区”）定位隐患点</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0220E00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0AC113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3E32327">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522C19F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148</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6C36EB92">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1ED6DB44">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729A426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API 服务工厂</w:t>
            </w:r>
          </w:p>
        </w:tc>
        <w:tc>
          <w:tcPr>
            <w:tcW w:w="513" w:type="pct"/>
            <w:tcBorders>
              <w:top w:val="single" w:color="000000" w:sz="4" w:space="0"/>
              <w:left w:val="single" w:color="000000" w:sz="4" w:space="0"/>
              <w:bottom w:val="single" w:color="000000" w:sz="4" w:space="0"/>
              <w:right w:val="single" w:color="000000" w:sz="4" w:space="0"/>
            </w:tcBorders>
            <w:vAlign w:val="center"/>
          </w:tcPr>
          <w:p w14:paraId="3C2C947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数据服务封装</w:t>
            </w:r>
          </w:p>
        </w:tc>
        <w:tc>
          <w:tcPr>
            <w:tcW w:w="2326" w:type="pct"/>
            <w:tcBorders>
              <w:top w:val="single" w:color="000000" w:sz="4" w:space="0"/>
              <w:left w:val="single" w:color="000000" w:sz="4" w:space="0"/>
              <w:bottom w:val="single" w:color="000000" w:sz="4" w:space="0"/>
              <w:right w:val="single" w:color="000000" w:sz="4" w:space="0"/>
            </w:tcBorders>
          </w:tcPr>
          <w:p w14:paraId="5EFDB23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将资产目录数据转化为 API 服务（如实时交通拥堵指数接口），供总览软件调用</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2EA980D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FA2B42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62E3F10">
        <w:tblPrEx>
          <w:tblCellMar>
            <w:top w:w="0" w:type="dxa"/>
            <w:left w:w="108" w:type="dxa"/>
            <w:bottom w:w="0" w:type="dxa"/>
            <w:right w:w="108" w:type="dxa"/>
          </w:tblCellMar>
        </w:tblPrEx>
        <w:trPr>
          <w:trHeight w:val="27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022EDB4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149</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323B5E89">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68BC5BB9">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57E6F5EE">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249DDA3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服务监控</w:t>
            </w:r>
          </w:p>
        </w:tc>
        <w:tc>
          <w:tcPr>
            <w:tcW w:w="2326" w:type="pct"/>
            <w:tcBorders>
              <w:top w:val="single" w:color="000000" w:sz="4" w:space="0"/>
              <w:left w:val="single" w:color="000000" w:sz="4" w:space="0"/>
              <w:bottom w:val="single" w:color="000000" w:sz="4" w:space="0"/>
              <w:right w:val="single" w:color="000000" w:sz="4" w:space="0"/>
            </w:tcBorders>
          </w:tcPr>
          <w:p w14:paraId="06BBE9F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实时统计 API 调用成功率（≥99.9%）、响应延迟（≤200ms），异常自动告警</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7D2F91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3473325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AD9F36E">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34D259E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150</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72287683">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2C39B312">
            <w:pPr>
              <w:widowControl/>
              <w:rPr>
                <w:rFonts w:ascii="仿宋" w:hAnsi="仿宋" w:eastAsia="仿宋"/>
                <w:color w:val="000000" w:themeColor="text1"/>
                <w:sz w:val="24"/>
                <w:szCs w:val="24"/>
                <w14:textFill>
                  <w14:solidFill>
                    <w14:schemeClr w14:val="tx1"/>
                  </w14:solidFill>
                </w14:textFill>
              </w:rPr>
            </w:pPr>
          </w:p>
        </w:tc>
        <w:tc>
          <w:tcPr>
            <w:tcW w:w="405" w:type="pct"/>
            <w:vMerge w:val="restart"/>
            <w:tcBorders>
              <w:top w:val="single" w:color="000000" w:sz="4" w:space="0"/>
              <w:left w:val="single" w:color="000000" w:sz="4" w:space="0"/>
              <w:bottom w:val="single" w:color="000000" w:sz="4" w:space="0"/>
              <w:right w:val="single" w:color="000000" w:sz="4" w:space="0"/>
            </w:tcBorders>
            <w:vAlign w:val="center"/>
          </w:tcPr>
          <w:p w14:paraId="217C42E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价值运营看板</w:t>
            </w:r>
          </w:p>
        </w:tc>
        <w:tc>
          <w:tcPr>
            <w:tcW w:w="513" w:type="pct"/>
            <w:tcBorders>
              <w:top w:val="single" w:color="000000" w:sz="4" w:space="0"/>
              <w:left w:val="single" w:color="000000" w:sz="4" w:space="0"/>
              <w:bottom w:val="single" w:color="000000" w:sz="4" w:space="0"/>
              <w:right w:val="single" w:color="000000" w:sz="4" w:space="0"/>
            </w:tcBorders>
            <w:vAlign w:val="center"/>
          </w:tcPr>
          <w:p w14:paraId="1DB95A0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资产健康度评估</w:t>
            </w:r>
          </w:p>
        </w:tc>
        <w:tc>
          <w:tcPr>
            <w:tcW w:w="2326" w:type="pct"/>
            <w:tcBorders>
              <w:top w:val="single" w:color="000000" w:sz="4" w:space="0"/>
              <w:left w:val="single" w:color="000000" w:sz="4" w:space="0"/>
              <w:bottom w:val="single" w:color="000000" w:sz="4" w:space="0"/>
              <w:right w:val="single" w:color="000000" w:sz="4" w:space="0"/>
            </w:tcBorders>
          </w:tcPr>
          <w:p w14:paraId="73C3340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统计数据使用率（如 “教育资源标签” 日均调用 500 次）、解决率（关联工单解决率＞95%→高价值）</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789C7EE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2298F16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3497D0D">
        <w:tblPrEx>
          <w:tblCellMar>
            <w:top w:w="0" w:type="dxa"/>
            <w:left w:w="108" w:type="dxa"/>
            <w:bottom w:w="0" w:type="dxa"/>
            <w:right w:w="108" w:type="dxa"/>
          </w:tblCellMar>
        </w:tblPrEx>
        <w:trPr>
          <w:trHeight w:val="540" w:hRule="atLeast"/>
        </w:trPr>
        <w:tc>
          <w:tcPr>
            <w:tcW w:w="325" w:type="pct"/>
            <w:tcBorders>
              <w:top w:val="single" w:color="000000" w:sz="4" w:space="0"/>
              <w:left w:val="single" w:color="000000" w:sz="4" w:space="0"/>
              <w:bottom w:val="single" w:color="000000" w:sz="4" w:space="0"/>
              <w:right w:val="single" w:color="000000" w:sz="4" w:space="0"/>
            </w:tcBorders>
            <w:noWrap/>
            <w:vAlign w:val="center"/>
          </w:tcPr>
          <w:p w14:paraId="61E328F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151</w:t>
            </w:r>
          </w:p>
        </w:tc>
        <w:tc>
          <w:tcPr>
            <w:tcW w:w="385" w:type="pct"/>
            <w:vMerge w:val="continue"/>
            <w:tcBorders>
              <w:top w:val="single" w:color="000000" w:sz="4" w:space="0"/>
              <w:left w:val="single" w:color="000000" w:sz="4" w:space="0"/>
              <w:bottom w:val="single" w:color="000000" w:sz="4" w:space="0"/>
              <w:right w:val="single" w:color="000000" w:sz="4" w:space="0"/>
            </w:tcBorders>
            <w:vAlign w:val="center"/>
          </w:tcPr>
          <w:p w14:paraId="45A90574">
            <w:pPr>
              <w:widowControl/>
              <w:rPr>
                <w:rFonts w:ascii="仿宋" w:hAnsi="仿宋" w:eastAsia="仿宋"/>
                <w:color w:val="000000" w:themeColor="text1"/>
                <w:sz w:val="24"/>
                <w:szCs w:val="24"/>
                <w14:textFill>
                  <w14:solidFill>
                    <w14:schemeClr w14:val="tx1"/>
                  </w14:solidFill>
                </w14:textFill>
              </w:rPr>
            </w:pPr>
          </w:p>
        </w:tc>
        <w:tc>
          <w:tcPr>
            <w:tcW w:w="356" w:type="pct"/>
            <w:vMerge w:val="continue"/>
            <w:tcBorders>
              <w:top w:val="single" w:color="000000" w:sz="4" w:space="0"/>
              <w:left w:val="single" w:color="000000" w:sz="4" w:space="0"/>
              <w:bottom w:val="single" w:color="000000" w:sz="4" w:space="0"/>
              <w:right w:val="single" w:color="000000" w:sz="4" w:space="0"/>
            </w:tcBorders>
            <w:vAlign w:val="center"/>
          </w:tcPr>
          <w:p w14:paraId="06626DF9">
            <w:pPr>
              <w:widowControl/>
              <w:rPr>
                <w:rFonts w:ascii="仿宋" w:hAnsi="仿宋" w:eastAsia="仿宋"/>
                <w:color w:val="000000" w:themeColor="text1"/>
                <w:sz w:val="24"/>
                <w:szCs w:val="24"/>
                <w14:textFill>
                  <w14:solidFill>
                    <w14:schemeClr w14:val="tx1"/>
                  </w14:solidFill>
                </w14:textFill>
              </w:rPr>
            </w:pPr>
          </w:p>
        </w:tc>
        <w:tc>
          <w:tcPr>
            <w:tcW w:w="405" w:type="pct"/>
            <w:vMerge w:val="continue"/>
            <w:tcBorders>
              <w:top w:val="single" w:color="000000" w:sz="4" w:space="0"/>
              <w:left w:val="single" w:color="000000" w:sz="4" w:space="0"/>
              <w:bottom w:val="single" w:color="000000" w:sz="4" w:space="0"/>
              <w:right w:val="single" w:color="000000" w:sz="4" w:space="0"/>
            </w:tcBorders>
            <w:vAlign w:val="center"/>
          </w:tcPr>
          <w:p w14:paraId="1B8A1A78">
            <w:pPr>
              <w:widowControl/>
              <w:rPr>
                <w:rFonts w:ascii="仿宋" w:hAnsi="仿宋" w:eastAsia="仿宋"/>
                <w:color w:val="000000" w:themeColor="text1"/>
                <w:sz w:val="24"/>
                <w:szCs w:val="24"/>
                <w14:textFill>
                  <w14:solidFill>
                    <w14:schemeClr w14:val="tx1"/>
                  </w14:solidFill>
                </w14:textFill>
              </w:rPr>
            </w:pPr>
          </w:p>
        </w:tc>
        <w:tc>
          <w:tcPr>
            <w:tcW w:w="513" w:type="pct"/>
            <w:tcBorders>
              <w:top w:val="single" w:color="000000" w:sz="4" w:space="0"/>
              <w:left w:val="single" w:color="000000" w:sz="4" w:space="0"/>
              <w:bottom w:val="single" w:color="000000" w:sz="4" w:space="0"/>
              <w:right w:val="single" w:color="000000" w:sz="4" w:space="0"/>
            </w:tcBorders>
            <w:vAlign w:val="center"/>
          </w:tcPr>
          <w:p w14:paraId="2824F09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合规审计报告</w:t>
            </w:r>
          </w:p>
        </w:tc>
        <w:tc>
          <w:tcPr>
            <w:tcW w:w="2326" w:type="pct"/>
            <w:tcBorders>
              <w:top w:val="single" w:color="000000" w:sz="4" w:space="0"/>
              <w:left w:val="single" w:color="000000" w:sz="4" w:space="0"/>
              <w:bottom w:val="single" w:color="000000" w:sz="4" w:space="0"/>
              <w:right w:val="single" w:color="000000" w:sz="4" w:space="0"/>
            </w:tcBorders>
          </w:tcPr>
          <w:p w14:paraId="610C2E5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自动生成《数据安全合规报告》，标注敏感数据访问日志、脱敏执行率（目标 100%）</w:t>
            </w:r>
          </w:p>
        </w:tc>
        <w:tc>
          <w:tcPr>
            <w:tcW w:w="356" w:type="pct"/>
            <w:tcBorders>
              <w:top w:val="single" w:color="000000" w:sz="4" w:space="0"/>
              <w:left w:val="single" w:color="000000" w:sz="4" w:space="0"/>
              <w:bottom w:val="single" w:color="000000" w:sz="4" w:space="0"/>
              <w:right w:val="single" w:color="000000" w:sz="4" w:space="0"/>
            </w:tcBorders>
            <w:noWrap/>
            <w:vAlign w:val="center"/>
          </w:tcPr>
          <w:p w14:paraId="349A2CA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30" w:type="pct"/>
            <w:tcBorders>
              <w:top w:val="single" w:color="000000" w:sz="4" w:space="0"/>
              <w:left w:val="single" w:color="000000" w:sz="4" w:space="0"/>
              <w:bottom w:val="single" w:color="000000" w:sz="4" w:space="0"/>
              <w:right w:val="single" w:color="000000" w:sz="4" w:space="0"/>
            </w:tcBorders>
            <w:noWrap/>
            <w:vAlign w:val="center"/>
          </w:tcPr>
          <w:p w14:paraId="07A2A16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bl>
    <w:p w14:paraId="116F4F0A">
      <w:pPr>
        <w:rPr>
          <w:rFonts w:ascii="仿宋" w:hAnsi="仿宋" w:eastAsia="仿宋"/>
          <w:color w:val="000000" w:themeColor="text1"/>
          <w:sz w:val="24"/>
          <w:szCs w:val="24"/>
          <w14:textFill>
            <w14:solidFill>
              <w14:schemeClr w14:val="tx1"/>
            </w14:solidFill>
          </w14:textFill>
        </w:rPr>
      </w:pPr>
    </w:p>
    <w:p w14:paraId="54D4CA4B">
      <w:pPr>
        <w:pStyle w:val="7"/>
        <w:numPr>
          <w:ilvl w:val="0"/>
          <w:numId w:val="0"/>
        </w:numPr>
        <w:spacing w:before="120" w:after="120"/>
        <w:ind w:left="1008"/>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w:t>
      </w:r>
      <w:r>
        <w:rPr>
          <w:rFonts w:hint="eastAsia" w:ascii="仿宋" w:hAnsi="仿宋" w:eastAsia="仿宋"/>
          <w:color w:val="000000" w:themeColor="text1"/>
          <w:sz w:val="24"/>
          <w:szCs w:val="24"/>
          <w:lang w:val="en-US" w:eastAsia="zh-CN"/>
          <w14:textFill>
            <w14:solidFill>
              <w14:schemeClr w14:val="tx1"/>
            </w14:solidFill>
          </w14:textFill>
        </w:rPr>
        <w:t>2</w:t>
      </w:r>
      <w:r>
        <w:rPr>
          <w:rFonts w:hint="eastAsia" w:ascii="仿宋" w:hAnsi="仿宋" w:eastAsia="仿宋"/>
          <w:color w:val="000000" w:themeColor="text1"/>
          <w:sz w:val="24"/>
          <w:szCs w:val="24"/>
          <w14:textFill>
            <w14:solidFill>
              <w14:schemeClr w14:val="tx1"/>
            </w14:solidFill>
          </w14:textFill>
        </w:rPr>
        <w:t>新能源汽车数据服务平台</w:t>
      </w:r>
    </w:p>
    <w:p w14:paraId="1CC17537">
      <w:pPr>
        <w:spacing w:line="360"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韶关市新能源汽车数据服务平台是一个集数据采集、治理、分析、应用于一体的综合性数字化管理中枢。平台以新能源汽车采集软件为基石，实时汇聚海量车辆运行数据；通过数据质量管理系统进行清洗与校验，确保数据准确可靠。基于高质量数据，数据洞察系统与运行监测系统实现对车队全局和单车状态的深度感知与可视化呈现；隐患排查系统与安全预警系统则主动识别风险，筑起安全防线。档案管理系统为每辆车建立全生命周期数字画像，而算法管理系统为各类分析提供核心智能引擎。在赋能商业运营上，运营管理系统与商业服务管理系统提升运营效率并开拓增值服务；数据交易管理系统在合规前提下盘活数据资产，通过数据应用服务系统向内外部分输出标准化数据能力。最终，所有服务通过用户中心系统统一门户，为政府监管、运营企业、企业用户提供全方位、一站式的高价值服务。</w:t>
      </w:r>
    </w:p>
    <w:tbl>
      <w:tblPr>
        <w:tblStyle w:val="10"/>
        <w:tblW w:w="9051" w:type="dxa"/>
        <w:tblInd w:w="0" w:type="dxa"/>
        <w:tblLayout w:type="fixed"/>
        <w:tblCellMar>
          <w:top w:w="0" w:type="dxa"/>
          <w:left w:w="108" w:type="dxa"/>
          <w:bottom w:w="0" w:type="dxa"/>
          <w:right w:w="108" w:type="dxa"/>
        </w:tblCellMar>
      </w:tblPr>
      <w:tblGrid>
        <w:gridCol w:w="709"/>
        <w:gridCol w:w="844"/>
        <w:gridCol w:w="878"/>
        <w:gridCol w:w="5325"/>
        <w:gridCol w:w="654"/>
        <w:gridCol w:w="641"/>
      </w:tblGrid>
      <w:tr w14:paraId="3777526C">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vAlign w:val="center"/>
          </w:tcPr>
          <w:p w14:paraId="45A1C544">
            <w:pPr>
              <w:widowControl/>
              <w:jc w:val="center"/>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序号</w:t>
            </w:r>
          </w:p>
        </w:tc>
        <w:tc>
          <w:tcPr>
            <w:tcW w:w="1722" w:type="dxa"/>
            <w:gridSpan w:val="2"/>
            <w:tcBorders>
              <w:top w:val="single" w:color="000000" w:sz="4" w:space="0"/>
              <w:left w:val="single" w:color="000000" w:sz="4" w:space="0"/>
              <w:bottom w:val="single" w:color="000000" w:sz="4" w:space="0"/>
              <w:right w:val="single" w:color="000000" w:sz="4" w:space="0"/>
            </w:tcBorders>
            <w:vAlign w:val="center"/>
          </w:tcPr>
          <w:p w14:paraId="1491EFB2">
            <w:pPr>
              <w:widowControl/>
              <w:jc w:val="center"/>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功能模块</w:t>
            </w:r>
          </w:p>
        </w:tc>
        <w:tc>
          <w:tcPr>
            <w:tcW w:w="5325" w:type="dxa"/>
            <w:tcBorders>
              <w:top w:val="single" w:color="000000" w:sz="4" w:space="0"/>
              <w:left w:val="single" w:color="000000" w:sz="4" w:space="0"/>
              <w:bottom w:val="single" w:color="000000" w:sz="4" w:space="0"/>
              <w:right w:val="single" w:color="000000" w:sz="4" w:space="0"/>
            </w:tcBorders>
            <w:vAlign w:val="center"/>
          </w:tcPr>
          <w:p w14:paraId="1DB54575">
            <w:pPr>
              <w:widowControl/>
              <w:jc w:val="center"/>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功能描述</w:t>
            </w:r>
          </w:p>
        </w:tc>
        <w:tc>
          <w:tcPr>
            <w:tcW w:w="654" w:type="dxa"/>
            <w:tcBorders>
              <w:top w:val="single" w:color="000000" w:sz="4" w:space="0"/>
              <w:left w:val="single" w:color="000000" w:sz="4" w:space="0"/>
              <w:bottom w:val="single" w:color="000000" w:sz="4" w:space="0"/>
              <w:right w:val="single" w:color="000000" w:sz="4" w:space="0"/>
            </w:tcBorders>
            <w:vAlign w:val="center"/>
          </w:tcPr>
          <w:p w14:paraId="4C745308">
            <w:pPr>
              <w:widowControl/>
              <w:jc w:val="center"/>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数量</w:t>
            </w:r>
          </w:p>
        </w:tc>
        <w:tc>
          <w:tcPr>
            <w:tcW w:w="641" w:type="dxa"/>
            <w:tcBorders>
              <w:top w:val="single" w:color="000000" w:sz="4" w:space="0"/>
              <w:left w:val="single" w:color="000000" w:sz="4" w:space="0"/>
              <w:bottom w:val="single" w:color="000000" w:sz="4" w:space="0"/>
              <w:right w:val="single" w:color="000000" w:sz="4" w:space="0"/>
            </w:tcBorders>
            <w:vAlign w:val="center"/>
          </w:tcPr>
          <w:p w14:paraId="26F1442A">
            <w:pPr>
              <w:widowControl/>
              <w:jc w:val="center"/>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单位</w:t>
            </w:r>
          </w:p>
        </w:tc>
      </w:tr>
      <w:tr w14:paraId="0D2C7F51">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0ED281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55CC490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新能源汽车采集系统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758606B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接入统计</w:t>
            </w:r>
          </w:p>
        </w:tc>
        <w:tc>
          <w:tcPr>
            <w:tcW w:w="5325" w:type="dxa"/>
            <w:tcBorders>
              <w:top w:val="single" w:color="000000" w:sz="4" w:space="0"/>
              <w:left w:val="single" w:color="000000" w:sz="4" w:space="0"/>
              <w:bottom w:val="single" w:color="000000" w:sz="4" w:space="0"/>
              <w:right w:val="single" w:color="000000" w:sz="4" w:space="0"/>
            </w:tcBorders>
            <w:vAlign w:val="center"/>
          </w:tcPr>
          <w:p w14:paraId="364D440A">
            <w:pPr>
              <w:widowControl/>
              <w:numPr>
                <w:ilvl w:val="0"/>
                <w:numId w:val="3"/>
              </w:numP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统计每个车企接入车辆数、车型数、报文数</w:t>
            </w:r>
          </w:p>
          <w:p w14:paraId="02C93C56">
            <w:pPr>
              <w:widowControl/>
              <w:numPr>
                <w:ilvl w:val="0"/>
                <w:numId w:val="3"/>
              </w:numP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支持通过月份维度查询数据3. 展示接入车企数折线图、接入车型数折线图、接入车辆数折线图、报文条数折线图、月度接入数据统计</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62B3112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5FFCC81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C340EE2">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631A91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4AE5B37">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39AA0D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企业信息管理</w:t>
            </w:r>
          </w:p>
        </w:tc>
        <w:tc>
          <w:tcPr>
            <w:tcW w:w="5325" w:type="dxa"/>
            <w:tcBorders>
              <w:top w:val="single" w:color="000000" w:sz="4" w:space="0"/>
              <w:left w:val="single" w:color="000000" w:sz="4" w:space="0"/>
              <w:bottom w:val="single" w:color="000000" w:sz="4" w:space="0"/>
              <w:right w:val="single" w:color="000000" w:sz="4" w:space="0"/>
            </w:tcBorders>
            <w:vAlign w:val="center"/>
          </w:tcPr>
          <w:p w14:paraId="6BC785DA">
            <w:pPr>
              <w:widowControl/>
              <w:numPr>
                <w:ilvl w:val="0"/>
                <w:numId w:val="4"/>
              </w:numPr>
              <w:rPr>
                <w:rFonts w:hint="eastAsia"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展示开展数据对接的企业信息列表</w:t>
            </w:r>
          </w:p>
          <w:p w14:paraId="45EEC4EB">
            <w:pPr>
              <w:widowControl/>
              <w:numPr>
                <w:ilvl w:val="0"/>
                <w:numId w:val="4"/>
              </w:numP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支持通过企业名称、联系人、联系电话等维度查询企业信息</w:t>
            </w:r>
          </w:p>
          <w:p w14:paraId="6C77E518">
            <w:pPr>
              <w:widowControl/>
              <w:numPr>
                <w:ilvl w:val="0"/>
                <w:numId w:val="4"/>
              </w:numP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支持创建新的企业信息、修改编辑已有企业信息、导出企业信息列表</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31EB11B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3DE1A42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5D5E880">
        <w:tblPrEx>
          <w:tblCellMar>
            <w:top w:w="0" w:type="dxa"/>
            <w:left w:w="108" w:type="dxa"/>
            <w:bottom w:w="0" w:type="dxa"/>
            <w:right w:w="108" w:type="dxa"/>
          </w:tblCellMar>
        </w:tblPrEx>
        <w:trPr>
          <w:trHeight w:val="108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E282C4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509CBE9">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7492A3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平台接入配置</w:t>
            </w:r>
          </w:p>
        </w:tc>
        <w:tc>
          <w:tcPr>
            <w:tcW w:w="5325" w:type="dxa"/>
            <w:tcBorders>
              <w:top w:val="single" w:color="000000" w:sz="4" w:space="0"/>
              <w:left w:val="single" w:color="000000" w:sz="4" w:space="0"/>
              <w:bottom w:val="single" w:color="000000" w:sz="4" w:space="0"/>
              <w:right w:val="single" w:color="000000" w:sz="4" w:space="0"/>
            </w:tcBorders>
            <w:vAlign w:val="center"/>
          </w:tcPr>
          <w:p w14:paraId="5FD13FB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展示平台接入配置列表2. 支持通过平台名称、联系人、启用状态等维度查询平台接入配置信息，导出平台接入配置列表3. 支持创建、编辑、删除平台接入配置信息4. 实现外部平台与我方平台接口对接，传输、存储原始报文，转存原始报文到消息队列，解析原始报文并存储解析后报文（车辆首帧、最后一帧数据）</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3CA58CA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51BC34A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B97D697">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190A37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1D7701CA">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80EC39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静态数据上传</w:t>
            </w:r>
          </w:p>
        </w:tc>
        <w:tc>
          <w:tcPr>
            <w:tcW w:w="5325" w:type="dxa"/>
            <w:tcBorders>
              <w:top w:val="single" w:color="000000" w:sz="4" w:space="0"/>
              <w:left w:val="single" w:color="000000" w:sz="4" w:space="0"/>
              <w:bottom w:val="single" w:color="000000" w:sz="4" w:space="0"/>
              <w:right w:val="single" w:color="000000" w:sz="4" w:space="0"/>
            </w:tcBorders>
            <w:vAlign w:val="center"/>
          </w:tcPr>
          <w:p w14:paraId="53E99E7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展示任务列表，支持通过任务名称、任务状态、任务时间等维度查询任务2. 支持依据模板上传静态数据、创建上传任务，执行任务实现车辆及零部件信息上传，查看任务执行结果3. 支持与其他平台接口对接传输静态数据4. 支持编辑、删除任务</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44DCA5D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BE3FC5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90177B6">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6C044C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1ADFF4C">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6726E00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数据转发配置</w:t>
            </w:r>
          </w:p>
        </w:tc>
        <w:tc>
          <w:tcPr>
            <w:tcW w:w="5325" w:type="dxa"/>
            <w:tcBorders>
              <w:top w:val="single" w:color="000000" w:sz="4" w:space="0"/>
              <w:left w:val="single" w:color="000000" w:sz="4" w:space="0"/>
              <w:bottom w:val="single" w:color="000000" w:sz="4" w:space="0"/>
              <w:right w:val="single" w:color="000000" w:sz="4" w:space="0"/>
            </w:tcBorders>
            <w:vAlign w:val="center"/>
          </w:tcPr>
          <w:p w14:paraId="46C5E23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展示转发配置列表，支持通过转发单位、转发状态等维度查询转发配置信息2. 支持创建、编辑、删除转发配置信息3. 支持为转发接口分配 / 解除转发车辆，配置转发字段，开启 / 关闭转发接口，实现与第三方平台车辆报文数据传输</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4C7DC39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0445BC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9261193">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1B4D70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44246C0">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7318A8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车辆数据转发</w:t>
            </w:r>
          </w:p>
        </w:tc>
        <w:tc>
          <w:tcPr>
            <w:tcW w:w="5325" w:type="dxa"/>
            <w:tcBorders>
              <w:top w:val="single" w:color="000000" w:sz="4" w:space="0"/>
              <w:left w:val="single" w:color="000000" w:sz="4" w:space="0"/>
              <w:bottom w:val="single" w:color="000000" w:sz="4" w:space="0"/>
              <w:right w:val="single" w:color="000000" w:sz="4" w:space="0"/>
            </w:tcBorders>
            <w:vAlign w:val="center"/>
          </w:tcPr>
          <w:p w14:paraId="7124A68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展示已配置的转发车辆信息2. 支持通过 VIN 码、车牌号、车辆厂商、运营单位、车辆种类等维度查询转发车辆信息，导出转发车辆信息</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7FF4022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3444603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0471A89">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4ADBD2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0F65BBC">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8EB390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平台接入日志</w:t>
            </w:r>
          </w:p>
        </w:tc>
        <w:tc>
          <w:tcPr>
            <w:tcW w:w="5325" w:type="dxa"/>
            <w:tcBorders>
              <w:top w:val="single" w:color="000000" w:sz="4" w:space="0"/>
              <w:left w:val="single" w:color="000000" w:sz="4" w:space="0"/>
              <w:bottom w:val="single" w:color="000000" w:sz="4" w:space="0"/>
              <w:right w:val="single" w:color="000000" w:sz="4" w:space="0"/>
            </w:tcBorders>
            <w:vAlign w:val="center"/>
          </w:tcPr>
          <w:p w14:paraId="5E2F05E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系统每日统计前一日各车企报文数据传输及静态数据上传数据，生成接入日志2. 展示平台接入日志列表，支持通过平台名称、平台动作、时间等维度查询接收报文数和接入车辆数，导出平台接入日志列表</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5C3D699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61C9B30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8097584">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2ECC39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41F9F36">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AA8A52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数据转发日志</w:t>
            </w:r>
          </w:p>
        </w:tc>
        <w:tc>
          <w:tcPr>
            <w:tcW w:w="5325" w:type="dxa"/>
            <w:tcBorders>
              <w:top w:val="single" w:color="000000" w:sz="4" w:space="0"/>
              <w:left w:val="single" w:color="000000" w:sz="4" w:space="0"/>
              <w:bottom w:val="single" w:color="000000" w:sz="4" w:space="0"/>
              <w:right w:val="single" w:color="000000" w:sz="4" w:space="0"/>
            </w:tcBorders>
            <w:vAlign w:val="center"/>
          </w:tcPr>
          <w:p w14:paraId="1A86D8E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系统转发数据到第三方平台时生成转发日志，记录到数据转发日志列表2. 展示数据转发日志，支持通过日期维度查询转发日志</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5322766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4644AF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BEA5CE0">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B40E71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0E07136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新能源汽车数据洞察系统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5C42FC8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车辆信息</w:t>
            </w:r>
          </w:p>
        </w:tc>
        <w:tc>
          <w:tcPr>
            <w:tcW w:w="5325" w:type="dxa"/>
            <w:tcBorders>
              <w:top w:val="single" w:color="000000" w:sz="4" w:space="0"/>
              <w:left w:val="single" w:color="000000" w:sz="4" w:space="0"/>
              <w:bottom w:val="single" w:color="000000" w:sz="4" w:space="0"/>
              <w:right w:val="single" w:color="000000" w:sz="4" w:space="0"/>
            </w:tcBorders>
            <w:vAlign w:val="center"/>
          </w:tcPr>
          <w:p w14:paraId="6A42D17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展示系统接收的车辆基础信息2. 支持通过车辆 VIN 码、车辆号牌、车辆厂商、运营单位、车辆种类、出厂日期等维度查询车辆基础信息，导出车辆基础信息，查看车辆详细信息</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392D9C0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4C5225B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FBE378F">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3D4ECB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1D7AB34D">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38BE515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车型配置</w:t>
            </w:r>
          </w:p>
        </w:tc>
        <w:tc>
          <w:tcPr>
            <w:tcW w:w="5325" w:type="dxa"/>
            <w:tcBorders>
              <w:top w:val="single" w:color="000000" w:sz="4" w:space="0"/>
              <w:left w:val="single" w:color="000000" w:sz="4" w:space="0"/>
              <w:bottom w:val="single" w:color="000000" w:sz="4" w:space="0"/>
              <w:right w:val="single" w:color="000000" w:sz="4" w:space="0"/>
            </w:tcBorders>
            <w:vAlign w:val="center"/>
          </w:tcPr>
          <w:p w14:paraId="1C3CCDC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展示已配置的车型配置列表2. 支持通过车辆配置 ID、公告型号等信息查询车型配置信息，导出车型配置信息，查看车型关联信息</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579B72F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26F71E6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067F5D8">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2A56F0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67A4F0FB">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333E57C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公告型号</w:t>
            </w:r>
          </w:p>
        </w:tc>
        <w:tc>
          <w:tcPr>
            <w:tcW w:w="5325" w:type="dxa"/>
            <w:tcBorders>
              <w:top w:val="single" w:color="000000" w:sz="4" w:space="0"/>
              <w:left w:val="single" w:color="000000" w:sz="4" w:space="0"/>
              <w:bottom w:val="single" w:color="000000" w:sz="4" w:space="0"/>
              <w:right w:val="single" w:color="000000" w:sz="4" w:space="0"/>
            </w:tcBorders>
            <w:vAlign w:val="center"/>
          </w:tcPr>
          <w:p w14:paraId="42A4790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展示已配置的公告型号列表2. 支持通过车辆厂商维度查询对应公告型号，查看公告型号信息</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1CF4837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20BB388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A701FDE">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92942D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17D3F3A6">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F1FAAF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车辆种类</w:t>
            </w:r>
          </w:p>
        </w:tc>
        <w:tc>
          <w:tcPr>
            <w:tcW w:w="5325" w:type="dxa"/>
            <w:tcBorders>
              <w:top w:val="single" w:color="000000" w:sz="4" w:space="0"/>
              <w:left w:val="single" w:color="000000" w:sz="4" w:space="0"/>
              <w:bottom w:val="single" w:color="000000" w:sz="4" w:space="0"/>
              <w:right w:val="single" w:color="000000" w:sz="4" w:space="0"/>
            </w:tcBorders>
            <w:vAlign w:val="center"/>
          </w:tcPr>
          <w:p w14:paraId="6549803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展示已设置的车辆种类列表2. 支持通过车辆种类名称查询对应车辆种类数据</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10B19B0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6765E21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82ED583">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F40129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D10673E">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378808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驱动电机型号</w:t>
            </w:r>
          </w:p>
        </w:tc>
        <w:tc>
          <w:tcPr>
            <w:tcW w:w="5325" w:type="dxa"/>
            <w:tcBorders>
              <w:top w:val="single" w:color="000000" w:sz="4" w:space="0"/>
              <w:left w:val="single" w:color="000000" w:sz="4" w:space="0"/>
              <w:bottom w:val="single" w:color="000000" w:sz="4" w:space="0"/>
              <w:right w:val="single" w:color="000000" w:sz="4" w:space="0"/>
            </w:tcBorders>
            <w:vAlign w:val="center"/>
          </w:tcPr>
          <w:p w14:paraId="611CABB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展示已设置的驱动电机型号列表2. 支持通过驱动电机型号查询对应数据，查看电机型号关联信息</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55BE364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6D1DC8F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7272966">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C5A231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1300CCB">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CA254C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驱动电机列表</w:t>
            </w:r>
          </w:p>
        </w:tc>
        <w:tc>
          <w:tcPr>
            <w:tcW w:w="5325" w:type="dxa"/>
            <w:tcBorders>
              <w:top w:val="single" w:color="000000" w:sz="4" w:space="0"/>
              <w:left w:val="single" w:color="000000" w:sz="4" w:space="0"/>
              <w:bottom w:val="single" w:color="000000" w:sz="4" w:space="0"/>
              <w:right w:val="single" w:color="000000" w:sz="4" w:space="0"/>
            </w:tcBorders>
            <w:vAlign w:val="center"/>
          </w:tcPr>
          <w:p w14:paraId="1C896D6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展示已设置的驱动电机列表2. 支持通过驱动电机型号、驱动电机编号、VIN 等维度查询数据，具备关联查询驱动电机型号功能</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5AA6068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682811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84F3CB4">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A04F91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15</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6B8A20E0">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64C5EBF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电池包型号</w:t>
            </w:r>
          </w:p>
        </w:tc>
        <w:tc>
          <w:tcPr>
            <w:tcW w:w="5325" w:type="dxa"/>
            <w:tcBorders>
              <w:top w:val="single" w:color="000000" w:sz="4" w:space="0"/>
              <w:left w:val="single" w:color="000000" w:sz="4" w:space="0"/>
              <w:bottom w:val="single" w:color="000000" w:sz="4" w:space="0"/>
              <w:right w:val="single" w:color="000000" w:sz="4" w:space="0"/>
            </w:tcBorders>
            <w:vAlign w:val="center"/>
          </w:tcPr>
          <w:p w14:paraId="18B8B3C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展示已设置的电池包型号列表2. 支持通过储能装置电池包型号维度查询数据，查看电池包型号关联信息</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42515E2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0224D36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2DA0584">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890D1A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16</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C0DA2B4">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211959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电池包列表</w:t>
            </w:r>
          </w:p>
        </w:tc>
        <w:tc>
          <w:tcPr>
            <w:tcW w:w="5325" w:type="dxa"/>
            <w:tcBorders>
              <w:top w:val="single" w:color="000000" w:sz="4" w:space="0"/>
              <w:left w:val="single" w:color="000000" w:sz="4" w:space="0"/>
              <w:bottom w:val="single" w:color="000000" w:sz="4" w:space="0"/>
              <w:right w:val="single" w:color="000000" w:sz="4" w:space="0"/>
            </w:tcBorders>
            <w:vAlign w:val="center"/>
          </w:tcPr>
          <w:p w14:paraId="6F52F3C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展示已设置的电池包列表2. 支持通过储能装置电池包型号、电池包编码、VIN 等维度查询数据</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1406C3B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3187ED7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EC7FC29">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7D59E2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17</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C93A17A">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6E5960C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终端型号</w:t>
            </w:r>
          </w:p>
        </w:tc>
        <w:tc>
          <w:tcPr>
            <w:tcW w:w="5325" w:type="dxa"/>
            <w:tcBorders>
              <w:top w:val="single" w:color="000000" w:sz="4" w:space="0"/>
              <w:left w:val="single" w:color="000000" w:sz="4" w:space="0"/>
              <w:bottom w:val="single" w:color="000000" w:sz="4" w:space="0"/>
              <w:right w:val="single" w:color="000000" w:sz="4" w:space="0"/>
            </w:tcBorders>
            <w:vAlign w:val="center"/>
          </w:tcPr>
          <w:p w14:paraId="4FAA030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展示已设置的终端型号列表2. 支持通过终端型号维度查询数据，查看终端型号关联信息</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0BAFBF1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5F138CE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24E2E90">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42FCAE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18</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ABFDD05">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62CDCA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终端列表</w:t>
            </w:r>
          </w:p>
        </w:tc>
        <w:tc>
          <w:tcPr>
            <w:tcW w:w="5325" w:type="dxa"/>
            <w:tcBorders>
              <w:top w:val="single" w:color="000000" w:sz="4" w:space="0"/>
              <w:left w:val="single" w:color="000000" w:sz="4" w:space="0"/>
              <w:bottom w:val="single" w:color="000000" w:sz="4" w:space="0"/>
              <w:right w:val="single" w:color="000000" w:sz="4" w:space="0"/>
            </w:tcBorders>
            <w:vAlign w:val="center"/>
          </w:tcPr>
          <w:p w14:paraId="26F7495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展示已设置的终端列表2. 支持通过终端型号、ICCID、VIN 等维度查询数据</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5D5B046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1EA6DE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A0B2443">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450DF1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19</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41C96F2">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D38489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报文分析</w:t>
            </w:r>
          </w:p>
        </w:tc>
        <w:tc>
          <w:tcPr>
            <w:tcW w:w="5325" w:type="dxa"/>
            <w:tcBorders>
              <w:top w:val="single" w:color="000000" w:sz="4" w:space="0"/>
              <w:left w:val="single" w:color="000000" w:sz="4" w:space="0"/>
              <w:bottom w:val="single" w:color="000000" w:sz="4" w:space="0"/>
              <w:right w:val="single" w:color="000000" w:sz="4" w:space="0"/>
            </w:tcBorders>
            <w:vAlign w:val="center"/>
          </w:tcPr>
          <w:p w14:paraId="2BA4CF4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展示已设置的报文分析列表2. 支持通过车辆 VIN 码、车辆号牌、报文类型、报文时间等维度查询车辆原始报文数据，导出原始报文3. 支持对原始报文解析，查看并导出解析后报文数据</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5A0CE49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04E164E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A3D92AE">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D5950A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20</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699D9FC0">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E5D6FE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解析后数据</w:t>
            </w:r>
          </w:p>
        </w:tc>
        <w:tc>
          <w:tcPr>
            <w:tcW w:w="5325" w:type="dxa"/>
            <w:tcBorders>
              <w:top w:val="single" w:color="000000" w:sz="4" w:space="0"/>
              <w:left w:val="single" w:color="000000" w:sz="4" w:space="0"/>
              <w:bottom w:val="single" w:color="000000" w:sz="4" w:space="0"/>
              <w:right w:val="single" w:color="000000" w:sz="4" w:space="0"/>
            </w:tcBorders>
            <w:vAlign w:val="center"/>
          </w:tcPr>
          <w:p w14:paraId="7DD8070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支持选择单个或多个数据项，查询某车辆在特定时间段内对应数据项的解析后报文数据2. 支持导出解析后报文数据到本地</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63D66E9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20CE8D5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EC97213">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251535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21</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4608761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新能源汽车运行监测系统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327D9D6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在线车辆</w:t>
            </w:r>
          </w:p>
        </w:tc>
        <w:tc>
          <w:tcPr>
            <w:tcW w:w="5325" w:type="dxa"/>
            <w:tcBorders>
              <w:top w:val="single" w:color="000000" w:sz="4" w:space="0"/>
              <w:left w:val="single" w:color="000000" w:sz="4" w:space="0"/>
              <w:bottom w:val="single" w:color="000000" w:sz="4" w:space="0"/>
              <w:right w:val="single" w:color="000000" w:sz="4" w:space="0"/>
            </w:tcBorders>
            <w:vAlign w:val="center"/>
          </w:tcPr>
          <w:p w14:paraId="0921EAF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系统识别在线车辆并展示在线车辆列表2. 支持通过车辆 VIN 码、车牌号、车辆厂商、运营单位、车辆种类等维度查询在线车辆信息，导出在线车辆列表</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65AB440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6CFF4C4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208AAFB">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A9A4FB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A9F94C5">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5E9D8B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实时监控</w:t>
            </w:r>
          </w:p>
        </w:tc>
        <w:tc>
          <w:tcPr>
            <w:tcW w:w="5325" w:type="dxa"/>
            <w:tcBorders>
              <w:top w:val="single" w:color="000000" w:sz="4" w:space="0"/>
              <w:left w:val="single" w:color="000000" w:sz="4" w:space="0"/>
              <w:bottom w:val="single" w:color="000000" w:sz="4" w:space="0"/>
              <w:right w:val="single" w:color="000000" w:sz="4" w:space="0"/>
            </w:tcBorders>
            <w:vAlign w:val="center"/>
          </w:tcPr>
          <w:p w14:paraId="3FDA194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支持通过车辆 VIN 码查询车辆实时运行数据2. 在地图上实时展示车辆行驶位置，页面展示车辆行驶速度、电机转速、累计里程、SOC、电池温度、车辆状态、制动状态、档位等数据，实时更新运行数据</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258E37E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42682D1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98D6CBE">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C49BD7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23</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9689BF8">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5C249D7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车辆详情</w:t>
            </w:r>
          </w:p>
        </w:tc>
        <w:tc>
          <w:tcPr>
            <w:tcW w:w="5325" w:type="dxa"/>
            <w:tcBorders>
              <w:top w:val="single" w:color="000000" w:sz="4" w:space="0"/>
              <w:left w:val="single" w:color="000000" w:sz="4" w:space="0"/>
              <w:bottom w:val="single" w:color="000000" w:sz="4" w:space="0"/>
              <w:right w:val="single" w:color="000000" w:sz="4" w:space="0"/>
            </w:tcBorders>
            <w:vAlign w:val="center"/>
          </w:tcPr>
          <w:p w14:paraId="3A17F12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展示车辆运行详细数据，包含实时数据、基础信息、零部件信息、报警数据、极值数据、可充电储能装置数据、可充电储能装置温度数据、驱动电机数据、发动机数据、车辆登入 / 登出数据2. 实时数据实时更新</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4F462F4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3A00329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EADDA2F">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BBFC0F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222862B">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81C006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历史轨迹</w:t>
            </w:r>
          </w:p>
        </w:tc>
        <w:tc>
          <w:tcPr>
            <w:tcW w:w="5325" w:type="dxa"/>
            <w:tcBorders>
              <w:top w:val="single" w:color="000000" w:sz="4" w:space="0"/>
              <w:left w:val="single" w:color="000000" w:sz="4" w:space="0"/>
              <w:bottom w:val="single" w:color="000000" w:sz="4" w:space="0"/>
              <w:right w:val="single" w:color="000000" w:sz="4" w:space="0"/>
            </w:tcBorders>
            <w:vAlign w:val="center"/>
          </w:tcPr>
          <w:p w14:paraId="0F5ED1E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支持通过车辆 VIN 码和历史时间（最近 30 天内）查询车辆运行轨迹数据2. 在地图上动态展示轨迹，支持通过播放器加速、减速播放轨迹</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5F0516A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6BEEA0C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2AC9FBA">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15FFFD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25</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6475455D">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A74E7D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故障报警列表</w:t>
            </w:r>
          </w:p>
        </w:tc>
        <w:tc>
          <w:tcPr>
            <w:tcW w:w="5325" w:type="dxa"/>
            <w:tcBorders>
              <w:top w:val="single" w:color="000000" w:sz="4" w:space="0"/>
              <w:left w:val="single" w:color="000000" w:sz="4" w:space="0"/>
              <w:bottom w:val="single" w:color="000000" w:sz="4" w:space="0"/>
              <w:right w:val="single" w:color="000000" w:sz="4" w:space="0"/>
            </w:tcBorders>
            <w:vAlign w:val="center"/>
          </w:tcPr>
          <w:p w14:paraId="77F113C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系统按国家标准从报文中识别车辆故障报警类型、等级、发生时间等字段，生成故障报警信息并展示列表2. 支持通过车辆 VIN 码、车辆厂商、运营单位、报警等级、报警类型、报警时间等维度查询报警信息，导出报警信息，查看报警详情</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0BAFF0E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4D76C5B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6AA9745">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F1CEE2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26</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12FEC49D">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3BC07CE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单车报警分析</w:t>
            </w:r>
          </w:p>
        </w:tc>
        <w:tc>
          <w:tcPr>
            <w:tcW w:w="5325" w:type="dxa"/>
            <w:tcBorders>
              <w:top w:val="single" w:color="000000" w:sz="4" w:space="0"/>
              <w:left w:val="single" w:color="000000" w:sz="4" w:space="0"/>
              <w:bottom w:val="single" w:color="000000" w:sz="4" w:space="0"/>
              <w:right w:val="single" w:color="000000" w:sz="4" w:space="0"/>
            </w:tcBorders>
            <w:vAlign w:val="center"/>
          </w:tcPr>
          <w:p w14:paraId="5E609AE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统计车辆每次报警数据，分析一、二、三级报警最多类型，对比企业接入平台车辆及同类型车辆得出报警次数排名，生成故障报警分析结果2. 支持通过车辆 VIN 码、车辆号码查询报警分析结果及该车所有报警统计、本月报警统计</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1264C32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5DA31B7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717B40C">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5CD649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27</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977BA48">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EEA6A0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车辆报警统计</w:t>
            </w:r>
          </w:p>
        </w:tc>
        <w:tc>
          <w:tcPr>
            <w:tcW w:w="5325" w:type="dxa"/>
            <w:tcBorders>
              <w:top w:val="single" w:color="000000" w:sz="4" w:space="0"/>
              <w:left w:val="single" w:color="000000" w:sz="4" w:space="0"/>
              <w:bottom w:val="single" w:color="000000" w:sz="4" w:space="0"/>
              <w:right w:val="single" w:color="000000" w:sz="4" w:space="0"/>
            </w:tcBorders>
            <w:vAlign w:val="center"/>
          </w:tcPr>
          <w:p w14:paraId="67CC5E5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按车辆和报警类型维度统计每个车辆报警数据，展示车辆报警统计列表2. 支持通过车辆 VIN 码、车辆号牌、报警类型、报警等级等维度查询每类报警总次数、总时长等统计数据，导出车辆报警统计</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41844FE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1BEEB7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B7FCCEC">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A27827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28</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2FED5AD">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A2EC98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企业报警统计</w:t>
            </w:r>
          </w:p>
        </w:tc>
        <w:tc>
          <w:tcPr>
            <w:tcW w:w="5325" w:type="dxa"/>
            <w:tcBorders>
              <w:top w:val="single" w:color="000000" w:sz="4" w:space="0"/>
              <w:left w:val="single" w:color="000000" w:sz="4" w:space="0"/>
              <w:bottom w:val="single" w:color="000000" w:sz="4" w:space="0"/>
              <w:right w:val="single" w:color="000000" w:sz="4" w:space="0"/>
            </w:tcBorders>
            <w:vAlign w:val="center"/>
          </w:tcPr>
          <w:p w14:paraId="2CBC2C2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按企业维度统计每月报警车辆占比、三级报警车辆占比，展示企业报警统计列表2. 支持通过统计月份、车辆厂商维度查询企业报警统计，导出企业报警统计</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71A2FC9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36279EA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D7C49E6">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5C1AC6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29</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65C8A64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新能源汽车隐患排查系统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0B11BD2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规则设置</w:t>
            </w:r>
          </w:p>
        </w:tc>
        <w:tc>
          <w:tcPr>
            <w:tcW w:w="5325" w:type="dxa"/>
            <w:tcBorders>
              <w:top w:val="single" w:color="000000" w:sz="4" w:space="0"/>
              <w:left w:val="single" w:color="000000" w:sz="4" w:space="0"/>
              <w:bottom w:val="single" w:color="000000" w:sz="4" w:space="0"/>
              <w:right w:val="single" w:color="000000" w:sz="4" w:space="0"/>
            </w:tcBorders>
            <w:vAlign w:val="center"/>
          </w:tcPr>
          <w:p w14:paraId="670EAB6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展示已设置的规则列表，支持通过隐患名称、规则状态等维度查询数据，具备新增、编辑、开启 / 关闭规则功能2. 系统初始化设置长期离线车辆识别规则和聚集停放车辆识别规则，支持查询、编辑、开启 / 关闭该类规则</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0134851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04AF915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F25D64F">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189380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30</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604F626">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33B693A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隐患车辆识别</w:t>
            </w:r>
          </w:p>
        </w:tc>
        <w:tc>
          <w:tcPr>
            <w:tcW w:w="5325" w:type="dxa"/>
            <w:tcBorders>
              <w:top w:val="single" w:color="000000" w:sz="4" w:space="0"/>
              <w:left w:val="single" w:color="000000" w:sz="4" w:space="0"/>
              <w:bottom w:val="single" w:color="000000" w:sz="4" w:space="0"/>
              <w:right w:val="single" w:color="000000" w:sz="4" w:space="0"/>
            </w:tcBorders>
            <w:vAlign w:val="center"/>
          </w:tcPr>
          <w:p w14:paraId="0AA3E5F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规则设置后，系统定期调用长期离线和聚集停放车辆识别规则，读取平台车辆数据进行规则计算2. 输出长期离线车辆清单和聚集停放车辆清单</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5B9BF38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7FB3C5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3B19A74">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1D51A3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31</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69B2392C">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94F955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长期离线车辆</w:t>
            </w:r>
          </w:p>
        </w:tc>
        <w:tc>
          <w:tcPr>
            <w:tcW w:w="5325" w:type="dxa"/>
            <w:tcBorders>
              <w:top w:val="single" w:color="000000" w:sz="4" w:space="0"/>
              <w:left w:val="single" w:color="000000" w:sz="4" w:space="0"/>
              <w:bottom w:val="single" w:color="000000" w:sz="4" w:space="0"/>
              <w:right w:val="single" w:color="000000" w:sz="4" w:space="0"/>
            </w:tcBorders>
            <w:vAlign w:val="center"/>
          </w:tcPr>
          <w:p w14:paraId="18CFAD5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展示已生成的长期离线车辆2. 支持通过车辆 VIN 码、车辆号牌、隐患状态、隐患发现时间等维度查询长期离线车辆，导出车辆信息，查看车辆详情</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6251A99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6EEAFBB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DE63DD0">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3AAE13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C1CE89F">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AB51B3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处理长期离线车辆</w:t>
            </w:r>
          </w:p>
        </w:tc>
        <w:tc>
          <w:tcPr>
            <w:tcW w:w="5325" w:type="dxa"/>
            <w:tcBorders>
              <w:top w:val="single" w:color="000000" w:sz="4" w:space="0"/>
              <w:left w:val="single" w:color="000000" w:sz="4" w:space="0"/>
              <w:bottom w:val="single" w:color="000000" w:sz="4" w:space="0"/>
              <w:right w:val="single" w:color="000000" w:sz="4" w:space="0"/>
            </w:tcBorders>
            <w:vAlign w:val="center"/>
          </w:tcPr>
          <w:p w14:paraId="297DD53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对长期离线车辆进行人员现场查看确认和跟踪整改2. 记录从发现隐患、确认隐患到解除隐患的处理过程</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24E9BB5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1A2EC67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56009E3">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797194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33</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6DF6836">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BAC991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聚集停放车辆</w:t>
            </w:r>
          </w:p>
        </w:tc>
        <w:tc>
          <w:tcPr>
            <w:tcW w:w="5325" w:type="dxa"/>
            <w:tcBorders>
              <w:top w:val="single" w:color="000000" w:sz="4" w:space="0"/>
              <w:left w:val="single" w:color="000000" w:sz="4" w:space="0"/>
              <w:bottom w:val="single" w:color="000000" w:sz="4" w:space="0"/>
              <w:right w:val="single" w:color="000000" w:sz="4" w:space="0"/>
            </w:tcBorders>
            <w:vAlign w:val="center"/>
          </w:tcPr>
          <w:p w14:paraId="2201404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展示已生成的聚集停放车辆2. 支持通过车辆 VIN 码、车辆号牌、隐患状态、隐患发现时间等维度查询聚集停放车辆，导出车辆信息，查看车辆详情</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60039C5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225BB6E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A8D1675">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A8F824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3EA7AFE">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3CF877C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处理聚集停放车辆</w:t>
            </w:r>
          </w:p>
        </w:tc>
        <w:tc>
          <w:tcPr>
            <w:tcW w:w="5325" w:type="dxa"/>
            <w:tcBorders>
              <w:top w:val="single" w:color="000000" w:sz="4" w:space="0"/>
              <w:left w:val="single" w:color="000000" w:sz="4" w:space="0"/>
              <w:bottom w:val="single" w:color="000000" w:sz="4" w:space="0"/>
              <w:right w:val="single" w:color="000000" w:sz="4" w:space="0"/>
            </w:tcBorders>
            <w:vAlign w:val="center"/>
          </w:tcPr>
          <w:p w14:paraId="1AA065C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对聚集停放车辆进行人员现场查看确认和跟踪整改2. 记录从发现隐患、确认隐患到解除隐患的处理过程</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14F6AB8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5CAACED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664A69F">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809CAD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35</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30B666F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新能源汽车安全预警系统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4B2FC83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初审车辆</w:t>
            </w:r>
          </w:p>
        </w:tc>
        <w:tc>
          <w:tcPr>
            <w:tcW w:w="5325" w:type="dxa"/>
            <w:tcBorders>
              <w:top w:val="single" w:color="000000" w:sz="4" w:space="0"/>
              <w:left w:val="single" w:color="000000" w:sz="4" w:space="0"/>
              <w:bottom w:val="single" w:color="000000" w:sz="4" w:space="0"/>
              <w:right w:val="single" w:color="000000" w:sz="4" w:space="0"/>
            </w:tcBorders>
            <w:vAlign w:val="center"/>
          </w:tcPr>
          <w:p w14:paraId="69AF57C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展示已设置的车辆初审列表2. 支持通过车辆 VIN 码、电池种类、车辆种类、运营单位、初审状态等维度查询初审车辆，包含车辆 VIN 码、模型风险模式、模型风险级别、初审风险模式、初审风险级别、初审状态等内容，可导出初审车辆列表</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7D170D7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6C7B3A4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0E85B7B">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CDBB13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36</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A474AF1">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C03449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查看初审结果</w:t>
            </w:r>
          </w:p>
        </w:tc>
        <w:tc>
          <w:tcPr>
            <w:tcW w:w="5325" w:type="dxa"/>
            <w:tcBorders>
              <w:top w:val="single" w:color="000000" w:sz="4" w:space="0"/>
              <w:left w:val="single" w:color="000000" w:sz="4" w:space="0"/>
              <w:bottom w:val="single" w:color="000000" w:sz="4" w:space="0"/>
              <w:right w:val="single" w:color="000000" w:sz="4" w:space="0"/>
            </w:tcBorders>
            <w:vAlign w:val="center"/>
          </w:tcPr>
          <w:p w14:paraId="10B898C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展示车辆初审后信息，包含车辆 VIN 码、电池种类、预警信息、风险信息、识别出风险的模型、车辆初审内容等数据2. 所有数据仅支持浏览，不可编辑</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2F5768C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14A4D8A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1CC99AD">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1CF7F5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37</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18117124">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5DF39DF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车辆初审</w:t>
            </w:r>
          </w:p>
        </w:tc>
        <w:tc>
          <w:tcPr>
            <w:tcW w:w="5325" w:type="dxa"/>
            <w:tcBorders>
              <w:top w:val="single" w:color="000000" w:sz="4" w:space="0"/>
              <w:left w:val="single" w:color="000000" w:sz="4" w:space="0"/>
              <w:bottom w:val="single" w:color="000000" w:sz="4" w:space="0"/>
              <w:right w:val="single" w:color="000000" w:sz="4" w:space="0"/>
            </w:tcBorders>
            <w:vAlign w:val="center"/>
          </w:tcPr>
          <w:p w14:paraId="3945BA3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对算法模型输出的疑似风险车辆进行初步审核2. 确认有风险时，填写风险模式、风险级别、风险描述、处理意见提交初审结果，或自动填充模型结果；确认无风险时，提交为正常级别</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7E0A1A8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0505ED5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561622B">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640CFF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38</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160CF580">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AF9E36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模型分析结果</w:t>
            </w:r>
          </w:p>
        </w:tc>
        <w:tc>
          <w:tcPr>
            <w:tcW w:w="5325" w:type="dxa"/>
            <w:tcBorders>
              <w:top w:val="single" w:color="000000" w:sz="4" w:space="0"/>
              <w:left w:val="single" w:color="000000" w:sz="4" w:space="0"/>
              <w:bottom w:val="single" w:color="000000" w:sz="4" w:space="0"/>
              <w:right w:val="single" w:color="000000" w:sz="4" w:space="0"/>
            </w:tcBorders>
            <w:vAlign w:val="center"/>
          </w:tcPr>
          <w:p w14:paraId="55B6292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提供风险预警模型计算结果查看功能，包含模型结果评价、模型分析可视化图形2. 支持通过时间查询对应的可视化图形</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1EC3B6A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5C0AA87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B46E468">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E369F5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39</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FA0C4F8">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B3D513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复审车辆</w:t>
            </w:r>
          </w:p>
        </w:tc>
        <w:tc>
          <w:tcPr>
            <w:tcW w:w="5325" w:type="dxa"/>
            <w:tcBorders>
              <w:top w:val="single" w:color="000000" w:sz="4" w:space="0"/>
              <w:left w:val="single" w:color="000000" w:sz="4" w:space="0"/>
              <w:bottom w:val="single" w:color="000000" w:sz="4" w:space="0"/>
              <w:right w:val="single" w:color="000000" w:sz="4" w:space="0"/>
            </w:tcBorders>
            <w:vAlign w:val="center"/>
          </w:tcPr>
          <w:p w14:paraId="4EB8392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展示已设置的车辆复审列表2. 支持通过车辆 VIN 码、电池种类、车辆种类、运营单位、初审风险模式、复审状态等维度查询复审车辆，包含模型风险模式、模型风险级别、初审风险模式、初审风险级别、初审状态、复审风险模式、复审风险级别、复审状态等内容，可导出复审车辆列表</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2A3581F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BDF731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0E78463">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939F9A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40</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348EEB4">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6903FD8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查看复审结果</w:t>
            </w:r>
          </w:p>
        </w:tc>
        <w:tc>
          <w:tcPr>
            <w:tcW w:w="5325" w:type="dxa"/>
            <w:tcBorders>
              <w:top w:val="single" w:color="000000" w:sz="4" w:space="0"/>
              <w:left w:val="single" w:color="000000" w:sz="4" w:space="0"/>
              <w:bottom w:val="single" w:color="000000" w:sz="4" w:space="0"/>
              <w:right w:val="single" w:color="000000" w:sz="4" w:space="0"/>
            </w:tcBorders>
            <w:vAlign w:val="center"/>
          </w:tcPr>
          <w:p w14:paraId="33519A8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展示车辆复审后信息，包含车辆 VIN 码、电池种类、预警信息、风险信息、预警模型分析、车辆初审内容、车辆复审内容等数据2. 所有数据仅支持查看，不可编辑</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6F96705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3B406AD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1120906">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10A30C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41</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675C7C9E">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2E18FA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车辆复审</w:t>
            </w:r>
          </w:p>
        </w:tc>
        <w:tc>
          <w:tcPr>
            <w:tcW w:w="5325" w:type="dxa"/>
            <w:tcBorders>
              <w:top w:val="single" w:color="000000" w:sz="4" w:space="0"/>
              <w:left w:val="single" w:color="000000" w:sz="4" w:space="0"/>
              <w:bottom w:val="single" w:color="000000" w:sz="4" w:space="0"/>
              <w:right w:val="single" w:color="000000" w:sz="4" w:space="0"/>
            </w:tcBorders>
            <w:vAlign w:val="center"/>
          </w:tcPr>
          <w:p w14:paraId="228FF58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对初审结束的疑似风险车辆进行再次审核2. 确认有风险时，填写风险模式、风险级别、风险描述、处理意见提交复审结果，或自动填充初审结果，复审完成后生成车辆电池预警结果；确认无风险时，提交为正常级别，不生成预警结果</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6DE9A1A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4757561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A0C48AF">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A6222F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B1D16C2">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6D0E17E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预警报告</w:t>
            </w:r>
          </w:p>
        </w:tc>
        <w:tc>
          <w:tcPr>
            <w:tcW w:w="5325" w:type="dxa"/>
            <w:tcBorders>
              <w:top w:val="single" w:color="000000" w:sz="4" w:space="0"/>
              <w:left w:val="single" w:color="000000" w:sz="4" w:space="0"/>
              <w:bottom w:val="single" w:color="000000" w:sz="4" w:space="0"/>
              <w:right w:val="single" w:color="000000" w:sz="4" w:space="0"/>
            </w:tcBorders>
            <w:vAlign w:val="center"/>
          </w:tcPr>
          <w:p w14:paraId="72D7130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基于模型计算、初审、复审结果生成车辆预警报告，包含车辆基础信息、车辆报警信息等2. 支持查看和下载预警报告</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0EC3744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4E42CF6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DFF06F8">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EBB8F3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43</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BF3788F">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3358CA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电池预警</w:t>
            </w:r>
          </w:p>
        </w:tc>
        <w:tc>
          <w:tcPr>
            <w:tcW w:w="5325" w:type="dxa"/>
            <w:tcBorders>
              <w:top w:val="single" w:color="000000" w:sz="4" w:space="0"/>
              <w:left w:val="single" w:color="000000" w:sz="4" w:space="0"/>
              <w:bottom w:val="single" w:color="000000" w:sz="4" w:space="0"/>
              <w:right w:val="single" w:color="000000" w:sz="4" w:space="0"/>
            </w:tcBorders>
            <w:vAlign w:val="center"/>
          </w:tcPr>
          <w:p w14:paraId="29322C7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展示复审后仍存在风险的车辆预警列表2. 支持通过车辆 VIN 码、车辆厂商、运营单位、风险模型、预警时间等维度查询车辆预警信息，导出预警信息，查看和下载预警报告</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40CC85E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5F76C07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D37EB5E">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FCA4A0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FBD48D4">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F15582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预警记录</w:t>
            </w:r>
          </w:p>
        </w:tc>
        <w:tc>
          <w:tcPr>
            <w:tcW w:w="5325" w:type="dxa"/>
            <w:tcBorders>
              <w:top w:val="single" w:color="000000" w:sz="4" w:space="0"/>
              <w:left w:val="single" w:color="000000" w:sz="4" w:space="0"/>
              <w:bottom w:val="single" w:color="000000" w:sz="4" w:space="0"/>
              <w:right w:val="single" w:color="000000" w:sz="4" w:space="0"/>
            </w:tcBorders>
            <w:vAlign w:val="center"/>
          </w:tcPr>
          <w:p w14:paraId="356883A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展示车辆预警记录，包含预警次数和预警时间轴2. 预警时间轴按时间由近及远展示预警时间、风险模式、风险级别、预警状态、预警持续时长</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15F2654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DDB6D6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FDC0662">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9C5D95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45</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E80F40B">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2F5E73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预警详情</w:t>
            </w:r>
          </w:p>
        </w:tc>
        <w:tc>
          <w:tcPr>
            <w:tcW w:w="5325" w:type="dxa"/>
            <w:tcBorders>
              <w:top w:val="single" w:color="000000" w:sz="4" w:space="0"/>
              <w:left w:val="single" w:color="000000" w:sz="4" w:space="0"/>
              <w:bottom w:val="single" w:color="000000" w:sz="4" w:space="0"/>
              <w:right w:val="single" w:color="000000" w:sz="4" w:space="0"/>
            </w:tcBorders>
            <w:vAlign w:val="center"/>
          </w:tcPr>
          <w:p w14:paraId="0D269D6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展示车辆预警详情，包含车辆基础信息、预警信息、风险信息、预警模型2. 支持查看风险识别过程</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2A0CC7F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F24426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26B60B1">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79066D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46</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3053285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新能源汽车档案管理系统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52A8E84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档案列表</w:t>
            </w:r>
          </w:p>
        </w:tc>
        <w:tc>
          <w:tcPr>
            <w:tcW w:w="5325" w:type="dxa"/>
            <w:tcBorders>
              <w:top w:val="single" w:color="000000" w:sz="4" w:space="0"/>
              <w:left w:val="single" w:color="000000" w:sz="4" w:space="0"/>
              <w:bottom w:val="single" w:color="000000" w:sz="4" w:space="0"/>
              <w:right w:val="single" w:color="000000" w:sz="4" w:space="0"/>
            </w:tcBorders>
            <w:vAlign w:val="center"/>
          </w:tcPr>
          <w:p w14:paraId="5AF7CF1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展示车辆档案列表2. 支持通过车辆 VIN 码、车辆号牌、车辆厂商、运营单位、公告型号、动力方式等维度查询车辆档案，导出档案，查看档案详情</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007BEA0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68CAF4F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C4001F7">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480803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47</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E200FD9">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900E2C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车辆基础信息</w:t>
            </w:r>
          </w:p>
        </w:tc>
        <w:tc>
          <w:tcPr>
            <w:tcW w:w="5325" w:type="dxa"/>
            <w:tcBorders>
              <w:top w:val="single" w:color="000000" w:sz="4" w:space="0"/>
              <w:left w:val="single" w:color="000000" w:sz="4" w:space="0"/>
              <w:bottom w:val="single" w:color="000000" w:sz="4" w:space="0"/>
              <w:right w:val="single" w:color="000000" w:sz="4" w:space="0"/>
            </w:tcBorders>
            <w:vAlign w:val="center"/>
          </w:tcPr>
          <w:p w14:paraId="3118E72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展示车辆基本信息，包含车辆基础信息（VIN 码、号牌、厂商、运营单位、公告型号、出厂日期等）和零部件信息（驱动电机、储能装置电池包、终端等）</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677EB94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41EF0BA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C0E0C99">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FAEC62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48</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82DEA17">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968C8B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车辆行驶信息</w:t>
            </w:r>
          </w:p>
        </w:tc>
        <w:tc>
          <w:tcPr>
            <w:tcW w:w="5325" w:type="dxa"/>
            <w:tcBorders>
              <w:top w:val="single" w:color="000000" w:sz="4" w:space="0"/>
              <w:left w:val="single" w:color="000000" w:sz="4" w:space="0"/>
              <w:bottom w:val="single" w:color="000000" w:sz="4" w:space="0"/>
              <w:right w:val="single" w:color="000000" w:sz="4" w:space="0"/>
            </w:tcBorders>
            <w:vAlign w:val="center"/>
          </w:tcPr>
          <w:p w14:paraId="05BABA2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展示车辆行驶信息，包含累计行驶数据、单次行驶极值数据、行驶状态极值数据、最近 6 个月月度行驶统计数据</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6ECFCB7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6B4CE0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52F7DD1">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951A2F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49</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14E4D3CE">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3552434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车辆充电信息</w:t>
            </w:r>
          </w:p>
        </w:tc>
        <w:tc>
          <w:tcPr>
            <w:tcW w:w="5325" w:type="dxa"/>
            <w:tcBorders>
              <w:top w:val="single" w:color="000000" w:sz="4" w:space="0"/>
              <w:left w:val="single" w:color="000000" w:sz="4" w:space="0"/>
              <w:bottom w:val="single" w:color="000000" w:sz="4" w:space="0"/>
              <w:right w:val="single" w:color="000000" w:sz="4" w:space="0"/>
            </w:tcBorders>
            <w:vAlign w:val="center"/>
          </w:tcPr>
          <w:p w14:paraId="0359B35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展示车辆充电信息，包含累计充电数据、单次充电极值数据、充电状态极值数据、最近 6 个月月度充电统计数据</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1EACCAB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E0C703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5ADD18D">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328A3E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50</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E57F925">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69AF13C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车辆报警信息</w:t>
            </w:r>
          </w:p>
        </w:tc>
        <w:tc>
          <w:tcPr>
            <w:tcW w:w="5325" w:type="dxa"/>
            <w:tcBorders>
              <w:top w:val="single" w:color="000000" w:sz="4" w:space="0"/>
              <w:left w:val="single" w:color="000000" w:sz="4" w:space="0"/>
              <w:bottom w:val="single" w:color="000000" w:sz="4" w:space="0"/>
              <w:right w:val="single" w:color="000000" w:sz="4" w:space="0"/>
            </w:tcBorders>
            <w:vAlign w:val="center"/>
          </w:tcPr>
          <w:p w14:paraId="3B71CAE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展示车辆报警信息，包含车辆报警分析、累计报警数据、分级报警数据、分类报警数据</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5576ECE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0394D70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B1CB407">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54B3EF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51</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2F8090B">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E6F8C6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车辆预警信息</w:t>
            </w:r>
          </w:p>
        </w:tc>
        <w:tc>
          <w:tcPr>
            <w:tcW w:w="5325" w:type="dxa"/>
            <w:tcBorders>
              <w:top w:val="single" w:color="000000" w:sz="4" w:space="0"/>
              <w:left w:val="single" w:color="000000" w:sz="4" w:space="0"/>
              <w:bottom w:val="single" w:color="000000" w:sz="4" w:space="0"/>
              <w:right w:val="single" w:color="000000" w:sz="4" w:space="0"/>
            </w:tcBorders>
            <w:vAlign w:val="center"/>
          </w:tcPr>
          <w:p w14:paraId="6D7F442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展示车辆预警信息，包含累计预警数据、预警状态数据、分级预警数据、分类预警数据</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273C5A6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3588F90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E169477">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6C470A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0F3A625">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606B7BC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车辆隐患信息</w:t>
            </w:r>
          </w:p>
        </w:tc>
        <w:tc>
          <w:tcPr>
            <w:tcW w:w="5325" w:type="dxa"/>
            <w:tcBorders>
              <w:top w:val="single" w:color="000000" w:sz="4" w:space="0"/>
              <w:left w:val="single" w:color="000000" w:sz="4" w:space="0"/>
              <w:bottom w:val="single" w:color="000000" w:sz="4" w:space="0"/>
              <w:right w:val="single" w:color="000000" w:sz="4" w:space="0"/>
            </w:tcBorders>
            <w:vAlign w:val="center"/>
          </w:tcPr>
          <w:p w14:paraId="7B98500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展示车辆隐患信息，包含累计隐患数据、隐患状态数据、分类隐患数据</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3C40639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13335A9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9C26116">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0856B6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53</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8FE36E6">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BFD5C0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指标库管理</w:t>
            </w:r>
          </w:p>
        </w:tc>
        <w:tc>
          <w:tcPr>
            <w:tcW w:w="5325" w:type="dxa"/>
            <w:tcBorders>
              <w:top w:val="single" w:color="000000" w:sz="4" w:space="0"/>
              <w:left w:val="single" w:color="000000" w:sz="4" w:space="0"/>
              <w:bottom w:val="single" w:color="000000" w:sz="4" w:space="0"/>
              <w:right w:val="single" w:color="000000" w:sz="4" w:space="0"/>
            </w:tcBorders>
            <w:vAlign w:val="center"/>
          </w:tcPr>
          <w:p w14:paraId="3C7E1FA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基于车辆静态信息和报文数据，按行驶、充电、报警、预警等指标及计算方式，定期生成车辆基础、行驶、充电、报警、预警、用车性质指标2. 支持为指定车辆生成 / 更新指标库，展示车辆指标库列表，通过车辆 VIN 码、号牌、种类、厂商等维度查询指标库</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52627C9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2D5227A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8F0AF8E">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0FA9A5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E9D3F77">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6FBF28C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指标库详情</w:t>
            </w:r>
          </w:p>
        </w:tc>
        <w:tc>
          <w:tcPr>
            <w:tcW w:w="5325" w:type="dxa"/>
            <w:tcBorders>
              <w:top w:val="single" w:color="000000" w:sz="4" w:space="0"/>
              <w:left w:val="single" w:color="000000" w:sz="4" w:space="0"/>
              <w:bottom w:val="single" w:color="000000" w:sz="4" w:space="0"/>
              <w:right w:val="single" w:color="000000" w:sz="4" w:space="0"/>
            </w:tcBorders>
            <w:vAlign w:val="center"/>
          </w:tcPr>
          <w:p w14:paraId="2BB9703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展示车辆指标库详情，包含指标库生成时间、车辆基础指标、行驶数据对比指标、充电数据对比指标、报警数据对比指标、预警数据对比指标、其他数据对比指标2. 支持导出指标库详情</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6A177B0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1DE4383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D165893">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70E713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55</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D357680">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A20086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指标库记录</w:t>
            </w:r>
          </w:p>
        </w:tc>
        <w:tc>
          <w:tcPr>
            <w:tcW w:w="5325" w:type="dxa"/>
            <w:tcBorders>
              <w:top w:val="single" w:color="000000" w:sz="4" w:space="0"/>
              <w:left w:val="single" w:color="000000" w:sz="4" w:space="0"/>
              <w:bottom w:val="single" w:color="000000" w:sz="4" w:space="0"/>
              <w:right w:val="single" w:color="000000" w:sz="4" w:space="0"/>
            </w:tcBorders>
            <w:vAlign w:val="center"/>
          </w:tcPr>
          <w:p w14:paraId="7EACF2D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展示车辆指标库记录，包含生成次数和生成时间轴2. 时间轴按时间由近及远展示指标库生成时间、状态、指标对比次数</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6269512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1A27F71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4842D71">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D2A0A1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56</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77394B4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新能汽车数据可视化系统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166BCFD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数据大屏</w:t>
            </w:r>
          </w:p>
        </w:tc>
        <w:tc>
          <w:tcPr>
            <w:tcW w:w="5325" w:type="dxa"/>
            <w:tcBorders>
              <w:top w:val="single" w:color="000000" w:sz="4" w:space="0"/>
              <w:left w:val="single" w:color="000000" w:sz="4" w:space="0"/>
              <w:bottom w:val="single" w:color="000000" w:sz="4" w:space="0"/>
              <w:right w:val="single" w:color="000000" w:sz="4" w:space="0"/>
            </w:tcBorders>
            <w:vAlign w:val="center"/>
          </w:tcPr>
          <w:p w14:paraId="49071A4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结合本市地图数据，通过多种可视化图形展示平台实时统计数据和历史统计数据2. 展示全市新能源汽车分布情况</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1EAE3C3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145E1D9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102B451">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BBCB69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57</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E087A3D">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18C875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实时统计数据</w:t>
            </w:r>
          </w:p>
        </w:tc>
        <w:tc>
          <w:tcPr>
            <w:tcW w:w="5325" w:type="dxa"/>
            <w:tcBorders>
              <w:top w:val="single" w:color="000000" w:sz="4" w:space="0"/>
              <w:left w:val="single" w:color="000000" w:sz="4" w:space="0"/>
              <w:bottom w:val="single" w:color="000000" w:sz="4" w:space="0"/>
              <w:right w:val="single" w:color="000000" w:sz="4" w:space="0"/>
            </w:tcBorders>
            <w:vAlign w:val="center"/>
          </w:tcPr>
          <w:p w14:paraId="2E3BBAF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展示实时统计数据，包含在线车辆数、今日里程、今日碳减排等字段</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6FD25DA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5F61DB7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0A42175">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D44624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58</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6B07705">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568710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累计统计数据</w:t>
            </w:r>
          </w:p>
        </w:tc>
        <w:tc>
          <w:tcPr>
            <w:tcW w:w="5325" w:type="dxa"/>
            <w:tcBorders>
              <w:top w:val="single" w:color="000000" w:sz="4" w:space="0"/>
              <w:left w:val="single" w:color="000000" w:sz="4" w:space="0"/>
              <w:bottom w:val="single" w:color="000000" w:sz="4" w:space="0"/>
              <w:right w:val="single" w:color="000000" w:sz="4" w:space="0"/>
            </w:tcBorders>
            <w:vAlign w:val="center"/>
          </w:tcPr>
          <w:p w14:paraId="6B5E8BF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展示累计统计数据，包含上牌车辆数、监控车辆数、接入平台数、接入车型数、累计里程、累计碳减排</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4D371BF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5E92E7C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0C8EF38">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EAAF38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59</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1EFF420F">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FBA74C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车辆用途排序</w:t>
            </w:r>
          </w:p>
        </w:tc>
        <w:tc>
          <w:tcPr>
            <w:tcW w:w="5325" w:type="dxa"/>
            <w:tcBorders>
              <w:top w:val="single" w:color="000000" w:sz="4" w:space="0"/>
              <w:left w:val="single" w:color="000000" w:sz="4" w:space="0"/>
              <w:bottom w:val="single" w:color="000000" w:sz="4" w:space="0"/>
              <w:right w:val="single" w:color="000000" w:sz="4" w:space="0"/>
            </w:tcBorders>
            <w:vAlign w:val="center"/>
          </w:tcPr>
          <w:p w14:paraId="6F402B6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对接入车辆按企业维度统计最近 30 天报警车辆占比，按车辆用途统计车辆数量2. 统计结果按从高到低排序</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5B20244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3ED6776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9E407EE">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A73454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60</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F1AB32D">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8BD2F6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故障报警占比排序</w:t>
            </w:r>
          </w:p>
        </w:tc>
        <w:tc>
          <w:tcPr>
            <w:tcW w:w="5325" w:type="dxa"/>
            <w:tcBorders>
              <w:top w:val="single" w:color="000000" w:sz="4" w:space="0"/>
              <w:left w:val="single" w:color="000000" w:sz="4" w:space="0"/>
              <w:bottom w:val="single" w:color="000000" w:sz="4" w:space="0"/>
              <w:right w:val="single" w:color="000000" w:sz="4" w:space="0"/>
            </w:tcBorders>
            <w:vAlign w:val="center"/>
          </w:tcPr>
          <w:p w14:paraId="021C1F9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挖掘各企业接入车辆故障报警数据，统计最近 30 天报警车辆数量，计算报警车辆占比2. 按占比从高到低排序</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46A4728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6F5191E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7BF0B62">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2080C2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61</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667F5ED6">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50B90A7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车辆接入量排序</w:t>
            </w:r>
          </w:p>
        </w:tc>
        <w:tc>
          <w:tcPr>
            <w:tcW w:w="5325" w:type="dxa"/>
            <w:tcBorders>
              <w:top w:val="single" w:color="000000" w:sz="4" w:space="0"/>
              <w:left w:val="single" w:color="000000" w:sz="4" w:space="0"/>
              <w:bottom w:val="single" w:color="000000" w:sz="4" w:space="0"/>
              <w:right w:val="single" w:color="000000" w:sz="4" w:space="0"/>
            </w:tcBorders>
            <w:vAlign w:val="center"/>
          </w:tcPr>
          <w:p w14:paraId="7266EF2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统计各车企平台接入车辆数据2. 按接入量从高到低排序，支持查看排序详情（车企平台名称及接入量）</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128F78E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397B13F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E6FD3F5">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7865D9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96D00EA">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59D6BF6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地图展示</w:t>
            </w:r>
          </w:p>
        </w:tc>
        <w:tc>
          <w:tcPr>
            <w:tcW w:w="5325" w:type="dxa"/>
            <w:tcBorders>
              <w:top w:val="single" w:color="000000" w:sz="4" w:space="0"/>
              <w:left w:val="single" w:color="000000" w:sz="4" w:space="0"/>
              <w:bottom w:val="single" w:color="000000" w:sz="4" w:space="0"/>
              <w:right w:val="single" w:color="000000" w:sz="4" w:space="0"/>
            </w:tcBorders>
            <w:vAlign w:val="center"/>
          </w:tcPr>
          <w:p w14:paraId="7609D58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结合本市地图数据，展示区域内车辆接入数量、在线车辆数、行驶车辆数等</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665594A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FE63ED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9E2AC45">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52300A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63</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1E45F2F">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56EFA2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车辆行驶情况 24 小时分布</w:t>
            </w:r>
          </w:p>
        </w:tc>
        <w:tc>
          <w:tcPr>
            <w:tcW w:w="5325" w:type="dxa"/>
            <w:tcBorders>
              <w:top w:val="single" w:color="000000" w:sz="4" w:space="0"/>
              <w:left w:val="single" w:color="000000" w:sz="4" w:space="0"/>
              <w:bottom w:val="single" w:color="000000" w:sz="4" w:space="0"/>
              <w:right w:val="single" w:color="000000" w:sz="4" w:space="0"/>
            </w:tcBorders>
            <w:vAlign w:val="center"/>
          </w:tcPr>
          <w:p w14:paraId="525097B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分析当月所有行驶车辆行驶时间，通过折线图展示 0-24 点每小时行驶车辆数2. 生成 24 小时车辆行驶分布情况</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47E033C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4EB1085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D49ED37">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EE6324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8E56FB3">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C85CAC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车辆充电情况 24 小时分布</w:t>
            </w:r>
          </w:p>
        </w:tc>
        <w:tc>
          <w:tcPr>
            <w:tcW w:w="5325" w:type="dxa"/>
            <w:tcBorders>
              <w:top w:val="single" w:color="000000" w:sz="4" w:space="0"/>
              <w:left w:val="single" w:color="000000" w:sz="4" w:space="0"/>
              <w:bottom w:val="single" w:color="000000" w:sz="4" w:space="0"/>
              <w:right w:val="single" w:color="000000" w:sz="4" w:space="0"/>
            </w:tcBorders>
            <w:vAlign w:val="center"/>
          </w:tcPr>
          <w:p w14:paraId="4E3D897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分析当月所有充电车辆充电时间，通过折线图展示 0-24 点每小时充电车辆数2. 生成 24 小时车辆充电分布情况</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052E8D4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4D44B8B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FC0F841">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AD31D7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65</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5B7617E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新能源汽车运营系统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40855C2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车辆行驶统计</w:t>
            </w:r>
          </w:p>
        </w:tc>
        <w:tc>
          <w:tcPr>
            <w:tcW w:w="5325" w:type="dxa"/>
            <w:tcBorders>
              <w:top w:val="single" w:color="000000" w:sz="4" w:space="0"/>
              <w:left w:val="single" w:color="000000" w:sz="4" w:space="0"/>
              <w:bottom w:val="single" w:color="000000" w:sz="4" w:space="0"/>
              <w:right w:val="single" w:color="000000" w:sz="4" w:space="0"/>
            </w:tcBorders>
            <w:vAlign w:val="center"/>
          </w:tcPr>
          <w:p w14:paraId="4870EE7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按日统计车辆行驶次数、行驶里程、行驶时长、上线时长等信息，展示车辆行驶统计列表2. 支持通过车辆 VIN 码、号牌、运营单位等维度查询行驶信息，导出统计列表</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211F1E9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333C341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3E2AD2E">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5A770A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66</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05E6CDE">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548B63E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行驶统计详情</w:t>
            </w:r>
          </w:p>
        </w:tc>
        <w:tc>
          <w:tcPr>
            <w:tcW w:w="5325" w:type="dxa"/>
            <w:tcBorders>
              <w:top w:val="single" w:color="000000" w:sz="4" w:space="0"/>
              <w:left w:val="single" w:color="000000" w:sz="4" w:space="0"/>
              <w:bottom w:val="single" w:color="000000" w:sz="4" w:space="0"/>
              <w:right w:val="single" w:color="000000" w:sz="4" w:space="0"/>
            </w:tcBorders>
            <w:vAlign w:val="center"/>
          </w:tcPr>
          <w:p w14:paraId="32096A5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展示车辆行驶明细数据，包含行驶状态数据、日均行驶数据、单次行驶数据等</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4474090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18C8043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DBA94F9">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0D5CAD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67</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1BF43E49">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8D0FF3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车辆充电统计</w:t>
            </w:r>
          </w:p>
        </w:tc>
        <w:tc>
          <w:tcPr>
            <w:tcW w:w="5325" w:type="dxa"/>
            <w:tcBorders>
              <w:top w:val="single" w:color="000000" w:sz="4" w:space="0"/>
              <w:left w:val="single" w:color="000000" w:sz="4" w:space="0"/>
              <w:bottom w:val="single" w:color="000000" w:sz="4" w:space="0"/>
              <w:right w:val="single" w:color="000000" w:sz="4" w:space="0"/>
            </w:tcBorders>
            <w:vAlign w:val="center"/>
          </w:tcPr>
          <w:p w14:paraId="41BE04D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按日统计车辆充电次数、充电量、充电时长等信息，展示车辆充电统计列表2. 支持通过车辆 VIN 码、号牌、运营单位等维度查询充电信息，导出统计列表</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7EDF5F0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2CED60F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9B50C66">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445F45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68</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5B94245">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BF3C03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充电统计详情</w:t>
            </w:r>
          </w:p>
        </w:tc>
        <w:tc>
          <w:tcPr>
            <w:tcW w:w="5325" w:type="dxa"/>
            <w:tcBorders>
              <w:top w:val="single" w:color="000000" w:sz="4" w:space="0"/>
              <w:left w:val="single" w:color="000000" w:sz="4" w:space="0"/>
              <w:bottom w:val="single" w:color="000000" w:sz="4" w:space="0"/>
              <w:right w:val="single" w:color="000000" w:sz="4" w:space="0"/>
            </w:tcBorders>
            <w:vAlign w:val="center"/>
          </w:tcPr>
          <w:p w14:paraId="6E41F2F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展示车辆充电明细数据，包含车辆信息、日充电数据、日均充电数据、单次充电数据、充电状态数据、统计日期、统计生成时间</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7F6CFB3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C0F460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92EEBEC">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BF33A3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69</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60ED5F66">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124D02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车辆报警统计</w:t>
            </w:r>
          </w:p>
        </w:tc>
        <w:tc>
          <w:tcPr>
            <w:tcW w:w="5325" w:type="dxa"/>
            <w:tcBorders>
              <w:top w:val="single" w:color="000000" w:sz="4" w:space="0"/>
              <w:left w:val="single" w:color="000000" w:sz="4" w:space="0"/>
              <w:bottom w:val="single" w:color="000000" w:sz="4" w:space="0"/>
              <w:right w:val="single" w:color="000000" w:sz="4" w:space="0"/>
            </w:tcBorders>
            <w:vAlign w:val="center"/>
          </w:tcPr>
          <w:p w14:paraId="3C5D801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按日统计车辆报警总数、1 级报警数、2 级报警数、3 级报警数等信息，展示车辆报警统计列表2. 支持通过车辆 VIN 码、号牌、运营单位等维度查询报警信息，导出统计列表</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5D52C71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006E4B3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EB22AAD">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08B9B7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70</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FC12881">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3C7C76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报警统计详情</w:t>
            </w:r>
          </w:p>
        </w:tc>
        <w:tc>
          <w:tcPr>
            <w:tcW w:w="5325" w:type="dxa"/>
            <w:tcBorders>
              <w:top w:val="single" w:color="000000" w:sz="4" w:space="0"/>
              <w:left w:val="single" w:color="000000" w:sz="4" w:space="0"/>
              <w:bottom w:val="single" w:color="000000" w:sz="4" w:space="0"/>
              <w:right w:val="single" w:color="000000" w:sz="4" w:space="0"/>
            </w:tcBorders>
            <w:vAlign w:val="center"/>
          </w:tcPr>
          <w:p w14:paraId="1DC437C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展示车辆报警明细数据，包含车辆信息、日报警数据、分级报警数据、每类报警次数和占比、统计日期、统计生成时间</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6C3AF6C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5B8703A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FE462D6">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56E629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71</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F9ED853">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55068A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车辆对比分析</w:t>
            </w:r>
          </w:p>
        </w:tc>
        <w:tc>
          <w:tcPr>
            <w:tcW w:w="5325" w:type="dxa"/>
            <w:tcBorders>
              <w:top w:val="single" w:color="000000" w:sz="4" w:space="0"/>
              <w:left w:val="single" w:color="000000" w:sz="4" w:space="0"/>
              <w:bottom w:val="single" w:color="000000" w:sz="4" w:space="0"/>
              <w:right w:val="single" w:color="000000" w:sz="4" w:space="0"/>
            </w:tcBorders>
            <w:vAlign w:val="center"/>
          </w:tcPr>
          <w:p w14:paraId="3A5F848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对 2 个车辆某月份数据进行分析对比，输出行驶指标、充电指标、报警指标对比结果2. 支持导出对比结果</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28E34BE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513E162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A663CFC">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ED2D35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6F3CF34C">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1B2028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车辆分析列表</w:t>
            </w:r>
          </w:p>
        </w:tc>
        <w:tc>
          <w:tcPr>
            <w:tcW w:w="5325" w:type="dxa"/>
            <w:tcBorders>
              <w:top w:val="single" w:color="000000" w:sz="4" w:space="0"/>
              <w:left w:val="single" w:color="000000" w:sz="4" w:space="0"/>
              <w:bottom w:val="single" w:color="000000" w:sz="4" w:space="0"/>
              <w:right w:val="single" w:color="000000" w:sz="4" w:space="0"/>
            </w:tcBorders>
            <w:vAlign w:val="center"/>
          </w:tcPr>
          <w:p w14:paraId="0FB811E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展示车辆对比后生成的对比列表2. 支持通过 VIN、车牌号、最近分析时间等字段查询已对比分析车辆，查看历史对比记录；在记录列表中支持通过对比车辆 VIN 码、号牌、厂商、运营单位等维度查询</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0DB5ECC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6F8642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09448C6">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2D60F5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73</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35AA059">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13CDF5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对比分析详情</w:t>
            </w:r>
          </w:p>
        </w:tc>
        <w:tc>
          <w:tcPr>
            <w:tcW w:w="5325" w:type="dxa"/>
            <w:tcBorders>
              <w:top w:val="single" w:color="000000" w:sz="4" w:space="0"/>
              <w:left w:val="single" w:color="000000" w:sz="4" w:space="0"/>
              <w:bottom w:val="single" w:color="000000" w:sz="4" w:space="0"/>
              <w:right w:val="single" w:color="000000" w:sz="4" w:space="0"/>
            </w:tcBorders>
            <w:vAlign w:val="center"/>
          </w:tcPr>
          <w:p w14:paraId="24F076F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查看车辆与另一车辆的历史对比分析详情2. 支持导出对比分析详情</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2C77CBC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07F3C02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58D0ABF">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D65DC8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2F0B0D0">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E42AFE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车型分析</w:t>
            </w:r>
          </w:p>
        </w:tc>
        <w:tc>
          <w:tcPr>
            <w:tcW w:w="5325" w:type="dxa"/>
            <w:tcBorders>
              <w:top w:val="single" w:color="000000" w:sz="4" w:space="0"/>
              <w:left w:val="single" w:color="000000" w:sz="4" w:space="0"/>
              <w:bottom w:val="single" w:color="000000" w:sz="4" w:space="0"/>
              <w:right w:val="single" w:color="000000" w:sz="4" w:space="0"/>
            </w:tcBorders>
            <w:vAlign w:val="center"/>
          </w:tcPr>
          <w:p w14:paraId="4C15776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对某车型数据进行分析，输出行驶指标、充电指标、报警指标对比结果</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5838A9E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265CDA1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7D4EF01">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67E2C8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75</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BE62C87">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7822CF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车型分析列表</w:t>
            </w:r>
          </w:p>
        </w:tc>
        <w:tc>
          <w:tcPr>
            <w:tcW w:w="5325" w:type="dxa"/>
            <w:tcBorders>
              <w:top w:val="single" w:color="000000" w:sz="4" w:space="0"/>
              <w:left w:val="single" w:color="000000" w:sz="4" w:space="0"/>
              <w:bottom w:val="single" w:color="000000" w:sz="4" w:space="0"/>
              <w:right w:val="single" w:color="000000" w:sz="4" w:space="0"/>
            </w:tcBorders>
            <w:vAlign w:val="center"/>
          </w:tcPr>
          <w:p w14:paraId="7AA6EE6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展示已分析的车型列表2. 支持通过公告型号、车辆厂商、分析时间等维度查询车型分析信息，查看历史分析记录，支持通过分析月份、分析状态查询历史记录</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42B9322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4D3FCB6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8C96647">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86B426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76</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0B243EDA">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1A23B5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车型分析详情</w:t>
            </w:r>
          </w:p>
        </w:tc>
        <w:tc>
          <w:tcPr>
            <w:tcW w:w="5325" w:type="dxa"/>
            <w:tcBorders>
              <w:top w:val="single" w:color="000000" w:sz="4" w:space="0"/>
              <w:left w:val="single" w:color="000000" w:sz="4" w:space="0"/>
              <w:bottom w:val="single" w:color="000000" w:sz="4" w:space="0"/>
              <w:right w:val="single" w:color="000000" w:sz="4" w:space="0"/>
            </w:tcBorders>
            <w:vAlign w:val="center"/>
          </w:tcPr>
          <w:p w14:paraId="756341B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查看并导出车型历史分析详情</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009607C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60C8F0E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01BCD7E">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E9BA46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77</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8C4CC1A">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66B40EE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平台月报</w:t>
            </w:r>
          </w:p>
        </w:tc>
        <w:tc>
          <w:tcPr>
            <w:tcW w:w="5325" w:type="dxa"/>
            <w:tcBorders>
              <w:top w:val="single" w:color="000000" w:sz="4" w:space="0"/>
              <w:left w:val="single" w:color="000000" w:sz="4" w:space="0"/>
              <w:bottom w:val="single" w:color="000000" w:sz="4" w:space="0"/>
              <w:right w:val="single" w:color="000000" w:sz="4" w:space="0"/>
            </w:tcBorders>
            <w:vAlign w:val="center"/>
          </w:tcPr>
          <w:p w14:paraId="2A3B38B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依据月报模板，统计分析平台当月车辆接入、运行、充电、报警情况，生成平台月报2. 展示平台月报列表，支持通过月份、生成时间等维度查询月报，查看并下载月报</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556284A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12E176B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49A1149">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8AAF81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78</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100E5435">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5A27865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查看月报</w:t>
            </w:r>
          </w:p>
        </w:tc>
        <w:tc>
          <w:tcPr>
            <w:tcW w:w="5325" w:type="dxa"/>
            <w:tcBorders>
              <w:top w:val="single" w:color="000000" w:sz="4" w:space="0"/>
              <w:left w:val="single" w:color="000000" w:sz="4" w:space="0"/>
              <w:bottom w:val="single" w:color="000000" w:sz="4" w:space="0"/>
              <w:right w:val="single" w:color="000000" w:sz="4" w:space="0"/>
            </w:tcBorders>
            <w:vAlign w:val="center"/>
          </w:tcPr>
          <w:p w14:paraId="7B85D84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查看平台月报信息，包含当月车辆接入、运行、充电、报警数据等2. 支持下载月报到本地</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0D60C93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4751218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A5D7DFD">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D10904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79</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6A2128D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新能源汽车算法系统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4EC8C56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数据质量识别算法</w:t>
            </w:r>
          </w:p>
        </w:tc>
        <w:tc>
          <w:tcPr>
            <w:tcW w:w="5325" w:type="dxa"/>
            <w:tcBorders>
              <w:top w:val="single" w:color="000000" w:sz="4" w:space="0"/>
              <w:left w:val="single" w:color="000000" w:sz="4" w:space="0"/>
              <w:bottom w:val="single" w:color="000000" w:sz="4" w:space="0"/>
              <w:right w:val="single" w:color="000000" w:sz="4" w:space="0"/>
            </w:tcBorders>
            <w:vAlign w:val="center"/>
          </w:tcPr>
          <w:p w14:paraId="486231C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开发并部署数据质量识别算法，用于接入数据合规性评估2. 包含数据真实性、及时性、有效性、中断、缺失识别算法</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351B3C4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560DA9C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245A61B">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8F4825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80</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A556C06">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889E68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安全预警算法</w:t>
            </w:r>
          </w:p>
        </w:tc>
        <w:tc>
          <w:tcPr>
            <w:tcW w:w="5325" w:type="dxa"/>
            <w:tcBorders>
              <w:top w:val="single" w:color="000000" w:sz="4" w:space="0"/>
              <w:left w:val="single" w:color="000000" w:sz="4" w:space="0"/>
              <w:bottom w:val="single" w:color="000000" w:sz="4" w:space="0"/>
              <w:right w:val="single" w:color="000000" w:sz="4" w:space="0"/>
            </w:tcBorders>
            <w:vAlign w:val="center"/>
          </w:tcPr>
          <w:p w14:paraId="641523A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开发并部署安全预警算法，用于车辆动力电池安全风险识别2. 包含自放电异常、连接异常、采样异常算法</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59596A8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DCF52A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B90B320">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4C64E5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81</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66887CB">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3FC6C27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算法配置</w:t>
            </w:r>
          </w:p>
        </w:tc>
        <w:tc>
          <w:tcPr>
            <w:tcW w:w="5325" w:type="dxa"/>
            <w:tcBorders>
              <w:top w:val="single" w:color="000000" w:sz="4" w:space="0"/>
              <w:left w:val="single" w:color="000000" w:sz="4" w:space="0"/>
              <w:bottom w:val="single" w:color="000000" w:sz="4" w:space="0"/>
              <w:right w:val="single" w:color="000000" w:sz="4" w:space="0"/>
            </w:tcBorders>
            <w:vAlign w:val="center"/>
          </w:tcPr>
          <w:p w14:paraId="09EC0A4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展示算法配置列表，支持通过算法名称、状态等维度查询算法配置2. 支持修改算法参数，开启 / 关闭算法</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4911BBC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1D3151E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AE19EB3">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1D2DB5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C6A99D7">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B344CE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算法分组</w:t>
            </w:r>
          </w:p>
        </w:tc>
        <w:tc>
          <w:tcPr>
            <w:tcW w:w="5325" w:type="dxa"/>
            <w:tcBorders>
              <w:top w:val="single" w:color="000000" w:sz="4" w:space="0"/>
              <w:left w:val="single" w:color="000000" w:sz="4" w:space="0"/>
              <w:bottom w:val="single" w:color="000000" w:sz="4" w:space="0"/>
              <w:right w:val="single" w:color="000000" w:sz="4" w:space="0"/>
            </w:tcBorders>
            <w:vAlign w:val="center"/>
          </w:tcPr>
          <w:p w14:paraId="2473642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展示已设置的算法分组列表，支持通过分组名称维度查询数据2. 具备新增、编辑、删除算法分组功能，支持为分组配置单个或多个算法</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6D88A1A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85D019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1F4E845">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3BDF92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83</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63FD4060">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07C9F5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算法分配</w:t>
            </w:r>
          </w:p>
        </w:tc>
        <w:tc>
          <w:tcPr>
            <w:tcW w:w="5325" w:type="dxa"/>
            <w:tcBorders>
              <w:top w:val="single" w:color="000000" w:sz="4" w:space="0"/>
              <w:left w:val="single" w:color="000000" w:sz="4" w:space="0"/>
              <w:bottom w:val="single" w:color="000000" w:sz="4" w:space="0"/>
              <w:right w:val="single" w:color="000000" w:sz="4" w:space="0"/>
            </w:tcBorders>
            <w:vAlign w:val="center"/>
          </w:tcPr>
          <w:p w14:paraId="7ACC0D0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展示已设置的算法分配列表，支持通过车辆分组名称维度查询数据2. 具备新增、删除车辆分组功能，支持为车辆分组分配对应的算法分组</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3BAFB56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2AC8F9F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5E883F9">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40D27D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674567B6">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03209C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算法调度</w:t>
            </w:r>
          </w:p>
        </w:tc>
        <w:tc>
          <w:tcPr>
            <w:tcW w:w="5325" w:type="dxa"/>
            <w:tcBorders>
              <w:top w:val="single" w:color="000000" w:sz="4" w:space="0"/>
              <w:left w:val="single" w:color="000000" w:sz="4" w:space="0"/>
              <w:bottom w:val="single" w:color="000000" w:sz="4" w:space="0"/>
              <w:right w:val="single" w:color="000000" w:sz="4" w:space="0"/>
            </w:tcBorders>
            <w:vAlign w:val="center"/>
          </w:tcPr>
          <w:p w14:paraId="37E1727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依据存力和算力资源配置调度策略，进行算法调度，执行大数据计算，输出计算结果2. 支持调度数据真实性、及时性、有效性、中断、缺失识别算法及自放电异常、连接异常、采样异常算法，合理分配管理资源</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4C884C4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603F418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367F8D8">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EE66D7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85</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2FAD960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新能源汽车商业服务管理系统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36A858C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企业审核</w:t>
            </w:r>
          </w:p>
        </w:tc>
        <w:tc>
          <w:tcPr>
            <w:tcW w:w="5325" w:type="dxa"/>
            <w:tcBorders>
              <w:top w:val="single" w:color="000000" w:sz="4" w:space="0"/>
              <w:left w:val="single" w:color="000000" w:sz="4" w:space="0"/>
              <w:bottom w:val="single" w:color="000000" w:sz="4" w:space="0"/>
              <w:right w:val="single" w:color="000000" w:sz="4" w:space="0"/>
            </w:tcBorders>
            <w:vAlign w:val="center"/>
          </w:tcPr>
          <w:p w14:paraId="1F10366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展示提交注册申请的企业名单，支持通过企业名称、审核状态等维度查询企业注册信息2. 支持编辑、删除企业注册信息，查看注册详细信息；平台运营人员审核企业信息，审核通过后生成登录账号，企业可登录应用服务系统</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10A2B3B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3B0F7F2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226CD41">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69BBD9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86</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61DD58AA">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74124A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企业账号管理</w:t>
            </w:r>
          </w:p>
        </w:tc>
        <w:tc>
          <w:tcPr>
            <w:tcW w:w="5325" w:type="dxa"/>
            <w:tcBorders>
              <w:top w:val="single" w:color="000000" w:sz="4" w:space="0"/>
              <w:left w:val="single" w:color="000000" w:sz="4" w:space="0"/>
              <w:bottom w:val="single" w:color="000000" w:sz="4" w:space="0"/>
              <w:right w:val="single" w:color="000000" w:sz="4" w:space="0"/>
            </w:tcBorders>
            <w:vAlign w:val="center"/>
          </w:tcPr>
          <w:p w14:paraId="44619F7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展示已审核通过的企业列表及账号信息，支持通过用户名称、统一社会信用代码、审核时间等维度查询企业信息2. 支持为企业设置子账号数量，子账号数量 &gt; 0 时可创建 / 删除子账号，数量 = 0 时不可创建；支持编辑、开启 / 关闭所有账号</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15612A9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349B447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8525839">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42A6C1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87</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419E05A">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3C466C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企业商品管理</w:t>
            </w:r>
          </w:p>
        </w:tc>
        <w:tc>
          <w:tcPr>
            <w:tcW w:w="5325" w:type="dxa"/>
            <w:tcBorders>
              <w:top w:val="single" w:color="000000" w:sz="4" w:space="0"/>
              <w:left w:val="single" w:color="000000" w:sz="4" w:space="0"/>
              <w:bottom w:val="single" w:color="000000" w:sz="4" w:space="0"/>
              <w:right w:val="single" w:color="000000" w:sz="4" w:space="0"/>
            </w:tcBorders>
            <w:vAlign w:val="center"/>
          </w:tcPr>
          <w:p w14:paraId="4083A1D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展示已审核通过企业的商品列表，支持通过企业名称、统一社会信用代码等维度查询企业商品信息2. 支持为审核通过企业开通商品，查看已开通商品；已开通商品列表支持通过商品名称、使用状态查询，开启 / 关闭商品使用状态，配置使用条件，查看商品详情</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2350766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2F8E4F9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4BD436E">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D69BB1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88</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3BE37E6">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519A6A8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商品管理</w:t>
            </w:r>
          </w:p>
        </w:tc>
        <w:tc>
          <w:tcPr>
            <w:tcW w:w="5325" w:type="dxa"/>
            <w:tcBorders>
              <w:top w:val="single" w:color="000000" w:sz="4" w:space="0"/>
              <w:left w:val="single" w:color="000000" w:sz="4" w:space="0"/>
              <w:bottom w:val="single" w:color="000000" w:sz="4" w:space="0"/>
              <w:right w:val="single" w:color="000000" w:sz="4" w:space="0"/>
            </w:tcBorders>
            <w:vAlign w:val="center"/>
          </w:tcPr>
          <w:p w14:paraId="0B2B691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展示系统已创建的所有商品列表，支持通过商品名称、创建时间、场景分类、商品状态、使用范围等维度查询商品2. 支持删除未被使用的商品，查看商品详情</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50A91BC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3CB1A07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C4CA130">
        <w:tblPrEx>
          <w:tblCellMar>
            <w:top w:w="0" w:type="dxa"/>
            <w:left w:w="108" w:type="dxa"/>
            <w:bottom w:w="0" w:type="dxa"/>
            <w:right w:w="108" w:type="dxa"/>
          </w:tblCellMar>
        </w:tblPrEx>
        <w:trPr>
          <w:trHeight w:val="108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312335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89</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AA2775B">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557BA6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创建商品</w:t>
            </w:r>
          </w:p>
        </w:tc>
        <w:tc>
          <w:tcPr>
            <w:tcW w:w="5325" w:type="dxa"/>
            <w:tcBorders>
              <w:top w:val="single" w:color="000000" w:sz="4" w:space="0"/>
              <w:left w:val="single" w:color="000000" w:sz="4" w:space="0"/>
              <w:bottom w:val="single" w:color="000000" w:sz="4" w:space="0"/>
              <w:right w:val="single" w:color="000000" w:sz="4" w:space="0"/>
            </w:tcBorders>
            <w:vAlign w:val="center"/>
          </w:tcPr>
          <w:p w14:paraId="7174989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创建新商品，填写商品名称、描述、使用范围、场景分类等字段，配置接口信息和价格信息2. 接口列表支持通过接口编码、地址查询，包含接口名称、调用方式、请求 / 返回参数、调用示例、错误码等，具备新增 / 编辑 / 删除接口功能；价格列表支持通过价格编码、价格查询，具备新增 / 编辑 / 删除价格功能</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5883DC7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2B41FE2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BB0AE92">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C7BCA6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90</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9DCD251">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FDFF00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编辑商品</w:t>
            </w:r>
          </w:p>
        </w:tc>
        <w:tc>
          <w:tcPr>
            <w:tcW w:w="5325" w:type="dxa"/>
            <w:tcBorders>
              <w:top w:val="single" w:color="000000" w:sz="4" w:space="0"/>
              <w:left w:val="single" w:color="000000" w:sz="4" w:space="0"/>
              <w:bottom w:val="single" w:color="000000" w:sz="4" w:space="0"/>
              <w:right w:val="single" w:color="000000" w:sz="4" w:space="0"/>
            </w:tcBorders>
            <w:vAlign w:val="center"/>
          </w:tcPr>
          <w:p w14:paraId="6DE8224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修改已创建商品的名称、描述、接口信息、价格信息2. 支持上架或下架商品</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22E47F1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64BFB1B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55EFE6D">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18915D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91</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0525894">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0A9425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白名单管理</w:t>
            </w:r>
          </w:p>
        </w:tc>
        <w:tc>
          <w:tcPr>
            <w:tcW w:w="5325" w:type="dxa"/>
            <w:tcBorders>
              <w:top w:val="single" w:color="000000" w:sz="4" w:space="0"/>
              <w:left w:val="single" w:color="000000" w:sz="4" w:space="0"/>
              <w:bottom w:val="single" w:color="000000" w:sz="4" w:space="0"/>
              <w:right w:val="single" w:color="000000" w:sz="4" w:space="0"/>
            </w:tcBorders>
            <w:vAlign w:val="center"/>
          </w:tcPr>
          <w:p w14:paraId="605C605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展示已设置的白名单列表，支持通过用户名称、白名单状态、创建时间等维度查询数据2. 具备新增、编辑、删除白名单功能</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617D80F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3105B8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4C29CDA">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017CA9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129D2D5">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9AE257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日志管理</w:t>
            </w:r>
          </w:p>
        </w:tc>
        <w:tc>
          <w:tcPr>
            <w:tcW w:w="5325" w:type="dxa"/>
            <w:tcBorders>
              <w:top w:val="single" w:color="000000" w:sz="4" w:space="0"/>
              <w:left w:val="single" w:color="000000" w:sz="4" w:space="0"/>
              <w:bottom w:val="single" w:color="000000" w:sz="4" w:space="0"/>
              <w:right w:val="single" w:color="000000" w:sz="4" w:space="0"/>
            </w:tcBorders>
            <w:vAlign w:val="center"/>
          </w:tcPr>
          <w:p w14:paraId="0DADF69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展示已设置的日志列表，记录用户页面访问、按钮点击等操作过程2. 具备查询日志、导出日志功能</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44F1123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4272677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0FFCC06">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7D403A1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93</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14F96EC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新能源汽车交易管理系统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2D464F1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商品调用管理</w:t>
            </w:r>
          </w:p>
        </w:tc>
        <w:tc>
          <w:tcPr>
            <w:tcW w:w="5325" w:type="dxa"/>
            <w:tcBorders>
              <w:top w:val="single" w:color="000000" w:sz="4" w:space="0"/>
              <w:left w:val="single" w:color="000000" w:sz="4" w:space="0"/>
              <w:bottom w:val="single" w:color="000000" w:sz="4" w:space="0"/>
              <w:right w:val="single" w:color="000000" w:sz="4" w:space="0"/>
            </w:tcBorders>
            <w:vAlign w:val="center"/>
          </w:tcPr>
          <w:p w14:paraId="46A7E37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展示企业调用商品的交易列表，支持通过企业名称、统一社会信用代码等维度查询企业交易信息2. 交易列表展示企业已开通商品数、接口调用次数、已生成账单数量</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7F6C596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61916BD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46219CC">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27717C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90AEFA4">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339DCC5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接口调用列表</w:t>
            </w:r>
          </w:p>
        </w:tc>
        <w:tc>
          <w:tcPr>
            <w:tcW w:w="5325" w:type="dxa"/>
            <w:tcBorders>
              <w:top w:val="single" w:color="000000" w:sz="4" w:space="0"/>
              <w:left w:val="single" w:color="000000" w:sz="4" w:space="0"/>
              <w:bottom w:val="single" w:color="000000" w:sz="4" w:space="0"/>
              <w:right w:val="single" w:color="000000" w:sz="4" w:space="0"/>
            </w:tcBorders>
            <w:vAlign w:val="center"/>
          </w:tcPr>
          <w:p w14:paraId="60342BF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展示接口调用列表，包含企业基本信息和接口调用数据2. 支持通过商品名称、调用时间等维度查询接口调用信息，查看接口调用详情</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30E00E7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13C54FB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2523E7B">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B3C0C9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95</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0C3EABC">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6E6E634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生成对账信息</w:t>
            </w:r>
          </w:p>
        </w:tc>
        <w:tc>
          <w:tcPr>
            <w:tcW w:w="5325" w:type="dxa"/>
            <w:tcBorders>
              <w:top w:val="single" w:color="000000" w:sz="4" w:space="0"/>
              <w:left w:val="single" w:color="000000" w:sz="4" w:space="0"/>
              <w:bottom w:val="single" w:color="000000" w:sz="4" w:space="0"/>
              <w:right w:val="single" w:color="000000" w:sz="4" w:space="0"/>
            </w:tcBorders>
            <w:vAlign w:val="center"/>
          </w:tcPr>
          <w:p w14:paraId="0931CA8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为企业创建账单时，展示该企业已调用未生成账单的接口调用列表，支持通过商品名称、接口编码查询接口调用数据2. 人工选择对账接口调用信息，系统自动计算付款金额，生成包含企业名称、统一社会信用代码、账单编号、金额、状态等信息的账单</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1F260BA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2106EB4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321B7A0">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EC32E4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96</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10C38739">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37EF15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对账管理</w:t>
            </w:r>
          </w:p>
        </w:tc>
        <w:tc>
          <w:tcPr>
            <w:tcW w:w="5325" w:type="dxa"/>
            <w:tcBorders>
              <w:top w:val="single" w:color="000000" w:sz="4" w:space="0"/>
              <w:left w:val="single" w:color="000000" w:sz="4" w:space="0"/>
              <w:bottom w:val="single" w:color="000000" w:sz="4" w:space="0"/>
              <w:right w:val="single" w:color="000000" w:sz="4" w:space="0"/>
            </w:tcBorders>
            <w:vAlign w:val="center"/>
          </w:tcPr>
          <w:p w14:paraId="767C3CF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展示平台已生成的账单列表，支持通过账单编号、企业名称、统一社会信用代码、生成时间、状态等维度查询账单信息2. 支持修改账单信息，导出账单列表，查看账单详情；发起对账时将账单信息送达对应企业</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58E9017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038B1F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797DF1E">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63899F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97</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863140F">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421E50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支付管理</w:t>
            </w:r>
          </w:p>
        </w:tc>
        <w:tc>
          <w:tcPr>
            <w:tcW w:w="5325" w:type="dxa"/>
            <w:tcBorders>
              <w:top w:val="single" w:color="000000" w:sz="4" w:space="0"/>
              <w:left w:val="single" w:color="000000" w:sz="4" w:space="0"/>
              <w:bottom w:val="single" w:color="000000" w:sz="4" w:space="0"/>
              <w:right w:val="single" w:color="000000" w:sz="4" w:space="0"/>
            </w:tcBorders>
            <w:vAlign w:val="center"/>
          </w:tcPr>
          <w:p w14:paraId="3AFCFDA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展示已设置的账单列表，支持通过企业名称、统一社会信用代码、账单生成时间、状态等维度查询数据2. 具备导出账单、查看账单详情功能</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149E0E0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3FFAB5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22E0D2C">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C472E5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98</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D3F2C25">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9845AA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编辑支付信息</w:t>
            </w:r>
          </w:p>
        </w:tc>
        <w:tc>
          <w:tcPr>
            <w:tcW w:w="5325" w:type="dxa"/>
            <w:tcBorders>
              <w:top w:val="single" w:color="000000" w:sz="4" w:space="0"/>
              <w:left w:val="single" w:color="000000" w:sz="4" w:space="0"/>
              <w:bottom w:val="single" w:color="000000" w:sz="4" w:space="0"/>
              <w:right w:val="single" w:color="000000" w:sz="4" w:space="0"/>
            </w:tcBorders>
            <w:vAlign w:val="center"/>
          </w:tcPr>
          <w:p w14:paraId="49BD40A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编辑和确认用户填写的付款账单2. 支持修改付款单号、付款金额、支付时间等内容</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611315F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7B55DC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1D77DF4">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C1E9F9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99</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59A5B66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新能源汽车数据产品应用服务系统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743B75C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企业注册</w:t>
            </w:r>
          </w:p>
        </w:tc>
        <w:tc>
          <w:tcPr>
            <w:tcW w:w="5325" w:type="dxa"/>
            <w:tcBorders>
              <w:top w:val="single" w:color="000000" w:sz="4" w:space="0"/>
              <w:left w:val="single" w:color="000000" w:sz="4" w:space="0"/>
              <w:bottom w:val="single" w:color="000000" w:sz="4" w:space="0"/>
              <w:right w:val="single" w:color="000000" w:sz="4" w:space="0"/>
            </w:tcBorders>
            <w:vAlign w:val="center"/>
          </w:tcPr>
          <w:p w14:paraId="3DA7C0B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提供在线注册入口，企业填写名称、统一社会信用代码、所在地、行业、联系人、联系电话，上传营业执照和合同申请注册2. 注册需审核通过后开通账号</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59FEAD8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4198CB7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BEAE317">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564F6A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100</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49E1B51">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654EEEA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企业登录</w:t>
            </w:r>
          </w:p>
        </w:tc>
        <w:tc>
          <w:tcPr>
            <w:tcW w:w="5325" w:type="dxa"/>
            <w:tcBorders>
              <w:top w:val="single" w:color="000000" w:sz="4" w:space="0"/>
              <w:left w:val="single" w:color="000000" w:sz="4" w:space="0"/>
              <w:bottom w:val="single" w:color="000000" w:sz="4" w:space="0"/>
              <w:right w:val="single" w:color="000000" w:sz="4" w:space="0"/>
            </w:tcBorders>
            <w:vAlign w:val="center"/>
          </w:tcPr>
          <w:p w14:paraId="3E906F5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提供在线登录功能，企业输入账号、密码、验证码登录系统</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42EC27C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48BDA0E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1D58255">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3D0F67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101</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80EA6E3">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6D95824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商品列表</w:t>
            </w:r>
          </w:p>
        </w:tc>
        <w:tc>
          <w:tcPr>
            <w:tcW w:w="5325" w:type="dxa"/>
            <w:tcBorders>
              <w:top w:val="single" w:color="000000" w:sz="4" w:space="0"/>
              <w:left w:val="single" w:color="000000" w:sz="4" w:space="0"/>
              <w:bottom w:val="single" w:color="000000" w:sz="4" w:space="0"/>
              <w:right w:val="single" w:color="000000" w:sz="4" w:space="0"/>
            </w:tcBorders>
            <w:vAlign w:val="center"/>
          </w:tcPr>
          <w:p w14:paraId="6CB72BB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用户登录后展示企业已开通和未开通商品列表2. 已开通列表支持通过商品名称、接口编号查询，开启 / 关闭商品使用状态；未开通列表支持通过商品名称、接口编号查询商品信息</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659F7C5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7A6685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9E5E5F0">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2BC6DC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427B3EF0">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48C6B6B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商品详情</w:t>
            </w:r>
          </w:p>
        </w:tc>
        <w:tc>
          <w:tcPr>
            <w:tcW w:w="5325" w:type="dxa"/>
            <w:tcBorders>
              <w:top w:val="single" w:color="000000" w:sz="4" w:space="0"/>
              <w:left w:val="single" w:color="000000" w:sz="4" w:space="0"/>
              <w:bottom w:val="single" w:color="000000" w:sz="4" w:space="0"/>
              <w:right w:val="single" w:color="000000" w:sz="4" w:space="0"/>
            </w:tcBorders>
            <w:vAlign w:val="center"/>
          </w:tcPr>
          <w:p w14:paraId="2E16B00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展示商品详细信息，包含名称、描述、场景分类、价格、接口编号、地址、错误码等</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1A33D42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0919315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BDA91E2">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E3DB28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103</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7285A32">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7C8A921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交易记录</w:t>
            </w:r>
          </w:p>
        </w:tc>
        <w:tc>
          <w:tcPr>
            <w:tcW w:w="5325" w:type="dxa"/>
            <w:tcBorders>
              <w:top w:val="single" w:color="000000" w:sz="4" w:space="0"/>
              <w:left w:val="single" w:color="000000" w:sz="4" w:space="0"/>
              <w:bottom w:val="single" w:color="000000" w:sz="4" w:space="0"/>
              <w:right w:val="single" w:color="000000" w:sz="4" w:space="0"/>
            </w:tcBorders>
            <w:vAlign w:val="center"/>
          </w:tcPr>
          <w:p w14:paraId="598A935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用户登录后展示企业商品交易列表和接口调用列表2. 商品交易列表支持通过商品名称、接口编号查询，导出交易信息，查看交易详情；接口调用列表支持通过接口编号、调用时间查询，查看调用详情</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611367C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0A089B3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7B7CE4E">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7B4D50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1A99B2E">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3B5605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对账管理</w:t>
            </w:r>
          </w:p>
        </w:tc>
        <w:tc>
          <w:tcPr>
            <w:tcW w:w="5325" w:type="dxa"/>
            <w:tcBorders>
              <w:top w:val="single" w:color="000000" w:sz="4" w:space="0"/>
              <w:left w:val="single" w:color="000000" w:sz="4" w:space="0"/>
              <w:bottom w:val="single" w:color="000000" w:sz="4" w:space="0"/>
              <w:right w:val="single" w:color="000000" w:sz="4" w:space="0"/>
            </w:tcBorders>
            <w:vAlign w:val="center"/>
          </w:tcPr>
          <w:p w14:paraId="0D2D9DC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用户登录后展示企业收到的账单列表，支持通过账单编号、状态查询账单信息2. 支持导出账单列表，查看账单详情；确认已送达账单内容后，账单改为已确认状态</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0B66792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5859AD6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4D09300">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00A004A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105</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547C9994">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38C06C0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支付管理</w:t>
            </w:r>
          </w:p>
        </w:tc>
        <w:tc>
          <w:tcPr>
            <w:tcW w:w="5325" w:type="dxa"/>
            <w:tcBorders>
              <w:top w:val="single" w:color="000000" w:sz="4" w:space="0"/>
              <w:left w:val="single" w:color="000000" w:sz="4" w:space="0"/>
              <w:bottom w:val="single" w:color="000000" w:sz="4" w:space="0"/>
              <w:right w:val="single" w:color="000000" w:sz="4" w:space="0"/>
            </w:tcBorders>
            <w:vAlign w:val="center"/>
          </w:tcPr>
          <w:p w14:paraId="266B388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用户登录后展示企业支付账单列表，确认账单信息后进入支付环节2. 支持通过账单编号、状态查询账单信息，导出账单，查看详情；已确认账单在银行付款后，填写付款单号、金额完成付款</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1057F8C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0DC18FD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8DD1A28">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4984994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106</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4DD204B">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31F91F7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企业信息管理</w:t>
            </w:r>
          </w:p>
        </w:tc>
        <w:tc>
          <w:tcPr>
            <w:tcW w:w="5325" w:type="dxa"/>
            <w:tcBorders>
              <w:top w:val="single" w:color="000000" w:sz="4" w:space="0"/>
              <w:left w:val="single" w:color="000000" w:sz="4" w:space="0"/>
              <w:bottom w:val="single" w:color="000000" w:sz="4" w:space="0"/>
              <w:right w:val="single" w:color="000000" w:sz="4" w:space="0"/>
            </w:tcBorders>
            <w:vAlign w:val="center"/>
          </w:tcPr>
          <w:p w14:paraId="6113E1E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用户登录后展示企业信息2. 支持修改企业信息</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2A1B6F3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2A6497E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7179708">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33FF04C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107</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B611385">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568F86F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账号管理</w:t>
            </w:r>
          </w:p>
        </w:tc>
        <w:tc>
          <w:tcPr>
            <w:tcW w:w="5325" w:type="dxa"/>
            <w:tcBorders>
              <w:top w:val="single" w:color="000000" w:sz="4" w:space="0"/>
              <w:left w:val="single" w:color="000000" w:sz="4" w:space="0"/>
              <w:bottom w:val="single" w:color="000000" w:sz="4" w:space="0"/>
              <w:right w:val="single" w:color="000000" w:sz="4" w:space="0"/>
            </w:tcBorders>
            <w:vAlign w:val="center"/>
          </w:tcPr>
          <w:p w14:paraId="19682B8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用户登录后展示企业账号列表，支持通过联系人、账号、角色查询账号信息2. 企业可配置子账号数量 &gt; 0 时可新增 / 删除子账号，支持编辑、开启 / 关闭账号；展示角色列表，支持通过角色名称、状态查询，修改角色信息并配置操作和数据权限</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3B96C26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74E22A7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3432F7C">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64211DD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108</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2027AFED">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0E91FAA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日志管理</w:t>
            </w:r>
          </w:p>
        </w:tc>
        <w:tc>
          <w:tcPr>
            <w:tcW w:w="5325" w:type="dxa"/>
            <w:tcBorders>
              <w:top w:val="single" w:color="000000" w:sz="4" w:space="0"/>
              <w:left w:val="single" w:color="000000" w:sz="4" w:space="0"/>
              <w:bottom w:val="single" w:color="000000" w:sz="4" w:space="0"/>
              <w:right w:val="single" w:color="000000" w:sz="4" w:space="0"/>
            </w:tcBorders>
            <w:vAlign w:val="center"/>
          </w:tcPr>
          <w:p w14:paraId="5E4FC6F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用户登录后展示企业日志列表，记录企业账号页面访问、按钮点击等操作2. 支持查询日志、导出日志</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49844F8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3EB190C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29B4ED0">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41AD4E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109</w:t>
            </w:r>
          </w:p>
        </w:tc>
        <w:tc>
          <w:tcPr>
            <w:tcW w:w="844" w:type="dxa"/>
            <w:vMerge w:val="restart"/>
            <w:tcBorders>
              <w:top w:val="single" w:color="000000" w:sz="4" w:space="0"/>
              <w:left w:val="single" w:color="000000" w:sz="4" w:space="0"/>
              <w:bottom w:val="single" w:color="000000" w:sz="4" w:space="0"/>
              <w:right w:val="single" w:color="000000" w:sz="4" w:space="0"/>
            </w:tcBorders>
            <w:vAlign w:val="center"/>
          </w:tcPr>
          <w:p w14:paraId="1F8E3EB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新能源汽车门户系统</w:t>
            </w:r>
          </w:p>
        </w:tc>
        <w:tc>
          <w:tcPr>
            <w:tcW w:w="878" w:type="dxa"/>
            <w:tcBorders>
              <w:top w:val="single" w:color="000000" w:sz="4" w:space="0"/>
              <w:left w:val="single" w:color="000000" w:sz="4" w:space="0"/>
              <w:bottom w:val="single" w:color="000000" w:sz="4" w:space="0"/>
              <w:right w:val="single" w:color="000000" w:sz="4" w:space="0"/>
            </w:tcBorders>
            <w:vAlign w:val="center"/>
          </w:tcPr>
          <w:p w14:paraId="3B6AD7A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账号密码登录</w:t>
            </w:r>
          </w:p>
        </w:tc>
        <w:tc>
          <w:tcPr>
            <w:tcW w:w="5325" w:type="dxa"/>
            <w:tcBorders>
              <w:top w:val="single" w:color="000000" w:sz="4" w:space="0"/>
              <w:left w:val="single" w:color="000000" w:sz="4" w:space="0"/>
              <w:bottom w:val="single" w:color="000000" w:sz="4" w:space="0"/>
              <w:right w:val="single" w:color="000000" w:sz="4" w:space="0"/>
            </w:tcBorders>
            <w:vAlign w:val="center"/>
          </w:tcPr>
          <w:p w14:paraId="3AE314E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提供在线登录功能，用户输入账号、密码、验证码登录系统</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5514515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5ED92B3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AC8A2C3">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B9F5A7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110</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1E16648">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5E59C2D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账号管理</w:t>
            </w:r>
          </w:p>
        </w:tc>
        <w:tc>
          <w:tcPr>
            <w:tcW w:w="5325" w:type="dxa"/>
            <w:tcBorders>
              <w:top w:val="single" w:color="000000" w:sz="4" w:space="0"/>
              <w:left w:val="single" w:color="000000" w:sz="4" w:space="0"/>
              <w:bottom w:val="single" w:color="000000" w:sz="4" w:space="0"/>
              <w:right w:val="single" w:color="000000" w:sz="4" w:space="0"/>
            </w:tcBorders>
            <w:vAlign w:val="center"/>
          </w:tcPr>
          <w:p w14:paraId="5126F55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展示运营账号列表，支持通过姓名、手机号查询账号信息2. 具备新增、编辑、删除账号功能，为每个账号关联角色，开启 / 关闭账号</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3BE086C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40D0250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7CA8E49">
        <w:tblPrEx>
          <w:tblCellMar>
            <w:top w:w="0" w:type="dxa"/>
            <w:left w:w="108" w:type="dxa"/>
            <w:bottom w:w="0" w:type="dxa"/>
            <w:right w:w="108" w:type="dxa"/>
          </w:tblCellMar>
        </w:tblPrEx>
        <w:trPr>
          <w:trHeight w:val="81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25FFB31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111</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98A18BD">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19DD04E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角色管理</w:t>
            </w:r>
          </w:p>
        </w:tc>
        <w:tc>
          <w:tcPr>
            <w:tcW w:w="5325" w:type="dxa"/>
            <w:tcBorders>
              <w:top w:val="single" w:color="000000" w:sz="4" w:space="0"/>
              <w:left w:val="single" w:color="000000" w:sz="4" w:space="0"/>
              <w:bottom w:val="single" w:color="000000" w:sz="4" w:space="0"/>
              <w:right w:val="single" w:color="000000" w:sz="4" w:space="0"/>
            </w:tcBorders>
            <w:vAlign w:val="center"/>
          </w:tcPr>
          <w:p w14:paraId="1889798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展示角色列表，支持通过角色名称、状态查询角色信息2. 具备新增、编辑、删除、开启 / 关闭角色功能，为每个角色配置操作访问权限（页面访问、按钮点击）和数据访问权限（查看不同地区车辆及统计信息）</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0A458AD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5263EBF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33DA902">
        <w:tblPrEx>
          <w:tblCellMar>
            <w:top w:w="0" w:type="dxa"/>
            <w:left w:w="108" w:type="dxa"/>
            <w:bottom w:w="0" w:type="dxa"/>
            <w:right w:w="108" w:type="dxa"/>
          </w:tblCellMar>
        </w:tblPrEx>
        <w:trPr>
          <w:trHeight w:val="54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5BD7B1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112</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73857925">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E559C6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部门管理</w:t>
            </w:r>
          </w:p>
        </w:tc>
        <w:tc>
          <w:tcPr>
            <w:tcW w:w="5325" w:type="dxa"/>
            <w:tcBorders>
              <w:top w:val="single" w:color="000000" w:sz="4" w:space="0"/>
              <w:left w:val="single" w:color="000000" w:sz="4" w:space="0"/>
              <w:bottom w:val="single" w:color="000000" w:sz="4" w:space="0"/>
              <w:right w:val="single" w:color="000000" w:sz="4" w:space="0"/>
            </w:tcBorders>
            <w:vAlign w:val="center"/>
          </w:tcPr>
          <w:p w14:paraId="2288921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展示部门列表，支持通过上级部门名称、部门名称查询部门信息2. 具备新增、编辑、删除部门功能</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712DC52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5C713D7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19613A1">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1B8534C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113</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792621A">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4B99D0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菜单管理</w:t>
            </w:r>
          </w:p>
        </w:tc>
        <w:tc>
          <w:tcPr>
            <w:tcW w:w="5325" w:type="dxa"/>
            <w:tcBorders>
              <w:top w:val="single" w:color="000000" w:sz="4" w:space="0"/>
              <w:left w:val="single" w:color="000000" w:sz="4" w:space="0"/>
              <w:bottom w:val="single" w:color="000000" w:sz="4" w:space="0"/>
              <w:right w:val="single" w:color="000000" w:sz="4" w:space="0"/>
            </w:tcBorders>
            <w:vAlign w:val="center"/>
          </w:tcPr>
          <w:p w14:paraId="2F6D0E9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展示菜单列表，支持通过菜单名称、状态查询菜单信息2. 具备新增、编辑、删除菜单功能</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0763223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4083F13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D5BC7E4">
        <w:tblPrEx>
          <w:tblCellMar>
            <w:top w:w="0" w:type="dxa"/>
            <w:left w:w="108" w:type="dxa"/>
            <w:bottom w:w="0" w:type="dxa"/>
            <w:right w:w="108" w:type="dxa"/>
          </w:tblCellMar>
        </w:tblPrEx>
        <w:trPr>
          <w:trHeight w:val="270" w:hRule="atLeast"/>
        </w:trPr>
        <w:tc>
          <w:tcPr>
            <w:tcW w:w="709" w:type="dxa"/>
            <w:tcBorders>
              <w:top w:val="single" w:color="000000" w:sz="4" w:space="0"/>
              <w:left w:val="single" w:color="000000" w:sz="4" w:space="0"/>
              <w:bottom w:val="single" w:color="000000" w:sz="4" w:space="0"/>
              <w:right w:val="single" w:color="000000" w:sz="4" w:space="0"/>
            </w:tcBorders>
            <w:noWrap/>
            <w:vAlign w:val="center"/>
          </w:tcPr>
          <w:p w14:paraId="5144B57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114</w:t>
            </w:r>
          </w:p>
        </w:tc>
        <w:tc>
          <w:tcPr>
            <w:tcW w:w="844" w:type="dxa"/>
            <w:vMerge w:val="continue"/>
            <w:tcBorders>
              <w:top w:val="single" w:color="000000" w:sz="4" w:space="0"/>
              <w:left w:val="single" w:color="000000" w:sz="4" w:space="0"/>
              <w:bottom w:val="single" w:color="000000" w:sz="4" w:space="0"/>
              <w:right w:val="single" w:color="000000" w:sz="4" w:space="0"/>
            </w:tcBorders>
            <w:vAlign w:val="center"/>
          </w:tcPr>
          <w:p w14:paraId="39215FA6">
            <w:pPr>
              <w:widowControl/>
              <w:rPr>
                <w:rFonts w:ascii="仿宋" w:hAnsi="仿宋" w:eastAsia="仿宋"/>
                <w:color w:val="000000" w:themeColor="text1"/>
                <w:sz w:val="24"/>
                <w:szCs w:val="24"/>
                <w14:textFill>
                  <w14:solidFill>
                    <w14:schemeClr w14:val="tx1"/>
                  </w14:solidFill>
                </w14:textFill>
              </w:rPr>
            </w:pPr>
          </w:p>
        </w:tc>
        <w:tc>
          <w:tcPr>
            <w:tcW w:w="878" w:type="dxa"/>
            <w:tcBorders>
              <w:top w:val="single" w:color="000000" w:sz="4" w:space="0"/>
              <w:left w:val="single" w:color="000000" w:sz="4" w:space="0"/>
              <w:bottom w:val="single" w:color="000000" w:sz="4" w:space="0"/>
              <w:right w:val="single" w:color="000000" w:sz="4" w:space="0"/>
            </w:tcBorders>
            <w:vAlign w:val="center"/>
          </w:tcPr>
          <w:p w14:paraId="25DE920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日志管理</w:t>
            </w:r>
          </w:p>
        </w:tc>
        <w:tc>
          <w:tcPr>
            <w:tcW w:w="5325" w:type="dxa"/>
            <w:tcBorders>
              <w:top w:val="single" w:color="000000" w:sz="4" w:space="0"/>
              <w:left w:val="single" w:color="000000" w:sz="4" w:space="0"/>
              <w:bottom w:val="single" w:color="000000" w:sz="4" w:space="0"/>
              <w:right w:val="single" w:color="000000" w:sz="4" w:space="0"/>
            </w:tcBorders>
            <w:vAlign w:val="center"/>
          </w:tcPr>
          <w:p w14:paraId="3DC3654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 展示日志列表，记录运营账号页面访问、按钮点击等操作2. 支持查询日志、导出日志</w:t>
            </w:r>
          </w:p>
        </w:tc>
        <w:tc>
          <w:tcPr>
            <w:tcW w:w="654" w:type="dxa"/>
            <w:tcBorders>
              <w:top w:val="single" w:color="000000" w:sz="4" w:space="0"/>
              <w:left w:val="single" w:color="000000" w:sz="4" w:space="0"/>
              <w:bottom w:val="single" w:color="000000" w:sz="4" w:space="0"/>
              <w:right w:val="single" w:color="000000" w:sz="4" w:space="0"/>
            </w:tcBorders>
            <w:noWrap/>
            <w:vAlign w:val="center"/>
          </w:tcPr>
          <w:p w14:paraId="10D4575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641" w:type="dxa"/>
            <w:tcBorders>
              <w:top w:val="single" w:color="000000" w:sz="4" w:space="0"/>
              <w:left w:val="single" w:color="000000" w:sz="4" w:space="0"/>
              <w:bottom w:val="single" w:color="000000" w:sz="4" w:space="0"/>
              <w:right w:val="single" w:color="000000" w:sz="4" w:space="0"/>
            </w:tcBorders>
            <w:noWrap/>
            <w:vAlign w:val="center"/>
          </w:tcPr>
          <w:p w14:paraId="65CD12D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bl>
    <w:p w14:paraId="01A19649">
      <w:pPr>
        <w:rPr>
          <w:rFonts w:ascii="仿宋" w:hAnsi="仿宋" w:eastAsia="仿宋"/>
          <w:color w:val="000000" w:themeColor="text1"/>
          <w:sz w:val="24"/>
          <w:szCs w:val="24"/>
          <w14:textFill>
            <w14:solidFill>
              <w14:schemeClr w14:val="tx1"/>
            </w14:solidFill>
          </w14:textFill>
        </w:rPr>
      </w:pPr>
    </w:p>
    <w:p w14:paraId="51F7E8E0">
      <w:pPr>
        <w:pStyle w:val="7"/>
        <w:numPr>
          <w:ilvl w:val="0"/>
          <w:numId w:val="0"/>
        </w:numPr>
        <w:spacing w:before="120" w:after="120"/>
        <w:ind w:left="1008"/>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w:t>
      </w:r>
      <w:r>
        <w:rPr>
          <w:rFonts w:hint="eastAsia" w:ascii="仿宋" w:hAnsi="仿宋" w:eastAsia="仿宋"/>
          <w:color w:val="000000" w:themeColor="text1"/>
          <w:sz w:val="24"/>
          <w:szCs w:val="24"/>
          <w:lang w:val="en-US" w:eastAsia="zh-CN"/>
          <w14:textFill>
            <w14:solidFill>
              <w14:schemeClr w14:val="tx1"/>
            </w14:solidFill>
          </w14:textFill>
        </w:rPr>
        <w:t>3</w:t>
      </w:r>
      <w:r>
        <w:rPr>
          <w:rFonts w:hint="eastAsia" w:ascii="仿宋" w:hAnsi="仿宋" w:eastAsia="仿宋"/>
          <w:color w:val="000000" w:themeColor="text1"/>
          <w:sz w:val="24"/>
          <w:szCs w:val="24"/>
          <w14:textFill>
            <w14:solidFill>
              <w14:schemeClr w14:val="tx1"/>
            </w14:solidFill>
          </w14:textFill>
        </w:rPr>
        <w:t>视频内容服务平台</w:t>
      </w:r>
    </w:p>
    <w:p w14:paraId="59D9C42F">
      <w:pPr>
        <w:spacing w:line="360" w:lineRule="auto"/>
        <w:ind w:firstLine="480" w:firstLineChars="200"/>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视频内容服务平台是一套集视频接入、管理、智能应用与运维于一体的综合性解决方案。平台通过视频接入软件和图片接入软件，实现多源设备的统一接入与整合，结合认证鉴权管理确保系统安全。支持实时视频预览与回放，通过视频存储管理与设备管理软件保障数据可靠与设备可控。内置视频告警管理、电子地图和显控系统。配合系统运维与实时视频管理模块，全面监控平台运行状态，保障服务稳定。整体平台具备高集成性、智能化与可扩展性，广泛适用于安防监控、应急指挥、智慧城市等场景，实现视频资源的高效汇聚、智能处理与协同应用。</w:t>
      </w:r>
    </w:p>
    <w:tbl>
      <w:tblPr>
        <w:tblStyle w:val="10"/>
        <w:tblW w:w="5060" w:type="pct"/>
        <w:tblInd w:w="0" w:type="dxa"/>
        <w:tblLayout w:type="autofit"/>
        <w:tblCellMar>
          <w:top w:w="0" w:type="dxa"/>
          <w:left w:w="108" w:type="dxa"/>
          <w:bottom w:w="0" w:type="dxa"/>
          <w:right w:w="108" w:type="dxa"/>
        </w:tblCellMar>
      </w:tblPr>
      <w:tblGrid>
        <w:gridCol w:w="576"/>
        <w:gridCol w:w="710"/>
        <w:gridCol w:w="910"/>
        <w:gridCol w:w="5191"/>
        <w:gridCol w:w="564"/>
        <w:gridCol w:w="677"/>
      </w:tblGrid>
      <w:tr w14:paraId="07D2A667">
        <w:tblPrEx>
          <w:tblCellMar>
            <w:top w:w="0" w:type="dxa"/>
            <w:left w:w="108" w:type="dxa"/>
            <w:bottom w:w="0" w:type="dxa"/>
            <w:right w:w="108" w:type="dxa"/>
          </w:tblCellMar>
        </w:tblPrEx>
        <w:trPr>
          <w:trHeight w:val="54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1AE1A1A">
            <w:pPr>
              <w:widowControl/>
              <w:jc w:val="center"/>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序号</w:t>
            </w:r>
          </w:p>
        </w:tc>
        <w:tc>
          <w:tcPr>
            <w:tcW w:w="940" w:type="pct"/>
            <w:gridSpan w:val="2"/>
            <w:tcBorders>
              <w:top w:val="single" w:color="000000" w:sz="4" w:space="0"/>
              <w:left w:val="single" w:color="000000" w:sz="4" w:space="0"/>
              <w:bottom w:val="single" w:color="000000" w:sz="4" w:space="0"/>
              <w:right w:val="single" w:color="000000" w:sz="4" w:space="0"/>
            </w:tcBorders>
            <w:vAlign w:val="center"/>
          </w:tcPr>
          <w:p w14:paraId="46E14AA9">
            <w:pPr>
              <w:widowControl/>
              <w:jc w:val="center"/>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功能模块</w:t>
            </w:r>
          </w:p>
        </w:tc>
        <w:tc>
          <w:tcPr>
            <w:tcW w:w="3007" w:type="pct"/>
            <w:tcBorders>
              <w:top w:val="single" w:color="000000" w:sz="4" w:space="0"/>
              <w:left w:val="single" w:color="000000" w:sz="4" w:space="0"/>
              <w:bottom w:val="single" w:color="000000" w:sz="4" w:space="0"/>
              <w:right w:val="single" w:color="000000" w:sz="4" w:space="0"/>
            </w:tcBorders>
            <w:vAlign w:val="center"/>
          </w:tcPr>
          <w:p w14:paraId="1DAA14AB">
            <w:pPr>
              <w:widowControl/>
              <w:jc w:val="center"/>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功能描述</w:t>
            </w:r>
          </w:p>
        </w:tc>
        <w:tc>
          <w:tcPr>
            <w:tcW w:w="328" w:type="pct"/>
            <w:tcBorders>
              <w:top w:val="single" w:color="000000" w:sz="4" w:space="0"/>
              <w:left w:val="single" w:color="000000" w:sz="4" w:space="0"/>
              <w:bottom w:val="single" w:color="000000" w:sz="4" w:space="0"/>
              <w:right w:val="single" w:color="000000" w:sz="4" w:space="0"/>
            </w:tcBorders>
            <w:vAlign w:val="center"/>
          </w:tcPr>
          <w:p w14:paraId="4D7BFDB0">
            <w:pPr>
              <w:widowControl/>
              <w:jc w:val="center"/>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数量</w:t>
            </w:r>
          </w:p>
        </w:tc>
        <w:tc>
          <w:tcPr>
            <w:tcW w:w="393" w:type="pct"/>
            <w:tcBorders>
              <w:top w:val="single" w:color="000000" w:sz="4" w:space="0"/>
              <w:left w:val="single" w:color="000000" w:sz="4" w:space="0"/>
              <w:bottom w:val="single" w:color="000000" w:sz="4" w:space="0"/>
              <w:right w:val="single" w:color="000000" w:sz="4" w:space="0"/>
            </w:tcBorders>
            <w:vAlign w:val="center"/>
          </w:tcPr>
          <w:p w14:paraId="65FE1E0F">
            <w:pPr>
              <w:widowControl/>
              <w:jc w:val="center"/>
              <w:rPr>
                <w:rFonts w:ascii="仿宋" w:hAnsi="仿宋" w:eastAsia="仿宋"/>
                <w:b/>
                <w:bCs/>
                <w:color w:val="000000" w:themeColor="text1"/>
                <w:sz w:val="24"/>
                <w:szCs w:val="24"/>
                <w14:textFill>
                  <w14:solidFill>
                    <w14:schemeClr w14:val="tx1"/>
                  </w14:solidFill>
                </w14:textFill>
              </w:rPr>
            </w:pPr>
            <w:r>
              <w:rPr>
                <w:rFonts w:hint="eastAsia" w:ascii="仿宋" w:hAnsi="仿宋" w:eastAsia="仿宋"/>
                <w:b/>
                <w:bCs/>
                <w:color w:val="000000" w:themeColor="text1"/>
                <w:sz w:val="24"/>
                <w:szCs w:val="24"/>
                <w14:textFill>
                  <w14:solidFill>
                    <w14:schemeClr w14:val="tx1"/>
                  </w14:solidFill>
                </w14:textFill>
              </w:rPr>
              <w:t>单位</w:t>
            </w:r>
          </w:p>
        </w:tc>
      </w:tr>
      <w:tr w14:paraId="3CA4CF5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14D48E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1D4073F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视频智能应用软件</w:t>
            </w: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1EDA0FA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摄像头管理</w:t>
            </w:r>
          </w:p>
        </w:tc>
        <w:tc>
          <w:tcPr>
            <w:tcW w:w="3007" w:type="pct"/>
            <w:tcBorders>
              <w:top w:val="single" w:color="000000" w:sz="4" w:space="0"/>
              <w:left w:val="single" w:color="000000" w:sz="4" w:space="0"/>
              <w:bottom w:val="single" w:color="000000" w:sz="4" w:space="0"/>
              <w:right w:val="single" w:color="000000" w:sz="4" w:space="0"/>
            </w:tcBorders>
            <w:vAlign w:val="bottom"/>
          </w:tcPr>
          <w:p w14:paraId="7476C01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支持对接入系统的所有摄像机进行增、删、改、查操作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73C7A0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875C52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5D24FA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99512A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D466F02">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1258C31">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1FB95E3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提供组织机构树节点点击功能，方便查看对应组织机构下关联的设备</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2DEE13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3866CF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FB4B1E1">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63EA06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B51E4AE">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EC2B854">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448078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支持设备同步、视频播放、位置纠偏功能</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CF86B0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4C4AA5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3FF0903">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C48B5D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70BFE1A">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681660D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摄像机展示与查询</w:t>
            </w:r>
          </w:p>
        </w:tc>
        <w:tc>
          <w:tcPr>
            <w:tcW w:w="3007" w:type="pct"/>
            <w:tcBorders>
              <w:top w:val="single" w:color="000000" w:sz="4" w:space="0"/>
              <w:left w:val="single" w:color="000000" w:sz="4" w:space="0"/>
              <w:bottom w:val="single" w:color="000000" w:sz="4" w:space="0"/>
              <w:right w:val="single" w:color="000000" w:sz="4" w:space="0"/>
            </w:tcBorders>
            <w:vAlign w:val="bottom"/>
          </w:tcPr>
          <w:p w14:paraId="19E0E18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支持组织机构树展示，点击组织列表可展示摄像头列表信息及图片列表信息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39AD9C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C8E54F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284F41E">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C439B5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1E57A69">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913DA06">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16FBA35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支持摄像头列表分页展示，页码可调整为 10、20、30、50、100、2003</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3CD6DF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D0A617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09AE42C">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C1E3C9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97FAF67">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6AE19B4">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516D9F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支持按设备名称、国标编码、IP、安装地址、在线状态、关联算法筛选摄像头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A0B58E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EBBCEC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693836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D43985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B8F720B">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37A543F">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279CEF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支持查看摄像头基本信息、状态信息和关联算法信息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6F1D3E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A88829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50B996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6C4C63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E638E2F">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00260A7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摄像机信息维护</w:t>
            </w:r>
          </w:p>
        </w:tc>
        <w:tc>
          <w:tcPr>
            <w:tcW w:w="3007" w:type="pct"/>
            <w:tcBorders>
              <w:top w:val="single" w:color="000000" w:sz="4" w:space="0"/>
              <w:left w:val="single" w:color="000000" w:sz="4" w:space="0"/>
              <w:bottom w:val="single" w:color="000000" w:sz="4" w:space="0"/>
              <w:right w:val="single" w:color="000000" w:sz="4" w:space="0"/>
            </w:tcBorders>
            <w:vAlign w:val="bottom"/>
          </w:tcPr>
          <w:p w14:paraId="76A9D0F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支持在摄像头管理菜单中修改摄像头部分基本信息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8E56AB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DDA5EE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3FA9B8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49C81C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731C594">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986DAE9">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E52872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支持查看摄像头关联的算法类型</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840000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A8732D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44C360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13D1C5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45C3762">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DBF0CBC">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147800C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支持单个删除、批量删除摄像头，维护摄像头列表</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F6466C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3516DB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7D5305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460EE6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50928AC">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59ADAE3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视频监控平台对接</w:t>
            </w:r>
          </w:p>
        </w:tc>
        <w:tc>
          <w:tcPr>
            <w:tcW w:w="3007" w:type="pct"/>
            <w:tcBorders>
              <w:top w:val="single" w:color="000000" w:sz="4" w:space="0"/>
              <w:left w:val="single" w:color="000000" w:sz="4" w:space="0"/>
              <w:bottom w:val="single" w:color="000000" w:sz="4" w:space="0"/>
              <w:right w:val="single" w:color="000000" w:sz="4" w:space="0"/>
            </w:tcBorders>
            <w:vAlign w:val="bottom"/>
          </w:tcPr>
          <w:p w14:paraId="6244053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支持与视频监控平台对接，获取其管理的摄像机基本信息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148147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232EF7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AADF67A">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E8A03D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0CC931B">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69F1FAF">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CFFF66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支持在摄像机管理中补充摄像机业务信息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A31649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DAE23C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DFF8F3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EA7344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6701C38">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77E93BF">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4E0507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支持从视频监控平台调取摄像机实时视频流</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87376F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5DE9A7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70A1EDD">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1881AF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D928B0B">
            <w:pPr>
              <w:widowControl/>
              <w:rPr>
                <w:rFonts w:ascii="仿宋" w:hAnsi="仿宋" w:eastAsia="仿宋"/>
                <w:color w:val="000000" w:themeColor="text1"/>
                <w:sz w:val="24"/>
                <w:szCs w:val="24"/>
                <w14:textFill>
                  <w14:solidFill>
                    <w14:schemeClr w14:val="tx1"/>
                  </w14:solidFill>
                </w14:textFill>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5470D1A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摄像机同步</w:t>
            </w:r>
          </w:p>
        </w:tc>
        <w:tc>
          <w:tcPr>
            <w:tcW w:w="3007" w:type="pct"/>
            <w:tcBorders>
              <w:top w:val="single" w:color="000000" w:sz="4" w:space="0"/>
              <w:left w:val="single" w:color="000000" w:sz="4" w:space="0"/>
              <w:bottom w:val="single" w:color="000000" w:sz="4" w:space="0"/>
              <w:right w:val="single" w:color="000000" w:sz="4" w:space="0"/>
            </w:tcBorders>
            <w:vAlign w:val="bottom"/>
          </w:tcPr>
          <w:p w14:paraId="5A06D25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支持通过服务同步视频平台的摄像机数据，实现摄像机信息同步更新</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9CC80A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B863FE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B4F6C23">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993794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EF95606">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4C545C9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手工导入</w:t>
            </w:r>
          </w:p>
        </w:tc>
        <w:tc>
          <w:tcPr>
            <w:tcW w:w="3007" w:type="pct"/>
            <w:tcBorders>
              <w:top w:val="single" w:color="000000" w:sz="4" w:space="0"/>
              <w:left w:val="single" w:color="000000" w:sz="4" w:space="0"/>
              <w:bottom w:val="single" w:color="000000" w:sz="4" w:space="0"/>
              <w:right w:val="single" w:color="000000" w:sz="4" w:space="0"/>
            </w:tcBorders>
            <w:vAlign w:val="bottom"/>
          </w:tcPr>
          <w:p w14:paraId="64C0857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支持批量导入摄像头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6FBF04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0F4DDB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09BD281">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983B7A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5B664F5">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EB650D8">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38302E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支持单个新增摄像头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46A9BC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DBE8BE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A59803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50755E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95CED63">
            <w:pPr>
              <w:widowControl/>
              <w:rPr>
                <w:rFonts w:ascii="仿宋" w:hAnsi="仿宋" w:eastAsia="仿宋"/>
                <w:color w:val="000000" w:themeColor="text1"/>
                <w:sz w:val="24"/>
                <w:szCs w:val="24"/>
                <w14:textFill>
                  <w14:solidFill>
                    <w14:schemeClr w14:val="tx1"/>
                  </w14:solidFill>
                </w14:textFill>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25FEB1F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视频播放</w:t>
            </w:r>
          </w:p>
        </w:tc>
        <w:tc>
          <w:tcPr>
            <w:tcW w:w="3007" w:type="pct"/>
            <w:tcBorders>
              <w:top w:val="single" w:color="000000" w:sz="4" w:space="0"/>
              <w:left w:val="single" w:color="000000" w:sz="4" w:space="0"/>
              <w:bottom w:val="single" w:color="000000" w:sz="4" w:space="0"/>
              <w:right w:val="single" w:color="000000" w:sz="4" w:space="0"/>
            </w:tcBorders>
            <w:vAlign w:val="bottom"/>
          </w:tcPr>
          <w:p w14:paraId="19E837A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支持对单个摄像头进行实时视频查看操作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852775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308EB7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3D8CD1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5CACD4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9642DEB">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3006B57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数据导出</w:t>
            </w:r>
          </w:p>
        </w:tc>
        <w:tc>
          <w:tcPr>
            <w:tcW w:w="3007" w:type="pct"/>
            <w:tcBorders>
              <w:top w:val="single" w:color="000000" w:sz="4" w:space="0"/>
              <w:left w:val="single" w:color="000000" w:sz="4" w:space="0"/>
              <w:bottom w:val="single" w:color="000000" w:sz="4" w:space="0"/>
              <w:right w:val="single" w:color="000000" w:sz="4" w:space="0"/>
            </w:tcBorders>
            <w:vAlign w:val="bottom"/>
          </w:tcPr>
          <w:p w14:paraId="05F5B90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支持导出全部摄像机数据2</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791116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96C30E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2EDAC4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7B64E0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222F966">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053CA87">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0C075B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支持导出当前页面摄像机数据</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B997E4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E053EC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5306147">
        <w:tblPrEx>
          <w:tblCellMar>
            <w:top w:w="0" w:type="dxa"/>
            <w:left w:w="108" w:type="dxa"/>
            <w:bottom w:w="0" w:type="dxa"/>
            <w:right w:w="108" w:type="dxa"/>
          </w:tblCellMar>
        </w:tblPrEx>
        <w:trPr>
          <w:trHeight w:val="54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FAE882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20</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24D3AC2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视频告警管理软件</w:t>
            </w: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254B20A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告警管理</w:t>
            </w:r>
          </w:p>
        </w:tc>
        <w:tc>
          <w:tcPr>
            <w:tcW w:w="3007" w:type="pct"/>
            <w:tcBorders>
              <w:top w:val="single" w:color="000000" w:sz="4" w:space="0"/>
              <w:left w:val="single" w:color="000000" w:sz="4" w:space="0"/>
              <w:bottom w:val="single" w:color="000000" w:sz="4" w:space="0"/>
              <w:right w:val="single" w:color="000000" w:sz="4" w:space="0"/>
            </w:tcBorders>
            <w:vAlign w:val="bottom"/>
          </w:tcPr>
          <w:p w14:paraId="243DA3D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展示并管理智能发现的告警信息，可查看告警详细信息（上报时间、违规事项、算法名称、上报摄像头、违规图片、违规视频切片、状态、处理结果、处理时间）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FA4BA5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80E58F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0BE5EC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CEC168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C23E687">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9BDDC5F">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A0A073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支持多维度筛选查看告警信息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0535B0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BF8FCD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BA806D3">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19B07B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A143CF0">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1F8971F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告警展示</w:t>
            </w:r>
          </w:p>
        </w:tc>
        <w:tc>
          <w:tcPr>
            <w:tcW w:w="3007" w:type="pct"/>
            <w:tcBorders>
              <w:top w:val="single" w:color="000000" w:sz="4" w:space="0"/>
              <w:left w:val="single" w:color="000000" w:sz="4" w:space="0"/>
              <w:bottom w:val="single" w:color="000000" w:sz="4" w:space="0"/>
              <w:right w:val="single" w:color="000000" w:sz="4" w:space="0"/>
            </w:tcBorders>
            <w:vAlign w:val="bottom"/>
          </w:tcPr>
          <w:p w14:paraId="14454E4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支持获取摄像头产生的告警信息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619726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A35CEF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ED2DB91">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54879D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FBAA7F5">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82E64AF">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135EA4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支持卡片展示、列表展示两种告警展示形式，适配用户使用习惯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C10756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65F845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7275CD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D805B1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7753305">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964CEF1">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0572CD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支持按告警时间、告警类别、告警状态等条件查询告警</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85806D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9B1C5A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D31A67F">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902AE7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595A902">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192DF3D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告警详情</w:t>
            </w:r>
          </w:p>
        </w:tc>
        <w:tc>
          <w:tcPr>
            <w:tcW w:w="3007" w:type="pct"/>
            <w:tcBorders>
              <w:top w:val="single" w:color="000000" w:sz="4" w:space="0"/>
              <w:left w:val="single" w:color="000000" w:sz="4" w:space="0"/>
              <w:bottom w:val="single" w:color="000000" w:sz="4" w:space="0"/>
              <w:right w:val="single" w:color="000000" w:sz="4" w:space="0"/>
            </w:tcBorders>
            <w:vAlign w:val="bottom"/>
          </w:tcPr>
          <w:p w14:paraId="3A22055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支持查看告警详细信息，包括告警类型、告警时间、告警地点、告警截图等</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A609E5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1BF63F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EE48F0A">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329477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885374A">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B41CCCC">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FB328C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支持播放告警视频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6D99CC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06F5AC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AF62E8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60F526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D4EB4C2">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768E6EF">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9E3CB5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支持导出告警视频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04A4AE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C6E031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0C33248">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F5B3B2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780845D">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3407157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告警去重</w:t>
            </w:r>
          </w:p>
        </w:tc>
        <w:tc>
          <w:tcPr>
            <w:tcW w:w="3007" w:type="pct"/>
            <w:tcBorders>
              <w:top w:val="single" w:color="000000" w:sz="4" w:space="0"/>
              <w:left w:val="single" w:color="000000" w:sz="4" w:space="0"/>
              <w:bottom w:val="single" w:color="000000" w:sz="4" w:space="0"/>
              <w:right w:val="single" w:color="000000" w:sz="4" w:space="0"/>
            </w:tcBorders>
            <w:vAlign w:val="bottom"/>
          </w:tcPr>
          <w:p w14:paraId="26942A6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支持根据去重规则对相似、重复告警事件进行去重</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17AB18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6C6CB6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22E38F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07665B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29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2A0480F">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F7FBFBA">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066F30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系统自动判定重复告警后，支持点击查重按钮查看所有相关重复告警</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E696EF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F8FBD8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7018DD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5D31B9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048B724">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234A60D">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A6C980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支持操作人员根据需求手动去除重复告警</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1AD66B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DB6DD3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DB3CC2F">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5A42F9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DB5D545">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17351C4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告警处理</w:t>
            </w:r>
          </w:p>
        </w:tc>
        <w:tc>
          <w:tcPr>
            <w:tcW w:w="3007" w:type="pct"/>
            <w:tcBorders>
              <w:top w:val="single" w:color="000000" w:sz="4" w:space="0"/>
              <w:left w:val="single" w:color="000000" w:sz="4" w:space="0"/>
              <w:bottom w:val="single" w:color="000000" w:sz="4" w:space="0"/>
              <w:right w:val="single" w:color="000000" w:sz="4" w:space="0"/>
            </w:tcBorders>
            <w:vAlign w:val="bottom"/>
          </w:tcPr>
          <w:p w14:paraId="29F64AA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支持人工审核告警，可标记重复、误报、确认等单选标签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D032E0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D66861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D836D2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F72AA1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3E05AEF">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BE45E71">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7D7BE1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审核后，确认有用的告警支持手动上报或自动上报</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2BD6AC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C38CFF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87128FE">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12FC3A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178273E">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9AD3236">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D6FEB0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支持查看告警上报状态</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C99886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931072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F95B688">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C30BC0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DFF7E5A">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4CEF29D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事件提交</w:t>
            </w:r>
          </w:p>
        </w:tc>
        <w:tc>
          <w:tcPr>
            <w:tcW w:w="3007" w:type="pct"/>
            <w:tcBorders>
              <w:top w:val="single" w:color="000000" w:sz="4" w:space="0"/>
              <w:left w:val="single" w:color="000000" w:sz="4" w:space="0"/>
              <w:bottom w:val="single" w:color="000000" w:sz="4" w:space="0"/>
              <w:right w:val="single" w:color="000000" w:sz="4" w:space="0"/>
            </w:tcBorders>
            <w:vAlign w:val="bottom"/>
          </w:tcPr>
          <w:p w14:paraId="747B7D7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支持将有用的告警手动提交到第三方平台（城运中心）</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0F2538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57B9C4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F0859A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267E5B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FC205D2">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EF87B7E">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4078D2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支持根据上报规则自动将有用的告警提交到第三方平台（城运中心）</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5E39C7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D6C141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F46F9ED">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36CB51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A23B147">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9C759C3">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C9A0FC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提交内容包含告警信息及相关截图、视频片段</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62A1AC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32AE93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DD2A49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2B986F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37</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7155C8B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视频显控系统软件</w:t>
            </w: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39923AC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设备树展示</w:t>
            </w:r>
          </w:p>
        </w:tc>
        <w:tc>
          <w:tcPr>
            <w:tcW w:w="3007" w:type="pct"/>
            <w:tcBorders>
              <w:top w:val="single" w:color="000000" w:sz="4" w:space="0"/>
              <w:left w:val="single" w:color="000000" w:sz="4" w:space="0"/>
              <w:bottom w:val="single" w:color="000000" w:sz="4" w:space="0"/>
              <w:right w:val="single" w:color="000000" w:sz="4" w:space="0"/>
            </w:tcBorders>
            <w:vAlign w:val="bottom"/>
          </w:tcPr>
          <w:p w14:paraId="75B2825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支持以组织机构树形式展示设备树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84713C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163650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242FD5C">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9108EF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FE91837">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64AD990">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B7DC6E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设备树根目录显示对应目录下的摄像头总数和在线摄像头数</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39F4BF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29D45A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70F8FFC">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F41326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39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46EC03E">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ECFB245">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F2D82E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支持通过颜色区分摄像头在线、离线状态</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B3BD30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080284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E45805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D51CC2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FE98451">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A32D490">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AB08AB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支持点开设备树各层目录展开设备列表，也可折叠展开的设备列表</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C8B716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D2F433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1506F4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2F2C99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469190F">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000C18D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设备树展开列表设备功能</w:t>
            </w:r>
          </w:p>
        </w:tc>
        <w:tc>
          <w:tcPr>
            <w:tcW w:w="3007" w:type="pct"/>
            <w:tcBorders>
              <w:top w:val="single" w:color="000000" w:sz="4" w:space="0"/>
              <w:left w:val="single" w:color="000000" w:sz="4" w:space="0"/>
              <w:bottom w:val="single" w:color="000000" w:sz="4" w:space="0"/>
              <w:right w:val="single" w:color="000000" w:sz="4" w:space="0"/>
            </w:tcBorders>
            <w:vAlign w:val="bottom"/>
          </w:tcPr>
          <w:p w14:paraId="5D41C17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支持对设备树展开列表中的摄像头进行实时视频查看操作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B31308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830A20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0D50D1E">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8E3D9C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FF217E3">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FE43529">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7DAD93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选择某个摄像头后，支持跳转至电子地图模块并定位播放该摄像头视频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004FA6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FA04F3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502839F">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2E420D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30E4A8D">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19919CC">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1A51ABC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支持查看摄像头详细信息，且可修改摄像头信息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D6A16B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16D202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833F723">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42B7CC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BC6AC65">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575F7AA">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54617B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支持模糊查询快速检索摄像头，支持手动刷新同步摄像头列表及状态</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F65BAC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98A2ED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773E001">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0CA2DC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5D0C9E0">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31F7E21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重点区域分组设备</w:t>
            </w:r>
          </w:p>
        </w:tc>
        <w:tc>
          <w:tcPr>
            <w:tcW w:w="3007" w:type="pct"/>
            <w:tcBorders>
              <w:top w:val="single" w:color="000000" w:sz="4" w:space="0"/>
              <w:left w:val="single" w:color="000000" w:sz="4" w:space="0"/>
              <w:bottom w:val="single" w:color="000000" w:sz="4" w:space="0"/>
              <w:right w:val="single" w:color="000000" w:sz="4" w:space="0"/>
            </w:tcBorders>
            <w:vAlign w:val="bottom"/>
          </w:tcPr>
          <w:p w14:paraId="19ADA0F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支持通过电子地图模块编辑重点区域对应的摄像头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BCDF61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EFBBDC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AEBC393">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2C00BD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10BDB9A">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5812409A">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4A2DD6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重点区域摄像头以单层树形式展示区域及区域下的摄像头数据</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668C71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6BC0B2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80A6EC7">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E78D89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B467C8A">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DD312C4">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098351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重点区域的摄像头支持与设备列表中摄像头相同的功能操作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EAECF9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C658FA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FD1FC2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120135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2779D9A">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79EEE9D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主题分组设备</w:t>
            </w:r>
          </w:p>
        </w:tc>
        <w:tc>
          <w:tcPr>
            <w:tcW w:w="3007" w:type="pct"/>
            <w:tcBorders>
              <w:top w:val="single" w:color="000000" w:sz="4" w:space="0"/>
              <w:left w:val="single" w:color="000000" w:sz="4" w:space="0"/>
              <w:bottom w:val="single" w:color="000000" w:sz="4" w:space="0"/>
              <w:right w:val="single" w:color="000000" w:sz="4" w:space="0"/>
            </w:tcBorders>
            <w:vAlign w:val="bottom"/>
          </w:tcPr>
          <w:p w14:paraId="276F667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支持用户创建主题及主题下的摄像头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39F5C7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B268C6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154F08A">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E959F5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49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35FDF68">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5C838CF">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0D0842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支持按当前窗口分屏数，播放选中主题内的摄像头视频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ACFB6C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FD2AF9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48EEC3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848BD2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2B54B16">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623CB54">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D3D247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主题分组内的摄像头支持与设备列表中摄像头相同的功能操作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B75722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64C690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D746F68">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FA5ED4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4677BB1">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CD033AB">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3E6D2B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支持跳转至地图框选摄像头，提交后添加到主题分组内</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8E5E15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7BD6E7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E713AB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CCA927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369AD3B">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5566EF4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实时视频浏览</w:t>
            </w:r>
          </w:p>
        </w:tc>
        <w:tc>
          <w:tcPr>
            <w:tcW w:w="3007" w:type="pct"/>
            <w:tcBorders>
              <w:top w:val="single" w:color="000000" w:sz="4" w:space="0"/>
              <w:left w:val="single" w:color="000000" w:sz="4" w:space="0"/>
              <w:bottom w:val="single" w:color="000000" w:sz="4" w:space="0"/>
              <w:right w:val="single" w:color="000000" w:sz="4" w:space="0"/>
            </w:tcBorders>
            <w:vAlign w:val="bottom"/>
          </w:tcPr>
          <w:p w14:paraId="2E38DEB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支持向服务器提交播放申请并获取视频流，对视频流进行解码播放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9AA9B1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327554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0A2A2D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0C75D8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C916698">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61C72FA">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62BDD2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支持华为、海康等主流厂家的视频解码播放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D7352E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FCBDA1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1D809F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1C461B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1A99C90">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74B7E03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视频监控基本操作</w:t>
            </w:r>
          </w:p>
        </w:tc>
        <w:tc>
          <w:tcPr>
            <w:tcW w:w="3007" w:type="pct"/>
            <w:tcBorders>
              <w:top w:val="single" w:color="000000" w:sz="4" w:space="0"/>
              <w:left w:val="single" w:color="000000" w:sz="4" w:space="0"/>
              <w:bottom w:val="single" w:color="000000" w:sz="4" w:space="0"/>
              <w:right w:val="single" w:color="000000" w:sz="4" w:space="0"/>
            </w:tcBorders>
            <w:vAlign w:val="bottom"/>
          </w:tcPr>
          <w:p w14:paraId="4D6CAE7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支持切换视频监控界面窗格布局（如 1 屏、4 屏等）</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A200A3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E34773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21FCA73">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A9184E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580936A">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2985025">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A9E03F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支持在预览实时视频过程中进行本地录像，录像自动下载存储到本地</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7FA090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A4773D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985E47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045878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C6FF6B5">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5E51F04">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9F2E71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支持抓拍摄像机画面并保存为图片</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8F6B60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D0C6C9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64A053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DE6CAE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14D2399">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945AAFC">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679D91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选择某个摄像头后，支持跳转至电子地图模块并定位播放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A50EE7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5D4944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E9BED2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CB089E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BE4B1B0">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F746D01">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94E267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支持一键关闭所有正在播放的视频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3EBD5A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4FC193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574C8F8">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0D4250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59</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28EDC88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视频电子地图软件</w:t>
            </w: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7A89EAD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电子地图</w:t>
            </w:r>
          </w:p>
        </w:tc>
        <w:tc>
          <w:tcPr>
            <w:tcW w:w="3007" w:type="pct"/>
            <w:tcBorders>
              <w:top w:val="single" w:color="000000" w:sz="4" w:space="0"/>
              <w:left w:val="single" w:color="000000" w:sz="4" w:space="0"/>
              <w:bottom w:val="single" w:color="000000" w:sz="4" w:space="0"/>
              <w:right w:val="single" w:color="000000" w:sz="4" w:space="0"/>
            </w:tcBorders>
            <w:vAlign w:val="bottom"/>
          </w:tcPr>
          <w:p w14:paraId="5CDDC9B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支持框选、缩放、测量距离、测量面积、鹰眼等地图基本操作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ADEC3E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890E0A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8F96BE1">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A2F1BD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BE75514">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19C269B">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368C82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支持通过矩形、圆形、多边形等框选方式选择摄像头，快速查看地图某区域摄像机实时情况</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E1CBD3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D9975E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B78F481">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9E810A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0C0C67A">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9E80274">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235AED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支持通过电子地图启动摄像头实时视频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DCF773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C86372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02475AA">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9909DC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24BB6C0">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DEB2068">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7D9E8D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支持搜索关键词快速定位到对应摄像头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D58D4F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C8F6E6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93E32A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414CAF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115525C">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0294078">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6A00BE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支持控制镜头、地图底层在地图中的显示状态</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0392D5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FB90E1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542CBE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34519C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D49D1B9">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7EECDB9">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ECBFF4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支持在地图上标注显示重点镜头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53BA5F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A8F751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86F5233">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2E41A5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BC78CDF">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4529D5F">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C0BB85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支持根据摄像头在线 / 离线状态、监控类型在电子地图上展示相关镜头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E5D5B2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096A17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D7FD47F">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57803E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D2BC01B">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1B9F5C2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地图接入与展示</w:t>
            </w:r>
          </w:p>
        </w:tc>
        <w:tc>
          <w:tcPr>
            <w:tcW w:w="3007" w:type="pct"/>
            <w:tcBorders>
              <w:top w:val="single" w:color="000000" w:sz="4" w:space="0"/>
              <w:left w:val="single" w:color="000000" w:sz="4" w:space="0"/>
              <w:bottom w:val="single" w:color="000000" w:sz="4" w:space="0"/>
              <w:right w:val="single" w:color="000000" w:sz="4" w:space="0"/>
            </w:tcBorders>
            <w:vAlign w:val="bottom"/>
          </w:tcPr>
          <w:p w14:paraId="5ACB42C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依赖时空信息平台，支持接入第三方在线地图数据</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849455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5F09FE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753963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70149E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9776807">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10487A7">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17699A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支持网页地图查看、全屏展示地图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6390C9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662B72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F6C8091">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096D26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58CF9FF">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F97E898">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981733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地图默认展示各区域的摄像头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90E3D5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A31B5A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EBB78D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2C801F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69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F3FD690">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1D0C940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地图测绘</w:t>
            </w:r>
          </w:p>
        </w:tc>
        <w:tc>
          <w:tcPr>
            <w:tcW w:w="3007" w:type="pct"/>
            <w:tcBorders>
              <w:top w:val="single" w:color="000000" w:sz="4" w:space="0"/>
              <w:left w:val="single" w:color="000000" w:sz="4" w:space="0"/>
              <w:bottom w:val="single" w:color="000000" w:sz="4" w:space="0"/>
              <w:right w:val="single" w:color="000000" w:sz="4" w:space="0"/>
            </w:tcBorders>
            <w:vAlign w:val="bottom"/>
          </w:tcPr>
          <w:p w14:paraId="2B787C7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支持在地图上测量距离</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C42DC1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548703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F59999E">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3218AF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261A4CF">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484DF6C">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248284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支持在地图上测量面积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30CBD8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C35E5E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C950B3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3129B1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63C3F71">
            <w:pPr>
              <w:widowControl/>
              <w:rPr>
                <w:rFonts w:ascii="仿宋" w:hAnsi="仿宋" w:eastAsia="仿宋"/>
                <w:color w:val="000000" w:themeColor="text1"/>
                <w:sz w:val="24"/>
                <w:szCs w:val="24"/>
                <w14:textFill>
                  <w14:solidFill>
                    <w14:schemeClr w14:val="tx1"/>
                  </w14:solidFill>
                </w14:textFill>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5DB50B1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地图鹰眼</w:t>
            </w:r>
          </w:p>
        </w:tc>
        <w:tc>
          <w:tcPr>
            <w:tcW w:w="3007" w:type="pct"/>
            <w:tcBorders>
              <w:top w:val="single" w:color="000000" w:sz="4" w:space="0"/>
              <w:left w:val="single" w:color="000000" w:sz="4" w:space="0"/>
              <w:bottom w:val="single" w:color="000000" w:sz="4" w:space="0"/>
              <w:right w:val="single" w:color="000000" w:sz="4" w:space="0"/>
            </w:tcBorders>
            <w:vAlign w:val="bottom"/>
          </w:tcPr>
          <w:p w14:paraId="5D90F23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支持鹰眼功能，帮助用户了解视野中心区域在全市或区县的方位</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2E28F4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893B28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13EB39F">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6E4B98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9C0333E">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1DD7EED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地图缩放</w:t>
            </w:r>
          </w:p>
        </w:tc>
        <w:tc>
          <w:tcPr>
            <w:tcW w:w="3007" w:type="pct"/>
            <w:tcBorders>
              <w:top w:val="single" w:color="000000" w:sz="4" w:space="0"/>
              <w:left w:val="single" w:color="000000" w:sz="4" w:space="0"/>
              <w:bottom w:val="single" w:color="000000" w:sz="4" w:space="0"/>
              <w:right w:val="single" w:color="000000" w:sz="4" w:space="0"/>
            </w:tcBorders>
            <w:vAlign w:val="bottom"/>
          </w:tcPr>
          <w:p w14:paraId="4DA9E3D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支持通过按键点击或鼠标滚轮切换地图缩放比例</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B2FB7E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A34B98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E17F0C8">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91FC68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4B9DBA0">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91F9D5C">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8FE198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支持按住鼠标左键拖动地图到指定位置</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A5F193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1CD33A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9A286B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F5617A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B862BC0">
            <w:pPr>
              <w:widowControl/>
              <w:rPr>
                <w:rFonts w:ascii="仿宋" w:hAnsi="仿宋" w:eastAsia="仿宋"/>
                <w:color w:val="000000" w:themeColor="text1"/>
                <w:sz w:val="24"/>
                <w:szCs w:val="24"/>
                <w14:textFill>
                  <w14:solidFill>
                    <w14:schemeClr w14:val="tx1"/>
                  </w14:solidFill>
                </w14:textFill>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0F2830E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地图聚合</w:t>
            </w:r>
          </w:p>
        </w:tc>
        <w:tc>
          <w:tcPr>
            <w:tcW w:w="3007" w:type="pct"/>
            <w:tcBorders>
              <w:top w:val="single" w:color="000000" w:sz="4" w:space="0"/>
              <w:left w:val="single" w:color="000000" w:sz="4" w:space="0"/>
              <w:bottom w:val="single" w:color="000000" w:sz="4" w:space="0"/>
              <w:right w:val="single" w:color="000000" w:sz="4" w:space="0"/>
            </w:tcBorders>
            <w:vAlign w:val="bottom"/>
          </w:tcPr>
          <w:p w14:paraId="5163449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当地图缩小到一定范围后，摄像头将汇聚于一个点，通过聚合形式显示设备数量</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29DB3E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D0B14F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15D0C3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86ED47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EFD269A">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2CF4365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地图定位</w:t>
            </w:r>
          </w:p>
        </w:tc>
        <w:tc>
          <w:tcPr>
            <w:tcW w:w="3007" w:type="pct"/>
            <w:tcBorders>
              <w:top w:val="single" w:color="000000" w:sz="4" w:space="0"/>
              <w:left w:val="single" w:color="000000" w:sz="4" w:space="0"/>
              <w:bottom w:val="single" w:color="000000" w:sz="4" w:space="0"/>
              <w:right w:val="single" w:color="000000" w:sz="4" w:space="0"/>
            </w:tcBorders>
            <w:vAlign w:val="bottom"/>
          </w:tcPr>
          <w:p w14:paraId="202BA37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支持从设备树跳转地图页面后，将对应设备定位到视野中心并以辐射波突出展示</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0DEC9F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5CA3A3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3E01E67">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3C1732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CA1C94E">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787E937">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91F062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支持在地图页面搜索到设备后，点击设备名称将其定位到视野中心并以辐射波突出展示</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5103E7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8C89ED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60F513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DB78CA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02E9266">
            <w:pPr>
              <w:widowControl/>
              <w:rPr>
                <w:rFonts w:ascii="仿宋" w:hAnsi="仿宋" w:eastAsia="仿宋"/>
                <w:color w:val="000000" w:themeColor="text1"/>
                <w:sz w:val="24"/>
                <w:szCs w:val="24"/>
                <w14:textFill>
                  <w14:solidFill>
                    <w14:schemeClr w14:val="tx1"/>
                  </w14:solidFill>
                </w14:textFill>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34C7FE5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地图框选</w:t>
            </w:r>
          </w:p>
        </w:tc>
        <w:tc>
          <w:tcPr>
            <w:tcW w:w="3007" w:type="pct"/>
            <w:tcBorders>
              <w:top w:val="single" w:color="000000" w:sz="4" w:space="0"/>
              <w:left w:val="single" w:color="000000" w:sz="4" w:space="0"/>
              <w:bottom w:val="single" w:color="000000" w:sz="4" w:space="0"/>
              <w:right w:val="single" w:color="000000" w:sz="4" w:space="0"/>
            </w:tcBorders>
            <w:vAlign w:val="bottom"/>
          </w:tcPr>
          <w:p w14:paraId="7176D58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支持通过矩形、圆形、多边形框选方式选择摄像头，快速观察地图某区域摄像机</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36EA53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0EEBCB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F176A8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3C13BC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F1FB0AC">
            <w:pPr>
              <w:widowControl/>
              <w:rPr>
                <w:rFonts w:ascii="仿宋" w:hAnsi="仿宋" w:eastAsia="仿宋"/>
                <w:color w:val="000000" w:themeColor="text1"/>
                <w:sz w:val="24"/>
                <w:szCs w:val="24"/>
                <w14:textFill>
                  <w14:solidFill>
                    <w14:schemeClr w14:val="tx1"/>
                  </w14:solidFill>
                </w14:textFill>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7F27D97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地图图层显隐控制</w:t>
            </w:r>
          </w:p>
        </w:tc>
        <w:tc>
          <w:tcPr>
            <w:tcW w:w="3007" w:type="pct"/>
            <w:tcBorders>
              <w:top w:val="single" w:color="000000" w:sz="4" w:space="0"/>
              <w:left w:val="single" w:color="000000" w:sz="4" w:space="0"/>
              <w:bottom w:val="single" w:color="000000" w:sz="4" w:space="0"/>
              <w:right w:val="single" w:color="000000" w:sz="4" w:space="0"/>
            </w:tcBorders>
            <w:vAlign w:val="bottom"/>
          </w:tcPr>
          <w:p w14:paraId="195FEE7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支持根据摄像机类型，在地图上控制对应摄像头的显示或隐藏</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99782E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F1DE2F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CEA719A">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F32F9D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79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36C1D71">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6309586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设备展示与视频播放</w:t>
            </w:r>
          </w:p>
        </w:tc>
        <w:tc>
          <w:tcPr>
            <w:tcW w:w="3007" w:type="pct"/>
            <w:tcBorders>
              <w:top w:val="single" w:color="000000" w:sz="4" w:space="0"/>
              <w:left w:val="single" w:color="000000" w:sz="4" w:space="0"/>
              <w:bottom w:val="single" w:color="000000" w:sz="4" w:space="0"/>
              <w:right w:val="single" w:color="000000" w:sz="4" w:space="0"/>
            </w:tcBorders>
            <w:vAlign w:val="bottom"/>
          </w:tcPr>
          <w:p w14:paraId="4A416A5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支持在地图页面搜索摄像头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C368F1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2AD5F0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E0650BD">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25D3CA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859EFDA">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3FB4B0C">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30DA04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支持点击摄像头图标查看其详细信息及绑定的算法模型名称</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49C7BB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D23F68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0ECE728">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15B73D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3D3BE52">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99EEEFD">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C9DD9F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支持在弹出的页面中播放摄像头视频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4098F3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D06C74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9C010E4">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58ACE1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82</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533AE23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录像回放软件</w:t>
            </w: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636CDA7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历史回放</w:t>
            </w:r>
          </w:p>
        </w:tc>
        <w:tc>
          <w:tcPr>
            <w:tcW w:w="3007" w:type="pct"/>
            <w:tcBorders>
              <w:top w:val="single" w:color="000000" w:sz="4" w:space="0"/>
              <w:left w:val="single" w:color="000000" w:sz="4" w:space="0"/>
              <w:bottom w:val="single" w:color="000000" w:sz="4" w:space="0"/>
              <w:right w:val="single" w:color="000000" w:sz="4" w:space="0"/>
            </w:tcBorders>
            <w:vAlign w:val="bottom"/>
          </w:tcPr>
          <w:p w14:paraId="7865909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支持选择需要回放的摄像头，并在选择列表区域显示</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D059CE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3CAAA1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836F80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DC68A4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3AF4E58">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034300D">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41C2D7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支持选择多个摄像头进行录像回放，且可根据分屏数播放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B3145C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69B003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6D2242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C245EF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4A12214">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ACC141F">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97F39C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支持按开始时间、结束时间（精确到日期、时、分、秒）筛选录像</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A61DB5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9F5F53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765398F">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72ACFD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E9CA225">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7F3DCF4">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062910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支持对录像播放进行快速 / 慢速倍速调节</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C622E1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C2E76D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07555F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282236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37FB686">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F4DA6D5">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16E4CFF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支持对录像视频抓图保存</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B8AC37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BFDFA0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9C5DD4D">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7E61B7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DD7D40D">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33EE32A">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F3AF39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支持按摄像头、时间段下载录像</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3441A8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0947D3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85D653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5A4E97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182B37D">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0E6C185">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B44DEA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支持截取关键视频并存储，便于后续翻查播放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A094AC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118CD4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DF1AB9A">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072E3B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89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C3B8344">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56DF624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摄像头选择</w:t>
            </w:r>
          </w:p>
        </w:tc>
        <w:tc>
          <w:tcPr>
            <w:tcW w:w="3007" w:type="pct"/>
            <w:tcBorders>
              <w:top w:val="single" w:color="000000" w:sz="4" w:space="0"/>
              <w:left w:val="single" w:color="000000" w:sz="4" w:space="0"/>
              <w:bottom w:val="single" w:color="000000" w:sz="4" w:space="0"/>
              <w:right w:val="single" w:color="000000" w:sz="4" w:space="0"/>
            </w:tcBorders>
            <w:vAlign w:val="bottom"/>
          </w:tcPr>
          <w:p w14:paraId="43F2FF4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支持从设备视图、主题视图、重点区域视图中勾选需要播放录像的摄像头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1C8893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B21399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6C07A4E">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E1489A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84AB625">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DA19D1D">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588DF2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勾选的多个摄像头将显示在选择列表区域</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C92A45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80168A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DCD6284">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45C3B2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5355214">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3F3B036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搜索功能</w:t>
            </w:r>
          </w:p>
        </w:tc>
        <w:tc>
          <w:tcPr>
            <w:tcW w:w="3007" w:type="pct"/>
            <w:tcBorders>
              <w:top w:val="single" w:color="000000" w:sz="4" w:space="0"/>
              <w:left w:val="single" w:color="000000" w:sz="4" w:space="0"/>
              <w:bottom w:val="single" w:color="000000" w:sz="4" w:space="0"/>
              <w:right w:val="single" w:color="000000" w:sz="4" w:space="0"/>
            </w:tcBorders>
            <w:vAlign w:val="bottom"/>
          </w:tcPr>
          <w:p w14:paraId="49A8C00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限制同一次搜索的摄像头数量（最多 4 个），防止过度选择</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B9F12D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51A56B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3B4BF9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DE3A39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A397C38">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CF5F1CC">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8E66ED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支持设置开始时间、结束时间（精确到日期、时、分、秒）</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10E05D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6383CB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C1FE96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D4D3A9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8B31B23">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C6FD5E9">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12B7FF7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选择列表有多个摄像头时，设置时间后可直接搜索，对应时间段录像将按分屏数播放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D6DA70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26F641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A31432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BDB13F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35AE53C">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C8F4CE9">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7B1322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支持开始时间选择后，点击 5 分钟、0.5 小时、1 小时等快捷选项自动填入结束时间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687A75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82F9EF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F4FA75E">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E3830F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FD8A819">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8DBC5C1">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146285D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支持一次搜索多路摄像头的历史录像</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0E801E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B6B2A0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E641F2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1DA1EE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752BF69">
            <w:pPr>
              <w:widowControl/>
              <w:rPr>
                <w:rFonts w:ascii="仿宋" w:hAnsi="仿宋" w:eastAsia="仿宋"/>
                <w:color w:val="000000" w:themeColor="text1"/>
                <w:sz w:val="24"/>
                <w:szCs w:val="24"/>
                <w14:textFill>
                  <w14:solidFill>
                    <w14:schemeClr w14:val="tx1"/>
                  </w14:solidFill>
                </w14:textFill>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24FBC3E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关闭搜索录像</w:t>
            </w:r>
          </w:p>
        </w:tc>
        <w:tc>
          <w:tcPr>
            <w:tcW w:w="3007" w:type="pct"/>
            <w:tcBorders>
              <w:top w:val="single" w:color="000000" w:sz="4" w:space="0"/>
              <w:left w:val="single" w:color="000000" w:sz="4" w:space="0"/>
              <w:bottom w:val="single" w:color="000000" w:sz="4" w:space="0"/>
              <w:right w:val="single" w:color="000000" w:sz="4" w:space="0"/>
            </w:tcBorders>
            <w:vAlign w:val="bottom"/>
          </w:tcPr>
          <w:p w14:paraId="4F54BB5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支持点击按钮关闭不需要的某条搜索出来的录像</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193EE0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1F1EE3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0A527D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936268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E2E86DE">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4C16A9F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播放控制</w:t>
            </w:r>
          </w:p>
        </w:tc>
        <w:tc>
          <w:tcPr>
            <w:tcW w:w="3007" w:type="pct"/>
            <w:tcBorders>
              <w:top w:val="single" w:color="000000" w:sz="4" w:space="0"/>
              <w:left w:val="single" w:color="000000" w:sz="4" w:space="0"/>
              <w:bottom w:val="single" w:color="000000" w:sz="4" w:space="0"/>
              <w:right w:val="single" w:color="000000" w:sz="4" w:space="0"/>
            </w:tcBorders>
            <w:vAlign w:val="bottom"/>
          </w:tcPr>
          <w:p w14:paraId="7B3347A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支持单个、多个摄像机历史视频回放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CEBFA0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96BF0C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D31B35D">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78C067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FD3FF45">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06EF35B">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CFF241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支持对回放视频进行快速 / 慢速倍速调节</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208F81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2AE671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84D95D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F39BF8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99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4A874F5">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3182984">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8FA423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支持对搜索出的录像进行播放、暂停、快进、快退等操作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1612AC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FD4219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DBB111A">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83744C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CE2A6FA">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C617858">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70F50F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支持在回放关键节点处暂停、继续播放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3B6A31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61912E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9AB070C">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57379E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B8FAD20">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FE2CECB">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0ACCDB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支持拖动或点击 “进度条” 实时调整录像播放时间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A5EBC4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A9C206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443B534">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030CE7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A2CFB9C">
            <w:pPr>
              <w:widowControl/>
              <w:rPr>
                <w:rFonts w:ascii="仿宋" w:hAnsi="仿宋" w:eastAsia="仿宋"/>
                <w:color w:val="000000" w:themeColor="text1"/>
                <w:sz w:val="24"/>
                <w:szCs w:val="24"/>
                <w14:textFill>
                  <w14:solidFill>
                    <w14:schemeClr w14:val="tx1"/>
                  </w14:solidFill>
                </w14:textFill>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0669E32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地图跳转功能</w:t>
            </w:r>
          </w:p>
        </w:tc>
        <w:tc>
          <w:tcPr>
            <w:tcW w:w="3007" w:type="pct"/>
            <w:tcBorders>
              <w:top w:val="single" w:color="000000" w:sz="4" w:space="0"/>
              <w:left w:val="single" w:color="000000" w:sz="4" w:space="0"/>
              <w:bottom w:val="single" w:color="000000" w:sz="4" w:space="0"/>
              <w:right w:val="single" w:color="000000" w:sz="4" w:space="0"/>
            </w:tcBorders>
            <w:vAlign w:val="bottom"/>
          </w:tcPr>
          <w:p w14:paraId="22D03CF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支持选择摄像头后，跳转至地图页面并将其居中高亮显示，展示摄像机大致方位</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23E36B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397572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5B44F13">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007EAA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0C34D46">
            <w:pPr>
              <w:widowControl/>
              <w:rPr>
                <w:rFonts w:ascii="仿宋" w:hAnsi="仿宋" w:eastAsia="仿宋"/>
                <w:color w:val="000000" w:themeColor="text1"/>
                <w:sz w:val="24"/>
                <w:szCs w:val="24"/>
                <w14:textFill>
                  <w14:solidFill>
                    <w14:schemeClr w14:val="tx1"/>
                  </w14:solidFill>
                </w14:textFill>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0FA2DE7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抓拍处理</w:t>
            </w:r>
          </w:p>
        </w:tc>
        <w:tc>
          <w:tcPr>
            <w:tcW w:w="3007" w:type="pct"/>
            <w:tcBorders>
              <w:top w:val="single" w:color="000000" w:sz="4" w:space="0"/>
              <w:left w:val="single" w:color="000000" w:sz="4" w:space="0"/>
              <w:bottom w:val="single" w:color="000000" w:sz="4" w:space="0"/>
              <w:right w:val="single" w:color="000000" w:sz="4" w:space="0"/>
            </w:tcBorders>
            <w:vAlign w:val="bottom"/>
          </w:tcPr>
          <w:p w14:paraId="1A3E0C2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支持用户对回放的摄像机画面抓图并保存</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70BC08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3D793C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FC7859A">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DAA7D7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53F1792">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203E322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录像下载</w:t>
            </w:r>
          </w:p>
        </w:tc>
        <w:tc>
          <w:tcPr>
            <w:tcW w:w="3007" w:type="pct"/>
            <w:tcBorders>
              <w:top w:val="single" w:color="000000" w:sz="4" w:space="0"/>
              <w:left w:val="single" w:color="000000" w:sz="4" w:space="0"/>
              <w:bottom w:val="single" w:color="000000" w:sz="4" w:space="0"/>
              <w:right w:val="single" w:color="000000" w:sz="4" w:space="0"/>
            </w:tcBorders>
            <w:vAlign w:val="bottom"/>
          </w:tcPr>
          <w:p w14:paraId="5FA2E0C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支持选择某条搜索出的录像，直接下载整条录像</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410E27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BB75C7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BB04263">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44A0A0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8DBCC72">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5503C75C">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5F560D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支持选择某条录像中的特定时间段进行下载</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B821CC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140D0A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92643C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A83E04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85069B8">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BC1FBD7">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139A737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支持在下载管理窗口查看录像下载情况（正在下载、已完成下载）</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5EA458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B15453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27FEE3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5DAD34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6D6BD15">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CD60301">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1B06DE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支持在录像下载过程中取消下载操作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46DA15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303BF3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D32C21E">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6DDB9A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C7A1480">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48F3CD0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关键视频截取</w:t>
            </w:r>
          </w:p>
        </w:tc>
        <w:tc>
          <w:tcPr>
            <w:tcW w:w="3007" w:type="pct"/>
            <w:tcBorders>
              <w:top w:val="single" w:color="000000" w:sz="4" w:space="0"/>
              <w:left w:val="single" w:color="000000" w:sz="4" w:space="0"/>
              <w:bottom w:val="single" w:color="000000" w:sz="4" w:space="0"/>
              <w:right w:val="single" w:color="000000" w:sz="4" w:space="0"/>
            </w:tcBorders>
            <w:vAlign w:val="bottom"/>
          </w:tcPr>
          <w:p w14:paraId="06F1CFD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针对告警中的事件节点，从事件发生前 15 秒开始截取片段视频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E3F963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F8FBD7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D76581E">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8E641B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109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2771C7D">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ACB4950">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C67692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支持提供告警相关视频播放功能，方便事件回溯时快速查阅</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271AF6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AE4143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725776A">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5855EB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110</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2323F68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实时视频系统管理软件</w:t>
            </w: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615E5F0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实时监控</w:t>
            </w:r>
          </w:p>
        </w:tc>
        <w:tc>
          <w:tcPr>
            <w:tcW w:w="3007" w:type="pct"/>
            <w:tcBorders>
              <w:top w:val="single" w:color="000000" w:sz="4" w:space="0"/>
              <w:left w:val="single" w:color="000000" w:sz="4" w:space="0"/>
              <w:bottom w:val="single" w:color="000000" w:sz="4" w:space="0"/>
              <w:right w:val="single" w:color="000000" w:sz="4" w:space="0"/>
            </w:tcBorders>
            <w:vAlign w:val="bottom"/>
          </w:tcPr>
          <w:p w14:paraId="043CBF1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支持多种展示方式的设备树或设备分组列表</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38CAC5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06C77C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BEB4941">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2ECF47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9E46769">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5131288E">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807CA9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支持点击设备播放摄像机实时视频画面</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0462FA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13A7C3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0ACC15C">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3C8B28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341D3B3">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1F3EAFB">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2A9C67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 1 屏、4 屏等分屏切换，支持截图功能</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A50C2E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5EB8C8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FA5E7B1">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13D543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804B064">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A048A16">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9984E3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帮助用户实时监测摄像头画面，及时根据画面内容决策</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7019BD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D3752A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02CB844">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68018D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D174979">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0126E1D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设备树展示</w:t>
            </w:r>
          </w:p>
        </w:tc>
        <w:tc>
          <w:tcPr>
            <w:tcW w:w="3007" w:type="pct"/>
            <w:tcBorders>
              <w:top w:val="single" w:color="000000" w:sz="4" w:space="0"/>
              <w:left w:val="single" w:color="000000" w:sz="4" w:space="0"/>
              <w:bottom w:val="single" w:color="000000" w:sz="4" w:space="0"/>
              <w:right w:val="single" w:color="000000" w:sz="4" w:space="0"/>
            </w:tcBorders>
            <w:vAlign w:val="bottom"/>
          </w:tcPr>
          <w:p w14:paraId="270C61B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支持以组织机构树形式展示设备树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F3C254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B967C5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84E04B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6FEC2F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0F34E99">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B7677D3">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3DF0C5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设备树根目录显示对应目录下的摄像头总数和在线摄像头数</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9BF5E5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7739E9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629AD3D">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289966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D042125">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5949AE4C">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371281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支持通过颜色区分摄像头在线、离线状态</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D808EF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8691FB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6494043">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4FC996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00B69AC">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0313C47">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024B44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支持点开设备树各层目录展开设备列表，也可折叠展开的设备列表</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5BBB27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2DC07C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D846ACE">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196143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638D4A4">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0557F1D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设备树展开列表设备功能</w:t>
            </w:r>
          </w:p>
        </w:tc>
        <w:tc>
          <w:tcPr>
            <w:tcW w:w="3007" w:type="pct"/>
            <w:tcBorders>
              <w:top w:val="single" w:color="000000" w:sz="4" w:space="0"/>
              <w:left w:val="single" w:color="000000" w:sz="4" w:space="0"/>
              <w:bottom w:val="single" w:color="000000" w:sz="4" w:space="0"/>
              <w:right w:val="single" w:color="000000" w:sz="4" w:space="0"/>
            </w:tcBorders>
            <w:vAlign w:val="bottom"/>
          </w:tcPr>
          <w:p w14:paraId="734FD27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支持对设备树展开列表中的摄像头进行实时视频查看</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B297BD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D4AA85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551B58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ACBB5B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119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01F843E">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A4BBD39">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B38C0C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选择某个摄像头后，支持跳转至电子地图模块并定位播放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0329D0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4D7DB0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C92DD4D">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64BE96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6F390FD">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3EB47A9">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A86C3D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支持查看摄像头详细信息，且可修改摄像头信息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4436E5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A36B54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C7FEFBE">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6F636D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94B4305">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22FB6B4">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17FD42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支持模糊查询快速检索摄像头，支持手动刷新同步摄像头列表及状态</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12D82E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77CFE1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1A78CE8">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3F7E79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88C798C">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1D082FB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重点区域分组设备</w:t>
            </w:r>
          </w:p>
        </w:tc>
        <w:tc>
          <w:tcPr>
            <w:tcW w:w="3007" w:type="pct"/>
            <w:tcBorders>
              <w:top w:val="single" w:color="000000" w:sz="4" w:space="0"/>
              <w:left w:val="single" w:color="000000" w:sz="4" w:space="0"/>
              <w:bottom w:val="single" w:color="000000" w:sz="4" w:space="0"/>
              <w:right w:val="single" w:color="000000" w:sz="4" w:space="0"/>
            </w:tcBorders>
            <w:vAlign w:val="bottom"/>
          </w:tcPr>
          <w:p w14:paraId="43568572">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支持通过电子地图模块编辑重点区域对应的摄像头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BD55FE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A5502E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C68591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771E61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F495176">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334D2C4">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37C340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重点区域摄像头以单层树形式展示区域及区域下的摄像头数据</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320776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2DC3E3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7454AA4">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CB68F2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F064836">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9B29506">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2D1EF6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重点区域的摄像头支持与设备列表中摄像头相同的功能操作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FB1195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7BFDD9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6B8CB0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96791F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C42BB5D">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53910DA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主题分组设备</w:t>
            </w:r>
          </w:p>
        </w:tc>
        <w:tc>
          <w:tcPr>
            <w:tcW w:w="3007" w:type="pct"/>
            <w:tcBorders>
              <w:top w:val="single" w:color="000000" w:sz="4" w:space="0"/>
              <w:left w:val="single" w:color="000000" w:sz="4" w:space="0"/>
              <w:bottom w:val="single" w:color="000000" w:sz="4" w:space="0"/>
              <w:right w:val="single" w:color="000000" w:sz="4" w:space="0"/>
            </w:tcBorders>
            <w:vAlign w:val="bottom"/>
          </w:tcPr>
          <w:p w14:paraId="70BE0B3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支持用户创建主题及主题下的摄像头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FF74E3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050395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270B31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0D5042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E091B4D">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2EAD14F">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3CE3DA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支持按当前窗口分屏数，播放选中主题内的摄像头视频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4E0F18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4E6098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55211B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957031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2B557DF">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B30D6C9">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197A00D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主题分组内的摄像头支持与设备列表中摄像头相同的功能操作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7014E9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EC9ADD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1BE883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A76842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046E688">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6196DFF">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D8718C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支持跳转至地图框选摄像头，提交后添加到主题分组内</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EA4498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81BDE2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4588B9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1C1FAB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129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1B70466">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1F886C4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实时视频浏览</w:t>
            </w:r>
          </w:p>
        </w:tc>
        <w:tc>
          <w:tcPr>
            <w:tcW w:w="3007" w:type="pct"/>
            <w:tcBorders>
              <w:top w:val="single" w:color="000000" w:sz="4" w:space="0"/>
              <w:left w:val="single" w:color="000000" w:sz="4" w:space="0"/>
              <w:bottom w:val="single" w:color="000000" w:sz="4" w:space="0"/>
              <w:right w:val="single" w:color="000000" w:sz="4" w:space="0"/>
            </w:tcBorders>
            <w:vAlign w:val="bottom"/>
          </w:tcPr>
          <w:p w14:paraId="610122B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支持向服务器提交播放申请并获取视频流，对视频流进行解码播放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DBC2F8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794126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E51FDA7">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50D9D6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C1871ED">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60BCCB9">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07E906B">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支持华为、海康等主流厂家的视频解码播放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5B7E7D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D46ABF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DA04E8C">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A29167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358616D">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6230206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视频监控基本操作</w:t>
            </w:r>
          </w:p>
        </w:tc>
        <w:tc>
          <w:tcPr>
            <w:tcW w:w="3007" w:type="pct"/>
            <w:tcBorders>
              <w:top w:val="single" w:color="000000" w:sz="4" w:space="0"/>
              <w:left w:val="single" w:color="000000" w:sz="4" w:space="0"/>
              <w:bottom w:val="single" w:color="000000" w:sz="4" w:space="0"/>
              <w:right w:val="single" w:color="000000" w:sz="4" w:space="0"/>
            </w:tcBorders>
            <w:vAlign w:val="bottom"/>
          </w:tcPr>
          <w:p w14:paraId="3EF040E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支持切换视频监控界面窗格布局（如 1 屏、4 屏等）</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C10E19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DA1F70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245DFC3">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38BFB5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7F2043C">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A1115B8">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F1EA66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支持在预览实时视频过程中进行本地录像，录像自动下载存储到本地</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634ABC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FCBEE0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4317A0D">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C7B39A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96C3F61">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EDA8D12">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9E2F16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支持抓拍摄像机画面并保存为图片</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1F0360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885EA6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877D92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152094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529EF3B">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C9235E7">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92EE42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选择某个摄像头后，支持跳转至电子地图模块并定位播放</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449825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0C60E9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D0DCED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D622EA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03434F4">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BE000FB">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92234B5">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支持一键关闭所有正在播放的视频</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0FCBC3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E7AB6F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C24638D">
        <w:tblPrEx>
          <w:tblCellMar>
            <w:top w:w="0" w:type="dxa"/>
            <w:left w:w="108" w:type="dxa"/>
            <w:bottom w:w="0" w:type="dxa"/>
            <w:right w:w="108" w:type="dxa"/>
          </w:tblCellMar>
        </w:tblPrEx>
        <w:trPr>
          <w:trHeight w:val="54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A62C3A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46B14FF">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3DBCBCD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云台功能</w:t>
            </w:r>
          </w:p>
        </w:tc>
        <w:tc>
          <w:tcPr>
            <w:tcW w:w="3007" w:type="pct"/>
            <w:tcBorders>
              <w:top w:val="single" w:color="000000" w:sz="4" w:space="0"/>
              <w:left w:val="single" w:color="000000" w:sz="4" w:space="0"/>
              <w:bottom w:val="single" w:color="000000" w:sz="4" w:space="0"/>
              <w:right w:val="single" w:color="000000" w:sz="4" w:space="0"/>
            </w:tcBorders>
            <w:vAlign w:val="bottom"/>
          </w:tcPr>
          <w:p w14:paraId="6452A4B1">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支持对球机摄像机进行云台控制：调整镜头拍摄方位和角度；调整镜头焦点前调 / 后调、光圈增大 / 减小；调整镜头拍摄范围大小（放大 / 缩小）</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18562D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69BEB3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CBE839A">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178829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7E1527A">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45A9022">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0B247D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支持新增、删除预置位，调用预置位时摄像机自动转至对应位置</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E8F8C5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310A5E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9A74D88">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FB453F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DD720A2">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4A17DC7F">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C015CE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支持将某个预置位设为看守位，设置等待时间后，无人操作时云台自动恢复到看守位</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605C00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1E99AE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B4DD6F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78D014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139</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640DCB2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视频系统运维软件</w:t>
            </w: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60D9A57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服务器状态监测</w:t>
            </w:r>
          </w:p>
        </w:tc>
        <w:tc>
          <w:tcPr>
            <w:tcW w:w="3007" w:type="pct"/>
            <w:tcBorders>
              <w:top w:val="single" w:color="000000" w:sz="4" w:space="0"/>
              <w:left w:val="single" w:color="000000" w:sz="4" w:space="0"/>
              <w:bottom w:val="single" w:color="000000" w:sz="4" w:space="0"/>
              <w:right w:val="single" w:color="000000" w:sz="4" w:space="0"/>
            </w:tcBorders>
            <w:vAlign w:val="bottom"/>
          </w:tcPr>
          <w:p w14:paraId="119C090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支持监测应用服务器状态信息，包括设备 IP、设备名称、CPU、内存等</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3791EC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398C84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513BFB6">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472FAC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37AF486">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245B28FB">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53BD88C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支持监测设备硬盘存储占用信息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F3EC44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309BB5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2B8C141">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FD5D86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0E1AFA7">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56938DA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事件规则设置</w:t>
            </w:r>
          </w:p>
        </w:tc>
        <w:tc>
          <w:tcPr>
            <w:tcW w:w="3007" w:type="pct"/>
            <w:tcBorders>
              <w:top w:val="single" w:color="000000" w:sz="4" w:space="0"/>
              <w:left w:val="single" w:color="000000" w:sz="4" w:space="0"/>
              <w:bottom w:val="single" w:color="000000" w:sz="4" w:space="0"/>
              <w:right w:val="single" w:color="000000" w:sz="4" w:space="0"/>
            </w:tcBorders>
            <w:vAlign w:val="bottom"/>
          </w:tcPr>
          <w:p w14:paraId="152FFF4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支持设定事件自动提交规则，可配置是否启用自动提交规则</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5401CD4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800DDD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1855787">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62635F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1DCA9C8">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CAA867B">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489D33F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支持设定事件重复规则，可配置是否启用重复规则</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5BC7B1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F96BD2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855EC1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BE3EC5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5C3EDEE">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14CE5AC">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291B80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支持根据设定的规则自动提交事件</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E73689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DC8AE3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1F504AC">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C012B4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144</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88C5629">
            <w:pPr>
              <w:widowControl/>
              <w:rPr>
                <w:rFonts w:ascii="仿宋" w:hAnsi="仿宋" w:eastAsia="仿宋"/>
                <w:color w:val="000000" w:themeColor="text1"/>
                <w:sz w:val="24"/>
                <w:szCs w:val="24"/>
                <w14:textFill>
                  <w14:solidFill>
                    <w14:schemeClr w14:val="tx1"/>
                  </w14:solidFill>
                </w14:textFill>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04ECFAA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电子地图参数配置</w:t>
            </w:r>
          </w:p>
        </w:tc>
        <w:tc>
          <w:tcPr>
            <w:tcW w:w="3007" w:type="pct"/>
            <w:tcBorders>
              <w:top w:val="single" w:color="000000" w:sz="4" w:space="0"/>
              <w:left w:val="single" w:color="000000" w:sz="4" w:space="0"/>
              <w:bottom w:val="single" w:color="000000" w:sz="4" w:space="0"/>
              <w:right w:val="single" w:color="000000" w:sz="4" w:space="0"/>
            </w:tcBorders>
            <w:vAlign w:val="bottom"/>
          </w:tcPr>
          <w:p w14:paraId="332B58A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支持配置电子地图相关参数，包括基础服务地址、地图类型、默认缩放比例、中心点等信息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EAA22A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8A054A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B7CFC14">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C0B03A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145</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71A5536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视频存储管理软件</w:t>
            </w: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2DE0230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存储地址配置</w:t>
            </w:r>
          </w:p>
        </w:tc>
        <w:tc>
          <w:tcPr>
            <w:tcW w:w="3007" w:type="pct"/>
            <w:tcBorders>
              <w:top w:val="single" w:color="000000" w:sz="4" w:space="0"/>
              <w:left w:val="single" w:color="000000" w:sz="4" w:space="0"/>
              <w:bottom w:val="single" w:color="000000" w:sz="4" w:space="0"/>
              <w:right w:val="single" w:color="000000" w:sz="4" w:space="0"/>
            </w:tcBorders>
            <w:vAlign w:val="bottom"/>
          </w:tcPr>
          <w:p w14:paraId="3D70288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支持配置事件产生后数据推送或存储的地址信息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93E9B6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406295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38383F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2E9686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DC64AAA">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79062E9">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8BE63E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后台可根据配置执行存储相关操作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A2118E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F7A65B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A7609D1">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E9183B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39FA01C">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1204EE0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存储路径配置</w:t>
            </w:r>
          </w:p>
        </w:tc>
        <w:tc>
          <w:tcPr>
            <w:tcW w:w="3007" w:type="pct"/>
            <w:tcBorders>
              <w:top w:val="single" w:color="000000" w:sz="4" w:space="0"/>
              <w:left w:val="single" w:color="000000" w:sz="4" w:space="0"/>
              <w:bottom w:val="single" w:color="000000" w:sz="4" w:space="0"/>
              <w:right w:val="single" w:color="000000" w:sz="4" w:space="0"/>
            </w:tcBorders>
            <w:vAlign w:val="bottom"/>
          </w:tcPr>
          <w:p w14:paraId="6BC726A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支持配置事件抓图存储路径</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263D74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E0F98D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0B40E3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A256C6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2AB981F">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0A0E8573">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71D8CD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支持配置事件录像存储路径</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792138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F50A27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7F72A5E">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76CD02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149</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717573E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视频设备管理软件</w:t>
            </w:r>
          </w:p>
        </w:tc>
        <w:tc>
          <w:tcPr>
            <w:tcW w:w="527" w:type="pct"/>
            <w:tcBorders>
              <w:top w:val="single" w:color="000000" w:sz="4" w:space="0"/>
              <w:left w:val="single" w:color="000000" w:sz="4" w:space="0"/>
              <w:bottom w:val="single" w:color="000000" w:sz="4" w:space="0"/>
              <w:right w:val="single" w:color="000000" w:sz="4" w:space="0"/>
            </w:tcBorders>
            <w:vAlign w:val="center"/>
          </w:tcPr>
          <w:p w14:paraId="2C7BF96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摄像机同步</w:t>
            </w:r>
          </w:p>
        </w:tc>
        <w:tc>
          <w:tcPr>
            <w:tcW w:w="3007" w:type="pct"/>
            <w:tcBorders>
              <w:top w:val="single" w:color="000000" w:sz="4" w:space="0"/>
              <w:left w:val="single" w:color="000000" w:sz="4" w:space="0"/>
              <w:bottom w:val="single" w:color="000000" w:sz="4" w:space="0"/>
              <w:right w:val="single" w:color="000000" w:sz="4" w:space="0"/>
            </w:tcBorders>
            <w:vAlign w:val="bottom"/>
          </w:tcPr>
          <w:p w14:paraId="6A95C72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支持通过服务同步视频平台的摄像机数据，更新摄像机信息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015988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13690A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E85C6F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A11AEE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150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68C27A7">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5DAF362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手工导入</w:t>
            </w:r>
          </w:p>
        </w:tc>
        <w:tc>
          <w:tcPr>
            <w:tcW w:w="3007" w:type="pct"/>
            <w:tcBorders>
              <w:top w:val="single" w:color="000000" w:sz="4" w:space="0"/>
              <w:left w:val="single" w:color="000000" w:sz="4" w:space="0"/>
              <w:bottom w:val="single" w:color="000000" w:sz="4" w:space="0"/>
              <w:right w:val="single" w:color="000000" w:sz="4" w:space="0"/>
            </w:tcBorders>
            <w:vAlign w:val="bottom"/>
          </w:tcPr>
          <w:p w14:paraId="61302216">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支持批量导入摄像头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647584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79E1E3D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567F87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1F639F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151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F93594E">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1E896C1">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1D72B3F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支持单个新增摄像头</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492C6D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D744A3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B71B5DA">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FE24E8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152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859D5D3">
            <w:pPr>
              <w:widowControl/>
              <w:rPr>
                <w:rFonts w:ascii="仿宋" w:hAnsi="仿宋" w:eastAsia="仿宋"/>
                <w:color w:val="000000" w:themeColor="text1"/>
                <w:sz w:val="24"/>
                <w:szCs w:val="24"/>
                <w14:textFill>
                  <w14:solidFill>
                    <w14:schemeClr w14:val="tx1"/>
                  </w14:solidFill>
                </w14:textFill>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569B536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摄像头信息修改</w:t>
            </w:r>
          </w:p>
        </w:tc>
        <w:tc>
          <w:tcPr>
            <w:tcW w:w="3007" w:type="pct"/>
            <w:tcBorders>
              <w:top w:val="single" w:color="000000" w:sz="4" w:space="0"/>
              <w:left w:val="single" w:color="000000" w:sz="4" w:space="0"/>
              <w:bottom w:val="single" w:color="000000" w:sz="4" w:space="0"/>
              <w:right w:val="single" w:color="000000" w:sz="4" w:space="0"/>
            </w:tcBorders>
            <w:vAlign w:val="bottom"/>
          </w:tcPr>
          <w:p w14:paraId="3B0544BF">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支持修改摄像头基本参数，包括设备经纬度、状态等</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294940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D6A823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6D94DAF">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D1A1A8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153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CFEF8DA">
            <w:pPr>
              <w:widowControl/>
              <w:rPr>
                <w:rFonts w:ascii="仿宋" w:hAnsi="仿宋" w:eastAsia="仿宋"/>
                <w:color w:val="000000" w:themeColor="text1"/>
                <w:sz w:val="24"/>
                <w:szCs w:val="24"/>
                <w14:textFill>
                  <w14:solidFill>
                    <w14:schemeClr w14:val="tx1"/>
                  </w14:solidFill>
                </w14:textFill>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02B54B8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摄像头删除</w:t>
            </w:r>
          </w:p>
        </w:tc>
        <w:tc>
          <w:tcPr>
            <w:tcW w:w="3007" w:type="pct"/>
            <w:tcBorders>
              <w:top w:val="single" w:color="000000" w:sz="4" w:space="0"/>
              <w:left w:val="single" w:color="000000" w:sz="4" w:space="0"/>
              <w:bottom w:val="single" w:color="000000" w:sz="4" w:space="0"/>
              <w:right w:val="single" w:color="000000" w:sz="4" w:space="0"/>
            </w:tcBorders>
            <w:vAlign w:val="bottom"/>
          </w:tcPr>
          <w:p w14:paraId="061426C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支持删除摄像头设备</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588998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0312A3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243BB77">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9ECFA5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154</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6F5B3A8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视频接入软件</w:t>
            </w: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7931B09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算法接入管理</w:t>
            </w:r>
          </w:p>
        </w:tc>
        <w:tc>
          <w:tcPr>
            <w:tcW w:w="3007" w:type="pct"/>
            <w:tcBorders>
              <w:top w:val="single" w:color="000000" w:sz="4" w:space="0"/>
              <w:left w:val="single" w:color="000000" w:sz="4" w:space="0"/>
              <w:bottom w:val="single" w:color="000000" w:sz="4" w:space="0"/>
              <w:right w:val="single" w:color="000000" w:sz="4" w:space="0"/>
            </w:tcBorders>
            <w:vAlign w:val="bottom"/>
          </w:tcPr>
          <w:p w14:paraId="3BE104B4">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支持接入算法，维护算法基本信息（算法名称、算法 URL、备注等）</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EFB57D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B528B3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B182843">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5F2138D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155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EBD4341">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D4659F0">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1C4B0CE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支持对已采购的算法进行参数模型维护，包括参数的增加、删除、修改</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A75915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432923D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AB07DBE">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2F5EB36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156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838BA7B">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26D79FF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厂商平台接入</w:t>
            </w:r>
          </w:p>
        </w:tc>
        <w:tc>
          <w:tcPr>
            <w:tcW w:w="3007" w:type="pct"/>
            <w:tcBorders>
              <w:top w:val="single" w:color="000000" w:sz="4" w:space="0"/>
              <w:left w:val="single" w:color="000000" w:sz="4" w:space="0"/>
              <w:bottom w:val="single" w:color="000000" w:sz="4" w:space="0"/>
              <w:right w:val="single" w:color="000000" w:sz="4" w:space="0"/>
            </w:tcBorders>
            <w:vAlign w:val="bottom"/>
          </w:tcPr>
          <w:p w14:paraId="7AC3CF3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支持主流视频厂商视频平台协议接入（如国标 GB28181）</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3F3F5E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161D3F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60391AA3">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779ABD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157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755272B8">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342AE87F">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E01E357">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支持主流视频厂商设备平台接入（如海康、华为等）</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60E5BA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BFCAA2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A68204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319491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158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BE9791E">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6990D84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作业任务管理</w:t>
            </w:r>
          </w:p>
        </w:tc>
        <w:tc>
          <w:tcPr>
            <w:tcW w:w="3007" w:type="pct"/>
            <w:tcBorders>
              <w:top w:val="single" w:color="000000" w:sz="4" w:space="0"/>
              <w:left w:val="single" w:color="000000" w:sz="4" w:space="0"/>
              <w:bottom w:val="single" w:color="000000" w:sz="4" w:space="0"/>
              <w:right w:val="single" w:color="000000" w:sz="4" w:space="0"/>
            </w:tcBorders>
            <w:vAlign w:val="bottom"/>
          </w:tcPr>
          <w:p w14:paraId="5F37246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支持作业任务列表查询、新增、修改，包含作业名称、作业描述等信息</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D5B649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F65E5D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F4FA480">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E6448E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159</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BE253F0">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503EBD71">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680410D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支持单个、批量删除作业任务</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2CDF25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B5C3B2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D01BB0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412DAB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160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F4670C6">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C966B0E">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0AFA2013">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支持选择作业关联的摄像机及算法类型，完成摄像机与算法的绑定</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97301C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C8CB9E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1FC0465">
        <w:tblPrEx>
          <w:tblCellMar>
            <w:top w:w="0" w:type="dxa"/>
            <w:left w:w="108" w:type="dxa"/>
            <w:bottom w:w="0" w:type="dxa"/>
            <w:right w:w="108" w:type="dxa"/>
          </w:tblCellMar>
        </w:tblPrEx>
        <w:trPr>
          <w:trHeight w:val="54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D6E343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161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2402AF8">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236101D">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11BBE32A">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支持维护作业执行类型（普通任务、计划任务）和执行周期，计划任务可设置执行频率、执行模式、执行开始 / 结束时间段</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1F0530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625E2B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D4DFFB1">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F48B7A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162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8B852CA">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5C0C860">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DF5A6B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支持对作业进行单个禁用 / 启用、批量禁用 / 启用操作</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5A90CB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4F6508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3D08FB32">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BC3BA58">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163</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0D0DD69">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79D2FD3D">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2C49A0C9">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支持作业关联重复告警规则，下发作业后自动识别并过滤重复告警事件</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2994CD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5EF1C7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E541A79">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588E23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164</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404B907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图片接入软件</w:t>
            </w: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0C61B92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抓图数据接入</w:t>
            </w:r>
          </w:p>
        </w:tc>
        <w:tc>
          <w:tcPr>
            <w:tcW w:w="3007" w:type="pct"/>
            <w:tcBorders>
              <w:top w:val="single" w:color="000000" w:sz="4" w:space="0"/>
              <w:left w:val="single" w:color="000000" w:sz="4" w:space="0"/>
              <w:bottom w:val="single" w:color="000000" w:sz="4" w:space="0"/>
              <w:right w:val="single" w:color="000000" w:sz="4" w:space="0"/>
            </w:tcBorders>
            <w:vAlign w:val="bottom"/>
          </w:tcPr>
          <w:p w14:paraId="23A0123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支持主流视频厂商视频抓图数据接入</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8A0B2D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26D77F9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16452DEF">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F109DA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165</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3760BE1B">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5B189BEF">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97F2C3D">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支持视频抓图数据本地化存储</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2A0CFB8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60CBFBEC">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CE4FF54">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1134A4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166</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11A27FFE">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635A6B30">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图片缓存策略</w:t>
            </w:r>
          </w:p>
        </w:tc>
        <w:tc>
          <w:tcPr>
            <w:tcW w:w="3007" w:type="pct"/>
            <w:tcBorders>
              <w:top w:val="single" w:color="000000" w:sz="4" w:space="0"/>
              <w:left w:val="single" w:color="000000" w:sz="4" w:space="0"/>
              <w:bottom w:val="single" w:color="000000" w:sz="4" w:space="0"/>
              <w:right w:val="single" w:color="000000" w:sz="4" w:space="0"/>
            </w:tcBorders>
            <w:vAlign w:val="bottom"/>
          </w:tcPr>
          <w:p w14:paraId="066ABBA8">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支持根据需求配置图片存储策略</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4BC380E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EF773A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5B51C075">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09B65D9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167</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463A1BBE">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374AAAC">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3C48FE5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支持配置图片存储周期</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3E1F7B5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368C3093">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46703E94">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3A35DD1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168</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5636DEE7">
            <w:pPr>
              <w:widowControl/>
              <w:rPr>
                <w:rFonts w:ascii="仿宋" w:hAnsi="仿宋" w:eastAsia="仿宋"/>
                <w:color w:val="000000" w:themeColor="text1"/>
                <w:sz w:val="24"/>
                <w:szCs w:val="24"/>
                <w14:textFill>
                  <w14:solidFill>
                    <w14:schemeClr w14:val="tx1"/>
                  </w14:solidFill>
                </w14:textFill>
              </w:rPr>
            </w:pPr>
          </w:p>
        </w:tc>
        <w:tc>
          <w:tcPr>
            <w:tcW w:w="527" w:type="pct"/>
            <w:tcBorders>
              <w:top w:val="single" w:color="000000" w:sz="4" w:space="0"/>
              <w:left w:val="single" w:color="000000" w:sz="4" w:space="0"/>
              <w:bottom w:val="single" w:color="000000" w:sz="4" w:space="0"/>
              <w:right w:val="single" w:color="000000" w:sz="4" w:space="0"/>
            </w:tcBorders>
            <w:vAlign w:val="center"/>
          </w:tcPr>
          <w:p w14:paraId="4400682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图片数据外放</w:t>
            </w:r>
          </w:p>
        </w:tc>
        <w:tc>
          <w:tcPr>
            <w:tcW w:w="3007" w:type="pct"/>
            <w:tcBorders>
              <w:top w:val="single" w:color="000000" w:sz="4" w:space="0"/>
              <w:left w:val="single" w:color="000000" w:sz="4" w:space="0"/>
              <w:bottom w:val="single" w:color="000000" w:sz="4" w:space="0"/>
              <w:right w:val="single" w:color="000000" w:sz="4" w:space="0"/>
            </w:tcBorders>
            <w:vAlign w:val="bottom"/>
          </w:tcPr>
          <w:p w14:paraId="23C3209E">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支持以 API 方式将图片数据提供给第三方平台使用</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0758BF7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E3F5E92">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0110ECAB">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18A294FA">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169</w:t>
            </w:r>
          </w:p>
        </w:tc>
        <w:tc>
          <w:tcPr>
            <w:tcW w:w="412" w:type="pct"/>
            <w:vMerge w:val="restart"/>
            <w:tcBorders>
              <w:top w:val="single" w:color="000000" w:sz="4" w:space="0"/>
              <w:left w:val="single" w:color="000000" w:sz="4" w:space="0"/>
              <w:bottom w:val="single" w:color="000000" w:sz="4" w:space="0"/>
              <w:right w:val="single" w:color="000000" w:sz="4" w:space="0"/>
            </w:tcBorders>
            <w:vAlign w:val="center"/>
          </w:tcPr>
          <w:p w14:paraId="5E456255">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认证鉴权管理软件</w:t>
            </w: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176E411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系统集成</w:t>
            </w:r>
          </w:p>
        </w:tc>
        <w:tc>
          <w:tcPr>
            <w:tcW w:w="3007" w:type="pct"/>
            <w:tcBorders>
              <w:top w:val="single" w:color="000000" w:sz="4" w:space="0"/>
              <w:left w:val="single" w:color="000000" w:sz="4" w:space="0"/>
              <w:bottom w:val="single" w:color="000000" w:sz="4" w:space="0"/>
              <w:right w:val="single" w:color="000000" w:sz="4" w:space="0"/>
            </w:tcBorders>
            <w:vAlign w:val="bottom"/>
          </w:tcPr>
          <w:p w14:paraId="0CF80BD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提供 WEB 系统登录功能集成</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7BC144E7">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0A08F55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280F9CA8">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603EF276">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170</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0AE8FD69">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12ABE6AA">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bottom"/>
          </w:tcPr>
          <w:p w14:paraId="716D918C">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提供系统首页选择功能集成</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105810D">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1B4DF434">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6B0DC3D">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7772D7DE">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171</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2EEC6730">
            <w:pPr>
              <w:widowControl/>
              <w:rPr>
                <w:rFonts w:ascii="仿宋" w:hAnsi="仿宋" w:eastAsia="仿宋"/>
                <w:color w:val="000000" w:themeColor="text1"/>
                <w:sz w:val="24"/>
                <w:szCs w:val="24"/>
                <w14:textFill>
                  <w14:solidFill>
                    <w14:schemeClr w14:val="tx1"/>
                  </w14:solidFill>
                </w14:textFill>
              </w:rPr>
            </w:pPr>
          </w:p>
        </w:tc>
        <w:tc>
          <w:tcPr>
            <w:tcW w:w="527" w:type="pct"/>
            <w:vMerge w:val="restart"/>
            <w:tcBorders>
              <w:top w:val="single" w:color="000000" w:sz="4" w:space="0"/>
              <w:left w:val="single" w:color="000000" w:sz="4" w:space="0"/>
              <w:bottom w:val="single" w:color="000000" w:sz="4" w:space="0"/>
              <w:right w:val="single" w:color="000000" w:sz="4" w:space="0"/>
            </w:tcBorders>
            <w:vAlign w:val="center"/>
          </w:tcPr>
          <w:p w14:paraId="35CF9F1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用户权限管理</w:t>
            </w:r>
          </w:p>
        </w:tc>
        <w:tc>
          <w:tcPr>
            <w:tcW w:w="3007" w:type="pct"/>
            <w:tcBorders>
              <w:top w:val="single" w:color="000000" w:sz="4" w:space="0"/>
              <w:left w:val="single" w:color="000000" w:sz="4" w:space="0"/>
              <w:bottom w:val="single" w:color="000000" w:sz="4" w:space="0"/>
              <w:right w:val="single" w:color="000000" w:sz="4" w:space="0"/>
            </w:tcBorders>
            <w:vAlign w:val="bottom"/>
          </w:tcPr>
          <w:p w14:paraId="49F2E760">
            <w:pPr>
              <w:widowControl/>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提供用户组管理功能</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677B46CB">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A70B27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r w14:paraId="7E23E6A8">
        <w:tblPrEx>
          <w:tblCellMar>
            <w:top w:w="0" w:type="dxa"/>
            <w:left w:w="108" w:type="dxa"/>
            <w:bottom w:w="0" w:type="dxa"/>
            <w:right w:w="108" w:type="dxa"/>
          </w:tblCellMar>
        </w:tblPrEx>
        <w:trPr>
          <w:trHeight w:val="270" w:hRule="atLeast"/>
        </w:trPr>
        <w:tc>
          <w:tcPr>
            <w:tcW w:w="328" w:type="pct"/>
            <w:tcBorders>
              <w:top w:val="single" w:color="000000" w:sz="4" w:space="0"/>
              <w:left w:val="single" w:color="000000" w:sz="4" w:space="0"/>
              <w:bottom w:val="single" w:color="000000" w:sz="4" w:space="0"/>
              <w:right w:val="single" w:color="000000" w:sz="4" w:space="0"/>
            </w:tcBorders>
            <w:vAlign w:val="center"/>
          </w:tcPr>
          <w:p w14:paraId="4F3B2A1F">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172</w:t>
            </w:r>
          </w:p>
        </w:tc>
        <w:tc>
          <w:tcPr>
            <w:tcW w:w="412" w:type="pct"/>
            <w:vMerge w:val="continue"/>
            <w:tcBorders>
              <w:top w:val="single" w:color="000000" w:sz="4" w:space="0"/>
              <w:left w:val="single" w:color="000000" w:sz="4" w:space="0"/>
              <w:bottom w:val="single" w:color="000000" w:sz="4" w:space="0"/>
              <w:right w:val="single" w:color="000000" w:sz="4" w:space="0"/>
            </w:tcBorders>
            <w:vAlign w:val="center"/>
          </w:tcPr>
          <w:p w14:paraId="6D52CF30">
            <w:pPr>
              <w:widowControl/>
              <w:rPr>
                <w:rFonts w:ascii="仿宋" w:hAnsi="仿宋" w:eastAsia="仿宋"/>
                <w:color w:val="000000" w:themeColor="text1"/>
                <w:sz w:val="24"/>
                <w:szCs w:val="24"/>
                <w14:textFill>
                  <w14:solidFill>
                    <w14:schemeClr w14:val="tx1"/>
                  </w14:solidFill>
                </w14:textFill>
              </w:rPr>
            </w:pPr>
          </w:p>
        </w:tc>
        <w:tc>
          <w:tcPr>
            <w:tcW w:w="527" w:type="pct"/>
            <w:vMerge w:val="continue"/>
            <w:tcBorders>
              <w:top w:val="single" w:color="000000" w:sz="4" w:space="0"/>
              <w:left w:val="single" w:color="000000" w:sz="4" w:space="0"/>
              <w:bottom w:val="single" w:color="000000" w:sz="4" w:space="0"/>
              <w:right w:val="single" w:color="000000" w:sz="4" w:space="0"/>
            </w:tcBorders>
            <w:vAlign w:val="center"/>
          </w:tcPr>
          <w:p w14:paraId="66E1C4CA">
            <w:pPr>
              <w:widowControl/>
              <w:rPr>
                <w:rFonts w:ascii="仿宋" w:hAnsi="仿宋" w:eastAsia="仿宋"/>
                <w:color w:val="000000" w:themeColor="text1"/>
                <w:sz w:val="24"/>
                <w:szCs w:val="24"/>
                <w14:textFill>
                  <w14:solidFill>
                    <w14:schemeClr w14:val="tx1"/>
                  </w14:solidFill>
                </w14:textFill>
              </w:rPr>
            </w:pPr>
          </w:p>
        </w:tc>
        <w:tc>
          <w:tcPr>
            <w:tcW w:w="3007" w:type="pct"/>
            <w:tcBorders>
              <w:top w:val="single" w:color="000000" w:sz="4" w:space="0"/>
              <w:left w:val="single" w:color="000000" w:sz="4" w:space="0"/>
              <w:bottom w:val="single" w:color="000000" w:sz="4" w:space="0"/>
              <w:right w:val="single" w:color="000000" w:sz="4" w:space="0"/>
            </w:tcBorders>
            <w:vAlign w:val="center"/>
          </w:tcPr>
          <w:p w14:paraId="4D82C0CE">
            <w:pPr>
              <w:widowControl/>
              <w:jc w:val="both"/>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提供用户管理功能</w:t>
            </w:r>
          </w:p>
        </w:tc>
        <w:tc>
          <w:tcPr>
            <w:tcW w:w="328" w:type="pct"/>
            <w:tcBorders>
              <w:top w:val="single" w:color="000000" w:sz="4" w:space="0"/>
              <w:left w:val="single" w:color="000000" w:sz="4" w:space="0"/>
              <w:bottom w:val="single" w:color="000000" w:sz="4" w:space="0"/>
              <w:right w:val="single" w:color="000000" w:sz="4" w:space="0"/>
            </w:tcBorders>
            <w:noWrap/>
            <w:vAlign w:val="center"/>
          </w:tcPr>
          <w:p w14:paraId="15CB1F79">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1</w:t>
            </w:r>
          </w:p>
        </w:tc>
        <w:tc>
          <w:tcPr>
            <w:tcW w:w="393" w:type="pct"/>
            <w:tcBorders>
              <w:top w:val="single" w:color="000000" w:sz="4" w:space="0"/>
              <w:left w:val="single" w:color="000000" w:sz="4" w:space="0"/>
              <w:bottom w:val="single" w:color="000000" w:sz="4" w:space="0"/>
              <w:right w:val="single" w:color="000000" w:sz="4" w:space="0"/>
            </w:tcBorders>
            <w:noWrap/>
            <w:vAlign w:val="center"/>
          </w:tcPr>
          <w:p w14:paraId="59C2FA61">
            <w:pPr>
              <w:widowControl/>
              <w:jc w:val="center"/>
              <w:rPr>
                <w:rFonts w:ascii="仿宋" w:hAnsi="仿宋" w:eastAsia="仿宋"/>
                <w:color w:val="000000" w:themeColor="text1"/>
                <w:sz w:val="24"/>
                <w:szCs w:val="24"/>
                <w14:textFill>
                  <w14:solidFill>
                    <w14:schemeClr w14:val="tx1"/>
                  </w14:solidFill>
                </w14:textFill>
              </w:rPr>
            </w:pPr>
            <w:r>
              <w:rPr>
                <w:rFonts w:hint="eastAsia" w:ascii="仿宋" w:hAnsi="仿宋" w:eastAsia="仿宋"/>
                <w:color w:val="000000" w:themeColor="text1"/>
                <w:sz w:val="24"/>
                <w:szCs w:val="24"/>
                <w14:textFill>
                  <w14:solidFill>
                    <w14:schemeClr w14:val="tx1"/>
                  </w14:solidFill>
                </w14:textFill>
              </w:rPr>
              <w:t>项</w:t>
            </w:r>
          </w:p>
        </w:tc>
      </w:tr>
    </w:tbl>
    <w:p w14:paraId="3434D02C">
      <w:pPr>
        <w:pStyle w:val="2"/>
        <w:jc w:val="left"/>
        <w:rPr>
          <w:rFonts w:hint="default"/>
          <w:sz w:val="24"/>
          <w:szCs w:val="24"/>
          <w:lang w:val="en-US" w:eastAsia="zh-CN"/>
        </w:rPr>
      </w:pPr>
    </w:p>
    <w:sectPr>
      <w:footerReference r:id="rId12" w:type="default"/>
      <w:pgSz w:w="11910" w:h="16840"/>
      <w:pgMar w:top="1440" w:right="1800" w:bottom="1440" w:left="1800" w:header="0" w:footer="1022"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毕晓龙" w:date="2026-02-28T10:17:23Z" w:initials="">
    <w:p w14:paraId="009D4BEA">
      <w:pPr>
        <w:pStyle w:val="8"/>
        <w:rPr>
          <w:rFonts w:hint="default" w:eastAsia="宋体"/>
          <w:lang w:val="en-US" w:eastAsia="zh-CN"/>
        </w:rPr>
      </w:pPr>
      <w:r>
        <w:rPr>
          <w:rFonts w:hint="eastAsia" w:eastAsia="宋体"/>
          <w:lang w:val="en-US" w:eastAsia="zh-CN"/>
        </w:rPr>
        <w:t>本段如与业主方合同中有相应约定，</w:t>
      </w:r>
    </w:p>
  </w:comment>
  <w:comment w:id="1" w:author="毕晓龙" w:date="2026-02-28T10:49:16Z" w:initials="">
    <w:p w14:paraId="65C8638D">
      <w:pPr>
        <w:pStyle w:val="8"/>
        <w:rPr>
          <w:rFonts w:hint="default" w:eastAsia="宋体"/>
          <w:lang w:val="en-US" w:eastAsia="zh-CN"/>
        </w:rPr>
      </w:pPr>
      <w:r>
        <w:rPr>
          <w:rFonts w:hint="eastAsia" w:eastAsia="宋体"/>
          <w:lang w:val="en-US" w:eastAsia="zh-CN"/>
        </w:rPr>
        <w:t>提示注意年化利率6%，建议修改为万分之一</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09D4BEA" w15:done="0"/>
  <w15:commentEx w15:paraId="65C8638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56E20">
    <w:pPr>
      <w:spacing w:line="210" w:lineRule="auto"/>
      <w:ind w:left="3563"/>
      <w:rPr>
        <w:rFonts w:ascii="宋体" w:hAnsi="宋体" w:eastAsia="宋体" w:cs="宋体"/>
        <w:sz w:val="20"/>
        <w:szCs w:val="20"/>
      </w:rPr>
    </w:pPr>
    <w:r>
      <w:rPr>
        <w:rFonts w:ascii="宋体" w:hAnsi="宋体" w:eastAsia="宋体" w:cs="宋体"/>
        <w:spacing w:val="5"/>
        <w:sz w:val="20"/>
        <w:szCs w:val="20"/>
      </w:rPr>
      <w:t>第1页，共30页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D6E7A">
    <w:pPr>
      <w:spacing w:line="211" w:lineRule="auto"/>
      <w:ind w:left="4090"/>
      <w:rPr>
        <w:rFonts w:ascii="宋体" w:hAnsi="宋体" w:eastAsia="宋体" w:cs="宋体"/>
        <w:sz w:val="23"/>
        <w:szCs w:val="23"/>
      </w:rPr>
    </w:pPr>
    <w:r>
      <w:rPr>
        <w:rFonts w:ascii="宋体" w:hAnsi="宋体" w:eastAsia="宋体" w:cs="宋体"/>
        <w:spacing w:val="-14"/>
        <w:sz w:val="23"/>
        <w:szCs w:val="23"/>
      </w:rPr>
      <w:t>第4页，共30页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073CE">
    <w:pPr>
      <w:spacing w:before="1" w:line="210" w:lineRule="auto"/>
      <w:ind w:left="4179"/>
      <w:rPr>
        <w:rFonts w:ascii="宋体" w:hAnsi="宋体" w:eastAsia="宋体" w:cs="宋体"/>
        <w:sz w:val="22"/>
        <w:szCs w:val="22"/>
      </w:rPr>
    </w:pPr>
    <w:r>
      <w:rPr>
        <w:rFonts w:ascii="宋体" w:hAnsi="宋体" w:eastAsia="宋体" w:cs="宋体"/>
        <w:spacing w:val="-8"/>
        <w:sz w:val="22"/>
        <w:szCs w:val="22"/>
      </w:rPr>
      <w:t>第7页，共30页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EA06B">
    <w:pPr>
      <w:spacing w:line="211" w:lineRule="auto"/>
      <w:ind w:left="4076"/>
      <w:rPr>
        <w:rFonts w:ascii="宋体" w:hAnsi="宋体" w:eastAsia="宋体" w:cs="宋体"/>
        <w:sz w:val="23"/>
        <w:szCs w:val="23"/>
      </w:rPr>
    </w:pPr>
    <w:r>
      <w:rPr>
        <w:rFonts w:ascii="宋体" w:hAnsi="宋体" w:eastAsia="宋体" w:cs="宋体"/>
        <w:spacing w:val="-15"/>
        <w:sz w:val="23"/>
        <w:szCs w:val="23"/>
      </w:rPr>
      <w:t>第8页，共30页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8F541">
    <w:pPr>
      <w:spacing w:line="211" w:lineRule="auto"/>
      <w:ind w:left="4169"/>
      <w:rPr>
        <w:rFonts w:ascii="宋体" w:hAnsi="宋体" w:eastAsia="宋体" w:cs="宋体"/>
        <w:sz w:val="23"/>
        <w:szCs w:val="23"/>
      </w:rPr>
    </w:pPr>
    <w:r>
      <w:rPr>
        <w:rFonts w:ascii="宋体" w:hAnsi="宋体" w:eastAsia="宋体" w:cs="宋体"/>
        <w:spacing w:val="-14"/>
        <w:sz w:val="23"/>
        <w:szCs w:val="23"/>
      </w:rPr>
      <w:t>第9页，共30页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C87BA">
    <w:pPr>
      <w:spacing w:line="210" w:lineRule="auto"/>
      <w:ind w:left="4544"/>
      <w:rPr>
        <w:rFonts w:ascii="宋体" w:hAnsi="宋体" w:eastAsia="宋体" w:cs="宋体"/>
        <w:sz w:val="21"/>
        <w:szCs w:val="21"/>
      </w:rPr>
    </w:pPr>
    <w:r>
      <w:rPr>
        <w:rFonts w:ascii="宋体" w:hAnsi="宋体" w:eastAsia="宋体" w:cs="宋体"/>
        <w:spacing w:val="-1"/>
        <w:sz w:val="21"/>
        <w:szCs w:val="21"/>
      </w:rPr>
      <w:t>第10页，共30页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9D0CD6"/>
    <w:multiLevelType w:val="singleLevel"/>
    <w:tmpl w:val="979D0CD6"/>
    <w:lvl w:ilvl="0" w:tentative="0">
      <w:start w:val="1"/>
      <w:numFmt w:val="decimal"/>
      <w:suff w:val="space"/>
      <w:lvlText w:val="%1."/>
      <w:lvlJc w:val="left"/>
    </w:lvl>
  </w:abstractNum>
  <w:abstractNum w:abstractNumId="1">
    <w:nsid w:val="FBD09878"/>
    <w:multiLevelType w:val="multilevel"/>
    <w:tmpl w:val="FBD09878"/>
    <w:lvl w:ilvl="0" w:tentative="0">
      <w:start w:val="1"/>
      <w:numFmt w:val="chineseCounting"/>
      <w:suff w:val="space"/>
      <w:lvlText w:val="第%1章 "/>
      <w:lvlJc w:val="left"/>
      <w:pPr>
        <w:tabs>
          <w:tab w:val="left" w:pos="0"/>
        </w:tabs>
        <w:ind w:left="432" w:hanging="432"/>
      </w:pPr>
      <w:rPr>
        <w:rFonts w:hint="eastAsia"/>
      </w:rPr>
    </w:lvl>
    <w:lvl w:ilvl="1" w:tentative="0">
      <w:start w:val="1"/>
      <w:numFmt w:val="decimal"/>
      <w:isLgl/>
      <w:suff w:val="space"/>
      <w:lvlText w:val="%2."/>
      <w:lvlJc w:val="left"/>
      <w:pPr>
        <w:tabs>
          <w:tab w:val="left" w:pos="0"/>
        </w:tabs>
        <w:ind w:left="0" w:firstLine="0"/>
      </w:pPr>
      <w:rPr>
        <w:rFonts w:hint="eastAsia"/>
      </w:rPr>
    </w:lvl>
    <w:lvl w:ilvl="2" w:tentative="0">
      <w:start w:val="1"/>
      <w:numFmt w:val="decimal"/>
      <w:isLgl/>
      <w:suff w:val="space"/>
      <w:lvlText w:val="%2.%3."/>
      <w:lvlJc w:val="left"/>
      <w:pPr>
        <w:tabs>
          <w:tab w:val="left" w:pos="420"/>
        </w:tabs>
        <w:ind w:left="0" w:firstLine="0"/>
      </w:pPr>
      <w:rPr>
        <w:rFonts w:hint="eastAsia"/>
      </w:rPr>
    </w:lvl>
    <w:lvl w:ilvl="3" w:tentative="0">
      <w:start w:val="1"/>
      <w:numFmt w:val="decimal"/>
      <w:isLgl/>
      <w:suff w:val="space"/>
      <w:lvlText w:val="%2.%3.%4."/>
      <w:lvlJc w:val="left"/>
      <w:pPr>
        <w:tabs>
          <w:tab w:val="left" w:pos="420"/>
        </w:tabs>
        <w:ind w:left="0" w:firstLine="0"/>
      </w:pPr>
      <w:rPr>
        <w:rFonts w:hint="eastAsia"/>
      </w:rPr>
    </w:lvl>
    <w:lvl w:ilvl="4" w:tentative="0">
      <w:start w:val="1"/>
      <w:numFmt w:val="decimal"/>
      <w:isLgl/>
      <w:suff w:val="space"/>
      <w:lvlText w:val="%2.%3.%4.%5."/>
      <w:lvlJc w:val="left"/>
      <w:pPr>
        <w:tabs>
          <w:tab w:val="left" w:pos="420"/>
        </w:tabs>
        <w:ind w:left="0" w:firstLine="0"/>
      </w:pPr>
      <w:rPr>
        <w:rFonts w:hint="eastAsia"/>
      </w:rPr>
    </w:lvl>
    <w:lvl w:ilvl="5" w:tentative="0">
      <w:start w:val="1"/>
      <w:numFmt w:val="decimal"/>
      <w:pStyle w:val="7"/>
      <w:isLgl/>
      <w:suff w:val="space"/>
      <w:lvlText w:val="%2.%3.%4.%5.%6."/>
      <w:lvlJc w:val="left"/>
      <w:pPr>
        <w:tabs>
          <w:tab w:val="left" w:pos="420"/>
        </w:tabs>
        <w:ind w:left="0" w:firstLine="0"/>
      </w:pPr>
      <w:rPr>
        <w:rFonts w:hint="eastAsia"/>
      </w:rPr>
    </w:lvl>
    <w:lvl w:ilvl="6" w:tentative="0">
      <w:start w:val="1"/>
      <w:numFmt w:val="decimal"/>
      <w:isLgl/>
      <w:suff w:val="space"/>
      <w:lvlText w:val="%2.%3.%4.%5.%6.%7."/>
      <w:lvlJc w:val="left"/>
      <w:pPr>
        <w:tabs>
          <w:tab w:val="left" w:pos="420"/>
        </w:tabs>
        <w:ind w:left="0" w:firstLine="0"/>
      </w:pPr>
      <w:rPr>
        <w:rFonts w:hint="eastAsia"/>
      </w:rPr>
    </w:lvl>
    <w:lvl w:ilvl="7" w:tentative="0">
      <w:start w:val="1"/>
      <w:numFmt w:val="decimal"/>
      <w:isLgl/>
      <w:suff w:val="space"/>
      <w:lvlText w:val="%2.%3.%4.%5.%6.%7.%8."/>
      <w:lvlJc w:val="left"/>
      <w:pPr>
        <w:tabs>
          <w:tab w:val="left" w:pos="420"/>
        </w:tabs>
        <w:ind w:left="0" w:firstLine="0"/>
      </w:pPr>
      <w:rPr>
        <w:rFonts w:hint="eastAsia"/>
      </w:rPr>
    </w:lvl>
    <w:lvl w:ilvl="8" w:tentative="0">
      <w:start w:val="1"/>
      <w:numFmt w:val="decimal"/>
      <w:isLgl/>
      <w:suff w:val="space"/>
      <w:lvlText w:val="%2.%3.%4.%5.%6.%7.%8.%9."/>
      <w:lvlJc w:val="left"/>
      <w:pPr>
        <w:tabs>
          <w:tab w:val="left" w:pos="420"/>
        </w:tabs>
        <w:ind w:left="0" w:firstLine="0"/>
      </w:pPr>
      <w:rPr>
        <w:rFonts w:hint="eastAsia"/>
      </w:rPr>
    </w:lvl>
  </w:abstractNum>
  <w:abstractNum w:abstractNumId="2">
    <w:nsid w:val="01DF46CE"/>
    <w:multiLevelType w:val="singleLevel"/>
    <w:tmpl w:val="01DF46CE"/>
    <w:lvl w:ilvl="0" w:tentative="0">
      <w:start w:val="1"/>
      <w:numFmt w:val="chineseCounting"/>
      <w:lvlText w:val="(%1)"/>
      <w:lvlJc w:val="left"/>
      <w:pPr>
        <w:tabs>
          <w:tab w:val="left" w:pos="312"/>
        </w:tabs>
      </w:pPr>
      <w:rPr>
        <w:rFonts w:hint="eastAsia"/>
      </w:rPr>
    </w:lvl>
  </w:abstractNum>
  <w:abstractNum w:abstractNumId="3">
    <w:nsid w:val="4E9F7FE7"/>
    <w:multiLevelType w:val="singleLevel"/>
    <w:tmpl w:val="4E9F7FE7"/>
    <w:lvl w:ilvl="0" w:tentative="0">
      <w:start w:val="1"/>
      <w:numFmt w:val="decimal"/>
      <w:suff w:val="space"/>
      <w:lvlText w:val="%1."/>
      <w:lvlJc w:val="left"/>
    </w:lvl>
  </w:abstractNum>
  <w:num w:numId="1">
    <w:abstractNumId w:val="1"/>
  </w:num>
  <w:num w:numId="2">
    <w:abstractNumId w:val="2"/>
  </w:num>
  <w:num w:numId="3">
    <w:abstractNumId w:val="0"/>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毕晓龙">
    <w15:presenceInfo w15:providerId="WPS Office" w15:userId="5449139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trackRevisions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NjZjMjViMzc3NGNkZTBhNDlkZmQ5YTI1OTA5ZTYyZTQifQ=="/>
  </w:docVars>
  <w:rsids>
    <w:rsidRoot w:val="00000000"/>
    <w:rsid w:val="19C31EE2"/>
    <w:rsid w:val="322952C2"/>
    <w:rsid w:val="3D6B3394"/>
    <w:rsid w:val="48C73E45"/>
    <w:rsid w:val="4A2B24B8"/>
    <w:rsid w:val="50255B61"/>
    <w:rsid w:val="55964CF9"/>
    <w:rsid w:val="6241391C"/>
    <w:rsid w:val="64EE6A17"/>
    <w:rsid w:val="6664019A"/>
    <w:rsid w:val="745658D3"/>
    <w:rsid w:val="7ED03198"/>
    <w:rsid w:val="7F3D6B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iPriority="0" w:name="heading 4"/>
    <w:lsdException w:qFormat="1" w:unhideWhenUsed="0" w:uiPriority="9"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4">
    <w:name w:val="heading 2"/>
    <w:basedOn w:val="1"/>
    <w:next w:val="1"/>
    <w:qFormat/>
    <w:uiPriority w:val="0"/>
    <w:pPr>
      <w:ind w:left="801" w:hanging="402"/>
      <w:outlineLvl w:val="1"/>
    </w:pPr>
    <w:rPr>
      <w:rFonts w:ascii="Microsoft JhengHei" w:hAnsi="Microsoft JhengHei" w:eastAsia="Microsoft JhengHei" w:cs="Microsoft JhengHei"/>
      <w:b/>
      <w:bCs/>
      <w:sz w:val="32"/>
      <w:szCs w:val="32"/>
    </w:rPr>
  </w:style>
  <w:style w:type="paragraph" w:styleId="5">
    <w:name w:val="heading 3"/>
    <w:basedOn w:val="1"/>
    <w:next w:val="1"/>
    <w:qFormat/>
    <w:uiPriority w:val="9"/>
    <w:pPr>
      <w:ind w:left="1026" w:hanging="490"/>
      <w:outlineLvl w:val="2"/>
    </w:pPr>
    <w:rPr>
      <w:sz w:val="28"/>
      <w:szCs w:val="28"/>
    </w:rPr>
  </w:style>
  <w:style w:type="paragraph" w:styleId="6">
    <w:name w:val="heading 5"/>
    <w:basedOn w:val="1"/>
    <w:next w:val="1"/>
    <w:qFormat/>
    <w:uiPriority w:val="9"/>
    <w:pPr>
      <w:ind w:left="1348" w:hanging="527"/>
      <w:outlineLvl w:val="4"/>
    </w:pPr>
    <w:rPr>
      <w:rFonts w:ascii="Microsoft JhengHei" w:hAnsi="Microsoft JhengHei" w:eastAsia="Microsoft JhengHei" w:cs="Microsoft JhengHei"/>
      <w:b/>
      <w:bCs/>
      <w:sz w:val="21"/>
      <w:szCs w:val="21"/>
    </w:rPr>
  </w:style>
  <w:style w:type="paragraph" w:styleId="7">
    <w:name w:val="heading 6"/>
    <w:basedOn w:val="1"/>
    <w:next w:val="1"/>
    <w:qFormat/>
    <w:uiPriority w:val="0"/>
    <w:pPr>
      <w:keepNext/>
      <w:keepLines/>
      <w:numPr>
        <w:ilvl w:val="5"/>
        <w:numId w:val="1"/>
      </w:numPr>
      <w:tabs>
        <w:tab w:val="left" w:pos="0"/>
        <w:tab w:val="left" w:pos="2126"/>
        <w:tab w:val="clear" w:pos="420"/>
      </w:tabs>
      <w:spacing w:before="50" w:beforeLines="50" w:after="50" w:afterLines="50"/>
      <w:outlineLvl w:val="5"/>
    </w:pPr>
    <w:rPr>
      <w:rFonts w:eastAsia="黑体"/>
      <w:bCs/>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2">
    <w:name w:val="样式 宋体 行距: 1.5 倍行距"/>
    <w:basedOn w:val="3"/>
    <w:next w:val="1"/>
    <w:qFormat/>
    <w:uiPriority w:val="0"/>
    <w:pPr>
      <w:jc w:val="center"/>
    </w:pPr>
    <w:rPr>
      <w:rFonts w:ascii="Times New Roman"/>
      <w:b/>
    </w:rPr>
  </w:style>
  <w:style w:type="paragraph" w:customStyle="1" w:styleId="3">
    <w:name w:val="正文 New New New New New New New New New New New New New New New New New New New New New New New New New New New New New New New New New New New New New New New New New New New New New New New New New New New New New New New New New New New New New New N2"/>
    <w:next w:val="2"/>
    <w:qFormat/>
    <w:uiPriority w:val="0"/>
    <w:pPr>
      <w:widowControl w:val="0"/>
      <w:jc w:val="both"/>
    </w:pPr>
    <w:rPr>
      <w:rFonts w:ascii="Calibri" w:hAnsi="Calibri" w:eastAsia="宋体" w:cs="黑体"/>
      <w:kern w:val="2"/>
      <w:sz w:val="21"/>
      <w:szCs w:val="24"/>
      <w:lang w:val="en-US" w:eastAsia="zh-CN" w:bidi="ar-SA"/>
    </w:rPr>
  </w:style>
  <w:style w:type="paragraph" w:styleId="8">
    <w:name w:val="annotation text"/>
    <w:basedOn w:val="1"/>
    <w:uiPriority w:val="0"/>
    <w:pPr>
      <w:jc w:val="left"/>
    </w:pPr>
  </w:style>
  <w:style w:type="paragraph" w:styleId="9">
    <w:name w:val="Body Text"/>
    <w:basedOn w:val="1"/>
    <w:semiHidden/>
    <w:qFormat/>
    <w:uiPriority w:val="0"/>
    <w:rPr>
      <w:rFonts w:ascii="Arial" w:hAnsi="Arial" w:eastAsia="Arial" w:cs="Arial"/>
      <w:sz w:val="21"/>
      <w:szCs w:val="21"/>
      <w:lang w:val="en-US" w:eastAsia="en-US" w:bidi="ar-SA"/>
    </w:rPr>
  </w:style>
  <w:style w:type="table" w:customStyle="1" w:styleId="12">
    <w:name w:val="Table Normal"/>
    <w:semiHidden/>
    <w:unhideWhenUsed/>
    <w:qFormat/>
    <w:uiPriority w:val="0"/>
    <w:tblPr>
      <w:tblCellMar>
        <w:top w:w="0" w:type="dxa"/>
        <w:left w:w="0" w:type="dxa"/>
        <w:bottom w:w="0" w:type="dxa"/>
        <w:right w:w="0" w:type="dxa"/>
      </w:tblCellMar>
    </w:tblPr>
  </w:style>
  <w:style w:type="paragraph" w:customStyle="1" w:styleId="13">
    <w:name w:val="Table Text"/>
    <w:basedOn w:val="1"/>
    <w:semiHidden/>
    <w:qFormat/>
    <w:uiPriority w:val="0"/>
    <w:rPr>
      <w:rFonts w:ascii="宋体" w:hAnsi="宋体" w:eastAsia="宋体" w:cs="宋体"/>
      <w:sz w:val="24"/>
      <w:szCs w:val="24"/>
      <w:lang w:val="en-US" w:eastAsia="en-US" w:bidi="ar-SA"/>
    </w:rPr>
  </w:style>
  <w:style w:type="paragraph" w:styleId="14">
    <w:name w:val="List Paragraph"/>
    <w:basedOn w:val="1"/>
    <w:qFormat/>
    <w:uiPriority w:val="0"/>
    <w:pPr>
      <w:ind w:left="400" w:firstLine="419"/>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50</Pages>
  <Words>30975</Words>
  <Characters>33420</Characters>
  <TotalTime>48</TotalTime>
  <ScaleCrop>false</ScaleCrop>
  <LinksUpToDate>false</LinksUpToDate>
  <CharactersWithSpaces>34668</CharactersWithSpaces>
  <Application>WPS Office_12.1.0.18276_F1E327BC-269C-435d-A152-05C5408002CA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2025-06-10T11:32:00Z</dcterms:created>
  <dc:creator>ISSTECH</dc:creator>
  <cp:lastModifiedBy>毕晓龙</cp:lastModifiedBy>
  <dcterms:modified xsi:type="dcterms:W3CDTF">2026-02-28T03:03:28Z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2025-06-10T11:32:56Z</vt:filetime>
  </property>
  <property fmtid="{D5CDD505-2E9C-101B-9397-08002B2CF9AE}" pid="4" name="UsrData">
    <vt:lpwstr>6847a764eeb4a4001f331234wl</vt:lpwstr>
  </property>
  <property fmtid="{D5CDD505-2E9C-101B-9397-08002B2CF9AE}" pid="5" name="KSOTemplateDocerSaveRecord">
    <vt:lpwstr>eyJoZGlkIjoiMDgwZWQwYmU5OWY2NmYxZTRiZTdmMjRiY2E4OGZmMTMiLCJ1c2VySWQiOiIyMTE3NDM0MzQifQ==</vt:lpwstr>
  </property>
  <property fmtid="{D5CDD505-2E9C-101B-9397-08002B2CF9AE}" pid="6" name="KSOProductBuildVer">
    <vt:lpwstr>2052-12.1.0.18276</vt:lpwstr>
  </property>
  <property fmtid="{D5CDD505-2E9C-101B-9397-08002B2CF9AE}" pid="7" name="ICV">
    <vt:lpwstr>0849A44304724923B7607373BA92A94F_13</vt:lpwstr>
  </property>
</Properties>
</file>