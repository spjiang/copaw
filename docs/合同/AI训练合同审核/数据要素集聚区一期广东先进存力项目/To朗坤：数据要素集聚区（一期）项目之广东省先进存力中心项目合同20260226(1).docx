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A334B">
      <w:pPr>
        <w:sectPr>
          <w:headerReference r:id="rId5" w:type="default"/>
          <w:pgSz w:w="12240" w:h="15840"/>
          <w:pgMar w:top="1500" w:right="1100" w:bottom="280" w:left="1400" w:header="720" w:footer="720" w:gutter="0"/>
          <w:pgNumType w:start="1"/>
          <w:cols w:space="720" w:num="1"/>
        </w:sectPr>
      </w:pPr>
    </w:p>
    <w:p w14:paraId="6669B8FF">
      <w:pPr>
        <w:spacing w:line="480" w:lineRule="auto"/>
        <w:rPr>
          <w:rFonts w:ascii="仿宋" w:hAnsi="仿宋" w:eastAsia="仿宋"/>
          <w:b/>
        </w:rPr>
      </w:pPr>
    </w:p>
    <w:p w14:paraId="4547DF29">
      <w:pPr>
        <w:rPr>
          <w:rStyle w:val="61"/>
          <w:rFonts w:ascii="仿宋" w:hAnsi="仿宋" w:eastAsia="仿宋"/>
          <w:b/>
          <w:sz w:val="28"/>
          <w:szCs w:val="28"/>
        </w:rPr>
      </w:pPr>
      <w:r>
        <w:rPr>
          <w:rFonts w:hint="eastAsia" w:ascii="仿宋" w:hAnsi="仿宋" w:eastAsia="仿宋"/>
          <w:b/>
          <w:sz w:val="28"/>
          <w:szCs w:val="28"/>
        </w:rPr>
        <w:t>合同编号：</w:t>
      </w:r>
    </w:p>
    <w:p w14:paraId="66F58E94">
      <w:pPr>
        <w:pStyle w:val="32"/>
        <w:ind w:left="440"/>
      </w:pPr>
    </w:p>
    <w:p w14:paraId="66D0EE08">
      <w:pPr>
        <w:pStyle w:val="243"/>
        <w:ind w:firstLine="640"/>
        <w:rPr>
          <w:rFonts w:hint="default"/>
        </w:rPr>
      </w:pPr>
    </w:p>
    <w:p w14:paraId="1D99822F"/>
    <w:p w14:paraId="23F60422"/>
    <w:p w14:paraId="1F34EA80">
      <w:pPr>
        <w:pStyle w:val="244"/>
      </w:pPr>
      <w:r>
        <w:rPr>
          <w:rFonts w:hint="eastAsia"/>
          <w:lang w:bidi="zh-CN"/>
        </w:rPr>
        <w:t>数据要素集聚区（一期）项目之广东省先进存力中心项目</w:t>
      </w:r>
      <w:r>
        <w:rPr>
          <w:rFonts w:hint="eastAsia"/>
        </w:rPr>
        <w:t>合同</w:t>
      </w:r>
    </w:p>
    <w:p w14:paraId="7871F9E9">
      <w:pPr>
        <w:pStyle w:val="244"/>
      </w:pPr>
    </w:p>
    <w:p w14:paraId="63C897DC"/>
    <w:p w14:paraId="0FF37202"/>
    <w:p w14:paraId="48D0AEC2"/>
    <w:p w14:paraId="0BECDA1C"/>
    <w:p w14:paraId="02ED2347">
      <w:pPr>
        <w:spacing w:line="360" w:lineRule="auto"/>
        <w:ind w:firstLine="561"/>
        <w:rPr>
          <w:rFonts w:ascii="仿宋" w:hAnsi="仿宋" w:eastAsia="仿宋"/>
          <w:sz w:val="28"/>
          <w:szCs w:val="28"/>
          <w:u w:val="single"/>
        </w:rPr>
      </w:pPr>
      <w:r>
        <w:rPr>
          <w:rFonts w:hint="eastAsia" w:ascii="仿宋" w:hAnsi="仿宋" w:eastAsia="仿宋"/>
          <w:b/>
          <w:bCs/>
          <w:sz w:val="28"/>
          <w:szCs w:val="28"/>
        </w:rPr>
        <w:t>项目名称：</w:t>
      </w:r>
      <w:r>
        <w:rPr>
          <w:rFonts w:hint="eastAsia" w:ascii="仿宋" w:hAnsi="仿宋" w:eastAsia="仿宋"/>
          <w:sz w:val="28"/>
          <w:szCs w:val="28"/>
          <w:u w:val="single"/>
        </w:rPr>
        <w:t>数据要素集聚区（一期）项目之广东省先进存力中心项目</w:t>
      </w:r>
    </w:p>
    <w:p w14:paraId="6DDD26BD">
      <w:pPr>
        <w:spacing w:line="360" w:lineRule="auto"/>
        <w:ind w:firstLine="561"/>
        <w:rPr>
          <w:rFonts w:hint="eastAsia" w:ascii="仿宋" w:hAnsi="仿宋" w:eastAsia="仿宋"/>
          <w:b/>
          <w:bCs/>
          <w:sz w:val="28"/>
          <w:szCs w:val="28"/>
          <w:lang w:eastAsia="zh-CN"/>
        </w:rPr>
      </w:pPr>
      <w:r>
        <w:rPr>
          <w:rFonts w:hint="eastAsia" w:ascii="仿宋" w:hAnsi="仿宋" w:eastAsia="仿宋"/>
          <w:b/>
          <w:bCs/>
          <w:sz w:val="28"/>
          <w:szCs w:val="28"/>
        </w:rPr>
        <w:t>委托方（</w:t>
      </w:r>
      <w:r>
        <w:rPr>
          <w:rFonts w:ascii="仿宋" w:hAnsi="仿宋" w:eastAsia="仿宋"/>
          <w:b/>
          <w:bCs/>
          <w:sz w:val="28"/>
          <w:szCs w:val="28"/>
        </w:rPr>
        <w:t>买</w:t>
      </w:r>
      <w:r>
        <w:rPr>
          <w:rFonts w:hint="eastAsia" w:ascii="仿宋" w:hAnsi="仿宋" w:eastAsia="仿宋"/>
          <w:b/>
          <w:bCs/>
          <w:sz w:val="28"/>
          <w:szCs w:val="28"/>
        </w:rPr>
        <w:t>方）：</w:t>
      </w:r>
      <w:r>
        <w:rPr>
          <w:rFonts w:hint="eastAsia" w:ascii="仿宋" w:hAnsi="仿宋" w:eastAsia="仿宋"/>
          <w:sz w:val="28"/>
          <w:szCs w:val="28"/>
          <w:u w:val="single"/>
          <w:lang w:eastAsia="zh-CN"/>
        </w:rPr>
        <w:t>软通智慧科技有限公司</w:t>
      </w:r>
    </w:p>
    <w:p w14:paraId="01573E45">
      <w:pPr>
        <w:spacing w:line="360" w:lineRule="auto"/>
        <w:ind w:firstLine="561"/>
        <w:rPr>
          <w:rFonts w:hint="eastAsia" w:ascii="仿宋" w:hAnsi="仿宋" w:eastAsia="仿宋"/>
          <w:sz w:val="28"/>
          <w:szCs w:val="28"/>
          <w:u w:val="single"/>
          <w:lang w:eastAsia="zh-CN"/>
        </w:rPr>
      </w:pPr>
      <w:r>
        <w:rPr>
          <w:rFonts w:hint="eastAsia" w:ascii="仿宋" w:hAnsi="仿宋" w:eastAsia="仿宋"/>
          <w:b/>
          <w:bCs/>
          <w:sz w:val="28"/>
          <w:szCs w:val="28"/>
        </w:rPr>
        <w:t>受托方（</w:t>
      </w:r>
      <w:r>
        <w:rPr>
          <w:rFonts w:ascii="仿宋" w:hAnsi="仿宋" w:eastAsia="仿宋"/>
          <w:b/>
          <w:bCs/>
          <w:sz w:val="28"/>
          <w:szCs w:val="28"/>
        </w:rPr>
        <w:t>卖</w:t>
      </w:r>
      <w:r>
        <w:rPr>
          <w:rFonts w:hint="eastAsia" w:ascii="仿宋" w:hAnsi="仿宋" w:eastAsia="仿宋"/>
          <w:b/>
          <w:bCs/>
          <w:sz w:val="28"/>
          <w:szCs w:val="28"/>
        </w:rPr>
        <w:t>方）：</w:t>
      </w:r>
      <w:r>
        <w:rPr>
          <w:rFonts w:hint="eastAsia" w:ascii="仿宋" w:hAnsi="仿宋" w:eastAsia="仿宋"/>
          <w:sz w:val="28"/>
          <w:szCs w:val="28"/>
          <w:u w:val="single"/>
          <w:lang w:eastAsia="zh-CN"/>
        </w:rPr>
        <w:t>韶关乳源朗坤科技有限公司</w:t>
      </w:r>
    </w:p>
    <w:p w14:paraId="59992AF8">
      <w:pPr>
        <w:spacing w:line="360" w:lineRule="auto"/>
        <w:ind w:firstLine="561"/>
        <w:rPr>
          <w:rFonts w:ascii="仿宋" w:hAnsi="仿宋" w:eastAsia="仿宋"/>
          <w:sz w:val="28"/>
          <w:szCs w:val="28"/>
        </w:rPr>
      </w:pPr>
      <w:r>
        <w:rPr>
          <w:rFonts w:hint="eastAsia" w:ascii="仿宋" w:hAnsi="仿宋" w:eastAsia="仿宋"/>
          <w:b/>
          <w:bCs/>
          <w:sz w:val="28"/>
          <w:szCs w:val="28"/>
        </w:rPr>
        <w:t>签订时间：</w:t>
      </w:r>
      <w:r>
        <w:rPr>
          <w:rFonts w:ascii="仿宋" w:hAnsi="仿宋" w:eastAsia="仿宋"/>
          <w:sz w:val="28"/>
          <w:szCs w:val="28"/>
          <w:u w:val="single"/>
        </w:rPr>
        <w:t>2026年2</w:t>
      </w:r>
      <w:r>
        <w:rPr>
          <w:rFonts w:hint="eastAsia" w:ascii="仿宋" w:hAnsi="仿宋" w:eastAsia="仿宋"/>
          <w:sz w:val="28"/>
          <w:szCs w:val="28"/>
          <w:u w:val="single"/>
        </w:rPr>
        <w:t>月</w:t>
      </w:r>
    </w:p>
    <w:p w14:paraId="50B1286A">
      <w:pPr>
        <w:spacing w:line="360" w:lineRule="auto"/>
        <w:ind w:firstLine="561"/>
        <w:rPr>
          <w:rFonts w:hint="eastAsia" w:ascii="仿宋" w:hAnsi="仿宋" w:eastAsia="仿宋"/>
          <w:sz w:val="28"/>
          <w:szCs w:val="28"/>
          <w:lang w:val="en-US" w:eastAsia="zh-CN"/>
        </w:rPr>
      </w:pPr>
      <w:r>
        <w:rPr>
          <w:rFonts w:hint="eastAsia" w:ascii="仿宋" w:hAnsi="仿宋" w:eastAsia="仿宋"/>
          <w:b/>
          <w:bCs/>
          <w:sz w:val="28"/>
          <w:szCs w:val="28"/>
        </w:rPr>
        <w:t>签订地点：</w:t>
      </w:r>
      <w:r>
        <w:rPr>
          <w:rFonts w:hint="eastAsia" w:ascii="仿宋" w:hAnsi="仿宋" w:eastAsia="仿宋"/>
          <w:sz w:val="28"/>
          <w:szCs w:val="28"/>
          <w:u w:val="single"/>
          <w:lang w:val="en-US" w:eastAsia="zh-CN"/>
        </w:rPr>
        <w:t>北京</w:t>
      </w:r>
    </w:p>
    <w:p w14:paraId="4EE9D953">
      <w:pPr>
        <w:rPr>
          <w:rFonts w:ascii="Calibri" w:eastAsiaTheme="minorEastAsia"/>
        </w:rPr>
        <w:sectPr>
          <w:footerReference r:id="rId6" w:type="default"/>
          <w:type w:val="continuous"/>
          <w:pgSz w:w="12240" w:h="15840"/>
          <w:pgMar w:top="1380" w:right="1100" w:bottom="1464" w:left="1400" w:header="720" w:footer="720" w:gutter="0"/>
          <w:cols w:space="720" w:num="1"/>
        </w:sectPr>
      </w:pPr>
    </w:p>
    <w:p w14:paraId="437890F1">
      <w:pPr>
        <w:pStyle w:val="4"/>
        <w:spacing w:line="240" w:lineRule="auto"/>
        <w:rPr>
          <w:rFonts w:ascii="黑体" w:hAnsi="黑体" w:eastAsia="黑体" w:cs="黑体"/>
          <w:b w:val="0"/>
          <w:bCs w:val="0"/>
        </w:rPr>
      </w:pPr>
      <w:bookmarkStart w:id="0" w:name="_Toc2401"/>
      <w:r>
        <w:rPr>
          <w:rFonts w:hint="eastAsia" w:ascii="黑体" w:hAnsi="黑体" w:eastAsia="黑体" w:cs="黑体"/>
          <w:b w:val="0"/>
          <w:bCs w:val="0"/>
        </w:rPr>
        <w:t>第一</w:t>
      </w:r>
      <w:bookmarkEnd w:id="0"/>
      <w:r>
        <w:rPr>
          <w:rFonts w:hint="eastAsia" w:ascii="黑体" w:hAnsi="黑体" w:eastAsia="黑体" w:cs="黑体"/>
          <w:b w:val="0"/>
          <w:bCs w:val="0"/>
        </w:rPr>
        <w:t>部分</w:t>
      </w:r>
      <w:r>
        <w:rPr>
          <w:rFonts w:hint="eastAsia" w:ascii="黑体" w:hAnsi="黑体" w:eastAsia="黑体" w:cs="黑体"/>
          <w:b w:val="0"/>
          <w:bCs w:val="0"/>
          <w:lang w:val="en-US"/>
        </w:rPr>
        <w:t xml:space="preserve"> </w:t>
      </w:r>
      <w:r>
        <w:rPr>
          <w:rFonts w:hint="eastAsia" w:ascii="黑体" w:hAnsi="黑体" w:eastAsia="黑体" w:cs="黑体"/>
          <w:b w:val="0"/>
          <w:bCs w:val="0"/>
        </w:rPr>
        <w:t>协议书</w:t>
      </w:r>
    </w:p>
    <w:p w14:paraId="501D0B94"/>
    <w:p w14:paraId="2343C3F1">
      <w:pPr>
        <w:spacing w:before="148" w:line="240" w:lineRule="atLeast"/>
        <w:ind w:firstLine="622"/>
        <w:rPr>
          <w:rFonts w:hint="eastAsia" w:ascii="仿宋" w:hAnsi="仿宋" w:eastAsia="仿宋"/>
          <w:lang w:eastAsia="zh-CN"/>
        </w:rPr>
      </w:pPr>
      <w:r>
        <w:rPr>
          <w:rFonts w:ascii="仿宋" w:hAnsi="仿宋" w:eastAsia="仿宋"/>
          <w:b/>
          <w:bCs/>
          <w:spacing w:val="15"/>
        </w:rPr>
        <w:t>买方(</w:t>
      </w:r>
      <w:r>
        <w:rPr>
          <w:rFonts w:hint="eastAsia" w:ascii="仿宋" w:hAnsi="仿宋" w:eastAsia="仿宋"/>
          <w:b/>
          <w:bCs/>
          <w:spacing w:val="15"/>
        </w:rPr>
        <w:t>建设单位</w:t>
      </w:r>
      <w:r>
        <w:rPr>
          <w:rFonts w:ascii="仿宋" w:hAnsi="仿宋" w:eastAsia="仿宋"/>
          <w:b/>
          <w:bCs/>
          <w:spacing w:val="15"/>
        </w:rPr>
        <w:t>)</w:t>
      </w:r>
      <w:r>
        <w:rPr>
          <w:rFonts w:hint="eastAsia" w:ascii="仿宋" w:hAnsi="仿宋" w:eastAsia="仿宋"/>
          <w:b/>
          <w:bCs/>
          <w:spacing w:val="15"/>
        </w:rPr>
        <w:t>：</w:t>
      </w:r>
      <w:r>
        <w:rPr>
          <w:rFonts w:hint="eastAsia" w:ascii="仿宋" w:hAnsi="仿宋" w:eastAsia="仿宋"/>
          <w:b/>
          <w:bCs/>
          <w:spacing w:val="15"/>
          <w:u w:val="single"/>
          <w:lang w:eastAsia="zh-CN"/>
        </w:rPr>
        <w:t>软通智慧科技有限公司</w:t>
      </w:r>
    </w:p>
    <w:p w14:paraId="2379B57C">
      <w:pPr>
        <w:spacing w:before="268" w:line="360" w:lineRule="auto"/>
        <w:ind w:left="27" w:right="68"/>
        <w:rPr>
          <w:rFonts w:hint="eastAsia" w:ascii="仿宋" w:hAnsi="仿宋" w:eastAsia="仿宋"/>
          <w:b/>
          <w:bCs/>
          <w:spacing w:val="6"/>
          <w:u w:val="single"/>
          <w:lang w:eastAsia="zh-CN"/>
        </w:rPr>
      </w:pPr>
      <w:r>
        <w:rPr>
          <w:rFonts w:hint="eastAsia" w:ascii="仿宋" w:hAnsi="仿宋" w:eastAsia="仿宋"/>
          <w:b/>
          <w:bCs/>
          <w:spacing w:val="6"/>
          <w:lang w:eastAsia="zh-CN"/>
        </w:rPr>
        <w:t>卖方</w:t>
      </w:r>
      <w:r>
        <w:rPr>
          <w:rFonts w:hint="eastAsia" w:ascii="仿宋" w:hAnsi="仿宋" w:eastAsia="仿宋"/>
          <w:b/>
          <w:bCs/>
          <w:spacing w:val="6"/>
        </w:rPr>
        <w:t>：</w:t>
      </w:r>
      <w:r>
        <w:rPr>
          <w:rFonts w:hint="eastAsia" w:ascii="仿宋" w:hAnsi="仿宋" w:eastAsia="仿宋"/>
          <w:b/>
          <w:bCs/>
          <w:spacing w:val="6"/>
          <w:u w:val="single"/>
          <w:lang w:eastAsia="zh-CN"/>
        </w:rPr>
        <w:t>韶关乳源朗坤科技有限公司</w:t>
      </w:r>
    </w:p>
    <w:p w14:paraId="47FBB6DF">
      <w:pPr>
        <w:spacing w:before="268" w:line="360" w:lineRule="auto"/>
        <w:ind w:left="27" w:right="68"/>
        <w:rPr>
          <w:rFonts w:ascii="仿宋" w:hAnsi="仿宋" w:eastAsia="仿宋"/>
        </w:rPr>
      </w:pPr>
      <w:r>
        <w:rPr>
          <w:rFonts w:hint="eastAsia" w:ascii="仿宋" w:hAnsi="仿宋" w:eastAsia="仿宋"/>
          <w:u w:val="single"/>
        </w:rPr>
        <w:t>数据要素集聚区（一期）项目之广东省先进存力中心项目</w:t>
      </w:r>
      <w:r>
        <w:rPr>
          <w:rFonts w:ascii="仿宋" w:hAnsi="仿宋" w:eastAsia="仿宋"/>
          <w:spacing w:val="8"/>
        </w:rPr>
        <w:t>(项目名称)</w:t>
      </w:r>
      <w:r>
        <w:rPr>
          <w:rFonts w:hint="eastAsia" w:ascii="仿宋" w:hAnsi="仿宋" w:eastAsia="仿宋"/>
          <w:spacing w:val="3"/>
        </w:rPr>
        <w:t>，</w:t>
      </w:r>
      <w:r>
        <w:rPr>
          <w:rFonts w:hint="eastAsia" w:ascii="仿宋" w:hAnsi="仿宋" w:eastAsia="仿宋"/>
          <w:spacing w:val="3"/>
          <w:u w:val="single"/>
          <w:lang w:eastAsia="zh-CN"/>
        </w:rPr>
        <w:t>软通智慧科技有限公司</w:t>
      </w:r>
      <w:r>
        <w:rPr>
          <w:rFonts w:ascii="仿宋" w:hAnsi="仿宋" w:eastAsia="仿宋"/>
          <w:spacing w:val="3"/>
        </w:rPr>
        <w:t>(买方名称，以下简称“买方”)</w:t>
      </w:r>
      <w:r>
        <w:rPr>
          <w:rFonts w:hint="eastAsia" w:ascii="仿宋" w:hAnsi="仿宋" w:eastAsia="仿宋"/>
          <w:spacing w:val="3"/>
        </w:rPr>
        <w:t>作为本项目建设单位</w:t>
      </w:r>
      <w:r>
        <w:rPr>
          <w:rFonts w:ascii="仿宋" w:hAnsi="仿宋" w:eastAsia="仿宋"/>
          <w:spacing w:val="-1"/>
        </w:rPr>
        <w:t>，根据《中华人民共和国民法典》及有关法律、法规的规定，各方经过友好</w:t>
      </w:r>
      <w:r>
        <w:rPr>
          <w:rFonts w:ascii="仿宋" w:hAnsi="仿宋" w:eastAsia="仿宋"/>
          <w:spacing w:val="-2"/>
        </w:rPr>
        <w:t>协商，在平</w:t>
      </w:r>
      <w:r>
        <w:rPr>
          <w:rFonts w:ascii="仿宋" w:hAnsi="仿宋" w:eastAsia="仿宋"/>
          <w:spacing w:val="-1"/>
        </w:rPr>
        <w:t>等、自愿的基础上，达成如下协议，由各方共同遵守。</w:t>
      </w:r>
    </w:p>
    <w:p w14:paraId="34755935">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工程概况</w:t>
      </w:r>
    </w:p>
    <w:p w14:paraId="47145697">
      <w:pPr>
        <w:spacing w:line="360" w:lineRule="auto"/>
        <w:ind w:firstLine="572"/>
        <w:rPr>
          <w:rFonts w:ascii="仿宋" w:hAnsi="仿宋" w:eastAsia="仿宋"/>
          <w:color w:val="000000"/>
          <w:spacing w:val="3"/>
          <w:u w:val="single"/>
        </w:rPr>
      </w:pPr>
      <w:r>
        <w:rPr>
          <w:rFonts w:hint="eastAsia" w:ascii="仿宋" w:hAnsi="仿宋" w:eastAsia="仿宋"/>
          <w:spacing w:val="3"/>
          <w:u w:val="single"/>
        </w:rPr>
        <w:t>项目名称：数据要素集聚区（一期）项目之广东省先进</w:t>
      </w:r>
      <w:r>
        <w:rPr>
          <w:rFonts w:hint="eastAsia" w:ascii="仿宋" w:hAnsi="仿宋" w:eastAsia="仿宋"/>
          <w:color w:val="000000"/>
          <w:spacing w:val="3"/>
          <w:u w:val="single"/>
        </w:rPr>
        <w:t>存力中心项目。</w:t>
      </w:r>
    </w:p>
    <w:p w14:paraId="588408A9">
      <w:pPr>
        <w:spacing w:line="360" w:lineRule="auto"/>
        <w:ind w:firstLine="572"/>
        <w:rPr>
          <w:rFonts w:ascii="仿宋" w:hAnsi="仿宋" w:eastAsia="仿宋"/>
          <w:color w:val="000000"/>
          <w:spacing w:val="3"/>
          <w:u w:val="single"/>
        </w:rPr>
      </w:pPr>
      <w:r>
        <w:rPr>
          <w:rFonts w:hint="eastAsia" w:ascii="仿宋" w:hAnsi="仿宋" w:eastAsia="仿宋"/>
          <w:spacing w:val="3"/>
          <w:u w:val="single"/>
        </w:rPr>
        <w:t>项目代码：</w:t>
      </w:r>
      <w:r>
        <w:rPr>
          <w:rFonts w:ascii="仿宋" w:hAnsi="仿宋" w:eastAsia="仿宋"/>
          <w:color w:val="000000"/>
          <w:spacing w:val="3"/>
          <w:u w:val="single"/>
        </w:rPr>
        <w:t>2508-440203-04-05-295567。</w:t>
      </w:r>
    </w:p>
    <w:p w14:paraId="281A17F5">
      <w:pPr>
        <w:spacing w:line="360" w:lineRule="auto"/>
        <w:ind w:firstLine="572"/>
        <w:rPr>
          <w:rFonts w:ascii="仿宋" w:hAnsi="仿宋" w:eastAsia="仿宋"/>
          <w:color w:val="000000"/>
          <w:spacing w:val="3"/>
          <w:u w:val="single"/>
        </w:rPr>
      </w:pPr>
      <w:r>
        <w:rPr>
          <w:rFonts w:hint="eastAsia" w:ascii="仿宋" w:hAnsi="仿宋" w:eastAsia="仿宋"/>
          <w:spacing w:val="3"/>
          <w:u w:val="single"/>
        </w:rPr>
        <w:t>工程建设地点：粤港澳大湾</w:t>
      </w:r>
      <w:r>
        <w:rPr>
          <w:rFonts w:hint="eastAsia" w:ascii="仿宋" w:hAnsi="仿宋" w:eastAsia="仿宋"/>
          <w:color w:val="000000"/>
          <w:spacing w:val="3"/>
          <w:u w:val="single"/>
        </w:rPr>
        <w:t>区数据应用产业园。</w:t>
      </w:r>
    </w:p>
    <w:p w14:paraId="2749FE2F">
      <w:pPr>
        <w:pStyle w:val="19"/>
        <w:spacing w:line="360" w:lineRule="auto"/>
        <w:ind w:firstLine="472" w:firstLineChars="209"/>
        <w:rPr>
          <w:rFonts w:ascii="仿宋" w:hAnsi="仿宋" w:eastAsia="仿宋"/>
          <w:spacing w:val="3"/>
          <w:u w:val="single"/>
        </w:rPr>
      </w:pPr>
      <w:r>
        <w:rPr>
          <w:rFonts w:hint="eastAsia" w:ascii="仿宋" w:hAnsi="仿宋" w:eastAsia="仿宋"/>
          <w:spacing w:val="3"/>
          <w:u w:val="single"/>
        </w:rPr>
        <w:t>工程建设规模：建设广东省先进存力中心，汇聚跨区域、跨层级、跨行业、多模态数据资源，面向全市、全省的政府单位和各类企业提供数据采集、存储、清洗、标准化、标注等数据全生命周期服务，培育韶关市及广东省产业发展新动能。整体方案采用“</w:t>
      </w:r>
      <w:r>
        <w:rPr>
          <w:rFonts w:ascii="仿宋" w:hAnsi="仿宋" w:eastAsia="仿宋"/>
          <w:spacing w:val="3"/>
          <w:u w:val="single"/>
        </w:rPr>
        <w:t>1+4+N”架构，新建1个以存力中心为载体建设新型数据基础设施，构建4个存力中心运营平台（内容服务管理平台、城市智能感知展示平台、新能源汽车数据服务平台、视频内容服务平台），面向N大应用场景提供服务。一期在韶关市建设20PB物理容量存力中心，包含部分先进存力（SSD），打造全省先进存力标杆</w:t>
      </w:r>
      <w:r>
        <w:rPr>
          <w:rFonts w:hint="eastAsia" w:ascii="仿宋" w:hAnsi="仿宋" w:eastAsia="仿宋"/>
          <w:spacing w:val="3"/>
          <w:u w:val="single"/>
        </w:rPr>
        <w:t>。</w:t>
      </w:r>
    </w:p>
    <w:p w14:paraId="4EE798B9">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承包范围</w:t>
      </w:r>
    </w:p>
    <w:p w14:paraId="40BEE6C5">
      <w:pPr>
        <w:spacing w:line="360" w:lineRule="auto"/>
        <w:ind w:firstLine="572"/>
        <w:rPr>
          <w:rFonts w:ascii="仿宋" w:hAnsi="仿宋" w:eastAsia="仿宋"/>
          <w:color w:val="000000"/>
          <w:spacing w:val="3"/>
          <w:kern w:val="2"/>
          <w:u w:val="single"/>
        </w:rPr>
      </w:pPr>
      <w:r>
        <w:rPr>
          <w:rFonts w:hint="eastAsia" w:ascii="仿宋" w:hAnsi="仿宋" w:eastAsia="仿宋"/>
          <w:color w:val="000000"/>
          <w:spacing w:val="3"/>
          <w:u w:val="single"/>
        </w:rPr>
        <w:t>数据要素集聚区（一期）项目之广东省先进存力中心项目。具体采购内容</w:t>
      </w:r>
      <w:r>
        <w:rPr>
          <w:rFonts w:hint="eastAsia" w:ascii="仿宋" w:hAnsi="仿宋" w:eastAsia="仿宋"/>
          <w:color w:val="000000"/>
          <w:spacing w:val="3"/>
          <w:kern w:val="2"/>
          <w:u w:val="single"/>
        </w:rPr>
        <w:t>详见用户需求书。</w:t>
      </w:r>
    </w:p>
    <w:p w14:paraId="2902B5AC">
      <w:pPr>
        <w:spacing w:line="360" w:lineRule="auto"/>
        <w:ind w:firstLine="572"/>
        <w:rPr>
          <w:rFonts w:ascii="仿宋" w:hAnsi="仿宋" w:eastAsia="仿宋"/>
          <w:color w:val="000000"/>
          <w:spacing w:val="3"/>
          <w:kern w:val="2"/>
          <w:u w:val="single"/>
        </w:rPr>
      </w:pPr>
      <w:r>
        <w:rPr>
          <w:rFonts w:hint="eastAsia" w:ascii="仿宋" w:hAnsi="仿宋" w:eastAsia="仿宋"/>
          <w:color w:val="000000"/>
          <w:spacing w:val="3"/>
          <w:u w:val="single"/>
        </w:rPr>
        <w:t>数量、技术规格：详见项目用户需求书。</w:t>
      </w:r>
    </w:p>
    <w:p w14:paraId="188940D3">
      <w:pPr>
        <w:spacing w:line="360" w:lineRule="auto"/>
        <w:ind w:firstLine="572"/>
        <w:rPr>
          <w:rFonts w:hint="eastAsia" w:ascii="仿宋" w:hAnsi="仿宋" w:eastAsia="仿宋"/>
          <w:color w:val="000000"/>
          <w:spacing w:val="3"/>
          <w:u w:val="single"/>
        </w:rPr>
      </w:pPr>
      <w:commentRangeStart w:id="0"/>
      <w:r>
        <w:rPr>
          <w:rFonts w:hint="eastAsia" w:ascii="仿宋" w:hAnsi="仿宋" w:eastAsia="仿宋"/>
          <w:spacing w:val="3"/>
          <w:u w:val="single"/>
        </w:rPr>
        <w:t>交付地点：粤港澳大湾</w:t>
      </w:r>
      <w:r>
        <w:rPr>
          <w:rFonts w:hint="eastAsia" w:ascii="仿宋" w:hAnsi="仿宋" w:eastAsia="仿宋"/>
          <w:color w:val="000000"/>
          <w:spacing w:val="3"/>
          <w:u w:val="single"/>
        </w:rPr>
        <w:t>区数据应用产业园。</w:t>
      </w:r>
    </w:p>
    <w:p w14:paraId="5A045433">
      <w:pPr>
        <w:pStyle w:val="2"/>
        <w:jc w:val="left"/>
        <w:rPr>
          <w:rFonts w:hint="default" w:eastAsia="仿宋"/>
          <w:lang w:val="en-US" w:eastAsia="zh-CN"/>
        </w:rPr>
        <w:pPrChange w:id="0" w:author="毕晓龙" w:date="2026-02-26T11:00:09Z">
          <w:pPr>
            <w:pStyle w:val="2"/>
          </w:pPr>
        </w:pPrChange>
      </w:pPr>
      <w:ins w:id="1" w:author="毕晓龙" w:date="2026-02-26T11:00:41Z">
        <w:r>
          <w:rPr>
            <w:rFonts w:hint="eastAsia" w:ascii="仿宋" w:hAnsi="仿宋" w:eastAsia="仿宋"/>
            <w:color w:val="000000"/>
            <w:spacing w:val="3"/>
            <w:u w:val="single"/>
            <w:lang w:val="en-US" w:eastAsia="zh-CN"/>
          </w:rPr>
          <w:t>项目</w:t>
        </w:r>
      </w:ins>
      <w:ins w:id="2" w:author="毕晓龙" w:date="2026-02-26T10:59:59Z">
        <w:r>
          <w:rPr>
            <w:rFonts w:hint="eastAsia" w:ascii="仿宋" w:hAnsi="仿宋" w:eastAsia="仿宋"/>
            <w:color w:val="000000"/>
            <w:spacing w:val="3"/>
            <w:u w:val="single"/>
            <w:lang w:val="en-US" w:eastAsia="zh-CN"/>
          </w:rPr>
          <w:t>用户</w:t>
        </w:r>
      </w:ins>
      <w:ins w:id="3" w:author="毕晓龙" w:date="2026-02-26T11:08:45Z">
        <w:r>
          <w:rPr>
            <w:rFonts w:hint="eastAsia" w:ascii="仿宋" w:hAnsi="仿宋" w:eastAsia="仿宋"/>
            <w:color w:val="000000"/>
            <w:spacing w:val="3"/>
            <w:u w:val="single"/>
            <w:lang w:val="en-US" w:eastAsia="zh-CN"/>
          </w:rPr>
          <w:t>（</w:t>
        </w:r>
      </w:ins>
      <w:ins w:id="4" w:author="毕晓龙" w:date="2026-02-26T11:08:57Z">
        <w:r>
          <w:rPr>
            <w:rFonts w:hint="eastAsia" w:ascii="仿宋" w:hAnsi="仿宋" w:eastAsia="仿宋"/>
            <w:color w:val="000000"/>
            <w:spacing w:val="3"/>
            <w:u w:val="single"/>
            <w:lang w:val="en-US" w:eastAsia="zh-CN"/>
          </w:rPr>
          <w:t>买方</w:t>
        </w:r>
      </w:ins>
      <w:ins w:id="5" w:author="毕晓龙" w:date="2026-02-26T11:08:58Z">
        <w:r>
          <w:rPr>
            <w:rFonts w:hint="eastAsia" w:ascii="仿宋" w:hAnsi="仿宋" w:eastAsia="仿宋"/>
            <w:color w:val="000000"/>
            <w:spacing w:val="3"/>
            <w:u w:val="single"/>
            <w:lang w:val="en-US" w:eastAsia="zh-CN"/>
          </w:rPr>
          <w:t>客户</w:t>
        </w:r>
      </w:ins>
      <w:ins w:id="6" w:author="毕晓龙" w:date="2026-02-26T11:08:45Z">
        <w:r>
          <w:rPr>
            <w:rFonts w:hint="eastAsia" w:ascii="仿宋" w:hAnsi="仿宋" w:eastAsia="仿宋"/>
            <w:color w:val="000000"/>
            <w:spacing w:val="3"/>
            <w:u w:val="single"/>
            <w:lang w:val="en-US" w:eastAsia="zh-CN"/>
          </w:rPr>
          <w:t>）</w:t>
        </w:r>
      </w:ins>
      <w:ins w:id="7" w:author="毕晓龙" w:date="2026-02-26T11:00:03Z">
        <w:r>
          <w:rPr>
            <w:rFonts w:hint="eastAsia" w:ascii="仿宋" w:hAnsi="仿宋" w:eastAsia="仿宋"/>
            <w:color w:val="000000"/>
            <w:spacing w:val="3"/>
            <w:u w:val="single"/>
            <w:lang w:val="en-US" w:eastAsia="zh-CN"/>
          </w:rPr>
          <w:t>：</w:t>
        </w:r>
      </w:ins>
      <w:ins w:id="8" w:author="毕晓龙" w:date="2026-02-26T11:00:01Z">
        <w:r>
          <w:rPr>
            <w:rFonts w:hint="eastAsia" w:ascii="仿宋" w:hAnsi="仿宋" w:eastAsia="仿宋"/>
            <w:color w:val="000000"/>
            <w:spacing w:val="3"/>
            <w:u w:val="single"/>
            <w:lang w:val="en-US" w:eastAsia="zh-CN"/>
          </w:rPr>
          <w:t>【 】</w:t>
        </w:r>
        <w:commentRangeEnd w:id="0"/>
      </w:ins>
      <w:r>
        <w:commentReference w:id="0"/>
      </w:r>
    </w:p>
    <w:p w14:paraId="45816834">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合同工期</w:t>
      </w:r>
    </w:p>
    <w:p w14:paraId="7F2C0A50">
      <w:pPr>
        <w:spacing w:line="360" w:lineRule="auto"/>
        <w:ind w:firstLine="572"/>
        <w:rPr>
          <w:rFonts w:ascii="仿宋" w:hAnsi="仿宋" w:eastAsia="仿宋"/>
          <w:color w:val="000000"/>
          <w:spacing w:val="3"/>
          <w:u w:val="single"/>
        </w:rPr>
      </w:pPr>
      <w:r>
        <w:rPr>
          <w:rFonts w:hint="eastAsia" w:ascii="仿宋" w:hAnsi="仿宋" w:eastAsia="仿宋"/>
          <w:color w:val="000000"/>
          <w:spacing w:val="3"/>
          <w:u w:val="single"/>
        </w:rPr>
        <w:t>建设实施期：自签订合同之日起</w:t>
      </w:r>
      <w:r>
        <w:rPr>
          <w:rFonts w:ascii="仿宋" w:hAnsi="仿宋" w:eastAsia="仿宋"/>
          <w:color w:val="000000"/>
          <w:spacing w:val="3"/>
          <w:u w:val="single"/>
        </w:rPr>
        <w:t>3</w:t>
      </w:r>
      <w:r>
        <w:rPr>
          <w:rFonts w:hint="eastAsia" w:ascii="仿宋" w:hAnsi="仿宋" w:eastAsia="仿宋"/>
          <w:spacing w:val="3"/>
          <w:u w:val="single"/>
        </w:rPr>
        <w:t>00</w:t>
      </w:r>
      <w:r>
        <w:rPr>
          <w:rFonts w:hint="eastAsia" w:ascii="仿宋" w:hAnsi="仿宋" w:eastAsia="仿宋"/>
          <w:color w:val="000000"/>
          <w:spacing w:val="3"/>
          <w:u w:val="single"/>
        </w:rPr>
        <w:t>日内完成终验。具体详见用户需求书。</w:t>
      </w:r>
    </w:p>
    <w:p w14:paraId="66AFA37B">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合同金额</w:t>
      </w:r>
    </w:p>
    <w:p w14:paraId="57B43A57">
      <w:pPr>
        <w:spacing w:line="360" w:lineRule="auto"/>
        <w:ind w:firstLine="452" w:firstLineChars="200"/>
        <w:rPr>
          <w:rFonts w:ascii="仿宋" w:hAnsi="仿宋" w:eastAsia="仿宋"/>
          <w:color w:val="000000"/>
          <w:spacing w:val="3"/>
          <w:u w:val="single"/>
          <w:lang w:bidi="ar-SA"/>
        </w:rPr>
      </w:pPr>
      <w:bookmarkStart w:id="1" w:name="OLE_LINK3"/>
      <w:bookmarkStart w:id="2" w:name="OLE_LINK4"/>
      <w:r>
        <w:rPr>
          <w:rFonts w:hint="eastAsia" w:ascii="仿宋" w:hAnsi="仿宋" w:eastAsia="仿宋"/>
          <w:color w:val="000000"/>
          <w:spacing w:val="3"/>
          <w:u w:val="single"/>
          <w:lang w:bidi="ar-SA"/>
        </w:rPr>
        <w:t>合同总价（含税价）为人民币</w:t>
      </w:r>
      <w:bookmarkEnd w:id="1"/>
      <w:bookmarkEnd w:id="2"/>
      <w:r>
        <w:rPr>
          <w:rFonts w:hint="eastAsia" w:ascii="仿宋" w:hAnsi="仿宋" w:eastAsia="仿宋"/>
          <w:color w:val="000000"/>
          <w:spacing w:val="3"/>
          <w:u w:val="single"/>
          <w:lang w:val="en-US" w:eastAsia="zh-CN" w:bidi="ar-SA"/>
        </w:rPr>
        <w:t xml:space="preserve">   </w:t>
      </w:r>
      <w:r>
        <w:rPr>
          <w:rFonts w:hint="eastAsia"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 xml:space="preserve">   </w:t>
      </w:r>
      <w:r>
        <w:rPr>
          <w:rFonts w:ascii="仿宋" w:hAnsi="仿宋" w:eastAsia="仿宋"/>
          <w:color w:val="000000"/>
          <w:spacing w:val="3"/>
          <w:u w:val="single"/>
          <w:lang w:bidi="ar-SA"/>
        </w:rPr>
        <w:t>），</w:t>
      </w:r>
      <w:r>
        <w:rPr>
          <w:rFonts w:hint="eastAsia" w:ascii="仿宋" w:hAnsi="仿宋" w:eastAsia="仿宋"/>
          <w:color w:val="000000"/>
          <w:spacing w:val="3"/>
          <w:highlight w:val="yellow"/>
          <w:u w:val="single"/>
          <w:lang w:bidi="ar-SA"/>
        </w:rPr>
        <w:t>合同总价（不含税价）为人民币</w:t>
      </w:r>
      <w:r>
        <w:rPr>
          <w:rFonts w:hint="eastAsia" w:ascii="仿宋" w:hAnsi="仿宋" w:eastAsia="仿宋"/>
          <w:color w:val="000000"/>
          <w:spacing w:val="3"/>
          <w:highlight w:val="yellow"/>
          <w:u w:val="single"/>
          <w:lang w:val="en-US" w:eastAsia="zh-CN" w:bidi="ar-SA"/>
        </w:rPr>
        <w:t xml:space="preserve">   </w:t>
      </w:r>
      <w:r>
        <w:rPr>
          <w:rFonts w:hint="eastAsia" w:ascii="仿宋" w:hAnsi="仿宋" w:eastAsia="仿宋"/>
          <w:color w:val="000000"/>
          <w:spacing w:val="3"/>
          <w:highlight w:val="yellow"/>
          <w:u w:val="single"/>
          <w:lang w:bidi="ar-SA"/>
        </w:rPr>
        <w:t>（￥</w:t>
      </w:r>
      <w:r>
        <w:rPr>
          <w:rFonts w:hint="eastAsia" w:ascii="仿宋" w:hAnsi="仿宋" w:eastAsia="仿宋"/>
          <w:color w:val="000000"/>
          <w:spacing w:val="3"/>
          <w:highlight w:val="yellow"/>
          <w:u w:val="single"/>
          <w:lang w:val="en-US" w:eastAsia="zh-CN" w:bidi="ar-SA"/>
        </w:rPr>
        <w:t xml:space="preserve">   </w:t>
      </w:r>
      <w:r>
        <w:rPr>
          <w:rFonts w:hint="eastAsia" w:ascii="仿宋" w:hAnsi="仿宋" w:eastAsia="仿宋"/>
          <w:color w:val="000000"/>
          <w:spacing w:val="3"/>
          <w:highlight w:val="yellow"/>
          <w:u w:val="single"/>
          <w:lang w:bidi="ar-SA"/>
        </w:rPr>
        <w:t>）。</w:t>
      </w:r>
    </w:p>
    <w:p w14:paraId="010E0190">
      <w:pPr>
        <w:spacing w:line="360" w:lineRule="auto"/>
        <w:ind w:firstLine="452" w:firstLineChars="200"/>
        <w:rPr>
          <w:rFonts w:ascii="仿宋" w:hAnsi="仿宋" w:eastAsia="仿宋"/>
          <w:color w:val="000000"/>
          <w:spacing w:val="3"/>
          <w:u w:val="single"/>
          <w:lang w:bidi="ar-SA"/>
        </w:rPr>
      </w:pPr>
      <w:r>
        <w:rPr>
          <w:rFonts w:hint="eastAsia" w:ascii="仿宋" w:hAnsi="仿宋" w:eastAsia="仿宋"/>
          <w:color w:val="000000"/>
          <w:spacing w:val="3"/>
          <w:u w:val="single"/>
          <w:lang w:bidi="ar-SA"/>
        </w:rPr>
        <w:t>其中，存力中心基础设施部分增值税税率为1</w:t>
      </w:r>
      <w:r>
        <w:rPr>
          <w:rFonts w:ascii="仿宋" w:hAnsi="仿宋" w:eastAsia="仿宋"/>
          <w:color w:val="000000"/>
          <w:spacing w:val="3"/>
          <w:u w:val="single"/>
          <w:lang w:bidi="ar-SA"/>
        </w:rPr>
        <w:t>3%</w:t>
      </w:r>
      <w:r>
        <w:rPr>
          <w:rFonts w:hint="eastAsia" w:ascii="仿宋" w:hAnsi="仿宋" w:eastAsia="仿宋"/>
          <w:color w:val="000000"/>
          <w:spacing w:val="3"/>
          <w:u w:val="single"/>
          <w:lang w:bidi="ar-SA"/>
        </w:rPr>
        <w:t>%，不含税金额为人民币</w:t>
      </w:r>
      <w:r>
        <w:rPr>
          <w:rFonts w:hint="eastAsia" w:ascii="仿宋" w:hAnsi="仿宋" w:eastAsia="仿宋"/>
          <w:color w:val="000000"/>
          <w:spacing w:val="3"/>
          <w:u w:val="single"/>
          <w:lang w:val="en-US" w:eastAsia="zh-CN" w:bidi="ar-SA"/>
        </w:rPr>
        <w:t xml:space="preserve"> </w:t>
      </w:r>
      <w:r>
        <w:rPr>
          <w:rFonts w:hint="eastAsia"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 xml:space="preserve">  </w:t>
      </w:r>
      <w:r>
        <w:rPr>
          <w:rFonts w:hint="eastAsia" w:ascii="仿宋" w:hAnsi="仿宋" w:eastAsia="仿宋"/>
          <w:color w:val="000000"/>
          <w:spacing w:val="3"/>
          <w:u w:val="single"/>
          <w:lang w:bidi="ar-SA"/>
        </w:rPr>
        <w:t>)，含税金额为人民币</w:t>
      </w:r>
      <w:r>
        <w:rPr>
          <w:rFonts w:hint="eastAsia" w:ascii="仿宋" w:hAnsi="仿宋" w:eastAsia="仿宋"/>
          <w:color w:val="000000"/>
          <w:spacing w:val="3"/>
          <w:u w:val="single"/>
          <w:lang w:val="en-US" w:eastAsia="zh-CN" w:bidi="ar-SA"/>
        </w:rPr>
        <w:t xml:space="preserve">  </w:t>
      </w:r>
      <w:r>
        <w:rPr>
          <w:rFonts w:hint="eastAsia"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 xml:space="preserve">   </w:t>
      </w:r>
      <w:r>
        <w:rPr>
          <w:rFonts w:hint="eastAsia" w:ascii="仿宋" w:hAnsi="仿宋" w:eastAsia="仿宋"/>
          <w:color w:val="000000"/>
          <w:spacing w:val="3"/>
          <w:u w:val="single"/>
          <w:lang w:bidi="ar-SA"/>
        </w:rPr>
        <w:t>）。</w:t>
      </w:r>
    </w:p>
    <w:p w14:paraId="2240BD86">
      <w:pPr>
        <w:spacing w:line="360" w:lineRule="auto"/>
        <w:ind w:firstLine="452" w:firstLineChars="200"/>
        <w:rPr>
          <w:rFonts w:ascii="仿宋" w:hAnsi="仿宋" w:eastAsia="仿宋"/>
          <w:color w:val="000000"/>
          <w:spacing w:val="3"/>
          <w:u w:val="single"/>
          <w:lang w:bidi="ar-SA"/>
        </w:rPr>
      </w:pPr>
      <w:r>
        <w:rPr>
          <w:rFonts w:ascii="仿宋" w:hAnsi="仿宋" w:eastAsia="仿宋"/>
          <w:color w:val="000000"/>
          <w:spacing w:val="3"/>
          <w:u w:val="single"/>
          <w:lang w:bidi="ar-SA"/>
        </w:rPr>
        <w:t>本合同总价包括</w:t>
      </w:r>
      <w:r>
        <w:rPr>
          <w:rFonts w:hint="eastAsia" w:ascii="仿宋" w:hAnsi="仿宋" w:eastAsia="仿宋"/>
          <w:color w:val="000000"/>
          <w:spacing w:val="3"/>
          <w:u w:val="single"/>
          <w:lang w:bidi="ar-SA"/>
        </w:rPr>
        <w:t>卖方为实施本项目所需的设备仪器费、车辆租赁费、服务和技术费用等，为固定不变价格，合同总价包括卖方履行本合同义务所发生的一切费用和支出和以各种方式寄送技术资料到买方办公室所发生的费用。（最终以买方</w:t>
      </w:r>
      <w:ins w:id="9" w:author="毕晓龙" w:date="2026-02-26T11:01:21Z">
        <w:r>
          <w:rPr>
            <w:rFonts w:hint="eastAsia" w:ascii="仿宋" w:hAnsi="仿宋" w:eastAsia="仿宋"/>
            <w:color w:val="000000"/>
            <w:spacing w:val="3"/>
            <w:u w:val="single"/>
            <w:lang w:val="en-US" w:eastAsia="zh-CN" w:bidi="ar-SA"/>
          </w:rPr>
          <w:t>或</w:t>
        </w:r>
      </w:ins>
      <w:ins w:id="10" w:author="毕晓龙" w:date="2026-02-26T11:01:23Z">
        <w:r>
          <w:rPr>
            <w:rFonts w:hint="eastAsia" w:ascii="仿宋" w:hAnsi="仿宋" w:eastAsia="仿宋"/>
            <w:color w:val="000000"/>
            <w:spacing w:val="3"/>
            <w:u w:val="single"/>
            <w:lang w:val="en-US" w:eastAsia="zh-CN" w:bidi="ar-SA"/>
          </w:rPr>
          <w:t>用户</w:t>
        </w:r>
      </w:ins>
      <w:ins w:id="11" w:author="毕晓龙" w:date="2026-02-26T11:01:24Z">
        <w:r>
          <w:rPr>
            <w:rFonts w:hint="eastAsia" w:ascii="仿宋" w:hAnsi="仿宋" w:eastAsia="仿宋"/>
            <w:color w:val="000000"/>
            <w:spacing w:val="3"/>
            <w:u w:val="single"/>
            <w:lang w:val="en-US" w:eastAsia="zh-CN" w:bidi="ar-SA"/>
          </w:rPr>
          <w:t>方</w:t>
        </w:r>
      </w:ins>
      <w:r>
        <w:rPr>
          <w:rFonts w:hint="eastAsia" w:ascii="仿宋" w:hAnsi="仿宋" w:eastAsia="仿宋"/>
          <w:color w:val="000000"/>
          <w:spacing w:val="3"/>
          <w:u w:val="single"/>
          <w:lang w:bidi="ar-SA"/>
        </w:rPr>
        <w:t>委托的第三方造价咨询单位和经韶关市财政局投资评审中心评审（财局不审情况买方另行通知）审核结果为准）。</w:t>
      </w:r>
    </w:p>
    <w:p w14:paraId="06AC02C4">
      <w:pPr>
        <w:numPr>
          <w:ilvl w:val="0"/>
          <w:numId w:val="13"/>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质量标准</w:t>
      </w:r>
    </w:p>
    <w:p w14:paraId="3D3A22CC">
      <w:pPr>
        <w:spacing w:line="360" w:lineRule="auto"/>
        <w:ind w:firstLine="452" w:firstLineChars="200"/>
        <w:rPr>
          <w:rFonts w:ascii="仿宋" w:hAnsi="仿宋" w:eastAsia="仿宋"/>
          <w:color w:val="000000"/>
          <w:spacing w:val="3"/>
          <w:u w:val="single"/>
          <w:lang w:bidi="ar-SA"/>
        </w:rPr>
      </w:pPr>
      <w:r>
        <w:rPr>
          <w:rFonts w:hint="eastAsia" w:ascii="仿宋" w:hAnsi="仿宋" w:eastAsia="仿宋"/>
          <w:color w:val="000000"/>
          <w:spacing w:val="3"/>
          <w:u w:val="single"/>
          <w:lang w:bidi="ar-SA"/>
        </w:rPr>
        <w:t>质量符合设计图纸及国家现行有关施工质量验收法律、法规和规范要求，满足有关主管部门验收合格标准，着有国家标准按照国家标准验收，若无国家标准按行业标准验收。</w:t>
      </w:r>
    </w:p>
    <w:p w14:paraId="2377663C">
      <w:pPr>
        <w:numPr>
          <w:ilvl w:val="0"/>
          <w:numId w:val="13"/>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合同生效</w:t>
      </w:r>
    </w:p>
    <w:p w14:paraId="04B2A908">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合同订立时间：</w:t>
      </w:r>
      <w:r>
        <w:rPr>
          <w:rFonts w:hint="eastAsia" w:ascii="仿宋" w:hAnsi="仿宋" w:eastAsia="仿宋"/>
          <w:spacing w:val="3"/>
          <w:u w:val="single"/>
        </w:rPr>
        <w:t xml:space="preserve"> </w:t>
      </w:r>
      <w:r>
        <w:rPr>
          <w:rFonts w:hint="eastAsia" w:ascii="仿宋" w:hAnsi="仿宋" w:eastAsia="仿宋"/>
          <w:color w:val="000000"/>
          <w:spacing w:val="3"/>
          <w:u w:val="single"/>
          <w:lang w:bidi="ar-SA"/>
        </w:rPr>
        <w:t>年</w:t>
      </w:r>
      <w:r>
        <w:rPr>
          <w:rFonts w:hint="eastAsia" w:ascii="仿宋" w:hAnsi="仿宋" w:eastAsia="仿宋"/>
          <w:spacing w:val="3"/>
          <w:u w:val="single"/>
        </w:rPr>
        <w:t xml:space="preserve">  </w:t>
      </w:r>
      <w:r>
        <w:rPr>
          <w:rFonts w:hint="eastAsia" w:ascii="仿宋" w:hAnsi="仿宋" w:eastAsia="仿宋"/>
          <w:color w:val="000000"/>
          <w:spacing w:val="3"/>
          <w:u w:val="single"/>
          <w:lang w:bidi="ar-SA"/>
        </w:rPr>
        <w:t>月</w:t>
      </w:r>
      <w:r>
        <w:rPr>
          <w:rFonts w:hint="eastAsia" w:ascii="仿宋" w:hAnsi="仿宋" w:eastAsia="仿宋"/>
          <w:spacing w:val="3"/>
          <w:u w:val="single"/>
        </w:rPr>
        <w:t xml:space="preserve"> </w:t>
      </w:r>
      <w:r>
        <w:rPr>
          <w:rFonts w:ascii="仿宋" w:hAnsi="仿宋" w:eastAsia="仿宋"/>
          <w:spacing w:val="3"/>
          <w:u w:val="single"/>
        </w:rPr>
        <w:t xml:space="preserve"> </w:t>
      </w:r>
      <w:r>
        <w:rPr>
          <w:rFonts w:hint="eastAsia" w:ascii="仿宋" w:hAnsi="仿宋" w:eastAsia="仿宋"/>
          <w:color w:val="000000"/>
          <w:spacing w:val="3"/>
          <w:u w:val="single"/>
          <w:lang w:bidi="ar-SA"/>
        </w:rPr>
        <w:t>日</w:t>
      </w:r>
    </w:p>
    <w:p w14:paraId="6008FEAB">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合同订立地点：</w:t>
      </w:r>
      <w:r>
        <w:rPr>
          <w:rFonts w:hint="eastAsia" w:ascii="仿宋" w:hAnsi="仿宋" w:eastAsia="仿宋"/>
          <w:color w:val="000000"/>
          <w:spacing w:val="3"/>
          <w:u w:val="single"/>
          <w:lang w:val="en-US" w:eastAsia="zh-CN" w:bidi="ar-SA"/>
        </w:rPr>
        <w:t>北京</w:t>
      </w:r>
      <w:r>
        <w:rPr>
          <w:rFonts w:hint="eastAsia" w:ascii="仿宋" w:hAnsi="仿宋" w:eastAsia="仿宋"/>
          <w:color w:val="000000"/>
          <w:spacing w:val="3"/>
          <w:u w:val="single"/>
          <w:lang w:bidi="ar-SA"/>
        </w:rPr>
        <w:t>市</w:t>
      </w:r>
      <w:r>
        <w:rPr>
          <w:rFonts w:hint="eastAsia" w:ascii="仿宋" w:hAnsi="仿宋" w:eastAsia="仿宋"/>
          <w:color w:val="000000"/>
          <w:spacing w:val="3"/>
          <w:u w:val="single"/>
          <w:lang w:val="en-US" w:eastAsia="zh-CN" w:bidi="ar-SA"/>
        </w:rPr>
        <w:t>海淀</w:t>
      </w:r>
      <w:r>
        <w:rPr>
          <w:rFonts w:hint="eastAsia" w:ascii="仿宋" w:hAnsi="仿宋" w:eastAsia="仿宋"/>
          <w:color w:val="000000"/>
          <w:spacing w:val="3"/>
          <w:u w:val="single"/>
          <w:lang w:bidi="ar-SA"/>
        </w:rPr>
        <w:t>区</w:t>
      </w:r>
    </w:p>
    <w:p w14:paraId="6DC3682F">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合同各方当事人约定本合同自各方签字、盖章后，于即日生效。</w:t>
      </w:r>
    </w:p>
    <w:p w14:paraId="360D439E">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本合同一式壹拾陆份，买方肆份，卖方捌份，具有同等法律效力。</w:t>
      </w:r>
    </w:p>
    <w:p w14:paraId="274F648D">
      <w:pPr>
        <w:numPr>
          <w:ilvl w:val="0"/>
          <w:numId w:val="13"/>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补充条款</w:t>
      </w:r>
    </w:p>
    <w:p w14:paraId="75EAA4AC">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1.本协议书与下列文件一起构成合同文件：</w:t>
      </w:r>
    </w:p>
    <w:p w14:paraId="15F45F2B">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w:t>
      </w:r>
      <w:r>
        <w:rPr>
          <w:rFonts w:hint="eastAsia" w:ascii="仿宋" w:hAnsi="仿宋" w:eastAsia="仿宋"/>
          <w:color w:val="000000"/>
          <w:spacing w:val="3"/>
          <w:u w:val="single"/>
          <w:lang w:eastAsia="zh-CN" w:bidi="ar-SA"/>
        </w:rPr>
        <w:t>中标通知书（如有）</w:t>
      </w:r>
      <w:r>
        <w:rPr>
          <w:rFonts w:ascii="仿宋" w:hAnsi="仿宋" w:eastAsia="仿宋"/>
          <w:color w:val="000000"/>
          <w:spacing w:val="3"/>
          <w:u w:val="single"/>
          <w:lang w:bidi="ar-SA"/>
        </w:rPr>
        <w:t>；</w:t>
      </w:r>
    </w:p>
    <w:p w14:paraId="3741F156">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(2)本协议书；</w:t>
      </w:r>
    </w:p>
    <w:p w14:paraId="5870914E">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3</w:t>
      </w:r>
      <w:r>
        <w:rPr>
          <w:rFonts w:ascii="仿宋" w:hAnsi="仿宋" w:eastAsia="仿宋"/>
          <w:color w:val="000000"/>
          <w:spacing w:val="3"/>
          <w:u w:val="single"/>
          <w:lang w:bidi="ar-SA"/>
        </w:rPr>
        <w:t>)</w:t>
      </w:r>
      <w:r>
        <w:rPr>
          <w:rFonts w:hint="eastAsia" w:ascii="仿宋" w:hAnsi="仿宋" w:eastAsia="仿宋"/>
          <w:color w:val="000000"/>
          <w:spacing w:val="3"/>
          <w:u w:val="single"/>
          <w:lang w:eastAsia="zh-CN" w:bidi="ar-SA"/>
        </w:rPr>
        <w:t>应答</w:t>
      </w:r>
      <w:r>
        <w:rPr>
          <w:rFonts w:ascii="仿宋" w:hAnsi="仿宋" w:eastAsia="仿宋"/>
          <w:color w:val="000000"/>
          <w:spacing w:val="3"/>
          <w:u w:val="single"/>
          <w:lang w:bidi="ar-SA"/>
        </w:rPr>
        <w:t>函；</w:t>
      </w:r>
    </w:p>
    <w:p w14:paraId="3112A0D5">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4</w:t>
      </w:r>
      <w:r>
        <w:rPr>
          <w:rFonts w:ascii="仿宋" w:hAnsi="仿宋" w:eastAsia="仿宋"/>
          <w:color w:val="000000"/>
          <w:spacing w:val="3"/>
          <w:u w:val="single"/>
          <w:lang w:bidi="ar-SA"/>
        </w:rPr>
        <w:t>)商务和技术响应表；</w:t>
      </w:r>
    </w:p>
    <w:p w14:paraId="277AD8E5">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5</w:t>
      </w:r>
      <w:r>
        <w:rPr>
          <w:rFonts w:ascii="仿宋" w:hAnsi="仿宋" w:eastAsia="仿宋"/>
          <w:color w:val="000000"/>
          <w:spacing w:val="3"/>
          <w:u w:val="single"/>
          <w:lang w:bidi="ar-SA"/>
        </w:rPr>
        <w:t>)专用合同条款；</w:t>
      </w:r>
    </w:p>
    <w:p w14:paraId="21A946DB">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6</w:t>
      </w:r>
      <w:r>
        <w:rPr>
          <w:rFonts w:ascii="仿宋" w:hAnsi="仿宋" w:eastAsia="仿宋"/>
          <w:color w:val="000000"/>
          <w:spacing w:val="3"/>
          <w:u w:val="single"/>
          <w:lang w:bidi="ar-SA"/>
        </w:rPr>
        <w:t>)通用合同条款；</w:t>
      </w:r>
    </w:p>
    <w:p w14:paraId="205C1111">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7</w:t>
      </w:r>
      <w:r>
        <w:rPr>
          <w:rFonts w:ascii="仿宋" w:hAnsi="仿宋" w:eastAsia="仿宋"/>
          <w:color w:val="000000"/>
          <w:spacing w:val="3"/>
          <w:u w:val="single"/>
          <w:lang w:bidi="ar-SA"/>
        </w:rPr>
        <w:t>)用户需求书；</w:t>
      </w:r>
    </w:p>
    <w:p w14:paraId="1706CC49">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8</w:t>
      </w:r>
      <w:r>
        <w:rPr>
          <w:rFonts w:ascii="仿宋" w:hAnsi="仿宋" w:eastAsia="仿宋"/>
          <w:color w:val="000000"/>
          <w:spacing w:val="3"/>
          <w:u w:val="single"/>
          <w:lang w:bidi="ar-SA"/>
        </w:rPr>
        <w:t>)分项报价表；</w:t>
      </w:r>
    </w:p>
    <w:p w14:paraId="324664AA">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w:t>
      </w:r>
      <w:r>
        <w:rPr>
          <w:rFonts w:hint="eastAsia" w:ascii="仿宋" w:hAnsi="仿宋" w:eastAsia="仿宋"/>
          <w:color w:val="000000"/>
          <w:spacing w:val="3"/>
          <w:u w:val="single"/>
          <w:lang w:val="en-US" w:eastAsia="zh-CN" w:bidi="ar-SA"/>
        </w:rPr>
        <w:t>9</w:t>
      </w:r>
      <w:r>
        <w:rPr>
          <w:rFonts w:ascii="仿宋" w:hAnsi="仿宋" w:eastAsia="仿宋"/>
          <w:color w:val="000000"/>
          <w:spacing w:val="3"/>
          <w:u w:val="single"/>
          <w:lang w:bidi="ar-SA"/>
        </w:rPr>
        <w:t>)技术服务和</w:t>
      </w:r>
      <w:r>
        <w:rPr>
          <w:rFonts w:hint="eastAsia" w:ascii="仿宋" w:hAnsi="仿宋" w:eastAsia="仿宋"/>
          <w:color w:val="000000"/>
          <w:spacing w:val="3"/>
          <w:u w:val="single"/>
          <w:lang w:bidi="ar-SA"/>
        </w:rPr>
        <w:t>质保期服务计划；</w:t>
      </w:r>
    </w:p>
    <w:p w14:paraId="394D1BF2">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w:t>
      </w:r>
      <w:r>
        <w:rPr>
          <w:rFonts w:hint="eastAsia" w:ascii="仿宋" w:hAnsi="仿宋" w:eastAsia="仿宋"/>
          <w:color w:val="000000"/>
          <w:spacing w:val="3"/>
          <w:u w:val="single"/>
          <w:lang w:val="en-US" w:eastAsia="zh-CN" w:bidi="ar-SA"/>
        </w:rPr>
        <w:t>0</w:t>
      </w:r>
      <w:r>
        <w:rPr>
          <w:rFonts w:ascii="仿宋" w:hAnsi="仿宋" w:eastAsia="仿宋"/>
          <w:color w:val="000000"/>
          <w:spacing w:val="3"/>
          <w:u w:val="single"/>
          <w:lang w:bidi="ar-SA"/>
        </w:rPr>
        <w:t>)其他合同文件。</w:t>
      </w:r>
    </w:p>
    <w:p w14:paraId="4513BB60">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上述合同文件互相补充和解释。如果合同文件之间存在矛盾或不一致之处，以上述文件的排列顺序在先者为准。</w:t>
      </w:r>
    </w:p>
    <w:p w14:paraId="19BF5DFD">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2.卖方承诺保证完全按照合同约定提供合同设备和技术服务和</w:t>
      </w:r>
      <w:r>
        <w:rPr>
          <w:rFonts w:hint="eastAsia" w:ascii="仿宋" w:hAnsi="仿宋" w:eastAsia="仿宋"/>
          <w:color w:val="000000"/>
          <w:spacing w:val="3"/>
          <w:u w:val="single"/>
          <w:lang w:bidi="ar-SA"/>
        </w:rPr>
        <w:t>质保期服务并修补缺陷。</w:t>
      </w:r>
    </w:p>
    <w:p w14:paraId="5FC4C8F2">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3.买方承诺保证按照合同约定的条件、时间和方式向卖方支付合同价款。</w:t>
      </w:r>
    </w:p>
    <w:p w14:paraId="4443A6CA">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4.合同未尽事宜，三方另行签订补充协议，补充协议是合同的组成部分。</w:t>
      </w:r>
    </w:p>
    <w:p w14:paraId="5EDA7883">
      <w:pPr>
        <w:spacing w:line="360" w:lineRule="auto"/>
        <w:ind w:firstLine="572"/>
        <w:rPr>
          <w:rFonts w:ascii="仿宋" w:hAnsi="仿宋" w:eastAsia="仿宋"/>
          <w:spacing w:val="3"/>
          <w:u w:val="single"/>
        </w:rPr>
      </w:pPr>
      <w:r>
        <w:rPr>
          <w:rFonts w:ascii="仿宋" w:hAnsi="仿宋" w:eastAsia="仿宋"/>
          <w:spacing w:val="3"/>
          <w:u w:val="single"/>
        </w:rPr>
        <w:t>5.本项目的买方（建设单位）为</w:t>
      </w:r>
      <w:r>
        <w:rPr>
          <w:rFonts w:hint="eastAsia" w:ascii="仿宋" w:hAnsi="仿宋" w:eastAsia="仿宋"/>
          <w:spacing w:val="3"/>
          <w:u w:val="single"/>
          <w:lang w:eastAsia="zh-CN"/>
        </w:rPr>
        <w:t>软通智慧科技有限公司</w:t>
      </w:r>
      <w:r>
        <w:rPr>
          <w:rFonts w:ascii="仿宋" w:hAnsi="仿宋" w:eastAsia="仿宋"/>
          <w:spacing w:val="3"/>
          <w:u w:val="single"/>
        </w:rPr>
        <w:t>，合同款项由买方向卖方进行支付，卖方提供的发票必须按照买方要求提供相应增值税专用发票，买方收到符合要求的发票后方可支付。</w:t>
      </w:r>
    </w:p>
    <w:p w14:paraId="72B0A88F">
      <w:pPr>
        <w:rPr>
          <w:rFonts w:ascii="仿宋" w:hAnsi="仿宋" w:eastAsia="仿宋"/>
          <w:color w:val="000000"/>
          <w:spacing w:val="3"/>
          <w:u w:val="single"/>
          <w:lang w:bidi="ar-SA"/>
        </w:rPr>
      </w:pPr>
      <w:r>
        <w:rPr>
          <w:rFonts w:ascii="仿宋" w:hAnsi="仿宋" w:eastAsia="仿宋"/>
          <w:color w:val="000000"/>
          <w:spacing w:val="3"/>
          <w:u w:val="single"/>
          <w:lang w:bidi="ar-SA"/>
        </w:rPr>
        <w:t>(以下无正文)</w:t>
      </w:r>
    </w:p>
    <w:p w14:paraId="41623D36">
      <w:pPr>
        <w:pStyle w:val="2"/>
        <w:rPr>
          <w:rFonts w:ascii="仿宋" w:hAnsi="仿宋" w:eastAsia="仿宋"/>
          <w:color w:val="000000"/>
          <w:spacing w:val="3"/>
          <w:u w:val="single"/>
          <w:lang w:bidi="ar-SA"/>
        </w:rPr>
      </w:pPr>
    </w:p>
    <w:p w14:paraId="0BA82D47">
      <w:pPr>
        <w:rPr>
          <w:rFonts w:ascii="仿宋" w:hAnsi="仿宋" w:eastAsia="仿宋"/>
          <w:color w:val="000000"/>
          <w:spacing w:val="3"/>
          <w:u w:val="single"/>
          <w:lang w:bidi="ar-SA"/>
        </w:rPr>
      </w:pPr>
    </w:p>
    <w:p w14:paraId="3186DA28">
      <w:pPr>
        <w:pStyle w:val="2"/>
        <w:rPr>
          <w:rFonts w:ascii="仿宋" w:hAnsi="仿宋" w:eastAsia="仿宋"/>
          <w:color w:val="000000"/>
          <w:spacing w:val="3"/>
          <w:u w:val="single"/>
          <w:lang w:bidi="ar-SA"/>
        </w:rPr>
      </w:pPr>
    </w:p>
    <w:p w14:paraId="38B64C75">
      <w:pPr>
        <w:rPr>
          <w:rFonts w:ascii="仿宋" w:hAnsi="仿宋" w:eastAsia="仿宋"/>
          <w:color w:val="000000"/>
          <w:spacing w:val="3"/>
          <w:u w:val="single"/>
          <w:lang w:bidi="ar-SA"/>
        </w:rPr>
      </w:pPr>
    </w:p>
    <w:p w14:paraId="5B07C912">
      <w:pPr>
        <w:pStyle w:val="2"/>
        <w:rPr>
          <w:rFonts w:ascii="仿宋" w:hAnsi="仿宋" w:eastAsia="仿宋"/>
          <w:color w:val="000000"/>
          <w:spacing w:val="3"/>
          <w:u w:val="single"/>
          <w:lang w:bidi="ar-SA"/>
        </w:rPr>
      </w:pPr>
    </w:p>
    <w:p w14:paraId="1A61C5AA"/>
    <w:p w14:paraId="4DAF124B">
      <w:pPr>
        <w:spacing w:before="128" w:line="219" w:lineRule="auto"/>
        <w:ind w:left="9" w:firstLine="644"/>
        <w:rPr>
          <w:rFonts w:ascii="仿宋" w:hAnsi="仿宋" w:eastAsia="仿宋"/>
          <w:spacing w:val="21"/>
        </w:rPr>
      </w:pPr>
      <w:r>
        <w:rPr>
          <w:rFonts w:ascii="仿宋" w:hAnsi="仿宋" w:eastAsia="仿宋"/>
          <w:spacing w:val="21"/>
        </w:rPr>
        <w:t>(本页为签署页)</w:t>
      </w:r>
    </w:p>
    <w:p w14:paraId="105E8CAC">
      <w:pPr>
        <w:pStyle w:val="2"/>
        <w:rPr>
          <w:rFonts w:ascii="仿宋" w:hAnsi="仿宋" w:eastAsia="仿宋"/>
          <w:sz w:val="22"/>
          <w:szCs w:val="22"/>
          <w:lang w:val="zh-CN" w:bidi="zh-CN"/>
        </w:rPr>
      </w:pPr>
    </w:p>
    <w:p w14:paraId="2BC9CF0A">
      <w:pPr>
        <w:spacing w:before="128" w:line="219" w:lineRule="auto"/>
        <w:ind w:left="9" w:firstLine="644"/>
        <w:rPr>
          <w:rFonts w:ascii="仿宋" w:hAnsi="仿宋" w:eastAsia="仿宋"/>
          <w:spacing w:val="21"/>
        </w:rPr>
      </w:pPr>
      <w:r>
        <w:rPr>
          <w:rFonts w:hint="eastAsia" w:ascii="仿宋" w:hAnsi="仿宋" w:eastAsia="仿宋"/>
          <w:spacing w:val="21"/>
        </w:rPr>
        <w:t>买方（建设单位）：</w:t>
      </w:r>
      <w:r>
        <w:rPr>
          <w:rFonts w:hint="eastAsia" w:ascii="仿宋" w:hAnsi="仿宋" w:eastAsia="仿宋"/>
          <w:spacing w:val="21"/>
          <w:lang w:eastAsia="zh-CN"/>
        </w:rPr>
        <w:t>软通智慧科技有限公司</w:t>
      </w:r>
      <w:r>
        <w:rPr>
          <w:rFonts w:ascii="仿宋" w:hAnsi="仿宋" w:eastAsia="仿宋"/>
          <w:spacing w:val="21"/>
        </w:rPr>
        <w:t>(盖单位章)</w:t>
      </w:r>
    </w:p>
    <w:p w14:paraId="26280332">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64B15511">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13936ED1">
      <w:pPr>
        <w:pStyle w:val="2"/>
        <w:rPr>
          <w:rFonts w:ascii="仿宋" w:hAnsi="仿宋" w:eastAsia="仿宋"/>
          <w:sz w:val="22"/>
          <w:szCs w:val="22"/>
          <w:lang w:val="zh-CN" w:bidi="zh-CN"/>
        </w:rPr>
      </w:pPr>
    </w:p>
    <w:p w14:paraId="5D84293F">
      <w:pPr>
        <w:spacing w:before="128" w:line="219" w:lineRule="auto"/>
        <w:ind w:left="9" w:firstLine="644"/>
        <w:rPr>
          <w:rFonts w:ascii="仿宋" w:hAnsi="仿宋" w:eastAsia="仿宋"/>
          <w:spacing w:val="21"/>
        </w:rPr>
      </w:pPr>
      <w:r>
        <w:rPr>
          <w:rFonts w:ascii="仿宋" w:hAnsi="仿宋" w:eastAsia="仿宋"/>
          <w:spacing w:val="21"/>
        </w:rPr>
        <w:tab/>
      </w:r>
    </w:p>
    <w:p w14:paraId="0A3C7632">
      <w:pPr>
        <w:spacing w:before="128" w:line="219" w:lineRule="auto"/>
        <w:ind w:left="9" w:firstLine="644"/>
        <w:rPr>
          <w:rFonts w:ascii="仿宋" w:hAnsi="仿宋" w:eastAsia="仿宋"/>
          <w:spacing w:val="21"/>
        </w:rPr>
      </w:pPr>
    </w:p>
    <w:p w14:paraId="6A1078F5">
      <w:pPr>
        <w:spacing w:before="128" w:line="219" w:lineRule="auto"/>
        <w:ind w:left="9" w:firstLine="644"/>
        <w:rPr>
          <w:rFonts w:ascii="仿宋" w:hAnsi="仿宋" w:eastAsia="仿宋"/>
          <w:spacing w:val="21"/>
        </w:rPr>
      </w:pPr>
      <w:r>
        <w:rPr>
          <w:rFonts w:hint="eastAsia" w:ascii="仿宋" w:hAnsi="仿宋" w:eastAsia="仿宋"/>
          <w:spacing w:val="21"/>
        </w:rPr>
        <w:t>卖方（联合体牵头人）：韶关乳源朗坤科技有限公司</w:t>
      </w:r>
      <w:r>
        <w:rPr>
          <w:rFonts w:ascii="仿宋" w:hAnsi="仿宋" w:eastAsia="仿宋"/>
          <w:spacing w:val="21"/>
        </w:rPr>
        <w:t>(盖单位章)</w:t>
      </w:r>
    </w:p>
    <w:p w14:paraId="2C518DC4">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2C83875A">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271E020B">
      <w:pPr>
        <w:spacing w:before="128" w:line="219" w:lineRule="auto"/>
        <w:rPr>
          <w:rFonts w:ascii="仿宋" w:hAnsi="仿宋" w:eastAsia="仿宋"/>
          <w:spacing w:val="21"/>
        </w:rPr>
      </w:pPr>
    </w:p>
    <w:p w14:paraId="2A53BE3A">
      <w:pPr>
        <w:spacing w:before="128" w:line="219" w:lineRule="auto"/>
        <w:ind w:left="9" w:firstLine="644"/>
        <w:rPr>
          <w:rFonts w:ascii="仿宋" w:hAnsi="仿宋" w:eastAsia="仿宋"/>
          <w:spacing w:val="21"/>
        </w:rPr>
      </w:pPr>
    </w:p>
    <w:p w14:paraId="0008BE48">
      <w:pPr>
        <w:rPr>
          <w:rFonts w:asciiTheme="minorEastAsia" w:hAnsiTheme="minorEastAsia" w:eastAsiaTheme="minorEastAsia"/>
        </w:rPr>
        <w:sectPr>
          <w:footerReference r:id="rId7" w:type="default"/>
          <w:pgSz w:w="11905" w:h="16838"/>
          <w:pgMar w:top="1440" w:right="1080" w:bottom="1440" w:left="1080" w:header="850" w:footer="992" w:gutter="0"/>
          <w:pgNumType w:start="1"/>
          <w:cols w:space="720" w:num="1"/>
        </w:sectPr>
      </w:pPr>
    </w:p>
    <w:p w14:paraId="024FDAAE">
      <w:pPr>
        <w:pStyle w:val="22"/>
        <w:spacing w:before="12"/>
        <w:rPr>
          <w:rFonts w:ascii="黑体" w:hAnsi="黑体" w:eastAsia="黑体" w:cs="黑体"/>
          <w:sz w:val="18"/>
        </w:rPr>
      </w:pPr>
    </w:p>
    <w:p w14:paraId="10A3EE75">
      <w:pPr>
        <w:pStyle w:val="4"/>
        <w:rPr>
          <w:rFonts w:ascii="黑体" w:hAnsi="黑体" w:eastAsia="黑体" w:cs="黑体"/>
          <w:b w:val="0"/>
          <w:bCs w:val="0"/>
        </w:rPr>
      </w:pPr>
      <w:bookmarkStart w:id="3" w:name="_Toc22997"/>
      <w:r>
        <w:rPr>
          <w:rFonts w:hint="eastAsia" w:ascii="黑体" w:hAnsi="黑体" w:eastAsia="黑体" w:cs="黑体"/>
          <w:b w:val="0"/>
          <w:bCs w:val="0"/>
        </w:rPr>
        <w:t>第</w:t>
      </w:r>
      <w:bookmarkEnd w:id="3"/>
      <w:r>
        <w:rPr>
          <w:rFonts w:hint="eastAsia" w:ascii="黑体" w:hAnsi="黑体" w:eastAsia="黑体" w:cs="黑体"/>
          <w:b w:val="0"/>
          <w:bCs w:val="0"/>
        </w:rPr>
        <w:t>二部分</w:t>
      </w:r>
      <w:r>
        <w:rPr>
          <w:rFonts w:hint="eastAsia" w:ascii="黑体" w:hAnsi="黑体" w:eastAsia="黑体" w:cs="黑体"/>
          <w:b w:val="0"/>
          <w:bCs w:val="0"/>
          <w:lang w:val="en-US"/>
        </w:rPr>
        <w:t xml:space="preserve"> </w:t>
      </w:r>
      <w:r>
        <w:rPr>
          <w:rFonts w:hint="eastAsia" w:ascii="黑体" w:hAnsi="黑体" w:eastAsia="黑体" w:cs="黑体"/>
          <w:b w:val="0"/>
          <w:bCs w:val="0"/>
        </w:rPr>
        <w:t>通用合同条款</w:t>
      </w:r>
    </w:p>
    <w:p w14:paraId="225E235F">
      <w:pPr>
        <w:tabs>
          <w:tab w:val="left" w:pos="2030"/>
        </w:tabs>
        <w:rPr>
          <w:rFonts w:ascii="Microsoft JhengHei"/>
          <w:b/>
          <w:sz w:val="23"/>
        </w:rPr>
      </w:pPr>
      <w:r>
        <w:tab/>
      </w:r>
    </w:p>
    <w:p w14:paraId="544DAA01">
      <w:pPr>
        <w:pStyle w:val="5"/>
        <w:numPr>
          <w:ilvl w:val="0"/>
          <w:numId w:val="14"/>
        </w:numPr>
        <w:tabs>
          <w:tab w:val="left" w:pos="802"/>
        </w:tabs>
        <w:ind w:left="801" w:hanging="402"/>
        <w:jc w:val="left"/>
        <w:rPr>
          <w:rFonts w:ascii="仿宋" w:hAnsi="仿宋" w:eastAsia="仿宋"/>
          <w:sz w:val="30"/>
          <w:szCs w:val="30"/>
        </w:rPr>
      </w:pPr>
      <w:bookmarkStart w:id="4" w:name="_bookmark105"/>
      <w:bookmarkEnd w:id="4"/>
      <w:r>
        <w:rPr>
          <w:rFonts w:hint="eastAsia" w:ascii="仿宋" w:hAnsi="仿宋" w:eastAsia="仿宋"/>
          <w:sz w:val="30"/>
          <w:szCs w:val="30"/>
        </w:rPr>
        <w:t>一般约定</w:t>
      </w:r>
    </w:p>
    <w:p w14:paraId="6366C11B">
      <w:pPr>
        <w:pStyle w:val="6"/>
        <w:numPr>
          <w:ilvl w:val="1"/>
          <w:numId w:val="14"/>
        </w:numPr>
        <w:tabs>
          <w:tab w:val="left" w:pos="1027"/>
        </w:tabs>
        <w:ind w:left="1026" w:hanging="490"/>
        <w:rPr>
          <w:rFonts w:ascii="仿宋" w:hAnsi="仿宋" w:eastAsia="仿宋"/>
          <w:sz w:val="24"/>
          <w:szCs w:val="24"/>
        </w:rPr>
      </w:pPr>
      <w:bookmarkStart w:id="5" w:name="_bookmark106"/>
      <w:bookmarkEnd w:id="5"/>
      <w:r>
        <w:rPr>
          <w:rFonts w:ascii="仿宋" w:hAnsi="仿宋" w:eastAsia="仿宋"/>
          <w:sz w:val="24"/>
          <w:szCs w:val="24"/>
        </w:rPr>
        <w:t>词语定义</w:t>
      </w:r>
    </w:p>
    <w:p w14:paraId="55364966">
      <w:pPr>
        <w:pStyle w:val="22"/>
        <w:spacing w:before="266"/>
        <w:ind w:left="820"/>
        <w:rPr>
          <w:rFonts w:ascii="仿宋" w:hAnsi="仿宋" w:eastAsia="仿宋"/>
          <w:sz w:val="22"/>
          <w:szCs w:val="22"/>
        </w:rPr>
      </w:pPr>
      <w:r>
        <w:rPr>
          <w:rFonts w:ascii="仿宋" w:hAnsi="仿宋" w:eastAsia="仿宋"/>
          <w:sz w:val="22"/>
          <w:szCs w:val="22"/>
        </w:rPr>
        <w:t>除专用合同条款另有约定外，合同中的下列词语应具有本款所赋予的含义。</w:t>
      </w:r>
    </w:p>
    <w:p w14:paraId="05984DC2">
      <w:pPr>
        <w:pStyle w:val="8"/>
        <w:numPr>
          <w:ilvl w:val="2"/>
          <w:numId w:val="14"/>
        </w:numPr>
        <w:tabs>
          <w:tab w:val="left" w:pos="1349"/>
        </w:tabs>
        <w:spacing w:before="70"/>
        <w:ind w:left="1348" w:hanging="527"/>
        <w:jc w:val="both"/>
        <w:rPr>
          <w:rFonts w:ascii="仿宋" w:hAnsi="仿宋" w:eastAsia="仿宋"/>
          <w:sz w:val="24"/>
          <w:szCs w:val="24"/>
        </w:rPr>
      </w:pPr>
      <w:r>
        <w:rPr>
          <w:rFonts w:ascii="仿宋" w:hAnsi="仿宋" w:eastAsia="仿宋"/>
          <w:sz w:val="24"/>
          <w:szCs w:val="24"/>
        </w:rPr>
        <w:t>合同</w:t>
      </w:r>
    </w:p>
    <w:p w14:paraId="61C309BD">
      <w:pPr>
        <w:pStyle w:val="102"/>
        <w:numPr>
          <w:ilvl w:val="3"/>
          <w:numId w:val="14"/>
        </w:numPr>
        <w:tabs>
          <w:tab w:val="left" w:pos="1505"/>
        </w:tabs>
        <w:spacing w:before="91" w:line="364" w:lineRule="auto"/>
        <w:ind w:right="693" w:firstLine="419"/>
        <w:jc w:val="both"/>
        <w:rPr>
          <w:rFonts w:ascii="仿宋" w:hAnsi="仿宋" w:eastAsia="仿宋"/>
        </w:rPr>
      </w:pPr>
      <w:r>
        <w:rPr>
          <w:rFonts w:ascii="仿宋" w:hAnsi="仿宋" w:eastAsia="仿宋"/>
          <w:spacing w:val="-9"/>
        </w:rPr>
        <w:t>合同文件</w:t>
      </w:r>
      <w:r>
        <w:rPr>
          <w:rFonts w:ascii="仿宋" w:hAnsi="仿宋" w:eastAsia="仿宋"/>
        </w:rPr>
        <w:t>（</w:t>
      </w:r>
      <w:r>
        <w:rPr>
          <w:rFonts w:ascii="仿宋" w:hAnsi="仿宋" w:eastAsia="仿宋"/>
          <w:spacing w:val="-3"/>
        </w:rPr>
        <w:t>或称合同</w:t>
      </w:r>
      <w:r>
        <w:rPr>
          <w:rFonts w:ascii="仿宋" w:hAnsi="仿宋" w:eastAsia="仿宋"/>
          <w:spacing w:val="-67"/>
        </w:rPr>
        <w:t>）</w:t>
      </w:r>
      <w:r>
        <w:rPr>
          <w:rFonts w:ascii="仿宋" w:hAnsi="仿宋" w:eastAsia="仿宋"/>
          <w:spacing w:val="-14"/>
        </w:rPr>
        <w:t>：指合同协议书、</w:t>
      </w:r>
      <w:r>
        <w:rPr>
          <w:rFonts w:hint="eastAsia" w:ascii="仿宋" w:hAnsi="仿宋" w:eastAsia="仿宋"/>
          <w:spacing w:val="-14"/>
          <w:lang w:eastAsia="zh-CN"/>
        </w:rPr>
        <w:t>中标通知书（如有）</w:t>
      </w:r>
      <w:r>
        <w:rPr>
          <w:rFonts w:ascii="仿宋" w:hAnsi="仿宋" w:eastAsia="仿宋"/>
          <w:spacing w:val="-14"/>
        </w:rPr>
        <w:t>、</w:t>
      </w:r>
      <w:r>
        <w:rPr>
          <w:rFonts w:hint="eastAsia" w:ascii="仿宋" w:hAnsi="仿宋" w:eastAsia="仿宋"/>
          <w:spacing w:val="-14"/>
          <w:lang w:eastAsia="zh-CN"/>
        </w:rPr>
        <w:t>应答</w:t>
      </w:r>
      <w:r>
        <w:rPr>
          <w:rFonts w:ascii="仿宋" w:hAnsi="仿宋" w:eastAsia="仿宋"/>
          <w:spacing w:val="-14"/>
        </w:rPr>
        <w:t>函、商务和技术</w:t>
      </w:r>
      <w:r>
        <w:rPr>
          <w:rFonts w:hint="eastAsia" w:ascii="仿宋" w:hAnsi="仿宋" w:eastAsia="仿宋"/>
          <w:spacing w:val="-14"/>
        </w:rPr>
        <w:t>响应</w:t>
      </w:r>
      <w:r>
        <w:rPr>
          <w:rFonts w:ascii="仿宋" w:hAnsi="仿宋" w:eastAsia="仿宋"/>
          <w:spacing w:val="-14"/>
        </w:rPr>
        <w:t>表、</w:t>
      </w:r>
      <w:r>
        <w:rPr>
          <w:rFonts w:ascii="仿宋" w:hAnsi="仿宋" w:eastAsia="仿宋"/>
          <w:spacing w:val="-12"/>
        </w:rPr>
        <w:t>专用合同条款、通用合同条款、</w:t>
      </w:r>
      <w:r>
        <w:rPr>
          <w:rFonts w:hint="eastAsia" w:ascii="仿宋" w:hAnsi="仿宋" w:eastAsia="仿宋"/>
          <w:spacing w:val="-12"/>
          <w:lang w:val="en-US"/>
        </w:rPr>
        <w:t>用户需求书</w:t>
      </w:r>
      <w:r>
        <w:rPr>
          <w:rFonts w:ascii="仿宋" w:hAnsi="仿宋" w:eastAsia="仿宋"/>
          <w:spacing w:val="-12"/>
        </w:rPr>
        <w:t>、分项报价表、</w:t>
      </w:r>
      <w:r>
        <w:rPr>
          <w:rFonts w:hint="eastAsia" w:ascii="仿宋" w:hAnsi="仿宋" w:eastAsia="仿宋"/>
          <w:spacing w:val="-12"/>
        </w:rPr>
        <w:t>设备</w:t>
      </w:r>
      <w:r>
        <w:rPr>
          <w:rFonts w:ascii="仿宋" w:hAnsi="仿宋" w:eastAsia="仿宋"/>
          <w:spacing w:val="-12"/>
        </w:rPr>
        <w:t>技术性能指标的详细描述、</w:t>
      </w:r>
      <w:r>
        <w:rPr>
          <w:rFonts w:ascii="仿宋" w:hAnsi="仿宋" w:eastAsia="仿宋"/>
          <w:spacing w:val="-3"/>
        </w:rPr>
        <w:t>技术服务和质保期服务计划，以及其他构成合同组成部分的文件。</w:t>
      </w:r>
    </w:p>
    <w:p w14:paraId="7FEA77B9">
      <w:pPr>
        <w:pStyle w:val="102"/>
        <w:numPr>
          <w:ilvl w:val="3"/>
          <w:numId w:val="14"/>
        </w:numPr>
        <w:tabs>
          <w:tab w:val="left" w:pos="1505"/>
        </w:tabs>
        <w:spacing w:line="269" w:lineRule="exact"/>
        <w:ind w:left="1504" w:hanging="685"/>
        <w:jc w:val="both"/>
        <w:rPr>
          <w:rFonts w:ascii="仿宋" w:hAnsi="仿宋" w:eastAsia="仿宋"/>
        </w:rPr>
      </w:pPr>
      <w:r>
        <w:rPr>
          <w:rFonts w:ascii="仿宋" w:hAnsi="仿宋" w:eastAsia="仿宋"/>
          <w:spacing w:val="-3"/>
        </w:rPr>
        <w:t>合同协议书：指买方和卖方共同签署的合同协议书。</w:t>
      </w:r>
    </w:p>
    <w:p w14:paraId="0D2B190D">
      <w:pPr>
        <w:pStyle w:val="102"/>
        <w:numPr>
          <w:ilvl w:val="3"/>
          <w:numId w:val="14"/>
        </w:numPr>
        <w:tabs>
          <w:tab w:val="left" w:pos="1505"/>
        </w:tabs>
        <w:spacing w:before="139"/>
        <w:ind w:left="1504" w:hanging="685"/>
        <w:rPr>
          <w:rFonts w:ascii="仿宋" w:hAnsi="仿宋" w:eastAsia="仿宋"/>
        </w:rPr>
      </w:pPr>
      <w:r>
        <w:rPr>
          <w:rFonts w:hint="eastAsia" w:ascii="仿宋" w:hAnsi="仿宋" w:eastAsia="仿宋"/>
          <w:spacing w:val="-3"/>
          <w:lang w:eastAsia="zh-CN"/>
        </w:rPr>
        <w:t>中标通知书（如有）</w:t>
      </w:r>
      <w:r>
        <w:rPr>
          <w:rFonts w:ascii="仿宋" w:hAnsi="仿宋" w:eastAsia="仿宋"/>
          <w:spacing w:val="-3"/>
        </w:rPr>
        <w:t>：指买方通知卖方中标的函件。</w:t>
      </w:r>
    </w:p>
    <w:p w14:paraId="6236414C">
      <w:pPr>
        <w:pStyle w:val="102"/>
        <w:numPr>
          <w:ilvl w:val="3"/>
          <w:numId w:val="14"/>
        </w:numPr>
        <w:tabs>
          <w:tab w:val="left" w:pos="1505"/>
        </w:tabs>
        <w:spacing w:before="139"/>
        <w:ind w:left="1504" w:hanging="685"/>
        <w:rPr>
          <w:rFonts w:ascii="仿宋" w:hAnsi="仿宋" w:eastAsia="仿宋"/>
        </w:rPr>
      </w:pPr>
      <w:r>
        <w:rPr>
          <w:rFonts w:hint="eastAsia" w:ascii="仿宋" w:hAnsi="仿宋" w:eastAsia="仿宋"/>
          <w:spacing w:val="-3"/>
          <w:lang w:eastAsia="zh-CN"/>
        </w:rPr>
        <w:t>应答</w:t>
      </w:r>
      <w:r>
        <w:rPr>
          <w:rFonts w:ascii="仿宋" w:hAnsi="仿宋" w:eastAsia="仿宋"/>
          <w:spacing w:val="-3"/>
        </w:rPr>
        <w:t>函：指由卖方填写并签署的，名为“</w:t>
      </w:r>
      <w:r>
        <w:rPr>
          <w:rFonts w:hint="eastAsia" w:ascii="仿宋" w:hAnsi="仿宋" w:eastAsia="仿宋"/>
          <w:spacing w:val="-3"/>
          <w:lang w:eastAsia="zh-CN"/>
        </w:rPr>
        <w:t>应答</w:t>
      </w:r>
      <w:r>
        <w:rPr>
          <w:rFonts w:ascii="仿宋" w:hAnsi="仿宋" w:eastAsia="仿宋"/>
          <w:spacing w:val="-3"/>
        </w:rPr>
        <w:t>函”的函件。</w:t>
      </w:r>
    </w:p>
    <w:p w14:paraId="3496EEB5">
      <w:pPr>
        <w:pStyle w:val="102"/>
        <w:numPr>
          <w:ilvl w:val="3"/>
          <w:numId w:val="14"/>
        </w:numPr>
        <w:tabs>
          <w:tab w:val="left" w:pos="1505"/>
        </w:tabs>
        <w:spacing w:before="141"/>
        <w:ind w:left="1504" w:hanging="685"/>
        <w:rPr>
          <w:rFonts w:ascii="仿宋" w:hAnsi="仿宋" w:eastAsia="仿宋"/>
        </w:rPr>
      </w:pPr>
      <w:r>
        <w:rPr>
          <w:rFonts w:ascii="仿宋" w:hAnsi="仿宋" w:eastAsia="仿宋"/>
          <w:spacing w:val="-3"/>
        </w:rPr>
        <w:t>商务和技术</w:t>
      </w:r>
      <w:r>
        <w:rPr>
          <w:rFonts w:hint="eastAsia" w:ascii="仿宋" w:hAnsi="仿宋" w:eastAsia="仿宋"/>
          <w:spacing w:val="-3"/>
        </w:rPr>
        <w:t>响应</w:t>
      </w:r>
      <w:r>
        <w:rPr>
          <w:rFonts w:ascii="仿宋" w:hAnsi="仿宋" w:eastAsia="仿宋"/>
          <w:spacing w:val="-3"/>
        </w:rPr>
        <w:t>表：指卖方</w:t>
      </w:r>
      <w:r>
        <w:rPr>
          <w:rFonts w:hint="eastAsia" w:ascii="仿宋" w:hAnsi="仿宋" w:eastAsia="仿宋"/>
          <w:spacing w:val="-3"/>
          <w:lang w:eastAsia="zh-CN"/>
        </w:rPr>
        <w:t>应答</w:t>
      </w:r>
      <w:r>
        <w:rPr>
          <w:rFonts w:ascii="仿宋" w:hAnsi="仿宋" w:eastAsia="仿宋"/>
          <w:spacing w:val="-3"/>
        </w:rPr>
        <w:t>文件中的商务和技术</w:t>
      </w:r>
      <w:r>
        <w:rPr>
          <w:rFonts w:hint="eastAsia" w:ascii="仿宋" w:hAnsi="仿宋" w:eastAsia="仿宋"/>
          <w:spacing w:val="-3"/>
        </w:rPr>
        <w:t>响应</w:t>
      </w:r>
      <w:r>
        <w:rPr>
          <w:rFonts w:ascii="仿宋" w:hAnsi="仿宋" w:eastAsia="仿宋"/>
          <w:spacing w:val="-3"/>
        </w:rPr>
        <w:t>表。</w:t>
      </w:r>
    </w:p>
    <w:p w14:paraId="7CA418C0">
      <w:pPr>
        <w:pStyle w:val="102"/>
        <w:numPr>
          <w:ilvl w:val="3"/>
          <w:numId w:val="14"/>
        </w:numPr>
        <w:tabs>
          <w:tab w:val="left" w:pos="1505"/>
        </w:tabs>
        <w:spacing w:before="140"/>
        <w:ind w:left="1504" w:hanging="685"/>
        <w:rPr>
          <w:rFonts w:ascii="仿宋" w:hAnsi="仿宋" w:eastAsia="仿宋"/>
        </w:rPr>
      </w:pPr>
      <w:r>
        <w:rPr>
          <w:rFonts w:hint="eastAsia" w:ascii="仿宋" w:hAnsi="仿宋" w:eastAsia="仿宋"/>
          <w:spacing w:val="-3"/>
          <w:lang w:val="en-US"/>
        </w:rPr>
        <w:t>用户需求书</w:t>
      </w:r>
      <w:r>
        <w:rPr>
          <w:rFonts w:ascii="仿宋" w:hAnsi="仿宋" w:eastAsia="仿宋"/>
          <w:spacing w:val="-3"/>
        </w:rPr>
        <w:t>：指合同文件中名为“</w:t>
      </w:r>
      <w:r>
        <w:rPr>
          <w:rFonts w:hint="eastAsia" w:ascii="仿宋" w:hAnsi="仿宋" w:eastAsia="仿宋"/>
          <w:spacing w:val="-3"/>
          <w:lang w:val="en-US"/>
        </w:rPr>
        <w:t>用户需求书</w:t>
      </w:r>
      <w:r>
        <w:rPr>
          <w:rFonts w:ascii="仿宋" w:hAnsi="仿宋" w:eastAsia="仿宋"/>
          <w:spacing w:val="-3"/>
        </w:rPr>
        <w:t>”的文件。</w:t>
      </w:r>
    </w:p>
    <w:p w14:paraId="5E3162E6">
      <w:pPr>
        <w:pStyle w:val="102"/>
        <w:numPr>
          <w:ilvl w:val="3"/>
          <w:numId w:val="14"/>
        </w:numPr>
        <w:tabs>
          <w:tab w:val="left" w:pos="1505"/>
        </w:tabs>
        <w:spacing w:before="138" w:line="364" w:lineRule="auto"/>
        <w:ind w:right="693" w:firstLine="419"/>
        <w:rPr>
          <w:rFonts w:ascii="仿宋" w:hAnsi="仿宋" w:eastAsia="仿宋"/>
        </w:rPr>
      </w:pPr>
      <w:r>
        <w:rPr>
          <w:rFonts w:hint="eastAsia" w:ascii="仿宋" w:hAnsi="仿宋" w:eastAsia="仿宋"/>
          <w:spacing w:val="-5"/>
        </w:rPr>
        <w:t>设备</w:t>
      </w:r>
      <w:r>
        <w:rPr>
          <w:rFonts w:ascii="仿宋" w:hAnsi="仿宋" w:eastAsia="仿宋"/>
          <w:spacing w:val="-5"/>
        </w:rPr>
        <w:t>技术性能指标的详细描述：指卖方</w:t>
      </w:r>
      <w:r>
        <w:rPr>
          <w:rFonts w:hint="eastAsia" w:ascii="仿宋" w:hAnsi="仿宋" w:eastAsia="仿宋"/>
          <w:spacing w:val="-5"/>
          <w:lang w:eastAsia="zh-CN"/>
        </w:rPr>
        <w:t>应答</w:t>
      </w:r>
      <w:r>
        <w:rPr>
          <w:rFonts w:ascii="仿宋" w:hAnsi="仿宋" w:eastAsia="仿宋"/>
          <w:spacing w:val="-5"/>
        </w:rPr>
        <w:t>文件中的</w:t>
      </w:r>
      <w:r>
        <w:rPr>
          <w:rFonts w:hint="eastAsia" w:ascii="仿宋" w:hAnsi="仿宋" w:eastAsia="仿宋"/>
          <w:spacing w:val="-5"/>
          <w:lang w:eastAsia="zh-CN"/>
        </w:rPr>
        <w:t>应答</w:t>
      </w:r>
      <w:r>
        <w:rPr>
          <w:rFonts w:hint="eastAsia" w:ascii="仿宋" w:hAnsi="仿宋" w:eastAsia="仿宋"/>
          <w:spacing w:val="-5"/>
        </w:rPr>
        <w:t>设备</w:t>
      </w:r>
      <w:r>
        <w:rPr>
          <w:rFonts w:ascii="仿宋" w:hAnsi="仿宋" w:eastAsia="仿宋"/>
          <w:spacing w:val="-5"/>
        </w:rPr>
        <w:t>技术性能指标的</w:t>
      </w:r>
      <w:r>
        <w:rPr>
          <w:rFonts w:ascii="仿宋" w:hAnsi="仿宋" w:eastAsia="仿宋"/>
          <w:spacing w:val="-4"/>
        </w:rPr>
        <w:t>详细描述。</w:t>
      </w:r>
    </w:p>
    <w:p w14:paraId="0D0C1C1C">
      <w:pPr>
        <w:pStyle w:val="102"/>
        <w:numPr>
          <w:ilvl w:val="3"/>
          <w:numId w:val="14"/>
        </w:numPr>
        <w:tabs>
          <w:tab w:val="left" w:pos="1505"/>
        </w:tabs>
        <w:spacing w:before="1"/>
        <w:ind w:left="1504" w:hanging="685"/>
        <w:rPr>
          <w:rFonts w:ascii="仿宋" w:hAnsi="仿宋" w:eastAsia="仿宋"/>
        </w:rPr>
      </w:pPr>
      <w:r>
        <w:rPr>
          <w:rFonts w:ascii="仿宋" w:hAnsi="仿宋" w:eastAsia="仿宋"/>
          <w:spacing w:val="-3"/>
        </w:rPr>
        <w:t>技术服务和质保期服务计划：指卖方</w:t>
      </w:r>
      <w:r>
        <w:rPr>
          <w:rFonts w:hint="eastAsia" w:ascii="仿宋" w:hAnsi="仿宋" w:eastAsia="仿宋"/>
          <w:spacing w:val="-3"/>
          <w:lang w:eastAsia="zh-CN"/>
        </w:rPr>
        <w:t>应答</w:t>
      </w:r>
      <w:r>
        <w:rPr>
          <w:rFonts w:ascii="仿宋" w:hAnsi="仿宋" w:eastAsia="仿宋"/>
          <w:spacing w:val="-3"/>
        </w:rPr>
        <w:t>文件中的技术服务和质保期服务计划。</w:t>
      </w:r>
    </w:p>
    <w:p w14:paraId="3AF0AA0B">
      <w:pPr>
        <w:pStyle w:val="102"/>
        <w:numPr>
          <w:ilvl w:val="3"/>
          <w:numId w:val="14"/>
        </w:numPr>
        <w:tabs>
          <w:tab w:val="left" w:pos="1505"/>
        </w:tabs>
        <w:spacing w:before="139"/>
        <w:ind w:left="1504" w:hanging="685"/>
        <w:rPr>
          <w:rFonts w:ascii="仿宋" w:hAnsi="仿宋" w:eastAsia="仿宋"/>
        </w:rPr>
      </w:pPr>
      <w:r>
        <w:rPr>
          <w:rFonts w:ascii="仿宋" w:hAnsi="仿宋" w:eastAsia="仿宋"/>
          <w:spacing w:val="-3"/>
        </w:rPr>
        <w:t>分项报价表：指卖方</w:t>
      </w:r>
      <w:r>
        <w:rPr>
          <w:rFonts w:hint="eastAsia" w:ascii="仿宋" w:hAnsi="仿宋" w:eastAsia="仿宋"/>
          <w:spacing w:val="-3"/>
          <w:lang w:eastAsia="zh-CN"/>
        </w:rPr>
        <w:t>应答</w:t>
      </w:r>
      <w:r>
        <w:rPr>
          <w:rFonts w:ascii="仿宋" w:hAnsi="仿宋" w:eastAsia="仿宋"/>
          <w:spacing w:val="-3"/>
        </w:rPr>
        <w:t>文件中的分项报价表。</w:t>
      </w:r>
    </w:p>
    <w:p w14:paraId="3BF3E7B2">
      <w:pPr>
        <w:pStyle w:val="102"/>
        <w:numPr>
          <w:ilvl w:val="3"/>
          <w:numId w:val="14"/>
        </w:numPr>
        <w:tabs>
          <w:tab w:val="left" w:pos="1610"/>
        </w:tabs>
        <w:spacing w:before="139"/>
        <w:ind w:left="1610" w:hanging="790"/>
        <w:rPr>
          <w:rFonts w:ascii="仿宋" w:hAnsi="仿宋" w:eastAsia="仿宋"/>
        </w:rPr>
      </w:pPr>
      <w:r>
        <w:rPr>
          <w:rFonts w:ascii="仿宋" w:hAnsi="仿宋" w:eastAsia="仿宋"/>
          <w:spacing w:val="-3"/>
        </w:rPr>
        <w:t>其他合同文件：指经合同双方当事人确认构成合同文件的其他文件。</w:t>
      </w:r>
    </w:p>
    <w:p w14:paraId="4673963B">
      <w:pPr>
        <w:pStyle w:val="8"/>
        <w:numPr>
          <w:ilvl w:val="2"/>
          <w:numId w:val="14"/>
        </w:numPr>
        <w:tabs>
          <w:tab w:val="left" w:pos="1349"/>
        </w:tabs>
        <w:spacing w:before="69"/>
        <w:ind w:left="1348" w:hanging="527"/>
        <w:rPr>
          <w:rFonts w:ascii="仿宋" w:hAnsi="仿宋" w:eastAsia="仿宋"/>
          <w:sz w:val="24"/>
          <w:szCs w:val="24"/>
        </w:rPr>
      </w:pPr>
      <w:r>
        <w:rPr>
          <w:rFonts w:ascii="仿宋" w:hAnsi="仿宋" w:eastAsia="仿宋"/>
          <w:sz w:val="24"/>
          <w:szCs w:val="24"/>
        </w:rPr>
        <w:t>合同当事人</w:t>
      </w:r>
    </w:p>
    <w:p w14:paraId="4F7E348B">
      <w:pPr>
        <w:pStyle w:val="102"/>
        <w:numPr>
          <w:ilvl w:val="3"/>
          <w:numId w:val="14"/>
        </w:numPr>
        <w:tabs>
          <w:tab w:val="left" w:pos="1505"/>
        </w:tabs>
        <w:spacing w:before="92"/>
        <w:ind w:left="1504" w:hanging="685"/>
        <w:rPr>
          <w:rFonts w:ascii="仿宋" w:hAnsi="仿宋" w:eastAsia="仿宋"/>
          <w:sz w:val="24"/>
          <w:szCs w:val="24"/>
        </w:rPr>
      </w:pPr>
      <w:r>
        <w:rPr>
          <w:rFonts w:ascii="仿宋" w:hAnsi="仿宋" w:eastAsia="仿宋"/>
          <w:spacing w:val="-3"/>
          <w:sz w:val="24"/>
          <w:szCs w:val="24"/>
        </w:rPr>
        <w:t>合同当事人：指买方和（</w:t>
      </w:r>
      <w:r>
        <w:rPr>
          <w:rFonts w:ascii="仿宋" w:hAnsi="仿宋" w:eastAsia="仿宋"/>
          <w:sz w:val="24"/>
          <w:szCs w:val="24"/>
        </w:rPr>
        <w:t>或</w:t>
      </w:r>
      <w:r>
        <w:rPr>
          <w:rFonts w:ascii="仿宋" w:hAnsi="仿宋" w:eastAsia="仿宋"/>
          <w:spacing w:val="-3"/>
          <w:sz w:val="24"/>
          <w:szCs w:val="24"/>
        </w:rPr>
        <w:t>）</w:t>
      </w:r>
      <w:r>
        <w:rPr>
          <w:rFonts w:ascii="仿宋" w:hAnsi="仿宋" w:eastAsia="仿宋"/>
          <w:spacing w:val="-2"/>
          <w:sz w:val="24"/>
          <w:szCs w:val="24"/>
        </w:rPr>
        <w:t>卖方。</w:t>
      </w:r>
    </w:p>
    <w:p w14:paraId="2B59D6EB">
      <w:pPr>
        <w:pStyle w:val="102"/>
        <w:numPr>
          <w:ilvl w:val="3"/>
          <w:numId w:val="14"/>
        </w:numPr>
        <w:tabs>
          <w:tab w:val="left" w:pos="1505"/>
        </w:tabs>
        <w:spacing w:before="142" w:line="364" w:lineRule="auto"/>
        <w:ind w:right="586" w:firstLine="419"/>
        <w:rPr>
          <w:rFonts w:ascii="仿宋" w:hAnsi="仿宋" w:eastAsia="仿宋"/>
          <w:sz w:val="24"/>
          <w:szCs w:val="24"/>
        </w:rPr>
      </w:pPr>
      <w:r>
        <w:rPr>
          <w:rFonts w:ascii="仿宋" w:hAnsi="仿宋" w:eastAsia="仿宋"/>
          <w:spacing w:val="-13"/>
          <w:sz w:val="24"/>
          <w:szCs w:val="24"/>
        </w:rPr>
        <w:t>买方：指与卖方签订合同协议书，购买合同</w:t>
      </w:r>
      <w:r>
        <w:rPr>
          <w:rFonts w:hint="eastAsia" w:ascii="仿宋" w:hAnsi="仿宋" w:eastAsia="仿宋"/>
          <w:spacing w:val="-13"/>
          <w:sz w:val="24"/>
          <w:szCs w:val="24"/>
        </w:rPr>
        <w:t>设备</w:t>
      </w:r>
      <w:r>
        <w:rPr>
          <w:rFonts w:ascii="仿宋" w:hAnsi="仿宋" w:eastAsia="仿宋"/>
          <w:spacing w:val="-13"/>
          <w:sz w:val="24"/>
          <w:szCs w:val="24"/>
        </w:rPr>
        <w:t>和技术服务和质保期服务的当事人，</w:t>
      </w:r>
      <w:r>
        <w:rPr>
          <w:rFonts w:ascii="仿宋" w:hAnsi="仿宋" w:eastAsia="仿宋"/>
          <w:spacing w:val="-6"/>
          <w:sz w:val="24"/>
          <w:szCs w:val="24"/>
        </w:rPr>
        <w:t>及其合法继承人。</w:t>
      </w:r>
    </w:p>
    <w:p w14:paraId="2AF432CB">
      <w:pPr>
        <w:pStyle w:val="102"/>
        <w:numPr>
          <w:ilvl w:val="3"/>
          <w:numId w:val="14"/>
        </w:numPr>
        <w:tabs>
          <w:tab w:val="left" w:pos="1505"/>
        </w:tabs>
        <w:spacing w:line="364" w:lineRule="auto"/>
        <w:ind w:right="585" w:firstLine="419"/>
        <w:rPr>
          <w:rFonts w:ascii="仿宋" w:hAnsi="仿宋" w:eastAsia="仿宋"/>
          <w:sz w:val="24"/>
          <w:szCs w:val="24"/>
        </w:rPr>
      </w:pPr>
      <w:r>
        <w:rPr>
          <w:rFonts w:ascii="仿宋" w:hAnsi="仿宋" w:eastAsia="仿宋"/>
          <w:spacing w:val="-13"/>
          <w:sz w:val="24"/>
          <w:szCs w:val="24"/>
        </w:rPr>
        <w:t>卖方：指与买方签订合同协议书，提供合同</w:t>
      </w:r>
      <w:r>
        <w:rPr>
          <w:rFonts w:hint="eastAsia" w:ascii="仿宋" w:hAnsi="仿宋" w:eastAsia="仿宋"/>
          <w:spacing w:val="-13"/>
          <w:sz w:val="24"/>
          <w:szCs w:val="24"/>
        </w:rPr>
        <w:t>设备</w:t>
      </w:r>
      <w:r>
        <w:rPr>
          <w:rFonts w:ascii="仿宋" w:hAnsi="仿宋" w:eastAsia="仿宋"/>
          <w:spacing w:val="-13"/>
          <w:sz w:val="24"/>
          <w:szCs w:val="24"/>
        </w:rPr>
        <w:t>和技术服务和质保期服务的当事人，</w:t>
      </w:r>
      <w:r>
        <w:rPr>
          <w:rFonts w:ascii="仿宋" w:hAnsi="仿宋" w:eastAsia="仿宋"/>
          <w:spacing w:val="-6"/>
          <w:sz w:val="24"/>
          <w:szCs w:val="24"/>
        </w:rPr>
        <w:t>及其合法继承人。</w:t>
      </w:r>
    </w:p>
    <w:p w14:paraId="23434E57">
      <w:pPr>
        <w:pStyle w:val="8"/>
        <w:numPr>
          <w:ilvl w:val="2"/>
          <w:numId w:val="14"/>
        </w:numPr>
        <w:tabs>
          <w:tab w:val="left" w:pos="1349"/>
        </w:tabs>
        <w:spacing w:line="315" w:lineRule="exact"/>
        <w:ind w:left="1348" w:hanging="527"/>
        <w:rPr>
          <w:rFonts w:ascii="仿宋" w:hAnsi="仿宋" w:eastAsia="仿宋"/>
          <w:sz w:val="24"/>
          <w:szCs w:val="24"/>
        </w:rPr>
      </w:pPr>
      <w:r>
        <w:rPr>
          <w:rFonts w:ascii="仿宋" w:hAnsi="仿宋" w:eastAsia="仿宋"/>
          <w:sz w:val="24"/>
          <w:szCs w:val="24"/>
        </w:rPr>
        <w:t>合同价格</w:t>
      </w:r>
    </w:p>
    <w:p w14:paraId="27C7BDCA">
      <w:pPr>
        <w:pStyle w:val="102"/>
        <w:numPr>
          <w:ilvl w:val="3"/>
          <w:numId w:val="14"/>
        </w:numPr>
        <w:tabs>
          <w:tab w:val="left" w:pos="1505"/>
        </w:tabs>
        <w:spacing w:before="91"/>
        <w:ind w:left="1504" w:hanging="685"/>
        <w:rPr>
          <w:rFonts w:ascii="仿宋" w:hAnsi="仿宋" w:eastAsia="仿宋"/>
        </w:rPr>
      </w:pPr>
      <w:r>
        <w:rPr>
          <w:rFonts w:ascii="仿宋" w:hAnsi="仿宋" w:eastAsia="仿宋"/>
          <w:spacing w:val="-3"/>
        </w:rPr>
        <w:t>签约合同价：是签订合同时合同协议书中写明的合同总金额。</w:t>
      </w:r>
    </w:p>
    <w:p w14:paraId="259A55E6">
      <w:pPr>
        <w:pStyle w:val="102"/>
        <w:numPr>
          <w:ilvl w:val="3"/>
          <w:numId w:val="14"/>
        </w:numPr>
        <w:tabs>
          <w:tab w:val="left" w:pos="1505"/>
        </w:tabs>
        <w:spacing w:before="139"/>
        <w:ind w:left="1504" w:hanging="685"/>
        <w:rPr>
          <w:rFonts w:ascii="仿宋" w:hAnsi="仿宋" w:eastAsia="仿宋"/>
        </w:rPr>
      </w:pPr>
      <w:r>
        <w:rPr>
          <w:rFonts w:ascii="仿宋" w:hAnsi="仿宋" w:eastAsia="仿宋"/>
          <w:spacing w:val="-3"/>
        </w:rPr>
        <w:t>合同价格：指卖方按合同约定履行了全部合同义务后，买方应付给卖方的金额。</w:t>
      </w:r>
    </w:p>
    <w:p w14:paraId="5D95811C">
      <w:pPr>
        <w:pStyle w:val="102"/>
        <w:numPr>
          <w:ilvl w:val="2"/>
          <w:numId w:val="14"/>
        </w:numPr>
        <w:tabs>
          <w:tab w:val="left" w:pos="1346"/>
        </w:tabs>
        <w:spacing w:before="139"/>
        <w:ind w:left="1346" w:hanging="526"/>
        <w:rPr>
          <w:rFonts w:ascii="仿宋" w:hAnsi="仿宋" w:eastAsia="仿宋"/>
        </w:rPr>
      </w:pPr>
      <w:r>
        <w:rPr>
          <w:rFonts w:ascii="仿宋" w:hAnsi="仿宋" w:eastAsia="仿宋"/>
          <w:spacing w:val="-18"/>
        </w:rPr>
        <w:t>合同</w:t>
      </w:r>
      <w:r>
        <w:rPr>
          <w:rFonts w:hint="eastAsia" w:ascii="仿宋" w:hAnsi="仿宋" w:eastAsia="仿宋"/>
          <w:spacing w:val="-18"/>
        </w:rPr>
        <w:t>设备</w:t>
      </w:r>
      <w:r>
        <w:rPr>
          <w:rFonts w:ascii="仿宋" w:hAnsi="仿宋" w:eastAsia="仿宋"/>
          <w:spacing w:val="-18"/>
        </w:rPr>
        <w:t>：指卖方按合同约定应向买方提供的</w:t>
      </w:r>
      <w:r>
        <w:rPr>
          <w:rFonts w:hint="eastAsia" w:ascii="仿宋" w:hAnsi="仿宋" w:eastAsia="仿宋"/>
          <w:spacing w:val="-18"/>
        </w:rPr>
        <w:t>设备</w:t>
      </w:r>
      <w:r>
        <w:rPr>
          <w:rFonts w:ascii="仿宋" w:hAnsi="仿宋" w:eastAsia="仿宋"/>
          <w:spacing w:val="-18"/>
        </w:rPr>
        <w:t>、装置、备品、备件、易损易耗件、</w:t>
      </w:r>
    </w:p>
    <w:p w14:paraId="5477314A">
      <w:pPr>
        <w:tabs>
          <w:tab w:val="left" w:pos="920"/>
        </w:tabs>
        <w:rPr>
          <w:rFonts w:ascii="仿宋" w:hAnsi="仿宋" w:eastAsia="仿宋"/>
        </w:rPr>
      </w:pPr>
    </w:p>
    <w:p w14:paraId="4B82D07B">
      <w:pPr>
        <w:pStyle w:val="22"/>
        <w:spacing w:before="41"/>
        <w:ind w:left="400"/>
        <w:rPr>
          <w:rFonts w:ascii="仿宋" w:hAnsi="仿宋" w:eastAsia="仿宋"/>
          <w:sz w:val="22"/>
          <w:szCs w:val="22"/>
        </w:rPr>
      </w:pPr>
      <w:r>
        <w:rPr>
          <w:rFonts w:ascii="仿宋" w:hAnsi="仿宋" w:eastAsia="仿宋"/>
          <w:sz w:val="22"/>
          <w:szCs w:val="22"/>
        </w:rPr>
        <w:t>配套使用的软件或其他辅助电子应用程序及技术资料，或其中任何一部分。</w:t>
      </w:r>
    </w:p>
    <w:p w14:paraId="7F5BB5C3">
      <w:pPr>
        <w:pStyle w:val="102"/>
        <w:numPr>
          <w:ilvl w:val="2"/>
          <w:numId w:val="14"/>
        </w:numPr>
        <w:tabs>
          <w:tab w:val="left" w:pos="1349"/>
        </w:tabs>
        <w:spacing w:before="139" w:line="364" w:lineRule="auto"/>
        <w:ind w:right="589" w:firstLine="419"/>
        <w:rPr>
          <w:rFonts w:ascii="仿宋" w:hAnsi="仿宋" w:eastAsia="仿宋"/>
        </w:rPr>
      </w:pPr>
      <w:r>
        <w:rPr>
          <w:rFonts w:ascii="仿宋" w:hAnsi="仿宋" w:eastAsia="仿宋"/>
          <w:spacing w:val="-4"/>
        </w:rPr>
        <w:t>技术资料：指各种纸质及电子载体的与合同</w:t>
      </w:r>
      <w:r>
        <w:rPr>
          <w:rFonts w:hint="eastAsia" w:ascii="仿宋" w:hAnsi="仿宋" w:eastAsia="仿宋"/>
          <w:spacing w:val="-4"/>
        </w:rPr>
        <w:t>设备</w:t>
      </w:r>
      <w:r>
        <w:rPr>
          <w:rFonts w:ascii="仿宋" w:hAnsi="仿宋" w:eastAsia="仿宋"/>
          <w:spacing w:val="-4"/>
        </w:rPr>
        <w:t>的设计、检验、安装、调试、考核、</w:t>
      </w:r>
      <w:r>
        <w:rPr>
          <w:rFonts w:ascii="仿宋" w:hAnsi="仿宋" w:eastAsia="仿宋"/>
          <w:spacing w:val="-3"/>
        </w:rPr>
        <w:t>操作、维修以及保养等有关的技术指标、规格、图纸和说明文件。</w:t>
      </w:r>
    </w:p>
    <w:p w14:paraId="432DFA8A">
      <w:pPr>
        <w:pStyle w:val="102"/>
        <w:numPr>
          <w:ilvl w:val="2"/>
          <w:numId w:val="14"/>
        </w:numPr>
        <w:tabs>
          <w:tab w:val="left" w:pos="1346"/>
        </w:tabs>
        <w:spacing w:before="1" w:line="364" w:lineRule="auto"/>
        <w:ind w:right="691" w:firstLine="419"/>
        <w:rPr>
          <w:rFonts w:ascii="仿宋" w:hAnsi="仿宋" w:eastAsia="仿宋"/>
        </w:rPr>
      </w:pPr>
      <w:r>
        <w:rPr>
          <w:rFonts w:ascii="仿宋" w:hAnsi="仿宋" w:eastAsia="仿宋"/>
          <w:spacing w:val="-11"/>
        </w:rPr>
        <w:t>安装：指对合同</w:t>
      </w:r>
      <w:r>
        <w:rPr>
          <w:rFonts w:hint="eastAsia" w:ascii="仿宋" w:hAnsi="仿宋" w:eastAsia="仿宋"/>
          <w:spacing w:val="-11"/>
        </w:rPr>
        <w:t>设备</w:t>
      </w:r>
      <w:r>
        <w:rPr>
          <w:rFonts w:ascii="仿宋" w:hAnsi="仿宋" w:eastAsia="仿宋"/>
          <w:spacing w:val="-11"/>
        </w:rPr>
        <w:t>进行的组装、连接以及根据需要将合同</w:t>
      </w:r>
      <w:r>
        <w:rPr>
          <w:rFonts w:hint="eastAsia" w:ascii="仿宋" w:hAnsi="仿宋" w:eastAsia="仿宋"/>
          <w:spacing w:val="-11"/>
        </w:rPr>
        <w:t>设备</w:t>
      </w:r>
      <w:r>
        <w:rPr>
          <w:rFonts w:ascii="仿宋" w:hAnsi="仿宋" w:eastAsia="仿宋"/>
          <w:spacing w:val="-11"/>
        </w:rPr>
        <w:t>固定在施工场地内一</w:t>
      </w:r>
      <w:r>
        <w:rPr>
          <w:rFonts w:ascii="仿宋" w:hAnsi="仿宋" w:eastAsia="仿宋"/>
          <w:spacing w:val="-6"/>
        </w:rPr>
        <w:t>定的位置上，使其就位并与相关</w:t>
      </w:r>
      <w:r>
        <w:rPr>
          <w:rFonts w:hint="eastAsia" w:ascii="仿宋" w:hAnsi="仿宋" w:eastAsia="仿宋"/>
          <w:spacing w:val="-6"/>
        </w:rPr>
        <w:t>设备</w:t>
      </w:r>
      <w:r>
        <w:rPr>
          <w:rFonts w:ascii="仿宋" w:hAnsi="仿宋" w:eastAsia="仿宋"/>
          <w:spacing w:val="-6"/>
        </w:rPr>
        <w:t>、工程实现连接。</w:t>
      </w:r>
    </w:p>
    <w:p w14:paraId="0BEC3801">
      <w:pPr>
        <w:pStyle w:val="102"/>
        <w:numPr>
          <w:ilvl w:val="2"/>
          <w:numId w:val="14"/>
        </w:numPr>
        <w:tabs>
          <w:tab w:val="left" w:pos="1346"/>
        </w:tabs>
        <w:spacing w:line="267" w:lineRule="exact"/>
        <w:ind w:left="1346" w:hanging="526"/>
        <w:rPr>
          <w:rFonts w:ascii="仿宋" w:hAnsi="仿宋" w:eastAsia="仿宋"/>
        </w:rPr>
      </w:pPr>
      <w:r>
        <w:rPr>
          <w:rFonts w:ascii="仿宋" w:hAnsi="仿宋" w:eastAsia="仿宋"/>
          <w:spacing w:val="-3"/>
        </w:rPr>
        <w:t>调试：指在合同</w:t>
      </w:r>
      <w:r>
        <w:rPr>
          <w:rFonts w:hint="eastAsia" w:ascii="仿宋" w:hAnsi="仿宋" w:eastAsia="仿宋"/>
          <w:spacing w:val="-3"/>
        </w:rPr>
        <w:t>设备</w:t>
      </w:r>
      <w:r>
        <w:rPr>
          <w:rFonts w:ascii="仿宋" w:hAnsi="仿宋" w:eastAsia="仿宋"/>
          <w:spacing w:val="-3"/>
        </w:rPr>
        <w:t>安装完成后，对合同</w:t>
      </w:r>
      <w:r>
        <w:rPr>
          <w:rFonts w:hint="eastAsia" w:ascii="仿宋" w:hAnsi="仿宋" w:eastAsia="仿宋"/>
          <w:spacing w:val="-3"/>
        </w:rPr>
        <w:t>设备</w:t>
      </w:r>
      <w:r>
        <w:rPr>
          <w:rFonts w:ascii="仿宋" w:hAnsi="仿宋" w:eastAsia="仿宋"/>
          <w:spacing w:val="-3"/>
        </w:rPr>
        <w:t>所进行的调校和测试。</w:t>
      </w:r>
    </w:p>
    <w:p w14:paraId="332B219C">
      <w:pPr>
        <w:pStyle w:val="102"/>
        <w:numPr>
          <w:ilvl w:val="2"/>
          <w:numId w:val="14"/>
        </w:numPr>
        <w:tabs>
          <w:tab w:val="left" w:pos="1346"/>
        </w:tabs>
        <w:spacing w:before="139" w:line="367" w:lineRule="auto"/>
        <w:ind w:right="691" w:firstLine="419"/>
        <w:rPr>
          <w:rFonts w:ascii="仿宋" w:hAnsi="仿宋" w:eastAsia="仿宋"/>
        </w:rPr>
      </w:pPr>
      <w:r>
        <w:rPr>
          <w:rFonts w:ascii="仿宋" w:hAnsi="仿宋" w:eastAsia="仿宋"/>
          <w:spacing w:val="-11"/>
        </w:rPr>
        <w:t>考核：指在合同</w:t>
      </w:r>
      <w:r>
        <w:rPr>
          <w:rFonts w:hint="eastAsia" w:ascii="仿宋" w:hAnsi="仿宋" w:eastAsia="仿宋"/>
          <w:spacing w:val="-11"/>
        </w:rPr>
        <w:t>设备</w:t>
      </w:r>
      <w:r>
        <w:rPr>
          <w:rFonts w:ascii="仿宋" w:hAnsi="仿宋" w:eastAsia="仿宋"/>
          <w:spacing w:val="-11"/>
        </w:rPr>
        <w:t>调试完成后，对合同</w:t>
      </w:r>
      <w:r>
        <w:rPr>
          <w:rFonts w:hint="eastAsia" w:ascii="仿宋" w:hAnsi="仿宋" w:eastAsia="仿宋"/>
          <w:spacing w:val="-11"/>
        </w:rPr>
        <w:t>设备</w:t>
      </w:r>
      <w:r>
        <w:rPr>
          <w:rFonts w:ascii="仿宋" w:hAnsi="仿宋" w:eastAsia="仿宋"/>
          <w:spacing w:val="-11"/>
        </w:rPr>
        <w:t>进行的用于确定其是否达到合同约定的</w:t>
      </w:r>
      <w:r>
        <w:rPr>
          <w:rFonts w:ascii="仿宋" w:hAnsi="仿宋" w:eastAsia="仿宋"/>
          <w:spacing w:val="-6"/>
        </w:rPr>
        <w:t>技术性能考核指标的考核。</w:t>
      </w:r>
    </w:p>
    <w:p w14:paraId="6E7E83D0">
      <w:pPr>
        <w:pStyle w:val="102"/>
        <w:numPr>
          <w:ilvl w:val="2"/>
          <w:numId w:val="14"/>
        </w:numPr>
        <w:tabs>
          <w:tab w:val="left" w:pos="1346"/>
        </w:tabs>
        <w:spacing w:line="364" w:lineRule="auto"/>
        <w:ind w:right="691" w:firstLine="419"/>
        <w:rPr>
          <w:rFonts w:ascii="仿宋" w:hAnsi="仿宋" w:eastAsia="仿宋"/>
        </w:rPr>
      </w:pPr>
      <w:r>
        <w:rPr>
          <w:rFonts w:ascii="仿宋" w:hAnsi="仿宋" w:eastAsia="仿宋"/>
          <w:spacing w:val="-10"/>
        </w:rPr>
        <w:t>验收：指合同</w:t>
      </w:r>
      <w:r>
        <w:rPr>
          <w:rFonts w:hint="eastAsia" w:ascii="仿宋" w:hAnsi="仿宋" w:eastAsia="仿宋"/>
          <w:spacing w:val="-10"/>
        </w:rPr>
        <w:t>设备</w:t>
      </w:r>
      <w:r>
        <w:rPr>
          <w:rFonts w:ascii="仿宋" w:hAnsi="仿宋" w:eastAsia="仿宋"/>
          <w:spacing w:val="-10"/>
        </w:rPr>
        <w:t>通过考核达到合同约定的技术性能考核指标后，买方作出接受合同</w:t>
      </w:r>
      <w:r>
        <w:rPr>
          <w:rFonts w:hint="eastAsia" w:ascii="仿宋" w:hAnsi="仿宋" w:eastAsia="仿宋"/>
          <w:spacing w:val="-5"/>
        </w:rPr>
        <w:t>设备</w:t>
      </w:r>
      <w:r>
        <w:rPr>
          <w:rFonts w:ascii="仿宋" w:hAnsi="仿宋" w:eastAsia="仿宋"/>
          <w:spacing w:val="-5"/>
        </w:rPr>
        <w:t>的确认。</w:t>
      </w:r>
    </w:p>
    <w:p w14:paraId="4EE0204F">
      <w:pPr>
        <w:pStyle w:val="102"/>
        <w:numPr>
          <w:ilvl w:val="2"/>
          <w:numId w:val="14"/>
        </w:numPr>
        <w:tabs>
          <w:tab w:val="left" w:pos="1452"/>
        </w:tabs>
        <w:spacing w:line="364" w:lineRule="auto"/>
        <w:ind w:right="691" w:firstLine="419"/>
        <w:rPr>
          <w:rFonts w:ascii="仿宋" w:hAnsi="仿宋" w:eastAsia="仿宋"/>
        </w:rPr>
      </w:pPr>
      <w:r>
        <w:rPr>
          <w:rFonts w:ascii="仿宋" w:hAnsi="仿宋" w:eastAsia="仿宋"/>
          <w:spacing w:val="-15"/>
        </w:rPr>
        <w:t>技术服务：指卖方按合同约定，在合同</w:t>
      </w:r>
      <w:r>
        <w:rPr>
          <w:rFonts w:hint="eastAsia" w:ascii="仿宋" w:hAnsi="仿宋" w:eastAsia="仿宋"/>
          <w:spacing w:val="-15"/>
        </w:rPr>
        <w:t>设备</w:t>
      </w:r>
      <w:r>
        <w:rPr>
          <w:rFonts w:ascii="仿宋" w:hAnsi="仿宋" w:eastAsia="仿宋"/>
          <w:spacing w:val="-15"/>
        </w:rPr>
        <w:t>验收前，向买方提供的安装、调试服务，</w:t>
      </w:r>
      <w:r>
        <w:rPr>
          <w:rFonts w:ascii="仿宋" w:hAnsi="仿宋" w:eastAsia="仿宋"/>
          <w:spacing w:val="-7"/>
        </w:rPr>
        <w:t>或者在由买方负责的安装、调试、考核中对买方进行的技术指导、协助、监督和培训等。</w:t>
      </w:r>
    </w:p>
    <w:p w14:paraId="287FF601">
      <w:pPr>
        <w:pStyle w:val="102"/>
        <w:numPr>
          <w:ilvl w:val="2"/>
          <w:numId w:val="14"/>
        </w:numPr>
        <w:tabs>
          <w:tab w:val="left" w:pos="1447"/>
        </w:tabs>
        <w:spacing w:line="364" w:lineRule="auto"/>
        <w:ind w:right="697" w:firstLine="419"/>
        <w:rPr>
          <w:rFonts w:ascii="仿宋" w:hAnsi="仿宋" w:eastAsia="仿宋"/>
        </w:rPr>
      </w:pPr>
      <w:r>
        <w:rPr>
          <w:rFonts w:ascii="仿宋" w:hAnsi="仿宋" w:eastAsia="仿宋"/>
          <w:spacing w:val="-4"/>
        </w:rPr>
        <w:t>质量保证期：指合同</w:t>
      </w:r>
      <w:r>
        <w:rPr>
          <w:rFonts w:hint="eastAsia" w:ascii="仿宋" w:hAnsi="仿宋" w:eastAsia="仿宋"/>
          <w:spacing w:val="-4"/>
        </w:rPr>
        <w:t>设备</w:t>
      </w:r>
      <w:r>
        <w:rPr>
          <w:rFonts w:ascii="仿宋" w:hAnsi="仿宋" w:eastAsia="仿宋"/>
          <w:spacing w:val="-4"/>
        </w:rPr>
        <w:t>验收后，卖方按合同约定保证合同</w:t>
      </w:r>
      <w:r>
        <w:rPr>
          <w:rFonts w:hint="eastAsia" w:ascii="仿宋" w:hAnsi="仿宋" w:eastAsia="仿宋"/>
          <w:spacing w:val="-4"/>
        </w:rPr>
        <w:t>设备</w:t>
      </w:r>
      <w:r>
        <w:rPr>
          <w:rFonts w:ascii="仿宋" w:hAnsi="仿宋" w:eastAsia="仿宋"/>
          <w:spacing w:val="-4"/>
        </w:rPr>
        <w:t xml:space="preserve">适当、稳定运行， </w:t>
      </w:r>
      <w:r>
        <w:rPr>
          <w:rFonts w:ascii="仿宋" w:hAnsi="仿宋" w:eastAsia="仿宋"/>
          <w:spacing w:val="-3"/>
        </w:rPr>
        <w:t>并负责消除合同</w:t>
      </w:r>
      <w:r>
        <w:rPr>
          <w:rFonts w:hint="eastAsia" w:ascii="仿宋" w:hAnsi="仿宋" w:eastAsia="仿宋"/>
          <w:spacing w:val="-3"/>
        </w:rPr>
        <w:t>设备</w:t>
      </w:r>
      <w:r>
        <w:rPr>
          <w:rFonts w:ascii="仿宋" w:hAnsi="仿宋" w:eastAsia="仿宋"/>
          <w:spacing w:val="-3"/>
        </w:rPr>
        <w:t>故障的期限。</w:t>
      </w:r>
    </w:p>
    <w:p w14:paraId="40B517C9">
      <w:pPr>
        <w:pStyle w:val="102"/>
        <w:numPr>
          <w:ilvl w:val="2"/>
          <w:numId w:val="14"/>
        </w:numPr>
        <w:tabs>
          <w:tab w:val="left" w:pos="1452"/>
        </w:tabs>
        <w:spacing w:line="364" w:lineRule="auto"/>
        <w:ind w:right="691" w:firstLine="419"/>
        <w:rPr>
          <w:rFonts w:ascii="仿宋" w:hAnsi="仿宋" w:eastAsia="仿宋"/>
        </w:rPr>
      </w:pPr>
      <w:r>
        <w:rPr>
          <w:rFonts w:ascii="仿宋" w:hAnsi="仿宋" w:eastAsia="仿宋"/>
          <w:spacing w:val="-15"/>
        </w:rPr>
        <w:t>质保期服务：指在质量保证期内，卖方向买方提供的合同</w:t>
      </w:r>
      <w:r>
        <w:rPr>
          <w:rFonts w:hint="eastAsia" w:ascii="仿宋" w:hAnsi="仿宋" w:eastAsia="仿宋"/>
          <w:spacing w:val="-15"/>
        </w:rPr>
        <w:t>设备</w:t>
      </w:r>
      <w:r>
        <w:rPr>
          <w:rFonts w:ascii="仿宋" w:hAnsi="仿宋" w:eastAsia="仿宋"/>
          <w:spacing w:val="-15"/>
        </w:rPr>
        <w:t>维护服务、咨询服务、</w:t>
      </w:r>
      <w:r>
        <w:rPr>
          <w:rFonts w:ascii="仿宋" w:hAnsi="仿宋" w:eastAsia="仿宋"/>
          <w:spacing w:val="-7"/>
        </w:rPr>
        <w:t>技术指导、协助以及对出现故障的合同</w:t>
      </w:r>
      <w:r>
        <w:rPr>
          <w:rFonts w:hint="eastAsia" w:ascii="仿宋" w:hAnsi="仿宋" w:eastAsia="仿宋"/>
          <w:spacing w:val="-7"/>
        </w:rPr>
        <w:t>设备</w:t>
      </w:r>
      <w:r>
        <w:rPr>
          <w:rFonts w:ascii="仿宋" w:hAnsi="仿宋" w:eastAsia="仿宋"/>
          <w:spacing w:val="-7"/>
        </w:rPr>
        <w:t>进行修理或更换的服务。</w:t>
      </w:r>
    </w:p>
    <w:p w14:paraId="1F299FC3">
      <w:pPr>
        <w:pStyle w:val="8"/>
        <w:numPr>
          <w:ilvl w:val="2"/>
          <w:numId w:val="14"/>
        </w:numPr>
        <w:tabs>
          <w:tab w:val="left" w:pos="1454"/>
        </w:tabs>
        <w:spacing w:line="315" w:lineRule="exact"/>
        <w:ind w:left="1454" w:hanging="632"/>
        <w:rPr>
          <w:rFonts w:ascii="仿宋" w:hAnsi="仿宋" w:eastAsia="仿宋"/>
          <w:sz w:val="22"/>
          <w:szCs w:val="22"/>
        </w:rPr>
      </w:pPr>
      <w:r>
        <w:rPr>
          <w:rFonts w:ascii="仿宋" w:hAnsi="仿宋" w:eastAsia="仿宋"/>
          <w:sz w:val="22"/>
          <w:szCs w:val="22"/>
        </w:rPr>
        <w:t>工程</w:t>
      </w:r>
    </w:p>
    <w:p w14:paraId="5779DE9D">
      <w:pPr>
        <w:pStyle w:val="102"/>
        <w:numPr>
          <w:ilvl w:val="3"/>
          <w:numId w:val="14"/>
        </w:numPr>
        <w:tabs>
          <w:tab w:val="left" w:pos="1610"/>
        </w:tabs>
        <w:spacing w:before="85"/>
        <w:ind w:left="1610" w:hanging="790"/>
        <w:jc w:val="both"/>
        <w:rPr>
          <w:rFonts w:ascii="仿宋" w:hAnsi="仿宋" w:eastAsia="仿宋"/>
        </w:rPr>
      </w:pPr>
      <w:r>
        <w:rPr>
          <w:rFonts w:ascii="仿宋" w:hAnsi="仿宋" w:eastAsia="仿宋"/>
          <w:spacing w:val="-3"/>
        </w:rPr>
        <w:t>工程：指在专用合同条款中指明的，安装运行合同</w:t>
      </w:r>
      <w:r>
        <w:rPr>
          <w:rFonts w:hint="eastAsia" w:ascii="仿宋" w:hAnsi="仿宋" w:eastAsia="仿宋"/>
          <w:spacing w:val="-3"/>
        </w:rPr>
        <w:t>设备</w:t>
      </w:r>
      <w:r>
        <w:rPr>
          <w:rFonts w:ascii="仿宋" w:hAnsi="仿宋" w:eastAsia="仿宋"/>
          <w:spacing w:val="-3"/>
        </w:rPr>
        <w:t>的工程。</w:t>
      </w:r>
    </w:p>
    <w:p w14:paraId="6FA086F4">
      <w:pPr>
        <w:pStyle w:val="102"/>
        <w:numPr>
          <w:ilvl w:val="3"/>
          <w:numId w:val="14"/>
        </w:numPr>
        <w:tabs>
          <w:tab w:val="left" w:pos="1610"/>
        </w:tabs>
        <w:spacing w:before="139"/>
        <w:ind w:left="1610" w:hanging="790"/>
        <w:jc w:val="both"/>
        <w:rPr>
          <w:rFonts w:ascii="仿宋" w:hAnsi="仿宋" w:eastAsia="仿宋"/>
        </w:rPr>
      </w:pPr>
      <w:r>
        <w:rPr>
          <w:rFonts w:ascii="仿宋" w:hAnsi="仿宋" w:eastAsia="仿宋"/>
          <w:spacing w:val="-3"/>
        </w:rPr>
        <w:t>施工场地（或称工地、施工现场</w:t>
      </w:r>
      <w:r>
        <w:rPr>
          <w:rFonts w:ascii="仿宋" w:hAnsi="仿宋" w:eastAsia="仿宋"/>
          <w:spacing w:val="-106"/>
        </w:rPr>
        <w:t>）</w:t>
      </w:r>
      <w:r>
        <w:rPr>
          <w:rFonts w:ascii="仿宋" w:hAnsi="仿宋" w:eastAsia="仿宋"/>
          <w:spacing w:val="-3"/>
        </w:rPr>
        <w:t>：指专用合同条款中指明的工程所在场所。</w:t>
      </w:r>
    </w:p>
    <w:p w14:paraId="0DFFB539">
      <w:pPr>
        <w:pStyle w:val="102"/>
        <w:numPr>
          <w:ilvl w:val="2"/>
          <w:numId w:val="14"/>
        </w:numPr>
        <w:tabs>
          <w:tab w:val="left" w:pos="1452"/>
        </w:tabs>
        <w:spacing w:before="139" w:line="364" w:lineRule="auto"/>
        <w:ind w:right="691" w:firstLine="419"/>
        <w:jc w:val="both"/>
        <w:rPr>
          <w:rFonts w:ascii="仿宋" w:hAnsi="仿宋" w:eastAsia="仿宋"/>
        </w:rPr>
      </w:pPr>
      <w:r>
        <w:rPr>
          <w:rFonts w:ascii="仿宋" w:hAnsi="仿宋" w:eastAsia="仿宋"/>
          <w:spacing w:val="-58"/>
        </w:rPr>
        <w:t>天</w:t>
      </w:r>
      <w:r>
        <w:rPr>
          <w:rFonts w:ascii="仿宋" w:hAnsi="仿宋" w:eastAsia="仿宋"/>
          <w:spacing w:val="-3"/>
        </w:rPr>
        <w:t>（</w:t>
      </w:r>
      <w:r>
        <w:rPr>
          <w:rFonts w:ascii="仿宋" w:hAnsi="仿宋" w:eastAsia="仿宋"/>
          <w:spacing w:val="-2"/>
        </w:rPr>
        <w:t>或称日</w:t>
      </w:r>
      <w:r>
        <w:rPr>
          <w:rFonts w:ascii="仿宋" w:hAnsi="仿宋" w:eastAsia="仿宋"/>
          <w:spacing w:val="-83"/>
        </w:rPr>
        <w:t>）</w:t>
      </w:r>
      <w:r>
        <w:rPr>
          <w:rFonts w:ascii="仿宋" w:hAnsi="仿宋" w:eastAsia="仿宋"/>
          <w:spacing w:val="-18"/>
        </w:rPr>
        <w:t>：除特别指明外，指日历天。合同中按天计算时间的，开始当天不计入，</w:t>
      </w:r>
      <w:r>
        <w:rPr>
          <w:rFonts w:ascii="仿宋" w:hAnsi="仿宋" w:eastAsia="仿宋"/>
          <w:spacing w:val="-12"/>
        </w:rPr>
        <w:t>从次日开始计算。合同约定的期间的最后一天是星期日或者其他法定休假日的，以休假日的次</w:t>
      </w:r>
      <w:r>
        <w:rPr>
          <w:rFonts w:ascii="仿宋" w:hAnsi="仿宋" w:eastAsia="仿宋"/>
          <w:spacing w:val="-6"/>
        </w:rPr>
        <w:t>日为期间的最后一天。</w:t>
      </w:r>
    </w:p>
    <w:p w14:paraId="79517439">
      <w:pPr>
        <w:pStyle w:val="102"/>
        <w:numPr>
          <w:ilvl w:val="2"/>
          <w:numId w:val="14"/>
        </w:numPr>
        <w:tabs>
          <w:tab w:val="left" w:pos="1452"/>
        </w:tabs>
        <w:spacing w:line="364" w:lineRule="auto"/>
        <w:ind w:right="691" w:firstLine="419"/>
        <w:jc w:val="both"/>
        <w:rPr>
          <w:rFonts w:ascii="仿宋" w:hAnsi="仿宋" w:eastAsia="仿宋"/>
        </w:rPr>
      </w:pPr>
      <w:r>
        <w:rPr>
          <w:rFonts w:ascii="仿宋" w:hAnsi="仿宋" w:eastAsia="仿宋"/>
          <w:spacing w:val="-15"/>
        </w:rPr>
        <w:t>月：按照公历月计算。合同中按月计算时间的，开始当天不计入，从次日开始计算。</w:t>
      </w:r>
      <w:r>
        <w:rPr>
          <w:rFonts w:ascii="仿宋" w:hAnsi="仿宋" w:eastAsia="仿宋"/>
          <w:spacing w:val="-11"/>
        </w:rPr>
        <w:t>合同约定的期间的最后一天是星期日或者其他法定休假日的，以休假日的次日为期间的最后一天。</w:t>
      </w:r>
    </w:p>
    <w:p w14:paraId="618DBD18">
      <w:pPr>
        <w:pStyle w:val="102"/>
        <w:numPr>
          <w:ilvl w:val="2"/>
          <w:numId w:val="14"/>
        </w:numPr>
        <w:tabs>
          <w:tab w:val="left" w:pos="1454"/>
        </w:tabs>
        <w:spacing w:line="367" w:lineRule="auto"/>
        <w:ind w:right="694" w:firstLine="419"/>
        <w:jc w:val="both"/>
        <w:rPr>
          <w:rFonts w:ascii="仿宋" w:hAnsi="仿宋" w:eastAsia="仿宋"/>
          <w:sz w:val="21"/>
        </w:rPr>
      </w:pPr>
      <w:r>
        <w:rPr>
          <w:rFonts w:ascii="仿宋" w:hAnsi="仿宋" w:eastAsia="仿宋"/>
          <w:spacing w:val="-3"/>
        </w:rPr>
        <w:t>书面形式：指合同文件、信件和数据电文（包括电报、电传、传真、电子数据交换</w:t>
      </w:r>
      <w:r>
        <w:rPr>
          <w:rFonts w:ascii="仿宋" w:hAnsi="仿宋" w:eastAsia="仿宋"/>
          <w:spacing w:val="-2"/>
        </w:rPr>
        <w:t>和电子邮件</w:t>
      </w:r>
      <w:r>
        <w:rPr>
          <w:rFonts w:ascii="仿宋" w:hAnsi="仿宋" w:eastAsia="仿宋"/>
        </w:rPr>
        <w:t>）</w:t>
      </w:r>
      <w:r>
        <w:rPr>
          <w:rFonts w:ascii="仿宋" w:hAnsi="仿宋" w:eastAsia="仿宋"/>
          <w:spacing w:val="-3"/>
        </w:rPr>
        <w:t>等可以有形地表现所载内容的形式</w:t>
      </w:r>
      <w:r>
        <w:rPr>
          <w:rFonts w:ascii="仿宋" w:hAnsi="仿宋" w:eastAsia="仿宋"/>
          <w:spacing w:val="-3"/>
          <w:sz w:val="21"/>
        </w:rPr>
        <w:t>。</w:t>
      </w:r>
    </w:p>
    <w:p w14:paraId="38AAC732">
      <w:pPr>
        <w:pStyle w:val="22"/>
        <w:spacing w:before="8"/>
        <w:rPr>
          <w:rFonts w:ascii="仿宋" w:hAnsi="仿宋" w:eastAsia="仿宋"/>
          <w:sz w:val="19"/>
        </w:rPr>
      </w:pPr>
    </w:p>
    <w:p w14:paraId="7A6BE848">
      <w:pPr>
        <w:pStyle w:val="6"/>
        <w:numPr>
          <w:ilvl w:val="1"/>
          <w:numId w:val="14"/>
        </w:numPr>
        <w:tabs>
          <w:tab w:val="left" w:pos="1027"/>
        </w:tabs>
        <w:ind w:left="1026" w:hanging="490"/>
        <w:rPr>
          <w:rFonts w:ascii="仿宋" w:hAnsi="仿宋" w:eastAsia="仿宋"/>
        </w:rPr>
      </w:pPr>
      <w:bookmarkStart w:id="6" w:name="_bookmark107"/>
      <w:bookmarkEnd w:id="6"/>
      <w:r>
        <w:rPr>
          <w:rFonts w:ascii="仿宋" w:hAnsi="仿宋" w:eastAsia="仿宋"/>
        </w:rPr>
        <w:t>语言文字</w:t>
      </w:r>
    </w:p>
    <w:p w14:paraId="1ACEBD0C">
      <w:pPr>
        <w:pStyle w:val="22"/>
        <w:spacing w:before="266"/>
        <w:ind w:left="820"/>
        <w:rPr>
          <w:rFonts w:ascii="仿宋" w:hAnsi="仿宋" w:eastAsia="仿宋"/>
          <w:sz w:val="22"/>
          <w:szCs w:val="22"/>
        </w:rPr>
      </w:pPr>
      <w:r>
        <w:rPr>
          <w:rFonts w:ascii="仿宋" w:hAnsi="仿宋" w:eastAsia="仿宋"/>
          <w:sz w:val="22"/>
          <w:szCs w:val="22"/>
        </w:rPr>
        <w:t>合同使用的语言文字为中文。专用术语使用外文的，应附有中文注释。</w:t>
      </w:r>
    </w:p>
    <w:p w14:paraId="6312AD2C">
      <w:pPr>
        <w:rPr>
          <w:rFonts w:ascii="仿宋" w:hAnsi="仿宋" w:eastAsia="仿宋"/>
        </w:rPr>
        <w:sectPr>
          <w:footerReference r:id="rId8" w:type="default"/>
          <w:pgSz w:w="12240" w:h="15840"/>
          <w:pgMar w:top="1400" w:right="1100" w:bottom="1120" w:left="1400" w:header="0" w:footer="841" w:gutter="0"/>
          <w:cols w:space="720" w:num="1"/>
        </w:sectPr>
      </w:pPr>
    </w:p>
    <w:p w14:paraId="3F03F08B">
      <w:pPr>
        <w:pStyle w:val="6"/>
        <w:numPr>
          <w:ilvl w:val="1"/>
          <w:numId w:val="14"/>
        </w:numPr>
        <w:tabs>
          <w:tab w:val="left" w:pos="958"/>
        </w:tabs>
        <w:spacing w:before="41"/>
        <w:ind w:left="957" w:hanging="421"/>
        <w:rPr>
          <w:rFonts w:ascii="仿宋" w:hAnsi="仿宋" w:eastAsia="仿宋"/>
        </w:rPr>
      </w:pPr>
      <w:bookmarkStart w:id="7" w:name="_bookmark108"/>
      <w:bookmarkEnd w:id="7"/>
      <w:r>
        <w:rPr>
          <w:rFonts w:ascii="仿宋" w:hAnsi="仿宋" w:eastAsia="仿宋"/>
          <w:spacing w:val="-2"/>
        </w:rPr>
        <w:t>合同文件的优先顺序</w:t>
      </w:r>
    </w:p>
    <w:p w14:paraId="7095C4BD">
      <w:pPr>
        <w:pStyle w:val="22"/>
        <w:spacing w:before="266" w:line="364" w:lineRule="auto"/>
        <w:ind w:left="400" w:right="694" w:firstLine="419"/>
        <w:rPr>
          <w:rFonts w:ascii="仿宋" w:hAnsi="仿宋" w:eastAsia="仿宋"/>
          <w:sz w:val="22"/>
          <w:szCs w:val="22"/>
        </w:rPr>
      </w:pPr>
      <w:r>
        <w:rPr>
          <w:rFonts w:ascii="仿宋" w:hAnsi="仿宋" w:eastAsia="仿宋"/>
          <w:sz w:val="22"/>
          <w:szCs w:val="22"/>
        </w:rPr>
        <w:t>组成合同的各项文件应互相解释，互为说明。除专用合同条款另有约定外，解释合同文件的优先顺序如下：</w:t>
      </w:r>
    </w:p>
    <w:p w14:paraId="1B1BB839">
      <w:pPr>
        <w:pStyle w:val="102"/>
        <w:numPr>
          <w:ilvl w:val="0"/>
          <w:numId w:val="15"/>
        </w:numPr>
        <w:tabs>
          <w:tab w:val="left" w:pos="1350"/>
        </w:tabs>
        <w:spacing w:line="267" w:lineRule="exact"/>
        <w:ind w:hanging="530"/>
        <w:rPr>
          <w:rFonts w:ascii="仿宋" w:hAnsi="仿宋" w:eastAsia="仿宋"/>
        </w:rPr>
      </w:pPr>
      <w:r>
        <w:rPr>
          <w:rFonts w:ascii="仿宋" w:hAnsi="仿宋" w:eastAsia="仿宋"/>
          <w:spacing w:val="-3"/>
        </w:rPr>
        <w:t>合同协议书；</w:t>
      </w:r>
    </w:p>
    <w:p w14:paraId="4FA08D9E">
      <w:pPr>
        <w:pStyle w:val="102"/>
        <w:numPr>
          <w:ilvl w:val="0"/>
          <w:numId w:val="15"/>
        </w:numPr>
        <w:tabs>
          <w:tab w:val="left" w:pos="1350"/>
        </w:tabs>
        <w:spacing w:before="138"/>
        <w:ind w:hanging="530"/>
        <w:rPr>
          <w:rFonts w:ascii="仿宋" w:hAnsi="仿宋" w:eastAsia="仿宋"/>
        </w:rPr>
      </w:pPr>
      <w:r>
        <w:rPr>
          <w:rFonts w:hint="eastAsia" w:ascii="仿宋" w:hAnsi="仿宋" w:eastAsia="仿宋"/>
          <w:spacing w:val="-3"/>
          <w:lang w:eastAsia="zh-CN"/>
        </w:rPr>
        <w:t>中标通知书（如有）</w:t>
      </w:r>
      <w:r>
        <w:rPr>
          <w:rFonts w:ascii="仿宋" w:hAnsi="仿宋" w:eastAsia="仿宋"/>
          <w:spacing w:val="-3"/>
        </w:rPr>
        <w:t>；</w:t>
      </w:r>
    </w:p>
    <w:p w14:paraId="59C2C2E0">
      <w:pPr>
        <w:pStyle w:val="102"/>
        <w:numPr>
          <w:ilvl w:val="0"/>
          <w:numId w:val="15"/>
        </w:numPr>
        <w:tabs>
          <w:tab w:val="left" w:pos="1350"/>
        </w:tabs>
        <w:spacing w:before="139"/>
        <w:ind w:hanging="530"/>
        <w:rPr>
          <w:rFonts w:ascii="仿宋" w:hAnsi="仿宋" w:eastAsia="仿宋"/>
        </w:rPr>
      </w:pPr>
      <w:r>
        <w:rPr>
          <w:rFonts w:hint="eastAsia" w:ascii="仿宋" w:hAnsi="仿宋" w:eastAsia="仿宋"/>
          <w:spacing w:val="-2"/>
          <w:lang w:eastAsia="zh-CN"/>
        </w:rPr>
        <w:t>应答</w:t>
      </w:r>
      <w:r>
        <w:rPr>
          <w:rFonts w:ascii="仿宋" w:hAnsi="仿宋" w:eastAsia="仿宋"/>
          <w:spacing w:val="-2"/>
        </w:rPr>
        <w:t>函；</w:t>
      </w:r>
    </w:p>
    <w:p w14:paraId="5C415567">
      <w:pPr>
        <w:pStyle w:val="102"/>
        <w:numPr>
          <w:ilvl w:val="0"/>
          <w:numId w:val="15"/>
        </w:numPr>
        <w:tabs>
          <w:tab w:val="left" w:pos="1350"/>
        </w:tabs>
        <w:spacing w:before="142"/>
        <w:ind w:hanging="530"/>
        <w:rPr>
          <w:rFonts w:ascii="仿宋" w:hAnsi="仿宋" w:eastAsia="仿宋"/>
        </w:rPr>
      </w:pPr>
      <w:r>
        <w:rPr>
          <w:rFonts w:ascii="仿宋" w:hAnsi="仿宋" w:eastAsia="仿宋"/>
          <w:spacing w:val="-3"/>
        </w:rPr>
        <w:t>商务和技术</w:t>
      </w:r>
      <w:r>
        <w:rPr>
          <w:rFonts w:hint="eastAsia" w:ascii="仿宋" w:hAnsi="仿宋" w:eastAsia="仿宋"/>
          <w:spacing w:val="-3"/>
        </w:rPr>
        <w:t>响应</w:t>
      </w:r>
      <w:r>
        <w:rPr>
          <w:rFonts w:ascii="仿宋" w:hAnsi="仿宋" w:eastAsia="仿宋"/>
          <w:spacing w:val="-3"/>
        </w:rPr>
        <w:t>表；</w:t>
      </w:r>
    </w:p>
    <w:p w14:paraId="61FD2E3C">
      <w:pPr>
        <w:pStyle w:val="102"/>
        <w:numPr>
          <w:ilvl w:val="0"/>
          <w:numId w:val="15"/>
        </w:numPr>
        <w:tabs>
          <w:tab w:val="left" w:pos="1350"/>
        </w:tabs>
        <w:spacing w:before="139"/>
        <w:ind w:hanging="530"/>
        <w:rPr>
          <w:rFonts w:ascii="仿宋" w:hAnsi="仿宋" w:eastAsia="仿宋"/>
        </w:rPr>
      </w:pPr>
      <w:r>
        <w:rPr>
          <w:rFonts w:ascii="仿宋" w:hAnsi="仿宋" w:eastAsia="仿宋"/>
          <w:spacing w:val="-3"/>
        </w:rPr>
        <w:t>专用合同条款；</w:t>
      </w:r>
    </w:p>
    <w:p w14:paraId="73388A0F">
      <w:pPr>
        <w:pStyle w:val="102"/>
        <w:numPr>
          <w:ilvl w:val="0"/>
          <w:numId w:val="15"/>
        </w:numPr>
        <w:tabs>
          <w:tab w:val="left" w:pos="1350"/>
        </w:tabs>
        <w:spacing w:before="139"/>
        <w:ind w:hanging="530"/>
        <w:rPr>
          <w:rFonts w:ascii="仿宋" w:hAnsi="仿宋" w:eastAsia="仿宋"/>
        </w:rPr>
      </w:pPr>
      <w:r>
        <w:rPr>
          <w:rFonts w:ascii="仿宋" w:hAnsi="仿宋" w:eastAsia="仿宋"/>
          <w:spacing w:val="-3"/>
        </w:rPr>
        <w:t>通用合同条款；</w:t>
      </w:r>
    </w:p>
    <w:p w14:paraId="39D10985">
      <w:pPr>
        <w:pStyle w:val="102"/>
        <w:numPr>
          <w:ilvl w:val="0"/>
          <w:numId w:val="15"/>
        </w:numPr>
        <w:tabs>
          <w:tab w:val="left" w:pos="1350"/>
        </w:tabs>
        <w:spacing w:before="139"/>
        <w:ind w:hanging="530"/>
        <w:rPr>
          <w:rFonts w:ascii="仿宋" w:hAnsi="仿宋" w:eastAsia="仿宋"/>
        </w:rPr>
      </w:pPr>
      <w:r>
        <w:rPr>
          <w:rFonts w:hint="eastAsia" w:ascii="仿宋" w:hAnsi="仿宋" w:eastAsia="仿宋"/>
          <w:spacing w:val="-3"/>
          <w:lang w:val="en-US"/>
        </w:rPr>
        <w:t>用户需求书</w:t>
      </w:r>
      <w:r>
        <w:rPr>
          <w:rFonts w:ascii="仿宋" w:hAnsi="仿宋" w:eastAsia="仿宋"/>
          <w:spacing w:val="-3"/>
        </w:rPr>
        <w:t>；</w:t>
      </w:r>
    </w:p>
    <w:p w14:paraId="160C94D7">
      <w:pPr>
        <w:pStyle w:val="102"/>
        <w:numPr>
          <w:ilvl w:val="0"/>
          <w:numId w:val="15"/>
        </w:numPr>
        <w:tabs>
          <w:tab w:val="left" w:pos="1350"/>
        </w:tabs>
        <w:spacing w:before="142"/>
        <w:ind w:hanging="530"/>
        <w:rPr>
          <w:rFonts w:ascii="仿宋" w:hAnsi="仿宋" w:eastAsia="仿宋"/>
        </w:rPr>
      </w:pPr>
      <w:r>
        <w:rPr>
          <w:rFonts w:ascii="仿宋" w:hAnsi="仿宋" w:eastAsia="仿宋"/>
          <w:spacing w:val="-3"/>
        </w:rPr>
        <w:t>分项报价表；</w:t>
      </w:r>
    </w:p>
    <w:p w14:paraId="0B156664">
      <w:pPr>
        <w:pStyle w:val="102"/>
        <w:numPr>
          <w:ilvl w:val="0"/>
          <w:numId w:val="15"/>
        </w:numPr>
        <w:tabs>
          <w:tab w:val="left" w:pos="1350"/>
        </w:tabs>
        <w:spacing w:before="138"/>
        <w:ind w:hanging="530"/>
        <w:rPr>
          <w:rFonts w:ascii="仿宋" w:hAnsi="仿宋" w:eastAsia="仿宋"/>
        </w:rPr>
      </w:pPr>
      <w:r>
        <w:rPr>
          <w:rFonts w:hint="eastAsia" w:ascii="仿宋" w:hAnsi="仿宋" w:eastAsia="仿宋"/>
          <w:spacing w:val="-3"/>
        </w:rPr>
        <w:t>设备</w:t>
      </w:r>
      <w:r>
        <w:rPr>
          <w:rFonts w:ascii="仿宋" w:hAnsi="仿宋" w:eastAsia="仿宋"/>
          <w:spacing w:val="-3"/>
        </w:rPr>
        <w:t>技术性能指标的详细描述；</w:t>
      </w:r>
    </w:p>
    <w:p w14:paraId="4032ADB8">
      <w:pPr>
        <w:pStyle w:val="102"/>
        <w:numPr>
          <w:ilvl w:val="0"/>
          <w:numId w:val="15"/>
        </w:numPr>
        <w:tabs>
          <w:tab w:val="left" w:pos="1455"/>
        </w:tabs>
        <w:spacing w:before="139"/>
        <w:ind w:left="1455" w:hanging="635"/>
        <w:rPr>
          <w:rFonts w:ascii="仿宋" w:hAnsi="仿宋" w:eastAsia="仿宋"/>
        </w:rPr>
      </w:pPr>
      <w:r>
        <w:rPr>
          <w:rFonts w:ascii="仿宋" w:hAnsi="仿宋" w:eastAsia="仿宋"/>
          <w:spacing w:val="-3"/>
        </w:rPr>
        <w:t>技术服务和质保期服务计划；</w:t>
      </w:r>
    </w:p>
    <w:p w14:paraId="2BF4A1E7">
      <w:pPr>
        <w:pStyle w:val="102"/>
        <w:numPr>
          <w:ilvl w:val="0"/>
          <w:numId w:val="15"/>
        </w:numPr>
        <w:tabs>
          <w:tab w:val="left" w:pos="1446"/>
        </w:tabs>
        <w:spacing w:before="139"/>
        <w:ind w:left="1445" w:hanging="626"/>
        <w:rPr>
          <w:rFonts w:ascii="仿宋" w:hAnsi="仿宋" w:eastAsia="仿宋"/>
        </w:rPr>
      </w:pPr>
      <w:r>
        <w:rPr>
          <w:rFonts w:ascii="仿宋" w:hAnsi="仿宋" w:eastAsia="仿宋"/>
          <w:spacing w:val="-3"/>
        </w:rPr>
        <w:t>其他合同文件。</w:t>
      </w:r>
    </w:p>
    <w:p w14:paraId="39CA7DAF">
      <w:pPr>
        <w:pStyle w:val="22"/>
        <w:spacing w:before="1"/>
        <w:rPr>
          <w:rFonts w:ascii="仿宋" w:hAnsi="仿宋" w:eastAsia="仿宋"/>
          <w:sz w:val="31"/>
        </w:rPr>
      </w:pPr>
    </w:p>
    <w:p w14:paraId="03F916B4">
      <w:pPr>
        <w:pStyle w:val="6"/>
        <w:numPr>
          <w:ilvl w:val="1"/>
          <w:numId w:val="14"/>
        </w:numPr>
        <w:tabs>
          <w:tab w:val="left" w:pos="1027"/>
        </w:tabs>
        <w:ind w:left="1026" w:hanging="490"/>
        <w:rPr>
          <w:rFonts w:ascii="仿宋" w:hAnsi="仿宋" w:eastAsia="仿宋"/>
        </w:rPr>
      </w:pPr>
      <w:bookmarkStart w:id="8" w:name="_bookmark109"/>
      <w:bookmarkEnd w:id="8"/>
      <w:r>
        <w:rPr>
          <w:rFonts w:ascii="仿宋" w:hAnsi="仿宋" w:eastAsia="仿宋"/>
          <w:spacing w:val="-2"/>
        </w:rPr>
        <w:t>合同的生效及变更</w:t>
      </w:r>
    </w:p>
    <w:p w14:paraId="32E2BDA2">
      <w:pPr>
        <w:pStyle w:val="102"/>
        <w:numPr>
          <w:ilvl w:val="2"/>
          <w:numId w:val="14"/>
        </w:numPr>
        <w:tabs>
          <w:tab w:val="left" w:pos="1346"/>
        </w:tabs>
        <w:spacing w:before="266" w:line="367" w:lineRule="auto"/>
        <w:ind w:right="693" w:firstLine="419"/>
        <w:jc w:val="both"/>
        <w:rPr>
          <w:rFonts w:ascii="仿宋" w:hAnsi="仿宋" w:eastAsia="仿宋"/>
        </w:rPr>
      </w:pPr>
      <w:r>
        <w:rPr>
          <w:rFonts w:ascii="仿宋" w:hAnsi="仿宋" w:eastAsia="仿宋"/>
          <w:spacing w:val="-6"/>
        </w:rPr>
        <w:t>除专用合同条款另有约定外，买方和卖方的法定代表人</w:t>
      </w:r>
      <w:r>
        <w:rPr>
          <w:rFonts w:ascii="仿宋" w:hAnsi="仿宋" w:eastAsia="仿宋"/>
        </w:rPr>
        <w:t>（</w:t>
      </w:r>
      <w:r>
        <w:rPr>
          <w:rFonts w:ascii="仿宋" w:hAnsi="仿宋" w:eastAsia="仿宋"/>
          <w:spacing w:val="-3"/>
        </w:rPr>
        <w:t>单位负责人</w:t>
      </w:r>
      <w:r>
        <w:rPr>
          <w:rFonts w:ascii="仿宋" w:hAnsi="仿宋" w:eastAsia="仿宋"/>
          <w:spacing w:val="-27"/>
        </w:rPr>
        <w:t>）</w:t>
      </w:r>
      <w:r>
        <w:rPr>
          <w:rFonts w:ascii="仿宋" w:hAnsi="仿宋" w:eastAsia="仿宋"/>
          <w:spacing w:val="-2"/>
        </w:rPr>
        <w:t>或其授权代表</w:t>
      </w:r>
      <w:r>
        <w:rPr>
          <w:rFonts w:ascii="仿宋" w:hAnsi="仿宋" w:eastAsia="仿宋"/>
          <w:spacing w:val="-3"/>
        </w:rPr>
        <w:t>在合同协议书上签字并加盖单位章后，合同生效。</w:t>
      </w:r>
    </w:p>
    <w:p w14:paraId="3C6ECB68">
      <w:pPr>
        <w:pStyle w:val="102"/>
        <w:numPr>
          <w:ilvl w:val="2"/>
          <w:numId w:val="14"/>
        </w:numPr>
        <w:tabs>
          <w:tab w:val="left" w:pos="1346"/>
        </w:tabs>
        <w:spacing w:line="364" w:lineRule="auto"/>
        <w:ind w:right="693" w:firstLine="419"/>
        <w:jc w:val="both"/>
        <w:rPr>
          <w:rFonts w:ascii="仿宋" w:hAnsi="仿宋" w:eastAsia="仿宋"/>
        </w:rPr>
      </w:pPr>
      <w:r>
        <w:rPr>
          <w:rFonts w:ascii="仿宋" w:hAnsi="仿宋" w:eastAsia="仿宋"/>
          <w:spacing w:val="-7"/>
        </w:rPr>
        <w:t>除专用合同条款另有约定外，在合同履行过程中，如需对合同进行变更，双方应签订</w:t>
      </w:r>
      <w:r>
        <w:rPr>
          <w:rFonts w:ascii="仿宋" w:hAnsi="仿宋" w:eastAsia="仿宋"/>
          <w:spacing w:val="-5"/>
        </w:rPr>
        <w:t>书面协议，并经双方法定代表人</w:t>
      </w:r>
      <w:r>
        <w:rPr>
          <w:rFonts w:ascii="仿宋" w:hAnsi="仿宋" w:eastAsia="仿宋"/>
        </w:rPr>
        <w:t>（</w:t>
      </w:r>
      <w:r>
        <w:rPr>
          <w:rFonts w:ascii="仿宋" w:hAnsi="仿宋" w:eastAsia="仿宋"/>
          <w:spacing w:val="-3"/>
        </w:rPr>
        <w:t>单位负责人</w:t>
      </w:r>
      <w:r>
        <w:rPr>
          <w:rFonts w:ascii="仿宋" w:hAnsi="仿宋" w:eastAsia="仿宋"/>
        </w:rPr>
        <w:t>）</w:t>
      </w:r>
      <w:r>
        <w:rPr>
          <w:rFonts w:ascii="仿宋" w:hAnsi="仿宋" w:eastAsia="仿宋"/>
          <w:spacing w:val="-3"/>
        </w:rPr>
        <w:t>或其授权代表签字并加盖单位章后生效。</w:t>
      </w:r>
    </w:p>
    <w:p w14:paraId="130701B6">
      <w:pPr>
        <w:pStyle w:val="22"/>
        <w:spacing w:before="8"/>
        <w:rPr>
          <w:rFonts w:ascii="仿宋" w:hAnsi="仿宋" w:eastAsia="仿宋"/>
          <w:sz w:val="19"/>
        </w:rPr>
      </w:pPr>
    </w:p>
    <w:p w14:paraId="7B0DE150">
      <w:pPr>
        <w:pStyle w:val="6"/>
        <w:numPr>
          <w:ilvl w:val="1"/>
          <w:numId w:val="14"/>
        </w:numPr>
        <w:tabs>
          <w:tab w:val="left" w:pos="958"/>
        </w:tabs>
        <w:ind w:left="957" w:hanging="421"/>
        <w:rPr>
          <w:rFonts w:ascii="仿宋" w:hAnsi="仿宋" w:eastAsia="仿宋"/>
        </w:rPr>
      </w:pPr>
      <w:bookmarkStart w:id="9" w:name="_bookmark110"/>
      <w:bookmarkEnd w:id="9"/>
      <w:r>
        <w:rPr>
          <w:rFonts w:ascii="仿宋" w:hAnsi="仿宋" w:eastAsia="仿宋"/>
        </w:rPr>
        <w:t>联络</w:t>
      </w:r>
    </w:p>
    <w:p w14:paraId="26A1C210">
      <w:pPr>
        <w:pStyle w:val="102"/>
        <w:numPr>
          <w:ilvl w:val="2"/>
          <w:numId w:val="14"/>
        </w:numPr>
        <w:tabs>
          <w:tab w:val="left" w:pos="1346"/>
        </w:tabs>
        <w:spacing w:before="267" w:line="364" w:lineRule="auto"/>
        <w:ind w:right="691" w:firstLine="419"/>
        <w:jc w:val="both"/>
        <w:rPr>
          <w:rFonts w:ascii="仿宋" w:hAnsi="仿宋" w:eastAsia="仿宋"/>
        </w:rPr>
      </w:pPr>
      <w:r>
        <w:rPr>
          <w:rFonts w:ascii="仿宋" w:hAnsi="仿宋" w:eastAsia="仿宋"/>
          <w:spacing w:val="-7"/>
        </w:rPr>
        <w:t>买卖双方应就合同履行中有关的事项及时进行联络，重要事项应通过书面形式进行联络或确认。合同履行过程中的任何联络及相关文件的签署，均应通过专用合同条款指定的联系</w:t>
      </w:r>
      <w:r>
        <w:rPr>
          <w:rFonts w:ascii="仿宋" w:hAnsi="仿宋" w:eastAsia="仿宋"/>
          <w:spacing w:val="-3"/>
        </w:rPr>
        <w:t>人和联系方式进行。合同履行过程中，双方可以书面形式增加或变更指定联系人。</w:t>
      </w:r>
    </w:p>
    <w:p w14:paraId="152F9498">
      <w:pPr>
        <w:pStyle w:val="102"/>
        <w:numPr>
          <w:ilvl w:val="2"/>
          <w:numId w:val="14"/>
        </w:numPr>
        <w:tabs>
          <w:tab w:val="left" w:pos="1346"/>
        </w:tabs>
        <w:spacing w:line="269" w:lineRule="exact"/>
        <w:ind w:left="1346" w:hanging="526"/>
        <w:jc w:val="both"/>
        <w:rPr>
          <w:rFonts w:ascii="仿宋" w:hAnsi="仿宋" w:eastAsia="仿宋"/>
        </w:rPr>
      </w:pPr>
      <w:r>
        <w:rPr>
          <w:rFonts w:ascii="仿宋" w:hAnsi="仿宋" w:eastAsia="仿宋"/>
          <w:spacing w:val="-5"/>
        </w:rPr>
        <w:t xml:space="preserve">合同履行中或与合同有关的任何联络，送达到第 </w:t>
      </w:r>
      <w:r>
        <w:rPr>
          <w:rFonts w:ascii="仿宋" w:hAnsi="仿宋" w:eastAsia="仿宋"/>
        </w:rPr>
        <w:t>1.5.1</w:t>
      </w:r>
      <w:r>
        <w:rPr>
          <w:rFonts w:ascii="仿宋" w:hAnsi="仿宋" w:eastAsia="仿宋"/>
          <w:spacing w:val="-3"/>
        </w:rPr>
        <w:t>项指定的联系人即视为送达。</w:t>
      </w:r>
    </w:p>
    <w:p w14:paraId="31B2670C">
      <w:pPr>
        <w:pStyle w:val="102"/>
        <w:numPr>
          <w:ilvl w:val="2"/>
          <w:numId w:val="14"/>
        </w:numPr>
        <w:tabs>
          <w:tab w:val="left" w:pos="1346"/>
        </w:tabs>
        <w:spacing w:before="139"/>
        <w:ind w:left="1346" w:hanging="526"/>
        <w:jc w:val="both"/>
        <w:rPr>
          <w:rFonts w:ascii="仿宋" w:hAnsi="仿宋" w:eastAsia="仿宋"/>
        </w:rPr>
      </w:pPr>
      <w:r>
        <w:rPr>
          <w:rFonts w:ascii="仿宋" w:hAnsi="仿宋" w:eastAsia="仿宋"/>
          <w:spacing w:val="-7"/>
        </w:rPr>
        <w:t>买方可以安排监理等相关人员作为买方人员，与卖方进行联络或参加合同</w:t>
      </w:r>
      <w:r>
        <w:rPr>
          <w:rFonts w:hint="eastAsia" w:ascii="仿宋" w:hAnsi="仿宋" w:eastAsia="仿宋"/>
          <w:spacing w:val="-7"/>
        </w:rPr>
        <w:t>设备</w:t>
      </w:r>
      <w:r>
        <w:rPr>
          <w:rFonts w:ascii="仿宋" w:hAnsi="仿宋" w:eastAsia="仿宋"/>
          <w:spacing w:val="-7"/>
        </w:rPr>
        <w:t>的监造</w:t>
      </w:r>
    </w:p>
    <w:p w14:paraId="2061B0A4">
      <w:pPr>
        <w:pStyle w:val="22"/>
        <w:spacing w:before="139" w:line="367" w:lineRule="auto"/>
        <w:ind w:left="400" w:right="693"/>
        <w:rPr>
          <w:rFonts w:ascii="仿宋" w:hAnsi="仿宋" w:eastAsia="仿宋"/>
          <w:sz w:val="22"/>
          <w:szCs w:val="22"/>
        </w:rPr>
      </w:pPr>
      <w:r>
        <w:rPr>
          <w:rFonts w:ascii="仿宋" w:hAnsi="仿宋" w:eastAsia="仿宋"/>
          <w:sz w:val="22"/>
          <w:szCs w:val="22"/>
        </w:rPr>
        <w:t>（</w:t>
      </w:r>
      <w:r>
        <w:rPr>
          <w:rFonts w:ascii="仿宋" w:hAnsi="仿宋" w:eastAsia="仿宋"/>
          <w:spacing w:val="-2"/>
          <w:sz w:val="22"/>
          <w:szCs w:val="22"/>
        </w:rPr>
        <w:t>如有</w:t>
      </w:r>
      <w:r>
        <w:rPr>
          <w:rFonts w:ascii="仿宋" w:hAnsi="仿宋" w:eastAsia="仿宋"/>
          <w:spacing w:val="-106"/>
          <w:sz w:val="22"/>
          <w:szCs w:val="22"/>
        </w:rPr>
        <w:t>）</w:t>
      </w:r>
      <w:r>
        <w:rPr>
          <w:rFonts w:ascii="仿宋" w:hAnsi="仿宋" w:eastAsia="仿宋"/>
          <w:spacing w:val="-6"/>
          <w:sz w:val="22"/>
          <w:szCs w:val="22"/>
        </w:rPr>
        <w:t>、交货前检验</w:t>
      </w:r>
      <w:r>
        <w:rPr>
          <w:rFonts w:ascii="仿宋" w:hAnsi="仿宋" w:eastAsia="仿宋"/>
          <w:sz w:val="22"/>
          <w:szCs w:val="22"/>
        </w:rPr>
        <w:t>（</w:t>
      </w:r>
      <w:r>
        <w:rPr>
          <w:rFonts w:ascii="仿宋" w:hAnsi="仿宋" w:eastAsia="仿宋"/>
          <w:spacing w:val="-2"/>
          <w:sz w:val="22"/>
          <w:szCs w:val="22"/>
        </w:rPr>
        <w:t>如有</w:t>
      </w:r>
      <w:r>
        <w:rPr>
          <w:rFonts w:ascii="仿宋" w:hAnsi="仿宋" w:eastAsia="仿宋"/>
          <w:spacing w:val="-106"/>
          <w:sz w:val="22"/>
          <w:szCs w:val="22"/>
        </w:rPr>
        <w:t>）</w:t>
      </w:r>
      <w:r>
        <w:rPr>
          <w:rFonts w:ascii="仿宋" w:hAnsi="仿宋" w:eastAsia="仿宋"/>
          <w:spacing w:val="-11"/>
          <w:sz w:val="22"/>
          <w:szCs w:val="22"/>
        </w:rPr>
        <w:t xml:space="preserve">、开箱检验、安装、调试、考核、验收等，但应按照第 </w:t>
      </w:r>
      <w:r>
        <w:rPr>
          <w:rFonts w:ascii="仿宋" w:hAnsi="仿宋" w:eastAsia="仿宋"/>
          <w:sz w:val="22"/>
          <w:szCs w:val="22"/>
        </w:rPr>
        <w:t xml:space="preserve">1.5.1 </w:t>
      </w:r>
      <w:r>
        <w:rPr>
          <w:rFonts w:ascii="仿宋" w:hAnsi="仿宋" w:eastAsia="仿宋"/>
          <w:spacing w:val="-3"/>
          <w:sz w:val="22"/>
          <w:szCs w:val="22"/>
        </w:rPr>
        <w:t>项的约定事先书面通知卖方。</w:t>
      </w:r>
    </w:p>
    <w:p w14:paraId="538B6E38">
      <w:pPr>
        <w:spacing w:line="367" w:lineRule="auto"/>
        <w:rPr>
          <w:rFonts w:ascii="仿宋" w:hAnsi="仿宋" w:eastAsia="仿宋"/>
        </w:rPr>
        <w:sectPr>
          <w:pgSz w:w="12240" w:h="15840"/>
          <w:pgMar w:top="1400" w:right="1100" w:bottom="1120" w:left="1400" w:header="0" w:footer="841" w:gutter="0"/>
          <w:cols w:space="720" w:num="1"/>
        </w:sectPr>
      </w:pPr>
    </w:p>
    <w:p w14:paraId="0DC53CE9">
      <w:pPr>
        <w:pStyle w:val="22"/>
        <w:spacing w:before="10"/>
        <w:rPr>
          <w:rFonts w:ascii="仿宋" w:hAnsi="仿宋" w:eastAsia="仿宋"/>
          <w:sz w:val="19"/>
        </w:rPr>
      </w:pPr>
      <w:bookmarkStart w:id="10" w:name="_bookmark111"/>
      <w:bookmarkEnd w:id="10"/>
    </w:p>
    <w:p w14:paraId="4CFB9B18">
      <w:pPr>
        <w:pStyle w:val="6"/>
        <w:numPr>
          <w:ilvl w:val="1"/>
          <w:numId w:val="14"/>
        </w:numPr>
        <w:tabs>
          <w:tab w:val="left" w:pos="1027"/>
        </w:tabs>
        <w:ind w:left="1026" w:hanging="490"/>
        <w:rPr>
          <w:rFonts w:ascii="仿宋" w:hAnsi="仿宋" w:eastAsia="仿宋"/>
        </w:rPr>
      </w:pPr>
      <w:bookmarkStart w:id="11" w:name="_bookmark112"/>
      <w:bookmarkEnd w:id="11"/>
      <w:r>
        <w:rPr>
          <w:rFonts w:ascii="仿宋" w:hAnsi="仿宋" w:eastAsia="仿宋"/>
        </w:rPr>
        <w:t>转让</w:t>
      </w:r>
    </w:p>
    <w:p w14:paraId="7C71C084">
      <w:pPr>
        <w:pStyle w:val="22"/>
        <w:spacing w:before="266"/>
        <w:ind w:left="820"/>
        <w:rPr>
          <w:rFonts w:ascii="仿宋" w:hAnsi="仿宋" w:eastAsia="仿宋"/>
          <w:sz w:val="22"/>
          <w:szCs w:val="22"/>
        </w:rPr>
      </w:pPr>
      <w:r>
        <w:rPr>
          <w:rFonts w:ascii="仿宋" w:hAnsi="仿宋" w:eastAsia="仿宋"/>
          <w:sz w:val="22"/>
          <w:szCs w:val="22"/>
        </w:rPr>
        <w:t>未经对方当事人书面同意，合同任何一方均不得转让其在合同项下的权利和（或）义务。</w:t>
      </w:r>
    </w:p>
    <w:p w14:paraId="3D7C4B4F">
      <w:pPr>
        <w:pStyle w:val="22"/>
        <w:rPr>
          <w:rFonts w:ascii="仿宋" w:hAnsi="仿宋" w:eastAsia="仿宋"/>
          <w:sz w:val="23"/>
        </w:rPr>
      </w:pPr>
    </w:p>
    <w:p w14:paraId="06005EA6">
      <w:pPr>
        <w:pStyle w:val="5"/>
        <w:numPr>
          <w:ilvl w:val="0"/>
          <w:numId w:val="14"/>
        </w:numPr>
        <w:tabs>
          <w:tab w:val="left" w:pos="802"/>
        </w:tabs>
        <w:ind w:left="801" w:hanging="402"/>
        <w:jc w:val="left"/>
        <w:rPr>
          <w:rFonts w:ascii="仿宋" w:hAnsi="仿宋" w:eastAsia="仿宋"/>
        </w:rPr>
      </w:pPr>
      <w:bookmarkStart w:id="12" w:name="_bookmark113"/>
      <w:bookmarkEnd w:id="12"/>
      <w:r>
        <w:rPr>
          <w:rFonts w:ascii="仿宋" w:hAnsi="仿宋" w:eastAsia="仿宋"/>
        </w:rPr>
        <w:t>合同范围</w:t>
      </w:r>
    </w:p>
    <w:p w14:paraId="4D9F8B7A">
      <w:pPr>
        <w:pStyle w:val="22"/>
        <w:spacing w:line="364" w:lineRule="auto"/>
        <w:ind w:left="400" w:right="693" w:firstLine="419"/>
        <w:rPr>
          <w:rFonts w:ascii="仿宋" w:hAnsi="仿宋" w:eastAsia="仿宋"/>
          <w:sz w:val="22"/>
          <w:szCs w:val="22"/>
        </w:rPr>
      </w:pPr>
      <w:r>
        <w:rPr>
          <w:rFonts w:ascii="仿宋" w:hAnsi="仿宋" w:eastAsia="仿宋"/>
          <w:sz w:val="22"/>
          <w:szCs w:val="22"/>
        </w:rPr>
        <w:t>卖方应根据</w:t>
      </w:r>
      <w:r>
        <w:rPr>
          <w:rFonts w:hint="eastAsia" w:ascii="仿宋" w:hAnsi="仿宋" w:eastAsia="仿宋"/>
          <w:sz w:val="22"/>
          <w:szCs w:val="22"/>
          <w:lang w:val="en-US"/>
        </w:rPr>
        <w:t>用户需求书</w:t>
      </w:r>
      <w:r>
        <w:rPr>
          <w:rFonts w:ascii="仿宋" w:hAnsi="仿宋" w:eastAsia="仿宋"/>
          <w:sz w:val="22"/>
          <w:szCs w:val="22"/>
        </w:rPr>
        <w:t>、</w:t>
      </w:r>
      <w:r>
        <w:rPr>
          <w:rFonts w:hint="eastAsia" w:ascii="仿宋" w:hAnsi="仿宋" w:eastAsia="仿宋"/>
          <w:sz w:val="22"/>
          <w:szCs w:val="22"/>
          <w:lang w:eastAsia="zh-CN"/>
        </w:rPr>
        <w:t>设备技术性能指标</w:t>
      </w:r>
      <w:r>
        <w:rPr>
          <w:rFonts w:ascii="仿宋" w:hAnsi="仿宋" w:eastAsia="仿宋"/>
          <w:sz w:val="22"/>
          <w:szCs w:val="22"/>
        </w:rPr>
        <w:t>的详细描述、技术服务和质保期服务计划等合同文件的约定向买方提供合同</w:t>
      </w:r>
      <w:r>
        <w:rPr>
          <w:rFonts w:hint="eastAsia" w:ascii="仿宋" w:hAnsi="仿宋" w:eastAsia="仿宋"/>
          <w:sz w:val="22"/>
          <w:szCs w:val="22"/>
        </w:rPr>
        <w:t>设备</w:t>
      </w:r>
      <w:r>
        <w:rPr>
          <w:rFonts w:ascii="仿宋" w:hAnsi="仿宋" w:eastAsia="仿宋"/>
          <w:sz w:val="22"/>
          <w:szCs w:val="22"/>
        </w:rPr>
        <w:t>、技术服务和质保期服务。</w:t>
      </w:r>
    </w:p>
    <w:p w14:paraId="4F85BDF9">
      <w:pPr>
        <w:pStyle w:val="5"/>
        <w:numPr>
          <w:ilvl w:val="0"/>
          <w:numId w:val="14"/>
        </w:numPr>
        <w:jc w:val="left"/>
        <w:rPr>
          <w:rFonts w:ascii="仿宋" w:hAnsi="仿宋" w:eastAsia="仿宋"/>
        </w:rPr>
      </w:pPr>
      <w:bookmarkStart w:id="13" w:name="_bookmark114"/>
      <w:bookmarkEnd w:id="13"/>
      <w:r>
        <w:rPr>
          <w:rFonts w:ascii="仿宋" w:hAnsi="仿宋" w:eastAsia="仿宋"/>
        </w:rPr>
        <w:t>合同价格与支付</w:t>
      </w:r>
    </w:p>
    <w:p w14:paraId="5E96B505">
      <w:pPr>
        <w:pStyle w:val="6"/>
        <w:numPr>
          <w:ilvl w:val="1"/>
          <w:numId w:val="14"/>
        </w:numPr>
        <w:tabs>
          <w:tab w:val="left" w:pos="1027"/>
        </w:tabs>
        <w:ind w:left="1026" w:hanging="490"/>
        <w:rPr>
          <w:rFonts w:ascii="仿宋" w:hAnsi="仿宋" w:eastAsia="仿宋"/>
        </w:rPr>
      </w:pPr>
      <w:bookmarkStart w:id="14" w:name="_bookmark115"/>
      <w:bookmarkEnd w:id="14"/>
      <w:r>
        <w:rPr>
          <w:rFonts w:ascii="仿宋" w:hAnsi="仿宋" w:eastAsia="仿宋"/>
        </w:rPr>
        <w:t>合同价格</w:t>
      </w:r>
    </w:p>
    <w:p w14:paraId="29095E4A">
      <w:pPr>
        <w:pStyle w:val="102"/>
        <w:numPr>
          <w:ilvl w:val="2"/>
          <w:numId w:val="14"/>
        </w:numPr>
        <w:tabs>
          <w:tab w:val="left" w:pos="1346"/>
        </w:tabs>
        <w:spacing w:before="266" w:line="364" w:lineRule="auto"/>
        <w:ind w:right="691" w:firstLine="419"/>
        <w:jc w:val="both"/>
        <w:rPr>
          <w:rFonts w:ascii="仿宋" w:hAnsi="仿宋" w:eastAsia="仿宋"/>
        </w:rPr>
      </w:pPr>
      <w:r>
        <w:rPr>
          <w:rFonts w:ascii="仿宋" w:hAnsi="仿宋" w:eastAsia="仿宋"/>
          <w:spacing w:val="-5"/>
        </w:rPr>
        <w:t>合同协议书中载明的签约合同价包括卖方为完成合同全部义务应承担的一切成本、费</w:t>
      </w:r>
      <w:r>
        <w:rPr>
          <w:rFonts w:ascii="仿宋" w:hAnsi="仿宋" w:eastAsia="仿宋"/>
          <w:spacing w:val="-4"/>
        </w:rPr>
        <w:t>用和支出以及卖方的合理利润。</w:t>
      </w:r>
    </w:p>
    <w:p w14:paraId="156CE197">
      <w:pPr>
        <w:pStyle w:val="102"/>
        <w:numPr>
          <w:ilvl w:val="2"/>
          <w:numId w:val="14"/>
        </w:numPr>
        <w:tabs>
          <w:tab w:val="left" w:pos="1346"/>
        </w:tabs>
        <w:spacing w:line="267" w:lineRule="exact"/>
        <w:ind w:left="1346" w:hanging="526"/>
        <w:rPr>
          <w:rFonts w:ascii="仿宋" w:hAnsi="仿宋" w:eastAsia="仿宋"/>
        </w:rPr>
      </w:pPr>
      <w:r>
        <w:rPr>
          <w:rFonts w:ascii="仿宋" w:hAnsi="仿宋" w:eastAsia="仿宋"/>
          <w:spacing w:val="-3"/>
        </w:rPr>
        <w:t>除专用合同条款另有约定外，签约合同价为固定价格。</w:t>
      </w:r>
    </w:p>
    <w:p w14:paraId="377EF141">
      <w:pPr>
        <w:pStyle w:val="22"/>
        <w:spacing w:before="1"/>
        <w:rPr>
          <w:rFonts w:ascii="仿宋" w:hAnsi="仿宋" w:eastAsia="仿宋"/>
          <w:sz w:val="31"/>
        </w:rPr>
      </w:pPr>
    </w:p>
    <w:p w14:paraId="7D832522">
      <w:pPr>
        <w:pStyle w:val="102"/>
        <w:numPr>
          <w:ilvl w:val="1"/>
          <w:numId w:val="14"/>
        </w:numPr>
        <w:tabs>
          <w:tab w:val="left" w:pos="958"/>
        </w:tabs>
        <w:ind w:left="957" w:hanging="421"/>
        <w:rPr>
          <w:rFonts w:ascii="仿宋" w:hAnsi="仿宋" w:eastAsia="仿宋"/>
          <w:sz w:val="28"/>
        </w:rPr>
      </w:pPr>
      <w:bookmarkStart w:id="15" w:name="_bookmark116"/>
      <w:bookmarkEnd w:id="15"/>
      <w:r>
        <w:rPr>
          <w:rFonts w:ascii="仿宋" w:hAnsi="仿宋" w:eastAsia="仿宋"/>
          <w:spacing w:val="-1"/>
          <w:sz w:val="28"/>
        </w:rPr>
        <w:t>合同价款的支付</w:t>
      </w:r>
    </w:p>
    <w:p w14:paraId="46E1389F">
      <w:pPr>
        <w:pStyle w:val="22"/>
        <w:spacing w:before="266"/>
        <w:ind w:left="820"/>
        <w:rPr>
          <w:rFonts w:ascii="仿宋" w:hAnsi="仿宋" w:eastAsia="仿宋"/>
          <w:sz w:val="22"/>
          <w:szCs w:val="22"/>
        </w:rPr>
      </w:pPr>
      <w:r>
        <w:rPr>
          <w:rFonts w:ascii="仿宋" w:hAnsi="仿宋" w:eastAsia="仿宋"/>
          <w:sz w:val="22"/>
          <w:szCs w:val="22"/>
        </w:rPr>
        <w:t>除专用合同条款另有约定外，买方应通过以下方式和比例向卖方支付合同价款：</w:t>
      </w:r>
    </w:p>
    <w:p w14:paraId="50C7424F">
      <w:pPr>
        <w:adjustRightInd w:val="0"/>
        <w:snapToGrid w:val="0"/>
        <w:spacing w:line="360" w:lineRule="auto"/>
        <w:ind w:firstLine="440" w:firstLineChars="200"/>
        <w:rPr>
          <w:rFonts w:ascii="仿宋" w:hAnsi="仿宋" w:eastAsia="仿宋"/>
        </w:rPr>
      </w:pPr>
      <w:bookmarkStart w:id="16" w:name="OLE_LINK9"/>
      <w:r>
        <w:rPr>
          <w:rFonts w:ascii="仿宋" w:hAnsi="仿宋" w:eastAsia="仿宋"/>
        </w:rPr>
        <w:t>3.2.</w:t>
      </w:r>
      <w:r>
        <w:rPr>
          <w:rFonts w:hint="eastAsia" w:ascii="仿宋" w:hAnsi="仿宋" w:eastAsia="仿宋"/>
        </w:rPr>
        <w:t>1.付款方式</w:t>
      </w:r>
    </w:p>
    <w:p w14:paraId="3B0BA2F1">
      <w:pPr>
        <w:adjustRightInd w:val="0"/>
        <w:snapToGrid w:val="0"/>
        <w:spacing w:line="360" w:lineRule="auto"/>
        <w:ind w:firstLine="440" w:firstLineChars="200"/>
        <w:rPr>
          <w:rFonts w:ascii="仿宋" w:hAnsi="仿宋" w:eastAsia="仿宋"/>
        </w:rPr>
      </w:pPr>
      <w:r>
        <w:rPr>
          <w:rFonts w:ascii="仿宋" w:hAnsi="仿宋" w:eastAsia="仿宋"/>
        </w:rPr>
        <w:t>3.2.</w:t>
      </w:r>
      <w:r>
        <w:rPr>
          <w:rFonts w:hint="eastAsia" w:ascii="仿宋" w:hAnsi="仿宋" w:eastAsia="仿宋"/>
        </w:rPr>
        <w:t>1.1第1期</w:t>
      </w:r>
    </w:p>
    <w:p w14:paraId="20D91DE6">
      <w:pPr>
        <w:adjustRightInd w:val="0"/>
        <w:snapToGrid w:val="0"/>
        <w:spacing w:line="360" w:lineRule="auto"/>
        <w:ind w:firstLine="440" w:firstLineChars="200"/>
        <w:rPr>
          <w:rFonts w:ascii="仿宋" w:hAnsi="仿宋" w:eastAsia="仿宋"/>
        </w:rPr>
      </w:pPr>
      <w:r>
        <w:rPr>
          <w:rFonts w:hint="eastAsia" w:ascii="仿宋" w:hAnsi="仿宋" w:eastAsia="仿宋"/>
        </w:rPr>
        <w:t>自合同签订之日起</w:t>
      </w:r>
      <w:r>
        <w:rPr>
          <w:rFonts w:ascii="仿宋" w:hAnsi="仿宋" w:eastAsia="仿宋"/>
        </w:rPr>
        <w:t>20</w:t>
      </w:r>
      <w:r>
        <w:rPr>
          <w:rFonts w:hint="eastAsia" w:ascii="仿宋" w:hAnsi="仿宋" w:eastAsia="仿宋"/>
        </w:rPr>
        <w:t>个工作日内，</w:t>
      </w:r>
      <w:r>
        <w:rPr>
          <w:rFonts w:hint="eastAsia" w:ascii="仿宋" w:hAnsi="仿宋" w:eastAsia="仿宋"/>
          <w:lang w:val="en-US" w:eastAsia="zh-CN"/>
        </w:rPr>
        <w:t>买方收到买方客户对应款项后，</w:t>
      </w:r>
      <w:r>
        <w:rPr>
          <w:rFonts w:hint="eastAsia" w:ascii="仿宋" w:hAnsi="仿宋" w:eastAsia="仿宋"/>
        </w:rPr>
        <w:t>买方向卖方支付合同总金额的30%作为预付款</w:t>
      </w:r>
      <w:r>
        <w:rPr>
          <w:sz w:val="21"/>
          <w:szCs w:val="21"/>
        </w:rPr>
        <w:t>，</w:t>
      </w:r>
      <w:r>
        <w:rPr>
          <w:rFonts w:hint="eastAsia" w:ascii="仿宋" w:hAnsi="仿宋" w:eastAsia="仿宋"/>
        </w:rPr>
        <w:t>即人民币</w:t>
      </w:r>
      <w:r>
        <w:rPr>
          <w:rFonts w:hint="eastAsia" w:ascii="仿宋" w:hAnsi="仿宋" w:eastAsia="仿宋"/>
          <w:lang w:val="en-US" w:eastAsia="zh-CN"/>
        </w:rPr>
        <w:t xml:space="preserve">  </w:t>
      </w:r>
      <w:r>
        <w:rPr>
          <w:rFonts w:hint="eastAsia" w:ascii="仿宋" w:hAnsi="仿宋" w:eastAsia="仿宋"/>
        </w:rPr>
        <w:t>（￥</w:t>
      </w:r>
      <w:r>
        <w:rPr>
          <w:rFonts w:hint="eastAsia" w:ascii="仿宋" w:hAnsi="仿宋" w:eastAsia="仿宋"/>
          <w:lang w:val="en-US" w:eastAsia="zh-CN"/>
        </w:rPr>
        <w:t xml:space="preserve">   </w:t>
      </w:r>
      <w:r>
        <w:rPr>
          <w:rFonts w:ascii="仿宋" w:hAnsi="仿宋" w:eastAsia="仿宋"/>
        </w:rPr>
        <w:t>）</w:t>
      </w:r>
      <w:r>
        <w:rPr>
          <w:rFonts w:hint="eastAsia" w:ascii="仿宋" w:hAnsi="仿宋" w:eastAsia="仿宋"/>
        </w:rPr>
        <w:t>，卖方出具等额的增值税发票；</w:t>
      </w:r>
    </w:p>
    <w:p w14:paraId="61E59C94">
      <w:pPr>
        <w:adjustRightInd w:val="0"/>
        <w:snapToGrid w:val="0"/>
        <w:spacing w:line="360" w:lineRule="auto"/>
        <w:ind w:firstLine="440" w:firstLineChars="200"/>
        <w:rPr>
          <w:rFonts w:ascii="仿宋" w:hAnsi="仿宋" w:eastAsia="仿宋"/>
          <w:lang w:val="en-US" w:bidi="ar-SA"/>
        </w:rPr>
      </w:pPr>
      <w:r>
        <w:rPr>
          <w:rFonts w:ascii="仿宋" w:hAnsi="仿宋" w:eastAsia="仿宋"/>
        </w:rPr>
        <w:t>3.2.</w:t>
      </w:r>
      <w:r>
        <w:rPr>
          <w:rFonts w:hint="eastAsia" w:ascii="仿宋" w:hAnsi="仿宋" w:eastAsia="仿宋"/>
        </w:rPr>
        <w:t>1.2第2期</w:t>
      </w:r>
    </w:p>
    <w:p w14:paraId="103C1B20">
      <w:pPr>
        <w:adjustRightInd w:val="0"/>
        <w:snapToGrid w:val="0"/>
        <w:spacing w:line="360" w:lineRule="auto"/>
        <w:ind w:firstLine="440" w:firstLineChars="200"/>
        <w:rPr>
          <w:rFonts w:ascii="仿宋" w:hAnsi="仿宋" w:eastAsia="仿宋"/>
        </w:rPr>
      </w:pPr>
      <w:r>
        <w:rPr>
          <w:rFonts w:hint="eastAsia" w:ascii="仿宋" w:hAnsi="仿宋" w:eastAsia="仿宋"/>
        </w:rPr>
        <w:t>卖方将全部合同设备送达买方指定地点，买方在收到卖方提交的全部单据并经审核无误后 ，</w:t>
      </w:r>
      <w:r>
        <w:rPr>
          <w:rFonts w:ascii="仿宋" w:hAnsi="仿宋" w:eastAsia="仿宋"/>
        </w:rPr>
        <w:t>卖方</w:t>
      </w:r>
      <w:r>
        <w:rPr>
          <w:rFonts w:hint="eastAsia" w:ascii="仿宋" w:hAnsi="仿宋" w:eastAsia="仿宋"/>
        </w:rPr>
        <w:t>向买方提出书面申请，并</w:t>
      </w:r>
      <w:r>
        <w:rPr>
          <w:rFonts w:ascii="仿宋" w:hAnsi="仿宋" w:eastAsia="仿宋"/>
        </w:rPr>
        <w:t>出具等额的增值税发票后</w:t>
      </w:r>
      <w:r>
        <w:rPr>
          <w:rFonts w:hint="eastAsia" w:ascii="仿宋" w:hAnsi="仿宋" w:eastAsia="仿宋"/>
        </w:rPr>
        <w:t>2</w:t>
      </w:r>
      <w:r>
        <w:rPr>
          <w:rFonts w:ascii="仿宋" w:hAnsi="仿宋" w:eastAsia="仿宋"/>
        </w:rPr>
        <w:t>0个工作日内</w:t>
      </w:r>
      <w:r>
        <w:rPr>
          <w:rFonts w:hint="eastAsia" w:ascii="仿宋" w:hAnsi="仿宋" w:eastAsia="仿宋"/>
          <w:lang w:val="en-US" w:eastAsia="zh-CN"/>
        </w:rPr>
        <w:t>且买方收到买方客户对应款项后</w:t>
      </w:r>
      <w:r>
        <w:rPr>
          <w:rFonts w:ascii="仿宋" w:hAnsi="仿宋" w:eastAsia="仿宋"/>
        </w:rPr>
        <w:t>，买方向卖</w:t>
      </w:r>
      <w:r>
        <w:rPr>
          <w:rFonts w:hint="eastAsia" w:ascii="仿宋" w:hAnsi="仿宋" w:eastAsia="仿宋"/>
        </w:rPr>
        <w:t>支付合同价的25%</w:t>
      </w:r>
      <w:r>
        <w:rPr>
          <w:rFonts w:ascii="仿宋" w:hAnsi="仿宋" w:eastAsia="仿宋"/>
        </w:rPr>
        <w:t>，</w:t>
      </w:r>
      <w:r>
        <w:rPr>
          <w:rFonts w:hint="eastAsia" w:ascii="仿宋" w:hAnsi="仿宋" w:eastAsia="仿宋"/>
        </w:rPr>
        <w:t>即人民币</w:t>
      </w:r>
      <w:r>
        <w:rPr>
          <w:rFonts w:hint="eastAsia" w:ascii="仿宋" w:hAnsi="仿宋" w:eastAsia="仿宋"/>
          <w:lang w:val="en-US" w:eastAsia="zh-CN"/>
        </w:rPr>
        <w:t xml:space="preserve">   </w:t>
      </w:r>
      <w:r>
        <w:rPr>
          <w:rFonts w:ascii="仿宋" w:hAnsi="仿宋" w:eastAsia="仿宋"/>
        </w:rPr>
        <w:t>（￥</w:t>
      </w:r>
      <w:r>
        <w:rPr>
          <w:rFonts w:hint="eastAsia" w:ascii="仿宋" w:hAnsi="仿宋" w:eastAsia="仿宋"/>
          <w:lang w:val="en-US" w:eastAsia="zh-CN"/>
        </w:rPr>
        <w:t xml:space="preserve">  </w:t>
      </w:r>
      <w:r>
        <w:rPr>
          <w:rFonts w:ascii="仿宋" w:hAnsi="仿宋" w:eastAsia="仿宋"/>
        </w:rPr>
        <w:t>）。</w:t>
      </w:r>
    </w:p>
    <w:p w14:paraId="406B6618">
      <w:pPr>
        <w:adjustRightInd w:val="0"/>
        <w:snapToGrid w:val="0"/>
        <w:spacing w:line="360" w:lineRule="auto"/>
        <w:ind w:firstLine="440" w:firstLineChars="200"/>
        <w:rPr>
          <w:rFonts w:ascii="仿宋" w:hAnsi="仿宋" w:eastAsia="仿宋"/>
        </w:rPr>
      </w:pPr>
      <w:r>
        <w:rPr>
          <w:rFonts w:hint="eastAsia" w:ascii="仿宋" w:hAnsi="仿宋" w:eastAsia="仿宋"/>
        </w:rPr>
        <w:t xml:space="preserve">付款前卖方应向买方提供包括且不限于下列资料： </w:t>
      </w:r>
    </w:p>
    <w:p w14:paraId="17636CA2">
      <w:pPr>
        <w:adjustRightInd w:val="0"/>
        <w:snapToGrid w:val="0"/>
        <w:spacing w:line="360" w:lineRule="auto"/>
        <w:ind w:firstLine="440" w:firstLineChars="200"/>
        <w:rPr>
          <w:rFonts w:ascii="仿宋" w:hAnsi="仿宋" w:eastAsia="仿宋"/>
        </w:rPr>
      </w:pPr>
      <w:r>
        <w:rPr>
          <w:rFonts w:hint="eastAsia" w:ascii="仿宋" w:hAnsi="仿宋" w:eastAsia="仿宋"/>
        </w:rPr>
        <w:t xml:space="preserve">（1）卖方出具的交货清单； </w:t>
      </w:r>
    </w:p>
    <w:p w14:paraId="1647BF86">
      <w:pPr>
        <w:adjustRightInd w:val="0"/>
        <w:snapToGrid w:val="0"/>
        <w:spacing w:line="360" w:lineRule="auto"/>
        <w:ind w:firstLine="440" w:firstLineChars="200"/>
        <w:rPr>
          <w:rFonts w:ascii="仿宋" w:hAnsi="仿宋" w:eastAsia="仿宋"/>
        </w:rPr>
      </w:pPr>
      <w:r>
        <w:rPr>
          <w:rFonts w:hint="eastAsia" w:ascii="仿宋" w:hAnsi="仿宋" w:eastAsia="仿宋"/>
        </w:rPr>
        <w:t xml:space="preserve">（2）买方、监理公司签署的收货清单，造价咨询公司的审核报告； </w:t>
      </w:r>
    </w:p>
    <w:p w14:paraId="4DE585EF">
      <w:pPr>
        <w:adjustRightInd w:val="0"/>
        <w:snapToGrid w:val="0"/>
        <w:spacing w:line="360" w:lineRule="auto"/>
        <w:ind w:firstLine="440" w:firstLineChars="200"/>
        <w:rPr>
          <w:rFonts w:ascii="仿宋" w:hAnsi="仿宋" w:eastAsia="仿宋"/>
        </w:rPr>
      </w:pPr>
      <w:r>
        <w:rPr>
          <w:rFonts w:hint="eastAsia" w:ascii="仿宋" w:hAnsi="仿宋" w:eastAsia="仿宋"/>
        </w:rPr>
        <w:t xml:space="preserve">（3）制造商出具的出厂质量合格证、产地证明等资料； </w:t>
      </w:r>
    </w:p>
    <w:p w14:paraId="68CC77A3">
      <w:pPr>
        <w:adjustRightInd w:val="0"/>
        <w:snapToGrid w:val="0"/>
        <w:spacing w:line="360" w:lineRule="auto"/>
        <w:ind w:firstLine="440" w:firstLineChars="200"/>
        <w:rPr>
          <w:rFonts w:ascii="仿宋" w:hAnsi="仿宋" w:eastAsia="仿宋"/>
        </w:rPr>
      </w:pPr>
      <w:r>
        <w:rPr>
          <w:rFonts w:hint="eastAsia" w:ascii="仿宋" w:hAnsi="仿宋" w:eastAsia="仿宋"/>
        </w:rPr>
        <w:t xml:space="preserve">（4）等额的增值税发票（必须按照买方要求提供相应增值税专用发票给买方）。 </w:t>
      </w:r>
    </w:p>
    <w:p w14:paraId="1AAF6F4A">
      <w:pPr>
        <w:adjustRightInd w:val="0"/>
        <w:snapToGrid w:val="0"/>
        <w:spacing w:line="360" w:lineRule="auto"/>
        <w:ind w:firstLine="440" w:firstLineChars="200"/>
        <w:rPr>
          <w:rFonts w:ascii="仿宋" w:hAnsi="仿宋" w:eastAsia="仿宋"/>
        </w:rPr>
      </w:pPr>
      <w:r>
        <w:rPr>
          <w:rFonts w:ascii="仿宋" w:hAnsi="仿宋" w:eastAsia="仿宋"/>
        </w:rPr>
        <w:t>3.2.</w:t>
      </w:r>
      <w:r>
        <w:rPr>
          <w:rFonts w:hint="eastAsia" w:ascii="仿宋" w:hAnsi="仿宋" w:eastAsia="仿宋"/>
        </w:rPr>
        <w:t>1.3第3期</w:t>
      </w:r>
    </w:p>
    <w:p w14:paraId="4B7CDC1A">
      <w:pPr>
        <w:adjustRightInd w:val="0"/>
        <w:snapToGrid w:val="0"/>
        <w:spacing w:line="360" w:lineRule="auto"/>
        <w:ind w:firstLine="420"/>
        <w:rPr>
          <w:rFonts w:ascii="仿宋" w:hAnsi="仿宋" w:eastAsia="仿宋"/>
        </w:rPr>
      </w:pPr>
      <w:r>
        <w:rPr>
          <w:rFonts w:ascii="仿宋" w:hAnsi="仿宋" w:eastAsia="仿宋"/>
        </w:rPr>
        <w:t>设备及软件全部采购、安装、调试完毕验收合格并达到运营条件，并经买方委托的第三方造价咨询单位后</w:t>
      </w:r>
      <w:r>
        <w:rPr>
          <w:rFonts w:hint="eastAsia" w:ascii="仿宋" w:hAnsi="仿宋" w:eastAsia="仿宋"/>
          <w:lang w:val="en-US"/>
        </w:rPr>
        <w:t>再</w:t>
      </w:r>
      <w:r>
        <w:rPr>
          <w:rFonts w:ascii="仿宋" w:hAnsi="仿宋" w:eastAsia="仿宋"/>
        </w:rPr>
        <w:t>经韶关市财政局投资评审中心评审（财局不审情况买方另行通知）后，卖方向买方提出书面申请，并出具等额的增值税发票后20个工作日内</w:t>
      </w:r>
      <w:r>
        <w:rPr>
          <w:rFonts w:hint="eastAsia" w:ascii="仿宋" w:hAnsi="仿宋" w:eastAsia="仿宋"/>
          <w:lang w:val="en-US" w:eastAsia="zh-CN"/>
        </w:rPr>
        <w:t>且买方收到买方客户对应款项后，</w:t>
      </w:r>
      <w:r>
        <w:rPr>
          <w:rFonts w:ascii="仿宋" w:hAnsi="仿宋" w:eastAsia="仿宋"/>
        </w:rPr>
        <w:t>买方支付卖方审定结算价的90%</w:t>
      </w:r>
      <w:r>
        <w:rPr>
          <w:rFonts w:hint="eastAsia" w:ascii="仿宋" w:hAnsi="仿宋" w:eastAsia="仿宋"/>
        </w:rPr>
        <w:t>。</w:t>
      </w:r>
    </w:p>
    <w:p w14:paraId="722503B5">
      <w:pPr>
        <w:adjustRightInd w:val="0"/>
        <w:snapToGrid w:val="0"/>
        <w:spacing w:line="360" w:lineRule="auto"/>
        <w:ind w:firstLine="440" w:firstLineChars="200"/>
        <w:rPr>
          <w:rFonts w:ascii="仿宋" w:hAnsi="仿宋" w:eastAsia="仿宋"/>
        </w:rPr>
      </w:pPr>
      <w:r>
        <w:rPr>
          <w:rFonts w:hint="eastAsia" w:ascii="仿宋" w:hAnsi="仿宋" w:eastAsia="仿宋"/>
        </w:rPr>
        <w:t>付款前卖方应提供（包含但不限于）文件如下：</w:t>
      </w:r>
    </w:p>
    <w:p w14:paraId="7349427F">
      <w:pPr>
        <w:adjustRightInd w:val="0"/>
        <w:snapToGrid w:val="0"/>
        <w:spacing w:line="360" w:lineRule="auto"/>
        <w:ind w:firstLine="440" w:firstLineChars="200"/>
        <w:rPr>
          <w:rFonts w:ascii="仿宋" w:hAnsi="仿宋" w:eastAsia="仿宋"/>
        </w:rPr>
      </w:pPr>
      <w:r>
        <w:rPr>
          <w:rFonts w:hint="eastAsia" w:ascii="仿宋" w:hAnsi="仿宋" w:eastAsia="仿宋"/>
        </w:rPr>
        <w:t>（1）设备检验报告。</w:t>
      </w:r>
    </w:p>
    <w:p w14:paraId="2C25FC86">
      <w:pPr>
        <w:adjustRightInd w:val="0"/>
        <w:snapToGrid w:val="0"/>
        <w:spacing w:line="360" w:lineRule="auto"/>
        <w:ind w:firstLine="440" w:firstLineChars="200"/>
        <w:rPr>
          <w:rFonts w:ascii="仿宋" w:hAnsi="仿宋" w:eastAsia="仿宋"/>
        </w:rPr>
      </w:pPr>
      <w:r>
        <w:rPr>
          <w:rFonts w:hint="eastAsia" w:ascii="仿宋" w:hAnsi="仿宋" w:eastAsia="仿宋"/>
        </w:rPr>
        <w:t>（2）移交单。</w:t>
      </w:r>
    </w:p>
    <w:p w14:paraId="75D4AA37">
      <w:pPr>
        <w:adjustRightInd w:val="0"/>
        <w:snapToGrid w:val="0"/>
        <w:spacing w:line="360" w:lineRule="auto"/>
        <w:ind w:firstLine="440" w:firstLineChars="200"/>
        <w:rPr>
          <w:rFonts w:ascii="仿宋" w:hAnsi="仿宋" w:eastAsia="仿宋"/>
        </w:rPr>
      </w:pPr>
      <w:r>
        <w:rPr>
          <w:rFonts w:hint="eastAsia" w:ascii="仿宋" w:hAnsi="仿宋" w:eastAsia="仿宋"/>
        </w:rPr>
        <w:t>（3）买方付款前，卖方应提供对应付款金额的增值税发票，否则，买方有权拒绝付款。</w:t>
      </w:r>
    </w:p>
    <w:p w14:paraId="56679883">
      <w:pPr>
        <w:adjustRightInd w:val="0"/>
        <w:snapToGrid w:val="0"/>
        <w:spacing w:line="360" w:lineRule="auto"/>
        <w:ind w:firstLine="440" w:firstLineChars="200"/>
        <w:rPr>
          <w:rFonts w:ascii="仿宋" w:hAnsi="仿宋" w:eastAsia="仿宋"/>
        </w:rPr>
      </w:pPr>
      <w:r>
        <w:rPr>
          <w:rFonts w:hint="eastAsia" w:ascii="仿宋" w:hAnsi="仿宋" w:eastAsia="仿宋"/>
        </w:rPr>
        <w:t>（4）卖方在本合同项下无任何违约情形。</w:t>
      </w:r>
    </w:p>
    <w:p w14:paraId="2A71D7A3">
      <w:pPr>
        <w:adjustRightInd w:val="0"/>
        <w:snapToGrid w:val="0"/>
        <w:spacing w:line="360" w:lineRule="auto"/>
        <w:ind w:firstLine="440" w:firstLineChars="200"/>
        <w:rPr>
          <w:rFonts w:ascii="仿宋" w:hAnsi="仿宋" w:eastAsia="仿宋"/>
        </w:rPr>
      </w:pPr>
      <w:r>
        <w:rPr>
          <w:rFonts w:ascii="仿宋" w:hAnsi="仿宋" w:eastAsia="仿宋"/>
        </w:rPr>
        <w:t>3.2.</w:t>
      </w:r>
      <w:r>
        <w:rPr>
          <w:rFonts w:hint="eastAsia" w:ascii="仿宋" w:hAnsi="仿宋" w:eastAsia="仿宋"/>
        </w:rPr>
        <w:t>1.4第4期</w:t>
      </w:r>
    </w:p>
    <w:p w14:paraId="788B4DFB">
      <w:pPr>
        <w:adjustRightInd w:val="0"/>
        <w:snapToGrid w:val="0"/>
        <w:spacing w:line="360" w:lineRule="auto"/>
        <w:ind w:firstLine="420"/>
        <w:rPr>
          <w:rFonts w:ascii="仿宋" w:hAnsi="仿宋" w:eastAsia="仿宋"/>
        </w:rPr>
      </w:pPr>
      <w:r>
        <w:rPr>
          <w:rFonts w:hint="eastAsia" w:ascii="仿宋" w:hAnsi="仿宋" w:eastAsia="仿宋"/>
        </w:rPr>
        <w:t>剩余款项在质保期间分三期平均支付，</w:t>
      </w:r>
      <w:r>
        <w:rPr>
          <w:rFonts w:hint="eastAsia" w:ascii="仿宋" w:hAnsi="仿宋" w:eastAsia="仿宋"/>
          <w:lang w:val="en-US" w:eastAsia="zh-CN"/>
        </w:rPr>
        <w:t>买方收到买方客户对应款项后，</w:t>
      </w:r>
      <w:r>
        <w:rPr>
          <w:rFonts w:hint="eastAsia" w:ascii="仿宋" w:hAnsi="仿宋" w:eastAsia="仿宋"/>
        </w:rPr>
        <w:t>即在质保期满一年后支付</w:t>
      </w:r>
      <w:r>
        <w:rPr>
          <w:rFonts w:ascii="仿宋" w:hAnsi="仿宋" w:eastAsia="仿宋"/>
        </w:rPr>
        <w:t>1/3</w:t>
      </w:r>
      <w:r>
        <w:rPr>
          <w:rFonts w:hint="eastAsia" w:ascii="仿宋" w:hAnsi="仿宋" w:eastAsia="仿宋"/>
        </w:rPr>
        <w:t>，满两年后再支付</w:t>
      </w:r>
      <w:r>
        <w:rPr>
          <w:rFonts w:ascii="仿宋" w:hAnsi="仿宋" w:eastAsia="仿宋"/>
        </w:rPr>
        <w:t>1/3</w:t>
      </w:r>
      <w:r>
        <w:rPr>
          <w:rFonts w:hint="eastAsia" w:ascii="仿宋" w:hAnsi="仿宋" w:eastAsia="仿宋"/>
        </w:rPr>
        <w:t>，满三年后完成剩余款项支付。</w:t>
      </w:r>
    </w:p>
    <w:p w14:paraId="5EB79753">
      <w:pPr>
        <w:adjustRightInd w:val="0"/>
        <w:snapToGrid w:val="0"/>
        <w:spacing w:line="360" w:lineRule="auto"/>
        <w:ind w:firstLine="420"/>
        <w:rPr>
          <w:rFonts w:hint="eastAsia" w:ascii="仿宋" w:hAnsi="仿宋" w:eastAsia="仿宋"/>
        </w:rPr>
      </w:pPr>
      <w:r>
        <w:rPr>
          <w:rFonts w:hint="eastAsia" w:ascii="仿宋" w:hAnsi="仿宋" w:eastAsia="仿宋"/>
        </w:rPr>
        <w:t>注：因买方使用的是财政资金，买方在前款规定的付款时间内向政府支付部门提出办理财政支付申请手续（不含政府财政支付部门审核的时间）即视为买方已经按期支付，买方不承担财政资金不能及时到位给卖方造成的任何损失。</w:t>
      </w:r>
    </w:p>
    <w:p w14:paraId="0039F66D">
      <w:pPr>
        <w:adjustRightInd w:val="0"/>
        <w:snapToGrid w:val="0"/>
        <w:spacing w:line="360" w:lineRule="auto"/>
        <w:ind w:firstLine="420"/>
        <w:rPr>
          <w:rFonts w:hint="eastAsia" w:ascii="仿宋" w:hAnsi="仿宋" w:eastAsia="仿宋"/>
        </w:rPr>
      </w:pPr>
      <w:r>
        <w:rPr>
          <w:rFonts w:hint="eastAsia" w:ascii="仿宋" w:hAnsi="仿宋" w:eastAsia="仿宋"/>
          <w:lang w:eastAsia="zh-CN"/>
        </w:rPr>
        <w:t>买卖双方</w:t>
      </w:r>
      <w:r>
        <w:rPr>
          <w:rFonts w:hint="eastAsia" w:ascii="仿宋" w:hAnsi="仿宋" w:eastAsia="仿宋"/>
        </w:rPr>
        <w:t>一致确认，</w:t>
      </w:r>
      <w:r>
        <w:rPr>
          <w:rFonts w:hint="eastAsia" w:ascii="仿宋" w:hAnsi="仿宋" w:eastAsia="仿宋"/>
          <w:lang w:eastAsia="zh-CN"/>
        </w:rPr>
        <w:t>买方</w:t>
      </w:r>
      <w:r>
        <w:rPr>
          <w:rFonts w:hint="eastAsia" w:ascii="仿宋" w:hAnsi="仿宋" w:eastAsia="仿宋"/>
        </w:rPr>
        <w:t>向</w:t>
      </w:r>
      <w:r>
        <w:rPr>
          <w:rFonts w:hint="eastAsia" w:ascii="仿宋" w:hAnsi="仿宋" w:eastAsia="仿宋"/>
          <w:lang w:eastAsia="zh-CN"/>
        </w:rPr>
        <w:t>卖方</w:t>
      </w:r>
      <w:r>
        <w:rPr>
          <w:rFonts w:hint="eastAsia" w:ascii="仿宋" w:hAnsi="仿宋" w:eastAsia="仿宋"/>
        </w:rPr>
        <w:t>支付的合同价款比例不超过</w:t>
      </w:r>
      <w:r>
        <w:rPr>
          <w:rFonts w:hint="eastAsia" w:ascii="仿宋" w:hAnsi="仿宋" w:eastAsia="仿宋"/>
          <w:lang w:eastAsia="zh-CN"/>
        </w:rPr>
        <w:t>买方</w:t>
      </w:r>
      <w:r>
        <w:rPr>
          <w:rFonts w:hint="eastAsia" w:ascii="仿宋" w:hAnsi="仿宋" w:eastAsia="仿宋"/>
        </w:rPr>
        <w:t>客户向</w:t>
      </w:r>
      <w:r>
        <w:rPr>
          <w:rFonts w:hint="eastAsia" w:ascii="仿宋" w:hAnsi="仿宋" w:eastAsia="仿宋"/>
          <w:lang w:eastAsia="zh-CN"/>
        </w:rPr>
        <w:t>买方</w:t>
      </w:r>
      <w:r>
        <w:rPr>
          <w:rFonts w:hint="eastAsia" w:ascii="仿宋" w:hAnsi="仿宋" w:eastAsia="仿宋"/>
        </w:rPr>
        <w:t>支付的比例，若</w:t>
      </w:r>
      <w:r>
        <w:rPr>
          <w:rFonts w:hint="eastAsia" w:ascii="仿宋" w:hAnsi="仿宋" w:eastAsia="仿宋"/>
          <w:lang w:eastAsia="zh-CN"/>
        </w:rPr>
        <w:t>买方</w:t>
      </w:r>
      <w:r>
        <w:rPr>
          <w:rFonts w:hint="eastAsia" w:ascii="仿宋" w:hAnsi="仿宋" w:eastAsia="仿宋"/>
        </w:rPr>
        <w:t>收到</w:t>
      </w:r>
      <w:r>
        <w:rPr>
          <w:rFonts w:hint="eastAsia" w:ascii="仿宋" w:hAnsi="仿宋" w:eastAsia="仿宋"/>
          <w:lang w:eastAsia="zh-CN"/>
        </w:rPr>
        <w:t>买方</w:t>
      </w:r>
      <w:r>
        <w:rPr>
          <w:rFonts w:hint="eastAsia" w:ascii="仿宋" w:hAnsi="仿宋" w:eastAsia="仿宋"/>
        </w:rPr>
        <w:t>客户款项少于</w:t>
      </w:r>
      <w:r>
        <w:rPr>
          <w:rFonts w:hint="eastAsia" w:ascii="仿宋" w:hAnsi="仿宋" w:eastAsia="仿宋"/>
          <w:lang w:eastAsia="zh-CN"/>
        </w:rPr>
        <w:t>买方</w:t>
      </w:r>
      <w:r>
        <w:rPr>
          <w:rFonts w:hint="eastAsia" w:ascii="仿宋" w:hAnsi="仿宋" w:eastAsia="仿宋"/>
        </w:rPr>
        <w:t>应收款项，则</w:t>
      </w:r>
      <w:r>
        <w:rPr>
          <w:rFonts w:hint="eastAsia" w:ascii="仿宋" w:hAnsi="仿宋" w:eastAsia="仿宋"/>
          <w:lang w:eastAsia="zh-CN"/>
        </w:rPr>
        <w:t>买方</w:t>
      </w:r>
      <w:r>
        <w:rPr>
          <w:rFonts w:hint="eastAsia" w:ascii="仿宋" w:hAnsi="仿宋" w:eastAsia="仿宋"/>
        </w:rPr>
        <w:t>可按照到账比例向</w:t>
      </w:r>
      <w:r>
        <w:rPr>
          <w:rFonts w:hint="eastAsia" w:ascii="仿宋" w:hAnsi="仿宋" w:eastAsia="仿宋"/>
          <w:lang w:eastAsia="zh-CN"/>
        </w:rPr>
        <w:t>卖方</w:t>
      </w:r>
      <w:r>
        <w:rPr>
          <w:rFonts w:hint="eastAsia" w:ascii="仿宋" w:hAnsi="仿宋" w:eastAsia="仿宋"/>
        </w:rPr>
        <w:t>、丙方支付对应款项。</w:t>
      </w:r>
      <w:r>
        <w:rPr>
          <w:rFonts w:hint="eastAsia" w:ascii="仿宋" w:hAnsi="仿宋" w:eastAsia="仿宋"/>
          <w:lang w:eastAsia="zh-CN"/>
        </w:rPr>
        <w:t>买方</w:t>
      </w:r>
      <w:r>
        <w:rPr>
          <w:rFonts w:hint="eastAsia" w:ascii="仿宋" w:hAnsi="仿宋" w:eastAsia="仿宋"/>
        </w:rPr>
        <w:t>客户补齐应付款后，</w:t>
      </w:r>
      <w:r>
        <w:rPr>
          <w:rFonts w:hint="eastAsia" w:ascii="仿宋" w:hAnsi="仿宋" w:eastAsia="仿宋"/>
          <w:lang w:eastAsia="zh-CN"/>
        </w:rPr>
        <w:t>买方</w:t>
      </w:r>
      <w:r>
        <w:rPr>
          <w:rFonts w:hint="eastAsia" w:ascii="仿宋" w:hAnsi="仿宋" w:eastAsia="仿宋"/>
        </w:rPr>
        <w:t>应按合同约定补齐合同剩余款项。</w:t>
      </w:r>
    </w:p>
    <w:p w14:paraId="6C03AF8D">
      <w:pPr>
        <w:adjustRightInd w:val="0"/>
        <w:snapToGrid w:val="0"/>
        <w:spacing w:line="360" w:lineRule="auto"/>
        <w:ind w:firstLine="420"/>
        <w:rPr>
          <w:rFonts w:hint="eastAsia" w:ascii="仿宋" w:hAnsi="仿宋" w:eastAsia="仿宋"/>
        </w:rPr>
      </w:pPr>
      <w:r>
        <w:rPr>
          <w:rFonts w:hint="eastAsia" w:ascii="仿宋" w:hAnsi="仿宋" w:eastAsia="仿宋"/>
        </w:rPr>
        <w:t>如</w:t>
      </w:r>
      <w:r>
        <w:rPr>
          <w:rFonts w:hint="eastAsia" w:ascii="仿宋" w:hAnsi="仿宋" w:eastAsia="仿宋"/>
          <w:lang w:eastAsia="zh-CN"/>
        </w:rPr>
        <w:t>买方</w:t>
      </w:r>
      <w:r>
        <w:rPr>
          <w:rFonts w:hint="eastAsia" w:ascii="仿宋" w:hAnsi="仿宋" w:eastAsia="仿宋"/>
        </w:rPr>
        <w:t>客户与</w:t>
      </w:r>
      <w:r>
        <w:rPr>
          <w:rFonts w:hint="eastAsia" w:ascii="仿宋" w:hAnsi="仿宋" w:eastAsia="仿宋"/>
          <w:lang w:eastAsia="zh-CN"/>
        </w:rPr>
        <w:t>买方</w:t>
      </w:r>
      <w:r>
        <w:rPr>
          <w:rFonts w:hint="eastAsia" w:ascii="仿宋" w:hAnsi="仿宋" w:eastAsia="仿宋"/>
        </w:rPr>
        <w:t>对付款条款进行了变更，包括但不限于调整合同价款的比例与金额，延后付款期限、变更付款条件等情形，</w:t>
      </w:r>
      <w:r>
        <w:rPr>
          <w:rFonts w:hint="eastAsia" w:ascii="仿宋" w:hAnsi="仿宋" w:eastAsia="仿宋"/>
          <w:lang w:eastAsia="zh-CN"/>
        </w:rPr>
        <w:t>卖方</w:t>
      </w:r>
      <w:r>
        <w:rPr>
          <w:rFonts w:hint="eastAsia" w:ascii="仿宋" w:hAnsi="仿宋" w:eastAsia="仿宋"/>
        </w:rPr>
        <w:t>同意接受合同付款条款随之变更，</w:t>
      </w:r>
      <w:r>
        <w:rPr>
          <w:rFonts w:hint="eastAsia" w:ascii="仿宋" w:hAnsi="仿宋" w:eastAsia="仿宋"/>
          <w:lang w:eastAsia="zh-CN"/>
        </w:rPr>
        <w:t>买方</w:t>
      </w:r>
      <w:r>
        <w:rPr>
          <w:rFonts w:hint="eastAsia" w:ascii="仿宋" w:hAnsi="仿宋" w:eastAsia="仿宋"/>
        </w:rPr>
        <w:t>通知</w:t>
      </w:r>
      <w:r>
        <w:rPr>
          <w:rFonts w:hint="eastAsia" w:ascii="仿宋" w:hAnsi="仿宋" w:eastAsia="仿宋"/>
          <w:lang w:eastAsia="zh-CN"/>
        </w:rPr>
        <w:t>卖方</w:t>
      </w:r>
      <w:r>
        <w:rPr>
          <w:rFonts w:hint="eastAsia" w:ascii="仿宋" w:hAnsi="仿宋" w:eastAsia="仿宋"/>
        </w:rPr>
        <w:t>上述变更情况后即生效。</w:t>
      </w:r>
    </w:p>
    <w:p w14:paraId="7C4EAAA7">
      <w:pPr>
        <w:adjustRightInd w:val="0"/>
        <w:snapToGrid w:val="0"/>
        <w:spacing w:line="360" w:lineRule="auto"/>
        <w:ind w:firstLine="420"/>
        <w:rPr>
          <w:rFonts w:hint="eastAsia" w:ascii="仿宋" w:hAnsi="仿宋" w:eastAsia="仿宋"/>
        </w:rPr>
      </w:pPr>
      <w:r>
        <w:rPr>
          <w:rFonts w:hint="eastAsia" w:ascii="仿宋" w:hAnsi="仿宋" w:eastAsia="仿宋"/>
        </w:rPr>
        <w:t>上述条款是</w:t>
      </w:r>
      <w:r>
        <w:rPr>
          <w:rFonts w:hint="eastAsia" w:ascii="仿宋" w:hAnsi="仿宋" w:eastAsia="仿宋"/>
          <w:lang w:eastAsia="zh-CN"/>
        </w:rPr>
        <w:t>买卖双方</w:t>
      </w:r>
      <w:r>
        <w:rPr>
          <w:rFonts w:hint="eastAsia" w:ascii="仿宋" w:hAnsi="仿宋" w:eastAsia="仿宋"/>
        </w:rPr>
        <w:t>平等协商的结果，是各方真实意思表示。</w:t>
      </w:r>
      <w:r>
        <w:rPr>
          <w:rFonts w:hint="eastAsia" w:ascii="仿宋" w:hAnsi="仿宋" w:eastAsia="仿宋"/>
          <w:lang w:eastAsia="zh-CN"/>
        </w:rPr>
        <w:t>卖方</w:t>
      </w:r>
      <w:r>
        <w:rPr>
          <w:rFonts w:hint="eastAsia" w:ascii="仿宋" w:hAnsi="仿宋" w:eastAsia="仿宋"/>
        </w:rPr>
        <w:t>已完全理解上述条款内容，充分知悉</w:t>
      </w:r>
      <w:r>
        <w:rPr>
          <w:rFonts w:hint="eastAsia" w:ascii="仿宋" w:hAnsi="仿宋" w:eastAsia="仿宋"/>
          <w:lang w:eastAsia="zh-CN"/>
        </w:rPr>
        <w:t>买方</w:t>
      </w:r>
      <w:r>
        <w:rPr>
          <w:rFonts w:hint="eastAsia" w:ascii="仿宋" w:hAnsi="仿宋" w:eastAsia="仿宋"/>
        </w:rPr>
        <w:t>客户按期向</w:t>
      </w:r>
      <w:r>
        <w:rPr>
          <w:rFonts w:hint="eastAsia" w:ascii="仿宋" w:hAnsi="仿宋" w:eastAsia="仿宋"/>
          <w:lang w:eastAsia="zh-CN"/>
        </w:rPr>
        <w:t>买方</w:t>
      </w:r>
      <w:r>
        <w:rPr>
          <w:rFonts w:hint="eastAsia" w:ascii="仿宋" w:hAnsi="仿宋" w:eastAsia="仿宋"/>
        </w:rPr>
        <w:t>付款是本合同款项得以支付的基础和前提，同意接受</w:t>
      </w:r>
      <w:r>
        <w:rPr>
          <w:rFonts w:hint="eastAsia" w:ascii="仿宋" w:hAnsi="仿宋" w:eastAsia="仿宋"/>
          <w:lang w:eastAsia="zh-CN"/>
        </w:rPr>
        <w:t>买方</w:t>
      </w:r>
      <w:r>
        <w:rPr>
          <w:rFonts w:hint="eastAsia" w:ascii="仿宋" w:hAnsi="仿宋" w:eastAsia="仿宋"/>
        </w:rPr>
        <w:t>客户未按期付款导致本合同款项不能按期支付的商业风险以及可能损失的时间利益，不存在理解歧义或不清楚之处。</w:t>
      </w:r>
      <w:r>
        <w:rPr>
          <w:rFonts w:hint="eastAsia" w:ascii="仿宋" w:hAnsi="仿宋" w:eastAsia="仿宋"/>
          <w:lang w:eastAsia="zh-CN"/>
        </w:rPr>
        <w:t>卖方</w:t>
      </w:r>
      <w:r>
        <w:rPr>
          <w:rFonts w:hint="eastAsia" w:ascii="仿宋" w:hAnsi="仿宋" w:eastAsia="仿宋"/>
        </w:rPr>
        <w:t>自愿遵守本条款约定，在</w:t>
      </w:r>
      <w:r>
        <w:rPr>
          <w:rFonts w:hint="eastAsia" w:ascii="仿宋" w:hAnsi="仿宋" w:eastAsia="仿宋"/>
          <w:lang w:eastAsia="zh-CN"/>
        </w:rPr>
        <w:t>买方</w:t>
      </w:r>
      <w:r>
        <w:rPr>
          <w:rFonts w:hint="eastAsia" w:ascii="仿宋" w:hAnsi="仿宋" w:eastAsia="仿宋"/>
        </w:rPr>
        <w:t>客户未按照其与</w:t>
      </w:r>
      <w:r>
        <w:rPr>
          <w:rFonts w:hint="eastAsia" w:ascii="仿宋" w:hAnsi="仿宋" w:eastAsia="仿宋"/>
          <w:lang w:eastAsia="zh-CN"/>
        </w:rPr>
        <w:t>买方</w:t>
      </w:r>
      <w:r>
        <w:rPr>
          <w:rFonts w:hint="eastAsia" w:ascii="仿宋" w:hAnsi="仿宋" w:eastAsia="仿宋"/>
        </w:rPr>
        <w:t>签订合同约定向</w:t>
      </w:r>
      <w:r>
        <w:rPr>
          <w:rFonts w:hint="eastAsia" w:ascii="仿宋" w:hAnsi="仿宋" w:eastAsia="仿宋"/>
          <w:lang w:eastAsia="zh-CN"/>
        </w:rPr>
        <w:t>买方</w:t>
      </w:r>
      <w:r>
        <w:rPr>
          <w:rFonts w:hint="eastAsia" w:ascii="仿宋" w:hAnsi="仿宋" w:eastAsia="仿宋"/>
        </w:rPr>
        <w:t>支付合同款时，积极配合</w:t>
      </w:r>
      <w:r>
        <w:rPr>
          <w:rFonts w:hint="eastAsia" w:ascii="仿宋" w:hAnsi="仿宋" w:eastAsia="仿宋"/>
          <w:lang w:eastAsia="zh-CN"/>
        </w:rPr>
        <w:t>买方</w:t>
      </w:r>
      <w:r>
        <w:rPr>
          <w:rFonts w:hint="eastAsia" w:ascii="仿宋" w:hAnsi="仿宋" w:eastAsia="仿宋"/>
        </w:rPr>
        <w:t>向</w:t>
      </w:r>
      <w:r>
        <w:rPr>
          <w:rFonts w:hint="eastAsia" w:ascii="仿宋" w:hAnsi="仿宋" w:eastAsia="仿宋"/>
          <w:lang w:eastAsia="zh-CN"/>
        </w:rPr>
        <w:t>买方</w:t>
      </w:r>
      <w:r>
        <w:rPr>
          <w:rFonts w:hint="eastAsia" w:ascii="仿宋" w:hAnsi="仿宋" w:eastAsia="仿宋"/>
        </w:rPr>
        <w:t>客户主张权利。</w:t>
      </w:r>
      <w:r>
        <w:rPr>
          <w:rFonts w:hint="eastAsia" w:ascii="仿宋" w:hAnsi="仿宋" w:eastAsia="仿宋"/>
          <w:lang w:eastAsia="zh-CN"/>
        </w:rPr>
        <w:t>卖方</w:t>
      </w:r>
      <w:r>
        <w:rPr>
          <w:rFonts w:hint="eastAsia" w:ascii="仿宋" w:hAnsi="仿宋" w:eastAsia="仿宋"/>
        </w:rPr>
        <w:t>确认因</w:t>
      </w:r>
      <w:r>
        <w:rPr>
          <w:rFonts w:hint="eastAsia" w:ascii="仿宋" w:hAnsi="仿宋" w:eastAsia="仿宋"/>
          <w:lang w:eastAsia="zh-CN"/>
        </w:rPr>
        <w:t>买方</w:t>
      </w:r>
      <w:r>
        <w:rPr>
          <w:rFonts w:hint="eastAsia" w:ascii="仿宋" w:hAnsi="仿宋" w:eastAsia="仿宋"/>
        </w:rPr>
        <w:t>客户未按期付款导致本合同不能按期付款的，</w:t>
      </w:r>
      <w:r>
        <w:rPr>
          <w:rFonts w:hint="eastAsia" w:ascii="仿宋" w:hAnsi="仿宋" w:eastAsia="仿宋"/>
          <w:lang w:eastAsia="zh-CN"/>
        </w:rPr>
        <w:t>买方</w:t>
      </w:r>
      <w:r>
        <w:rPr>
          <w:rFonts w:hint="eastAsia" w:ascii="仿宋" w:hAnsi="仿宋" w:eastAsia="仿宋"/>
        </w:rPr>
        <w:t>不构成违约。</w:t>
      </w:r>
    </w:p>
    <w:p w14:paraId="1A7FAC55">
      <w:pPr>
        <w:adjustRightInd w:val="0"/>
        <w:snapToGrid w:val="0"/>
        <w:spacing w:line="360" w:lineRule="auto"/>
        <w:ind w:firstLine="420"/>
        <w:rPr>
          <w:rFonts w:hint="eastAsia" w:ascii="仿宋" w:hAnsi="仿宋" w:eastAsia="仿宋"/>
        </w:rPr>
      </w:pPr>
      <w:r>
        <w:rPr>
          <w:rFonts w:hint="eastAsia" w:ascii="仿宋" w:hAnsi="仿宋" w:eastAsia="仿宋"/>
        </w:rPr>
        <w:t>如</w:t>
      </w:r>
      <w:r>
        <w:rPr>
          <w:rFonts w:hint="eastAsia" w:ascii="仿宋" w:hAnsi="仿宋" w:eastAsia="仿宋"/>
          <w:lang w:eastAsia="zh-CN"/>
        </w:rPr>
        <w:t>买方</w:t>
      </w:r>
      <w:r>
        <w:rPr>
          <w:rFonts w:hint="eastAsia" w:ascii="仿宋" w:hAnsi="仿宋" w:eastAsia="仿宋"/>
        </w:rPr>
        <w:t>客户未按期付款导致</w:t>
      </w:r>
      <w:r>
        <w:rPr>
          <w:rFonts w:hint="eastAsia" w:ascii="仿宋" w:hAnsi="仿宋" w:eastAsia="仿宋"/>
          <w:lang w:eastAsia="zh-CN"/>
        </w:rPr>
        <w:t>买方</w:t>
      </w:r>
      <w:r>
        <w:rPr>
          <w:rFonts w:hint="eastAsia" w:ascii="仿宋" w:hAnsi="仿宋" w:eastAsia="仿宋"/>
        </w:rPr>
        <w:t>不能按期向</w:t>
      </w:r>
      <w:r>
        <w:rPr>
          <w:rFonts w:hint="eastAsia" w:ascii="仿宋" w:hAnsi="仿宋" w:eastAsia="仿宋"/>
          <w:lang w:eastAsia="zh-CN"/>
        </w:rPr>
        <w:t>卖方</w:t>
      </w:r>
      <w:r>
        <w:rPr>
          <w:rFonts w:hint="eastAsia" w:ascii="仿宋" w:hAnsi="仿宋" w:eastAsia="仿宋"/>
        </w:rPr>
        <w:t>支付的，</w:t>
      </w:r>
      <w:r>
        <w:rPr>
          <w:rFonts w:hint="eastAsia" w:ascii="仿宋" w:hAnsi="仿宋" w:eastAsia="仿宋"/>
          <w:lang w:eastAsia="zh-CN"/>
        </w:rPr>
        <w:t>买方</w:t>
      </w:r>
      <w:r>
        <w:rPr>
          <w:rFonts w:hint="eastAsia" w:ascii="仿宋" w:hAnsi="仿宋" w:eastAsia="仿宋"/>
        </w:rPr>
        <w:t>有权将对</w:t>
      </w:r>
      <w:r>
        <w:rPr>
          <w:rFonts w:hint="eastAsia" w:ascii="仿宋" w:hAnsi="仿宋" w:eastAsia="仿宋"/>
          <w:lang w:eastAsia="zh-CN"/>
        </w:rPr>
        <w:t>买方</w:t>
      </w:r>
      <w:r>
        <w:rPr>
          <w:rFonts w:hint="eastAsia" w:ascii="仿宋" w:hAnsi="仿宋" w:eastAsia="仿宋"/>
        </w:rPr>
        <w:t>客户享有的债权在</w:t>
      </w:r>
      <w:r>
        <w:rPr>
          <w:rFonts w:hint="eastAsia" w:ascii="仿宋" w:hAnsi="仿宋" w:eastAsia="仿宋"/>
          <w:lang w:eastAsia="zh-CN"/>
        </w:rPr>
        <w:t>买方</w:t>
      </w:r>
      <w:r>
        <w:rPr>
          <w:rFonts w:hint="eastAsia" w:ascii="仿宋" w:hAnsi="仿宋" w:eastAsia="仿宋"/>
        </w:rPr>
        <w:t>欠付</w:t>
      </w:r>
      <w:r>
        <w:rPr>
          <w:rFonts w:hint="eastAsia" w:ascii="仿宋" w:hAnsi="仿宋" w:eastAsia="仿宋"/>
          <w:lang w:eastAsia="zh-CN"/>
        </w:rPr>
        <w:t>卖方</w:t>
      </w:r>
      <w:r>
        <w:rPr>
          <w:rFonts w:hint="eastAsia" w:ascii="仿宋" w:hAnsi="仿宋" w:eastAsia="仿宋"/>
        </w:rPr>
        <w:t>合同款的范围内转让至</w:t>
      </w:r>
      <w:r>
        <w:rPr>
          <w:rFonts w:hint="eastAsia" w:ascii="仿宋" w:hAnsi="仿宋" w:eastAsia="仿宋"/>
          <w:lang w:eastAsia="zh-CN"/>
        </w:rPr>
        <w:t>卖方</w:t>
      </w:r>
      <w:r>
        <w:rPr>
          <w:rFonts w:hint="eastAsia" w:ascii="仿宋" w:hAnsi="仿宋" w:eastAsia="仿宋"/>
        </w:rPr>
        <w:t>，用于清偿</w:t>
      </w:r>
      <w:r>
        <w:rPr>
          <w:rFonts w:hint="eastAsia" w:ascii="仿宋" w:hAnsi="仿宋" w:eastAsia="仿宋"/>
          <w:lang w:eastAsia="zh-CN"/>
        </w:rPr>
        <w:t>买方</w:t>
      </w:r>
      <w:r>
        <w:rPr>
          <w:rFonts w:hint="eastAsia" w:ascii="仿宋" w:hAnsi="仿宋" w:eastAsia="仿宋"/>
        </w:rPr>
        <w:t>对</w:t>
      </w:r>
      <w:r>
        <w:rPr>
          <w:rFonts w:hint="eastAsia" w:ascii="仿宋" w:hAnsi="仿宋" w:eastAsia="仿宋"/>
          <w:lang w:eastAsia="zh-CN"/>
        </w:rPr>
        <w:t>卖方</w:t>
      </w:r>
      <w:r>
        <w:rPr>
          <w:rFonts w:hint="eastAsia" w:ascii="仿宋" w:hAnsi="仿宋" w:eastAsia="仿宋"/>
        </w:rPr>
        <w:t>的欠款。</w:t>
      </w:r>
      <w:r>
        <w:rPr>
          <w:rFonts w:hint="eastAsia" w:ascii="仿宋" w:hAnsi="仿宋" w:eastAsia="仿宋"/>
          <w:lang w:eastAsia="zh-CN"/>
        </w:rPr>
        <w:t>卖方</w:t>
      </w:r>
      <w:r>
        <w:rPr>
          <w:rFonts w:hint="eastAsia" w:ascii="仿宋" w:hAnsi="仿宋" w:eastAsia="仿宋"/>
        </w:rPr>
        <w:t>同意不再向</w:t>
      </w:r>
      <w:r>
        <w:rPr>
          <w:rFonts w:hint="eastAsia" w:ascii="仿宋" w:hAnsi="仿宋" w:eastAsia="仿宋"/>
          <w:lang w:eastAsia="zh-CN"/>
        </w:rPr>
        <w:t>买方</w:t>
      </w:r>
      <w:r>
        <w:rPr>
          <w:rFonts w:hint="eastAsia" w:ascii="仿宋" w:hAnsi="仿宋" w:eastAsia="仿宋"/>
        </w:rPr>
        <w:t>主张合同款。</w:t>
      </w:r>
    </w:p>
    <w:p w14:paraId="39D2DF93">
      <w:pPr>
        <w:adjustRightInd w:val="0"/>
        <w:snapToGrid w:val="0"/>
        <w:spacing w:line="360" w:lineRule="auto"/>
        <w:ind w:firstLine="420"/>
        <w:rPr>
          <w:rFonts w:hint="eastAsia" w:ascii="仿宋" w:hAnsi="仿宋" w:eastAsia="仿宋"/>
        </w:rPr>
      </w:pPr>
      <w:r>
        <w:rPr>
          <w:rFonts w:hint="eastAsia" w:ascii="仿宋" w:hAnsi="仿宋" w:eastAsia="仿宋"/>
        </w:rPr>
        <w:t>如果争议的部分或全部因</w:t>
      </w:r>
      <w:r>
        <w:rPr>
          <w:rFonts w:hint="eastAsia" w:ascii="仿宋" w:hAnsi="仿宋" w:eastAsia="仿宋"/>
          <w:lang w:eastAsia="zh-CN"/>
        </w:rPr>
        <w:t>买方</w:t>
      </w:r>
      <w:r>
        <w:rPr>
          <w:rFonts w:hint="eastAsia" w:ascii="仿宋" w:hAnsi="仿宋" w:eastAsia="仿宋"/>
        </w:rPr>
        <w:t>客户未付款等原因造成的，启动诉讼程序时，应要求</w:t>
      </w:r>
      <w:r>
        <w:rPr>
          <w:rFonts w:hint="eastAsia" w:ascii="仿宋" w:hAnsi="仿宋" w:eastAsia="仿宋"/>
          <w:lang w:eastAsia="zh-CN"/>
        </w:rPr>
        <w:t>买方</w:t>
      </w:r>
      <w:r>
        <w:rPr>
          <w:rFonts w:hint="eastAsia" w:ascii="仿宋" w:hAnsi="仿宋" w:eastAsia="仿宋"/>
        </w:rPr>
        <w:t>客户参加诉讼并按照法律规定承担责任。</w:t>
      </w:r>
    </w:p>
    <w:p w14:paraId="7F91DB1F">
      <w:pPr>
        <w:adjustRightInd w:val="0"/>
        <w:snapToGrid w:val="0"/>
        <w:spacing w:line="360" w:lineRule="auto"/>
        <w:ind w:firstLine="420"/>
        <w:rPr>
          <w:rFonts w:hint="eastAsia" w:ascii="仿宋" w:hAnsi="仿宋" w:eastAsia="仿宋"/>
        </w:rPr>
      </w:pPr>
      <w:r>
        <w:rPr>
          <w:rFonts w:hint="eastAsia" w:ascii="仿宋" w:hAnsi="仿宋" w:eastAsia="仿宋"/>
        </w:rPr>
        <w:t>特别说明：1.鉴于客户单位是本合同项目的</w:t>
      </w:r>
      <w:del w:id="12" w:author="毕晓龙" w:date="2026-02-26T11:09:41Z">
        <w:r>
          <w:rPr>
            <w:rFonts w:hint="default" w:ascii="仿宋" w:hAnsi="仿宋" w:eastAsia="仿宋"/>
            <w:lang w:val="en-US"/>
          </w:rPr>
          <w:delText>最终用户</w:delText>
        </w:r>
      </w:del>
      <w:ins w:id="13" w:author="毕晓龙" w:date="2026-02-26T11:09:42Z">
        <w:r>
          <w:rPr>
            <w:rFonts w:hint="eastAsia" w:ascii="仿宋" w:hAnsi="仿宋" w:eastAsia="仿宋"/>
            <w:lang w:val="en-US" w:eastAsia="zh-CN"/>
          </w:rPr>
          <w:t>买方</w:t>
        </w:r>
      </w:ins>
      <w:ins w:id="14" w:author="毕晓龙" w:date="2026-02-26T11:09:43Z">
        <w:r>
          <w:rPr>
            <w:rFonts w:hint="eastAsia" w:ascii="仿宋" w:hAnsi="仿宋" w:eastAsia="仿宋"/>
            <w:lang w:val="en-US" w:eastAsia="zh-CN"/>
          </w:rPr>
          <w:t>客户</w:t>
        </w:r>
      </w:ins>
      <w:r>
        <w:rPr>
          <w:rFonts w:hint="eastAsia" w:ascii="仿宋" w:hAnsi="仿宋" w:eastAsia="仿宋"/>
        </w:rPr>
        <w:t>和实际受益人，其应当支付相应对价；2.</w:t>
      </w:r>
      <w:r>
        <w:rPr>
          <w:rFonts w:hint="eastAsia" w:ascii="仿宋" w:hAnsi="仿宋" w:eastAsia="仿宋"/>
          <w:lang w:eastAsia="zh-CN"/>
        </w:rPr>
        <w:t>卖方</w:t>
      </w:r>
      <w:r>
        <w:rPr>
          <w:rFonts w:hint="eastAsia" w:ascii="仿宋" w:hAnsi="仿宋" w:eastAsia="仿宋"/>
        </w:rPr>
        <w:t>已经充分评估和考量客户单位的资质、信誉及支付能力等情形，对客户单位未按期付款导致</w:t>
      </w:r>
      <w:r>
        <w:rPr>
          <w:rFonts w:hint="eastAsia" w:ascii="仿宋" w:hAnsi="仿宋" w:eastAsia="仿宋"/>
          <w:lang w:eastAsia="zh-CN"/>
        </w:rPr>
        <w:t>买方</w:t>
      </w:r>
      <w:r>
        <w:rPr>
          <w:rFonts w:hint="eastAsia" w:ascii="仿宋" w:hAnsi="仿宋" w:eastAsia="仿宋"/>
        </w:rPr>
        <w:t>不能按期支付本合同款项的可能性、商业风险以及可能损失的时间利益等进行了充分评估和考量，对此有合理的预判；3.以上合同价款已包含对逾期付款的预判和补偿，该补偿包括但不限于逾期付款违约金、逾期资金占用利息以及其他全部损失等。</w:t>
      </w:r>
    </w:p>
    <w:bookmarkEnd w:id="16"/>
    <w:p w14:paraId="1590C4E5">
      <w:pPr>
        <w:pStyle w:val="102"/>
        <w:numPr>
          <w:ilvl w:val="1"/>
          <w:numId w:val="14"/>
        </w:numPr>
        <w:tabs>
          <w:tab w:val="left" w:pos="1027"/>
        </w:tabs>
        <w:ind w:left="1026" w:hanging="490"/>
        <w:rPr>
          <w:rFonts w:ascii="仿宋" w:hAnsi="仿宋" w:eastAsia="仿宋"/>
          <w:sz w:val="28"/>
        </w:rPr>
      </w:pPr>
      <w:bookmarkStart w:id="17" w:name="_bookmark117"/>
      <w:bookmarkEnd w:id="17"/>
      <w:r>
        <w:rPr>
          <w:rFonts w:ascii="仿宋" w:hAnsi="仿宋" w:eastAsia="仿宋"/>
          <w:spacing w:val="-1"/>
          <w:sz w:val="28"/>
        </w:rPr>
        <w:t>买方扣款的权利</w:t>
      </w:r>
    </w:p>
    <w:p w14:paraId="18802BAF">
      <w:pPr>
        <w:pStyle w:val="22"/>
        <w:spacing w:before="266" w:line="364" w:lineRule="auto"/>
        <w:ind w:left="400" w:right="694" w:firstLine="419"/>
        <w:rPr>
          <w:rFonts w:ascii="仿宋" w:hAnsi="仿宋" w:eastAsia="仿宋"/>
          <w:sz w:val="22"/>
          <w:szCs w:val="22"/>
        </w:rPr>
      </w:pPr>
      <w:r>
        <w:rPr>
          <w:rFonts w:ascii="仿宋" w:hAnsi="仿宋" w:eastAsia="仿宋"/>
          <w:sz w:val="22"/>
          <w:szCs w:val="22"/>
        </w:rPr>
        <w:t>当卖方应向买方支付合同项下的违约金或赔偿金时，买方有权从上述任何一笔应付款中予以直接扣除和（或）兑付履约保证金。</w:t>
      </w:r>
    </w:p>
    <w:p w14:paraId="4502A03B">
      <w:pPr>
        <w:pStyle w:val="5"/>
        <w:numPr>
          <w:ilvl w:val="0"/>
          <w:numId w:val="14"/>
        </w:numPr>
        <w:tabs>
          <w:tab w:val="left" w:pos="802"/>
        </w:tabs>
        <w:spacing w:before="143"/>
        <w:ind w:left="801" w:hanging="402"/>
        <w:jc w:val="left"/>
        <w:rPr>
          <w:rFonts w:ascii="仿宋" w:hAnsi="仿宋" w:eastAsia="仿宋"/>
        </w:rPr>
      </w:pPr>
      <w:bookmarkStart w:id="18" w:name="_bookmark118"/>
      <w:bookmarkEnd w:id="18"/>
      <w:r>
        <w:rPr>
          <w:rFonts w:hint="eastAsia" w:ascii="仿宋" w:hAnsi="仿宋" w:eastAsia="仿宋"/>
        </w:rPr>
        <w:t>监造及交货前检验</w:t>
      </w:r>
    </w:p>
    <w:p w14:paraId="58D2825C">
      <w:pPr>
        <w:pStyle w:val="6"/>
        <w:numPr>
          <w:ilvl w:val="1"/>
          <w:numId w:val="14"/>
        </w:numPr>
        <w:tabs>
          <w:tab w:val="left" w:pos="1027"/>
        </w:tabs>
        <w:ind w:left="1026" w:hanging="490"/>
        <w:rPr>
          <w:rFonts w:ascii="仿宋" w:hAnsi="仿宋" w:eastAsia="仿宋"/>
        </w:rPr>
      </w:pPr>
      <w:bookmarkStart w:id="19" w:name="_bookmark119"/>
      <w:bookmarkEnd w:id="19"/>
      <w:r>
        <w:rPr>
          <w:rFonts w:ascii="仿宋" w:hAnsi="仿宋" w:eastAsia="仿宋"/>
        </w:rPr>
        <w:t>监造</w:t>
      </w:r>
    </w:p>
    <w:p w14:paraId="75E2B7DE">
      <w:pPr>
        <w:pStyle w:val="22"/>
        <w:spacing w:before="266"/>
        <w:ind w:left="820"/>
        <w:rPr>
          <w:rFonts w:ascii="仿宋" w:hAnsi="仿宋" w:eastAsia="仿宋"/>
          <w:sz w:val="22"/>
          <w:szCs w:val="22"/>
        </w:rPr>
      </w:pPr>
      <w:r>
        <w:rPr>
          <w:rFonts w:ascii="仿宋" w:hAnsi="仿宋" w:eastAsia="仿宋"/>
          <w:sz w:val="22"/>
          <w:szCs w:val="22"/>
        </w:rPr>
        <w:t>专用合同条款约定买方对合同</w:t>
      </w:r>
      <w:r>
        <w:rPr>
          <w:rFonts w:hint="eastAsia" w:ascii="仿宋" w:hAnsi="仿宋" w:eastAsia="仿宋"/>
          <w:sz w:val="22"/>
          <w:szCs w:val="22"/>
        </w:rPr>
        <w:t>设备</w:t>
      </w:r>
      <w:r>
        <w:rPr>
          <w:rFonts w:ascii="仿宋" w:hAnsi="仿宋" w:eastAsia="仿宋"/>
          <w:sz w:val="22"/>
          <w:szCs w:val="22"/>
        </w:rPr>
        <w:t>进行监造的，双方应按本款及专用合同条款约定履行。</w:t>
      </w:r>
    </w:p>
    <w:p w14:paraId="7866DC25">
      <w:pPr>
        <w:pStyle w:val="102"/>
        <w:numPr>
          <w:ilvl w:val="2"/>
          <w:numId w:val="14"/>
        </w:numPr>
        <w:tabs>
          <w:tab w:val="left" w:pos="1349"/>
        </w:tabs>
        <w:spacing w:before="139" w:line="364" w:lineRule="auto"/>
        <w:ind w:right="589" w:firstLine="419"/>
        <w:rPr>
          <w:rFonts w:ascii="仿宋" w:hAnsi="仿宋" w:eastAsia="仿宋"/>
        </w:rPr>
      </w:pPr>
      <w:r>
        <w:rPr>
          <w:rFonts w:ascii="仿宋" w:hAnsi="仿宋" w:eastAsia="仿宋"/>
          <w:spacing w:val="-4"/>
        </w:rPr>
        <w:t xml:space="preserve">在合同设备的制造过程中，买方可派出监造人员，对合同设备的生产制造进行监造， </w:t>
      </w:r>
      <w:r>
        <w:rPr>
          <w:rFonts w:ascii="仿宋" w:hAnsi="仿宋" w:eastAsia="仿宋"/>
          <w:spacing w:val="-3"/>
        </w:rPr>
        <w:t>监督合同设备制造、检验等情况。监造的范围、方式等应符合专用合同条款和</w:t>
      </w:r>
      <w:r>
        <w:rPr>
          <w:rFonts w:ascii="仿宋" w:hAnsi="仿宋" w:eastAsia="仿宋"/>
        </w:rPr>
        <w:t>（或）</w:t>
      </w:r>
      <w:r>
        <w:rPr>
          <w:rFonts w:hint="eastAsia" w:ascii="仿宋" w:hAnsi="仿宋" w:eastAsia="仿宋"/>
          <w:spacing w:val="-1"/>
          <w:lang w:val="en-US"/>
        </w:rPr>
        <w:t>用户需求书</w:t>
      </w:r>
    </w:p>
    <w:p w14:paraId="68CA4419">
      <w:pPr>
        <w:pStyle w:val="22"/>
        <w:spacing w:before="41"/>
        <w:ind w:left="400"/>
        <w:rPr>
          <w:rFonts w:ascii="仿宋" w:hAnsi="仿宋" w:eastAsia="仿宋"/>
          <w:sz w:val="22"/>
          <w:szCs w:val="22"/>
        </w:rPr>
      </w:pPr>
      <w:r>
        <w:rPr>
          <w:rFonts w:ascii="仿宋" w:hAnsi="仿宋" w:eastAsia="仿宋"/>
          <w:sz w:val="22"/>
          <w:szCs w:val="22"/>
        </w:rPr>
        <w:t>等合同文件的约定。</w:t>
      </w:r>
    </w:p>
    <w:p w14:paraId="2A10F453">
      <w:pPr>
        <w:pStyle w:val="102"/>
        <w:numPr>
          <w:ilvl w:val="2"/>
          <w:numId w:val="14"/>
        </w:numPr>
        <w:tabs>
          <w:tab w:val="left" w:pos="1346"/>
        </w:tabs>
        <w:spacing w:before="139" w:line="364" w:lineRule="auto"/>
        <w:ind w:right="693" w:firstLine="419"/>
        <w:jc w:val="both"/>
        <w:rPr>
          <w:rFonts w:ascii="仿宋" w:hAnsi="仿宋" w:eastAsia="仿宋"/>
        </w:rPr>
      </w:pPr>
      <w:r>
        <w:rPr>
          <w:rFonts w:ascii="仿宋" w:hAnsi="仿宋" w:eastAsia="仿宋"/>
          <w:spacing w:val="-6"/>
        </w:rPr>
        <w:t>除专用合同条款和</w:t>
      </w:r>
      <w:r>
        <w:rPr>
          <w:rFonts w:ascii="仿宋" w:hAnsi="仿宋" w:eastAsia="仿宋"/>
          <w:spacing w:val="-3"/>
        </w:rPr>
        <w:t>（</w:t>
      </w:r>
      <w:r>
        <w:rPr>
          <w:rFonts w:ascii="仿宋" w:hAnsi="仿宋" w:eastAsia="仿宋"/>
        </w:rPr>
        <w:t>或</w:t>
      </w:r>
      <w:r>
        <w:rPr>
          <w:rFonts w:ascii="仿宋" w:hAnsi="仿宋" w:eastAsia="仿宋"/>
          <w:spacing w:val="-27"/>
        </w:rPr>
        <w:t>）</w:t>
      </w:r>
      <w:r>
        <w:rPr>
          <w:rFonts w:hint="eastAsia" w:ascii="仿宋" w:hAnsi="仿宋" w:eastAsia="仿宋"/>
          <w:spacing w:val="-5"/>
          <w:lang w:val="en-US"/>
        </w:rPr>
        <w:t>用户需求书</w:t>
      </w:r>
      <w:r>
        <w:rPr>
          <w:rFonts w:ascii="仿宋" w:hAnsi="仿宋" w:eastAsia="仿宋"/>
          <w:spacing w:val="-5"/>
        </w:rPr>
        <w:t>等合同文件另有约定外，买方监造人员可到合同设</w:t>
      </w:r>
      <w:r>
        <w:rPr>
          <w:rFonts w:ascii="仿宋" w:hAnsi="仿宋" w:eastAsia="仿宋"/>
          <w:spacing w:val="-6"/>
        </w:rPr>
        <w:t>备及其关键部件的生产制造现场进行监造，卖方应予配合。卖方应免费为买方监造人员提供工</w:t>
      </w:r>
      <w:r>
        <w:rPr>
          <w:rFonts w:ascii="仿宋" w:hAnsi="仿宋" w:eastAsia="仿宋"/>
          <w:spacing w:val="-4"/>
        </w:rPr>
        <w:t>作条件及便利，包括但不限于必要的办公场所、技术资料、检测工具及出入许可等。除专用合</w:t>
      </w:r>
      <w:r>
        <w:rPr>
          <w:rFonts w:ascii="仿宋" w:hAnsi="仿宋" w:eastAsia="仿宋"/>
          <w:spacing w:val="-3"/>
        </w:rPr>
        <w:t>同条款另有约定外，买方监造人员的交通、食宿费用由买方承担。</w:t>
      </w:r>
    </w:p>
    <w:p w14:paraId="1D695C8F">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7"/>
        </w:rPr>
        <w:t>卖方制订生产制造合同设备的进度计划时，应将买方监造纳入计划安排，并提前通知买方；买方进行监造不应影响合同设备的正常生产。除专用合同条款和</w:t>
      </w:r>
      <w:r>
        <w:rPr>
          <w:rFonts w:ascii="仿宋" w:hAnsi="仿宋" w:eastAsia="仿宋"/>
        </w:rPr>
        <w:t>（</w:t>
      </w:r>
      <w:r>
        <w:rPr>
          <w:rFonts w:ascii="仿宋" w:hAnsi="仿宋" w:eastAsia="仿宋"/>
          <w:spacing w:val="-3"/>
        </w:rPr>
        <w:t>或</w:t>
      </w:r>
      <w:r>
        <w:rPr>
          <w:rFonts w:ascii="仿宋" w:hAnsi="仿宋" w:eastAsia="仿宋"/>
        </w:rPr>
        <w:t>）</w:t>
      </w:r>
      <w:r>
        <w:rPr>
          <w:rFonts w:hint="eastAsia" w:ascii="仿宋" w:hAnsi="仿宋" w:eastAsia="仿宋"/>
          <w:spacing w:val="-1"/>
          <w:lang w:val="en-US"/>
        </w:rPr>
        <w:t>用户需求书</w:t>
      </w:r>
      <w:r>
        <w:rPr>
          <w:rFonts w:ascii="仿宋" w:hAnsi="仿宋" w:eastAsia="仿宋"/>
          <w:spacing w:val="-1"/>
        </w:rPr>
        <w:t>等合同</w:t>
      </w:r>
      <w:r>
        <w:rPr>
          <w:rFonts w:ascii="仿宋" w:hAnsi="仿宋" w:eastAsia="仿宋"/>
          <w:spacing w:val="-4"/>
        </w:rPr>
        <w:t xml:space="preserve">文件另有约定外，卖方应提前 </w:t>
      </w:r>
      <w:r>
        <w:rPr>
          <w:rFonts w:ascii="仿宋" w:hAnsi="仿宋" w:eastAsia="仿宋"/>
        </w:rPr>
        <w:t>7</w:t>
      </w:r>
      <w:r>
        <w:rPr>
          <w:rFonts w:ascii="仿宋" w:hAnsi="仿宋" w:eastAsia="仿宋"/>
          <w:spacing w:val="-3"/>
        </w:rPr>
        <w:t>日将需要买方监造人员现场监造事项通知买方；如买方监造人</w:t>
      </w:r>
      <w:r>
        <w:rPr>
          <w:rFonts w:ascii="仿宋" w:hAnsi="仿宋" w:eastAsia="仿宋"/>
          <w:spacing w:val="-15"/>
        </w:rPr>
        <w:t>员未按通知出席，不影响合同设备及其关键部件的制造或检验，但买方监造人员有权事后了解、</w:t>
      </w:r>
      <w:r>
        <w:rPr>
          <w:rFonts w:ascii="仿宋" w:hAnsi="仿宋" w:eastAsia="仿宋"/>
          <w:spacing w:val="-7"/>
        </w:rPr>
        <w:t>查阅、复制相关制造或检验记录。</w:t>
      </w:r>
    </w:p>
    <w:p w14:paraId="5CBAFD79">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6"/>
        </w:rPr>
        <w:t>买方监造人员在监造中如发现合同设备及其关键部件不符合合同约定的标准，则有权提出意见和建议。卖方应采取必要措施消除合同设备的不符，由此增加的费用和</w:t>
      </w:r>
      <w:r>
        <w:rPr>
          <w:rFonts w:ascii="仿宋" w:hAnsi="仿宋" w:eastAsia="仿宋"/>
        </w:rPr>
        <w:t>（或）</w:t>
      </w:r>
      <w:r>
        <w:rPr>
          <w:rFonts w:ascii="仿宋" w:hAnsi="仿宋" w:eastAsia="仿宋"/>
          <w:spacing w:val="-2"/>
        </w:rPr>
        <w:t>造成的</w:t>
      </w:r>
      <w:r>
        <w:rPr>
          <w:rFonts w:ascii="仿宋" w:hAnsi="仿宋" w:eastAsia="仿宋"/>
          <w:spacing w:val="-3"/>
        </w:rPr>
        <w:t>延误由卖方负责。</w:t>
      </w:r>
    </w:p>
    <w:p w14:paraId="56FBE819">
      <w:pPr>
        <w:pStyle w:val="102"/>
        <w:numPr>
          <w:ilvl w:val="2"/>
          <w:numId w:val="14"/>
        </w:numPr>
        <w:tabs>
          <w:tab w:val="left" w:pos="1346"/>
        </w:tabs>
        <w:spacing w:line="364" w:lineRule="auto"/>
        <w:ind w:right="693" w:firstLine="419"/>
        <w:jc w:val="both"/>
        <w:rPr>
          <w:rFonts w:ascii="仿宋" w:hAnsi="仿宋" w:eastAsia="仿宋"/>
        </w:rPr>
      </w:pPr>
      <w:r>
        <w:rPr>
          <w:rFonts w:ascii="仿宋" w:hAnsi="仿宋" w:eastAsia="仿宋"/>
          <w:spacing w:val="-8"/>
        </w:rPr>
        <w:t>买方监造人员对合同设备的监造，不视为对合同设备质量的确认，不影响卖方交货后买方依照合同约定对合同设备提出质量异议和</w:t>
      </w:r>
      <w:r>
        <w:rPr>
          <w:rFonts w:ascii="仿宋" w:hAnsi="仿宋" w:eastAsia="仿宋"/>
        </w:rPr>
        <w:t>（</w:t>
      </w:r>
      <w:r>
        <w:rPr>
          <w:rFonts w:ascii="仿宋" w:hAnsi="仿宋" w:eastAsia="仿宋"/>
          <w:spacing w:val="-3"/>
        </w:rPr>
        <w:t>或</w:t>
      </w:r>
      <w:r>
        <w:rPr>
          <w:rFonts w:ascii="仿宋" w:hAnsi="仿宋" w:eastAsia="仿宋"/>
        </w:rPr>
        <w:t>）</w:t>
      </w:r>
      <w:r>
        <w:rPr>
          <w:rFonts w:ascii="仿宋" w:hAnsi="仿宋" w:eastAsia="仿宋"/>
          <w:spacing w:val="-4"/>
        </w:rPr>
        <w:t>退货的权利，也不免除卖方依照合同约定</w:t>
      </w:r>
      <w:r>
        <w:rPr>
          <w:rFonts w:ascii="仿宋" w:hAnsi="仿宋" w:eastAsia="仿宋"/>
          <w:spacing w:val="-3"/>
        </w:rPr>
        <w:t>对合同设备所应承担的任何义务或责任。</w:t>
      </w:r>
    </w:p>
    <w:p w14:paraId="316EF135">
      <w:pPr>
        <w:pStyle w:val="22"/>
        <w:spacing w:before="9"/>
        <w:rPr>
          <w:rFonts w:ascii="仿宋" w:hAnsi="仿宋" w:eastAsia="仿宋"/>
          <w:sz w:val="19"/>
        </w:rPr>
      </w:pPr>
    </w:p>
    <w:p w14:paraId="5A93240A">
      <w:pPr>
        <w:pStyle w:val="102"/>
        <w:numPr>
          <w:ilvl w:val="1"/>
          <w:numId w:val="14"/>
        </w:numPr>
        <w:tabs>
          <w:tab w:val="left" w:pos="1027"/>
        </w:tabs>
        <w:ind w:left="1026" w:hanging="490"/>
        <w:rPr>
          <w:rFonts w:ascii="仿宋" w:hAnsi="仿宋" w:eastAsia="仿宋"/>
          <w:sz w:val="28"/>
        </w:rPr>
      </w:pPr>
      <w:bookmarkStart w:id="20" w:name="_bookmark120"/>
      <w:bookmarkEnd w:id="20"/>
      <w:r>
        <w:rPr>
          <w:rFonts w:ascii="仿宋" w:hAnsi="仿宋" w:eastAsia="仿宋"/>
          <w:sz w:val="28"/>
        </w:rPr>
        <w:t>交货前检验</w:t>
      </w:r>
    </w:p>
    <w:p w14:paraId="3419C0FA">
      <w:pPr>
        <w:pStyle w:val="22"/>
        <w:spacing w:before="266"/>
        <w:ind w:left="820"/>
        <w:rPr>
          <w:rFonts w:ascii="仿宋" w:hAnsi="仿宋" w:eastAsia="仿宋"/>
          <w:sz w:val="22"/>
          <w:szCs w:val="22"/>
        </w:rPr>
      </w:pPr>
      <w:r>
        <w:rPr>
          <w:rFonts w:ascii="仿宋" w:hAnsi="仿宋" w:eastAsia="仿宋"/>
          <w:sz w:val="22"/>
          <w:szCs w:val="22"/>
        </w:rPr>
        <w:t>专用合同条款约定买方参与交货前检验的，双方应按本款及专用合同条款约定履行。</w:t>
      </w:r>
    </w:p>
    <w:p w14:paraId="4900A4C5">
      <w:pPr>
        <w:pStyle w:val="102"/>
        <w:numPr>
          <w:ilvl w:val="2"/>
          <w:numId w:val="14"/>
        </w:numPr>
        <w:tabs>
          <w:tab w:val="left" w:pos="1346"/>
        </w:tabs>
        <w:spacing w:before="141" w:line="364" w:lineRule="auto"/>
        <w:ind w:right="691" w:firstLine="419"/>
        <w:jc w:val="both"/>
        <w:rPr>
          <w:rFonts w:ascii="仿宋" w:hAnsi="仿宋" w:eastAsia="仿宋"/>
        </w:rPr>
      </w:pPr>
      <w:r>
        <w:rPr>
          <w:rFonts w:ascii="仿宋" w:hAnsi="仿宋" w:eastAsia="仿宋"/>
          <w:spacing w:val="-10"/>
        </w:rPr>
        <w:t>合同</w:t>
      </w:r>
      <w:r>
        <w:rPr>
          <w:rFonts w:hint="eastAsia" w:ascii="仿宋" w:hAnsi="仿宋" w:eastAsia="仿宋"/>
          <w:spacing w:val="-10"/>
        </w:rPr>
        <w:t>设备</w:t>
      </w:r>
      <w:r>
        <w:rPr>
          <w:rFonts w:ascii="仿宋" w:hAnsi="仿宋" w:eastAsia="仿宋"/>
          <w:spacing w:val="-10"/>
        </w:rPr>
        <w:t>交货前，卖方应会同买方代表根据合同约定对合同</w:t>
      </w:r>
      <w:r>
        <w:rPr>
          <w:rFonts w:hint="eastAsia" w:ascii="仿宋" w:hAnsi="仿宋" w:eastAsia="仿宋"/>
          <w:spacing w:val="-10"/>
        </w:rPr>
        <w:t>设备</w:t>
      </w:r>
      <w:r>
        <w:rPr>
          <w:rFonts w:ascii="仿宋" w:hAnsi="仿宋" w:eastAsia="仿宋"/>
          <w:spacing w:val="-10"/>
        </w:rPr>
        <w:t>进行交货前检验并出</w:t>
      </w:r>
      <w:r>
        <w:rPr>
          <w:rFonts w:ascii="仿宋" w:hAnsi="仿宋" w:eastAsia="仿宋"/>
          <w:spacing w:val="-9"/>
        </w:rPr>
        <w:t>具交货前检验记录，有关费用由卖方承担。卖方应免费为买方代表提供工作条件及便利，包括</w:t>
      </w:r>
      <w:r>
        <w:rPr>
          <w:rFonts w:ascii="仿宋" w:hAnsi="仿宋" w:eastAsia="仿宋"/>
          <w:spacing w:val="-8"/>
        </w:rPr>
        <w:t xml:space="preserve">但不限于必要的办公场所、技术资料、检测工具及出入许可等。除专用合同条款另有约定外， </w:t>
      </w:r>
      <w:r>
        <w:rPr>
          <w:rFonts w:ascii="仿宋" w:hAnsi="仿宋" w:eastAsia="仿宋"/>
          <w:spacing w:val="-5"/>
        </w:rPr>
        <w:t>买方代表的交通、食宿费用由买方承担。</w:t>
      </w:r>
    </w:p>
    <w:p w14:paraId="3143C782">
      <w:pPr>
        <w:pStyle w:val="102"/>
        <w:numPr>
          <w:ilvl w:val="2"/>
          <w:numId w:val="14"/>
        </w:numPr>
        <w:tabs>
          <w:tab w:val="left" w:pos="1346"/>
        </w:tabs>
        <w:spacing w:line="364" w:lineRule="auto"/>
        <w:ind w:right="694" w:firstLine="419"/>
        <w:jc w:val="both"/>
        <w:rPr>
          <w:rFonts w:ascii="仿宋" w:hAnsi="仿宋" w:eastAsia="仿宋"/>
        </w:rPr>
      </w:pPr>
      <w:r>
        <w:rPr>
          <w:rFonts w:ascii="仿宋" w:hAnsi="仿宋" w:eastAsia="仿宋"/>
          <w:spacing w:val="-6"/>
        </w:rPr>
        <w:t>除专用合同条款和</w:t>
      </w:r>
      <w:r>
        <w:rPr>
          <w:rFonts w:ascii="仿宋" w:hAnsi="仿宋" w:eastAsia="仿宋"/>
          <w:spacing w:val="-3"/>
        </w:rPr>
        <w:t>（</w:t>
      </w:r>
      <w:r>
        <w:rPr>
          <w:rFonts w:ascii="仿宋" w:hAnsi="仿宋" w:eastAsia="仿宋"/>
        </w:rPr>
        <w:t>或</w:t>
      </w:r>
      <w:r>
        <w:rPr>
          <w:rFonts w:ascii="仿宋" w:hAnsi="仿宋" w:eastAsia="仿宋"/>
          <w:spacing w:val="-27"/>
        </w:rPr>
        <w:t>）</w:t>
      </w:r>
      <w:r>
        <w:rPr>
          <w:rFonts w:hint="eastAsia" w:ascii="仿宋" w:hAnsi="仿宋" w:eastAsia="仿宋"/>
          <w:spacing w:val="-7"/>
          <w:lang w:val="en-US"/>
        </w:rPr>
        <w:t>用户需求书</w:t>
      </w:r>
      <w:r>
        <w:rPr>
          <w:rFonts w:ascii="仿宋" w:hAnsi="仿宋" w:eastAsia="仿宋"/>
          <w:spacing w:val="-7"/>
        </w:rPr>
        <w:t xml:space="preserve">等合同文件另有约定外，卖方应提前 </w:t>
      </w:r>
      <w:r>
        <w:rPr>
          <w:rFonts w:ascii="仿宋" w:hAnsi="仿宋" w:eastAsia="仿宋"/>
        </w:rPr>
        <w:t>7</w:t>
      </w:r>
      <w:r>
        <w:rPr>
          <w:rFonts w:ascii="仿宋" w:hAnsi="仿宋" w:eastAsia="仿宋"/>
          <w:spacing w:val="-3"/>
        </w:rPr>
        <w:t>日将需要买</w:t>
      </w:r>
      <w:r>
        <w:rPr>
          <w:rFonts w:ascii="仿宋" w:hAnsi="仿宋" w:eastAsia="仿宋"/>
          <w:spacing w:val="-4"/>
        </w:rPr>
        <w:t>方代表检验事项通知买方；如买方代表未按通知出席，不影响合同</w:t>
      </w:r>
      <w:r>
        <w:rPr>
          <w:rFonts w:hint="eastAsia" w:ascii="仿宋" w:hAnsi="仿宋" w:eastAsia="仿宋"/>
          <w:spacing w:val="-4"/>
        </w:rPr>
        <w:t>设备</w:t>
      </w:r>
      <w:r>
        <w:rPr>
          <w:rFonts w:ascii="仿宋" w:hAnsi="仿宋" w:eastAsia="仿宋"/>
          <w:spacing w:val="-4"/>
        </w:rPr>
        <w:t>的检验。若卖方未依照合同约定提前通知买方而自行检验，则买方有权要求卖方暂停发货并重新进行检验，由此增加</w:t>
      </w:r>
      <w:r>
        <w:rPr>
          <w:rFonts w:ascii="仿宋" w:hAnsi="仿宋" w:eastAsia="仿宋"/>
          <w:spacing w:val="-1"/>
        </w:rPr>
        <w:t>的费用和</w:t>
      </w:r>
      <w:r>
        <w:rPr>
          <w:rFonts w:ascii="仿宋" w:hAnsi="仿宋" w:eastAsia="仿宋"/>
          <w:spacing w:val="-3"/>
        </w:rPr>
        <w:t>（</w:t>
      </w:r>
      <w:r>
        <w:rPr>
          <w:rFonts w:ascii="仿宋" w:hAnsi="仿宋" w:eastAsia="仿宋"/>
        </w:rPr>
        <w:t>或</w:t>
      </w:r>
      <w:r>
        <w:rPr>
          <w:rFonts w:ascii="仿宋" w:hAnsi="仿宋" w:eastAsia="仿宋"/>
          <w:spacing w:val="-3"/>
        </w:rPr>
        <w:t>）造成的延误由卖方负责。</w:t>
      </w:r>
    </w:p>
    <w:p w14:paraId="2B286D3B">
      <w:pPr>
        <w:pStyle w:val="102"/>
        <w:numPr>
          <w:ilvl w:val="2"/>
          <w:numId w:val="14"/>
        </w:numPr>
        <w:tabs>
          <w:tab w:val="left" w:pos="1346"/>
        </w:tabs>
        <w:spacing w:line="367" w:lineRule="auto"/>
        <w:ind w:right="693" w:firstLine="419"/>
        <w:jc w:val="both"/>
        <w:rPr>
          <w:rFonts w:ascii="仿宋" w:hAnsi="仿宋" w:eastAsia="仿宋"/>
        </w:rPr>
      </w:pPr>
      <w:r>
        <w:rPr>
          <w:rFonts w:ascii="仿宋" w:hAnsi="仿宋" w:eastAsia="仿宋"/>
          <w:spacing w:val="-7"/>
        </w:rPr>
        <w:t>买方代表在检验中如发现合同</w:t>
      </w:r>
      <w:r>
        <w:rPr>
          <w:rFonts w:hint="eastAsia" w:ascii="仿宋" w:hAnsi="仿宋" w:eastAsia="仿宋"/>
          <w:spacing w:val="-7"/>
        </w:rPr>
        <w:t>设备</w:t>
      </w:r>
      <w:r>
        <w:rPr>
          <w:rFonts w:ascii="仿宋" w:hAnsi="仿宋" w:eastAsia="仿宋"/>
          <w:spacing w:val="-7"/>
        </w:rPr>
        <w:t>不符合合同约定的标准，则有权提出异议。卖方应</w:t>
      </w:r>
      <w:r>
        <w:rPr>
          <w:rFonts w:ascii="仿宋" w:hAnsi="仿宋" w:eastAsia="仿宋"/>
          <w:spacing w:val="-5"/>
        </w:rPr>
        <w:t>采取必要措施消除合同</w:t>
      </w:r>
      <w:r>
        <w:rPr>
          <w:rFonts w:hint="eastAsia" w:ascii="仿宋" w:hAnsi="仿宋" w:eastAsia="仿宋"/>
          <w:spacing w:val="-5"/>
        </w:rPr>
        <w:t>设备</w:t>
      </w:r>
      <w:r>
        <w:rPr>
          <w:rFonts w:ascii="仿宋" w:hAnsi="仿宋" w:eastAsia="仿宋"/>
          <w:spacing w:val="-5"/>
        </w:rPr>
        <w:t>的不符，由此增加的费用和</w:t>
      </w:r>
      <w:r>
        <w:rPr>
          <w:rFonts w:ascii="仿宋" w:hAnsi="仿宋" w:eastAsia="仿宋"/>
          <w:spacing w:val="-3"/>
        </w:rPr>
        <w:t>（</w:t>
      </w:r>
      <w:r>
        <w:rPr>
          <w:rFonts w:ascii="仿宋" w:hAnsi="仿宋" w:eastAsia="仿宋"/>
        </w:rPr>
        <w:t>或</w:t>
      </w:r>
      <w:r>
        <w:rPr>
          <w:rFonts w:ascii="仿宋" w:hAnsi="仿宋" w:eastAsia="仿宋"/>
          <w:spacing w:val="-3"/>
        </w:rPr>
        <w:t>）造成的延误由卖方负责。</w:t>
      </w:r>
    </w:p>
    <w:p w14:paraId="6E645F8C">
      <w:pPr>
        <w:pStyle w:val="102"/>
        <w:numPr>
          <w:ilvl w:val="2"/>
          <w:numId w:val="14"/>
        </w:numPr>
        <w:tabs>
          <w:tab w:val="left" w:pos="1346"/>
        </w:tabs>
        <w:spacing w:before="41" w:line="364" w:lineRule="auto"/>
        <w:ind w:right="691" w:firstLine="419"/>
        <w:jc w:val="both"/>
        <w:rPr>
          <w:rFonts w:ascii="仿宋" w:hAnsi="仿宋" w:eastAsia="仿宋"/>
        </w:rPr>
      </w:pPr>
      <w:r>
        <w:rPr>
          <w:rFonts w:ascii="仿宋" w:hAnsi="仿宋" w:eastAsia="仿宋"/>
          <w:spacing w:val="-6"/>
        </w:rPr>
        <w:t>买方代表参与交货前检验及签署交货前检验记录的行为，不视为对合同</w:t>
      </w:r>
      <w:r>
        <w:rPr>
          <w:rFonts w:hint="eastAsia" w:ascii="仿宋" w:hAnsi="仿宋" w:eastAsia="仿宋"/>
          <w:spacing w:val="-6"/>
        </w:rPr>
        <w:t>设备</w:t>
      </w:r>
      <w:r>
        <w:rPr>
          <w:rFonts w:ascii="仿宋" w:hAnsi="仿宋" w:eastAsia="仿宋"/>
          <w:spacing w:val="-6"/>
        </w:rPr>
        <w:t>质量的确认，不影响卖方交货后买方依照合同约定对合同</w:t>
      </w:r>
      <w:r>
        <w:rPr>
          <w:rFonts w:hint="eastAsia" w:ascii="仿宋" w:hAnsi="仿宋" w:eastAsia="仿宋"/>
          <w:spacing w:val="-6"/>
        </w:rPr>
        <w:t>设备</w:t>
      </w:r>
      <w:r>
        <w:rPr>
          <w:rFonts w:ascii="仿宋" w:hAnsi="仿宋" w:eastAsia="仿宋"/>
          <w:spacing w:val="-6"/>
        </w:rPr>
        <w:t>提出质量异议和</w:t>
      </w:r>
      <w:r>
        <w:rPr>
          <w:rFonts w:ascii="仿宋" w:hAnsi="仿宋" w:eastAsia="仿宋"/>
        </w:rPr>
        <w:t>（或</w:t>
      </w:r>
      <w:r>
        <w:rPr>
          <w:rFonts w:ascii="仿宋" w:hAnsi="仿宋" w:eastAsia="仿宋"/>
          <w:spacing w:val="-3"/>
        </w:rPr>
        <w:t>）</w:t>
      </w:r>
      <w:r>
        <w:rPr>
          <w:rFonts w:ascii="仿宋" w:hAnsi="仿宋" w:eastAsia="仿宋"/>
        </w:rPr>
        <w:t>退货的权利，也不免除卖方依照合同约定对合同</w:t>
      </w:r>
      <w:r>
        <w:rPr>
          <w:rFonts w:hint="eastAsia" w:ascii="仿宋" w:hAnsi="仿宋" w:eastAsia="仿宋"/>
        </w:rPr>
        <w:t>设备</w:t>
      </w:r>
      <w:r>
        <w:rPr>
          <w:rFonts w:ascii="仿宋" w:hAnsi="仿宋" w:eastAsia="仿宋"/>
        </w:rPr>
        <w:t>所应承担的任何义务或责任。</w:t>
      </w:r>
    </w:p>
    <w:p w14:paraId="785F1E0C">
      <w:pPr>
        <w:pStyle w:val="22"/>
        <w:spacing w:before="11"/>
        <w:rPr>
          <w:rFonts w:ascii="仿宋" w:hAnsi="仿宋" w:eastAsia="仿宋"/>
          <w:sz w:val="22"/>
        </w:rPr>
      </w:pPr>
    </w:p>
    <w:p w14:paraId="58A1E1FE">
      <w:pPr>
        <w:pStyle w:val="5"/>
        <w:numPr>
          <w:ilvl w:val="0"/>
          <w:numId w:val="14"/>
        </w:numPr>
        <w:tabs>
          <w:tab w:val="left" w:pos="802"/>
        </w:tabs>
        <w:spacing w:before="143"/>
        <w:ind w:left="801" w:hanging="402"/>
        <w:jc w:val="left"/>
        <w:rPr>
          <w:rFonts w:ascii="仿宋" w:hAnsi="仿宋" w:eastAsia="仿宋"/>
        </w:rPr>
      </w:pPr>
      <w:bookmarkStart w:id="21" w:name="_bookmark121"/>
      <w:bookmarkEnd w:id="21"/>
      <w:r>
        <w:rPr>
          <w:rFonts w:hint="eastAsia" w:ascii="仿宋" w:hAnsi="仿宋" w:eastAsia="仿宋"/>
        </w:rPr>
        <w:t>包装、标记、运输和交付</w:t>
      </w:r>
    </w:p>
    <w:p w14:paraId="071F8C48">
      <w:pPr>
        <w:pStyle w:val="6"/>
        <w:numPr>
          <w:ilvl w:val="1"/>
          <w:numId w:val="14"/>
        </w:numPr>
        <w:tabs>
          <w:tab w:val="left" w:pos="1027"/>
        </w:tabs>
        <w:ind w:left="1026" w:hanging="490"/>
        <w:rPr>
          <w:rFonts w:ascii="仿宋" w:hAnsi="仿宋" w:eastAsia="仿宋"/>
        </w:rPr>
      </w:pPr>
      <w:bookmarkStart w:id="22" w:name="_bookmark122"/>
      <w:bookmarkEnd w:id="22"/>
      <w:r>
        <w:rPr>
          <w:rFonts w:ascii="仿宋" w:hAnsi="仿宋" w:eastAsia="仿宋"/>
        </w:rPr>
        <w:t>包装</w:t>
      </w:r>
    </w:p>
    <w:p w14:paraId="15242C85">
      <w:pPr>
        <w:pStyle w:val="102"/>
        <w:numPr>
          <w:ilvl w:val="2"/>
          <w:numId w:val="14"/>
        </w:numPr>
        <w:tabs>
          <w:tab w:val="left" w:pos="1346"/>
        </w:tabs>
        <w:spacing w:before="263" w:line="364" w:lineRule="auto"/>
        <w:ind w:right="691" w:firstLine="419"/>
        <w:jc w:val="both"/>
        <w:rPr>
          <w:rFonts w:ascii="仿宋" w:hAnsi="仿宋" w:eastAsia="仿宋"/>
        </w:rPr>
      </w:pPr>
      <w:r>
        <w:rPr>
          <w:rFonts w:ascii="仿宋" w:hAnsi="仿宋" w:eastAsia="仿宋"/>
          <w:spacing w:val="-8"/>
        </w:rPr>
        <w:t>卖方应对合同</w:t>
      </w:r>
      <w:r>
        <w:rPr>
          <w:rFonts w:hint="eastAsia" w:ascii="仿宋" w:hAnsi="仿宋" w:eastAsia="仿宋"/>
          <w:spacing w:val="-8"/>
        </w:rPr>
        <w:t>设备</w:t>
      </w:r>
      <w:r>
        <w:rPr>
          <w:rFonts w:ascii="仿宋" w:hAnsi="仿宋" w:eastAsia="仿宋"/>
          <w:spacing w:val="-8"/>
        </w:rPr>
        <w:t>进行妥善包装，以满足合同</w:t>
      </w:r>
      <w:r>
        <w:rPr>
          <w:rFonts w:hint="eastAsia" w:ascii="仿宋" w:hAnsi="仿宋" w:eastAsia="仿宋"/>
          <w:spacing w:val="-8"/>
        </w:rPr>
        <w:t>设备</w:t>
      </w:r>
      <w:r>
        <w:rPr>
          <w:rFonts w:ascii="仿宋" w:hAnsi="仿宋" w:eastAsia="仿宋"/>
          <w:spacing w:val="-8"/>
        </w:rPr>
        <w:t>运至施工场地及在施工场地保管的需要。包装应采取防潮、防晒、防锈、防腐蚀、防震动及防止其它损坏的必要保护措施，从而</w:t>
      </w:r>
      <w:r>
        <w:rPr>
          <w:rFonts w:ascii="仿宋" w:hAnsi="仿宋" w:eastAsia="仿宋"/>
          <w:spacing w:val="-5"/>
        </w:rPr>
        <w:t>保护合同</w:t>
      </w:r>
      <w:r>
        <w:rPr>
          <w:rFonts w:hint="eastAsia" w:ascii="仿宋" w:hAnsi="仿宋" w:eastAsia="仿宋"/>
          <w:spacing w:val="-5"/>
        </w:rPr>
        <w:t>设备</w:t>
      </w:r>
      <w:r>
        <w:rPr>
          <w:rFonts w:ascii="仿宋" w:hAnsi="仿宋" w:eastAsia="仿宋"/>
          <w:spacing w:val="-5"/>
        </w:rPr>
        <w:t>能够经受多次搬运、装卸、长途运输并适宜保管。</w:t>
      </w:r>
    </w:p>
    <w:p w14:paraId="5C8526BC">
      <w:pPr>
        <w:pStyle w:val="102"/>
        <w:numPr>
          <w:ilvl w:val="2"/>
          <w:numId w:val="14"/>
        </w:numPr>
        <w:tabs>
          <w:tab w:val="left" w:pos="1346"/>
        </w:tabs>
        <w:ind w:left="1346" w:hanging="526"/>
        <w:jc w:val="both"/>
        <w:rPr>
          <w:rFonts w:ascii="仿宋" w:hAnsi="仿宋" w:eastAsia="仿宋"/>
        </w:rPr>
      </w:pPr>
      <w:r>
        <w:rPr>
          <w:rFonts w:ascii="仿宋" w:hAnsi="仿宋" w:eastAsia="仿宋"/>
          <w:spacing w:val="-3"/>
        </w:rPr>
        <w:t>每个独立包装箱内应附装箱清单、质量合格证、装配图、说明书、操作指南等资料。</w:t>
      </w:r>
    </w:p>
    <w:p w14:paraId="22E08E7A">
      <w:pPr>
        <w:pStyle w:val="102"/>
        <w:numPr>
          <w:ilvl w:val="2"/>
          <w:numId w:val="14"/>
        </w:numPr>
        <w:tabs>
          <w:tab w:val="left" w:pos="1346"/>
        </w:tabs>
        <w:spacing w:before="139"/>
        <w:ind w:left="1346" w:hanging="526"/>
        <w:jc w:val="both"/>
        <w:rPr>
          <w:rFonts w:ascii="仿宋" w:hAnsi="仿宋" w:eastAsia="仿宋"/>
        </w:rPr>
      </w:pPr>
      <w:r>
        <w:rPr>
          <w:rFonts w:ascii="仿宋" w:hAnsi="仿宋" w:eastAsia="仿宋"/>
          <w:spacing w:val="-3"/>
        </w:rPr>
        <w:t>除专用合同条款另有约定外，买方无需将包装物退还给卖方。</w:t>
      </w:r>
    </w:p>
    <w:p w14:paraId="16CB8D8C">
      <w:pPr>
        <w:pStyle w:val="22"/>
        <w:spacing w:before="1"/>
        <w:rPr>
          <w:rFonts w:ascii="仿宋" w:hAnsi="仿宋" w:eastAsia="仿宋"/>
          <w:sz w:val="31"/>
        </w:rPr>
      </w:pPr>
    </w:p>
    <w:p w14:paraId="2326765F">
      <w:pPr>
        <w:pStyle w:val="6"/>
        <w:numPr>
          <w:ilvl w:val="1"/>
          <w:numId w:val="14"/>
        </w:numPr>
        <w:tabs>
          <w:tab w:val="left" w:pos="1027"/>
        </w:tabs>
        <w:ind w:left="1026" w:hanging="490"/>
        <w:rPr>
          <w:rFonts w:ascii="仿宋" w:hAnsi="仿宋" w:eastAsia="仿宋"/>
        </w:rPr>
      </w:pPr>
      <w:bookmarkStart w:id="23" w:name="_bookmark123"/>
      <w:bookmarkEnd w:id="23"/>
      <w:r>
        <w:rPr>
          <w:rFonts w:ascii="仿宋" w:hAnsi="仿宋" w:eastAsia="仿宋"/>
        </w:rPr>
        <w:t>标记</w:t>
      </w:r>
    </w:p>
    <w:p w14:paraId="1083B88F">
      <w:pPr>
        <w:pStyle w:val="102"/>
        <w:numPr>
          <w:ilvl w:val="2"/>
          <w:numId w:val="14"/>
        </w:numPr>
        <w:tabs>
          <w:tab w:val="left" w:pos="1346"/>
        </w:tabs>
        <w:spacing w:before="265" w:line="367" w:lineRule="auto"/>
        <w:ind w:right="694" w:firstLine="419"/>
        <w:jc w:val="both"/>
        <w:rPr>
          <w:rFonts w:ascii="仿宋" w:hAnsi="仿宋" w:eastAsia="仿宋"/>
        </w:rPr>
      </w:pPr>
      <w:r>
        <w:rPr>
          <w:rFonts w:ascii="仿宋" w:hAnsi="仿宋" w:eastAsia="仿宋"/>
          <w:spacing w:val="-7"/>
        </w:rPr>
        <w:t>除专用合同条款另有约定外，卖方应在每一包装箱相邻的四个侧面以不可擦除的、明</w:t>
      </w:r>
      <w:r>
        <w:rPr>
          <w:rFonts w:ascii="仿宋" w:hAnsi="仿宋" w:eastAsia="仿宋"/>
          <w:spacing w:val="-5"/>
        </w:rPr>
        <w:t>显的方式标记必要的装运信息和标记，以满足合同</w:t>
      </w:r>
      <w:r>
        <w:rPr>
          <w:rFonts w:hint="eastAsia" w:ascii="仿宋" w:hAnsi="仿宋" w:eastAsia="仿宋"/>
          <w:spacing w:val="-5"/>
        </w:rPr>
        <w:t>设备</w:t>
      </w:r>
      <w:r>
        <w:rPr>
          <w:rFonts w:ascii="仿宋" w:hAnsi="仿宋" w:eastAsia="仿宋"/>
          <w:spacing w:val="-5"/>
        </w:rPr>
        <w:t>运输和保管的需要。</w:t>
      </w:r>
    </w:p>
    <w:p w14:paraId="12A93E00">
      <w:pPr>
        <w:pStyle w:val="102"/>
        <w:numPr>
          <w:ilvl w:val="2"/>
          <w:numId w:val="14"/>
        </w:numPr>
        <w:tabs>
          <w:tab w:val="left" w:pos="1349"/>
        </w:tabs>
        <w:spacing w:line="364" w:lineRule="auto"/>
        <w:ind w:right="692" w:firstLine="419"/>
        <w:jc w:val="both"/>
        <w:rPr>
          <w:rFonts w:ascii="仿宋" w:hAnsi="仿宋" w:eastAsia="仿宋"/>
          <w:spacing w:val="-3"/>
        </w:rPr>
      </w:pPr>
      <w:r>
        <w:rPr>
          <w:rFonts w:ascii="仿宋" w:hAnsi="仿宋" w:eastAsia="仿宋"/>
          <w:spacing w:val="-3"/>
        </w:rPr>
        <w:t>根据合同</w:t>
      </w:r>
      <w:r>
        <w:rPr>
          <w:rFonts w:hint="eastAsia" w:ascii="仿宋" w:hAnsi="仿宋" w:eastAsia="仿宋"/>
          <w:spacing w:val="-3"/>
        </w:rPr>
        <w:t>设备</w:t>
      </w:r>
      <w:r>
        <w:rPr>
          <w:rFonts w:ascii="仿宋" w:hAnsi="仿宋" w:eastAsia="仿宋"/>
          <w:spacing w:val="-3"/>
        </w:rPr>
        <w:t>的特点和运输、保管的不同要求，卖方应在包装箱上清楚地标注“小心轻放”、“此端朝上，请勿倒置”、“保持干燥”等字样和其他适当标记。对于专用合同条款约定的  超大超重件，卖方应在包装箱两侧标注“重心”和“起吊点”以便装卸和搬运。如果发运合同</w:t>
      </w:r>
      <w:r>
        <w:rPr>
          <w:rFonts w:hint="eastAsia" w:ascii="仿宋" w:hAnsi="仿宋" w:eastAsia="仿宋"/>
          <w:spacing w:val="-3"/>
        </w:rPr>
        <w:t>设备</w:t>
      </w:r>
      <w:r>
        <w:rPr>
          <w:rFonts w:ascii="仿宋" w:hAnsi="仿宋" w:eastAsia="仿宋"/>
          <w:spacing w:val="-3"/>
        </w:rPr>
        <w:t>中含有易燃易爆物品、腐蚀物品、放射性物质等危险品，则应在包装箱上标明危险品标志。</w:t>
      </w:r>
    </w:p>
    <w:p w14:paraId="5434C80C">
      <w:pPr>
        <w:pStyle w:val="22"/>
        <w:spacing w:before="10"/>
        <w:rPr>
          <w:rFonts w:ascii="仿宋" w:hAnsi="仿宋" w:eastAsia="仿宋"/>
          <w:sz w:val="19"/>
        </w:rPr>
      </w:pPr>
    </w:p>
    <w:p w14:paraId="0249AB4A">
      <w:pPr>
        <w:pStyle w:val="6"/>
        <w:numPr>
          <w:ilvl w:val="1"/>
          <w:numId w:val="14"/>
        </w:numPr>
        <w:tabs>
          <w:tab w:val="left" w:pos="958"/>
        </w:tabs>
        <w:ind w:left="957" w:hanging="421"/>
        <w:rPr>
          <w:rFonts w:ascii="仿宋" w:hAnsi="仿宋" w:eastAsia="仿宋"/>
        </w:rPr>
      </w:pPr>
      <w:bookmarkStart w:id="24" w:name="_bookmark124"/>
      <w:bookmarkEnd w:id="24"/>
      <w:r>
        <w:rPr>
          <w:rFonts w:ascii="仿宋" w:hAnsi="仿宋" w:eastAsia="仿宋"/>
        </w:rPr>
        <w:t>运输</w:t>
      </w:r>
    </w:p>
    <w:p w14:paraId="4F71D1FE">
      <w:pPr>
        <w:pStyle w:val="102"/>
        <w:numPr>
          <w:ilvl w:val="2"/>
          <w:numId w:val="14"/>
        </w:numPr>
        <w:tabs>
          <w:tab w:val="left" w:pos="1346"/>
        </w:tabs>
        <w:spacing w:before="265"/>
        <w:ind w:left="1346" w:hanging="526"/>
        <w:rPr>
          <w:rFonts w:ascii="仿宋" w:hAnsi="仿宋" w:eastAsia="仿宋"/>
        </w:rPr>
      </w:pPr>
      <w:r>
        <w:rPr>
          <w:rFonts w:ascii="仿宋" w:hAnsi="仿宋" w:eastAsia="仿宋"/>
          <w:spacing w:val="-3"/>
        </w:rPr>
        <w:t>卖方应自行选择适宜的运输工具及线路安排合同</w:t>
      </w:r>
      <w:r>
        <w:rPr>
          <w:rFonts w:hint="eastAsia" w:ascii="仿宋" w:hAnsi="仿宋" w:eastAsia="仿宋"/>
          <w:spacing w:val="-3"/>
        </w:rPr>
        <w:t>设备</w:t>
      </w:r>
      <w:r>
        <w:rPr>
          <w:rFonts w:ascii="仿宋" w:hAnsi="仿宋" w:eastAsia="仿宋"/>
          <w:spacing w:val="-3"/>
        </w:rPr>
        <w:t>运输。</w:t>
      </w:r>
    </w:p>
    <w:p w14:paraId="3EBDDF94">
      <w:pPr>
        <w:pStyle w:val="102"/>
        <w:numPr>
          <w:ilvl w:val="2"/>
          <w:numId w:val="14"/>
        </w:numPr>
        <w:tabs>
          <w:tab w:val="left" w:pos="1346"/>
        </w:tabs>
        <w:spacing w:before="140" w:line="364" w:lineRule="auto"/>
        <w:ind w:right="693" w:firstLine="419"/>
        <w:rPr>
          <w:rFonts w:ascii="仿宋" w:hAnsi="仿宋" w:eastAsia="仿宋"/>
        </w:rPr>
      </w:pPr>
      <w:r>
        <w:rPr>
          <w:rFonts w:ascii="仿宋" w:hAnsi="仿宋" w:eastAsia="仿宋"/>
          <w:spacing w:val="-7"/>
        </w:rPr>
        <w:t>除专用合同条款另有约定外，每件能够独立运行的</w:t>
      </w:r>
      <w:r>
        <w:rPr>
          <w:rFonts w:hint="eastAsia" w:ascii="仿宋" w:hAnsi="仿宋" w:eastAsia="仿宋"/>
          <w:spacing w:val="-7"/>
        </w:rPr>
        <w:t>设备</w:t>
      </w:r>
      <w:r>
        <w:rPr>
          <w:rFonts w:ascii="仿宋" w:hAnsi="仿宋" w:eastAsia="仿宋"/>
          <w:spacing w:val="-7"/>
        </w:rPr>
        <w:t>应整套装运。该</w:t>
      </w:r>
      <w:r>
        <w:rPr>
          <w:rFonts w:hint="eastAsia" w:ascii="仿宋" w:hAnsi="仿宋" w:eastAsia="仿宋"/>
          <w:spacing w:val="-7"/>
        </w:rPr>
        <w:t>设备</w:t>
      </w:r>
      <w:r>
        <w:rPr>
          <w:rFonts w:ascii="仿宋" w:hAnsi="仿宋" w:eastAsia="仿宋"/>
          <w:spacing w:val="-7"/>
        </w:rPr>
        <w:t>安装、调</w:t>
      </w:r>
      <w:r>
        <w:rPr>
          <w:rFonts w:ascii="仿宋" w:hAnsi="仿宋" w:eastAsia="仿宋"/>
          <w:spacing w:val="-5"/>
        </w:rPr>
        <w:t>试、考核和运行所使用的备品、备件、易损易耗件等应随相关的主机一齐装运。</w:t>
      </w:r>
    </w:p>
    <w:p w14:paraId="59F84CC0">
      <w:pPr>
        <w:pStyle w:val="102"/>
        <w:numPr>
          <w:ilvl w:val="2"/>
          <w:numId w:val="14"/>
        </w:numPr>
        <w:tabs>
          <w:tab w:val="left" w:pos="1346"/>
        </w:tabs>
        <w:spacing w:line="364" w:lineRule="auto"/>
        <w:ind w:right="588" w:firstLine="419"/>
        <w:rPr>
          <w:rFonts w:ascii="仿宋" w:hAnsi="仿宋" w:eastAsia="仿宋"/>
        </w:rPr>
      </w:pPr>
      <w:r>
        <w:rPr>
          <w:rFonts w:ascii="仿宋" w:hAnsi="仿宋" w:eastAsia="仿宋"/>
          <w:spacing w:val="-4"/>
        </w:rPr>
        <w:t>除专用合同条款另有约定外，卖方应在合同</w:t>
      </w:r>
      <w:r>
        <w:rPr>
          <w:rFonts w:hint="eastAsia" w:ascii="仿宋" w:hAnsi="仿宋" w:eastAsia="仿宋"/>
          <w:spacing w:val="-4"/>
        </w:rPr>
        <w:t>设备</w:t>
      </w:r>
      <w:r>
        <w:rPr>
          <w:rFonts w:ascii="仿宋" w:hAnsi="仿宋" w:eastAsia="仿宋"/>
          <w:spacing w:val="-4"/>
        </w:rPr>
        <w:t xml:space="preserve">预计启运 </w:t>
      </w:r>
      <w:r>
        <w:rPr>
          <w:rFonts w:ascii="仿宋" w:hAnsi="仿宋" w:eastAsia="仿宋"/>
        </w:rPr>
        <w:t>7</w:t>
      </w:r>
      <w:r>
        <w:rPr>
          <w:rFonts w:ascii="仿宋" w:hAnsi="仿宋" w:eastAsia="仿宋"/>
          <w:spacing w:val="-3"/>
        </w:rPr>
        <w:t>日前，将合同</w:t>
      </w:r>
      <w:r>
        <w:rPr>
          <w:rFonts w:hint="eastAsia" w:ascii="仿宋" w:hAnsi="仿宋" w:eastAsia="仿宋"/>
          <w:spacing w:val="-3"/>
        </w:rPr>
        <w:t>设备</w:t>
      </w:r>
      <w:r>
        <w:rPr>
          <w:rFonts w:ascii="仿宋" w:hAnsi="仿宋" w:eastAsia="仿宋"/>
          <w:spacing w:val="-3"/>
        </w:rPr>
        <w:t>名称、数量、箱数、总毛重、总体积（</w:t>
      </w:r>
      <w:r>
        <w:rPr>
          <w:rFonts w:ascii="仿宋" w:hAnsi="仿宋" w:eastAsia="仿宋"/>
          <w:spacing w:val="8"/>
        </w:rPr>
        <w:t xml:space="preserve">用 </w:t>
      </w:r>
      <w:r>
        <w:rPr>
          <w:rFonts w:ascii="仿宋" w:hAnsi="仿宋" w:eastAsia="仿宋"/>
        </w:rPr>
        <w:t>m</w:t>
      </w:r>
      <w:r>
        <w:rPr>
          <w:rFonts w:ascii="仿宋" w:hAnsi="仿宋" w:eastAsia="仿宋"/>
          <w:position w:val="6"/>
        </w:rPr>
        <w:t>3</w:t>
      </w:r>
      <w:r>
        <w:rPr>
          <w:rFonts w:ascii="仿宋" w:hAnsi="仿宋" w:eastAsia="仿宋"/>
        </w:rPr>
        <w:t>表示</w:t>
      </w:r>
      <w:r>
        <w:rPr>
          <w:rFonts w:ascii="仿宋" w:hAnsi="仿宋" w:eastAsia="仿宋"/>
          <w:spacing w:val="-108"/>
        </w:rPr>
        <w:t>）</w:t>
      </w:r>
      <w:r>
        <w:rPr>
          <w:rFonts w:ascii="仿宋" w:hAnsi="仿宋" w:eastAsia="仿宋"/>
          <w:spacing w:val="-3"/>
        </w:rPr>
        <w:t>、每箱尺寸（</w:t>
      </w:r>
      <w:r>
        <w:rPr>
          <w:rFonts w:ascii="仿宋" w:hAnsi="仿宋" w:eastAsia="仿宋"/>
        </w:rPr>
        <w:t>长</w:t>
      </w:r>
      <w:r>
        <w:rPr>
          <w:rFonts w:ascii="仿宋" w:hAnsi="仿宋" w:eastAsia="仿宋"/>
          <w:spacing w:val="-4"/>
        </w:rPr>
        <w:t>×</w:t>
      </w:r>
      <w:r>
        <w:rPr>
          <w:rFonts w:ascii="仿宋" w:hAnsi="仿宋" w:eastAsia="仿宋"/>
        </w:rPr>
        <w:t>宽</w:t>
      </w:r>
      <w:r>
        <w:rPr>
          <w:rFonts w:ascii="仿宋" w:hAnsi="仿宋" w:eastAsia="仿宋"/>
          <w:spacing w:val="-4"/>
        </w:rPr>
        <w:t>×</w:t>
      </w:r>
      <w:r>
        <w:rPr>
          <w:rFonts w:ascii="仿宋" w:hAnsi="仿宋" w:eastAsia="仿宋"/>
        </w:rPr>
        <w:t>高</w:t>
      </w:r>
      <w:r>
        <w:rPr>
          <w:rFonts w:ascii="仿宋" w:hAnsi="仿宋" w:eastAsia="仿宋"/>
          <w:spacing w:val="-108"/>
        </w:rPr>
        <w:t>）</w:t>
      </w:r>
      <w:r>
        <w:rPr>
          <w:rFonts w:ascii="仿宋" w:hAnsi="仿宋" w:eastAsia="仿宋"/>
          <w:spacing w:val="-3"/>
        </w:rPr>
        <w:t>、装运合同</w:t>
      </w:r>
      <w:r>
        <w:rPr>
          <w:rFonts w:hint="eastAsia" w:ascii="仿宋" w:hAnsi="仿宋" w:eastAsia="仿宋"/>
          <w:spacing w:val="-3"/>
        </w:rPr>
        <w:t>设备</w:t>
      </w:r>
      <w:r>
        <w:rPr>
          <w:rFonts w:ascii="仿宋" w:hAnsi="仿宋" w:eastAsia="仿宋"/>
          <w:spacing w:val="-3"/>
        </w:rPr>
        <w:t>总金额、运输方式、预计交付日期和合同</w:t>
      </w:r>
      <w:r>
        <w:rPr>
          <w:rFonts w:hint="eastAsia" w:ascii="仿宋" w:hAnsi="仿宋" w:eastAsia="仿宋"/>
          <w:spacing w:val="-3"/>
        </w:rPr>
        <w:t>设备</w:t>
      </w:r>
      <w:r>
        <w:rPr>
          <w:rFonts w:ascii="仿宋" w:hAnsi="仿宋" w:eastAsia="仿宋"/>
          <w:spacing w:val="-3"/>
        </w:rPr>
        <w:t>在运输、装卸、保管中的注意事项等预通知买方，并在合</w:t>
      </w:r>
      <w:r>
        <w:rPr>
          <w:rFonts w:ascii="仿宋" w:hAnsi="仿宋" w:eastAsia="仿宋"/>
          <w:spacing w:val="-11"/>
        </w:rPr>
        <w:t>同</w:t>
      </w:r>
      <w:r>
        <w:rPr>
          <w:rFonts w:hint="eastAsia" w:ascii="仿宋" w:hAnsi="仿宋" w:eastAsia="仿宋"/>
          <w:spacing w:val="-11"/>
        </w:rPr>
        <w:t>设备</w:t>
      </w:r>
      <w:r>
        <w:rPr>
          <w:rFonts w:ascii="仿宋" w:hAnsi="仿宋" w:eastAsia="仿宋"/>
          <w:spacing w:val="-11"/>
        </w:rPr>
        <w:t xml:space="preserve">启运后 </w:t>
      </w:r>
      <w:r>
        <w:rPr>
          <w:rFonts w:ascii="仿宋" w:hAnsi="仿宋" w:eastAsia="仿宋"/>
        </w:rPr>
        <w:t xml:space="preserve">24 </w:t>
      </w:r>
      <w:r>
        <w:rPr>
          <w:rFonts w:ascii="仿宋" w:hAnsi="仿宋" w:eastAsia="仿宋"/>
          <w:spacing w:val="-3"/>
        </w:rPr>
        <w:t>小时之内正式通知买方。</w:t>
      </w:r>
    </w:p>
    <w:p w14:paraId="775D6E83">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6"/>
        </w:rPr>
        <w:t xml:space="preserve">卖方在根据第 </w:t>
      </w:r>
      <w:r>
        <w:rPr>
          <w:rFonts w:ascii="仿宋" w:hAnsi="仿宋" w:eastAsia="仿宋"/>
        </w:rPr>
        <w:t>5.3.3</w:t>
      </w:r>
      <w:r>
        <w:rPr>
          <w:rFonts w:ascii="仿宋" w:hAnsi="仿宋" w:eastAsia="仿宋"/>
          <w:spacing w:val="-3"/>
        </w:rPr>
        <w:t>项进行通知时，如果发运合同</w:t>
      </w:r>
      <w:r>
        <w:rPr>
          <w:rFonts w:hint="eastAsia" w:ascii="仿宋" w:hAnsi="仿宋" w:eastAsia="仿宋"/>
          <w:spacing w:val="-3"/>
        </w:rPr>
        <w:t>设备</w:t>
      </w:r>
      <w:r>
        <w:rPr>
          <w:rFonts w:ascii="仿宋" w:hAnsi="仿宋" w:eastAsia="仿宋"/>
          <w:spacing w:val="-3"/>
        </w:rPr>
        <w:t>中包括专用合同条款约定的超大超重包装，则卖方应将超大和</w:t>
      </w:r>
      <w:r>
        <w:rPr>
          <w:rFonts w:ascii="仿宋" w:hAnsi="仿宋" w:eastAsia="仿宋"/>
        </w:rPr>
        <w:t>（或）</w:t>
      </w:r>
      <w:r>
        <w:rPr>
          <w:rFonts w:ascii="仿宋" w:hAnsi="仿宋" w:eastAsia="仿宋"/>
          <w:spacing w:val="-3"/>
        </w:rPr>
        <w:t>超重的每个包装箱的重量和尺寸通知买方；如果发运合同</w:t>
      </w:r>
      <w:r>
        <w:rPr>
          <w:rFonts w:hint="eastAsia" w:ascii="仿宋" w:hAnsi="仿宋" w:eastAsia="仿宋"/>
          <w:spacing w:val="-3"/>
        </w:rPr>
        <w:t>设备</w:t>
      </w:r>
      <w:r>
        <w:rPr>
          <w:rFonts w:ascii="仿宋" w:hAnsi="仿宋" w:eastAsia="仿宋"/>
          <w:spacing w:val="-3"/>
        </w:rPr>
        <w:t>中包括易燃易爆物品、腐蚀物品、放射性物质等危险品，则危险品的品名、性质、在运输、装卸、保管方面的特殊要求、注意事项和处理意外情况的方法等，也应一并通知买方。</w:t>
      </w:r>
    </w:p>
    <w:p w14:paraId="6E41A1C8">
      <w:pPr>
        <w:pStyle w:val="6"/>
        <w:numPr>
          <w:ilvl w:val="1"/>
          <w:numId w:val="14"/>
        </w:numPr>
        <w:tabs>
          <w:tab w:val="left" w:pos="1027"/>
        </w:tabs>
        <w:spacing w:before="41"/>
        <w:ind w:left="1026" w:hanging="490"/>
        <w:rPr>
          <w:rFonts w:ascii="仿宋" w:hAnsi="仿宋" w:eastAsia="仿宋"/>
        </w:rPr>
      </w:pPr>
      <w:bookmarkStart w:id="25" w:name="_bookmark125"/>
      <w:bookmarkEnd w:id="25"/>
      <w:r>
        <w:rPr>
          <w:rFonts w:ascii="仿宋" w:hAnsi="仿宋" w:eastAsia="仿宋"/>
        </w:rPr>
        <w:t>交付</w:t>
      </w:r>
    </w:p>
    <w:p w14:paraId="4C2DD029">
      <w:pPr>
        <w:pStyle w:val="102"/>
        <w:numPr>
          <w:ilvl w:val="2"/>
          <w:numId w:val="14"/>
        </w:numPr>
        <w:tabs>
          <w:tab w:val="left" w:pos="1346"/>
        </w:tabs>
        <w:spacing w:before="266" w:line="364" w:lineRule="auto"/>
        <w:ind w:right="691" w:firstLine="419"/>
        <w:jc w:val="both"/>
        <w:rPr>
          <w:rFonts w:ascii="仿宋" w:hAnsi="仿宋" w:eastAsia="仿宋"/>
        </w:rPr>
      </w:pPr>
      <w:r>
        <w:rPr>
          <w:rFonts w:ascii="仿宋" w:hAnsi="仿宋" w:eastAsia="仿宋"/>
          <w:spacing w:val="-9"/>
        </w:rPr>
        <w:t>除专用合同条款另有约定外，卖方应根据合同约定的交付时间和批次在施工场地车面</w:t>
      </w:r>
      <w:r>
        <w:rPr>
          <w:rFonts w:ascii="仿宋" w:hAnsi="仿宋" w:eastAsia="仿宋"/>
          <w:spacing w:val="-8"/>
        </w:rPr>
        <w:t>上将合同</w:t>
      </w:r>
      <w:r>
        <w:rPr>
          <w:rFonts w:hint="eastAsia" w:ascii="仿宋" w:hAnsi="仿宋" w:eastAsia="仿宋"/>
          <w:spacing w:val="-8"/>
        </w:rPr>
        <w:t>设备</w:t>
      </w:r>
      <w:r>
        <w:rPr>
          <w:rFonts w:ascii="仿宋" w:hAnsi="仿宋" w:eastAsia="仿宋"/>
          <w:spacing w:val="-8"/>
        </w:rPr>
        <w:t>交付给买方。买方对卖方交付的包装的合同</w:t>
      </w:r>
      <w:r>
        <w:rPr>
          <w:rFonts w:hint="eastAsia" w:ascii="仿宋" w:hAnsi="仿宋" w:eastAsia="仿宋"/>
          <w:spacing w:val="-8"/>
        </w:rPr>
        <w:t>设备</w:t>
      </w:r>
      <w:r>
        <w:rPr>
          <w:rFonts w:ascii="仿宋" w:hAnsi="仿宋" w:eastAsia="仿宋"/>
          <w:spacing w:val="-8"/>
        </w:rPr>
        <w:t>的外观及件数进行清点核验后应签发收货清单，</w:t>
      </w:r>
      <w:r>
        <w:rPr>
          <w:rFonts w:ascii="仿宋" w:hAnsi="仿宋" w:eastAsia="仿宋"/>
          <w:spacing w:val="-9"/>
        </w:rPr>
        <w:t>并自负风险和费用进行卸货。买方签发收货清单不代表对合同</w:t>
      </w:r>
      <w:r>
        <w:rPr>
          <w:rFonts w:hint="eastAsia" w:ascii="仿宋" w:hAnsi="仿宋" w:eastAsia="仿宋"/>
          <w:spacing w:val="-9"/>
        </w:rPr>
        <w:t>设备</w:t>
      </w:r>
      <w:r>
        <w:rPr>
          <w:rFonts w:ascii="仿宋" w:hAnsi="仿宋" w:eastAsia="仿宋"/>
          <w:spacing w:val="-9"/>
        </w:rPr>
        <w:t>的接受，双</w:t>
      </w:r>
      <w:r>
        <w:rPr>
          <w:rFonts w:ascii="仿宋" w:hAnsi="仿宋" w:eastAsia="仿宋"/>
          <w:spacing w:val="-3"/>
        </w:rPr>
        <w:t>方还应按合同约定进行后续的检验和验收。</w:t>
      </w:r>
    </w:p>
    <w:p w14:paraId="169185D7">
      <w:pPr>
        <w:pStyle w:val="102"/>
        <w:numPr>
          <w:ilvl w:val="2"/>
          <w:numId w:val="14"/>
        </w:numPr>
        <w:tabs>
          <w:tab w:val="left" w:pos="1346"/>
        </w:tabs>
        <w:spacing w:line="367" w:lineRule="auto"/>
        <w:ind w:right="691" w:firstLine="419"/>
        <w:jc w:val="both"/>
        <w:rPr>
          <w:rFonts w:ascii="仿宋" w:hAnsi="仿宋" w:eastAsia="仿宋"/>
        </w:rPr>
      </w:pPr>
      <w:r>
        <w:rPr>
          <w:rFonts w:ascii="仿宋" w:hAnsi="仿宋" w:eastAsia="仿宋"/>
          <w:spacing w:val="-6"/>
        </w:rPr>
        <w:t>合同</w:t>
      </w:r>
      <w:r>
        <w:rPr>
          <w:rFonts w:hint="eastAsia" w:ascii="仿宋" w:hAnsi="仿宋" w:eastAsia="仿宋"/>
          <w:spacing w:val="-6"/>
        </w:rPr>
        <w:t>设备</w:t>
      </w:r>
      <w:r>
        <w:rPr>
          <w:rFonts w:ascii="仿宋" w:hAnsi="仿宋" w:eastAsia="仿宋"/>
          <w:spacing w:val="-6"/>
        </w:rPr>
        <w:t>的所有权和风险自交付时起由卖方转移至买方，合同</w:t>
      </w:r>
      <w:r>
        <w:rPr>
          <w:rFonts w:hint="eastAsia" w:ascii="仿宋" w:hAnsi="仿宋" w:eastAsia="仿宋"/>
          <w:spacing w:val="-6"/>
        </w:rPr>
        <w:t>设备</w:t>
      </w:r>
      <w:r>
        <w:rPr>
          <w:rFonts w:ascii="仿宋" w:hAnsi="仿宋" w:eastAsia="仿宋"/>
          <w:spacing w:val="-6"/>
        </w:rPr>
        <w:t>交付给买方之前包</w:t>
      </w:r>
      <w:r>
        <w:rPr>
          <w:rFonts w:ascii="仿宋" w:hAnsi="仿宋" w:eastAsia="仿宋"/>
          <w:spacing w:val="-4"/>
        </w:rPr>
        <w:t>括运输在内的所有风险均由卖方承担。</w:t>
      </w:r>
    </w:p>
    <w:p w14:paraId="72739F9D">
      <w:pPr>
        <w:pStyle w:val="102"/>
        <w:numPr>
          <w:ilvl w:val="2"/>
          <w:numId w:val="14"/>
        </w:numPr>
        <w:tabs>
          <w:tab w:val="left" w:pos="1346"/>
        </w:tabs>
        <w:spacing w:line="364" w:lineRule="auto"/>
        <w:ind w:right="588" w:firstLine="419"/>
        <w:rPr>
          <w:rFonts w:ascii="仿宋" w:hAnsi="仿宋" w:eastAsia="仿宋"/>
        </w:rPr>
      </w:pPr>
      <w:r>
        <w:rPr>
          <w:rFonts w:ascii="仿宋" w:hAnsi="仿宋" w:eastAsia="仿宋"/>
          <w:spacing w:val="-6"/>
        </w:rPr>
        <w:t>除专用合同条款另有约定外，买方如果发现技术资料存在短缺和</w:t>
      </w:r>
      <w:r>
        <w:rPr>
          <w:rFonts w:ascii="仿宋" w:hAnsi="仿宋" w:eastAsia="仿宋"/>
          <w:spacing w:val="-3"/>
        </w:rPr>
        <w:t>（</w:t>
      </w:r>
      <w:r>
        <w:rPr>
          <w:rFonts w:ascii="仿宋" w:hAnsi="仿宋" w:eastAsia="仿宋"/>
        </w:rPr>
        <w:t>或</w:t>
      </w:r>
      <w:r>
        <w:rPr>
          <w:rFonts w:ascii="仿宋" w:hAnsi="仿宋" w:eastAsia="仿宋"/>
          <w:spacing w:val="-22"/>
        </w:rPr>
        <w:t>）</w:t>
      </w:r>
      <w:r>
        <w:rPr>
          <w:rFonts w:ascii="仿宋" w:hAnsi="仿宋" w:eastAsia="仿宋"/>
          <w:spacing w:val="-5"/>
        </w:rPr>
        <w:t>损坏，卖方应</w:t>
      </w:r>
      <w:r>
        <w:rPr>
          <w:rFonts w:ascii="仿宋" w:hAnsi="仿宋" w:eastAsia="仿宋"/>
          <w:spacing w:val="-7"/>
        </w:rPr>
        <w:t xml:space="preserve">在收到买方的通知后 </w:t>
      </w:r>
      <w:r>
        <w:rPr>
          <w:rFonts w:ascii="仿宋" w:hAnsi="仿宋" w:eastAsia="仿宋"/>
        </w:rPr>
        <w:t>7</w:t>
      </w:r>
      <w:r>
        <w:rPr>
          <w:rFonts w:ascii="仿宋" w:hAnsi="仿宋" w:eastAsia="仿宋"/>
          <w:spacing w:val="-3"/>
        </w:rPr>
        <w:t>日内免费补齐短缺和（</w:t>
      </w:r>
      <w:r>
        <w:rPr>
          <w:rFonts w:ascii="仿宋" w:hAnsi="仿宋" w:eastAsia="仿宋"/>
        </w:rPr>
        <w:t>或</w:t>
      </w:r>
      <w:r>
        <w:rPr>
          <w:rFonts w:ascii="仿宋" w:hAnsi="仿宋" w:eastAsia="仿宋"/>
          <w:spacing w:val="-3"/>
        </w:rPr>
        <w:t>）损坏的部分。如果买方发现卖方提供的技术</w:t>
      </w:r>
      <w:r>
        <w:rPr>
          <w:rFonts w:ascii="仿宋" w:hAnsi="仿宋" w:eastAsia="仿宋"/>
          <w:spacing w:val="-14"/>
        </w:rPr>
        <w:t xml:space="preserve">资料有误，卖方应在收到买方通知后 </w:t>
      </w:r>
      <w:r>
        <w:rPr>
          <w:rFonts w:ascii="仿宋" w:hAnsi="仿宋" w:eastAsia="仿宋"/>
        </w:rPr>
        <w:t>7</w:t>
      </w:r>
      <w:r>
        <w:rPr>
          <w:rFonts w:ascii="仿宋" w:hAnsi="仿宋" w:eastAsia="仿宋"/>
          <w:spacing w:val="-16"/>
        </w:rPr>
        <w:t>日内免费替换。如由于买方原因导致技术资料丢失和</w:t>
      </w:r>
      <w:r>
        <w:rPr>
          <w:rFonts w:ascii="仿宋" w:hAnsi="仿宋" w:eastAsia="仿宋"/>
        </w:rPr>
        <w:t xml:space="preserve">（或） </w:t>
      </w:r>
      <w:r>
        <w:rPr>
          <w:rFonts w:ascii="仿宋" w:hAnsi="仿宋" w:eastAsia="仿宋"/>
          <w:spacing w:val="-5"/>
        </w:rPr>
        <w:t xml:space="preserve">损坏，卖方应在收到买方的通知后 </w:t>
      </w:r>
      <w:r>
        <w:rPr>
          <w:rFonts w:ascii="仿宋" w:hAnsi="仿宋" w:eastAsia="仿宋"/>
        </w:rPr>
        <w:t>7</w:t>
      </w:r>
      <w:r>
        <w:rPr>
          <w:rFonts w:ascii="仿宋" w:hAnsi="仿宋" w:eastAsia="仿宋"/>
          <w:spacing w:val="-3"/>
        </w:rPr>
        <w:t>日内补齐丢失和</w:t>
      </w:r>
      <w:r>
        <w:rPr>
          <w:rFonts w:ascii="仿宋" w:hAnsi="仿宋" w:eastAsia="仿宋"/>
        </w:rPr>
        <w:t>（</w:t>
      </w:r>
      <w:r>
        <w:rPr>
          <w:rFonts w:ascii="仿宋" w:hAnsi="仿宋" w:eastAsia="仿宋"/>
          <w:spacing w:val="-3"/>
        </w:rPr>
        <w:t>或</w:t>
      </w:r>
      <w:r>
        <w:rPr>
          <w:rFonts w:ascii="仿宋" w:hAnsi="仿宋" w:eastAsia="仿宋"/>
        </w:rPr>
        <w:t>）</w:t>
      </w:r>
      <w:r>
        <w:rPr>
          <w:rFonts w:ascii="仿宋" w:hAnsi="仿宋" w:eastAsia="仿宋"/>
          <w:spacing w:val="-3"/>
        </w:rPr>
        <w:t>损坏的部分，但买方应向卖方支付合理的复制、邮寄费用。</w:t>
      </w:r>
    </w:p>
    <w:p w14:paraId="1F551E2C">
      <w:pPr>
        <w:pStyle w:val="5"/>
        <w:numPr>
          <w:ilvl w:val="0"/>
          <w:numId w:val="14"/>
        </w:numPr>
        <w:tabs>
          <w:tab w:val="left" w:pos="802"/>
        </w:tabs>
        <w:spacing w:before="143"/>
        <w:ind w:left="801" w:hanging="402"/>
        <w:jc w:val="left"/>
        <w:rPr>
          <w:rFonts w:ascii="仿宋" w:hAnsi="仿宋" w:eastAsia="仿宋"/>
        </w:rPr>
      </w:pPr>
      <w:bookmarkStart w:id="26" w:name="_bookmark126"/>
      <w:bookmarkEnd w:id="26"/>
      <w:r>
        <w:rPr>
          <w:rFonts w:ascii="仿宋" w:hAnsi="仿宋" w:eastAsia="仿宋"/>
        </w:rPr>
        <w:t>开箱检验、安装、调试、考核、验收</w:t>
      </w:r>
    </w:p>
    <w:p w14:paraId="49D345D5">
      <w:pPr>
        <w:pStyle w:val="6"/>
        <w:numPr>
          <w:ilvl w:val="1"/>
          <w:numId w:val="14"/>
        </w:numPr>
        <w:tabs>
          <w:tab w:val="left" w:pos="1027"/>
        </w:tabs>
        <w:ind w:left="1026" w:hanging="490"/>
        <w:rPr>
          <w:rFonts w:ascii="仿宋" w:hAnsi="仿宋" w:eastAsia="仿宋"/>
        </w:rPr>
      </w:pPr>
      <w:bookmarkStart w:id="27" w:name="_bookmark127"/>
      <w:bookmarkEnd w:id="27"/>
      <w:r>
        <w:rPr>
          <w:rFonts w:ascii="仿宋" w:hAnsi="仿宋" w:eastAsia="仿宋"/>
        </w:rPr>
        <w:t>开箱检验</w:t>
      </w:r>
    </w:p>
    <w:p w14:paraId="1143985A">
      <w:pPr>
        <w:pStyle w:val="102"/>
        <w:numPr>
          <w:ilvl w:val="2"/>
          <w:numId w:val="14"/>
        </w:numPr>
        <w:tabs>
          <w:tab w:val="left" w:pos="1346"/>
        </w:tabs>
        <w:spacing w:before="263" w:line="364" w:lineRule="auto"/>
        <w:ind w:right="693" w:firstLine="419"/>
        <w:rPr>
          <w:rFonts w:ascii="仿宋" w:hAnsi="仿宋" w:eastAsia="仿宋"/>
        </w:rPr>
      </w:pPr>
      <w:r>
        <w:rPr>
          <w:rFonts w:ascii="仿宋" w:hAnsi="仿宋" w:eastAsia="仿宋"/>
          <w:spacing w:val="-8"/>
        </w:rPr>
        <w:t>合同</w:t>
      </w:r>
      <w:r>
        <w:rPr>
          <w:rFonts w:hint="eastAsia" w:ascii="仿宋" w:hAnsi="仿宋" w:eastAsia="仿宋"/>
          <w:spacing w:val="-8"/>
        </w:rPr>
        <w:t>设备</w:t>
      </w:r>
      <w:r>
        <w:rPr>
          <w:rFonts w:ascii="仿宋" w:hAnsi="仿宋" w:eastAsia="仿宋"/>
          <w:spacing w:val="-8"/>
        </w:rPr>
        <w:t>交付后应进行开箱检验，即合同</w:t>
      </w:r>
      <w:r>
        <w:rPr>
          <w:rFonts w:hint="eastAsia" w:ascii="仿宋" w:hAnsi="仿宋" w:eastAsia="仿宋"/>
          <w:spacing w:val="-8"/>
        </w:rPr>
        <w:t>设备</w:t>
      </w:r>
      <w:r>
        <w:rPr>
          <w:rFonts w:ascii="仿宋" w:hAnsi="仿宋" w:eastAsia="仿宋"/>
          <w:spacing w:val="-8"/>
        </w:rPr>
        <w:t>数量及外观检验。开箱检验在专用合同</w:t>
      </w:r>
      <w:r>
        <w:rPr>
          <w:rFonts w:ascii="仿宋" w:hAnsi="仿宋" w:eastAsia="仿宋"/>
          <w:spacing w:val="-5"/>
        </w:rPr>
        <w:t>条款约定的下列任一种时间进行：</w:t>
      </w:r>
    </w:p>
    <w:p w14:paraId="73FB7024">
      <w:pPr>
        <w:pStyle w:val="102"/>
        <w:numPr>
          <w:ilvl w:val="0"/>
          <w:numId w:val="16"/>
        </w:numPr>
        <w:tabs>
          <w:tab w:val="left" w:pos="1350"/>
        </w:tabs>
        <w:spacing w:before="1"/>
        <w:ind w:hanging="530"/>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交付时；</w:t>
      </w:r>
    </w:p>
    <w:p w14:paraId="78F9E3EA">
      <w:pPr>
        <w:pStyle w:val="102"/>
        <w:numPr>
          <w:ilvl w:val="0"/>
          <w:numId w:val="16"/>
        </w:numPr>
        <w:tabs>
          <w:tab w:val="left" w:pos="1350"/>
        </w:tabs>
        <w:spacing w:before="139"/>
        <w:ind w:hanging="530"/>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交付后的一定期限内。</w:t>
      </w:r>
    </w:p>
    <w:p w14:paraId="4501BF98">
      <w:pPr>
        <w:pStyle w:val="22"/>
        <w:spacing w:before="138" w:line="364" w:lineRule="auto"/>
        <w:ind w:left="400" w:right="644" w:firstLine="419"/>
        <w:rPr>
          <w:rFonts w:ascii="仿宋" w:hAnsi="仿宋" w:eastAsia="仿宋"/>
          <w:sz w:val="22"/>
          <w:szCs w:val="22"/>
        </w:rPr>
      </w:pPr>
      <w:r>
        <w:rPr>
          <w:rFonts w:ascii="仿宋" w:hAnsi="仿宋" w:eastAsia="仿宋"/>
          <w:sz w:val="22"/>
          <w:szCs w:val="22"/>
        </w:rPr>
        <w:t>如开箱检验不在合同</w:t>
      </w:r>
      <w:r>
        <w:rPr>
          <w:rFonts w:hint="eastAsia" w:ascii="仿宋" w:hAnsi="仿宋" w:eastAsia="仿宋"/>
          <w:sz w:val="22"/>
          <w:szCs w:val="22"/>
        </w:rPr>
        <w:t>设备</w:t>
      </w:r>
      <w:r>
        <w:rPr>
          <w:rFonts w:ascii="仿宋" w:hAnsi="仿宋" w:eastAsia="仿宋"/>
          <w:sz w:val="22"/>
          <w:szCs w:val="22"/>
        </w:rPr>
        <w:t>交付时进行，买方应在开箱检验 3 日前将开箱检验的时间和地点通知卖方。</w:t>
      </w:r>
    </w:p>
    <w:p w14:paraId="66F0777B">
      <w:pPr>
        <w:pStyle w:val="102"/>
        <w:numPr>
          <w:ilvl w:val="2"/>
          <w:numId w:val="14"/>
        </w:numPr>
        <w:tabs>
          <w:tab w:val="left" w:pos="1346"/>
        </w:tabs>
        <w:spacing w:line="268" w:lineRule="exact"/>
        <w:ind w:left="1346" w:hanging="526"/>
        <w:rPr>
          <w:rFonts w:ascii="仿宋" w:hAnsi="仿宋" w:eastAsia="仿宋"/>
        </w:rPr>
      </w:pPr>
      <w:r>
        <w:rPr>
          <w:rFonts w:ascii="仿宋" w:hAnsi="仿宋" w:eastAsia="仿宋"/>
          <w:spacing w:val="-3"/>
        </w:rPr>
        <w:t>除专用合同条款另有约定外，合同</w:t>
      </w:r>
      <w:r>
        <w:rPr>
          <w:rFonts w:hint="eastAsia" w:ascii="仿宋" w:hAnsi="仿宋" w:eastAsia="仿宋"/>
          <w:spacing w:val="-3"/>
        </w:rPr>
        <w:t>设备</w:t>
      </w:r>
      <w:r>
        <w:rPr>
          <w:rFonts w:ascii="仿宋" w:hAnsi="仿宋" w:eastAsia="仿宋"/>
          <w:spacing w:val="-3"/>
        </w:rPr>
        <w:t>的开箱检验应在施工场地进行。</w:t>
      </w:r>
    </w:p>
    <w:p w14:paraId="49E7624F">
      <w:pPr>
        <w:pStyle w:val="102"/>
        <w:numPr>
          <w:ilvl w:val="2"/>
          <w:numId w:val="14"/>
        </w:numPr>
        <w:tabs>
          <w:tab w:val="left" w:pos="1346"/>
        </w:tabs>
        <w:spacing w:before="142"/>
        <w:ind w:left="1346" w:hanging="526"/>
        <w:jc w:val="both"/>
        <w:rPr>
          <w:rFonts w:ascii="仿宋" w:hAnsi="仿宋" w:eastAsia="仿宋"/>
        </w:rPr>
      </w:pPr>
      <w:r>
        <w:rPr>
          <w:rFonts w:ascii="仿宋" w:hAnsi="仿宋" w:eastAsia="仿宋"/>
          <w:spacing w:val="-3"/>
        </w:rPr>
        <w:t>开箱检验由买卖双方共同进行，卖方应自负费用派遣代表到场参加开箱检验。</w:t>
      </w:r>
    </w:p>
    <w:p w14:paraId="68F967C4">
      <w:pPr>
        <w:pStyle w:val="102"/>
        <w:numPr>
          <w:ilvl w:val="2"/>
          <w:numId w:val="14"/>
        </w:numPr>
        <w:tabs>
          <w:tab w:val="left" w:pos="1349"/>
        </w:tabs>
        <w:spacing w:before="139" w:line="364" w:lineRule="auto"/>
        <w:ind w:right="589" w:firstLine="419"/>
        <w:jc w:val="both"/>
        <w:rPr>
          <w:rFonts w:ascii="仿宋" w:hAnsi="仿宋" w:eastAsia="仿宋"/>
        </w:rPr>
      </w:pPr>
      <w:r>
        <w:rPr>
          <w:rFonts w:ascii="仿宋" w:hAnsi="仿宋" w:eastAsia="仿宋"/>
          <w:spacing w:val="-4"/>
        </w:rPr>
        <w:t xml:space="preserve">在开箱检验中，买方和卖方应共同签署数量、外观检验报告，报告应列明检验结果， </w:t>
      </w:r>
      <w:r>
        <w:rPr>
          <w:rFonts w:ascii="仿宋" w:hAnsi="仿宋" w:eastAsia="仿宋"/>
          <w:spacing w:val="-3"/>
        </w:rPr>
        <w:t>包括检验合格或发现的任何短缺、损坏或其它与合同约定不符的情形。</w:t>
      </w:r>
    </w:p>
    <w:p w14:paraId="17CFB233">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6"/>
        </w:rPr>
        <w:t>如果卖方代表未能依约或按买方通知到场参加开箱检验，买方有权在卖方代表未在场的情况下进行开箱检验，并签署数量、外观检验报告，对于该检验报告和检验结果，视为卖方</w:t>
      </w:r>
      <w:r>
        <w:rPr>
          <w:rFonts w:ascii="仿宋" w:hAnsi="仿宋" w:eastAsia="仿宋"/>
          <w:spacing w:val="-4"/>
        </w:rPr>
        <w:t>已接受，但卖方确有合理理由且事先与买方协商推迟开箱检验时间的除外。</w:t>
      </w:r>
    </w:p>
    <w:p w14:paraId="052C41F8">
      <w:pPr>
        <w:pStyle w:val="102"/>
        <w:numPr>
          <w:ilvl w:val="2"/>
          <w:numId w:val="14"/>
        </w:numPr>
        <w:tabs>
          <w:tab w:val="left" w:pos="1346"/>
        </w:tabs>
        <w:spacing w:line="364" w:lineRule="auto"/>
        <w:ind w:right="691" w:firstLine="419"/>
        <w:jc w:val="both"/>
        <w:rPr>
          <w:rFonts w:ascii="仿宋" w:hAnsi="仿宋" w:eastAsia="仿宋"/>
          <w:spacing w:val="-7"/>
        </w:rPr>
      </w:pPr>
      <w:r>
        <w:rPr>
          <w:rFonts w:ascii="仿宋" w:hAnsi="仿宋" w:eastAsia="仿宋"/>
          <w:spacing w:val="-7"/>
        </w:rPr>
        <w:t>如开箱检验不在合同</w:t>
      </w:r>
      <w:r>
        <w:rPr>
          <w:rFonts w:hint="eastAsia" w:ascii="仿宋" w:hAnsi="仿宋" w:eastAsia="仿宋"/>
          <w:spacing w:val="-7"/>
        </w:rPr>
        <w:t>设备</w:t>
      </w:r>
      <w:r>
        <w:rPr>
          <w:rFonts w:ascii="仿宋" w:hAnsi="仿宋" w:eastAsia="仿宋"/>
          <w:spacing w:val="-7"/>
        </w:rPr>
        <w:t>交付时进行，则合同</w:t>
      </w:r>
      <w:r>
        <w:rPr>
          <w:rFonts w:hint="eastAsia" w:ascii="仿宋" w:hAnsi="仿宋" w:eastAsia="仿宋"/>
          <w:spacing w:val="-7"/>
        </w:rPr>
        <w:t>设备</w:t>
      </w:r>
      <w:r>
        <w:rPr>
          <w:rFonts w:ascii="仿宋" w:hAnsi="仿宋" w:eastAsia="仿宋"/>
          <w:spacing w:val="-7"/>
        </w:rPr>
        <w:t>交付以后到开箱检验之前，应由买方负责按交货时外包装原样对合同</w:t>
      </w:r>
      <w:r>
        <w:rPr>
          <w:rFonts w:hint="eastAsia" w:ascii="仿宋" w:hAnsi="仿宋" w:eastAsia="仿宋"/>
          <w:spacing w:val="-7"/>
        </w:rPr>
        <w:t>设备</w:t>
      </w:r>
      <w:r>
        <w:rPr>
          <w:rFonts w:ascii="仿宋" w:hAnsi="仿宋" w:eastAsia="仿宋"/>
          <w:spacing w:val="-7"/>
        </w:rPr>
        <w:t>进行妥善保管。除专用合同条款另有约定外，在开箱检验时如果合同</w:t>
      </w:r>
      <w:r>
        <w:rPr>
          <w:rFonts w:hint="eastAsia" w:ascii="仿宋" w:hAnsi="仿宋" w:eastAsia="仿宋"/>
          <w:spacing w:val="-7"/>
        </w:rPr>
        <w:t>设备</w:t>
      </w:r>
      <w:r>
        <w:rPr>
          <w:rFonts w:ascii="仿宋" w:hAnsi="仿宋" w:eastAsia="仿宋"/>
          <w:spacing w:val="-7"/>
        </w:rPr>
        <w:t>外包装与交货时一致，则开箱检验中发现的合同</w:t>
      </w:r>
      <w:r>
        <w:rPr>
          <w:rFonts w:hint="eastAsia" w:ascii="仿宋" w:hAnsi="仿宋" w:eastAsia="仿宋"/>
          <w:spacing w:val="-7"/>
        </w:rPr>
        <w:t>设备</w:t>
      </w:r>
      <w:r>
        <w:rPr>
          <w:rFonts w:ascii="仿宋" w:hAnsi="仿宋" w:eastAsia="仿宋"/>
          <w:spacing w:val="-7"/>
        </w:rPr>
        <w:t>的短缺、损坏或其它与合同约定不符的情形，由卖方负责，卖方应补齐、更换及采取其他补救措施。如果在开箱检验时合同</w:t>
      </w:r>
      <w:r>
        <w:rPr>
          <w:rFonts w:hint="eastAsia" w:ascii="仿宋" w:hAnsi="仿宋" w:eastAsia="仿宋"/>
          <w:spacing w:val="-7"/>
        </w:rPr>
        <w:t>设备</w:t>
      </w:r>
      <w:r>
        <w:rPr>
          <w:rFonts w:ascii="仿宋" w:hAnsi="仿宋" w:eastAsia="仿宋"/>
          <w:spacing w:val="-7"/>
        </w:rPr>
        <w:t>外包装不是交货时的包装或虽是交货时的包装但与交货时不一致且出现很可能导致合同</w:t>
      </w:r>
      <w:r>
        <w:rPr>
          <w:rFonts w:hint="eastAsia" w:ascii="仿宋" w:hAnsi="仿宋" w:eastAsia="仿宋"/>
          <w:spacing w:val="-7"/>
        </w:rPr>
        <w:t>设备</w:t>
      </w:r>
      <w:r>
        <w:rPr>
          <w:rFonts w:ascii="仿宋" w:hAnsi="仿宋" w:eastAsia="仿宋"/>
          <w:spacing w:val="-7"/>
        </w:rPr>
        <w:t>短缺或损坏的包装破损，则开箱检验中发现合同</w:t>
      </w:r>
      <w:r>
        <w:rPr>
          <w:rFonts w:hint="eastAsia" w:ascii="仿宋" w:hAnsi="仿宋" w:eastAsia="仿宋"/>
          <w:spacing w:val="-7"/>
        </w:rPr>
        <w:t>设备</w:t>
      </w:r>
      <w:r>
        <w:rPr>
          <w:rFonts w:ascii="仿宋" w:hAnsi="仿宋" w:eastAsia="仿宋"/>
          <w:spacing w:val="-7"/>
        </w:rPr>
        <w:t>短缺、损坏或其它与合同约定不符的情形的风险，由买方承担，但买方能够证明是由于卖方原因或合同</w:t>
      </w:r>
      <w:r>
        <w:rPr>
          <w:rFonts w:hint="eastAsia" w:ascii="仿宋" w:hAnsi="仿宋" w:eastAsia="仿宋"/>
          <w:spacing w:val="-7"/>
        </w:rPr>
        <w:t>设备</w:t>
      </w:r>
      <w:r>
        <w:rPr>
          <w:rFonts w:ascii="仿宋" w:hAnsi="仿宋" w:eastAsia="仿宋"/>
          <w:spacing w:val="-7"/>
        </w:rPr>
        <w:t>交付前非买方原因导致的除外。</w:t>
      </w:r>
    </w:p>
    <w:p w14:paraId="5F8C2FA2">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7"/>
        </w:rPr>
        <w:t>如双方在专用合同条款和（或）</w:t>
      </w:r>
      <w:r>
        <w:rPr>
          <w:rFonts w:hint="eastAsia" w:ascii="仿宋" w:hAnsi="仿宋" w:eastAsia="仿宋"/>
          <w:spacing w:val="-7"/>
          <w:lang w:val="en-US"/>
        </w:rPr>
        <w:t>用户需求书</w:t>
      </w:r>
      <w:r>
        <w:rPr>
          <w:rFonts w:ascii="仿宋" w:hAnsi="仿宋" w:eastAsia="仿宋"/>
          <w:spacing w:val="-7"/>
        </w:rPr>
        <w:t>等合同文件中约定由第三方检测机构对合同</w:t>
      </w:r>
      <w:r>
        <w:rPr>
          <w:rFonts w:hint="eastAsia" w:ascii="仿宋" w:hAnsi="仿宋" w:eastAsia="仿宋"/>
          <w:spacing w:val="-3"/>
        </w:rPr>
        <w:t>设备</w:t>
      </w:r>
      <w:r>
        <w:rPr>
          <w:rFonts w:ascii="仿宋" w:hAnsi="仿宋" w:eastAsia="仿宋"/>
          <w:spacing w:val="-3"/>
        </w:rPr>
        <w:t>进行开箱检验或在开箱检验过程中另行约定由第三方检验的，则第三方检测机构的检验结果对双方均具有约束力。</w:t>
      </w:r>
    </w:p>
    <w:p w14:paraId="7982E2C2">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7"/>
        </w:rPr>
        <w:t>开箱检验的检验结果不能对抗在合同</w:t>
      </w:r>
      <w:r>
        <w:rPr>
          <w:rFonts w:hint="eastAsia" w:ascii="仿宋" w:hAnsi="仿宋" w:eastAsia="仿宋"/>
          <w:spacing w:val="-7"/>
        </w:rPr>
        <w:t>设备</w:t>
      </w:r>
      <w:r>
        <w:rPr>
          <w:rFonts w:ascii="仿宋" w:hAnsi="仿宋" w:eastAsia="仿宋"/>
          <w:spacing w:val="-7"/>
        </w:rPr>
        <w:t>的安装、调试、考核、验收中及质量保证期内发现的合同</w:t>
      </w:r>
      <w:r>
        <w:rPr>
          <w:rFonts w:hint="eastAsia" w:ascii="仿宋" w:hAnsi="仿宋" w:eastAsia="仿宋"/>
          <w:spacing w:val="-7"/>
        </w:rPr>
        <w:t>设备</w:t>
      </w:r>
      <w:r>
        <w:rPr>
          <w:rFonts w:ascii="仿宋" w:hAnsi="仿宋" w:eastAsia="仿宋"/>
          <w:spacing w:val="-7"/>
        </w:rPr>
        <w:t>质量问题，也不能免除或影响卖方依照合同约定对买方负有的包括合同</w:t>
      </w:r>
      <w:r>
        <w:rPr>
          <w:rFonts w:hint="eastAsia" w:ascii="仿宋" w:hAnsi="仿宋" w:eastAsia="仿宋"/>
          <w:spacing w:val="-7"/>
        </w:rPr>
        <w:t>设备</w:t>
      </w:r>
      <w:r>
        <w:rPr>
          <w:rFonts w:ascii="仿宋" w:hAnsi="仿宋" w:eastAsia="仿宋"/>
          <w:spacing w:val="-5"/>
        </w:rPr>
        <w:t>质量在内的任何义务或责任。</w:t>
      </w:r>
    </w:p>
    <w:p w14:paraId="68900A6C">
      <w:pPr>
        <w:pStyle w:val="22"/>
        <w:spacing w:before="11"/>
        <w:rPr>
          <w:rFonts w:ascii="仿宋" w:hAnsi="仿宋" w:eastAsia="仿宋"/>
          <w:sz w:val="19"/>
        </w:rPr>
      </w:pPr>
    </w:p>
    <w:p w14:paraId="56EAD6B0">
      <w:pPr>
        <w:pStyle w:val="6"/>
        <w:numPr>
          <w:ilvl w:val="1"/>
          <w:numId w:val="14"/>
        </w:numPr>
        <w:tabs>
          <w:tab w:val="left" w:pos="1027"/>
        </w:tabs>
        <w:ind w:left="1026" w:hanging="490"/>
        <w:rPr>
          <w:rFonts w:ascii="仿宋" w:hAnsi="仿宋" w:eastAsia="仿宋"/>
        </w:rPr>
      </w:pPr>
      <w:bookmarkStart w:id="28" w:name="_bookmark128"/>
      <w:bookmarkEnd w:id="28"/>
      <w:r>
        <w:rPr>
          <w:rFonts w:ascii="仿宋" w:hAnsi="仿宋" w:eastAsia="仿宋"/>
        </w:rPr>
        <w:t>安装、调试</w:t>
      </w:r>
    </w:p>
    <w:p w14:paraId="51F08CE2">
      <w:pPr>
        <w:pStyle w:val="102"/>
        <w:numPr>
          <w:ilvl w:val="2"/>
          <w:numId w:val="14"/>
        </w:numPr>
        <w:tabs>
          <w:tab w:val="left" w:pos="1346"/>
        </w:tabs>
        <w:spacing w:before="266" w:line="364" w:lineRule="auto"/>
        <w:ind w:right="693" w:firstLine="419"/>
        <w:rPr>
          <w:rFonts w:ascii="仿宋" w:hAnsi="仿宋" w:eastAsia="仿宋"/>
        </w:rPr>
      </w:pPr>
      <w:r>
        <w:rPr>
          <w:rFonts w:ascii="仿宋" w:hAnsi="仿宋" w:eastAsia="仿宋"/>
          <w:spacing w:val="-19"/>
        </w:rPr>
        <w:t>开箱检验完成后，双方应对合同</w:t>
      </w:r>
      <w:r>
        <w:rPr>
          <w:rFonts w:hint="eastAsia" w:ascii="仿宋" w:hAnsi="仿宋" w:eastAsia="仿宋"/>
          <w:spacing w:val="-19"/>
        </w:rPr>
        <w:t>设备</w:t>
      </w:r>
      <w:r>
        <w:rPr>
          <w:rFonts w:ascii="仿宋" w:hAnsi="仿宋" w:eastAsia="仿宋"/>
          <w:spacing w:val="-19"/>
        </w:rPr>
        <w:t>进行安装、调试，以使其具备考核的状态。安装、</w:t>
      </w:r>
      <w:r>
        <w:rPr>
          <w:rFonts w:ascii="仿宋" w:hAnsi="仿宋" w:eastAsia="仿宋"/>
          <w:spacing w:val="-8"/>
        </w:rPr>
        <w:t>调试应按照专用合同条款约定的下列任一种方式进行：</w:t>
      </w:r>
    </w:p>
    <w:p w14:paraId="0984A04B">
      <w:pPr>
        <w:pStyle w:val="102"/>
        <w:numPr>
          <w:ilvl w:val="0"/>
          <w:numId w:val="17"/>
        </w:numPr>
        <w:tabs>
          <w:tab w:val="left" w:pos="1350"/>
        </w:tabs>
        <w:spacing w:line="267" w:lineRule="exact"/>
        <w:ind w:hanging="530"/>
        <w:rPr>
          <w:rFonts w:ascii="仿宋" w:hAnsi="仿宋" w:eastAsia="仿宋"/>
        </w:rPr>
      </w:pPr>
      <w:r>
        <w:rPr>
          <w:rFonts w:ascii="仿宋" w:hAnsi="仿宋" w:eastAsia="仿宋"/>
          <w:spacing w:val="-3"/>
        </w:rPr>
        <w:t>卖方按照合同约定完成合同</w:t>
      </w:r>
      <w:r>
        <w:rPr>
          <w:rFonts w:hint="eastAsia" w:ascii="仿宋" w:hAnsi="仿宋" w:eastAsia="仿宋"/>
          <w:spacing w:val="-3"/>
        </w:rPr>
        <w:t>设备</w:t>
      </w:r>
      <w:r>
        <w:rPr>
          <w:rFonts w:ascii="仿宋" w:hAnsi="仿宋" w:eastAsia="仿宋"/>
          <w:spacing w:val="-3"/>
        </w:rPr>
        <w:t>的安装、调试工作；</w:t>
      </w:r>
    </w:p>
    <w:p w14:paraId="0F6CABC3">
      <w:pPr>
        <w:pStyle w:val="102"/>
        <w:numPr>
          <w:ilvl w:val="0"/>
          <w:numId w:val="17"/>
        </w:numPr>
        <w:tabs>
          <w:tab w:val="left" w:pos="1350"/>
        </w:tabs>
        <w:spacing w:before="139"/>
        <w:ind w:hanging="530"/>
        <w:rPr>
          <w:rFonts w:ascii="仿宋" w:hAnsi="仿宋" w:eastAsia="仿宋"/>
        </w:rPr>
      </w:pPr>
      <w:r>
        <w:rPr>
          <w:rFonts w:ascii="仿宋" w:hAnsi="仿宋" w:eastAsia="仿宋"/>
          <w:spacing w:val="-3"/>
        </w:rPr>
        <w:t>买方或买方安排第三方负责合同</w:t>
      </w:r>
      <w:r>
        <w:rPr>
          <w:rFonts w:hint="eastAsia" w:ascii="仿宋" w:hAnsi="仿宋" w:eastAsia="仿宋"/>
          <w:spacing w:val="-3"/>
        </w:rPr>
        <w:t>设备</w:t>
      </w:r>
      <w:r>
        <w:rPr>
          <w:rFonts w:ascii="仿宋" w:hAnsi="仿宋" w:eastAsia="仿宋"/>
          <w:spacing w:val="-3"/>
        </w:rPr>
        <w:t>的安装、调试工作，卖方提供技术服务。</w:t>
      </w:r>
    </w:p>
    <w:p w14:paraId="40D3289D">
      <w:pPr>
        <w:pStyle w:val="22"/>
        <w:spacing w:before="141" w:line="364" w:lineRule="auto"/>
        <w:ind w:left="400" w:right="693" w:firstLine="419"/>
        <w:jc w:val="both"/>
        <w:rPr>
          <w:rFonts w:ascii="仿宋" w:hAnsi="仿宋" w:eastAsia="仿宋"/>
          <w:sz w:val="22"/>
          <w:szCs w:val="22"/>
        </w:rPr>
      </w:pPr>
      <w:r>
        <w:rPr>
          <w:rFonts w:ascii="仿宋" w:hAnsi="仿宋" w:eastAsia="仿宋"/>
          <w:sz w:val="22"/>
          <w:szCs w:val="22"/>
        </w:rPr>
        <w:t>除专用合同条款另有约定外，在安装、调试过程中，如由于买方或买方安排的第三方未按照卖方现场服务人员的指导导致安装、调试不成功和（或）出现合同</w:t>
      </w:r>
      <w:r>
        <w:rPr>
          <w:rFonts w:hint="eastAsia" w:ascii="仿宋" w:hAnsi="仿宋" w:eastAsia="仿宋"/>
          <w:sz w:val="22"/>
          <w:szCs w:val="22"/>
        </w:rPr>
        <w:t>设备</w:t>
      </w:r>
      <w:r>
        <w:rPr>
          <w:rFonts w:ascii="仿宋" w:hAnsi="仿宋" w:eastAsia="仿宋"/>
          <w:sz w:val="22"/>
          <w:szCs w:val="22"/>
        </w:rPr>
        <w:t>损坏，买方应自行承担责任。如在买方或买方安排的第三方按照卖方现场服务人员的指导进行安装、调试的情况下出现安装、调试不成功和（或）造成合同</w:t>
      </w:r>
      <w:r>
        <w:rPr>
          <w:rFonts w:hint="eastAsia" w:ascii="仿宋" w:hAnsi="仿宋" w:eastAsia="仿宋"/>
          <w:sz w:val="22"/>
          <w:szCs w:val="22"/>
        </w:rPr>
        <w:t>设备</w:t>
      </w:r>
      <w:r>
        <w:rPr>
          <w:rFonts w:ascii="仿宋" w:hAnsi="仿宋" w:eastAsia="仿宋"/>
          <w:sz w:val="22"/>
          <w:szCs w:val="22"/>
        </w:rPr>
        <w:t>损坏的情况，卖方应承担责任。</w:t>
      </w:r>
    </w:p>
    <w:p w14:paraId="2B40A986">
      <w:pPr>
        <w:pStyle w:val="102"/>
        <w:numPr>
          <w:ilvl w:val="2"/>
          <w:numId w:val="14"/>
        </w:numPr>
        <w:tabs>
          <w:tab w:val="left" w:pos="1346"/>
        </w:tabs>
        <w:spacing w:line="367" w:lineRule="auto"/>
        <w:ind w:right="694" w:firstLine="419"/>
        <w:jc w:val="both"/>
        <w:rPr>
          <w:rFonts w:ascii="仿宋" w:hAnsi="仿宋" w:eastAsia="仿宋"/>
        </w:rPr>
      </w:pPr>
      <w:r>
        <w:rPr>
          <w:rFonts w:ascii="仿宋" w:hAnsi="仿宋" w:eastAsia="仿宋"/>
          <w:spacing w:val="-9"/>
        </w:rPr>
        <w:t>除专用合同条款另有约定外，安装、调试中合同</w:t>
      </w:r>
      <w:r>
        <w:rPr>
          <w:rFonts w:hint="eastAsia" w:ascii="仿宋" w:hAnsi="仿宋" w:eastAsia="仿宋"/>
          <w:spacing w:val="-9"/>
        </w:rPr>
        <w:t>设备</w:t>
      </w:r>
      <w:r>
        <w:rPr>
          <w:rFonts w:ascii="仿宋" w:hAnsi="仿宋" w:eastAsia="仿宋"/>
          <w:spacing w:val="-9"/>
        </w:rPr>
        <w:t>运行需要的用水、用电、其他动</w:t>
      </w:r>
      <w:r>
        <w:rPr>
          <w:rFonts w:ascii="仿宋" w:hAnsi="仿宋" w:eastAsia="仿宋"/>
          <w:spacing w:val="-6"/>
        </w:rPr>
        <w:t>力和原</w:t>
      </w:r>
      <w:r>
        <w:rPr>
          <w:rFonts w:hint="eastAsia" w:ascii="仿宋" w:hAnsi="仿宋" w:eastAsia="仿宋"/>
          <w:spacing w:val="-6"/>
        </w:rPr>
        <w:t>设备</w:t>
      </w:r>
      <w:r>
        <w:rPr>
          <w:rFonts w:ascii="仿宋" w:hAnsi="仿宋" w:eastAsia="仿宋"/>
        </w:rPr>
        <w:t>（</w:t>
      </w:r>
      <w:r>
        <w:rPr>
          <w:rFonts w:ascii="仿宋" w:hAnsi="仿宋" w:eastAsia="仿宋"/>
          <w:spacing w:val="-3"/>
        </w:rPr>
        <w:t>如需要</w:t>
      </w:r>
      <w:r>
        <w:rPr>
          <w:rFonts w:ascii="仿宋" w:hAnsi="仿宋" w:eastAsia="仿宋"/>
        </w:rPr>
        <w:t>）</w:t>
      </w:r>
      <w:r>
        <w:rPr>
          <w:rFonts w:ascii="仿宋" w:hAnsi="仿宋" w:eastAsia="仿宋"/>
          <w:spacing w:val="-3"/>
        </w:rPr>
        <w:t>等均由买方承担。</w:t>
      </w:r>
    </w:p>
    <w:p w14:paraId="0CD53FDB">
      <w:pPr>
        <w:pStyle w:val="102"/>
        <w:numPr>
          <w:ilvl w:val="2"/>
          <w:numId w:val="14"/>
        </w:numPr>
        <w:tabs>
          <w:tab w:val="left" w:pos="1346"/>
        </w:tabs>
        <w:spacing w:line="264" w:lineRule="exact"/>
        <w:ind w:left="1346" w:hanging="526"/>
        <w:jc w:val="both"/>
        <w:rPr>
          <w:rFonts w:ascii="仿宋" w:hAnsi="仿宋" w:eastAsia="仿宋"/>
        </w:rPr>
      </w:pPr>
      <w:r>
        <w:rPr>
          <w:rFonts w:ascii="仿宋" w:hAnsi="仿宋" w:eastAsia="仿宋"/>
          <w:spacing w:val="-3"/>
        </w:rPr>
        <w:t>双方应对合同</w:t>
      </w:r>
      <w:r>
        <w:rPr>
          <w:rFonts w:hint="eastAsia" w:ascii="仿宋" w:hAnsi="仿宋" w:eastAsia="仿宋"/>
          <w:spacing w:val="-3"/>
        </w:rPr>
        <w:t>设备</w:t>
      </w:r>
      <w:r>
        <w:rPr>
          <w:rFonts w:ascii="仿宋" w:hAnsi="仿宋" w:eastAsia="仿宋"/>
          <w:spacing w:val="-3"/>
        </w:rPr>
        <w:t>的安装、调试情况共同及时进行记录。</w:t>
      </w:r>
    </w:p>
    <w:p w14:paraId="728EFB5B">
      <w:pPr>
        <w:pStyle w:val="22"/>
        <w:spacing w:before="10"/>
        <w:rPr>
          <w:rFonts w:ascii="仿宋" w:hAnsi="仿宋" w:eastAsia="仿宋"/>
          <w:sz w:val="30"/>
        </w:rPr>
      </w:pPr>
    </w:p>
    <w:p w14:paraId="162A3E19">
      <w:pPr>
        <w:pStyle w:val="6"/>
        <w:numPr>
          <w:ilvl w:val="1"/>
          <w:numId w:val="14"/>
        </w:numPr>
        <w:tabs>
          <w:tab w:val="left" w:pos="1027"/>
        </w:tabs>
        <w:ind w:left="1026" w:hanging="490"/>
        <w:rPr>
          <w:rFonts w:ascii="仿宋" w:hAnsi="仿宋" w:eastAsia="仿宋"/>
        </w:rPr>
      </w:pPr>
      <w:bookmarkStart w:id="29" w:name="_bookmark129"/>
      <w:bookmarkEnd w:id="29"/>
      <w:r>
        <w:rPr>
          <w:rFonts w:ascii="仿宋" w:hAnsi="仿宋" w:eastAsia="仿宋"/>
        </w:rPr>
        <w:t>考核</w:t>
      </w:r>
    </w:p>
    <w:p w14:paraId="2F426C1B">
      <w:pPr>
        <w:pStyle w:val="102"/>
        <w:numPr>
          <w:ilvl w:val="2"/>
          <w:numId w:val="14"/>
        </w:numPr>
        <w:tabs>
          <w:tab w:val="left" w:pos="1346"/>
        </w:tabs>
        <w:spacing w:before="266" w:line="364" w:lineRule="auto"/>
        <w:ind w:right="693" w:firstLine="419"/>
        <w:jc w:val="both"/>
        <w:rPr>
          <w:rFonts w:ascii="仿宋" w:hAnsi="仿宋" w:eastAsia="仿宋"/>
        </w:rPr>
      </w:pPr>
      <w:r>
        <w:rPr>
          <w:rFonts w:ascii="仿宋" w:hAnsi="仿宋" w:eastAsia="仿宋"/>
          <w:spacing w:val="-10"/>
        </w:rPr>
        <w:t>安装、调试完成后，双方应对合同</w:t>
      </w:r>
      <w:r>
        <w:rPr>
          <w:rFonts w:hint="eastAsia" w:ascii="仿宋" w:hAnsi="仿宋" w:eastAsia="仿宋"/>
          <w:spacing w:val="-10"/>
        </w:rPr>
        <w:t>设备</w:t>
      </w:r>
      <w:r>
        <w:rPr>
          <w:rFonts w:ascii="仿宋" w:hAnsi="仿宋" w:eastAsia="仿宋"/>
          <w:spacing w:val="-10"/>
        </w:rPr>
        <w:t>进行考核，以确定合同</w:t>
      </w:r>
      <w:r>
        <w:rPr>
          <w:rFonts w:hint="eastAsia" w:ascii="仿宋" w:hAnsi="仿宋" w:eastAsia="仿宋"/>
          <w:spacing w:val="-10"/>
        </w:rPr>
        <w:t>设备</w:t>
      </w:r>
      <w:r>
        <w:rPr>
          <w:rFonts w:ascii="仿宋" w:hAnsi="仿宋" w:eastAsia="仿宋"/>
          <w:spacing w:val="-10"/>
        </w:rPr>
        <w:t>是否达到合同约定的技术性能考核指标。除专用合同条款另有约定外，考核中合同</w:t>
      </w:r>
      <w:r>
        <w:rPr>
          <w:rFonts w:hint="eastAsia" w:ascii="仿宋" w:hAnsi="仿宋" w:eastAsia="仿宋"/>
          <w:spacing w:val="-10"/>
        </w:rPr>
        <w:t>设备</w:t>
      </w:r>
      <w:r>
        <w:rPr>
          <w:rFonts w:ascii="仿宋" w:hAnsi="仿宋" w:eastAsia="仿宋"/>
          <w:spacing w:val="-10"/>
        </w:rPr>
        <w:t>运行需要的用水、用电、</w:t>
      </w:r>
      <w:r>
        <w:rPr>
          <w:rFonts w:ascii="仿宋" w:hAnsi="仿宋" w:eastAsia="仿宋"/>
          <w:spacing w:val="-3"/>
        </w:rPr>
        <w:t>其他动力和原</w:t>
      </w:r>
      <w:r>
        <w:rPr>
          <w:rFonts w:hint="eastAsia" w:ascii="仿宋" w:hAnsi="仿宋" w:eastAsia="仿宋"/>
          <w:spacing w:val="-3"/>
        </w:rPr>
        <w:t>设备</w:t>
      </w:r>
      <w:r>
        <w:rPr>
          <w:rFonts w:ascii="仿宋" w:hAnsi="仿宋" w:eastAsia="仿宋"/>
          <w:spacing w:val="-3"/>
        </w:rPr>
        <w:t>（</w:t>
      </w:r>
      <w:r>
        <w:rPr>
          <w:rFonts w:ascii="仿宋" w:hAnsi="仿宋" w:eastAsia="仿宋"/>
          <w:spacing w:val="-2"/>
        </w:rPr>
        <w:t>如需要</w:t>
      </w:r>
      <w:r>
        <w:rPr>
          <w:rFonts w:ascii="仿宋" w:hAnsi="仿宋" w:eastAsia="仿宋"/>
        </w:rPr>
        <w:t>）</w:t>
      </w:r>
      <w:r>
        <w:rPr>
          <w:rFonts w:ascii="仿宋" w:hAnsi="仿宋" w:eastAsia="仿宋"/>
          <w:spacing w:val="-3"/>
        </w:rPr>
        <w:t>等均由买方承担。</w:t>
      </w:r>
    </w:p>
    <w:p w14:paraId="1EB93B12">
      <w:pPr>
        <w:pStyle w:val="102"/>
        <w:numPr>
          <w:ilvl w:val="2"/>
          <w:numId w:val="14"/>
        </w:numPr>
        <w:tabs>
          <w:tab w:val="left" w:pos="1346"/>
        </w:tabs>
        <w:spacing w:before="61" w:line="364" w:lineRule="auto"/>
        <w:ind w:right="691" w:firstLine="419"/>
        <w:jc w:val="both"/>
        <w:rPr>
          <w:rFonts w:ascii="仿宋" w:hAnsi="仿宋" w:eastAsia="仿宋"/>
        </w:rPr>
      </w:pPr>
      <w:r>
        <w:rPr>
          <w:rFonts w:ascii="仿宋" w:hAnsi="仿宋" w:eastAsia="仿宋"/>
          <w:spacing w:val="-6"/>
        </w:rPr>
        <w:t>如由于卖方原因合同</w:t>
      </w:r>
      <w:r>
        <w:rPr>
          <w:rFonts w:hint="eastAsia" w:ascii="仿宋" w:hAnsi="仿宋" w:eastAsia="仿宋"/>
          <w:spacing w:val="-6"/>
        </w:rPr>
        <w:t>设备</w:t>
      </w:r>
      <w:r>
        <w:rPr>
          <w:rFonts w:ascii="仿宋" w:hAnsi="仿宋" w:eastAsia="仿宋"/>
          <w:spacing w:val="-6"/>
        </w:rPr>
        <w:t>在考核中未能达到合同约定的技术性能考核指标，则卖方应在双方同意的期限内采取措施消除合同</w:t>
      </w:r>
      <w:r>
        <w:rPr>
          <w:rFonts w:hint="eastAsia" w:ascii="仿宋" w:hAnsi="仿宋" w:eastAsia="仿宋"/>
          <w:spacing w:val="-6"/>
        </w:rPr>
        <w:t>设备</w:t>
      </w:r>
      <w:r>
        <w:rPr>
          <w:rFonts w:ascii="仿宋" w:hAnsi="仿宋" w:eastAsia="仿宋"/>
          <w:spacing w:val="-6"/>
        </w:rPr>
        <w:t>中存在的缺陷，并在缺陷消除以后，尽快进行再次考核。</w:t>
      </w:r>
    </w:p>
    <w:p w14:paraId="4A0C534E">
      <w:pPr>
        <w:pStyle w:val="102"/>
        <w:numPr>
          <w:ilvl w:val="2"/>
          <w:numId w:val="14"/>
        </w:numPr>
        <w:tabs>
          <w:tab w:val="left" w:pos="1294"/>
        </w:tabs>
        <w:spacing w:line="364" w:lineRule="auto"/>
        <w:ind w:right="693" w:firstLine="419"/>
        <w:jc w:val="both"/>
        <w:rPr>
          <w:rFonts w:ascii="仿宋" w:hAnsi="仿宋" w:eastAsia="仿宋"/>
        </w:rPr>
      </w:pPr>
      <w:r>
        <w:rPr>
          <w:rFonts w:ascii="仿宋" w:hAnsi="仿宋" w:eastAsia="仿宋"/>
          <w:spacing w:val="-5"/>
        </w:rPr>
        <w:t>由于卖方原因未能达到技术性能考核指标时，为卖方进行考核的机会不超过三次。如</w:t>
      </w:r>
      <w:r>
        <w:rPr>
          <w:rFonts w:ascii="仿宋" w:hAnsi="仿宋" w:eastAsia="仿宋"/>
          <w:spacing w:val="-6"/>
        </w:rPr>
        <w:t>果由于卖方原因，三次考核均未能达到合同约定的技术性能考核指标，则买卖双方应就合同的</w:t>
      </w:r>
      <w:r>
        <w:rPr>
          <w:rFonts w:ascii="仿宋" w:hAnsi="仿宋" w:eastAsia="仿宋"/>
          <w:spacing w:val="-4"/>
        </w:rPr>
        <w:t>后续履行进行协商，协商不成的，买方有权解除合同。但如合同中约定了或双方在考核中另行达成了合同</w:t>
      </w:r>
      <w:r>
        <w:rPr>
          <w:rFonts w:hint="eastAsia" w:ascii="仿宋" w:hAnsi="仿宋" w:eastAsia="仿宋"/>
          <w:spacing w:val="-4"/>
        </w:rPr>
        <w:t>设备</w:t>
      </w:r>
      <w:r>
        <w:rPr>
          <w:rFonts w:ascii="仿宋" w:hAnsi="仿宋" w:eastAsia="仿宋"/>
          <w:spacing w:val="-4"/>
        </w:rPr>
        <w:t>的最低技术性能考核指标，且合同</w:t>
      </w:r>
      <w:r>
        <w:rPr>
          <w:rFonts w:hint="eastAsia" w:ascii="仿宋" w:hAnsi="仿宋" w:eastAsia="仿宋"/>
          <w:spacing w:val="-4"/>
        </w:rPr>
        <w:t>设备</w:t>
      </w:r>
      <w:r>
        <w:rPr>
          <w:rFonts w:ascii="仿宋" w:hAnsi="仿宋" w:eastAsia="仿宋"/>
          <w:spacing w:val="-4"/>
        </w:rPr>
        <w:t>达到了最低技术性能考核指标的，视为合同</w:t>
      </w:r>
      <w:r>
        <w:rPr>
          <w:rFonts w:hint="eastAsia" w:ascii="仿宋" w:hAnsi="仿宋" w:eastAsia="仿宋"/>
          <w:spacing w:val="-4"/>
        </w:rPr>
        <w:t>设备</w:t>
      </w:r>
      <w:r>
        <w:rPr>
          <w:rFonts w:ascii="仿宋" w:hAnsi="仿宋" w:eastAsia="仿宋"/>
          <w:spacing w:val="-4"/>
        </w:rPr>
        <w:t>已达到技术性能考核指标，买方无权解除合同，且应接受合同</w:t>
      </w:r>
      <w:r>
        <w:rPr>
          <w:rFonts w:hint="eastAsia" w:ascii="仿宋" w:hAnsi="仿宋" w:eastAsia="仿宋"/>
          <w:spacing w:val="-4"/>
        </w:rPr>
        <w:t>设备</w:t>
      </w:r>
      <w:r>
        <w:rPr>
          <w:rFonts w:ascii="仿宋" w:hAnsi="仿宋" w:eastAsia="仿宋"/>
          <w:spacing w:val="-4"/>
        </w:rPr>
        <w:t>，但卖方应按专用</w:t>
      </w:r>
      <w:r>
        <w:rPr>
          <w:rFonts w:ascii="仿宋" w:hAnsi="仿宋" w:eastAsia="仿宋"/>
          <w:spacing w:val="-3"/>
        </w:rPr>
        <w:t>合同条款的约定进行减价或向买方支付补偿金。</w:t>
      </w:r>
    </w:p>
    <w:p w14:paraId="4AF58D44">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6"/>
        </w:rPr>
        <w:t>如由于买方原因合同</w:t>
      </w:r>
      <w:r>
        <w:rPr>
          <w:rFonts w:hint="eastAsia" w:ascii="仿宋" w:hAnsi="仿宋" w:eastAsia="仿宋"/>
          <w:spacing w:val="-6"/>
        </w:rPr>
        <w:t>设备</w:t>
      </w:r>
      <w:r>
        <w:rPr>
          <w:rFonts w:ascii="仿宋" w:hAnsi="仿宋" w:eastAsia="仿宋"/>
          <w:spacing w:val="-6"/>
        </w:rPr>
        <w:t>在考核中未能达到合同约定的技术性能考核指标，则卖方应协助买方安排再次考核。由于买方原因未能达到技术性能考核指标时，为买方进行考核的机会</w:t>
      </w:r>
      <w:r>
        <w:rPr>
          <w:rFonts w:ascii="仿宋" w:hAnsi="仿宋" w:eastAsia="仿宋"/>
          <w:spacing w:val="-4"/>
        </w:rPr>
        <w:t>不超过三次。</w:t>
      </w:r>
    </w:p>
    <w:p w14:paraId="78A0D62C">
      <w:pPr>
        <w:pStyle w:val="102"/>
        <w:numPr>
          <w:ilvl w:val="2"/>
          <w:numId w:val="14"/>
        </w:numPr>
        <w:tabs>
          <w:tab w:val="left" w:pos="1349"/>
        </w:tabs>
        <w:spacing w:line="364" w:lineRule="auto"/>
        <w:ind w:right="589" w:firstLine="419"/>
        <w:rPr>
          <w:rFonts w:ascii="仿宋" w:hAnsi="仿宋" w:eastAsia="仿宋"/>
          <w:sz w:val="21"/>
        </w:rPr>
      </w:pPr>
      <w:r>
        <w:rPr>
          <w:rFonts w:ascii="仿宋" w:hAnsi="仿宋" w:eastAsia="仿宋"/>
          <w:spacing w:val="-3"/>
        </w:rPr>
        <w:t>考核期间，双方应及时共同记录合同</w:t>
      </w:r>
      <w:r>
        <w:rPr>
          <w:rFonts w:hint="eastAsia" w:ascii="仿宋" w:hAnsi="仿宋" w:eastAsia="仿宋"/>
          <w:spacing w:val="-3"/>
        </w:rPr>
        <w:t>设备</w:t>
      </w:r>
      <w:r>
        <w:rPr>
          <w:rFonts w:ascii="仿宋" w:hAnsi="仿宋" w:eastAsia="仿宋"/>
          <w:spacing w:val="-3"/>
        </w:rPr>
        <w:t>的用水、用电、其他动力和原</w:t>
      </w:r>
      <w:r>
        <w:rPr>
          <w:rFonts w:hint="eastAsia" w:ascii="仿宋" w:hAnsi="仿宋" w:eastAsia="仿宋"/>
          <w:spacing w:val="-3"/>
        </w:rPr>
        <w:t>设备</w:t>
      </w:r>
      <w:r>
        <w:rPr>
          <w:rFonts w:ascii="仿宋" w:hAnsi="仿宋" w:eastAsia="仿宋"/>
        </w:rPr>
        <w:t>（如有</w:t>
      </w:r>
      <w:r>
        <w:rPr>
          <w:rFonts w:ascii="仿宋" w:hAnsi="仿宋" w:eastAsia="仿宋"/>
          <w:spacing w:val="-12"/>
        </w:rPr>
        <w:t xml:space="preserve">） </w:t>
      </w:r>
      <w:r>
        <w:rPr>
          <w:rFonts w:ascii="仿宋" w:hAnsi="仿宋" w:eastAsia="仿宋"/>
          <w:spacing w:val="-3"/>
        </w:rPr>
        <w:t>的使用及</w:t>
      </w:r>
      <w:r>
        <w:rPr>
          <w:rFonts w:hint="eastAsia" w:ascii="仿宋" w:hAnsi="仿宋" w:eastAsia="仿宋"/>
          <w:spacing w:val="-3"/>
        </w:rPr>
        <w:t>设备</w:t>
      </w:r>
      <w:r>
        <w:rPr>
          <w:rFonts w:ascii="仿宋" w:hAnsi="仿宋" w:eastAsia="仿宋"/>
          <w:spacing w:val="-3"/>
        </w:rPr>
        <w:t>考核情况。对于未达到技术性能考核指标的，应如实记录</w:t>
      </w:r>
      <w:r>
        <w:rPr>
          <w:rFonts w:hint="eastAsia" w:ascii="仿宋" w:hAnsi="仿宋" w:eastAsia="仿宋"/>
          <w:spacing w:val="-3"/>
        </w:rPr>
        <w:t>设备</w:t>
      </w:r>
      <w:r>
        <w:rPr>
          <w:rFonts w:ascii="仿宋" w:hAnsi="仿宋" w:eastAsia="仿宋"/>
          <w:spacing w:val="-3"/>
        </w:rPr>
        <w:t>表现、可能原因及处理情况等</w:t>
      </w:r>
      <w:r>
        <w:rPr>
          <w:rFonts w:ascii="仿宋" w:hAnsi="仿宋" w:eastAsia="仿宋"/>
          <w:spacing w:val="-3"/>
          <w:sz w:val="21"/>
        </w:rPr>
        <w:t>。</w:t>
      </w:r>
    </w:p>
    <w:p w14:paraId="532A922B">
      <w:pPr>
        <w:pStyle w:val="22"/>
        <w:spacing w:before="9"/>
        <w:rPr>
          <w:rFonts w:ascii="仿宋" w:hAnsi="仿宋" w:eastAsia="仿宋"/>
          <w:sz w:val="19"/>
        </w:rPr>
      </w:pPr>
    </w:p>
    <w:p w14:paraId="5BDBFD19">
      <w:pPr>
        <w:pStyle w:val="6"/>
        <w:numPr>
          <w:ilvl w:val="1"/>
          <w:numId w:val="14"/>
        </w:numPr>
        <w:tabs>
          <w:tab w:val="left" w:pos="1027"/>
        </w:tabs>
        <w:ind w:left="1026" w:hanging="490"/>
        <w:rPr>
          <w:rFonts w:ascii="仿宋" w:hAnsi="仿宋" w:eastAsia="仿宋"/>
        </w:rPr>
      </w:pPr>
      <w:bookmarkStart w:id="30" w:name="_bookmark130"/>
      <w:bookmarkEnd w:id="30"/>
      <w:r>
        <w:rPr>
          <w:rFonts w:ascii="仿宋" w:hAnsi="仿宋" w:eastAsia="仿宋"/>
        </w:rPr>
        <w:t>验收</w:t>
      </w:r>
    </w:p>
    <w:p w14:paraId="1E620512">
      <w:pPr>
        <w:pStyle w:val="102"/>
        <w:numPr>
          <w:ilvl w:val="2"/>
          <w:numId w:val="14"/>
        </w:numPr>
        <w:tabs>
          <w:tab w:val="left" w:pos="1346"/>
        </w:tabs>
        <w:spacing w:before="266" w:line="364" w:lineRule="auto"/>
        <w:ind w:right="691" w:firstLine="419"/>
        <w:jc w:val="both"/>
        <w:rPr>
          <w:rFonts w:ascii="仿宋" w:hAnsi="仿宋" w:eastAsia="仿宋"/>
        </w:rPr>
      </w:pPr>
      <w:r>
        <w:rPr>
          <w:rFonts w:ascii="仿宋" w:hAnsi="仿宋" w:eastAsia="仿宋"/>
          <w:spacing w:val="-6"/>
        </w:rPr>
        <w:t>如合同</w:t>
      </w:r>
      <w:r>
        <w:rPr>
          <w:rFonts w:hint="eastAsia" w:ascii="仿宋" w:hAnsi="仿宋" w:eastAsia="仿宋"/>
          <w:spacing w:val="-6"/>
        </w:rPr>
        <w:t>设备</w:t>
      </w:r>
      <w:r>
        <w:rPr>
          <w:rFonts w:ascii="仿宋" w:hAnsi="仿宋" w:eastAsia="仿宋"/>
          <w:spacing w:val="-6"/>
        </w:rPr>
        <w:t>在考核中达到或视为达到技术性能考核指标，则买卖双方应在考核完成后7</w:t>
      </w:r>
      <w:r>
        <w:rPr>
          <w:rFonts w:ascii="仿宋" w:hAnsi="仿宋" w:eastAsia="仿宋"/>
          <w:spacing w:val="-3"/>
        </w:rPr>
        <w:t>日内或专用合同条款另行约定的时间内签署合同</w:t>
      </w:r>
      <w:r>
        <w:rPr>
          <w:rFonts w:hint="eastAsia" w:ascii="仿宋" w:hAnsi="仿宋" w:eastAsia="仿宋"/>
          <w:spacing w:val="-3"/>
        </w:rPr>
        <w:t>设备</w:t>
      </w:r>
      <w:r>
        <w:rPr>
          <w:rFonts w:ascii="仿宋" w:hAnsi="仿宋" w:eastAsia="仿宋"/>
          <w:spacing w:val="-3"/>
        </w:rPr>
        <w:t>验收证书一式二份，双方各持一份。验收日期应为合同</w:t>
      </w:r>
      <w:r>
        <w:rPr>
          <w:rFonts w:hint="eastAsia" w:ascii="仿宋" w:hAnsi="仿宋" w:eastAsia="仿宋"/>
          <w:spacing w:val="-3"/>
        </w:rPr>
        <w:t>设备</w:t>
      </w:r>
      <w:r>
        <w:rPr>
          <w:rFonts w:ascii="仿宋" w:hAnsi="仿宋" w:eastAsia="仿宋"/>
          <w:spacing w:val="-3"/>
        </w:rPr>
        <w:t>达到或视为达到技术性能考核指标的日期。</w:t>
      </w:r>
    </w:p>
    <w:p w14:paraId="17EC6A7E">
      <w:pPr>
        <w:pStyle w:val="102"/>
        <w:numPr>
          <w:ilvl w:val="2"/>
          <w:numId w:val="14"/>
        </w:numPr>
        <w:tabs>
          <w:tab w:val="left" w:pos="1346"/>
        </w:tabs>
        <w:spacing w:line="364" w:lineRule="auto"/>
        <w:ind w:right="691" w:firstLine="419"/>
        <w:jc w:val="both"/>
        <w:rPr>
          <w:rFonts w:ascii="仿宋" w:hAnsi="仿宋" w:eastAsia="仿宋"/>
        </w:rPr>
      </w:pPr>
      <w:r>
        <w:rPr>
          <w:rFonts w:ascii="仿宋" w:hAnsi="仿宋" w:eastAsia="仿宋"/>
          <w:spacing w:val="-6"/>
        </w:rPr>
        <w:t>如由于买方原因合同</w:t>
      </w:r>
      <w:r>
        <w:rPr>
          <w:rFonts w:hint="eastAsia" w:ascii="仿宋" w:hAnsi="仿宋" w:eastAsia="仿宋"/>
          <w:spacing w:val="-6"/>
        </w:rPr>
        <w:t>设备</w:t>
      </w:r>
      <w:r>
        <w:rPr>
          <w:rFonts w:ascii="仿宋" w:hAnsi="仿宋" w:eastAsia="仿宋"/>
          <w:spacing w:val="-6"/>
        </w:rPr>
        <w:t>在三次考核中均未能达到技术性能考核指标，买卖双方应在</w:t>
      </w:r>
      <w:r>
        <w:rPr>
          <w:rFonts w:ascii="仿宋" w:hAnsi="仿宋" w:eastAsia="仿宋"/>
          <w:spacing w:val="-13"/>
        </w:rPr>
        <w:t xml:space="preserve">考核结束后 </w:t>
      </w:r>
      <w:r>
        <w:rPr>
          <w:rFonts w:ascii="仿宋" w:hAnsi="仿宋" w:eastAsia="仿宋"/>
        </w:rPr>
        <w:t>7</w:t>
      </w:r>
      <w:r>
        <w:rPr>
          <w:rFonts w:ascii="仿宋" w:hAnsi="仿宋" w:eastAsia="仿宋"/>
          <w:spacing w:val="-3"/>
        </w:rPr>
        <w:t>日内或专用合同条款另行约定的时间内签署验收款支付函。</w:t>
      </w:r>
    </w:p>
    <w:p w14:paraId="0753D913">
      <w:pPr>
        <w:pStyle w:val="22"/>
        <w:spacing w:line="364" w:lineRule="auto"/>
        <w:ind w:left="400" w:right="691" w:firstLine="419"/>
        <w:jc w:val="both"/>
        <w:rPr>
          <w:rFonts w:ascii="仿宋" w:hAnsi="仿宋" w:eastAsia="仿宋"/>
          <w:sz w:val="22"/>
          <w:szCs w:val="22"/>
        </w:rPr>
      </w:pPr>
      <w:r>
        <w:rPr>
          <w:rFonts w:ascii="仿宋" w:hAnsi="仿宋" w:eastAsia="仿宋"/>
          <w:spacing w:val="-10"/>
          <w:sz w:val="22"/>
          <w:szCs w:val="22"/>
        </w:rPr>
        <w:t xml:space="preserve">除专用合同条款另有约定外，卖方有义务在验收款支付函签署后 </w:t>
      </w:r>
      <w:r>
        <w:rPr>
          <w:rFonts w:ascii="仿宋" w:hAnsi="仿宋" w:eastAsia="仿宋"/>
          <w:sz w:val="22"/>
          <w:szCs w:val="22"/>
        </w:rPr>
        <w:t xml:space="preserve">12 </w:t>
      </w:r>
      <w:r>
        <w:rPr>
          <w:rFonts w:ascii="仿宋" w:hAnsi="仿宋" w:eastAsia="仿宋"/>
          <w:spacing w:val="-3"/>
          <w:sz w:val="22"/>
          <w:szCs w:val="22"/>
        </w:rPr>
        <w:t>个月内应买方要求提供相关技术服务，协助买方采取一切必要措施使合同</w:t>
      </w:r>
      <w:r>
        <w:rPr>
          <w:rFonts w:hint="eastAsia" w:ascii="仿宋" w:hAnsi="仿宋" w:eastAsia="仿宋"/>
          <w:spacing w:val="-3"/>
          <w:sz w:val="22"/>
          <w:szCs w:val="22"/>
        </w:rPr>
        <w:t>设备</w:t>
      </w:r>
      <w:r>
        <w:rPr>
          <w:rFonts w:ascii="仿宋" w:hAnsi="仿宋" w:eastAsia="仿宋"/>
          <w:spacing w:val="-3"/>
          <w:sz w:val="22"/>
          <w:szCs w:val="22"/>
        </w:rPr>
        <w:t>达到技术性能考核指标。买方应承担卖方因此产生的全部费用。</w:t>
      </w:r>
    </w:p>
    <w:p w14:paraId="3B75E207">
      <w:pPr>
        <w:pStyle w:val="22"/>
        <w:spacing w:line="269" w:lineRule="exact"/>
        <w:ind w:left="820"/>
        <w:jc w:val="both"/>
        <w:rPr>
          <w:rFonts w:ascii="仿宋" w:hAnsi="仿宋" w:eastAsia="仿宋"/>
          <w:sz w:val="22"/>
          <w:szCs w:val="22"/>
        </w:rPr>
      </w:pPr>
      <w:r>
        <w:rPr>
          <w:rFonts w:ascii="仿宋" w:hAnsi="仿宋" w:eastAsia="仿宋"/>
          <w:sz w:val="22"/>
          <w:szCs w:val="22"/>
        </w:rPr>
        <w:t>在上述 12 个月的期限内，如合同</w:t>
      </w:r>
      <w:r>
        <w:rPr>
          <w:rFonts w:hint="eastAsia" w:ascii="仿宋" w:hAnsi="仿宋" w:eastAsia="仿宋"/>
          <w:sz w:val="22"/>
          <w:szCs w:val="22"/>
        </w:rPr>
        <w:t>设备</w:t>
      </w:r>
      <w:r>
        <w:rPr>
          <w:rFonts w:ascii="仿宋" w:hAnsi="仿宋" w:eastAsia="仿宋"/>
          <w:sz w:val="22"/>
          <w:szCs w:val="22"/>
        </w:rPr>
        <w:t>经过考核达到或视为达到技术性能考核指标，则买卖</w:t>
      </w:r>
    </w:p>
    <w:p w14:paraId="17A717E3">
      <w:pPr>
        <w:pStyle w:val="22"/>
        <w:spacing w:before="137"/>
        <w:ind w:left="400"/>
        <w:jc w:val="both"/>
        <w:rPr>
          <w:rFonts w:ascii="仿宋" w:hAnsi="仿宋" w:eastAsia="仿宋"/>
          <w:sz w:val="22"/>
          <w:szCs w:val="22"/>
        </w:rPr>
      </w:pPr>
      <w:r>
        <w:rPr>
          <w:rFonts w:ascii="仿宋" w:hAnsi="仿宋" w:eastAsia="仿宋"/>
          <w:sz w:val="22"/>
          <w:szCs w:val="22"/>
        </w:rPr>
        <w:t>双方应按照第 6.4.1 项的约定签署合同</w:t>
      </w:r>
      <w:r>
        <w:rPr>
          <w:rFonts w:hint="eastAsia" w:ascii="仿宋" w:hAnsi="仿宋" w:eastAsia="仿宋"/>
          <w:sz w:val="22"/>
          <w:szCs w:val="22"/>
        </w:rPr>
        <w:t>设备</w:t>
      </w:r>
      <w:r>
        <w:rPr>
          <w:rFonts w:ascii="仿宋" w:hAnsi="仿宋" w:eastAsia="仿宋"/>
          <w:sz w:val="22"/>
          <w:szCs w:val="22"/>
        </w:rPr>
        <w:t>验收证书。</w:t>
      </w:r>
    </w:p>
    <w:p w14:paraId="614BFDE4">
      <w:pPr>
        <w:pStyle w:val="102"/>
        <w:numPr>
          <w:ilvl w:val="2"/>
          <w:numId w:val="14"/>
        </w:numPr>
        <w:tabs>
          <w:tab w:val="left" w:pos="1346"/>
        </w:tabs>
        <w:spacing w:before="139" w:line="364" w:lineRule="auto"/>
        <w:ind w:right="691" w:firstLine="419"/>
        <w:jc w:val="both"/>
        <w:rPr>
          <w:rFonts w:ascii="仿宋" w:hAnsi="仿宋" w:eastAsia="仿宋"/>
        </w:rPr>
      </w:pPr>
      <w:r>
        <w:rPr>
          <w:rFonts w:ascii="仿宋" w:hAnsi="仿宋" w:eastAsia="仿宋"/>
          <w:spacing w:val="-10"/>
        </w:rPr>
        <w:t>除专用合同条款另有约定外，如由于买方原因在最后一批合同</w:t>
      </w:r>
      <w:r>
        <w:rPr>
          <w:rFonts w:hint="eastAsia" w:ascii="仿宋" w:hAnsi="仿宋" w:eastAsia="仿宋"/>
          <w:spacing w:val="-10"/>
        </w:rPr>
        <w:t>设备</w:t>
      </w:r>
      <w:r>
        <w:rPr>
          <w:rFonts w:ascii="仿宋" w:hAnsi="仿宋" w:eastAsia="仿宋"/>
          <w:spacing w:val="-10"/>
        </w:rPr>
        <w:t xml:space="preserve">交货后 </w:t>
      </w:r>
      <w:r>
        <w:rPr>
          <w:rFonts w:ascii="仿宋" w:hAnsi="仿宋" w:eastAsia="仿宋"/>
        </w:rPr>
        <w:t>6</w:t>
      </w:r>
      <w:r>
        <w:rPr>
          <w:rFonts w:ascii="仿宋" w:hAnsi="仿宋" w:eastAsia="仿宋"/>
          <w:spacing w:val="-2"/>
        </w:rPr>
        <w:t>个月内未</w:t>
      </w:r>
      <w:r>
        <w:rPr>
          <w:rFonts w:ascii="仿宋" w:hAnsi="仿宋" w:eastAsia="仿宋"/>
          <w:spacing w:val="-4"/>
        </w:rPr>
        <w:t xml:space="preserve">能开始考核，则买卖双方应在上述期限届满后 </w:t>
      </w:r>
      <w:r>
        <w:rPr>
          <w:rFonts w:ascii="仿宋" w:hAnsi="仿宋" w:eastAsia="仿宋"/>
        </w:rPr>
        <w:t>7</w:t>
      </w:r>
      <w:r>
        <w:rPr>
          <w:rFonts w:ascii="仿宋" w:hAnsi="仿宋" w:eastAsia="仿宋"/>
          <w:spacing w:val="-3"/>
        </w:rPr>
        <w:t>日内或专用合同条款另行约定的时间内签署验收款支付函。</w:t>
      </w:r>
    </w:p>
    <w:p w14:paraId="1011C309">
      <w:pPr>
        <w:pStyle w:val="22"/>
        <w:spacing w:before="41" w:line="364" w:lineRule="auto"/>
        <w:ind w:left="400" w:right="694" w:firstLine="424" w:firstLineChars="200"/>
        <w:rPr>
          <w:rFonts w:ascii="仿宋" w:hAnsi="仿宋" w:eastAsia="仿宋"/>
          <w:sz w:val="22"/>
          <w:szCs w:val="22"/>
        </w:rPr>
      </w:pPr>
      <w:r>
        <w:rPr>
          <w:rFonts w:ascii="仿宋" w:hAnsi="仿宋" w:eastAsia="仿宋"/>
          <w:spacing w:val="-4"/>
          <w:sz w:val="22"/>
          <w:szCs w:val="22"/>
        </w:rPr>
        <w:t xml:space="preserve">除专用合同条款另有约定外，卖方有义务在验收款支付函签署后 </w:t>
      </w:r>
      <w:r>
        <w:rPr>
          <w:rFonts w:ascii="仿宋" w:hAnsi="仿宋" w:eastAsia="仿宋"/>
          <w:sz w:val="22"/>
          <w:szCs w:val="22"/>
        </w:rPr>
        <w:t>6</w:t>
      </w:r>
      <w:r>
        <w:rPr>
          <w:rFonts w:ascii="仿宋" w:hAnsi="仿宋" w:eastAsia="仿宋"/>
          <w:spacing w:val="-3"/>
          <w:sz w:val="22"/>
          <w:szCs w:val="22"/>
        </w:rPr>
        <w:t>个月内应买方要求提供</w:t>
      </w:r>
      <w:r>
        <w:rPr>
          <w:rFonts w:ascii="仿宋" w:hAnsi="仿宋" w:eastAsia="仿宋"/>
          <w:sz w:val="22"/>
          <w:szCs w:val="22"/>
        </w:rPr>
        <w:t>不超出合同范围的技术服务，协助买方采取一切必要措施使合同</w:t>
      </w:r>
      <w:r>
        <w:rPr>
          <w:rFonts w:hint="eastAsia" w:ascii="仿宋" w:hAnsi="仿宋" w:eastAsia="仿宋"/>
          <w:sz w:val="22"/>
          <w:szCs w:val="22"/>
        </w:rPr>
        <w:t>设备</w:t>
      </w:r>
      <w:r>
        <w:rPr>
          <w:rFonts w:ascii="仿宋" w:hAnsi="仿宋" w:eastAsia="仿宋"/>
          <w:sz w:val="22"/>
          <w:szCs w:val="22"/>
        </w:rPr>
        <w:t>达到技术性能考核指标， 且买方无需因此向卖方支付费用。</w:t>
      </w:r>
    </w:p>
    <w:p w14:paraId="335E4AFA">
      <w:pPr>
        <w:pStyle w:val="22"/>
        <w:spacing w:line="267" w:lineRule="exact"/>
        <w:ind w:left="820"/>
        <w:rPr>
          <w:rFonts w:ascii="仿宋" w:hAnsi="仿宋" w:eastAsia="仿宋"/>
          <w:sz w:val="22"/>
          <w:szCs w:val="22"/>
        </w:rPr>
      </w:pPr>
      <w:r>
        <w:rPr>
          <w:rFonts w:ascii="仿宋" w:hAnsi="仿宋" w:eastAsia="仿宋"/>
          <w:sz w:val="22"/>
          <w:szCs w:val="22"/>
        </w:rPr>
        <w:t>在上述 6 个月的期限内，如合同</w:t>
      </w:r>
      <w:r>
        <w:rPr>
          <w:rFonts w:hint="eastAsia" w:ascii="仿宋" w:hAnsi="仿宋" w:eastAsia="仿宋"/>
          <w:sz w:val="22"/>
          <w:szCs w:val="22"/>
        </w:rPr>
        <w:t>设备</w:t>
      </w:r>
      <w:r>
        <w:rPr>
          <w:rFonts w:ascii="仿宋" w:hAnsi="仿宋" w:eastAsia="仿宋"/>
          <w:sz w:val="22"/>
          <w:szCs w:val="22"/>
        </w:rPr>
        <w:t>经过考核达到或视为达到技术性能考核指标，则买卖</w:t>
      </w:r>
    </w:p>
    <w:p w14:paraId="6BD6B397">
      <w:pPr>
        <w:pStyle w:val="22"/>
        <w:spacing w:before="142"/>
        <w:ind w:left="400"/>
        <w:jc w:val="both"/>
        <w:rPr>
          <w:rFonts w:ascii="仿宋" w:hAnsi="仿宋" w:eastAsia="仿宋"/>
          <w:sz w:val="22"/>
          <w:szCs w:val="22"/>
        </w:rPr>
      </w:pPr>
      <w:r>
        <w:rPr>
          <w:rFonts w:ascii="仿宋" w:hAnsi="仿宋" w:eastAsia="仿宋"/>
          <w:sz w:val="22"/>
          <w:szCs w:val="22"/>
        </w:rPr>
        <w:t>双方应按照第 6.4.1 项的约定签署合同</w:t>
      </w:r>
      <w:r>
        <w:rPr>
          <w:rFonts w:hint="eastAsia" w:ascii="仿宋" w:hAnsi="仿宋" w:eastAsia="仿宋"/>
          <w:sz w:val="22"/>
          <w:szCs w:val="22"/>
        </w:rPr>
        <w:t>设备</w:t>
      </w:r>
      <w:r>
        <w:rPr>
          <w:rFonts w:ascii="仿宋" w:hAnsi="仿宋" w:eastAsia="仿宋"/>
          <w:sz w:val="22"/>
          <w:szCs w:val="22"/>
        </w:rPr>
        <w:t>验收证书。</w:t>
      </w:r>
    </w:p>
    <w:p w14:paraId="24B57428">
      <w:pPr>
        <w:pStyle w:val="102"/>
        <w:numPr>
          <w:ilvl w:val="2"/>
          <w:numId w:val="14"/>
        </w:numPr>
        <w:tabs>
          <w:tab w:val="left" w:pos="1346"/>
        </w:tabs>
        <w:spacing w:before="139" w:line="364" w:lineRule="auto"/>
        <w:ind w:right="691" w:firstLine="419"/>
        <w:jc w:val="both"/>
        <w:rPr>
          <w:rFonts w:ascii="仿宋" w:hAnsi="仿宋" w:eastAsia="仿宋"/>
        </w:rPr>
      </w:pPr>
      <w:r>
        <w:rPr>
          <w:rFonts w:ascii="仿宋" w:hAnsi="仿宋" w:eastAsia="仿宋"/>
          <w:spacing w:val="-16"/>
        </w:rPr>
        <w:t xml:space="preserve">在第 </w:t>
      </w:r>
      <w:r>
        <w:rPr>
          <w:rFonts w:ascii="仿宋" w:hAnsi="仿宋" w:eastAsia="仿宋"/>
        </w:rPr>
        <w:t>6.4.2</w:t>
      </w:r>
      <w:r>
        <w:rPr>
          <w:rFonts w:ascii="仿宋" w:hAnsi="仿宋" w:eastAsia="仿宋"/>
          <w:spacing w:val="-13"/>
        </w:rPr>
        <w:t xml:space="preserve">项和第 </w:t>
      </w:r>
      <w:r>
        <w:rPr>
          <w:rFonts w:ascii="仿宋" w:hAnsi="仿宋" w:eastAsia="仿宋"/>
        </w:rPr>
        <w:t>6.4.3</w:t>
      </w:r>
      <w:r>
        <w:rPr>
          <w:rFonts w:ascii="仿宋" w:hAnsi="仿宋" w:eastAsia="仿宋"/>
          <w:spacing w:val="-10"/>
        </w:rPr>
        <w:t>项情形下，卖方也可单方签署验收款支付函提交买方，如果买</w:t>
      </w:r>
      <w:r>
        <w:rPr>
          <w:rFonts w:ascii="仿宋" w:hAnsi="仿宋" w:eastAsia="仿宋"/>
          <w:spacing w:val="-7"/>
        </w:rPr>
        <w:t xml:space="preserve">方在收到卖方签署的验收款支付函后 </w:t>
      </w:r>
      <w:r>
        <w:rPr>
          <w:rFonts w:ascii="仿宋" w:hAnsi="仿宋" w:eastAsia="仿宋"/>
        </w:rPr>
        <w:t>14</w:t>
      </w:r>
      <w:r>
        <w:rPr>
          <w:rFonts w:ascii="仿宋" w:hAnsi="仿宋" w:eastAsia="仿宋"/>
          <w:spacing w:val="-9"/>
        </w:rPr>
        <w:t>日内未向卖方提出书面异议，则验收款支付函自签署之</w:t>
      </w:r>
      <w:r>
        <w:rPr>
          <w:rFonts w:ascii="仿宋" w:hAnsi="仿宋" w:eastAsia="仿宋"/>
          <w:spacing w:val="-5"/>
        </w:rPr>
        <w:t>日起生效。</w:t>
      </w:r>
    </w:p>
    <w:p w14:paraId="76ADD261">
      <w:pPr>
        <w:pStyle w:val="102"/>
        <w:numPr>
          <w:ilvl w:val="2"/>
          <w:numId w:val="14"/>
        </w:numPr>
        <w:tabs>
          <w:tab w:val="left" w:pos="1272"/>
        </w:tabs>
        <w:ind w:left="1271" w:hanging="452"/>
        <w:jc w:val="both"/>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验收证书的签署不能免除卖方在质量保证期内对合同</w:t>
      </w:r>
      <w:r>
        <w:rPr>
          <w:rFonts w:hint="eastAsia" w:ascii="仿宋" w:hAnsi="仿宋" w:eastAsia="仿宋"/>
          <w:spacing w:val="-3"/>
        </w:rPr>
        <w:t>设备</w:t>
      </w:r>
      <w:r>
        <w:rPr>
          <w:rFonts w:ascii="仿宋" w:hAnsi="仿宋" w:eastAsia="仿宋"/>
          <w:spacing w:val="-3"/>
        </w:rPr>
        <w:t>应承担的保证责任。</w:t>
      </w:r>
    </w:p>
    <w:p w14:paraId="61E5DD67">
      <w:pPr>
        <w:pStyle w:val="102"/>
        <w:numPr>
          <w:ilvl w:val="2"/>
          <w:numId w:val="14"/>
        </w:numPr>
        <w:tabs>
          <w:tab w:val="left" w:pos="1346"/>
        </w:tabs>
        <w:spacing w:before="139" w:line="364" w:lineRule="auto"/>
        <w:ind w:right="691" w:firstLine="419"/>
        <w:jc w:val="both"/>
        <w:rPr>
          <w:rFonts w:ascii="仿宋" w:hAnsi="仿宋" w:eastAsia="仿宋"/>
          <w:spacing w:val="-16"/>
        </w:rPr>
      </w:pPr>
      <w:r>
        <w:rPr>
          <w:rFonts w:hint="eastAsia" w:ascii="仿宋" w:hAnsi="仿宋" w:eastAsia="仿宋"/>
          <w:spacing w:val="-16"/>
          <w:lang w:val="en-US" w:eastAsia="zh-CN"/>
        </w:rPr>
        <w:t xml:space="preserve">     </w:t>
      </w:r>
      <w:r>
        <w:rPr>
          <w:rFonts w:hint="eastAsia" w:ascii="仿宋" w:hAnsi="仿宋" w:eastAsia="仿宋"/>
          <w:spacing w:val="-16"/>
          <w:lang w:eastAsia="zh-CN"/>
        </w:rPr>
        <w:t>买方</w:t>
      </w:r>
      <w:r>
        <w:rPr>
          <w:rFonts w:hint="eastAsia" w:ascii="仿宋" w:hAnsi="仿宋" w:eastAsia="仿宋"/>
          <w:spacing w:val="-16"/>
        </w:rPr>
        <w:t>向</w:t>
      </w:r>
      <w:r>
        <w:rPr>
          <w:rFonts w:hint="eastAsia" w:ascii="仿宋" w:hAnsi="仿宋" w:eastAsia="仿宋"/>
          <w:spacing w:val="-16"/>
          <w:lang w:eastAsia="zh-CN"/>
        </w:rPr>
        <w:t>卖方</w:t>
      </w:r>
      <w:r>
        <w:rPr>
          <w:rFonts w:hint="eastAsia" w:ascii="仿宋" w:hAnsi="仿宋" w:eastAsia="仿宋"/>
          <w:spacing w:val="-16"/>
        </w:rPr>
        <w:t>出具验收报告的前提是</w:t>
      </w:r>
      <w:r>
        <w:rPr>
          <w:rFonts w:hint="eastAsia" w:ascii="仿宋" w:hAnsi="仿宋" w:eastAsia="仿宋"/>
          <w:spacing w:val="-16"/>
          <w:lang w:eastAsia="zh-CN"/>
        </w:rPr>
        <w:t>卖方</w:t>
      </w:r>
      <w:r>
        <w:rPr>
          <w:rFonts w:hint="eastAsia" w:ascii="仿宋" w:hAnsi="仿宋" w:eastAsia="仿宋"/>
          <w:spacing w:val="-16"/>
        </w:rPr>
        <w:t>交付的成果通过了</w:t>
      </w:r>
      <w:r>
        <w:rPr>
          <w:rFonts w:hint="eastAsia" w:ascii="仿宋" w:hAnsi="仿宋" w:eastAsia="仿宋"/>
          <w:spacing w:val="-16"/>
          <w:lang w:eastAsia="zh-CN"/>
        </w:rPr>
        <w:t>买方</w:t>
      </w:r>
      <w:r>
        <w:rPr>
          <w:rFonts w:hint="eastAsia" w:ascii="仿宋" w:hAnsi="仿宋" w:eastAsia="仿宋"/>
          <w:spacing w:val="-16"/>
        </w:rPr>
        <w:t>客户的验收，且</w:t>
      </w:r>
      <w:r>
        <w:rPr>
          <w:rFonts w:hint="eastAsia" w:ascii="仿宋" w:hAnsi="仿宋" w:eastAsia="仿宋"/>
          <w:spacing w:val="-16"/>
          <w:lang w:eastAsia="zh-CN"/>
        </w:rPr>
        <w:t>买方</w:t>
      </w:r>
      <w:r>
        <w:rPr>
          <w:rFonts w:hint="eastAsia" w:ascii="仿宋" w:hAnsi="仿宋" w:eastAsia="仿宋"/>
          <w:spacing w:val="-16"/>
        </w:rPr>
        <w:t>客户</w:t>
      </w:r>
      <w:r>
        <w:rPr>
          <w:rFonts w:ascii="仿宋" w:hAnsi="仿宋" w:eastAsia="仿宋"/>
          <w:spacing w:val="-16"/>
        </w:rPr>
        <w:t>向</w:t>
      </w:r>
      <w:r>
        <w:rPr>
          <w:rFonts w:hint="eastAsia" w:ascii="仿宋" w:hAnsi="仿宋" w:eastAsia="仿宋"/>
          <w:spacing w:val="-16"/>
          <w:lang w:eastAsia="zh-CN"/>
        </w:rPr>
        <w:t>买方</w:t>
      </w:r>
      <w:r>
        <w:rPr>
          <w:rFonts w:hint="eastAsia" w:ascii="仿宋" w:hAnsi="仿宋" w:eastAsia="仿宋"/>
          <w:spacing w:val="-16"/>
        </w:rPr>
        <w:t>已出具了书面验收报告</w:t>
      </w:r>
      <w:r>
        <w:rPr>
          <w:rFonts w:hint="eastAsia" w:ascii="仿宋" w:hAnsi="仿宋" w:eastAsia="仿宋"/>
          <w:spacing w:val="-16"/>
          <w:lang w:eastAsia="zh-CN"/>
        </w:rPr>
        <w:t>，</w:t>
      </w:r>
      <w:r>
        <w:rPr>
          <w:rFonts w:hint="eastAsia" w:ascii="仿宋" w:hAnsi="仿宋" w:eastAsia="仿宋"/>
          <w:spacing w:val="-16"/>
          <w:lang w:val="en-US" w:eastAsia="zh-CN"/>
        </w:rPr>
        <w:t>如买方客户未向卖方出具验收报告，即便卖方已经获取买方验收报告，也不视为验收通过</w:t>
      </w:r>
      <w:r>
        <w:rPr>
          <w:rFonts w:hint="eastAsia" w:ascii="仿宋" w:hAnsi="仿宋" w:eastAsia="仿宋"/>
          <w:spacing w:val="-16"/>
        </w:rPr>
        <w:t>。</w:t>
      </w:r>
    </w:p>
    <w:p w14:paraId="4A6B9E52">
      <w:pPr>
        <w:pStyle w:val="102"/>
        <w:numPr>
          <w:ilvl w:val="2"/>
          <w:numId w:val="14"/>
        </w:numPr>
        <w:tabs>
          <w:tab w:val="left" w:pos="1346"/>
        </w:tabs>
        <w:spacing w:before="139" w:line="364" w:lineRule="auto"/>
        <w:ind w:right="691" w:firstLine="419"/>
        <w:jc w:val="both"/>
        <w:rPr>
          <w:rFonts w:ascii="仿宋" w:hAnsi="仿宋" w:eastAsia="仿宋"/>
          <w:spacing w:val="-16"/>
        </w:rPr>
      </w:pPr>
      <w:r>
        <w:rPr>
          <w:rFonts w:hint="eastAsia" w:ascii="仿宋" w:hAnsi="仿宋" w:eastAsia="仿宋"/>
          <w:spacing w:val="-16"/>
          <w:lang w:val="en-US" w:eastAsia="zh-CN"/>
        </w:rPr>
        <w:t xml:space="preserve">    </w:t>
      </w:r>
      <w:r>
        <w:rPr>
          <w:rFonts w:hint="eastAsia" w:ascii="仿宋" w:hAnsi="仿宋" w:eastAsia="仿宋"/>
          <w:spacing w:val="-16"/>
        </w:rPr>
        <w:t>验收报告、验收证明等验收类文件</w:t>
      </w:r>
      <w:r>
        <w:rPr>
          <w:rFonts w:ascii="仿宋" w:hAnsi="仿宋" w:eastAsia="仿宋"/>
          <w:spacing w:val="-16"/>
        </w:rPr>
        <w:t>须</w:t>
      </w:r>
      <w:r>
        <w:rPr>
          <w:rFonts w:hint="eastAsia" w:ascii="仿宋" w:hAnsi="仿宋" w:eastAsia="仿宋"/>
          <w:spacing w:val="-16"/>
        </w:rPr>
        <w:t>经</w:t>
      </w:r>
      <w:r>
        <w:rPr>
          <w:rFonts w:hint="eastAsia" w:ascii="仿宋" w:hAnsi="仿宋" w:eastAsia="仿宋"/>
          <w:spacing w:val="-16"/>
          <w:lang w:eastAsia="zh-CN"/>
        </w:rPr>
        <w:t>买方</w:t>
      </w:r>
      <w:r>
        <w:rPr>
          <w:rFonts w:hint="eastAsia" w:ascii="仿宋" w:hAnsi="仿宋" w:eastAsia="仿宋"/>
          <w:spacing w:val="-16"/>
        </w:rPr>
        <w:t>加盖公章后方</w:t>
      </w:r>
      <w:r>
        <w:rPr>
          <w:rFonts w:ascii="仿宋" w:hAnsi="仿宋" w:eastAsia="仿宋"/>
          <w:spacing w:val="-16"/>
        </w:rPr>
        <w:t>为有</w:t>
      </w:r>
      <w:r>
        <w:rPr>
          <w:rFonts w:hint="eastAsia" w:ascii="仿宋" w:hAnsi="仿宋" w:eastAsia="仿宋"/>
          <w:spacing w:val="-16"/>
        </w:rPr>
        <w:t>效，验收报告等验收类文件中加盖</w:t>
      </w:r>
      <w:r>
        <w:rPr>
          <w:rFonts w:hint="eastAsia" w:ascii="仿宋" w:hAnsi="仿宋" w:eastAsia="仿宋"/>
          <w:spacing w:val="-16"/>
          <w:lang w:eastAsia="zh-CN"/>
        </w:rPr>
        <w:t>买方</w:t>
      </w:r>
      <w:r>
        <w:rPr>
          <w:rFonts w:hint="eastAsia" w:ascii="仿宋" w:hAnsi="仿宋" w:eastAsia="仿宋"/>
          <w:spacing w:val="-16"/>
        </w:rPr>
        <w:t>任何其他</w:t>
      </w:r>
      <w:r>
        <w:rPr>
          <w:rFonts w:ascii="仿宋" w:hAnsi="仿宋" w:eastAsia="仿宋"/>
          <w:spacing w:val="-16"/>
        </w:rPr>
        <w:t>印</w:t>
      </w:r>
      <w:r>
        <w:rPr>
          <w:rFonts w:hint="eastAsia" w:ascii="仿宋" w:hAnsi="仿宋" w:eastAsia="仿宋"/>
          <w:spacing w:val="-16"/>
        </w:rPr>
        <w:t>章或仅有</w:t>
      </w:r>
      <w:r>
        <w:rPr>
          <w:rFonts w:hint="eastAsia" w:ascii="仿宋" w:hAnsi="仿宋" w:eastAsia="仿宋"/>
          <w:spacing w:val="-16"/>
          <w:lang w:eastAsia="zh-CN"/>
        </w:rPr>
        <w:t>买方</w:t>
      </w:r>
      <w:r>
        <w:rPr>
          <w:rFonts w:hint="eastAsia" w:ascii="仿宋" w:hAnsi="仿宋" w:eastAsia="仿宋"/>
          <w:spacing w:val="-16"/>
        </w:rPr>
        <w:t>工作人员签字的不能视为</w:t>
      </w:r>
      <w:r>
        <w:rPr>
          <w:rFonts w:hint="eastAsia" w:ascii="仿宋" w:hAnsi="仿宋" w:eastAsia="仿宋"/>
          <w:spacing w:val="-16"/>
          <w:lang w:eastAsia="zh-CN"/>
        </w:rPr>
        <w:t>买方</w:t>
      </w:r>
      <w:r>
        <w:rPr>
          <w:rFonts w:hint="eastAsia" w:ascii="仿宋" w:hAnsi="仿宋" w:eastAsia="仿宋"/>
          <w:spacing w:val="-16"/>
        </w:rPr>
        <w:t>验收合格。</w:t>
      </w:r>
      <w:r>
        <w:rPr>
          <w:rFonts w:hint="eastAsia" w:ascii="仿宋" w:hAnsi="仿宋" w:eastAsia="仿宋"/>
          <w:spacing w:val="-16"/>
          <w:lang w:eastAsia="zh-CN"/>
        </w:rPr>
        <w:t>卖方</w:t>
      </w:r>
      <w:r>
        <w:rPr>
          <w:rFonts w:hint="eastAsia" w:ascii="仿宋" w:hAnsi="仿宋" w:eastAsia="仿宋"/>
          <w:spacing w:val="-16"/>
        </w:rPr>
        <w:t>对此已充分理解和知晓。</w:t>
      </w:r>
    </w:p>
    <w:p w14:paraId="63CDBFCF">
      <w:pPr>
        <w:pStyle w:val="102"/>
        <w:numPr>
          <w:ilvl w:val="2"/>
          <w:numId w:val="14"/>
        </w:numPr>
        <w:tabs>
          <w:tab w:val="left" w:pos="1346"/>
        </w:tabs>
        <w:spacing w:before="139" w:line="364" w:lineRule="auto"/>
        <w:ind w:right="691" w:firstLine="419"/>
        <w:jc w:val="both"/>
        <w:rPr>
          <w:rFonts w:ascii="仿宋" w:hAnsi="仿宋" w:eastAsia="仿宋"/>
        </w:rPr>
      </w:pPr>
      <w:r>
        <w:rPr>
          <w:rFonts w:hint="eastAsia" w:ascii="仿宋" w:hAnsi="仿宋" w:eastAsia="仿宋"/>
          <w:spacing w:val="-16"/>
        </w:rPr>
        <w:t>若事先未能在</w:t>
      </w:r>
      <w:del w:id="15" w:author="毕晓龙" w:date="2026-02-26T11:13:41Z">
        <w:r>
          <w:rPr>
            <w:rFonts w:hint="default" w:ascii="仿宋" w:hAnsi="仿宋" w:eastAsia="仿宋"/>
            <w:spacing w:val="-16"/>
            <w:lang w:val="en-US"/>
          </w:rPr>
          <w:delText>《工作说明书》</w:delText>
        </w:r>
      </w:del>
      <w:ins w:id="16" w:author="毕晓龙" w:date="2026-02-26T11:13:41Z">
        <w:r>
          <w:rPr>
            <w:rFonts w:hint="eastAsia" w:ascii="仿宋" w:hAnsi="仿宋" w:eastAsia="仿宋"/>
            <w:spacing w:val="-16"/>
            <w:lang w:val="en-US" w:eastAsia="zh-CN"/>
          </w:rPr>
          <w:t>用户</w:t>
        </w:r>
      </w:ins>
      <w:ins w:id="17" w:author="毕晓龙" w:date="2026-02-26T11:13:43Z">
        <w:r>
          <w:rPr>
            <w:rFonts w:hint="eastAsia" w:ascii="仿宋" w:hAnsi="仿宋" w:eastAsia="仿宋"/>
            <w:spacing w:val="-16"/>
            <w:lang w:val="en-US" w:eastAsia="zh-CN"/>
          </w:rPr>
          <w:t>需求</w:t>
        </w:r>
      </w:ins>
      <w:ins w:id="18" w:author="毕晓龙" w:date="2026-02-26T11:13:44Z">
        <w:r>
          <w:rPr>
            <w:rFonts w:hint="eastAsia" w:ascii="仿宋" w:hAnsi="仿宋" w:eastAsia="仿宋"/>
            <w:spacing w:val="-16"/>
            <w:lang w:val="en-US" w:eastAsia="zh-CN"/>
          </w:rPr>
          <w:t>书</w:t>
        </w:r>
      </w:ins>
      <w:r>
        <w:rPr>
          <w:rFonts w:hint="eastAsia" w:ascii="仿宋" w:hAnsi="仿宋" w:eastAsia="仿宋"/>
          <w:spacing w:val="-16"/>
        </w:rPr>
        <w:t>中明确验收标准和/或验收方式的，或约定的验收标准和/或验收方式不够具体明确的，应首先参照本项目的</w:t>
      </w:r>
      <w:r>
        <w:rPr>
          <w:rFonts w:hint="eastAsia" w:ascii="仿宋" w:hAnsi="仿宋" w:eastAsia="仿宋"/>
          <w:spacing w:val="-16"/>
          <w:lang w:eastAsia="zh-CN"/>
        </w:rPr>
        <w:t>买方</w:t>
      </w:r>
      <w:r>
        <w:rPr>
          <w:rFonts w:hint="eastAsia" w:ascii="仿宋" w:hAnsi="仿宋" w:eastAsia="仿宋"/>
          <w:spacing w:val="-16"/>
        </w:rPr>
        <w:t>与</w:t>
      </w:r>
      <w:r>
        <w:rPr>
          <w:rFonts w:hint="eastAsia" w:ascii="仿宋" w:hAnsi="仿宋" w:eastAsia="仿宋"/>
          <w:spacing w:val="-16"/>
          <w:lang w:eastAsia="zh-CN"/>
        </w:rPr>
        <w:t>买方</w:t>
      </w:r>
      <w:r>
        <w:rPr>
          <w:rFonts w:hint="eastAsia" w:ascii="仿宋" w:hAnsi="仿宋" w:eastAsia="仿宋"/>
          <w:spacing w:val="-16"/>
        </w:rPr>
        <w:t>客户的项目合同、工作说明书等与本项目执行有关的文件中所列明的验收标准和/或验收方式执行，如仍无法明确具体验收标准和/</w:t>
      </w:r>
      <w:r>
        <w:rPr>
          <w:rFonts w:ascii="仿宋" w:hAnsi="仿宋" w:eastAsia="仿宋"/>
          <w:spacing w:val="-16"/>
        </w:rPr>
        <w:t>或验收方式的</w:t>
      </w:r>
      <w:r>
        <w:rPr>
          <w:rFonts w:hint="eastAsia" w:ascii="仿宋" w:hAnsi="仿宋" w:eastAsia="仿宋"/>
          <w:spacing w:val="-16"/>
        </w:rPr>
        <w:t>，参照项目开展当时有效的国家标准、行业标准、项目所在地的有关标准、规范等执行。上述标准及要求不一致时，以要求较高的标准为准。如通过上述方式最终仍无法明确具体验收标准和/或验收方式的，</w:t>
      </w:r>
      <w:r>
        <w:rPr>
          <w:rFonts w:ascii="仿宋" w:hAnsi="仿宋" w:eastAsia="仿宋"/>
          <w:spacing w:val="-16"/>
        </w:rPr>
        <w:t>由</w:t>
      </w:r>
      <w:r>
        <w:rPr>
          <w:rFonts w:hint="eastAsia" w:ascii="仿宋" w:hAnsi="仿宋" w:eastAsia="仿宋"/>
          <w:spacing w:val="-16"/>
          <w:lang w:eastAsia="zh-CN"/>
        </w:rPr>
        <w:t>买卖双方</w:t>
      </w:r>
      <w:r>
        <w:rPr>
          <w:rFonts w:hint="eastAsia" w:ascii="仿宋" w:hAnsi="仿宋" w:eastAsia="仿宋"/>
          <w:spacing w:val="-16"/>
        </w:rPr>
        <w:t>本着诚信的原则共同厘清，但无论如何，服务和可交付物应能实现</w:t>
      </w:r>
      <w:r>
        <w:rPr>
          <w:rFonts w:hint="eastAsia" w:ascii="仿宋" w:hAnsi="仿宋" w:eastAsia="仿宋"/>
          <w:spacing w:val="-16"/>
          <w:lang w:eastAsia="zh-CN"/>
        </w:rPr>
        <w:t>买方</w:t>
      </w:r>
      <w:r>
        <w:rPr>
          <w:rFonts w:hint="eastAsia" w:ascii="仿宋" w:hAnsi="仿宋" w:eastAsia="仿宋"/>
          <w:spacing w:val="-16"/>
        </w:rPr>
        <w:t>签署本协议的目的，达到</w:t>
      </w:r>
      <w:r>
        <w:rPr>
          <w:rFonts w:hint="eastAsia" w:ascii="仿宋" w:hAnsi="仿宋" w:eastAsia="仿宋"/>
          <w:spacing w:val="-16"/>
          <w:lang w:eastAsia="zh-CN"/>
        </w:rPr>
        <w:t>买方</w:t>
      </w:r>
      <w:r>
        <w:rPr>
          <w:rFonts w:hint="eastAsia" w:ascii="仿宋" w:hAnsi="仿宋" w:eastAsia="仿宋"/>
          <w:spacing w:val="-16"/>
        </w:rPr>
        <w:t>满意及</w:t>
      </w:r>
      <w:r>
        <w:rPr>
          <w:rFonts w:hint="eastAsia" w:ascii="仿宋" w:hAnsi="仿宋" w:eastAsia="仿宋"/>
          <w:spacing w:val="-16"/>
          <w:lang w:eastAsia="zh-CN"/>
        </w:rPr>
        <w:t>买方</w:t>
      </w:r>
      <w:r>
        <w:rPr>
          <w:rFonts w:hint="eastAsia" w:ascii="仿宋" w:hAnsi="仿宋" w:eastAsia="仿宋"/>
          <w:spacing w:val="-16"/>
        </w:rPr>
        <w:t>用户满意的标准。</w:t>
      </w:r>
    </w:p>
    <w:p w14:paraId="21AC94E2">
      <w:pPr>
        <w:pStyle w:val="22"/>
        <w:spacing w:before="10"/>
        <w:rPr>
          <w:rFonts w:ascii="仿宋" w:hAnsi="仿宋" w:eastAsia="仿宋"/>
          <w:sz w:val="22"/>
        </w:rPr>
      </w:pPr>
    </w:p>
    <w:p w14:paraId="77E7F95A">
      <w:pPr>
        <w:pStyle w:val="5"/>
        <w:numPr>
          <w:ilvl w:val="0"/>
          <w:numId w:val="14"/>
        </w:numPr>
        <w:tabs>
          <w:tab w:val="left" w:pos="802"/>
        </w:tabs>
        <w:spacing w:before="1"/>
        <w:ind w:left="801" w:hanging="402"/>
        <w:jc w:val="left"/>
        <w:rPr>
          <w:rFonts w:ascii="仿宋" w:hAnsi="仿宋" w:eastAsia="仿宋"/>
        </w:rPr>
      </w:pPr>
      <w:bookmarkStart w:id="31" w:name="_bookmark131"/>
      <w:bookmarkEnd w:id="31"/>
      <w:r>
        <w:rPr>
          <w:rFonts w:ascii="仿宋" w:hAnsi="仿宋" w:eastAsia="仿宋"/>
        </w:rPr>
        <w:t>技术服务</w:t>
      </w:r>
    </w:p>
    <w:p w14:paraId="5E9F9B8E">
      <w:pPr>
        <w:pStyle w:val="102"/>
        <w:numPr>
          <w:ilvl w:val="1"/>
          <w:numId w:val="14"/>
        </w:numPr>
        <w:tabs>
          <w:tab w:val="left" w:pos="1193"/>
        </w:tabs>
        <w:spacing w:line="364" w:lineRule="auto"/>
        <w:ind w:right="697" w:firstLine="419"/>
        <w:jc w:val="both"/>
        <w:rPr>
          <w:rFonts w:ascii="仿宋" w:hAnsi="仿宋" w:eastAsia="仿宋"/>
        </w:rPr>
      </w:pPr>
      <w:r>
        <w:rPr>
          <w:rFonts w:ascii="仿宋" w:hAnsi="仿宋" w:eastAsia="仿宋"/>
          <w:spacing w:val="-1"/>
        </w:rPr>
        <w:t>卖方应派遣技术熟练、称职的技术人员到施工场地为买方提供技术服务。卖方的技术</w:t>
      </w:r>
      <w:r>
        <w:rPr>
          <w:rFonts w:ascii="仿宋" w:hAnsi="仿宋" w:eastAsia="仿宋"/>
          <w:spacing w:val="-3"/>
        </w:rPr>
        <w:t>服务应符合合同的约定。</w:t>
      </w:r>
    </w:p>
    <w:p w14:paraId="40306F25">
      <w:pPr>
        <w:pStyle w:val="102"/>
        <w:numPr>
          <w:ilvl w:val="1"/>
          <w:numId w:val="14"/>
        </w:numPr>
        <w:tabs>
          <w:tab w:val="left" w:pos="1193"/>
        </w:tabs>
        <w:spacing w:before="1" w:line="364" w:lineRule="auto"/>
        <w:ind w:right="694" w:firstLine="419"/>
        <w:jc w:val="both"/>
        <w:rPr>
          <w:rFonts w:ascii="仿宋" w:hAnsi="仿宋" w:eastAsia="仿宋"/>
        </w:rPr>
      </w:pPr>
      <w:r>
        <w:rPr>
          <w:rFonts w:ascii="仿宋" w:hAnsi="仿宋" w:eastAsia="仿宋"/>
          <w:spacing w:val="-1"/>
        </w:rPr>
        <w:t>买方应免费为卖方技术人员提供工作条件及便利，包括但不限于必要的办公场所、技</w:t>
      </w:r>
      <w:r>
        <w:rPr>
          <w:rFonts w:ascii="仿宋" w:hAnsi="仿宋" w:eastAsia="仿宋"/>
          <w:spacing w:val="-4"/>
        </w:rPr>
        <w:t>术资料及出入许可等。除专用合同条款另有约定外，卖方技术人员的交通、食宿费用由卖方承</w:t>
      </w:r>
      <w:r>
        <w:rPr>
          <w:rFonts w:ascii="仿宋" w:hAnsi="仿宋" w:eastAsia="仿宋"/>
        </w:rPr>
        <w:t>担。</w:t>
      </w:r>
    </w:p>
    <w:p w14:paraId="7CFEFDF8">
      <w:pPr>
        <w:pStyle w:val="102"/>
        <w:numPr>
          <w:ilvl w:val="1"/>
          <w:numId w:val="14"/>
        </w:numPr>
        <w:tabs>
          <w:tab w:val="left" w:pos="1193"/>
        </w:tabs>
        <w:spacing w:line="367" w:lineRule="auto"/>
        <w:ind w:right="697" w:firstLine="419"/>
        <w:jc w:val="both"/>
        <w:rPr>
          <w:rFonts w:ascii="仿宋" w:hAnsi="仿宋" w:eastAsia="仿宋"/>
        </w:rPr>
      </w:pPr>
      <w:r>
        <w:rPr>
          <w:rFonts w:ascii="仿宋" w:hAnsi="仿宋" w:eastAsia="仿宋"/>
          <w:spacing w:val="-1"/>
        </w:rPr>
        <w:t>卖方技术人员应遵守买方施工现场的各项规章制度和安全操作规程，并服从买方的现场管理。</w:t>
      </w:r>
    </w:p>
    <w:p w14:paraId="0B632910">
      <w:pPr>
        <w:pStyle w:val="102"/>
        <w:numPr>
          <w:ilvl w:val="1"/>
          <w:numId w:val="14"/>
        </w:numPr>
        <w:tabs>
          <w:tab w:val="left" w:pos="1193"/>
        </w:tabs>
        <w:spacing w:line="364" w:lineRule="auto"/>
        <w:ind w:right="697" w:firstLine="419"/>
        <w:jc w:val="both"/>
        <w:rPr>
          <w:rFonts w:ascii="仿宋" w:hAnsi="仿宋" w:eastAsia="仿宋"/>
        </w:rPr>
      </w:pPr>
      <w:r>
        <w:rPr>
          <w:rFonts w:ascii="仿宋" w:hAnsi="仿宋" w:eastAsia="仿宋"/>
          <w:spacing w:val="-1"/>
        </w:rPr>
        <w:t>如果任何技术人员不合格，买方有权要求卖方撤换，因撤换而产生的费用应由卖方承</w:t>
      </w:r>
      <w:r>
        <w:rPr>
          <w:rFonts w:ascii="仿宋" w:hAnsi="仿宋" w:eastAsia="仿宋"/>
          <w:spacing w:val="-3"/>
        </w:rPr>
        <w:t>担。在不影响技术服务并且征得买方同意的条件下，卖方也可自负费用更换其技术人员。</w:t>
      </w:r>
    </w:p>
    <w:p w14:paraId="7E76E713">
      <w:pPr>
        <w:pStyle w:val="5"/>
        <w:numPr>
          <w:ilvl w:val="0"/>
          <w:numId w:val="14"/>
        </w:numPr>
        <w:tabs>
          <w:tab w:val="left" w:pos="802"/>
        </w:tabs>
        <w:spacing w:before="144"/>
        <w:ind w:left="801" w:hanging="402"/>
        <w:jc w:val="left"/>
        <w:rPr>
          <w:rFonts w:ascii="仿宋" w:hAnsi="仿宋" w:eastAsia="仿宋"/>
        </w:rPr>
      </w:pPr>
      <w:bookmarkStart w:id="32" w:name="_bookmark132"/>
      <w:bookmarkEnd w:id="32"/>
      <w:r>
        <w:rPr>
          <w:rFonts w:ascii="仿宋" w:hAnsi="仿宋" w:eastAsia="仿宋"/>
        </w:rPr>
        <w:t>质量保证期</w:t>
      </w:r>
    </w:p>
    <w:p w14:paraId="53597434">
      <w:pPr>
        <w:pStyle w:val="102"/>
        <w:numPr>
          <w:ilvl w:val="1"/>
          <w:numId w:val="14"/>
        </w:numPr>
        <w:tabs>
          <w:tab w:val="left" w:pos="1193"/>
        </w:tabs>
        <w:spacing w:line="364" w:lineRule="auto"/>
        <w:ind w:right="691" w:firstLine="419"/>
        <w:jc w:val="both"/>
        <w:rPr>
          <w:rFonts w:ascii="仿宋" w:hAnsi="仿宋" w:eastAsia="仿宋"/>
        </w:rPr>
      </w:pPr>
      <w:r>
        <w:rPr>
          <w:rFonts w:ascii="仿宋" w:hAnsi="仿宋" w:eastAsia="仿宋"/>
        </w:rPr>
        <w:t>除专用合同条款和（或）</w:t>
      </w:r>
      <w:r>
        <w:rPr>
          <w:rFonts w:hint="eastAsia" w:ascii="仿宋" w:hAnsi="仿宋" w:eastAsia="仿宋"/>
          <w:lang w:val="en-US"/>
        </w:rPr>
        <w:t>用户需求书</w:t>
      </w:r>
      <w:r>
        <w:rPr>
          <w:rFonts w:ascii="仿宋" w:hAnsi="仿宋" w:eastAsia="仿宋"/>
        </w:rPr>
        <w:t>等合同文件另有约定外，合同</w:t>
      </w:r>
      <w:r>
        <w:rPr>
          <w:rFonts w:hint="eastAsia" w:ascii="仿宋" w:hAnsi="仿宋" w:eastAsia="仿宋"/>
        </w:rPr>
        <w:t>设备</w:t>
      </w:r>
      <w:r>
        <w:rPr>
          <w:rFonts w:ascii="仿宋" w:hAnsi="仿宋" w:eastAsia="仿宋"/>
        </w:rPr>
        <w:t>整体质量保证期</w:t>
      </w:r>
      <w:r>
        <w:rPr>
          <w:rFonts w:ascii="仿宋" w:hAnsi="仿宋" w:eastAsia="仿宋"/>
          <w:spacing w:val="-7"/>
        </w:rPr>
        <w:t xml:space="preserve">为验收之日起 </w:t>
      </w:r>
      <w:r>
        <w:rPr>
          <w:rFonts w:ascii="仿宋" w:hAnsi="仿宋" w:eastAsia="仿宋"/>
        </w:rPr>
        <w:t>12</w:t>
      </w:r>
      <w:r>
        <w:rPr>
          <w:rFonts w:ascii="仿宋" w:hAnsi="仿宋" w:eastAsia="仿宋"/>
          <w:spacing w:val="-10"/>
        </w:rPr>
        <w:t>个月。如对合同</w:t>
      </w:r>
      <w:r>
        <w:rPr>
          <w:rFonts w:hint="eastAsia" w:ascii="仿宋" w:hAnsi="仿宋" w:eastAsia="仿宋"/>
          <w:spacing w:val="-10"/>
        </w:rPr>
        <w:t>设备</w:t>
      </w:r>
      <w:r>
        <w:rPr>
          <w:rFonts w:ascii="仿宋" w:hAnsi="仿宋" w:eastAsia="仿宋"/>
          <w:spacing w:val="-10"/>
        </w:rPr>
        <w:t xml:space="preserve">中关键部件的质量保证期有特殊要求的，买卖双方可在专用合同条款中约定。在合同第 </w:t>
      </w:r>
      <w:r>
        <w:rPr>
          <w:rFonts w:ascii="仿宋" w:hAnsi="仿宋" w:eastAsia="仿宋"/>
        </w:rPr>
        <w:t>6.4.2</w:t>
      </w:r>
      <w:r>
        <w:rPr>
          <w:rFonts w:ascii="仿宋" w:hAnsi="仿宋" w:eastAsia="仿宋"/>
          <w:spacing w:val="-9"/>
        </w:rPr>
        <w:t>项情形下，无论合同</w:t>
      </w:r>
      <w:r>
        <w:rPr>
          <w:rFonts w:hint="eastAsia" w:ascii="仿宋" w:hAnsi="仿宋" w:eastAsia="仿宋"/>
          <w:spacing w:val="-9"/>
        </w:rPr>
        <w:t>设备</w:t>
      </w:r>
      <w:r>
        <w:rPr>
          <w:rFonts w:ascii="仿宋" w:hAnsi="仿宋" w:eastAsia="仿宋"/>
          <w:spacing w:val="-9"/>
        </w:rPr>
        <w:t xml:space="preserve">何时验收，其质量保证期最长为签署验收款支付函后 </w:t>
      </w:r>
      <w:r>
        <w:rPr>
          <w:rFonts w:ascii="仿宋" w:hAnsi="仿宋" w:eastAsia="仿宋"/>
        </w:rPr>
        <w:t>12</w:t>
      </w:r>
      <w:r>
        <w:rPr>
          <w:rFonts w:ascii="仿宋" w:hAnsi="仿宋" w:eastAsia="仿宋"/>
          <w:spacing w:val="-8"/>
        </w:rPr>
        <w:t xml:space="preserve">个月。在合同第 </w:t>
      </w:r>
      <w:r>
        <w:rPr>
          <w:rFonts w:ascii="仿宋" w:hAnsi="仿宋" w:eastAsia="仿宋"/>
        </w:rPr>
        <w:t>6.4.3</w:t>
      </w:r>
      <w:r>
        <w:rPr>
          <w:rFonts w:ascii="仿宋" w:hAnsi="仿宋" w:eastAsia="仿宋"/>
          <w:spacing w:val="-3"/>
        </w:rPr>
        <w:t>项情形下，无论合同</w:t>
      </w:r>
      <w:r>
        <w:rPr>
          <w:rFonts w:hint="eastAsia" w:ascii="仿宋" w:hAnsi="仿宋" w:eastAsia="仿宋"/>
          <w:spacing w:val="-3"/>
        </w:rPr>
        <w:t>设备</w:t>
      </w:r>
      <w:r>
        <w:rPr>
          <w:rFonts w:ascii="仿宋" w:hAnsi="仿宋" w:eastAsia="仿宋"/>
          <w:spacing w:val="-3"/>
        </w:rPr>
        <w:t>何时验收，其质量保证期</w:t>
      </w:r>
      <w:r>
        <w:rPr>
          <w:rFonts w:ascii="仿宋" w:hAnsi="仿宋" w:eastAsia="仿宋"/>
          <w:spacing w:val="-7"/>
        </w:rPr>
        <w:t xml:space="preserve">最长为签署验收款支付函后 </w:t>
      </w:r>
      <w:r>
        <w:rPr>
          <w:rFonts w:ascii="仿宋" w:hAnsi="仿宋" w:eastAsia="仿宋"/>
        </w:rPr>
        <w:t xml:space="preserve">6 </w:t>
      </w:r>
      <w:r>
        <w:rPr>
          <w:rFonts w:ascii="仿宋" w:hAnsi="仿宋" w:eastAsia="仿宋"/>
          <w:spacing w:val="-2"/>
        </w:rPr>
        <w:t>个月。</w:t>
      </w:r>
    </w:p>
    <w:p w14:paraId="1BA5F494">
      <w:pPr>
        <w:pStyle w:val="102"/>
        <w:numPr>
          <w:ilvl w:val="1"/>
          <w:numId w:val="14"/>
        </w:numPr>
        <w:tabs>
          <w:tab w:val="left" w:pos="1193"/>
        </w:tabs>
        <w:spacing w:line="364" w:lineRule="auto"/>
        <w:ind w:right="694" w:firstLine="419"/>
        <w:jc w:val="both"/>
        <w:rPr>
          <w:rFonts w:ascii="仿宋" w:hAnsi="仿宋" w:eastAsia="仿宋"/>
        </w:rPr>
      </w:pPr>
      <w:r>
        <w:rPr>
          <w:rFonts w:ascii="仿宋" w:hAnsi="仿宋" w:eastAsia="仿宋"/>
          <w:spacing w:val="-1"/>
        </w:rPr>
        <w:t>在质量保证期内如果合同</w:t>
      </w:r>
      <w:r>
        <w:rPr>
          <w:rFonts w:hint="eastAsia" w:ascii="仿宋" w:hAnsi="仿宋" w:eastAsia="仿宋"/>
          <w:spacing w:val="-1"/>
        </w:rPr>
        <w:t>设备</w:t>
      </w:r>
      <w:r>
        <w:rPr>
          <w:rFonts w:ascii="仿宋" w:hAnsi="仿宋" w:eastAsia="仿宋"/>
          <w:spacing w:val="-1"/>
        </w:rPr>
        <w:t>出现故障，卖方应自负费用提供质保期服务，对相关合</w:t>
      </w:r>
      <w:r>
        <w:rPr>
          <w:rFonts w:ascii="仿宋" w:hAnsi="仿宋" w:eastAsia="仿宋"/>
          <w:spacing w:val="-3"/>
        </w:rPr>
        <w:t>同</w:t>
      </w:r>
      <w:r>
        <w:rPr>
          <w:rFonts w:hint="eastAsia" w:ascii="仿宋" w:hAnsi="仿宋" w:eastAsia="仿宋"/>
          <w:spacing w:val="-3"/>
        </w:rPr>
        <w:t>设备</w:t>
      </w:r>
      <w:r>
        <w:rPr>
          <w:rFonts w:ascii="仿宋" w:hAnsi="仿宋" w:eastAsia="仿宋"/>
          <w:spacing w:val="-3"/>
        </w:rPr>
        <w:t>进行修理或更换以消除故障。更换的合同</w:t>
      </w:r>
      <w:r>
        <w:rPr>
          <w:rFonts w:hint="eastAsia" w:ascii="仿宋" w:hAnsi="仿宋" w:eastAsia="仿宋"/>
          <w:spacing w:val="-3"/>
        </w:rPr>
        <w:t>设备</w:t>
      </w:r>
      <w:r>
        <w:rPr>
          <w:rFonts w:ascii="仿宋" w:hAnsi="仿宋" w:eastAsia="仿宋"/>
          <w:spacing w:val="-3"/>
        </w:rPr>
        <w:t>和</w:t>
      </w:r>
      <w:r>
        <w:rPr>
          <w:rFonts w:ascii="仿宋" w:hAnsi="仿宋" w:eastAsia="仿宋"/>
        </w:rPr>
        <w:t>（或）</w:t>
      </w:r>
      <w:r>
        <w:rPr>
          <w:rFonts w:ascii="仿宋" w:hAnsi="仿宋" w:eastAsia="仿宋"/>
          <w:spacing w:val="-4"/>
        </w:rPr>
        <w:t>关键部件的质量保证期应重新计算。但如果合同</w:t>
      </w:r>
      <w:r>
        <w:rPr>
          <w:rFonts w:hint="eastAsia" w:ascii="仿宋" w:hAnsi="仿宋" w:eastAsia="仿宋"/>
          <w:spacing w:val="-4"/>
        </w:rPr>
        <w:t>设备</w:t>
      </w:r>
      <w:r>
        <w:rPr>
          <w:rFonts w:ascii="仿宋" w:hAnsi="仿宋" w:eastAsia="仿宋"/>
          <w:spacing w:val="-4"/>
        </w:rPr>
        <w:t>的故障是由于买方原因造成的，则对合同</w:t>
      </w:r>
      <w:r>
        <w:rPr>
          <w:rFonts w:hint="eastAsia" w:ascii="仿宋" w:hAnsi="仿宋" w:eastAsia="仿宋"/>
          <w:spacing w:val="-4"/>
        </w:rPr>
        <w:t>设备</w:t>
      </w:r>
      <w:r>
        <w:rPr>
          <w:rFonts w:ascii="仿宋" w:hAnsi="仿宋" w:eastAsia="仿宋"/>
          <w:spacing w:val="-4"/>
        </w:rPr>
        <w:t>进行修理和更换的费用应由</w:t>
      </w:r>
      <w:r>
        <w:rPr>
          <w:rFonts w:ascii="仿宋" w:hAnsi="仿宋" w:eastAsia="仿宋"/>
          <w:spacing w:val="-1"/>
        </w:rPr>
        <w:t>买方承担。</w:t>
      </w:r>
    </w:p>
    <w:p w14:paraId="715FED05">
      <w:pPr>
        <w:pStyle w:val="102"/>
        <w:numPr>
          <w:ilvl w:val="1"/>
          <w:numId w:val="14"/>
        </w:numPr>
        <w:tabs>
          <w:tab w:val="left" w:pos="1190"/>
        </w:tabs>
        <w:spacing w:before="61" w:line="364" w:lineRule="auto"/>
        <w:ind w:right="691" w:firstLine="419"/>
        <w:jc w:val="both"/>
        <w:rPr>
          <w:rFonts w:ascii="仿宋" w:hAnsi="仿宋" w:eastAsia="仿宋"/>
        </w:rPr>
      </w:pPr>
      <w:r>
        <w:rPr>
          <w:rFonts w:ascii="仿宋" w:hAnsi="仿宋" w:eastAsia="仿宋"/>
          <w:spacing w:val="-3"/>
        </w:rPr>
        <w:t xml:space="preserve">质量保证期届满后，买方应在 </w:t>
      </w:r>
      <w:r>
        <w:rPr>
          <w:rFonts w:ascii="仿宋" w:hAnsi="仿宋" w:eastAsia="仿宋"/>
        </w:rPr>
        <w:t>7</w:t>
      </w:r>
      <w:r>
        <w:rPr>
          <w:rFonts w:ascii="仿宋" w:hAnsi="仿宋" w:eastAsia="仿宋"/>
          <w:spacing w:val="-3"/>
        </w:rPr>
        <w:t>日内或专用合同条款另行约定的时间内向卖方出具合同</w:t>
      </w:r>
      <w:r>
        <w:rPr>
          <w:rFonts w:hint="eastAsia" w:ascii="仿宋" w:hAnsi="仿宋" w:eastAsia="仿宋"/>
          <w:spacing w:val="-3"/>
        </w:rPr>
        <w:t>设备</w:t>
      </w:r>
      <w:r>
        <w:rPr>
          <w:rFonts w:ascii="仿宋" w:hAnsi="仿宋" w:eastAsia="仿宋"/>
          <w:spacing w:val="-3"/>
        </w:rPr>
        <w:t>的质量保证期届满证书。</w:t>
      </w:r>
    </w:p>
    <w:p w14:paraId="064798B3">
      <w:pPr>
        <w:pStyle w:val="102"/>
        <w:numPr>
          <w:ilvl w:val="1"/>
          <w:numId w:val="14"/>
        </w:numPr>
        <w:tabs>
          <w:tab w:val="left" w:pos="1190"/>
        </w:tabs>
        <w:spacing w:line="364" w:lineRule="auto"/>
        <w:ind w:right="691" w:firstLine="419"/>
        <w:jc w:val="both"/>
        <w:rPr>
          <w:rFonts w:ascii="仿宋" w:hAnsi="仿宋" w:eastAsia="仿宋"/>
        </w:rPr>
      </w:pPr>
      <w:r>
        <w:rPr>
          <w:rFonts w:ascii="仿宋" w:hAnsi="仿宋" w:eastAsia="仿宋"/>
          <w:spacing w:val="-7"/>
        </w:rPr>
        <w:t xml:space="preserve">在合同第 </w:t>
      </w:r>
      <w:r>
        <w:rPr>
          <w:rFonts w:ascii="仿宋" w:hAnsi="仿宋" w:eastAsia="仿宋"/>
        </w:rPr>
        <w:t>6.4.2</w:t>
      </w:r>
      <w:r>
        <w:rPr>
          <w:rFonts w:ascii="仿宋" w:hAnsi="仿宋" w:eastAsia="仿宋"/>
          <w:spacing w:val="-5"/>
        </w:rPr>
        <w:t xml:space="preserve">项情形下，如在验收款支付函签署后 </w:t>
      </w:r>
      <w:r>
        <w:rPr>
          <w:rFonts w:ascii="仿宋" w:hAnsi="仿宋" w:eastAsia="仿宋"/>
        </w:rPr>
        <w:t>12</w:t>
      </w:r>
      <w:r>
        <w:rPr>
          <w:rFonts w:ascii="仿宋" w:hAnsi="仿宋" w:eastAsia="仿宋"/>
          <w:spacing w:val="-3"/>
        </w:rPr>
        <w:t>个月内由于买方原因合同</w:t>
      </w:r>
      <w:r>
        <w:rPr>
          <w:rFonts w:hint="eastAsia" w:ascii="仿宋" w:hAnsi="仿宋" w:eastAsia="仿宋"/>
          <w:spacing w:val="-3"/>
        </w:rPr>
        <w:t>设备</w:t>
      </w:r>
      <w:r>
        <w:rPr>
          <w:rFonts w:ascii="仿宋" w:hAnsi="仿宋" w:eastAsia="仿宋"/>
          <w:spacing w:val="-11"/>
        </w:rPr>
        <w:t xml:space="preserve">仍未能达到技术性能考核指标，则买卖双方应在该 </w:t>
      </w:r>
      <w:r>
        <w:rPr>
          <w:rFonts w:ascii="仿宋" w:hAnsi="仿宋" w:eastAsia="仿宋"/>
        </w:rPr>
        <w:t>12</w:t>
      </w:r>
      <w:r>
        <w:rPr>
          <w:rFonts w:ascii="仿宋" w:hAnsi="仿宋" w:eastAsia="仿宋"/>
          <w:spacing w:val="-10"/>
        </w:rPr>
        <w:t xml:space="preserve">个月届满后 </w:t>
      </w:r>
      <w:r>
        <w:rPr>
          <w:rFonts w:ascii="仿宋" w:hAnsi="仿宋" w:eastAsia="仿宋"/>
        </w:rPr>
        <w:t>7</w:t>
      </w:r>
      <w:r>
        <w:rPr>
          <w:rFonts w:ascii="仿宋" w:hAnsi="仿宋" w:eastAsia="仿宋"/>
          <w:spacing w:val="-3"/>
        </w:rPr>
        <w:t>日内或专用合同条款另行约定的时间内签署结清款支付函。</w:t>
      </w:r>
    </w:p>
    <w:p w14:paraId="4A3F8C4D">
      <w:pPr>
        <w:pStyle w:val="102"/>
        <w:numPr>
          <w:ilvl w:val="1"/>
          <w:numId w:val="14"/>
        </w:numPr>
        <w:tabs>
          <w:tab w:val="left" w:pos="1190"/>
        </w:tabs>
        <w:spacing w:line="364" w:lineRule="auto"/>
        <w:ind w:right="691" w:firstLine="419"/>
        <w:jc w:val="both"/>
        <w:rPr>
          <w:rFonts w:ascii="仿宋" w:hAnsi="仿宋" w:eastAsia="仿宋"/>
        </w:rPr>
      </w:pPr>
      <w:r>
        <w:rPr>
          <w:rFonts w:ascii="仿宋" w:hAnsi="仿宋" w:eastAsia="仿宋"/>
          <w:spacing w:val="-12"/>
        </w:rPr>
        <w:t xml:space="preserve">在合同第 </w:t>
      </w:r>
      <w:r>
        <w:rPr>
          <w:rFonts w:ascii="仿宋" w:hAnsi="仿宋" w:eastAsia="仿宋"/>
        </w:rPr>
        <w:t>6.4.3</w:t>
      </w:r>
      <w:r>
        <w:rPr>
          <w:rFonts w:ascii="仿宋" w:hAnsi="仿宋" w:eastAsia="仿宋"/>
          <w:spacing w:val="-9"/>
        </w:rPr>
        <w:t xml:space="preserve">项情形下，如在验收款支付函签署后 </w:t>
      </w:r>
      <w:r>
        <w:rPr>
          <w:rFonts w:ascii="仿宋" w:hAnsi="仿宋" w:eastAsia="仿宋"/>
        </w:rPr>
        <w:t>6</w:t>
      </w:r>
      <w:r>
        <w:rPr>
          <w:rFonts w:ascii="仿宋" w:hAnsi="仿宋" w:eastAsia="仿宋"/>
          <w:spacing w:val="-3"/>
        </w:rPr>
        <w:t>个月内由于买方原因合同</w:t>
      </w:r>
      <w:r>
        <w:rPr>
          <w:rFonts w:hint="eastAsia" w:ascii="仿宋" w:hAnsi="仿宋" w:eastAsia="仿宋"/>
          <w:spacing w:val="-3"/>
        </w:rPr>
        <w:t>设备</w:t>
      </w:r>
      <w:r>
        <w:rPr>
          <w:rFonts w:ascii="仿宋" w:hAnsi="仿宋" w:eastAsia="仿宋"/>
          <w:spacing w:val="-3"/>
        </w:rPr>
        <w:t>仍</w:t>
      </w:r>
      <w:r>
        <w:rPr>
          <w:rFonts w:ascii="仿宋" w:hAnsi="仿宋" w:eastAsia="仿宋"/>
          <w:spacing w:val="-5"/>
        </w:rPr>
        <w:t xml:space="preserve">未进行考核或仍未达到技术性能考核指标，则买卖双方应在该 </w:t>
      </w:r>
      <w:r>
        <w:rPr>
          <w:rFonts w:ascii="仿宋" w:hAnsi="仿宋" w:eastAsia="仿宋"/>
        </w:rPr>
        <w:t>6</w:t>
      </w:r>
      <w:r>
        <w:rPr>
          <w:rFonts w:ascii="仿宋" w:hAnsi="仿宋" w:eastAsia="仿宋"/>
          <w:spacing w:val="-9"/>
        </w:rPr>
        <w:t xml:space="preserve">个月届满后 </w:t>
      </w:r>
      <w:r>
        <w:rPr>
          <w:rFonts w:ascii="仿宋" w:hAnsi="仿宋" w:eastAsia="仿宋"/>
        </w:rPr>
        <w:t>7</w:t>
      </w:r>
      <w:r>
        <w:rPr>
          <w:rFonts w:ascii="仿宋" w:hAnsi="仿宋" w:eastAsia="仿宋"/>
          <w:spacing w:val="-3"/>
        </w:rPr>
        <w:t>日内或专用合同条款另行约定的时间内签署结清款支付函。</w:t>
      </w:r>
    </w:p>
    <w:p w14:paraId="6D867D1C">
      <w:pPr>
        <w:pStyle w:val="102"/>
        <w:numPr>
          <w:ilvl w:val="1"/>
          <w:numId w:val="14"/>
        </w:numPr>
        <w:tabs>
          <w:tab w:val="left" w:pos="1190"/>
        </w:tabs>
        <w:spacing w:line="364" w:lineRule="auto"/>
        <w:ind w:right="691" w:firstLine="419"/>
        <w:jc w:val="both"/>
        <w:rPr>
          <w:rFonts w:ascii="仿宋" w:hAnsi="仿宋" w:eastAsia="仿宋"/>
        </w:rPr>
      </w:pPr>
      <w:r>
        <w:rPr>
          <w:rFonts w:ascii="仿宋" w:hAnsi="仿宋" w:eastAsia="仿宋"/>
          <w:spacing w:val="-16"/>
        </w:rPr>
        <w:t xml:space="preserve">在第 </w:t>
      </w:r>
      <w:r>
        <w:rPr>
          <w:rFonts w:ascii="仿宋" w:hAnsi="仿宋" w:eastAsia="仿宋"/>
        </w:rPr>
        <w:t>8.4</w:t>
      </w:r>
      <w:r>
        <w:rPr>
          <w:rFonts w:ascii="仿宋" w:hAnsi="仿宋" w:eastAsia="仿宋"/>
          <w:spacing w:val="-13"/>
        </w:rPr>
        <w:t xml:space="preserve">款和第 </w:t>
      </w:r>
      <w:r>
        <w:rPr>
          <w:rFonts w:ascii="仿宋" w:hAnsi="仿宋" w:eastAsia="仿宋"/>
        </w:rPr>
        <w:t>8.5</w:t>
      </w:r>
      <w:r>
        <w:rPr>
          <w:rFonts w:ascii="仿宋" w:hAnsi="仿宋" w:eastAsia="仿宋"/>
          <w:spacing w:val="-6"/>
        </w:rPr>
        <w:t xml:space="preserve">款情形下，卖方也可单方签署结清款支付函提交买方，如果买方在收到卖方签署的结清款支付函后 </w:t>
      </w:r>
      <w:r>
        <w:rPr>
          <w:rFonts w:ascii="仿宋" w:hAnsi="仿宋" w:eastAsia="仿宋"/>
        </w:rPr>
        <w:t>14</w:t>
      </w:r>
      <w:r>
        <w:rPr>
          <w:rFonts w:ascii="仿宋" w:hAnsi="仿宋" w:eastAsia="仿宋"/>
          <w:spacing w:val="-9"/>
        </w:rPr>
        <w:t>日内未向卖方提出书面异议，则结清款支付函自签署之日起生效。</w:t>
      </w:r>
    </w:p>
    <w:p w14:paraId="2D7DB586">
      <w:pPr>
        <w:pStyle w:val="5"/>
        <w:numPr>
          <w:ilvl w:val="0"/>
          <w:numId w:val="14"/>
        </w:numPr>
        <w:tabs>
          <w:tab w:val="left" w:pos="802"/>
        </w:tabs>
        <w:spacing w:before="149"/>
        <w:ind w:left="801" w:hanging="402"/>
        <w:jc w:val="left"/>
        <w:rPr>
          <w:rFonts w:ascii="仿宋" w:hAnsi="仿宋" w:eastAsia="仿宋"/>
        </w:rPr>
      </w:pPr>
      <w:bookmarkStart w:id="33" w:name="_bookmark133"/>
      <w:bookmarkEnd w:id="33"/>
      <w:r>
        <w:rPr>
          <w:rFonts w:ascii="仿宋" w:hAnsi="仿宋" w:eastAsia="仿宋"/>
        </w:rPr>
        <w:t>质保期服务</w:t>
      </w:r>
    </w:p>
    <w:p w14:paraId="02A8534B">
      <w:pPr>
        <w:pStyle w:val="102"/>
        <w:numPr>
          <w:ilvl w:val="1"/>
          <w:numId w:val="14"/>
        </w:numPr>
        <w:tabs>
          <w:tab w:val="left" w:pos="1193"/>
        </w:tabs>
        <w:spacing w:line="364" w:lineRule="auto"/>
        <w:ind w:right="691" w:firstLine="419"/>
        <w:jc w:val="both"/>
        <w:rPr>
          <w:rFonts w:ascii="仿宋" w:hAnsi="仿宋" w:eastAsia="仿宋"/>
        </w:rPr>
      </w:pPr>
      <w:r>
        <w:rPr>
          <w:rFonts w:ascii="仿宋" w:hAnsi="仿宋" w:eastAsia="仿宋"/>
        </w:rPr>
        <w:t>卖方应为质保期服务配备充足的技术人员、工具和备件并保证提供的联系方式畅通。</w:t>
      </w:r>
      <w:r>
        <w:rPr>
          <w:rFonts w:ascii="仿宋" w:hAnsi="仿宋" w:eastAsia="仿宋"/>
          <w:spacing w:val="-6"/>
        </w:rPr>
        <w:t>除专用合同条款和</w:t>
      </w:r>
      <w:r>
        <w:rPr>
          <w:rFonts w:ascii="仿宋" w:hAnsi="仿宋" w:eastAsia="仿宋"/>
        </w:rPr>
        <w:t>（</w:t>
      </w:r>
      <w:r>
        <w:rPr>
          <w:rFonts w:ascii="仿宋" w:hAnsi="仿宋" w:eastAsia="仿宋"/>
          <w:spacing w:val="-3"/>
        </w:rPr>
        <w:t>或</w:t>
      </w:r>
      <w:r>
        <w:rPr>
          <w:rFonts w:ascii="仿宋" w:hAnsi="仿宋" w:eastAsia="仿宋"/>
          <w:spacing w:val="-27"/>
        </w:rPr>
        <w:t>）</w:t>
      </w:r>
      <w:r>
        <w:rPr>
          <w:rFonts w:hint="eastAsia" w:ascii="仿宋" w:hAnsi="仿宋" w:eastAsia="仿宋"/>
          <w:spacing w:val="-7"/>
          <w:lang w:val="en-US"/>
        </w:rPr>
        <w:t>用户需求书</w:t>
      </w:r>
      <w:r>
        <w:rPr>
          <w:rFonts w:ascii="仿宋" w:hAnsi="仿宋" w:eastAsia="仿宋"/>
          <w:spacing w:val="-7"/>
        </w:rPr>
        <w:t xml:space="preserve">等合同文件另有约定外，卖方应在收到买方通知后 </w:t>
      </w:r>
      <w:r>
        <w:rPr>
          <w:rFonts w:ascii="仿宋" w:hAnsi="仿宋" w:eastAsia="仿宋"/>
        </w:rPr>
        <w:t>24</w:t>
      </w:r>
      <w:r>
        <w:rPr>
          <w:rFonts w:ascii="仿宋" w:hAnsi="仿宋" w:eastAsia="仿宋"/>
          <w:spacing w:val="-2"/>
        </w:rPr>
        <w:t>小时内</w:t>
      </w:r>
      <w:r>
        <w:rPr>
          <w:rFonts w:ascii="仿宋" w:hAnsi="仿宋" w:eastAsia="仿宋"/>
          <w:spacing w:val="-7"/>
        </w:rPr>
        <w:t>做出响应，如需卖方到合同</w:t>
      </w:r>
      <w:r>
        <w:rPr>
          <w:rFonts w:hint="eastAsia" w:ascii="仿宋" w:hAnsi="仿宋" w:eastAsia="仿宋"/>
          <w:spacing w:val="-7"/>
        </w:rPr>
        <w:t>设备</w:t>
      </w:r>
      <w:r>
        <w:rPr>
          <w:rFonts w:ascii="仿宋" w:hAnsi="仿宋" w:eastAsia="仿宋"/>
          <w:spacing w:val="-7"/>
        </w:rPr>
        <w:t xml:space="preserve">现场，卖方应在收到买方通知后 </w:t>
      </w:r>
      <w:r>
        <w:rPr>
          <w:rFonts w:ascii="仿宋" w:hAnsi="仿宋" w:eastAsia="仿宋"/>
        </w:rPr>
        <w:t>48</w:t>
      </w:r>
      <w:r>
        <w:rPr>
          <w:rFonts w:ascii="仿宋" w:hAnsi="仿宋" w:eastAsia="仿宋"/>
          <w:spacing w:val="-8"/>
        </w:rPr>
        <w:t xml:space="preserve">小时内到达，并在到达后 </w:t>
      </w:r>
      <w:r>
        <w:rPr>
          <w:rFonts w:ascii="仿宋" w:hAnsi="仿宋" w:eastAsia="仿宋"/>
        </w:rPr>
        <w:t xml:space="preserve">7 </w:t>
      </w:r>
      <w:r>
        <w:rPr>
          <w:rFonts w:ascii="仿宋" w:hAnsi="仿宋" w:eastAsia="仿宋"/>
          <w:spacing w:val="-6"/>
        </w:rPr>
        <w:t>日内解决合同</w:t>
      </w:r>
      <w:r>
        <w:rPr>
          <w:rFonts w:hint="eastAsia" w:ascii="仿宋" w:hAnsi="仿宋" w:eastAsia="仿宋"/>
          <w:spacing w:val="-6"/>
        </w:rPr>
        <w:t>设备</w:t>
      </w:r>
      <w:r>
        <w:rPr>
          <w:rFonts w:ascii="仿宋" w:hAnsi="仿宋" w:eastAsia="仿宋"/>
          <w:spacing w:val="-6"/>
        </w:rPr>
        <w:t>的故障</w:t>
      </w:r>
      <w:r>
        <w:rPr>
          <w:rFonts w:ascii="仿宋" w:hAnsi="仿宋" w:eastAsia="仿宋"/>
        </w:rPr>
        <w:t>（</w:t>
      </w:r>
      <w:r>
        <w:rPr>
          <w:rFonts w:ascii="仿宋" w:hAnsi="仿宋" w:eastAsia="仿宋"/>
          <w:spacing w:val="-3"/>
        </w:rPr>
        <w:t>重大故障除外</w:t>
      </w:r>
      <w:r>
        <w:rPr>
          <w:rFonts w:ascii="仿宋" w:hAnsi="仿宋" w:eastAsia="仿宋"/>
          <w:spacing w:val="-108"/>
        </w:rPr>
        <w:t>）</w:t>
      </w:r>
      <w:r>
        <w:rPr>
          <w:rFonts w:ascii="仿宋" w:hAnsi="仿宋" w:eastAsia="仿宋"/>
          <w:spacing w:val="-9"/>
        </w:rPr>
        <w:t>。如果卖方未在上述时间内作出响应，则买方有权自</w:t>
      </w:r>
      <w:r>
        <w:rPr>
          <w:rFonts w:ascii="仿宋" w:hAnsi="仿宋" w:eastAsia="仿宋"/>
          <w:spacing w:val="-5"/>
        </w:rPr>
        <w:t>行或委托他人解决相关问题或查找和解决合同</w:t>
      </w:r>
      <w:r>
        <w:rPr>
          <w:rFonts w:hint="eastAsia" w:ascii="仿宋" w:hAnsi="仿宋" w:eastAsia="仿宋"/>
          <w:spacing w:val="-5"/>
        </w:rPr>
        <w:t>设备</w:t>
      </w:r>
      <w:r>
        <w:rPr>
          <w:rFonts w:ascii="仿宋" w:hAnsi="仿宋" w:eastAsia="仿宋"/>
          <w:spacing w:val="-5"/>
        </w:rPr>
        <w:t>的故障，卖方应承担由此发生的全部费用。</w:t>
      </w:r>
    </w:p>
    <w:p w14:paraId="10C8784D">
      <w:pPr>
        <w:pStyle w:val="102"/>
        <w:numPr>
          <w:ilvl w:val="1"/>
          <w:numId w:val="14"/>
        </w:numPr>
        <w:tabs>
          <w:tab w:val="left" w:pos="1193"/>
        </w:tabs>
        <w:spacing w:line="364" w:lineRule="auto"/>
        <w:ind w:right="694" w:firstLine="419"/>
        <w:jc w:val="both"/>
        <w:rPr>
          <w:rFonts w:ascii="仿宋" w:hAnsi="仿宋" w:eastAsia="仿宋"/>
        </w:rPr>
      </w:pPr>
      <w:r>
        <w:rPr>
          <w:rFonts w:ascii="仿宋" w:hAnsi="仿宋" w:eastAsia="仿宋"/>
          <w:spacing w:val="-1"/>
        </w:rPr>
        <w:t>如卖方技术人员需到合同</w:t>
      </w:r>
      <w:r>
        <w:rPr>
          <w:rFonts w:hint="eastAsia" w:ascii="仿宋" w:hAnsi="仿宋" w:eastAsia="仿宋"/>
          <w:spacing w:val="-1"/>
        </w:rPr>
        <w:t>设备</w:t>
      </w:r>
      <w:r>
        <w:rPr>
          <w:rFonts w:ascii="仿宋" w:hAnsi="仿宋" w:eastAsia="仿宋"/>
          <w:spacing w:val="-1"/>
        </w:rPr>
        <w:t>现场进行质保期服务，则买方应免费为卖方技术人员提</w:t>
      </w:r>
      <w:r>
        <w:rPr>
          <w:rFonts w:ascii="仿宋" w:hAnsi="仿宋" w:eastAsia="仿宋"/>
          <w:spacing w:val="-4"/>
        </w:rPr>
        <w:t>供工作条件及便利，包括但不限于必要的办公场所、技术资料及出入许可等。除专用合同条款另有约定外，卖方技术人员的交通、食宿费用由卖方承担。卖方技术人员应遵守买方施工现场</w:t>
      </w:r>
      <w:r>
        <w:rPr>
          <w:rFonts w:ascii="仿宋" w:hAnsi="仿宋" w:eastAsia="仿宋"/>
          <w:spacing w:val="-3"/>
        </w:rPr>
        <w:t>的各项规章制度和安全操作规程，并服从买方的现场管理。</w:t>
      </w:r>
    </w:p>
    <w:p w14:paraId="317DAA70">
      <w:pPr>
        <w:pStyle w:val="102"/>
        <w:numPr>
          <w:ilvl w:val="1"/>
          <w:numId w:val="14"/>
        </w:numPr>
        <w:tabs>
          <w:tab w:val="left" w:pos="1193"/>
        </w:tabs>
        <w:spacing w:line="364" w:lineRule="auto"/>
        <w:ind w:right="697" w:firstLine="419"/>
        <w:jc w:val="both"/>
        <w:rPr>
          <w:rFonts w:ascii="仿宋" w:hAnsi="仿宋" w:eastAsia="仿宋"/>
        </w:rPr>
      </w:pPr>
      <w:r>
        <w:rPr>
          <w:rFonts w:ascii="仿宋" w:hAnsi="仿宋" w:eastAsia="仿宋"/>
          <w:spacing w:val="-1"/>
        </w:rPr>
        <w:t>如果任何技术人员不合格，买方有权要求卖方撤换，因撤换而产生的费用应由卖方承</w:t>
      </w:r>
      <w:r>
        <w:rPr>
          <w:rFonts w:ascii="仿宋" w:hAnsi="仿宋" w:eastAsia="仿宋"/>
          <w:spacing w:val="-3"/>
        </w:rPr>
        <w:t>担。在不影响质保期服务并且征得买方同意的条件下，卖方也可自负费用更换其技术人员。</w:t>
      </w:r>
    </w:p>
    <w:p w14:paraId="5F935486">
      <w:pPr>
        <w:pStyle w:val="102"/>
        <w:numPr>
          <w:ilvl w:val="1"/>
          <w:numId w:val="14"/>
        </w:numPr>
        <w:tabs>
          <w:tab w:val="left" w:pos="1193"/>
        </w:tabs>
        <w:spacing w:line="364" w:lineRule="auto"/>
        <w:ind w:right="694" w:firstLine="419"/>
        <w:jc w:val="both"/>
        <w:rPr>
          <w:rFonts w:ascii="仿宋" w:hAnsi="仿宋" w:eastAsia="仿宋"/>
        </w:rPr>
      </w:pPr>
      <w:r>
        <w:rPr>
          <w:rFonts w:ascii="仿宋" w:hAnsi="仿宋" w:eastAsia="仿宋"/>
          <w:spacing w:val="-1"/>
        </w:rPr>
        <w:t xml:space="preserve">除专用合同条款另有约定外，卖方应就在施工现场进行质保期服务的情况进行记录， </w:t>
      </w:r>
      <w:r>
        <w:rPr>
          <w:rFonts w:ascii="仿宋" w:hAnsi="仿宋" w:eastAsia="仿宋"/>
          <w:spacing w:val="-4"/>
        </w:rPr>
        <w:t>记载合同</w:t>
      </w:r>
      <w:r>
        <w:rPr>
          <w:rFonts w:hint="eastAsia" w:ascii="仿宋" w:hAnsi="仿宋" w:eastAsia="仿宋"/>
          <w:spacing w:val="-4"/>
        </w:rPr>
        <w:t>设备</w:t>
      </w:r>
      <w:r>
        <w:rPr>
          <w:rFonts w:ascii="仿宋" w:hAnsi="仿宋" w:eastAsia="仿宋"/>
          <w:spacing w:val="-4"/>
        </w:rPr>
        <w:t>故障发生的时间、原因及解决情况等，由买方签字确认，并在质量保证期结束后</w:t>
      </w:r>
      <w:r>
        <w:rPr>
          <w:rFonts w:ascii="仿宋" w:hAnsi="仿宋" w:eastAsia="仿宋"/>
          <w:spacing w:val="-2"/>
        </w:rPr>
        <w:t>提交给买方。</w:t>
      </w:r>
    </w:p>
    <w:p w14:paraId="2F1278F9">
      <w:pPr>
        <w:pStyle w:val="5"/>
        <w:numPr>
          <w:ilvl w:val="0"/>
          <w:numId w:val="14"/>
        </w:numPr>
        <w:tabs>
          <w:tab w:val="left" w:pos="960"/>
        </w:tabs>
        <w:spacing w:before="149"/>
        <w:ind w:left="959" w:hanging="560"/>
        <w:jc w:val="left"/>
        <w:rPr>
          <w:rFonts w:ascii="仿宋" w:hAnsi="仿宋" w:eastAsia="仿宋"/>
        </w:rPr>
      </w:pPr>
      <w:bookmarkStart w:id="34" w:name="_bookmark134"/>
      <w:bookmarkEnd w:id="34"/>
      <w:r>
        <w:rPr>
          <w:rFonts w:ascii="仿宋" w:hAnsi="仿宋" w:eastAsia="仿宋"/>
        </w:rPr>
        <w:t>履约保证金</w:t>
      </w:r>
    </w:p>
    <w:p w14:paraId="159172EB">
      <w:pPr>
        <w:pStyle w:val="22"/>
        <w:spacing w:line="364" w:lineRule="auto"/>
        <w:ind w:left="400" w:right="691" w:firstLine="419"/>
        <w:jc w:val="both"/>
        <w:rPr>
          <w:rFonts w:ascii="仿宋" w:hAnsi="仿宋" w:eastAsia="仿宋"/>
          <w:spacing w:val="-10"/>
          <w:sz w:val="22"/>
          <w:szCs w:val="22"/>
        </w:rPr>
      </w:pPr>
      <w:r>
        <w:rPr>
          <w:rFonts w:ascii="仿宋" w:hAnsi="仿宋" w:eastAsia="仿宋"/>
          <w:spacing w:val="-10"/>
          <w:sz w:val="22"/>
          <w:szCs w:val="22"/>
        </w:rPr>
        <w:t>除专用合同条款另有约定外，履约保证金自合同生效之日起生效，在合同</w:t>
      </w:r>
      <w:r>
        <w:rPr>
          <w:rFonts w:hint="eastAsia" w:ascii="仿宋" w:hAnsi="仿宋" w:eastAsia="仿宋"/>
          <w:spacing w:val="-10"/>
          <w:sz w:val="22"/>
          <w:szCs w:val="22"/>
        </w:rPr>
        <w:t>设备</w:t>
      </w:r>
      <w:r>
        <w:rPr>
          <w:rFonts w:ascii="仿宋" w:hAnsi="仿宋" w:eastAsia="仿宋"/>
          <w:spacing w:val="-10"/>
          <w:sz w:val="22"/>
          <w:szCs w:val="22"/>
        </w:rPr>
        <w:t>验收证书或验收款支付函签署之日起 28 日后失效。如果卖方不履行合同约定的义务或其履行不符合合同的约定，买方有权扣划相应金额的履约保证金。</w:t>
      </w:r>
    </w:p>
    <w:p w14:paraId="45CA3DE7">
      <w:pPr>
        <w:pStyle w:val="5"/>
        <w:numPr>
          <w:ilvl w:val="0"/>
          <w:numId w:val="14"/>
        </w:numPr>
        <w:tabs>
          <w:tab w:val="left" w:pos="943"/>
        </w:tabs>
        <w:spacing w:before="152"/>
        <w:ind w:left="942" w:hanging="543"/>
        <w:jc w:val="left"/>
        <w:rPr>
          <w:rFonts w:ascii="仿宋" w:hAnsi="仿宋" w:eastAsia="仿宋"/>
        </w:rPr>
      </w:pPr>
      <w:bookmarkStart w:id="35" w:name="_bookmark135"/>
      <w:bookmarkEnd w:id="35"/>
      <w:r>
        <w:rPr>
          <w:rFonts w:ascii="仿宋" w:hAnsi="仿宋" w:eastAsia="仿宋"/>
        </w:rPr>
        <w:t>保证</w:t>
      </w:r>
    </w:p>
    <w:p w14:paraId="4142DFA2">
      <w:pPr>
        <w:pStyle w:val="102"/>
        <w:numPr>
          <w:ilvl w:val="1"/>
          <w:numId w:val="14"/>
        </w:numPr>
        <w:tabs>
          <w:tab w:val="left" w:pos="1286"/>
        </w:tabs>
        <w:ind w:left="1286" w:hanging="466"/>
        <w:jc w:val="both"/>
        <w:rPr>
          <w:rFonts w:ascii="仿宋" w:hAnsi="仿宋" w:eastAsia="仿宋"/>
        </w:rPr>
      </w:pPr>
      <w:r>
        <w:rPr>
          <w:rFonts w:ascii="仿宋" w:hAnsi="仿宋" w:eastAsia="仿宋"/>
          <w:spacing w:val="-3"/>
        </w:rPr>
        <w:t>卖方保证其具有完全的能力履行本合同项下的全部义务。</w:t>
      </w:r>
    </w:p>
    <w:p w14:paraId="2BB77CA0">
      <w:pPr>
        <w:pStyle w:val="102"/>
        <w:numPr>
          <w:ilvl w:val="1"/>
          <w:numId w:val="14"/>
        </w:numPr>
        <w:tabs>
          <w:tab w:val="left" w:pos="1272"/>
        </w:tabs>
        <w:spacing w:before="139" w:line="364" w:lineRule="auto"/>
        <w:ind w:right="691" w:firstLine="419"/>
        <w:jc w:val="both"/>
        <w:rPr>
          <w:rFonts w:ascii="仿宋" w:hAnsi="仿宋" w:eastAsia="仿宋"/>
        </w:rPr>
      </w:pPr>
      <w:r>
        <w:rPr>
          <w:rFonts w:ascii="仿宋" w:hAnsi="仿宋" w:eastAsia="仿宋"/>
          <w:spacing w:val="-3"/>
        </w:rPr>
        <w:t>卖方保证其所提供的合同</w:t>
      </w:r>
      <w:r>
        <w:rPr>
          <w:rFonts w:hint="eastAsia" w:ascii="仿宋" w:hAnsi="仿宋" w:eastAsia="仿宋"/>
          <w:spacing w:val="-3"/>
        </w:rPr>
        <w:t>设备</w:t>
      </w:r>
      <w:r>
        <w:rPr>
          <w:rFonts w:ascii="仿宋" w:hAnsi="仿宋" w:eastAsia="仿宋"/>
          <w:spacing w:val="-3"/>
        </w:rPr>
        <w:t>及对合同的履行符合所有应适用的法律、行政法规、地方性法规、自治条例和单行条例、规章及其他规范性文件的强制性规定。</w:t>
      </w:r>
    </w:p>
    <w:p w14:paraId="590215E2">
      <w:pPr>
        <w:pStyle w:val="102"/>
        <w:numPr>
          <w:ilvl w:val="1"/>
          <w:numId w:val="14"/>
        </w:numPr>
        <w:tabs>
          <w:tab w:val="left" w:pos="1286"/>
        </w:tabs>
        <w:spacing w:before="1" w:line="364" w:lineRule="auto"/>
        <w:ind w:right="691" w:firstLine="419"/>
        <w:jc w:val="both"/>
        <w:rPr>
          <w:rFonts w:ascii="仿宋" w:hAnsi="仿宋" w:eastAsia="仿宋"/>
        </w:rPr>
      </w:pPr>
      <w:r>
        <w:rPr>
          <w:rFonts w:ascii="仿宋" w:hAnsi="仿宋" w:eastAsia="仿宋"/>
          <w:spacing w:val="-4"/>
        </w:rPr>
        <w:t>卖方保证其对合同</w:t>
      </w:r>
      <w:r>
        <w:rPr>
          <w:rFonts w:hint="eastAsia" w:ascii="仿宋" w:hAnsi="仿宋" w:eastAsia="仿宋"/>
          <w:spacing w:val="-4"/>
        </w:rPr>
        <w:t>设备</w:t>
      </w:r>
      <w:r>
        <w:rPr>
          <w:rFonts w:ascii="仿宋" w:hAnsi="仿宋" w:eastAsia="仿宋"/>
          <w:spacing w:val="-4"/>
        </w:rPr>
        <w:t>的销售不损害任何第三方的合法权益和社会公众利益。任何第三方不会因卖方原因而基于所有权、抵押权、留置权或其他任何权利或事由对合同</w:t>
      </w:r>
      <w:r>
        <w:rPr>
          <w:rFonts w:hint="eastAsia" w:ascii="仿宋" w:hAnsi="仿宋" w:eastAsia="仿宋"/>
          <w:spacing w:val="-4"/>
        </w:rPr>
        <w:t>设备</w:t>
      </w:r>
      <w:r>
        <w:rPr>
          <w:rFonts w:ascii="仿宋" w:hAnsi="仿宋" w:eastAsia="仿宋"/>
          <w:spacing w:val="-4"/>
        </w:rPr>
        <w:t>主张权利。</w:t>
      </w:r>
    </w:p>
    <w:p w14:paraId="040A31F4">
      <w:pPr>
        <w:pStyle w:val="102"/>
        <w:numPr>
          <w:ilvl w:val="1"/>
          <w:numId w:val="14"/>
        </w:numPr>
        <w:tabs>
          <w:tab w:val="left" w:pos="1286"/>
        </w:tabs>
        <w:spacing w:line="364" w:lineRule="auto"/>
        <w:ind w:right="695" w:firstLine="419"/>
        <w:jc w:val="both"/>
        <w:rPr>
          <w:rFonts w:ascii="仿宋" w:hAnsi="仿宋" w:eastAsia="仿宋"/>
        </w:rPr>
      </w:pPr>
      <w:r>
        <w:rPr>
          <w:rFonts w:ascii="仿宋" w:hAnsi="仿宋" w:eastAsia="仿宋"/>
          <w:spacing w:val="-6"/>
        </w:rPr>
        <w:t>卖方保证合同</w:t>
      </w:r>
      <w:r>
        <w:rPr>
          <w:rFonts w:hint="eastAsia" w:ascii="仿宋" w:hAnsi="仿宋" w:eastAsia="仿宋"/>
          <w:spacing w:val="-6"/>
        </w:rPr>
        <w:t>设备</w:t>
      </w:r>
      <w:r>
        <w:rPr>
          <w:rFonts w:ascii="仿宋" w:hAnsi="仿宋" w:eastAsia="仿宋"/>
          <w:spacing w:val="-6"/>
        </w:rPr>
        <w:t>符合合同约定的规格、标准、技术性能考核指标等，能够安全和稳定地运行，且合同</w:t>
      </w:r>
      <w:r>
        <w:rPr>
          <w:rFonts w:hint="eastAsia" w:ascii="仿宋" w:hAnsi="仿宋" w:eastAsia="仿宋"/>
          <w:spacing w:val="-6"/>
        </w:rPr>
        <w:t>设备</w:t>
      </w:r>
      <w:r>
        <w:rPr>
          <w:rFonts w:ascii="仿宋" w:hAnsi="仿宋" w:eastAsia="仿宋"/>
          <w:spacing w:val="-3"/>
        </w:rPr>
        <w:t>（</w:t>
      </w:r>
      <w:r>
        <w:rPr>
          <w:rFonts w:ascii="仿宋" w:hAnsi="仿宋" w:eastAsia="仿宋"/>
        </w:rPr>
        <w:t>包括全部部件）</w:t>
      </w:r>
      <w:r>
        <w:rPr>
          <w:rFonts w:ascii="仿宋" w:hAnsi="仿宋" w:eastAsia="仿宋"/>
          <w:spacing w:val="-3"/>
        </w:rPr>
        <w:t>全新、完整、未使用过，除非专用合同条款和</w:t>
      </w:r>
      <w:r>
        <w:rPr>
          <w:rFonts w:ascii="仿宋" w:hAnsi="仿宋" w:eastAsia="仿宋"/>
        </w:rPr>
        <w:t>（</w:t>
      </w:r>
      <w:r>
        <w:rPr>
          <w:rFonts w:ascii="仿宋" w:hAnsi="仿宋" w:eastAsia="仿宋"/>
          <w:spacing w:val="-3"/>
        </w:rPr>
        <w:t>或</w:t>
      </w:r>
      <w:r>
        <w:rPr>
          <w:rFonts w:ascii="仿宋" w:hAnsi="仿宋" w:eastAsia="仿宋"/>
          <w:spacing w:val="-14"/>
        </w:rPr>
        <w:t xml:space="preserve">） </w:t>
      </w:r>
      <w:r>
        <w:rPr>
          <w:rFonts w:hint="eastAsia" w:ascii="仿宋" w:hAnsi="仿宋" w:eastAsia="仿宋"/>
          <w:spacing w:val="-3"/>
          <w:lang w:val="en-US"/>
        </w:rPr>
        <w:t>用户需求书</w:t>
      </w:r>
      <w:r>
        <w:rPr>
          <w:rFonts w:ascii="仿宋" w:hAnsi="仿宋" w:eastAsia="仿宋"/>
          <w:spacing w:val="-3"/>
        </w:rPr>
        <w:t>等合同文件另有约定。</w:t>
      </w:r>
    </w:p>
    <w:p w14:paraId="6AC26043">
      <w:pPr>
        <w:pStyle w:val="102"/>
        <w:numPr>
          <w:ilvl w:val="1"/>
          <w:numId w:val="14"/>
        </w:numPr>
        <w:tabs>
          <w:tab w:val="left" w:pos="1286"/>
        </w:tabs>
        <w:spacing w:line="364" w:lineRule="auto"/>
        <w:ind w:right="691" w:firstLine="419"/>
        <w:jc w:val="both"/>
        <w:rPr>
          <w:rFonts w:ascii="仿宋" w:hAnsi="仿宋" w:eastAsia="仿宋"/>
        </w:rPr>
      </w:pPr>
      <w:r>
        <w:rPr>
          <w:rFonts w:ascii="仿宋" w:hAnsi="仿宋" w:eastAsia="仿宋"/>
          <w:spacing w:val="-6"/>
        </w:rPr>
        <w:t>卖方保证，卖方所提供的技术资料完整、清晰、准确，符合合同约定并且能够满足合</w:t>
      </w:r>
      <w:r>
        <w:rPr>
          <w:rFonts w:ascii="仿宋" w:hAnsi="仿宋" w:eastAsia="仿宋"/>
          <w:spacing w:val="-4"/>
        </w:rPr>
        <w:t>同</w:t>
      </w:r>
      <w:r>
        <w:rPr>
          <w:rFonts w:hint="eastAsia" w:ascii="仿宋" w:hAnsi="仿宋" w:eastAsia="仿宋"/>
          <w:spacing w:val="-4"/>
        </w:rPr>
        <w:t>设备</w:t>
      </w:r>
      <w:r>
        <w:rPr>
          <w:rFonts w:ascii="仿宋" w:hAnsi="仿宋" w:eastAsia="仿宋"/>
          <w:spacing w:val="-4"/>
        </w:rPr>
        <w:t>的安装、调试、考核、操作以及维修和保养的需要。</w:t>
      </w:r>
    </w:p>
    <w:p w14:paraId="15C9875A">
      <w:pPr>
        <w:pStyle w:val="102"/>
        <w:numPr>
          <w:ilvl w:val="1"/>
          <w:numId w:val="14"/>
        </w:numPr>
        <w:tabs>
          <w:tab w:val="left" w:pos="1294"/>
        </w:tabs>
        <w:spacing w:line="364" w:lineRule="auto"/>
        <w:ind w:right="694" w:firstLine="419"/>
        <w:jc w:val="both"/>
        <w:rPr>
          <w:rFonts w:ascii="仿宋" w:hAnsi="仿宋" w:eastAsia="仿宋"/>
        </w:rPr>
      </w:pPr>
      <w:r>
        <w:rPr>
          <w:rFonts w:ascii="仿宋" w:hAnsi="仿宋" w:eastAsia="仿宋"/>
        </w:rPr>
        <w:t>卖方保证合同范围内提供的备品备件能够满足合同</w:t>
      </w:r>
      <w:r>
        <w:rPr>
          <w:rFonts w:hint="eastAsia" w:ascii="仿宋" w:hAnsi="仿宋" w:eastAsia="仿宋"/>
        </w:rPr>
        <w:t>设备</w:t>
      </w:r>
      <w:r>
        <w:rPr>
          <w:rFonts w:ascii="仿宋" w:hAnsi="仿宋" w:eastAsia="仿宋"/>
        </w:rPr>
        <w:t>在质量保证期结束前正常运</w:t>
      </w:r>
      <w:r>
        <w:rPr>
          <w:rFonts w:ascii="仿宋" w:hAnsi="仿宋" w:eastAsia="仿宋"/>
          <w:spacing w:val="-4"/>
        </w:rPr>
        <w:t>行及维修的需要，如在质量保证期结束前因卖方原因出现备品备件短缺影响合同</w:t>
      </w:r>
      <w:r>
        <w:rPr>
          <w:rFonts w:hint="eastAsia" w:ascii="仿宋" w:hAnsi="仿宋" w:eastAsia="仿宋"/>
          <w:spacing w:val="-4"/>
        </w:rPr>
        <w:t>设备</w:t>
      </w:r>
      <w:r>
        <w:rPr>
          <w:rFonts w:ascii="仿宋" w:hAnsi="仿宋" w:eastAsia="仿宋"/>
          <w:spacing w:val="-4"/>
        </w:rPr>
        <w:t>正常运行</w:t>
      </w:r>
      <w:r>
        <w:rPr>
          <w:rFonts w:ascii="仿宋" w:hAnsi="仿宋" w:eastAsia="仿宋"/>
          <w:spacing w:val="-3"/>
        </w:rPr>
        <w:t>的，卖方应免费提供。</w:t>
      </w:r>
    </w:p>
    <w:p w14:paraId="288A6FC4">
      <w:pPr>
        <w:pStyle w:val="102"/>
        <w:numPr>
          <w:ilvl w:val="1"/>
          <w:numId w:val="14"/>
        </w:numPr>
        <w:tabs>
          <w:tab w:val="left" w:pos="1286"/>
        </w:tabs>
        <w:spacing w:line="364" w:lineRule="auto"/>
        <w:ind w:right="691" w:firstLine="419"/>
        <w:jc w:val="both"/>
        <w:rPr>
          <w:rFonts w:ascii="仿宋" w:hAnsi="仿宋" w:eastAsia="仿宋"/>
        </w:rPr>
      </w:pPr>
      <w:r>
        <w:rPr>
          <w:rFonts w:ascii="仿宋" w:hAnsi="仿宋" w:eastAsia="仿宋"/>
          <w:spacing w:val="-4"/>
        </w:rPr>
        <w:t>除专用合同条款和</w:t>
      </w:r>
      <w:r>
        <w:rPr>
          <w:rFonts w:ascii="仿宋" w:hAnsi="仿宋" w:eastAsia="仿宋"/>
          <w:spacing w:val="-3"/>
        </w:rPr>
        <w:t>（</w:t>
      </w:r>
      <w:r>
        <w:rPr>
          <w:rFonts w:ascii="仿宋" w:hAnsi="仿宋" w:eastAsia="仿宋"/>
        </w:rPr>
        <w:t>或</w:t>
      </w:r>
      <w:r>
        <w:rPr>
          <w:rFonts w:ascii="仿宋" w:hAnsi="仿宋" w:eastAsia="仿宋"/>
          <w:spacing w:val="-8"/>
        </w:rPr>
        <w:t>）</w:t>
      </w:r>
      <w:r>
        <w:rPr>
          <w:rFonts w:hint="eastAsia" w:ascii="仿宋" w:hAnsi="仿宋" w:eastAsia="仿宋"/>
          <w:spacing w:val="-4"/>
          <w:lang w:val="en-US"/>
        </w:rPr>
        <w:t>用户需求书</w:t>
      </w:r>
      <w:r>
        <w:rPr>
          <w:rFonts w:ascii="仿宋" w:hAnsi="仿宋" w:eastAsia="仿宋"/>
          <w:spacing w:val="-4"/>
        </w:rPr>
        <w:t>等合同文件另有约定外，如果在合同</w:t>
      </w:r>
      <w:r>
        <w:rPr>
          <w:rFonts w:hint="eastAsia" w:ascii="仿宋" w:hAnsi="仿宋" w:eastAsia="仿宋"/>
          <w:spacing w:val="-4"/>
        </w:rPr>
        <w:t>设备</w:t>
      </w:r>
      <w:r>
        <w:rPr>
          <w:rFonts w:ascii="仿宋" w:hAnsi="仿宋" w:eastAsia="仿宋"/>
          <w:spacing w:val="-4"/>
        </w:rPr>
        <w:t xml:space="preserve">设计使用寿命期内发生合同项下备品备件停止生产的情况，卖方应事先将拟停止生产的计划通知买方， </w:t>
      </w:r>
      <w:r>
        <w:rPr>
          <w:rFonts w:ascii="仿宋" w:hAnsi="仿宋" w:eastAsia="仿宋"/>
          <w:spacing w:val="-3"/>
        </w:rPr>
        <w:t>使买方有足够的时间考虑备品备件的需求量。根据买方要求，卖方应：</w:t>
      </w:r>
    </w:p>
    <w:p w14:paraId="4F05196C">
      <w:pPr>
        <w:pStyle w:val="102"/>
        <w:tabs>
          <w:tab w:val="left" w:pos="1350"/>
        </w:tabs>
        <w:spacing w:line="364" w:lineRule="auto"/>
        <w:ind w:left="819" w:right="691" w:firstLine="0"/>
        <w:rPr>
          <w:rFonts w:ascii="仿宋" w:hAnsi="仿宋" w:eastAsia="仿宋"/>
        </w:rPr>
      </w:pPr>
      <w:r>
        <w:rPr>
          <w:rFonts w:hint="eastAsia" w:ascii="仿宋" w:hAnsi="仿宋" w:eastAsia="仿宋"/>
          <w:spacing w:val="-3"/>
          <w:lang w:val="en-US"/>
        </w:rPr>
        <w:t>①</w:t>
      </w:r>
      <w:r>
        <w:rPr>
          <w:rFonts w:ascii="仿宋" w:hAnsi="仿宋" w:eastAsia="仿宋"/>
          <w:spacing w:val="-3"/>
        </w:rPr>
        <w:t>以不高于同期市场价格或其向任何第三方销售同类产品的价格提供合同</w:t>
      </w:r>
      <w:r>
        <w:rPr>
          <w:rFonts w:hint="eastAsia" w:ascii="仿宋" w:hAnsi="仿宋" w:eastAsia="仿宋"/>
          <w:spacing w:val="-3"/>
        </w:rPr>
        <w:t>设备</w:t>
      </w:r>
      <w:r>
        <w:rPr>
          <w:rFonts w:ascii="仿宋" w:hAnsi="仿宋" w:eastAsia="仿宋"/>
          <w:spacing w:val="-3"/>
        </w:rPr>
        <w:t>正常运行所需的全部备品备件。或</w:t>
      </w:r>
    </w:p>
    <w:p w14:paraId="15AA4607">
      <w:pPr>
        <w:pStyle w:val="102"/>
        <w:tabs>
          <w:tab w:val="left" w:pos="1350"/>
        </w:tabs>
        <w:spacing w:line="364" w:lineRule="auto"/>
        <w:ind w:left="819" w:right="691" w:firstLine="0"/>
        <w:jc w:val="both"/>
        <w:rPr>
          <w:rFonts w:ascii="仿宋" w:hAnsi="仿宋" w:eastAsia="仿宋"/>
        </w:rPr>
      </w:pPr>
      <w:r>
        <w:rPr>
          <w:rFonts w:hint="eastAsia" w:ascii="仿宋" w:hAnsi="仿宋" w:eastAsia="仿宋"/>
          <w:spacing w:val="-5"/>
          <w:lang w:val="en-US"/>
        </w:rPr>
        <w:t>②</w:t>
      </w:r>
      <w:r>
        <w:rPr>
          <w:rFonts w:ascii="仿宋" w:hAnsi="仿宋" w:eastAsia="仿宋"/>
          <w:spacing w:val="-5"/>
        </w:rPr>
        <w:t xml:space="preserve">免费提供可供买方或第三方制造停产备品备件所需的全部技术资料，以便买方持续 </w:t>
      </w:r>
      <w:r>
        <w:rPr>
          <w:rFonts w:ascii="仿宋" w:hAnsi="仿宋" w:eastAsia="仿宋"/>
          <w:spacing w:val="-3"/>
        </w:rPr>
        <w:t>获得上述备品备件以满足合同</w:t>
      </w:r>
      <w:r>
        <w:rPr>
          <w:rFonts w:hint="eastAsia" w:ascii="仿宋" w:hAnsi="仿宋" w:eastAsia="仿宋"/>
          <w:spacing w:val="-3"/>
        </w:rPr>
        <w:t>设备</w:t>
      </w:r>
      <w:r>
        <w:rPr>
          <w:rFonts w:ascii="仿宋" w:hAnsi="仿宋" w:eastAsia="仿宋"/>
          <w:spacing w:val="-3"/>
        </w:rPr>
        <w:t>在寿命期内正常运行的需要。卖方保证买方或买方委托的第三方制造及买方使用这些备品备件不侵犯任何人的知识产权。</w:t>
      </w:r>
    </w:p>
    <w:p w14:paraId="43BEECD8">
      <w:pPr>
        <w:pStyle w:val="102"/>
        <w:numPr>
          <w:ilvl w:val="1"/>
          <w:numId w:val="14"/>
        </w:numPr>
        <w:tabs>
          <w:tab w:val="left" w:pos="1289"/>
        </w:tabs>
        <w:spacing w:line="364" w:lineRule="auto"/>
        <w:ind w:right="595" w:firstLine="419"/>
        <w:rPr>
          <w:rFonts w:ascii="仿宋" w:hAnsi="仿宋" w:eastAsia="仿宋"/>
        </w:rPr>
      </w:pPr>
      <w:r>
        <w:rPr>
          <w:rFonts w:ascii="仿宋" w:hAnsi="仿宋" w:eastAsia="仿宋"/>
          <w:spacing w:val="-1"/>
        </w:rPr>
        <w:t>卖方保证，在合同</w:t>
      </w:r>
      <w:r>
        <w:rPr>
          <w:rFonts w:hint="eastAsia" w:ascii="仿宋" w:hAnsi="仿宋" w:eastAsia="仿宋"/>
          <w:spacing w:val="-1"/>
        </w:rPr>
        <w:t>设备</w:t>
      </w:r>
      <w:r>
        <w:rPr>
          <w:rFonts w:ascii="仿宋" w:hAnsi="仿宋" w:eastAsia="仿宋"/>
          <w:spacing w:val="-1"/>
        </w:rPr>
        <w:t>设计使用寿命期内，如果卖方发现合同</w:t>
      </w:r>
      <w:r>
        <w:rPr>
          <w:rFonts w:hint="eastAsia" w:ascii="仿宋" w:hAnsi="仿宋" w:eastAsia="仿宋"/>
          <w:spacing w:val="-1"/>
        </w:rPr>
        <w:t>设备</w:t>
      </w:r>
      <w:r>
        <w:rPr>
          <w:rFonts w:ascii="仿宋" w:hAnsi="仿宋" w:eastAsia="仿宋"/>
          <w:spacing w:val="-1"/>
        </w:rPr>
        <w:t>由于设计、制造、</w:t>
      </w:r>
      <w:r>
        <w:rPr>
          <w:rFonts w:ascii="仿宋" w:hAnsi="仿宋" w:eastAsia="仿宋"/>
          <w:spacing w:val="-3"/>
        </w:rPr>
        <w:t>标识等原因存在足以危及人身、财产安全的缺陷，卖方将及时通知买方并及时采取修正或者补充标识、修理、更换等措施消除缺陷。</w:t>
      </w:r>
    </w:p>
    <w:p w14:paraId="06254471">
      <w:pPr>
        <w:spacing w:line="364" w:lineRule="auto"/>
        <w:rPr>
          <w:rFonts w:ascii="仿宋" w:hAnsi="仿宋" w:eastAsia="仿宋"/>
          <w:sz w:val="21"/>
        </w:rPr>
        <w:sectPr>
          <w:pgSz w:w="12240" w:h="15840"/>
          <w:pgMar w:top="1380" w:right="1100" w:bottom="1120" w:left="1400" w:header="0" w:footer="841" w:gutter="0"/>
          <w:cols w:space="720" w:num="1"/>
        </w:sectPr>
      </w:pPr>
    </w:p>
    <w:p w14:paraId="1140FEEE">
      <w:pPr>
        <w:pStyle w:val="5"/>
        <w:numPr>
          <w:ilvl w:val="0"/>
          <w:numId w:val="14"/>
        </w:numPr>
        <w:tabs>
          <w:tab w:val="left" w:pos="960"/>
        </w:tabs>
        <w:spacing w:line="525" w:lineRule="exact"/>
        <w:ind w:left="959" w:hanging="560"/>
        <w:jc w:val="left"/>
        <w:rPr>
          <w:rFonts w:ascii="仿宋" w:hAnsi="仿宋" w:eastAsia="仿宋"/>
        </w:rPr>
      </w:pPr>
      <w:bookmarkStart w:id="36" w:name="_bookmark136"/>
      <w:bookmarkEnd w:id="36"/>
      <w:r>
        <w:rPr>
          <w:rFonts w:ascii="仿宋" w:hAnsi="仿宋" w:eastAsia="仿宋"/>
        </w:rPr>
        <w:t>知识产权</w:t>
      </w:r>
    </w:p>
    <w:p w14:paraId="2B383AB2">
      <w:pPr>
        <w:pStyle w:val="102"/>
        <w:numPr>
          <w:ilvl w:val="1"/>
          <w:numId w:val="14"/>
        </w:numPr>
        <w:tabs>
          <w:tab w:val="left" w:pos="1296"/>
        </w:tabs>
        <w:spacing w:line="364" w:lineRule="auto"/>
        <w:ind w:right="592" w:firstLine="419"/>
        <w:rPr>
          <w:rFonts w:ascii="仿宋" w:hAnsi="仿宋" w:eastAsia="仿宋"/>
        </w:rPr>
      </w:pPr>
      <w:r>
        <w:rPr>
          <w:rFonts w:ascii="仿宋" w:hAnsi="仿宋" w:eastAsia="仿宋"/>
          <w:spacing w:val="-1"/>
        </w:rPr>
        <w:t xml:space="preserve">买方在履行合同过程中提供给卖方的全部图纸、文件和其他含有数据和信息的资料， </w:t>
      </w:r>
      <w:r>
        <w:rPr>
          <w:rFonts w:ascii="仿宋" w:hAnsi="仿宋" w:eastAsia="仿宋"/>
          <w:spacing w:val="-3"/>
        </w:rPr>
        <w:t>其知识产权属于买方。</w:t>
      </w:r>
    </w:p>
    <w:p w14:paraId="0A425744">
      <w:pPr>
        <w:pStyle w:val="102"/>
        <w:numPr>
          <w:ilvl w:val="1"/>
          <w:numId w:val="14"/>
        </w:numPr>
        <w:tabs>
          <w:tab w:val="left" w:pos="1294"/>
        </w:tabs>
        <w:spacing w:before="1" w:line="364" w:lineRule="auto"/>
        <w:ind w:right="693" w:firstLine="419"/>
        <w:rPr>
          <w:rFonts w:ascii="仿宋" w:hAnsi="仿宋" w:eastAsia="仿宋"/>
        </w:rPr>
      </w:pPr>
      <w:r>
        <w:rPr>
          <w:rFonts w:ascii="仿宋" w:hAnsi="仿宋" w:eastAsia="仿宋"/>
          <w:spacing w:val="-5"/>
        </w:rPr>
        <w:t>除专用合同条款另有约定外，买方不因签署和履行合同而享有卖方在履行合同过程中</w:t>
      </w:r>
      <w:r>
        <w:rPr>
          <w:rFonts w:ascii="仿宋" w:hAnsi="仿宋" w:eastAsia="仿宋"/>
          <w:spacing w:val="-16"/>
        </w:rPr>
        <w:t>提供给买方的图纸、文件、配套软件、电子辅助程序和其他含有数据和信息的资料的知识产权。</w:t>
      </w:r>
    </w:p>
    <w:p w14:paraId="0307748D">
      <w:pPr>
        <w:pStyle w:val="102"/>
        <w:numPr>
          <w:ilvl w:val="1"/>
          <w:numId w:val="14"/>
        </w:numPr>
        <w:tabs>
          <w:tab w:val="left" w:pos="1294"/>
        </w:tabs>
        <w:spacing w:line="364" w:lineRule="auto"/>
        <w:ind w:right="693" w:firstLine="419"/>
        <w:rPr>
          <w:rFonts w:ascii="仿宋" w:hAnsi="仿宋" w:eastAsia="仿宋"/>
        </w:rPr>
      </w:pPr>
      <w:r>
        <w:rPr>
          <w:rFonts w:ascii="仿宋" w:hAnsi="仿宋" w:eastAsia="仿宋"/>
          <w:spacing w:val="-5"/>
        </w:rPr>
        <w:t>如合同</w:t>
      </w:r>
      <w:r>
        <w:rPr>
          <w:rFonts w:hint="eastAsia" w:ascii="仿宋" w:hAnsi="仿宋" w:eastAsia="仿宋"/>
          <w:spacing w:val="-5"/>
        </w:rPr>
        <w:t>设备</w:t>
      </w:r>
      <w:r>
        <w:rPr>
          <w:rFonts w:ascii="仿宋" w:hAnsi="仿宋" w:eastAsia="仿宋"/>
          <w:spacing w:val="-5"/>
        </w:rPr>
        <w:t>涉及知识产权，则卖方保证买方在使用合同</w:t>
      </w:r>
      <w:r>
        <w:rPr>
          <w:rFonts w:hint="eastAsia" w:ascii="仿宋" w:hAnsi="仿宋" w:eastAsia="仿宋"/>
          <w:spacing w:val="-5"/>
        </w:rPr>
        <w:t>设备</w:t>
      </w:r>
      <w:r>
        <w:rPr>
          <w:rFonts w:ascii="仿宋" w:hAnsi="仿宋" w:eastAsia="仿宋"/>
          <w:spacing w:val="-5"/>
        </w:rPr>
        <w:t>过程中免于受到第三方提</w:t>
      </w:r>
      <w:r>
        <w:rPr>
          <w:rFonts w:ascii="仿宋" w:hAnsi="仿宋" w:eastAsia="仿宋"/>
          <w:spacing w:val="-4"/>
        </w:rPr>
        <w:t>出的有关知识产权侵权的主张、索赔或诉讼的伤害。</w:t>
      </w:r>
    </w:p>
    <w:p w14:paraId="16FCEBF7">
      <w:pPr>
        <w:pStyle w:val="102"/>
        <w:numPr>
          <w:ilvl w:val="1"/>
          <w:numId w:val="14"/>
        </w:numPr>
        <w:tabs>
          <w:tab w:val="left" w:pos="1294"/>
        </w:tabs>
        <w:spacing w:line="364" w:lineRule="auto"/>
        <w:ind w:right="588" w:firstLine="419"/>
        <w:rPr>
          <w:rFonts w:ascii="仿宋" w:hAnsi="仿宋" w:eastAsia="仿宋"/>
        </w:rPr>
      </w:pPr>
      <w:r>
        <w:rPr>
          <w:rFonts w:ascii="仿宋" w:hAnsi="仿宋" w:eastAsia="仿宋"/>
          <w:spacing w:val="-9"/>
        </w:rPr>
        <w:t xml:space="preserve">如果买方收到任何第三方有关知识产权的主张、索赔或诉讼，卖方在收到买方通知后， </w:t>
      </w:r>
      <w:r>
        <w:rPr>
          <w:rFonts w:ascii="仿宋" w:hAnsi="仿宋" w:eastAsia="仿宋"/>
          <w:spacing w:val="-8"/>
        </w:rPr>
        <w:t>应以买方名义并在买方的协助下，自负费用处理与第三方的索赔或诉讼，并赔偿买方因此发生的费用和遭受的损失。除专用合同条款另有约定外，如果卖方拒绝处理前述索赔或诉讼或在收</w:t>
      </w:r>
      <w:r>
        <w:rPr>
          <w:rFonts w:ascii="仿宋" w:hAnsi="仿宋" w:eastAsia="仿宋"/>
          <w:spacing w:val="-11"/>
        </w:rPr>
        <w:t xml:space="preserve">到买方通知后 </w:t>
      </w:r>
      <w:r>
        <w:rPr>
          <w:rFonts w:ascii="仿宋" w:hAnsi="仿宋" w:eastAsia="仿宋"/>
        </w:rPr>
        <w:t>28</w:t>
      </w:r>
      <w:r>
        <w:rPr>
          <w:rFonts w:ascii="仿宋" w:hAnsi="仿宋" w:eastAsia="仿宋"/>
          <w:spacing w:val="-10"/>
        </w:rPr>
        <w:t>日内未作表示，买方可以自己的名义进行这些索赔或诉讼，因此发生的费用和</w:t>
      </w:r>
      <w:r>
        <w:rPr>
          <w:rFonts w:ascii="仿宋" w:hAnsi="仿宋" w:eastAsia="仿宋"/>
          <w:spacing w:val="-5"/>
        </w:rPr>
        <w:t>遭受的损失均应由卖方承担。</w:t>
      </w:r>
    </w:p>
    <w:p w14:paraId="57B4C3CA">
      <w:pPr>
        <w:pStyle w:val="5"/>
        <w:numPr>
          <w:ilvl w:val="0"/>
          <w:numId w:val="14"/>
        </w:numPr>
        <w:tabs>
          <w:tab w:val="left" w:pos="960"/>
        </w:tabs>
        <w:spacing w:before="150"/>
        <w:ind w:left="959" w:hanging="560"/>
        <w:jc w:val="left"/>
        <w:rPr>
          <w:rFonts w:ascii="仿宋" w:hAnsi="仿宋" w:eastAsia="仿宋"/>
        </w:rPr>
      </w:pPr>
      <w:bookmarkStart w:id="37" w:name="_bookmark137"/>
      <w:bookmarkEnd w:id="37"/>
      <w:r>
        <w:rPr>
          <w:rFonts w:ascii="仿宋" w:hAnsi="仿宋" w:eastAsia="仿宋"/>
        </w:rPr>
        <w:t>保密</w:t>
      </w:r>
    </w:p>
    <w:p w14:paraId="43FEDC91">
      <w:pPr>
        <w:pStyle w:val="22"/>
        <w:spacing w:before="1" w:line="364" w:lineRule="auto"/>
        <w:ind w:left="400" w:right="694" w:firstLine="419"/>
        <w:jc w:val="both"/>
        <w:rPr>
          <w:rFonts w:ascii="仿宋" w:hAnsi="仿宋" w:eastAsia="仿宋"/>
          <w:sz w:val="22"/>
          <w:szCs w:val="22"/>
        </w:rPr>
      </w:pPr>
      <w:r>
        <w:rPr>
          <w:rFonts w:ascii="仿宋" w:hAnsi="仿宋" w:eastAsia="仿宋"/>
          <w:sz w:val="22"/>
          <w:szCs w:val="22"/>
        </w:rPr>
        <w:t>合同双方应对因履行合同而取得的另一方当事人的信息、资料等予以保密。未经另一方当事人书面同意，任何一方均不得为与履行合同无关的目的使用或向第三方披露另一方当事人提供的信息、资料。</w:t>
      </w:r>
    </w:p>
    <w:p w14:paraId="652D3231">
      <w:pPr>
        <w:pStyle w:val="22"/>
        <w:spacing w:line="269" w:lineRule="exact"/>
        <w:ind w:left="820"/>
        <w:rPr>
          <w:rFonts w:ascii="仿宋" w:hAnsi="仿宋" w:eastAsia="仿宋"/>
          <w:sz w:val="22"/>
          <w:szCs w:val="22"/>
        </w:rPr>
      </w:pPr>
      <w:r>
        <w:rPr>
          <w:rFonts w:ascii="仿宋" w:hAnsi="仿宋" w:eastAsia="仿宋"/>
          <w:sz w:val="22"/>
          <w:szCs w:val="22"/>
        </w:rPr>
        <w:t>合同当事人的保密义务不适用于下列信息：</w:t>
      </w:r>
    </w:p>
    <w:p w14:paraId="0BCEDBB8">
      <w:pPr>
        <w:pStyle w:val="102"/>
        <w:numPr>
          <w:ilvl w:val="0"/>
          <w:numId w:val="18"/>
        </w:numPr>
        <w:tabs>
          <w:tab w:val="left" w:pos="1350"/>
        </w:tabs>
        <w:spacing w:before="138"/>
        <w:ind w:hanging="530"/>
        <w:rPr>
          <w:rFonts w:ascii="仿宋" w:hAnsi="仿宋" w:eastAsia="仿宋"/>
        </w:rPr>
      </w:pPr>
      <w:r>
        <w:rPr>
          <w:rFonts w:ascii="仿宋" w:hAnsi="仿宋" w:eastAsia="仿宋"/>
          <w:spacing w:val="-3"/>
        </w:rPr>
        <w:t>非因接受信息一方的过失现在或以后进入公共领域的信息；</w:t>
      </w:r>
    </w:p>
    <w:p w14:paraId="019D1668">
      <w:pPr>
        <w:pStyle w:val="102"/>
        <w:numPr>
          <w:ilvl w:val="0"/>
          <w:numId w:val="18"/>
        </w:numPr>
        <w:tabs>
          <w:tab w:val="left" w:pos="1350"/>
        </w:tabs>
        <w:spacing w:before="139" w:line="364" w:lineRule="auto"/>
        <w:ind w:left="400" w:right="691" w:firstLine="419"/>
        <w:rPr>
          <w:rFonts w:ascii="仿宋" w:hAnsi="仿宋" w:eastAsia="仿宋"/>
        </w:rPr>
      </w:pPr>
      <w:r>
        <w:rPr>
          <w:rFonts w:ascii="仿宋" w:hAnsi="仿宋" w:eastAsia="仿宋"/>
          <w:spacing w:val="-3"/>
        </w:rPr>
        <w:t>接受信息一方当事人合法地从第三方获得并且据其善意了解第三方也不对此承担保</w:t>
      </w:r>
      <w:r>
        <w:rPr>
          <w:rFonts w:ascii="仿宋" w:hAnsi="仿宋" w:eastAsia="仿宋"/>
          <w:spacing w:val="-2"/>
        </w:rPr>
        <w:t>密义务的信息；</w:t>
      </w:r>
    </w:p>
    <w:p w14:paraId="053D12DB">
      <w:pPr>
        <w:pStyle w:val="102"/>
        <w:numPr>
          <w:ilvl w:val="0"/>
          <w:numId w:val="18"/>
        </w:numPr>
        <w:tabs>
          <w:tab w:val="left" w:pos="1350"/>
        </w:tabs>
        <w:spacing w:before="1"/>
        <w:ind w:hanging="530"/>
        <w:rPr>
          <w:rFonts w:ascii="仿宋" w:hAnsi="仿宋" w:eastAsia="仿宋"/>
        </w:rPr>
      </w:pPr>
      <w:r>
        <w:rPr>
          <w:rFonts w:ascii="仿宋" w:hAnsi="仿宋" w:eastAsia="仿宋"/>
          <w:spacing w:val="-3"/>
        </w:rPr>
        <w:t>法律或法律的执行要求披露的信息。</w:t>
      </w:r>
    </w:p>
    <w:p w14:paraId="2B577FA6">
      <w:pPr>
        <w:pStyle w:val="5"/>
        <w:numPr>
          <w:ilvl w:val="0"/>
          <w:numId w:val="14"/>
        </w:numPr>
        <w:tabs>
          <w:tab w:val="left" w:pos="960"/>
        </w:tabs>
        <w:ind w:left="959" w:hanging="560"/>
        <w:jc w:val="left"/>
        <w:rPr>
          <w:rFonts w:ascii="仿宋" w:hAnsi="仿宋" w:eastAsia="仿宋"/>
        </w:rPr>
      </w:pPr>
      <w:bookmarkStart w:id="38" w:name="_bookmark138"/>
      <w:bookmarkEnd w:id="38"/>
      <w:r>
        <w:rPr>
          <w:rFonts w:ascii="仿宋" w:hAnsi="仿宋" w:eastAsia="仿宋"/>
        </w:rPr>
        <w:t>违约责任</w:t>
      </w:r>
    </w:p>
    <w:p w14:paraId="0EAB2A5B">
      <w:pPr>
        <w:pStyle w:val="102"/>
        <w:numPr>
          <w:ilvl w:val="1"/>
          <w:numId w:val="14"/>
        </w:numPr>
        <w:tabs>
          <w:tab w:val="left" w:pos="1272"/>
        </w:tabs>
        <w:spacing w:line="364" w:lineRule="auto"/>
        <w:ind w:right="691" w:firstLine="419"/>
        <w:rPr>
          <w:rFonts w:ascii="仿宋" w:hAnsi="仿宋" w:eastAsia="仿宋"/>
        </w:rPr>
      </w:pPr>
      <w:r>
        <w:rPr>
          <w:rFonts w:ascii="仿宋" w:hAnsi="仿宋" w:eastAsia="仿宋"/>
          <w:spacing w:val="-3"/>
        </w:rPr>
        <w:t>合同一方不履行合同义务、履行合同义务不符合约定或者违反合同项下所作保证的， 应向对方承担继续履行、采取修理、更换、退货等补救措施或者赔偿损失等违约责任。</w:t>
      </w:r>
    </w:p>
    <w:p w14:paraId="3E12F553">
      <w:pPr>
        <w:pStyle w:val="102"/>
        <w:numPr>
          <w:ilvl w:val="1"/>
          <w:numId w:val="14"/>
        </w:numPr>
        <w:tabs>
          <w:tab w:val="left" w:pos="1294"/>
        </w:tabs>
        <w:spacing w:before="1" w:line="364" w:lineRule="auto"/>
        <w:ind w:right="691" w:firstLine="419"/>
        <w:rPr>
          <w:rFonts w:ascii="仿宋" w:hAnsi="仿宋" w:eastAsia="仿宋"/>
        </w:rPr>
      </w:pPr>
      <w:r>
        <w:rPr>
          <w:rFonts w:ascii="仿宋" w:hAnsi="仿宋" w:eastAsia="仿宋"/>
          <w:spacing w:val="-4"/>
        </w:rPr>
        <w:t>卖方未能按时交付合同</w:t>
      </w:r>
      <w:r>
        <w:rPr>
          <w:rFonts w:hint="eastAsia" w:ascii="仿宋" w:hAnsi="仿宋" w:eastAsia="仿宋"/>
          <w:spacing w:val="-4"/>
        </w:rPr>
        <w:t>设备</w:t>
      </w:r>
      <w:r>
        <w:rPr>
          <w:rFonts w:ascii="仿宋" w:hAnsi="仿宋" w:eastAsia="仿宋"/>
        </w:rPr>
        <w:t>（</w:t>
      </w:r>
      <w:r>
        <w:rPr>
          <w:rFonts w:ascii="仿宋" w:hAnsi="仿宋" w:eastAsia="仿宋"/>
          <w:spacing w:val="-4"/>
        </w:rPr>
        <w:t>包括仅迟延交付技术资料但足以导致合同</w:t>
      </w:r>
      <w:r>
        <w:rPr>
          <w:rFonts w:hint="eastAsia" w:ascii="仿宋" w:hAnsi="仿宋" w:eastAsia="仿宋"/>
          <w:spacing w:val="-4"/>
        </w:rPr>
        <w:t>设备</w:t>
      </w:r>
      <w:r>
        <w:rPr>
          <w:rFonts w:ascii="仿宋" w:hAnsi="仿宋" w:eastAsia="仿宋"/>
          <w:spacing w:val="-4"/>
        </w:rPr>
        <w:t>安装、调</w:t>
      </w:r>
      <w:r>
        <w:rPr>
          <w:rFonts w:ascii="仿宋" w:hAnsi="仿宋" w:eastAsia="仿宋"/>
          <w:spacing w:val="-11"/>
        </w:rPr>
        <w:t>试、考核、验收工作推迟的</w:t>
      </w:r>
      <w:r>
        <w:rPr>
          <w:rFonts w:ascii="仿宋" w:hAnsi="仿宋" w:eastAsia="仿宋"/>
          <w:spacing w:val="-36"/>
        </w:rPr>
        <w:t>）</w:t>
      </w:r>
      <w:r>
        <w:rPr>
          <w:rFonts w:ascii="仿宋" w:hAnsi="仿宋" w:eastAsia="仿宋"/>
          <w:spacing w:val="-10"/>
        </w:rPr>
        <w:t>的，应向买方支付迟延交付违约金。除专用合同条款另有约定外，</w:t>
      </w:r>
      <w:r>
        <w:rPr>
          <w:rFonts w:ascii="仿宋" w:hAnsi="仿宋" w:eastAsia="仿宋"/>
        </w:rPr>
        <w:t>迟延交付违约金的计算方法如下：</w:t>
      </w:r>
    </w:p>
    <w:p w14:paraId="0D0EB663">
      <w:pPr>
        <w:pStyle w:val="102"/>
        <w:numPr>
          <w:ilvl w:val="0"/>
          <w:numId w:val="19"/>
        </w:numPr>
        <w:tabs>
          <w:tab w:val="left" w:pos="1350"/>
        </w:tabs>
        <w:spacing w:before="139"/>
        <w:ind w:hanging="530"/>
        <w:rPr>
          <w:rFonts w:ascii="仿宋" w:hAnsi="仿宋" w:eastAsia="仿宋"/>
        </w:rPr>
      </w:pPr>
      <w:r>
        <w:rPr>
          <w:rFonts w:ascii="仿宋" w:hAnsi="仿宋" w:eastAsia="仿宋"/>
          <w:spacing w:val="-5"/>
        </w:rPr>
        <w:t>从迟交的第一周到第四周，每周迟延交付违约金为迟交合同</w:t>
      </w:r>
      <w:r>
        <w:rPr>
          <w:rFonts w:hint="eastAsia" w:ascii="仿宋" w:hAnsi="仿宋" w:eastAsia="仿宋"/>
          <w:spacing w:val="-5"/>
        </w:rPr>
        <w:t>设备</w:t>
      </w:r>
      <w:r>
        <w:rPr>
          <w:rFonts w:ascii="仿宋" w:hAnsi="仿宋" w:eastAsia="仿宋"/>
          <w:spacing w:val="-5"/>
        </w:rPr>
        <w:t xml:space="preserve">价格的 </w:t>
      </w:r>
      <w:r>
        <w:rPr>
          <w:rFonts w:ascii="仿宋" w:hAnsi="仿宋" w:eastAsia="仿宋"/>
        </w:rPr>
        <w:t>0.5%；</w:t>
      </w:r>
    </w:p>
    <w:p w14:paraId="49AC0BA5">
      <w:pPr>
        <w:pStyle w:val="102"/>
        <w:numPr>
          <w:ilvl w:val="0"/>
          <w:numId w:val="19"/>
        </w:numPr>
        <w:tabs>
          <w:tab w:val="left" w:pos="1350"/>
        </w:tabs>
        <w:spacing w:before="139"/>
        <w:ind w:hanging="530"/>
        <w:rPr>
          <w:rFonts w:ascii="仿宋" w:hAnsi="仿宋" w:eastAsia="仿宋"/>
        </w:rPr>
      </w:pPr>
      <w:r>
        <w:rPr>
          <w:rFonts w:ascii="仿宋" w:hAnsi="仿宋" w:eastAsia="仿宋"/>
          <w:spacing w:val="-5"/>
        </w:rPr>
        <w:t>从迟交的第五周到第八周，每周迟延交付违约金为迟交合同</w:t>
      </w:r>
      <w:r>
        <w:rPr>
          <w:rFonts w:hint="eastAsia" w:ascii="仿宋" w:hAnsi="仿宋" w:eastAsia="仿宋"/>
          <w:spacing w:val="-5"/>
        </w:rPr>
        <w:t>设备</w:t>
      </w:r>
      <w:r>
        <w:rPr>
          <w:rFonts w:ascii="仿宋" w:hAnsi="仿宋" w:eastAsia="仿宋"/>
          <w:spacing w:val="-5"/>
        </w:rPr>
        <w:t xml:space="preserve">价格的 </w:t>
      </w:r>
      <w:r>
        <w:rPr>
          <w:rFonts w:ascii="仿宋" w:hAnsi="仿宋" w:eastAsia="仿宋"/>
        </w:rPr>
        <w:t>1%；</w:t>
      </w:r>
    </w:p>
    <w:p w14:paraId="2DD03E9D">
      <w:pPr>
        <w:pStyle w:val="102"/>
        <w:numPr>
          <w:ilvl w:val="0"/>
          <w:numId w:val="19"/>
        </w:numPr>
        <w:tabs>
          <w:tab w:val="left" w:pos="1350"/>
        </w:tabs>
        <w:spacing w:before="142"/>
        <w:ind w:hanging="530"/>
        <w:rPr>
          <w:rFonts w:ascii="仿宋" w:hAnsi="仿宋" w:eastAsia="仿宋"/>
        </w:rPr>
      </w:pPr>
      <w:r>
        <w:rPr>
          <w:rFonts w:ascii="仿宋" w:hAnsi="仿宋" w:eastAsia="仿宋"/>
          <w:spacing w:val="-5"/>
        </w:rPr>
        <w:t>从迟交第九周起，每周迟延交付违约金为迟交合同</w:t>
      </w:r>
      <w:r>
        <w:rPr>
          <w:rFonts w:hint="eastAsia" w:ascii="仿宋" w:hAnsi="仿宋" w:eastAsia="仿宋"/>
          <w:spacing w:val="-5"/>
        </w:rPr>
        <w:t>设备</w:t>
      </w:r>
      <w:r>
        <w:rPr>
          <w:rFonts w:ascii="仿宋" w:hAnsi="仿宋" w:eastAsia="仿宋"/>
          <w:spacing w:val="-5"/>
        </w:rPr>
        <w:t xml:space="preserve">价格的 </w:t>
      </w:r>
      <w:r>
        <w:rPr>
          <w:rFonts w:ascii="仿宋" w:hAnsi="仿宋" w:eastAsia="仿宋"/>
        </w:rPr>
        <w:t>1.5%。</w:t>
      </w:r>
    </w:p>
    <w:p w14:paraId="0137671D">
      <w:pPr>
        <w:pStyle w:val="22"/>
        <w:spacing w:before="138" w:line="364" w:lineRule="auto"/>
        <w:ind w:left="400" w:right="694" w:firstLine="419"/>
        <w:rPr>
          <w:rFonts w:ascii="仿宋" w:hAnsi="仿宋" w:eastAsia="仿宋"/>
          <w:sz w:val="22"/>
          <w:szCs w:val="22"/>
        </w:rPr>
      </w:pPr>
      <w:r>
        <w:rPr>
          <w:rFonts w:ascii="仿宋" w:hAnsi="仿宋" w:eastAsia="仿宋"/>
          <w:sz w:val="22"/>
          <w:szCs w:val="22"/>
        </w:rPr>
        <w:t>在计算迟延交付违约金时，迟交不足一周的按一周计算。迟延交付违约金的总额不得超过合同价格的 10%。</w:t>
      </w:r>
    </w:p>
    <w:p w14:paraId="284E46BA">
      <w:pPr>
        <w:pStyle w:val="22"/>
        <w:spacing w:line="367" w:lineRule="auto"/>
        <w:ind w:left="400" w:right="694" w:firstLine="419"/>
        <w:rPr>
          <w:rFonts w:ascii="仿宋" w:hAnsi="仿宋" w:eastAsia="仿宋"/>
          <w:sz w:val="22"/>
          <w:szCs w:val="22"/>
        </w:rPr>
      </w:pPr>
      <w:r>
        <w:rPr>
          <w:rFonts w:ascii="仿宋" w:hAnsi="仿宋" w:eastAsia="仿宋"/>
          <w:sz w:val="22"/>
          <w:szCs w:val="22"/>
        </w:rPr>
        <w:t>迟延交付违约金的支付不能免除卖方继续交付相关合同</w:t>
      </w:r>
      <w:r>
        <w:rPr>
          <w:rFonts w:hint="eastAsia" w:ascii="仿宋" w:hAnsi="仿宋" w:eastAsia="仿宋"/>
          <w:sz w:val="22"/>
          <w:szCs w:val="22"/>
        </w:rPr>
        <w:t>设备</w:t>
      </w:r>
      <w:r>
        <w:rPr>
          <w:rFonts w:ascii="仿宋" w:hAnsi="仿宋" w:eastAsia="仿宋"/>
          <w:sz w:val="22"/>
          <w:szCs w:val="22"/>
        </w:rPr>
        <w:t>的义务，但如迟延交付必然导致合同</w:t>
      </w:r>
      <w:r>
        <w:rPr>
          <w:rFonts w:hint="eastAsia" w:ascii="仿宋" w:hAnsi="仿宋" w:eastAsia="仿宋"/>
          <w:sz w:val="22"/>
          <w:szCs w:val="22"/>
        </w:rPr>
        <w:t>设备</w:t>
      </w:r>
      <w:r>
        <w:rPr>
          <w:rFonts w:ascii="仿宋" w:hAnsi="仿宋" w:eastAsia="仿宋"/>
          <w:sz w:val="22"/>
          <w:szCs w:val="22"/>
        </w:rPr>
        <w:t>安装、调试、考核、验收工作推迟的，相关工作应相应顺延。</w:t>
      </w:r>
    </w:p>
    <w:p w14:paraId="14ED2E89">
      <w:pPr>
        <w:pStyle w:val="102"/>
        <w:numPr>
          <w:ilvl w:val="1"/>
          <w:numId w:val="14"/>
        </w:numPr>
        <w:tabs>
          <w:tab w:val="left" w:pos="1272"/>
        </w:tabs>
        <w:spacing w:line="364" w:lineRule="auto"/>
        <w:ind w:right="691" w:firstLine="419"/>
        <w:rPr>
          <w:rFonts w:ascii="仿宋" w:hAnsi="仿宋" w:eastAsia="仿宋"/>
        </w:rPr>
      </w:pPr>
      <w:r>
        <w:rPr>
          <w:rFonts w:ascii="仿宋" w:hAnsi="仿宋" w:eastAsia="仿宋"/>
          <w:spacing w:val="-3"/>
        </w:rPr>
        <w:t>买方未能按合同约定支付合同价款的，应向卖方支付延迟付款违约金。除专用合同条款另有约定外，迟延付款违约金的计算方法如下：</w:t>
      </w:r>
    </w:p>
    <w:p w14:paraId="3B62D1AB">
      <w:pPr>
        <w:pStyle w:val="102"/>
        <w:numPr>
          <w:ilvl w:val="0"/>
          <w:numId w:val="20"/>
        </w:numPr>
        <w:tabs>
          <w:tab w:val="left" w:pos="1350"/>
        </w:tabs>
        <w:spacing w:line="267" w:lineRule="exact"/>
        <w:ind w:hanging="530"/>
        <w:rPr>
          <w:rFonts w:ascii="仿宋" w:hAnsi="仿宋" w:eastAsia="仿宋"/>
        </w:rPr>
      </w:pPr>
      <w:r>
        <w:rPr>
          <w:rFonts w:ascii="仿宋" w:hAnsi="仿宋" w:eastAsia="仿宋"/>
          <w:spacing w:val="-5"/>
        </w:rPr>
        <w:t xml:space="preserve">从迟付的第一周到第四周，每周迟延付款违约金为迟延付款金额的 </w:t>
      </w:r>
      <w:r>
        <w:rPr>
          <w:rFonts w:ascii="仿宋" w:hAnsi="仿宋" w:eastAsia="仿宋"/>
        </w:rPr>
        <w:t>0.5%；</w:t>
      </w:r>
    </w:p>
    <w:p w14:paraId="69890DEC">
      <w:pPr>
        <w:pStyle w:val="102"/>
        <w:numPr>
          <w:ilvl w:val="0"/>
          <w:numId w:val="20"/>
        </w:numPr>
        <w:tabs>
          <w:tab w:val="left" w:pos="1350"/>
        </w:tabs>
        <w:spacing w:before="133"/>
        <w:ind w:hanging="530"/>
        <w:rPr>
          <w:rFonts w:ascii="仿宋" w:hAnsi="仿宋" w:eastAsia="仿宋"/>
        </w:rPr>
      </w:pPr>
      <w:r>
        <w:rPr>
          <w:rFonts w:ascii="仿宋" w:hAnsi="仿宋" w:eastAsia="仿宋"/>
          <w:spacing w:val="-5"/>
        </w:rPr>
        <w:t xml:space="preserve">从迟付的第五周到第八周，每周迟延付款违约金为迟延付款金额的 </w:t>
      </w:r>
      <w:r>
        <w:rPr>
          <w:rFonts w:ascii="仿宋" w:hAnsi="仿宋" w:eastAsia="仿宋"/>
        </w:rPr>
        <w:t>1%；</w:t>
      </w:r>
    </w:p>
    <w:p w14:paraId="345010DE">
      <w:pPr>
        <w:pStyle w:val="102"/>
        <w:numPr>
          <w:ilvl w:val="0"/>
          <w:numId w:val="20"/>
        </w:numPr>
        <w:tabs>
          <w:tab w:val="left" w:pos="1350"/>
        </w:tabs>
        <w:spacing w:before="141"/>
        <w:ind w:hanging="530"/>
        <w:rPr>
          <w:rFonts w:ascii="仿宋" w:hAnsi="仿宋" w:eastAsia="仿宋"/>
        </w:rPr>
      </w:pPr>
      <w:r>
        <w:rPr>
          <w:rFonts w:ascii="仿宋" w:hAnsi="仿宋" w:eastAsia="仿宋"/>
          <w:spacing w:val="-5"/>
        </w:rPr>
        <w:t xml:space="preserve">从迟付第九周起，每周迟延付款违约金为迟延付款金额的 </w:t>
      </w:r>
      <w:r>
        <w:rPr>
          <w:rFonts w:ascii="仿宋" w:hAnsi="仿宋" w:eastAsia="仿宋"/>
        </w:rPr>
        <w:t>1.5%。</w:t>
      </w:r>
    </w:p>
    <w:p w14:paraId="59B80A94">
      <w:pPr>
        <w:pStyle w:val="22"/>
        <w:spacing w:before="139" w:line="364" w:lineRule="auto"/>
        <w:ind w:left="400" w:right="694" w:firstLine="419"/>
        <w:rPr>
          <w:rFonts w:ascii="仿宋" w:hAnsi="仿宋" w:eastAsia="仿宋"/>
          <w:sz w:val="22"/>
          <w:szCs w:val="22"/>
        </w:rPr>
      </w:pPr>
      <w:r>
        <w:rPr>
          <w:rFonts w:ascii="仿宋" w:hAnsi="仿宋" w:eastAsia="仿宋"/>
          <w:sz w:val="22"/>
          <w:szCs w:val="22"/>
        </w:rPr>
        <w:t>在计算迟延付款违约金时，迟付不足一周的按一周计算。迟延付款违约金的总额不得超过合同价格的 10%。</w:t>
      </w:r>
    </w:p>
    <w:p w14:paraId="6F84FE0C">
      <w:pPr>
        <w:pStyle w:val="5"/>
        <w:numPr>
          <w:ilvl w:val="0"/>
          <w:numId w:val="14"/>
        </w:numPr>
        <w:tabs>
          <w:tab w:val="left" w:pos="960"/>
        </w:tabs>
        <w:ind w:left="959" w:hanging="560"/>
        <w:jc w:val="left"/>
        <w:rPr>
          <w:rFonts w:ascii="仿宋" w:hAnsi="仿宋" w:eastAsia="仿宋"/>
        </w:rPr>
      </w:pPr>
      <w:bookmarkStart w:id="39" w:name="_bookmark139"/>
      <w:bookmarkEnd w:id="39"/>
      <w:r>
        <w:rPr>
          <w:rFonts w:hint="eastAsia" w:ascii="仿宋" w:hAnsi="仿宋" w:eastAsia="仿宋"/>
        </w:rPr>
        <w:t>合同的解除</w:t>
      </w:r>
    </w:p>
    <w:p w14:paraId="14AB66B0">
      <w:pPr>
        <w:pStyle w:val="22"/>
        <w:spacing w:line="364" w:lineRule="auto"/>
        <w:ind w:left="400" w:right="694" w:firstLine="419"/>
        <w:rPr>
          <w:rFonts w:ascii="仿宋" w:hAnsi="仿宋" w:eastAsia="仿宋"/>
          <w:sz w:val="22"/>
          <w:szCs w:val="22"/>
        </w:rPr>
      </w:pPr>
      <w:r>
        <w:rPr>
          <w:rFonts w:ascii="仿宋" w:hAnsi="仿宋" w:eastAsia="仿宋"/>
          <w:sz w:val="22"/>
          <w:szCs w:val="22"/>
        </w:rPr>
        <w:t>除专用合同条款另有约定外，有下述情形之一，当事人可发出书面通知全部或部分地解除合同，合同自通知到达对方时全部或部分地解除：</w:t>
      </w:r>
    </w:p>
    <w:p w14:paraId="00480337">
      <w:pPr>
        <w:pStyle w:val="102"/>
        <w:numPr>
          <w:ilvl w:val="0"/>
          <w:numId w:val="21"/>
        </w:numPr>
        <w:tabs>
          <w:tab w:val="left" w:pos="1350"/>
        </w:tabs>
        <w:spacing w:line="267" w:lineRule="exact"/>
        <w:ind w:hanging="530"/>
        <w:rPr>
          <w:rFonts w:ascii="仿宋" w:hAnsi="仿宋" w:eastAsia="仿宋"/>
        </w:rPr>
      </w:pPr>
      <w:r>
        <w:rPr>
          <w:rFonts w:ascii="仿宋" w:hAnsi="仿宋" w:eastAsia="仿宋"/>
          <w:spacing w:val="-7"/>
        </w:rPr>
        <w:t>卖方迟延交付合同</w:t>
      </w:r>
      <w:r>
        <w:rPr>
          <w:rFonts w:hint="eastAsia" w:ascii="仿宋" w:hAnsi="仿宋" w:eastAsia="仿宋"/>
          <w:spacing w:val="-7"/>
        </w:rPr>
        <w:t>设备</w:t>
      </w:r>
      <w:r>
        <w:rPr>
          <w:rFonts w:ascii="仿宋" w:hAnsi="仿宋" w:eastAsia="仿宋"/>
          <w:spacing w:val="-7"/>
        </w:rPr>
        <w:t xml:space="preserve">超过 </w:t>
      </w:r>
      <w:r>
        <w:rPr>
          <w:rFonts w:ascii="仿宋" w:hAnsi="仿宋" w:eastAsia="仿宋"/>
        </w:rPr>
        <w:t xml:space="preserve">3 </w:t>
      </w:r>
      <w:r>
        <w:rPr>
          <w:rFonts w:ascii="仿宋" w:hAnsi="仿宋" w:eastAsia="仿宋"/>
          <w:spacing w:val="-2"/>
        </w:rPr>
        <w:t>个月；</w:t>
      </w:r>
    </w:p>
    <w:p w14:paraId="6DFE6724">
      <w:pPr>
        <w:pStyle w:val="102"/>
        <w:numPr>
          <w:ilvl w:val="0"/>
          <w:numId w:val="21"/>
        </w:numPr>
        <w:tabs>
          <w:tab w:val="left" w:pos="1350"/>
        </w:tabs>
        <w:spacing w:before="139" w:line="364" w:lineRule="auto"/>
        <w:ind w:left="400" w:right="691" w:firstLine="419"/>
        <w:jc w:val="both"/>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由于卖方原因三次考核均未能达到技术性能考核指标或在合同约定了或双方在考核中另行达成了最低技术性能考核指标时均未能达到最低技术性能考核指标，且买卖双方未就合同的后续履行协商达成一致；</w:t>
      </w:r>
    </w:p>
    <w:p w14:paraId="593FB9C6">
      <w:pPr>
        <w:pStyle w:val="102"/>
        <w:numPr>
          <w:ilvl w:val="0"/>
          <w:numId w:val="21"/>
        </w:numPr>
        <w:tabs>
          <w:tab w:val="left" w:pos="1350"/>
        </w:tabs>
        <w:ind w:hanging="530"/>
        <w:jc w:val="both"/>
        <w:rPr>
          <w:rFonts w:ascii="仿宋" w:hAnsi="仿宋" w:eastAsia="仿宋"/>
        </w:rPr>
      </w:pPr>
      <w:r>
        <w:rPr>
          <w:rFonts w:ascii="仿宋" w:hAnsi="仿宋" w:eastAsia="仿宋"/>
          <w:spacing w:val="-9"/>
        </w:rPr>
        <w:t xml:space="preserve">买方迟延付款超过 </w:t>
      </w:r>
      <w:r>
        <w:rPr>
          <w:rFonts w:ascii="仿宋" w:hAnsi="仿宋" w:eastAsia="仿宋"/>
        </w:rPr>
        <w:t>3个月；</w:t>
      </w:r>
    </w:p>
    <w:p w14:paraId="1EC3D3CC">
      <w:pPr>
        <w:pStyle w:val="102"/>
        <w:numPr>
          <w:ilvl w:val="0"/>
          <w:numId w:val="21"/>
        </w:numPr>
        <w:tabs>
          <w:tab w:val="left" w:pos="1350"/>
        </w:tabs>
        <w:spacing w:before="139" w:line="364" w:lineRule="auto"/>
        <w:ind w:left="400" w:right="694" w:firstLine="419"/>
        <w:jc w:val="both"/>
        <w:rPr>
          <w:rFonts w:ascii="仿宋" w:hAnsi="仿宋" w:eastAsia="仿宋"/>
        </w:rPr>
      </w:pPr>
      <w:r>
        <w:rPr>
          <w:rFonts w:ascii="仿宋" w:hAnsi="仿宋" w:eastAsia="仿宋"/>
          <w:spacing w:val="-3"/>
        </w:rPr>
        <w:t>合同一方当事人未能履行合同项下任何其它义务</w:t>
      </w:r>
      <w:r>
        <w:rPr>
          <w:rFonts w:ascii="仿宋" w:hAnsi="仿宋" w:eastAsia="仿宋"/>
        </w:rPr>
        <w:t>（</w:t>
      </w:r>
      <w:r>
        <w:rPr>
          <w:rFonts w:ascii="仿宋" w:hAnsi="仿宋" w:eastAsia="仿宋"/>
          <w:spacing w:val="-1"/>
        </w:rPr>
        <w:t>细微义务除外</w:t>
      </w:r>
      <w:r>
        <w:rPr>
          <w:rFonts w:ascii="仿宋" w:hAnsi="仿宋" w:eastAsia="仿宋"/>
          <w:spacing w:val="-104"/>
        </w:rPr>
        <w:t>）</w:t>
      </w:r>
      <w:r>
        <w:rPr>
          <w:rFonts w:ascii="仿宋" w:hAnsi="仿宋" w:eastAsia="仿宋"/>
          <w:spacing w:val="-4"/>
        </w:rPr>
        <w:t>，或在未事先征得另一方当事人同意的情况下，从事任何可能在实质上不利影响其履行合同能力的活动，经另一</w:t>
      </w:r>
      <w:r>
        <w:rPr>
          <w:rFonts w:ascii="仿宋" w:hAnsi="仿宋" w:eastAsia="仿宋"/>
          <w:spacing w:val="-8"/>
        </w:rPr>
        <w:t xml:space="preserve">方当事人书面通知后 </w:t>
      </w:r>
      <w:r>
        <w:rPr>
          <w:rFonts w:ascii="仿宋" w:hAnsi="仿宋" w:eastAsia="仿宋"/>
        </w:rPr>
        <w:t>14</w:t>
      </w:r>
      <w:r>
        <w:rPr>
          <w:rFonts w:ascii="仿宋" w:hAnsi="仿宋" w:eastAsia="仿宋"/>
          <w:spacing w:val="-3"/>
        </w:rPr>
        <w:t>日内或在专用合同条款约定的其他期限内未能对其行为作出补救；</w:t>
      </w:r>
    </w:p>
    <w:p w14:paraId="1179CEE7">
      <w:pPr>
        <w:pStyle w:val="102"/>
        <w:numPr>
          <w:ilvl w:val="0"/>
          <w:numId w:val="21"/>
        </w:numPr>
        <w:tabs>
          <w:tab w:val="left" w:pos="1350"/>
        </w:tabs>
        <w:spacing w:line="364" w:lineRule="auto"/>
        <w:ind w:left="400" w:right="691" w:firstLine="419"/>
        <w:rPr>
          <w:rFonts w:ascii="仿宋" w:hAnsi="仿宋" w:eastAsia="仿宋"/>
        </w:rPr>
      </w:pPr>
      <w:r>
        <w:rPr>
          <w:rFonts w:ascii="仿宋" w:hAnsi="仿宋" w:eastAsia="仿宋"/>
          <w:spacing w:val="-7"/>
        </w:rPr>
        <w:t xml:space="preserve">合同一方当事人出现破产、清算、资不抵债、成为失信被执行人等可能丧失履约能 </w:t>
      </w:r>
      <w:r>
        <w:rPr>
          <w:rFonts w:ascii="仿宋" w:hAnsi="仿宋" w:eastAsia="仿宋"/>
          <w:spacing w:val="-3"/>
        </w:rPr>
        <w:t>力的情形，且未能提供令对方满意的履约保证金。</w:t>
      </w:r>
    </w:p>
    <w:p w14:paraId="71BD1B49">
      <w:pPr>
        <w:pStyle w:val="5"/>
        <w:numPr>
          <w:ilvl w:val="0"/>
          <w:numId w:val="14"/>
        </w:numPr>
        <w:tabs>
          <w:tab w:val="left" w:pos="960"/>
        </w:tabs>
        <w:spacing w:line="525" w:lineRule="exact"/>
        <w:ind w:left="959" w:hanging="560"/>
        <w:jc w:val="left"/>
        <w:rPr>
          <w:rFonts w:ascii="仿宋" w:hAnsi="仿宋" w:eastAsia="仿宋"/>
        </w:rPr>
      </w:pPr>
      <w:bookmarkStart w:id="40" w:name="_bookmark140"/>
      <w:bookmarkEnd w:id="40"/>
      <w:r>
        <w:rPr>
          <w:rFonts w:ascii="仿宋" w:hAnsi="仿宋" w:eastAsia="仿宋"/>
        </w:rPr>
        <w:t>不可抗力</w:t>
      </w:r>
    </w:p>
    <w:p w14:paraId="30E77D01">
      <w:pPr>
        <w:pStyle w:val="102"/>
        <w:numPr>
          <w:ilvl w:val="1"/>
          <w:numId w:val="14"/>
        </w:numPr>
        <w:tabs>
          <w:tab w:val="left" w:pos="1294"/>
        </w:tabs>
        <w:spacing w:line="364" w:lineRule="auto"/>
        <w:ind w:right="693" w:firstLine="419"/>
        <w:jc w:val="both"/>
        <w:rPr>
          <w:rFonts w:ascii="仿宋" w:hAnsi="仿宋" w:eastAsia="仿宋"/>
        </w:rPr>
      </w:pPr>
      <w:r>
        <w:rPr>
          <w:rFonts w:ascii="仿宋" w:hAnsi="仿宋" w:eastAsia="仿宋"/>
          <w:spacing w:val="-5"/>
        </w:rPr>
        <w:t>如果任何一方当事人受到不能预见、不能避免且不能克服的不可抗力事件的影响，例</w:t>
      </w:r>
      <w:r>
        <w:rPr>
          <w:rFonts w:ascii="仿宋" w:hAnsi="仿宋" w:eastAsia="仿宋"/>
          <w:spacing w:val="-6"/>
        </w:rPr>
        <w:t>如战争、严重的火灾、台风、地震、洪水和专用合同条款约定的其他情形，而无法履行合同项</w:t>
      </w:r>
      <w:r>
        <w:rPr>
          <w:rFonts w:ascii="仿宋" w:hAnsi="仿宋" w:eastAsia="仿宋"/>
          <w:spacing w:val="-4"/>
        </w:rPr>
        <w:t>下的任何义务，则受影响的一方当事人应立即将此类事件的发生通知另一方当事人，并应在不</w:t>
      </w:r>
      <w:r>
        <w:rPr>
          <w:rFonts w:ascii="仿宋" w:hAnsi="仿宋" w:eastAsia="仿宋"/>
          <w:spacing w:val="-9"/>
        </w:rPr>
        <w:t xml:space="preserve">可抗力事件发生后 </w:t>
      </w:r>
      <w:r>
        <w:rPr>
          <w:rFonts w:ascii="仿宋" w:hAnsi="仿宋" w:eastAsia="仿宋"/>
        </w:rPr>
        <w:t>28</w:t>
      </w:r>
      <w:r>
        <w:rPr>
          <w:rFonts w:ascii="仿宋" w:hAnsi="仿宋" w:eastAsia="仿宋"/>
          <w:spacing w:val="-3"/>
        </w:rPr>
        <w:t>日内将有关当局或机构出具的证明文件提交给另一方当事人。</w:t>
      </w:r>
    </w:p>
    <w:p w14:paraId="6477AA5E">
      <w:pPr>
        <w:pStyle w:val="102"/>
        <w:numPr>
          <w:ilvl w:val="1"/>
          <w:numId w:val="14"/>
        </w:numPr>
        <w:tabs>
          <w:tab w:val="left" w:pos="1301"/>
        </w:tabs>
        <w:spacing w:line="364" w:lineRule="auto"/>
        <w:ind w:right="694" w:firstLine="419"/>
        <w:jc w:val="both"/>
        <w:rPr>
          <w:rFonts w:ascii="仿宋" w:hAnsi="仿宋" w:eastAsia="仿宋"/>
        </w:rPr>
      </w:pPr>
      <w:r>
        <w:rPr>
          <w:rFonts w:ascii="仿宋" w:hAnsi="仿宋" w:eastAsia="仿宋"/>
        </w:rPr>
        <w:t>受不可抗力事件影响的一方当事人对于不可抗力事件导致的任何合同义务的迟延履</w:t>
      </w:r>
      <w:r>
        <w:rPr>
          <w:rFonts w:ascii="仿宋" w:hAnsi="仿宋" w:eastAsia="仿宋"/>
          <w:spacing w:val="-4"/>
        </w:rPr>
        <w:t>行或不能履行不承担违约责任。但该方当事人应尽快将不可抗力事件结束或消除的情况通知另</w:t>
      </w:r>
      <w:r>
        <w:rPr>
          <w:rFonts w:ascii="仿宋" w:hAnsi="仿宋" w:eastAsia="仿宋"/>
          <w:spacing w:val="-2"/>
        </w:rPr>
        <w:t>一方当事人。</w:t>
      </w:r>
    </w:p>
    <w:p w14:paraId="6A540703">
      <w:pPr>
        <w:pStyle w:val="102"/>
        <w:numPr>
          <w:ilvl w:val="1"/>
          <w:numId w:val="14"/>
        </w:numPr>
        <w:tabs>
          <w:tab w:val="left" w:pos="1294"/>
        </w:tabs>
        <w:spacing w:line="364" w:lineRule="auto"/>
        <w:ind w:right="691" w:firstLine="419"/>
        <w:jc w:val="both"/>
        <w:rPr>
          <w:rFonts w:ascii="仿宋" w:hAnsi="仿宋" w:eastAsia="仿宋"/>
        </w:rPr>
      </w:pPr>
      <w:r>
        <w:rPr>
          <w:rFonts w:ascii="仿宋" w:hAnsi="仿宋" w:eastAsia="仿宋"/>
          <w:spacing w:val="-4"/>
        </w:rPr>
        <w:t xml:space="preserve">双方当事人应在不可抗力事件结束或其影响消除后立即继续履行其合同义务，合同期限也应相应顺延。除专用合同条款另有约定外，如果不可抗力事件的影响持续超过 </w:t>
      </w:r>
      <w:r>
        <w:rPr>
          <w:rFonts w:ascii="仿宋" w:hAnsi="仿宋" w:eastAsia="仿宋"/>
        </w:rPr>
        <w:t>140</w:t>
      </w:r>
      <w:r>
        <w:rPr>
          <w:rFonts w:ascii="仿宋" w:hAnsi="仿宋" w:eastAsia="仿宋"/>
          <w:spacing w:val="-3"/>
        </w:rPr>
        <w:t>日，则任何一方当事人均有权以书面通知解除合同。</w:t>
      </w:r>
    </w:p>
    <w:p w14:paraId="5F8D4D37">
      <w:pPr>
        <w:pStyle w:val="5"/>
        <w:numPr>
          <w:ilvl w:val="0"/>
          <w:numId w:val="14"/>
        </w:numPr>
        <w:tabs>
          <w:tab w:val="left" w:pos="960"/>
        </w:tabs>
        <w:spacing w:line="525" w:lineRule="exact"/>
        <w:ind w:left="959" w:hanging="560"/>
        <w:jc w:val="left"/>
        <w:rPr>
          <w:rFonts w:ascii="仿宋" w:hAnsi="仿宋" w:eastAsia="仿宋"/>
        </w:rPr>
      </w:pPr>
      <w:bookmarkStart w:id="41" w:name="_bookmark141"/>
      <w:bookmarkEnd w:id="41"/>
      <w:r>
        <w:rPr>
          <w:rFonts w:hint="eastAsia" w:ascii="仿宋" w:hAnsi="仿宋" w:eastAsia="仿宋"/>
        </w:rPr>
        <w:t>争议的解决</w:t>
      </w:r>
    </w:p>
    <w:p w14:paraId="21C4A751">
      <w:pPr>
        <w:pStyle w:val="22"/>
        <w:spacing w:line="364" w:lineRule="auto"/>
        <w:ind w:left="400" w:right="655" w:firstLine="419"/>
        <w:rPr>
          <w:rFonts w:ascii="仿宋" w:hAnsi="仿宋" w:eastAsia="仿宋"/>
          <w:sz w:val="22"/>
          <w:szCs w:val="22"/>
        </w:rPr>
      </w:pPr>
      <w:r>
        <w:rPr>
          <w:rFonts w:ascii="仿宋" w:hAnsi="仿宋" w:eastAsia="仿宋"/>
          <w:sz w:val="22"/>
          <w:szCs w:val="22"/>
        </w:rPr>
        <w:t>因本合同引起的或与本合同有关的任何争议,双方可通过友好协商解决。友好协商解决不成的，可在专用合同条款中约定下列一种方式解决：</w:t>
      </w:r>
    </w:p>
    <w:p w14:paraId="72725C25">
      <w:pPr>
        <w:pStyle w:val="102"/>
        <w:numPr>
          <w:ilvl w:val="0"/>
          <w:numId w:val="22"/>
        </w:numPr>
        <w:tabs>
          <w:tab w:val="left" w:pos="1350"/>
        </w:tabs>
        <w:spacing w:line="267" w:lineRule="exact"/>
        <w:ind w:hanging="530"/>
        <w:rPr>
          <w:rFonts w:ascii="仿宋" w:hAnsi="仿宋" w:eastAsia="仿宋"/>
        </w:rPr>
      </w:pPr>
      <w:r>
        <w:rPr>
          <w:rFonts w:ascii="仿宋" w:hAnsi="仿宋" w:eastAsia="仿宋"/>
          <w:spacing w:val="-3"/>
        </w:rPr>
        <w:t>向约定的仲裁委员会申请仲裁；</w:t>
      </w:r>
    </w:p>
    <w:p w14:paraId="6CEF36E3">
      <w:pPr>
        <w:pStyle w:val="102"/>
        <w:numPr>
          <w:ilvl w:val="0"/>
          <w:numId w:val="22"/>
        </w:numPr>
        <w:tabs>
          <w:tab w:val="left" w:pos="1350"/>
        </w:tabs>
        <w:spacing w:before="139"/>
        <w:ind w:hanging="530"/>
        <w:rPr>
          <w:rFonts w:ascii="仿宋" w:hAnsi="仿宋" w:eastAsia="仿宋"/>
        </w:rPr>
      </w:pPr>
      <w:r>
        <w:rPr>
          <w:rFonts w:ascii="仿宋" w:hAnsi="仿宋" w:eastAsia="仿宋"/>
          <w:spacing w:val="-3"/>
        </w:rPr>
        <w:t>向有管辖权的人民法院提起诉讼。</w:t>
      </w:r>
    </w:p>
    <w:p w14:paraId="29DEDE5B">
      <w:pPr>
        <w:rPr>
          <w:rFonts w:ascii="仿宋" w:hAnsi="仿宋" w:eastAsia="仿宋"/>
          <w:sz w:val="21"/>
        </w:rPr>
      </w:pPr>
      <w:r>
        <w:rPr>
          <w:rFonts w:ascii="仿宋" w:hAnsi="仿宋" w:eastAsia="仿宋"/>
          <w:sz w:val="21"/>
        </w:rPr>
        <w:br w:type="page"/>
      </w:r>
    </w:p>
    <w:p w14:paraId="1CD06E17">
      <w:pPr>
        <w:spacing w:line="525" w:lineRule="exact"/>
        <w:ind w:right="246"/>
        <w:jc w:val="center"/>
        <w:outlineLvl w:val="0"/>
        <w:rPr>
          <w:rFonts w:ascii="黑体" w:hAnsi="黑体" w:eastAsia="黑体" w:cs="黑体"/>
          <w:bCs/>
          <w:sz w:val="44"/>
          <w:szCs w:val="44"/>
        </w:rPr>
      </w:pPr>
      <w:r>
        <w:rPr>
          <w:rFonts w:hint="eastAsia" w:ascii="黑体" w:hAnsi="黑体" w:eastAsia="黑体" w:cs="黑体"/>
          <w:bCs/>
          <w:sz w:val="44"/>
          <w:szCs w:val="44"/>
        </w:rPr>
        <w:t>第三部分 专用合同条款</w:t>
      </w:r>
    </w:p>
    <w:p w14:paraId="710EDEBD">
      <w:pPr>
        <w:spacing w:line="300" w:lineRule="auto"/>
        <w:rPr>
          <w:rFonts w:ascii="仿宋" w:hAnsi="仿宋" w:eastAsia="仿宋"/>
        </w:rPr>
      </w:pPr>
    </w:p>
    <w:p w14:paraId="70A2BFE3">
      <w:pPr>
        <w:spacing w:line="300" w:lineRule="auto"/>
        <w:rPr>
          <w:rFonts w:ascii="仿宋" w:hAnsi="仿宋" w:eastAsia="仿宋"/>
        </w:rPr>
      </w:pPr>
    </w:p>
    <w:p w14:paraId="25325A20">
      <w:pPr>
        <w:spacing w:line="300" w:lineRule="auto"/>
        <w:rPr>
          <w:rFonts w:ascii="仿宋" w:hAnsi="仿宋" w:eastAsia="仿宋"/>
        </w:rPr>
      </w:pPr>
      <w:r>
        <w:rPr>
          <w:rFonts w:hint="eastAsia" w:ascii="仿宋" w:hAnsi="仿宋" w:eastAsia="仿宋"/>
        </w:rPr>
        <w:t>专用合同条款是对合同通用条款的补充和修改。如果两者之间有抵触，应以专用合同条款为准。</w:t>
      </w:r>
    </w:p>
    <w:p w14:paraId="518F228E">
      <w:pPr>
        <w:spacing w:line="300" w:lineRule="auto"/>
        <w:ind w:firstLine="480"/>
        <w:rPr>
          <w:rFonts w:ascii="仿宋" w:hAnsi="仿宋" w:eastAsia="仿宋"/>
        </w:rPr>
      </w:pPr>
      <w:r>
        <w:rPr>
          <w:rFonts w:hint="eastAsia" w:ascii="仿宋" w:hAnsi="仿宋" w:eastAsia="仿宋"/>
        </w:rPr>
        <w:t>（</w:t>
      </w:r>
      <w:r>
        <w:rPr>
          <w:rFonts w:ascii="仿宋" w:hAnsi="仿宋" w:eastAsia="仿宋"/>
        </w:rPr>
        <w:t>1）以下为对应</w:t>
      </w:r>
      <w:r>
        <w:rPr>
          <w:rFonts w:hint="eastAsia" w:ascii="仿宋" w:hAnsi="仿宋" w:eastAsia="仿宋"/>
        </w:rPr>
        <w:t>通用</w:t>
      </w:r>
      <w:r>
        <w:rPr>
          <w:rFonts w:ascii="仿宋" w:hAnsi="仿宋" w:eastAsia="仿宋"/>
        </w:rPr>
        <w:t>合同条款相应条目号的补充和修改。</w:t>
      </w:r>
    </w:p>
    <w:tbl>
      <w:tblPr>
        <w:tblStyle w:val="49"/>
        <w:tblW w:w="9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11"/>
        <w:gridCol w:w="8500"/>
      </w:tblGrid>
      <w:tr w14:paraId="1EAF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0" w:type="dxa"/>
            <w:gridSpan w:val="2"/>
            <w:vAlign w:val="center"/>
          </w:tcPr>
          <w:p w14:paraId="200DB4A5">
            <w:pPr>
              <w:spacing w:line="360" w:lineRule="auto"/>
              <w:rPr>
                <w:b/>
                <w:sz w:val="21"/>
                <w:szCs w:val="21"/>
              </w:rPr>
            </w:pPr>
            <w:r>
              <w:rPr>
                <w:rFonts w:hint="eastAsia"/>
                <w:b/>
                <w:sz w:val="21"/>
                <w:szCs w:val="21"/>
              </w:rPr>
              <w:t>条款号</w:t>
            </w:r>
          </w:p>
        </w:tc>
        <w:tc>
          <w:tcPr>
            <w:tcW w:w="8500" w:type="dxa"/>
            <w:vAlign w:val="center"/>
          </w:tcPr>
          <w:p w14:paraId="3E24FB34">
            <w:pPr>
              <w:spacing w:line="360" w:lineRule="auto"/>
              <w:ind w:firstLine="422"/>
              <w:jc w:val="center"/>
              <w:rPr>
                <w:b/>
                <w:sz w:val="21"/>
                <w:szCs w:val="21"/>
              </w:rPr>
            </w:pPr>
            <w:r>
              <w:rPr>
                <w:rFonts w:hint="eastAsia"/>
                <w:b/>
                <w:sz w:val="21"/>
                <w:szCs w:val="21"/>
              </w:rPr>
              <w:t>补充与修改</w:t>
            </w:r>
          </w:p>
        </w:tc>
      </w:tr>
      <w:tr w14:paraId="0BE5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0" w:type="dxa"/>
            <w:gridSpan w:val="2"/>
            <w:vAlign w:val="center"/>
          </w:tcPr>
          <w:p w14:paraId="1F9A20D2">
            <w:pPr>
              <w:spacing w:line="360" w:lineRule="auto"/>
              <w:rPr>
                <w:rFonts w:ascii="仿宋" w:hAnsi="仿宋" w:eastAsia="仿宋"/>
              </w:rPr>
            </w:pPr>
            <w:r>
              <w:rPr>
                <w:rFonts w:hint="eastAsia" w:ascii="仿宋" w:hAnsi="仿宋" w:eastAsia="仿宋"/>
              </w:rPr>
              <w:t>第一部分协议书</w:t>
            </w:r>
          </w:p>
        </w:tc>
        <w:tc>
          <w:tcPr>
            <w:tcW w:w="8500" w:type="dxa"/>
            <w:vAlign w:val="center"/>
          </w:tcPr>
          <w:p w14:paraId="76318168">
            <w:pPr>
              <w:spacing w:line="360" w:lineRule="auto"/>
              <w:ind w:firstLine="420"/>
              <w:rPr>
                <w:rFonts w:ascii="仿宋" w:hAnsi="仿宋" w:eastAsia="仿宋"/>
                <w:bCs/>
              </w:rPr>
            </w:pPr>
            <w:r>
              <w:rPr>
                <w:rFonts w:hint="eastAsia" w:ascii="仿宋" w:hAnsi="仿宋" w:eastAsia="仿宋"/>
                <w:bCs/>
              </w:rPr>
              <w:t>合同当事人：指买方和卖方。</w:t>
            </w:r>
          </w:p>
          <w:p w14:paraId="553C80EB">
            <w:pPr>
              <w:pStyle w:val="19"/>
              <w:spacing w:line="360" w:lineRule="auto"/>
              <w:ind w:firstLine="420"/>
              <w:rPr>
                <w:rFonts w:hint="eastAsia" w:ascii="仿宋" w:hAnsi="仿宋" w:eastAsia="仿宋"/>
                <w:bCs/>
                <w:lang w:eastAsia="zh-CN"/>
              </w:rPr>
            </w:pPr>
            <w:r>
              <w:rPr>
                <w:rFonts w:hint="eastAsia" w:ascii="仿宋" w:hAnsi="仿宋" w:eastAsia="仿宋"/>
                <w:bCs/>
                <w:lang w:eastAsia="zh-CN"/>
              </w:rPr>
              <w:t>买方</w:t>
            </w:r>
            <w:r>
              <w:rPr>
                <w:rFonts w:hint="eastAsia" w:ascii="仿宋" w:hAnsi="仿宋" w:eastAsia="仿宋"/>
                <w:bCs/>
              </w:rPr>
              <w:t>：</w:t>
            </w:r>
            <w:r>
              <w:rPr>
                <w:rFonts w:hint="eastAsia" w:ascii="仿宋" w:hAnsi="仿宋" w:eastAsia="仿宋"/>
                <w:bCs/>
                <w:lang w:eastAsia="zh-CN"/>
              </w:rPr>
              <w:t>软通智慧科技有限公司</w:t>
            </w:r>
          </w:p>
          <w:p w14:paraId="637CF3C3">
            <w:pPr>
              <w:spacing w:line="360" w:lineRule="auto"/>
              <w:ind w:firstLine="420"/>
              <w:rPr>
                <w:rFonts w:ascii="仿宋" w:hAnsi="仿宋" w:eastAsia="仿宋"/>
                <w:bCs/>
              </w:rPr>
            </w:pPr>
            <w:r>
              <w:rPr>
                <w:rFonts w:ascii="仿宋" w:hAnsi="仿宋" w:eastAsia="仿宋"/>
                <w:bCs/>
              </w:rPr>
              <w:t>买方代表联系人：何继瑞</w:t>
            </w:r>
            <w:r>
              <w:rPr>
                <w:rFonts w:hint="eastAsia" w:ascii="仿宋" w:hAnsi="仿宋" w:eastAsia="仿宋"/>
                <w:bCs/>
              </w:rPr>
              <w:t>1</w:t>
            </w:r>
            <w:r>
              <w:rPr>
                <w:rFonts w:ascii="仿宋" w:hAnsi="仿宋" w:eastAsia="仿宋"/>
                <w:bCs/>
              </w:rPr>
              <w:t>8681505139</w:t>
            </w:r>
          </w:p>
          <w:p w14:paraId="273E9C40">
            <w:pPr>
              <w:spacing w:line="360" w:lineRule="auto"/>
              <w:ind w:firstLine="420"/>
              <w:rPr>
                <w:rFonts w:ascii="仿宋" w:hAnsi="仿宋" w:eastAsia="仿宋"/>
                <w:bCs/>
              </w:rPr>
            </w:pPr>
            <w:r>
              <w:rPr>
                <w:rFonts w:hint="eastAsia" w:ascii="仿宋" w:hAnsi="仿宋" w:eastAsia="仿宋"/>
                <w:bCs/>
              </w:rPr>
              <w:t>联系地址：天津自贸试验区（空港经济区）东七道</w:t>
            </w:r>
            <w:r>
              <w:rPr>
                <w:rFonts w:ascii="仿宋" w:hAnsi="仿宋" w:eastAsia="仿宋"/>
                <w:bCs/>
              </w:rPr>
              <w:t>2号中兴产业基地7号楼402。</w:t>
            </w:r>
          </w:p>
          <w:p w14:paraId="40AFCB68">
            <w:pPr>
              <w:pStyle w:val="19"/>
              <w:spacing w:line="360" w:lineRule="auto"/>
              <w:ind w:firstLine="420"/>
              <w:rPr>
                <w:rFonts w:ascii="仿宋" w:hAnsi="仿宋" w:eastAsia="仿宋"/>
                <w:bCs/>
              </w:rPr>
            </w:pPr>
            <w:r>
              <w:rPr>
                <w:rFonts w:hint="eastAsia" w:ascii="仿宋" w:hAnsi="仿宋" w:eastAsia="仿宋"/>
                <w:bCs/>
                <w:lang w:eastAsia="zh-CN"/>
              </w:rPr>
              <w:t>卖方</w:t>
            </w:r>
            <w:r>
              <w:rPr>
                <w:rFonts w:hint="eastAsia" w:ascii="仿宋" w:hAnsi="仿宋" w:eastAsia="仿宋"/>
                <w:bCs/>
              </w:rPr>
              <w:t>：</w:t>
            </w:r>
            <w:r>
              <w:rPr>
                <w:rFonts w:hint="eastAsia" w:ascii="仿宋" w:hAnsi="仿宋" w:eastAsia="仿宋"/>
                <w:bCs/>
                <w:lang w:eastAsia="zh-CN"/>
              </w:rPr>
              <w:t>韶关乳源朗坤科技有限公司</w:t>
            </w:r>
            <w:r>
              <w:rPr>
                <w:rFonts w:hint="eastAsia" w:ascii="仿宋" w:hAnsi="仿宋" w:eastAsia="仿宋"/>
                <w:bCs/>
              </w:rPr>
              <w:t>。</w:t>
            </w:r>
          </w:p>
          <w:p w14:paraId="42357F21">
            <w:pPr>
              <w:spacing w:line="360" w:lineRule="auto"/>
              <w:ind w:firstLine="420"/>
              <w:rPr>
                <w:rFonts w:ascii="仿宋" w:hAnsi="仿宋" w:eastAsia="仿宋"/>
                <w:bCs/>
              </w:rPr>
            </w:pPr>
            <w:r>
              <w:rPr>
                <w:rFonts w:ascii="仿宋" w:hAnsi="仿宋" w:eastAsia="仿宋"/>
                <w:bCs/>
              </w:rPr>
              <w:t>卖方代表联系人：</w:t>
            </w:r>
          </w:p>
          <w:p w14:paraId="1970B81E">
            <w:pPr>
              <w:spacing w:line="360" w:lineRule="auto"/>
              <w:ind w:firstLine="420"/>
              <w:rPr>
                <w:rFonts w:ascii="仿宋" w:hAnsi="仿宋" w:eastAsia="仿宋"/>
              </w:rPr>
            </w:pPr>
            <w:r>
              <w:rPr>
                <w:rFonts w:hint="eastAsia" w:ascii="仿宋" w:hAnsi="仿宋" w:eastAsia="仿宋"/>
                <w:bCs/>
              </w:rPr>
              <w:t>联系地址：</w:t>
            </w:r>
          </w:p>
        </w:tc>
      </w:tr>
      <w:tr w14:paraId="4A84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0" w:type="dxa"/>
            <w:gridSpan w:val="2"/>
            <w:vAlign w:val="center"/>
          </w:tcPr>
          <w:p w14:paraId="20F0B43C">
            <w:pPr>
              <w:spacing w:line="360" w:lineRule="auto"/>
              <w:ind w:firstLine="420"/>
              <w:jc w:val="center"/>
              <w:rPr>
                <w:rFonts w:ascii="仿宋" w:hAnsi="仿宋" w:eastAsia="仿宋"/>
              </w:rPr>
            </w:pPr>
            <w:r>
              <w:rPr>
                <w:rFonts w:hint="eastAsia" w:ascii="仿宋" w:hAnsi="仿宋" w:eastAsia="仿宋"/>
              </w:rPr>
              <w:t>3.2合同价款的支付</w:t>
            </w:r>
          </w:p>
        </w:tc>
        <w:tc>
          <w:tcPr>
            <w:tcW w:w="8500" w:type="dxa"/>
          </w:tcPr>
          <w:p w14:paraId="0E3F3252">
            <w:pPr>
              <w:pStyle w:val="145"/>
              <w:spacing w:before="120" w:after="120" w:line="360" w:lineRule="auto"/>
              <w:rPr>
                <w:rFonts w:ascii="仿宋" w:hAnsi="仿宋" w:eastAsia="仿宋"/>
                <w:b/>
                <w:bCs/>
                <w:sz w:val="22"/>
                <w:szCs w:val="22"/>
              </w:rPr>
            </w:pPr>
            <w:r>
              <w:rPr>
                <w:rFonts w:hint="eastAsia" w:ascii="仿宋" w:hAnsi="仿宋" w:eastAsia="仿宋"/>
                <w:b/>
                <w:sz w:val="22"/>
                <w:szCs w:val="22"/>
              </w:rPr>
              <w:t>合同价款的支付</w:t>
            </w:r>
          </w:p>
          <w:p w14:paraId="66BDC810">
            <w:pPr>
              <w:adjustRightInd w:val="0"/>
              <w:snapToGrid w:val="0"/>
              <w:spacing w:line="360" w:lineRule="auto"/>
              <w:ind w:firstLine="420"/>
              <w:rPr>
                <w:rFonts w:ascii="仿宋" w:hAnsi="仿宋" w:eastAsia="仿宋"/>
              </w:rPr>
            </w:pPr>
            <w:r>
              <w:rPr>
                <w:rFonts w:ascii="仿宋" w:hAnsi="仿宋" w:eastAsia="仿宋"/>
              </w:rPr>
              <w:t>1.付款方式</w:t>
            </w:r>
          </w:p>
          <w:p w14:paraId="7712F96E">
            <w:pPr>
              <w:adjustRightInd w:val="0"/>
              <w:snapToGrid w:val="0"/>
              <w:spacing w:line="360" w:lineRule="auto"/>
              <w:ind w:firstLine="420"/>
              <w:rPr>
                <w:rFonts w:ascii="仿宋" w:hAnsi="仿宋" w:eastAsia="仿宋"/>
              </w:rPr>
            </w:pPr>
            <w:r>
              <w:rPr>
                <w:rFonts w:ascii="仿宋" w:hAnsi="仿宋" w:eastAsia="仿宋"/>
              </w:rPr>
              <w:t>1.1第1期</w:t>
            </w:r>
          </w:p>
          <w:p w14:paraId="5F4E63DA">
            <w:pPr>
              <w:adjustRightInd w:val="0"/>
              <w:snapToGrid w:val="0"/>
              <w:spacing w:line="360" w:lineRule="auto"/>
              <w:ind w:firstLine="420"/>
              <w:rPr>
                <w:rFonts w:ascii="仿宋" w:hAnsi="仿宋" w:eastAsia="仿宋"/>
              </w:rPr>
            </w:pPr>
            <w:r>
              <w:rPr>
                <w:rFonts w:hint="eastAsia" w:ascii="仿宋" w:hAnsi="仿宋" w:eastAsia="仿宋"/>
              </w:rPr>
              <w:t>自合同签订生效后</w:t>
            </w:r>
            <w:r>
              <w:rPr>
                <w:rFonts w:ascii="仿宋" w:hAnsi="仿宋" w:eastAsia="仿宋"/>
              </w:rPr>
              <w:t>，卖方</w:t>
            </w:r>
            <w:r>
              <w:rPr>
                <w:rFonts w:hint="eastAsia" w:ascii="仿宋" w:hAnsi="仿宋" w:eastAsia="仿宋"/>
              </w:rPr>
              <w:t>向买方提出书面申请并</w:t>
            </w:r>
            <w:r>
              <w:rPr>
                <w:rFonts w:ascii="仿宋" w:hAnsi="仿宋" w:eastAsia="仿宋"/>
              </w:rPr>
              <w:t>出具等额的增值税发票</w:t>
            </w:r>
            <w:r>
              <w:rPr>
                <w:rFonts w:hint="eastAsia" w:ascii="仿宋" w:hAnsi="仿宋" w:eastAsia="仿宋"/>
              </w:rPr>
              <w:t>和预付款保函后2</w:t>
            </w:r>
            <w:r>
              <w:rPr>
                <w:rFonts w:ascii="仿宋" w:hAnsi="仿宋" w:eastAsia="仿宋"/>
              </w:rPr>
              <w:t>0个工作日内</w:t>
            </w:r>
            <w:r>
              <w:rPr>
                <w:rFonts w:hint="eastAsia" w:ascii="仿宋" w:hAnsi="仿宋" w:eastAsia="仿宋"/>
                <w:lang w:val="en-US" w:eastAsia="zh-CN"/>
              </w:rPr>
              <w:t>且买方收到买方客户对应款项后</w:t>
            </w:r>
            <w:r>
              <w:rPr>
                <w:rFonts w:ascii="仿宋" w:hAnsi="仿宋" w:eastAsia="仿宋"/>
              </w:rPr>
              <w:t>，买方向卖方支付合同总金额的30%作为预付款，</w:t>
            </w:r>
            <w:r>
              <w:rPr>
                <w:rFonts w:hint="eastAsia" w:ascii="仿宋" w:hAnsi="仿宋" w:eastAsia="仿宋"/>
              </w:rPr>
              <w:t>即人民币</w:t>
            </w:r>
            <w:r>
              <w:rPr>
                <w:rFonts w:hint="eastAsia" w:ascii="仿宋" w:hAnsi="仿宋" w:eastAsia="仿宋"/>
                <w:u w:val="single"/>
                <w:lang w:val="en-US" w:eastAsia="zh-CN"/>
              </w:rPr>
              <w:t xml:space="preserve">    </w:t>
            </w:r>
            <w:r>
              <w:rPr>
                <w:rFonts w:hint="eastAsia" w:ascii="仿宋" w:hAnsi="仿宋" w:eastAsia="仿宋"/>
              </w:rPr>
              <w:t>（￥</w:t>
            </w:r>
            <w:r>
              <w:rPr>
                <w:rFonts w:hint="eastAsia" w:ascii="仿宋" w:hAnsi="仿宋" w:eastAsia="仿宋"/>
                <w:lang w:val="en-US" w:eastAsia="zh-CN"/>
              </w:rPr>
              <w:t xml:space="preserve">  </w:t>
            </w:r>
            <w:r>
              <w:rPr>
                <w:rFonts w:ascii="仿宋" w:hAnsi="仿宋" w:eastAsia="仿宋"/>
              </w:rPr>
              <w:t>）。</w:t>
            </w:r>
          </w:p>
          <w:p w14:paraId="0BBD3390">
            <w:pPr>
              <w:adjustRightInd w:val="0"/>
              <w:snapToGrid w:val="0"/>
              <w:spacing w:line="360" w:lineRule="auto"/>
              <w:ind w:firstLine="420"/>
              <w:rPr>
                <w:rFonts w:ascii="仿宋" w:hAnsi="仿宋" w:eastAsia="仿宋"/>
              </w:rPr>
            </w:pPr>
            <w:r>
              <w:rPr>
                <w:rFonts w:ascii="仿宋" w:hAnsi="仿宋" w:eastAsia="仿宋"/>
              </w:rPr>
              <w:t>1.2第2期</w:t>
            </w:r>
          </w:p>
          <w:p w14:paraId="579EC5A9">
            <w:pPr>
              <w:adjustRightInd w:val="0"/>
              <w:snapToGrid w:val="0"/>
              <w:spacing w:line="360" w:lineRule="auto"/>
              <w:ind w:firstLine="420"/>
              <w:rPr>
                <w:rFonts w:ascii="仿宋" w:hAnsi="仿宋" w:eastAsia="仿宋"/>
              </w:rPr>
            </w:pPr>
            <w:r>
              <w:rPr>
                <w:rFonts w:hint="eastAsia" w:ascii="仿宋" w:hAnsi="仿宋" w:eastAsia="仿宋"/>
              </w:rPr>
              <w:t>卖方将全部合同设备送达买方指定地点，买方在收到卖方提交的全部单据并经审核无误后</w:t>
            </w:r>
            <w:r>
              <w:rPr>
                <w:rFonts w:ascii="仿宋" w:hAnsi="仿宋" w:eastAsia="仿宋"/>
              </w:rPr>
              <w:t>，卖方</w:t>
            </w:r>
            <w:r>
              <w:rPr>
                <w:rFonts w:hint="eastAsia" w:ascii="仿宋" w:hAnsi="仿宋" w:eastAsia="仿宋"/>
              </w:rPr>
              <w:t>向买方提出书面申请并</w:t>
            </w:r>
            <w:r>
              <w:rPr>
                <w:rFonts w:ascii="仿宋" w:hAnsi="仿宋" w:eastAsia="仿宋"/>
              </w:rPr>
              <w:t>出具等额的增值税发票后</w:t>
            </w:r>
            <w:r>
              <w:rPr>
                <w:rFonts w:hint="eastAsia" w:ascii="仿宋" w:hAnsi="仿宋" w:eastAsia="仿宋"/>
              </w:rPr>
              <w:t>2</w:t>
            </w:r>
            <w:r>
              <w:rPr>
                <w:rFonts w:ascii="仿宋" w:hAnsi="仿宋" w:eastAsia="仿宋"/>
              </w:rPr>
              <w:t>0个工作日内</w:t>
            </w:r>
            <w:r>
              <w:rPr>
                <w:rFonts w:hint="eastAsia" w:ascii="仿宋" w:hAnsi="仿宋" w:eastAsia="仿宋"/>
                <w:lang w:val="en-US" w:eastAsia="zh-CN"/>
              </w:rPr>
              <w:t>且买方收到买方客户对应款项后</w:t>
            </w:r>
            <w:r>
              <w:rPr>
                <w:rFonts w:ascii="仿宋" w:hAnsi="仿宋" w:eastAsia="仿宋"/>
              </w:rPr>
              <w:t>，买方向卖</w:t>
            </w:r>
            <w:r>
              <w:rPr>
                <w:rFonts w:hint="eastAsia" w:ascii="仿宋" w:hAnsi="仿宋" w:eastAsia="仿宋"/>
              </w:rPr>
              <w:t>支付合同价的25%</w:t>
            </w:r>
            <w:r>
              <w:rPr>
                <w:rFonts w:ascii="仿宋" w:hAnsi="仿宋" w:eastAsia="仿宋"/>
              </w:rPr>
              <w:t>。，</w:t>
            </w:r>
            <w:r>
              <w:rPr>
                <w:rFonts w:hint="eastAsia" w:ascii="仿宋" w:hAnsi="仿宋" w:eastAsia="仿宋"/>
              </w:rPr>
              <w:t>即人民币</w:t>
            </w:r>
            <w:r>
              <w:rPr>
                <w:rFonts w:hint="eastAsia" w:ascii="仿宋" w:hAnsi="仿宋" w:eastAsia="仿宋"/>
                <w:u w:val="single"/>
                <w:lang w:val="en-US" w:eastAsia="zh-CN"/>
              </w:rPr>
              <w:t xml:space="preserve">   </w:t>
            </w:r>
            <w:r>
              <w:rPr>
                <w:rFonts w:ascii="仿宋" w:hAnsi="仿宋" w:eastAsia="仿宋"/>
              </w:rPr>
              <w:t>（￥</w:t>
            </w:r>
            <w:r>
              <w:rPr>
                <w:rFonts w:hint="eastAsia" w:ascii="仿宋" w:hAnsi="仿宋" w:eastAsia="仿宋"/>
                <w:lang w:val="en-US" w:eastAsia="zh-CN"/>
              </w:rPr>
              <w:t xml:space="preserve">   </w:t>
            </w:r>
            <w:r>
              <w:rPr>
                <w:rFonts w:ascii="仿宋" w:hAnsi="仿宋" w:eastAsia="仿宋"/>
              </w:rPr>
              <w:t>）。</w:t>
            </w:r>
          </w:p>
          <w:p w14:paraId="6F00D242">
            <w:pPr>
              <w:adjustRightInd w:val="0"/>
              <w:snapToGrid w:val="0"/>
              <w:spacing w:line="360" w:lineRule="auto"/>
              <w:ind w:firstLine="420"/>
              <w:rPr>
                <w:rFonts w:ascii="仿宋" w:hAnsi="仿宋" w:eastAsia="仿宋"/>
              </w:rPr>
            </w:pPr>
            <w:r>
              <w:rPr>
                <w:rFonts w:hint="eastAsia" w:ascii="仿宋" w:hAnsi="仿宋" w:eastAsia="仿宋"/>
              </w:rPr>
              <w:t>付款前卖方应向买方提供包括且不限于下列资料：</w:t>
            </w:r>
          </w:p>
          <w:p w14:paraId="3F76BD7E">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1）卖方出具的交货清单；</w:t>
            </w:r>
          </w:p>
          <w:p w14:paraId="13452B61">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2）买方、监理公司签署的收货清单，造价咨询公司的审核报告；</w:t>
            </w:r>
          </w:p>
          <w:p w14:paraId="218FE53B">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3）制造商出具的出厂质量合格证、产地证明等资料；</w:t>
            </w:r>
          </w:p>
          <w:p w14:paraId="5BF0DC5E">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4）等额的增值税发票（必须按照买方要求提供相应增值税专用发票给买方）。</w:t>
            </w:r>
          </w:p>
          <w:p w14:paraId="71A192A4">
            <w:pPr>
              <w:adjustRightInd w:val="0"/>
              <w:snapToGrid w:val="0"/>
              <w:spacing w:line="360" w:lineRule="auto"/>
              <w:ind w:firstLine="420"/>
              <w:rPr>
                <w:rFonts w:ascii="仿宋" w:hAnsi="仿宋" w:eastAsia="仿宋"/>
              </w:rPr>
            </w:pPr>
            <w:r>
              <w:rPr>
                <w:rFonts w:ascii="仿宋" w:hAnsi="仿宋" w:eastAsia="仿宋"/>
              </w:rPr>
              <w:t>1.3第3期</w:t>
            </w:r>
          </w:p>
          <w:p w14:paraId="025BB285">
            <w:pPr>
              <w:adjustRightInd w:val="0"/>
              <w:snapToGrid w:val="0"/>
              <w:spacing w:line="360" w:lineRule="auto"/>
              <w:ind w:firstLine="420"/>
              <w:rPr>
                <w:rFonts w:ascii="仿宋" w:hAnsi="仿宋" w:eastAsia="仿宋"/>
              </w:rPr>
            </w:pPr>
            <w:r>
              <w:rPr>
                <w:rFonts w:ascii="仿宋" w:hAnsi="仿宋" w:eastAsia="仿宋"/>
              </w:rPr>
              <w:t>设备及软件全部采购、安装、调试完毕验收合格并达到运营条件，并经买方委托的第三方造价咨询单位后</w:t>
            </w:r>
            <w:r>
              <w:rPr>
                <w:rFonts w:hint="eastAsia" w:ascii="仿宋" w:hAnsi="仿宋" w:eastAsia="仿宋"/>
                <w:lang w:val="en-US"/>
              </w:rPr>
              <w:t>再</w:t>
            </w:r>
            <w:r>
              <w:rPr>
                <w:rFonts w:ascii="仿宋" w:hAnsi="仿宋" w:eastAsia="仿宋"/>
              </w:rPr>
              <w:t>经韶关市财政局投资评审中心评审（财局不审情况买方另行通知）后，卖方向买方提出书面申请，并出具等额的增值税发票后20个工作日内</w:t>
            </w:r>
            <w:r>
              <w:rPr>
                <w:rFonts w:hint="eastAsia" w:ascii="仿宋" w:hAnsi="仿宋" w:eastAsia="仿宋"/>
                <w:lang w:val="en-US" w:eastAsia="zh-CN"/>
              </w:rPr>
              <w:t>且买方收到买方客户对应款项后</w:t>
            </w:r>
            <w:r>
              <w:rPr>
                <w:rFonts w:ascii="仿宋" w:hAnsi="仿宋" w:eastAsia="仿宋"/>
              </w:rPr>
              <w:t>，买方支付卖方审定结算价的90%</w:t>
            </w:r>
          </w:p>
          <w:p w14:paraId="67854165">
            <w:pPr>
              <w:adjustRightInd w:val="0"/>
              <w:snapToGrid w:val="0"/>
              <w:spacing w:line="360" w:lineRule="auto"/>
              <w:ind w:firstLine="420"/>
              <w:rPr>
                <w:rFonts w:ascii="仿宋" w:hAnsi="仿宋" w:eastAsia="仿宋"/>
              </w:rPr>
            </w:pPr>
            <w:r>
              <w:rPr>
                <w:rFonts w:hint="eastAsia" w:ascii="仿宋" w:hAnsi="仿宋" w:eastAsia="仿宋"/>
              </w:rPr>
              <w:t>付款前卖方应提供（包含但不限于）文件如下：</w:t>
            </w:r>
          </w:p>
          <w:p w14:paraId="0F809496">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1）设备检验报告。</w:t>
            </w:r>
          </w:p>
          <w:p w14:paraId="3746A13C">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2）移交单。</w:t>
            </w:r>
          </w:p>
          <w:p w14:paraId="30568204">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3）买方付款前，卖方应提供对应付款金额的增值税发票，否则，买方有权拒绝付款。</w:t>
            </w:r>
          </w:p>
          <w:p w14:paraId="77C23F7B">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4）卖方在本合同项下无任何违约情形。</w:t>
            </w:r>
          </w:p>
          <w:p w14:paraId="7F1B169A">
            <w:pPr>
              <w:adjustRightInd w:val="0"/>
              <w:snapToGrid w:val="0"/>
              <w:spacing w:line="360" w:lineRule="auto"/>
              <w:ind w:firstLine="420"/>
              <w:rPr>
                <w:rFonts w:ascii="仿宋" w:hAnsi="仿宋" w:eastAsia="仿宋"/>
              </w:rPr>
            </w:pPr>
            <w:r>
              <w:rPr>
                <w:rFonts w:ascii="仿宋" w:hAnsi="仿宋" w:eastAsia="仿宋"/>
              </w:rPr>
              <w:t>1.4第4期</w:t>
            </w:r>
          </w:p>
          <w:p w14:paraId="5D56E6F3">
            <w:pPr>
              <w:adjustRightInd w:val="0"/>
              <w:snapToGrid w:val="0"/>
              <w:spacing w:line="360" w:lineRule="auto"/>
              <w:ind w:firstLine="420"/>
              <w:rPr>
                <w:rFonts w:ascii="仿宋" w:hAnsi="仿宋" w:eastAsia="仿宋"/>
              </w:rPr>
            </w:pPr>
            <w:r>
              <w:rPr>
                <w:rFonts w:hint="eastAsia" w:ascii="仿宋" w:hAnsi="仿宋" w:eastAsia="仿宋" w:cs="Times New Roman"/>
              </w:rPr>
              <w:t>剩余款项在质保期间分三期平均支付，</w:t>
            </w:r>
            <w:r>
              <w:rPr>
                <w:rFonts w:hint="eastAsia" w:ascii="仿宋" w:hAnsi="仿宋" w:eastAsia="仿宋"/>
                <w:lang w:val="en-US" w:eastAsia="zh-CN"/>
              </w:rPr>
              <w:t>且买方收到买方客户对应款项后</w:t>
            </w:r>
            <w:r>
              <w:rPr>
                <w:rFonts w:ascii="仿宋" w:hAnsi="仿宋" w:eastAsia="仿宋"/>
              </w:rPr>
              <w:t>，</w:t>
            </w:r>
            <w:r>
              <w:rPr>
                <w:rFonts w:hint="eastAsia" w:ascii="仿宋" w:hAnsi="仿宋" w:eastAsia="仿宋" w:cs="Times New Roman"/>
              </w:rPr>
              <w:t>即在质保期满一年后支付</w:t>
            </w:r>
            <w:r>
              <w:rPr>
                <w:rFonts w:ascii="仿宋" w:hAnsi="仿宋" w:eastAsia="仿宋" w:cs="Times New Roman"/>
              </w:rPr>
              <w:t>1/3</w:t>
            </w:r>
            <w:r>
              <w:rPr>
                <w:rFonts w:hint="eastAsia" w:ascii="仿宋" w:hAnsi="仿宋" w:eastAsia="仿宋" w:cs="Times New Roman"/>
              </w:rPr>
              <w:t>，满两年后再支付</w:t>
            </w:r>
            <w:r>
              <w:rPr>
                <w:rFonts w:ascii="仿宋" w:hAnsi="仿宋" w:eastAsia="仿宋" w:cs="Times New Roman"/>
              </w:rPr>
              <w:t>1/3</w:t>
            </w:r>
            <w:r>
              <w:rPr>
                <w:rFonts w:hint="eastAsia" w:ascii="仿宋" w:hAnsi="仿宋" w:eastAsia="仿宋" w:cs="Times New Roman"/>
              </w:rPr>
              <w:t>，满三年后</w:t>
            </w:r>
            <w:r>
              <w:rPr>
                <w:rFonts w:hint="eastAsia" w:ascii="仿宋" w:hAnsi="仿宋" w:eastAsia="仿宋"/>
              </w:rPr>
              <w:t>完成剩余款项支付</w:t>
            </w:r>
            <w:r>
              <w:rPr>
                <w:rFonts w:hint="eastAsia" w:ascii="仿宋" w:hAnsi="仿宋" w:eastAsia="仿宋" w:cs="Times New Roman"/>
              </w:rPr>
              <w:t>。</w:t>
            </w:r>
          </w:p>
          <w:p w14:paraId="069AD56C">
            <w:pPr>
              <w:adjustRightInd w:val="0"/>
              <w:snapToGrid w:val="0"/>
              <w:spacing w:line="360" w:lineRule="auto"/>
              <w:ind w:firstLine="420"/>
              <w:rPr>
                <w:rFonts w:hint="eastAsia" w:ascii="仿宋" w:hAnsi="仿宋" w:eastAsia="仿宋"/>
              </w:rPr>
            </w:pPr>
            <w:r>
              <w:rPr>
                <w:rFonts w:hint="eastAsia" w:ascii="仿宋" w:hAnsi="仿宋" w:eastAsia="仿宋"/>
              </w:rPr>
              <w:t>注：因买方使用的是财政资金，买方在前款规定的付款时间内向政府支付部门提出办理财政支付申请手续（不含政府财政支付部门审核的时间）即视为买方已经按期支付，买方不承担财政资金不能及时到位给卖方造成的任何损失。</w:t>
            </w:r>
          </w:p>
          <w:p w14:paraId="675C3A7D">
            <w:pPr>
              <w:adjustRightInd w:val="0"/>
              <w:snapToGrid w:val="0"/>
              <w:spacing w:line="360" w:lineRule="auto"/>
              <w:ind w:firstLine="420"/>
              <w:rPr>
                <w:rFonts w:hint="eastAsia" w:ascii="仿宋" w:hAnsi="仿宋" w:eastAsia="仿宋"/>
              </w:rPr>
            </w:pPr>
            <w:r>
              <w:rPr>
                <w:rFonts w:hint="eastAsia" w:ascii="仿宋" w:hAnsi="仿宋" w:eastAsia="仿宋"/>
                <w:lang w:eastAsia="zh-CN"/>
              </w:rPr>
              <w:t>买卖双方</w:t>
            </w:r>
            <w:r>
              <w:rPr>
                <w:rFonts w:hint="eastAsia" w:ascii="仿宋" w:hAnsi="仿宋" w:eastAsia="仿宋"/>
              </w:rPr>
              <w:t>一致确认，</w:t>
            </w:r>
            <w:r>
              <w:rPr>
                <w:rFonts w:hint="eastAsia" w:ascii="仿宋" w:hAnsi="仿宋" w:eastAsia="仿宋"/>
                <w:lang w:eastAsia="zh-CN"/>
              </w:rPr>
              <w:t>买方</w:t>
            </w:r>
            <w:r>
              <w:rPr>
                <w:rFonts w:hint="eastAsia" w:ascii="仿宋" w:hAnsi="仿宋" w:eastAsia="仿宋"/>
              </w:rPr>
              <w:t>向</w:t>
            </w:r>
            <w:r>
              <w:rPr>
                <w:rFonts w:hint="eastAsia" w:ascii="仿宋" w:hAnsi="仿宋" w:eastAsia="仿宋"/>
                <w:lang w:eastAsia="zh-CN"/>
              </w:rPr>
              <w:t>卖方</w:t>
            </w:r>
            <w:r>
              <w:rPr>
                <w:rFonts w:hint="eastAsia" w:ascii="仿宋" w:hAnsi="仿宋" w:eastAsia="仿宋"/>
              </w:rPr>
              <w:t>支付的合同价款比例不超过</w:t>
            </w:r>
            <w:r>
              <w:rPr>
                <w:rFonts w:hint="eastAsia" w:ascii="仿宋" w:hAnsi="仿宋" w:eastAsia="仿宋"/>
                <w:lang w:eastAsia="zh-CN"/>
              </w:rPr>
              <w:t>买方</w:t>
            </w:r>
            <w:r>
              <w:rPr>
                <w:rFonts w:hint="eastAsia" w:ascii="仿宋" w:hAnsi="仿宋" w:eastAsia="仿宋"/>
              </w:rPr>
              <w:t>客户向</w:t>
            </w:r>
            <w:r>
              <w:rPr>
                <w:rFonts w:hint="eastAsia" w:ascii="仿宋" w:hAnsi="仿宋" w:eastAsia="仿宋"/>
                <w:lang w:eastAsia="zh-CN"/>
              </w:rPr>
              <w:t>买方</w:t>
            </w:r>
            <w:r>
              <w:rPr>
                <w:rFonts w:hint="eastAsia" w:ascii="仿宋" w:hAnsi="仿宋" w:eastAsia="仿宋"/>
              </w:rPr>
              <w:t>支付的比例，若</w:t>
            </w:r>
            <w:r>
              <w:rPr>
                <w:rFonts w:hint="eastAsia" w:ascii="仿宋" w:hAnsi="仿宋" w:eastAsia="仿宋"/>
                <w:lang w:eastAsia="zh-CN"/>
              </w:rPr>
              <w:t>买方</w:t>
            </w:r>
            <w:r>
              <w:rPr>
                <w:rFonts w:hint="eastAsia" w:ascii="仿宋" w:hAnsi="仿宋" w:eastAsia="仿宋"/>
              </w:rPr>
              <w:t>收到</w:t>
            </w:r>
            <w:r>
              <w:rPr>
                <w:rFonts w:hint="eastAsia" w:ascii="仿宋" w:hAnsi="仿宋" w:eastAsia="仿宋"/>
                <w:lang w:eastAsia="zh-CN"/>
              </w:rPr>
              <w:t>买方</w:t>
            </w:r>
            <w:r>
              <w:rPr>
                <w:rFonts w:hint="eastAsia" w:ascii="仿宋" w:hAnsi="仿宋" w:eastAsia="仿宋"/>
              </w:rPr>
              <w:t>客户款项少于</w:t>
            </w:r>
            <w:r>
              <w:rPr>
                <w:rFonts w:hint="eastAsia" w:ascii="仿宋" w:hAnsi="仿宋" w:eastAsia="仿宋"/>
                <w:lang w:eastAsia="zh-CN"/>
              </w:rPr>
              <w:t>买方</w:t>
            </w:r>
            <w:r>
              <w:rPr>
                <w:rFonts w:hint="eastAsia" w:ascii="仿宋" w:hAnsi="仿宋" w:eastAsia="仿宋"/>
              </w:rPr>
              <w:t>应收款项，则</w:t>
            </w:r>
            <w:r>
              <w:rPr>
                <w:rFonts w:hint="eastAsia" w:ascii="仿宋" w:hAnsi="仿宋" w:eastAsia="仿宋"/>
                <w:lang w:eastAsia="zh-CN"/>
              </w:rPr>
              <w:t>买方</w:t>
            </w:r>
            <w:r>
              <w:rPr>
                <w:rFonts w:hint="eastAsia" w:ascii="仿宋" w:hAnsi="仿宋" w:eastAsia="仿宋"/>
              </w:rPr>
              <w:t>可按照到账比例向</w:t>
            </w:r>
            <w:r>
              <w:rPr>
                <w:rFonts w:hint="eastAsia" w:ascii="仿宋" w:hAnsi="仿宋" w:eastAsia="仿宋"/>
                <w:lang w:eastAsia="zh-CN"/>
              </w:rPr>
              <w:t>卖方</w:t>
            </w:r>
            <w:r>
              <w:rPr>
                <w:rFonts w:hint="eastAsia" w:ascii="仿宋" w:hAnsi="仿宋" w:eastAsia="仿宋"/>
              </w:rPr>
              <w:t>、丙方支付对应款项。</w:t>
            </w:r>
            <w:r>
              <w:rPr>
                <w:rFonts w:hint="eastAsia" w:ascii="仿宋" w:hAnsi="仿宋" w:eastAsia="仿宋"/>
                <w:lang w:eastAsia="zh-CN"/>
              </w:rPr>
              <w:t>买方</w:t>
            </w:r>
            <w:r>
              <w:rPr>
                <w:rFonts w:hint="eastAsia" w:ascii="仿宋" w:hAnsi="仿宋" w:eastAsia="仿宋"/>
              </w:rPr>
              <w:t>客户补齐应付款后，</w:t>
            </w:r>
            <w:r>
              <w:rPr>
                <w:rFonts w:hint="eastAsia" w:ascii="仿宋" w:hAnsi="仿宋" w:eastAsia="仿宋"/>
                <w:lang w:eastAsia="zh-CN"/>
              </w:rPr>
              <w:t>买方</w:t>
            </w:r>
            <w:r>
              <w:rPr>
                <w:rFonts w:hint="eastAsia" w:ascii="仿宋" w:hAnsi="仿宋" w:eastAsia="仿宋"/>
              </w:rPr>
              <w:t>应按合同约定补齐合同剩余款项。</w:t>
            </w:r>
          </w:p>
          <w:p w14:paraId="1121DEC0">
            <w:pPr>
              <w:adjustRightInd w:val="0"/>
              <w:snapToGrid w:val="0"/>
              <w:spacing w:line="360" w:lineRule="auto"/>
              <w:ind w:firstLine="420"/>
              <w:rPr>
                <w:rFonts w:hint="eastAsia" w:ascii="仿宋" w:hAnsi="仿宋" w:eastAsia="仿宋"/>
              </w:rPr>
            </w:pPr>
            <w:r>
              <w:rPr>
                <w:rFonts w:hint="eastAsia" w:ascii="仿宋" w:hAnsi="仿宋" w:eastAsia="仿宋"/>
              </w:rPr>
              <w:t>如</w:t>
            </w:r>
            <w:r>
              <w:rPr>
                <w:rFonts w:hint="eastAsia" w:ascii="仿宋" w:hAnsi="仿宋" w:eastAsia="仿宋"/>
                <w:lang w:eastAsia="zh-CN"/>
              </w:rPr>
              <w:t>买方</w:t>
            </w:r>
            <w:r>
              <w:rPr>
                <w:rFonts w:hint="eastAsia" w:ascii="仿宋" w:hAnsi="仿宋" w:eastAsia="仿宋"/>
              </w:rPr>
              <w:t>客户与</w:t>
            </w:r>
            <w:r>
              <w:rPr>
                <w:rFonts w:hint="eastAsia" w:ascii="仿宋" w:hAnsi="仿宋" w:eastAsia="仿宋"/>
                <w:lang w:eastAsia="zh-CN"/>
              </w:rPr>
              <w:t>买方</w:t>
            </w:r>
            <w:r>
              <w:rPr>
                <w:rFonts w:hint="eastAsia" w:ascii="仿宋" w:hAnsi="仿宋" w:eastAsia="仿宋"/>
              </w:rPr>
              <w:t>对付款条款进行了变更，包括但不限于调整合同价款的比例与金额，延后付款期限、变更付款条件等情形，</w:t>
            </w:r>
            <w:r>
              <w:rPr>
                <w:rFonts w:hint="eastAsia" w:ascii="仿宋" w:hAnsi="仿宋" w:eastAsia="仿宋"/>
                <w:lang w:eastAsia="zh-CN"/>
              </w:rPr>
              <w:t>卖方</w:t>
            </w:r>
            <w:r>
              <w:rPr>
                <w:rFonts w:hint="eastAsia" w:ascii="仿宋" w:hAnsi="仿宋" w:eastAsia="仿宋"/>
              </w:rPr>
              <w:t>同意接受合同付款条款随之变更，</w:t>
            </w:r>
            <w:r>
              <w:rPr>
                <w:rFonts w:hint="eastAsia" w:ascii="仿宋" w:hAnsi="仿宋" w:eastAsia="仿宋"/>
                <w:lang w:eastAsia="zh-CN"/>
              </w:rPr>
              <w:t>买方</w:t>
            </w:r>
            <w:r>
              <w:rPr>
                <w:rFonts w:hint="eastAsia" w:ascii="仿宋" w:hAnsi="仿宋" w:eastAsia="仿宋"/>
              </w:rPr>
              <w:t>通知</w:t>
            </w:r>
            <w:r>
              <w:rPr>
                <w:rFonts w:hint="eastAsia" w:ascii="仿宋" w:hAnsi="仿宋" w:eastAsia="仿宋"/>
                <w:lang w:eastAsia="zh-CN"/>
              </w:rPr>
              <w:t>卖方</w:t>
            </w:r>
            <w:r>
              <w:rPr>
                <w:rFonts w:hint="eastAsia" w:ascii="仿宋" w:hAnsi="仿宋" w:eastAsia="仿宋"/>
              </w:rPr>
              <w:t>上述变更情况后即生效。</w:t>
            </w:r>
          </w:p>
          <w:p w14:paraId="4857A166">
            <w:pPr>
              <w:adjustRightInd w:val="0"/>
              <w:snapToGrid w:val="0"/>
              <w:spacing w:line="360" w:lineRule="auto"/>
              <w:ind w:firstLine="420"/>
              <w:rPr>
                <w:rFonts w:hint="eastAsia" w:ascii="仿宋" w:hAnsi="仿宋" w:eastAsia="仿宋"/>
              </w:rPr>
            </w:pPr>
            <w:r>
              <w:rPr>
                <w:rFonts w:hint="eastAsia" w:ascii="仿宋" w:hAnsi="仿宋" w:eastAsia="仿宋"/>
              </w:rPr>
              <w:t>上述条款是</w:t>
            </w:r>
            <w:r>
              <w:rPr>
                <w:rFonts w:hint="eastAsia" w:ascii="仿宋" w:hAnsi="仿宋" w:eastAsia="仿宋"/>
                <w:lang w:eastAsia="zh-CN"/>
              </w:rPr>
              <w:t>买卖双方</w:t>
            </w:r>
            <w:r>
              <w:rPr>
                <w:rFonts w:hint="eastAsia" w:ascii="仿宋" w:hAnsi="仿宋" w:eastAsia="仿宋"/>
              </w:rPr>
              <w:t>平等协商的结果，是各方真实意思表示。</w:t>
            </w:r>
            <w:r>
              <w:rPr>
                <w:rFonts w:hint="eastAsia" w:ascii="仿宋" w:hAnsi="仿宋" w:eastAsia="仿宋"/>
                <w:lang w:eastAsia="zh-CN"/>
              </w:rPr>
              <w:t>卖方</w:t>
            </w:r>
            <w:r>
              <w:rPr>
                <w:rFonts w:hint="eastAsia" w:ascii="仿宋" w:hAnsi="仿宋" w:eastAsia="仿宋"/>
              </w:rPr>
              <w:t>已完全理解上述条款内容，充分知悉</w:t>
            </w:r>
            <w:r>
              <w:rPr>
                <w:rFonts w:hint="eastAsia" w:ascii="仿宋" w:hAnsi="仿宋" w:eastAsia="仿宋"/>
                <w:lang w:eastAsia="zh-CN"/>
              </w:rPr>
              <w:t>买方</w:t>
            </w:r>
            <w:r>
              <w:rPr>
                <w:rFonts w:hint="eastAsia" w:ascii="仿宋" w:hAnsi="仿宋" w:eastAsia="仿宋"/>
              </w:rPr>
              <w:t>客户按期向</w:t>
            </w:r>
            <w:r>
              <w:rPr>
                <w:rFonts w:hint="eastAsia" w:ascii="仿宋" w:hAnsi="仿宋" w:eastAsia="仿宋"/>
                <w:lang w:eastAsia="zh-CN"/>
              </w:rPr>
              <w:t>买方</w:t>
            </w:r>
            <w:r>
              <w:rPr>
                <w:rFonts w:hint="eastAsia" w:ascii="仿宋" w:hAnsi="仿宋" w:eastAsia="仿宋"/>
              </w:rPr>
              <w:t>付款是本合同款项得以支付的基础和前提，同意接受</w:t>
            </w:r>
            <w:r>
              <w:rPr>
                <w:rFonts w:hint="eastAsia" w:ascii="仿宋" w:hAnsi="仿宋" w:eastAsia="仿宋"/>
                <w:lang w:eastAsia="zh-CN"/>
              </w:rPr>
              <w:t>买方</w:t>
            </w:r>
            <w:r>
              <w:rPr>
                <w:rFonts w:hint="eastAsia" w:ascii="仿宋" w:hAnsi="仿宋" w:eastAsia="仿宋"/>
              </w:rPr>
              <w:t>客户未按期付款导致本合同款项不能按期支付的商业风险以及可能损失的时间利益，不存在理解歧义或不清楚之处。</w:t>
            </w:r>
            <w:r>
              <w:rPr>
                <w:rFonts w:hint="eastAsia" w:ascii="仿宋" w:hAnsi="仿宋" w:eastAsia="仿宋"/>
                <w:lang w:eastAsia="zh-CN"/>
              </w:rPr>
              <w:t>卖方</w:t>
            </w:r>
            <w:r>
              <w:rPr>
                <w:rFonts w:hint="eastAsia" w:ascii="仿宋" w:hAnsi="仿宋" w:eastAsia="仿宋"/>
              </w:rPr>
              <w:t>自愿遵守本条款约定，在</w:t>
            </w:r>
            <w:r>
              <w:rPr>
                <w:rFonts w:hint="eastAsia" w:ascii="仿宋" w:hAnsi="仿宋" w:eastAsia="仿宋"/>
                <w:lang w:eastAsia="zh-CN"/>
              </w:rPr>
              <w:t>买方</w:t>
            </w:r>
            <w:r>
              <w:rPr>
                <w:rFonts w:hint="eastAsia" w:ascii="仿宋" w:hAnsi="仿宋" w:eastAsia="仿宋"/>
              </w:rPr>
              <w:t>客户未按照其与</w:t>
            </w:r>
            <w:r>
              <w:rPr>
                <w:rFonts w:hint="eastAsia" w:ascii="仿宋" w:hAnsi="仿宋" w:eastAsia="仿宋"/>
                <w:lang w:eastAsia="zh-CN"/>
              </w:rPr>
              <w:t>买方</w:t>
            </w:r>
            <w:r>
              <w:rPr>
                <w:rFonts w:hint="eastAsia" w:ascii="仿宋" w:hAnsi="仿宋" w:eastAsia="仿宋"/>
              </w:rPr>
              <w:t>签订合同约定向</w:t>
            </w:r>
            <w:r>
              <w:rPr>
                <w:rFonts w:hint="eastAsia" w:ascii="仿宋" w:hAnsi="仿宋" w:eastAsia="仿宋"/>
                <w:lang w:eastAsia="zh-CN"/>
              </w:rPr>
              <w:t>买方</w:t>
            </w:r>
            <w:r>
              <w:rPr>
                <w:rFonts w:hint="eastAsia" w:ascii="仿宋" w:hAnsi="仿宋" w:eastAsia="仿宋"/>
              </w:rPr>
              <w:t>支付合同款时，积极配合</w:t>
            </w:r>
            <w:r>
              <w:rPr>
                <w:rFonts w:hint="eastAsia" w:ascii="仿宋" w:hAnsi="仿宋" w:eastAsia="仿宋"/>
                <w:lang w:eastAsia="zh-CN"/>
              </w:rPr>
              <w:t>买方</w:t>
            </w:r>
            <w:r>
              <w:rPr>
                <w:rFonts w:hint="eastAsia" w:ascii="仿宋" w:hAnsi="仿宋" w:eastAsia="仿宋"/>
              </w:rPr>
              <w:t>向</w:t>
            </w:r>
            <w:r>
              <w:rPr>
                <w:rFonts w:hint="eastAsia" w:ascii="仿宋" w:hAnsi="仿宋" w:eastAsia="仿宋"/>
                <w:lang w:eastAsia="zh-CN"/>
              </w:rPr>
              <w:t>买方</w:t>
            </w:r>
            <w:r>
              <w:rPr>
                <w:rFonts w:hint="eastAsia" w:ascii="仿宋" w:hAnsi="仿宋" w:eastAsia="仿宋"/>
              </w:rPr>
              <w:t>客户主张权利。</w:t>
            </w:r>
            <w:r>
              <w:rPr>
                <w:rFonts w:hint="eastAsia" w:ascii="仿宋" w:hAnsi="仿宋" w:eastAsia="仿宋"/>
                <w:lang w:eastAsia="zh-CN"/>
              </w:rPr>
              <w:t>卖方</w:t>
            </w:r>
            <w:r>
              <w:rPr>
                <w:rFonts w:hint="eastAsia" w:ascii="仿宋" w:hAnsi="仿宋" w:eastAsia="仿宋"/>
              </w:rPr>
              <w:t>确认因</w:t>
            </w:r>
            <w:r>
              <w:rPr>
                <w:rFonts w:hint="eastAsia" w:ascii="仿宋" w:hAnsi="仿宋" w:eastAsia="仿宋"/>
                <w:lang w:eastAsia="zh-CN"/>
              </w:rPr>
              <w:t>买方</w:t>
            </w:r>
            <w:r>
              <w:rPr>
                <w:rFonts w:hint="eastAsia" w:ascii="仿宋" w:hAnsi="仿宋" w:eastAsia="仿宋"/>
              </w:rPr>
              <w:t>客户未按期付款导致本合同不能按期付款的，</w:t>
            </w:r>
            <w:r>
              <w:rPr>
                <w:rFonts w:hint="eastAsia" w:ascii="仿宋" w:hAnsi="仿宋" w:eastAsia="仿宋"/>
                <w:lang w:eastAsia="zh-CN"/>
              </w:rPr>
              <w:t>买方</w:t>
            </w:r>
            <w:r>
              <w:rPr>
                <w:rFonts w:hint="eastAsia" w:ascii="仿宋" w:hAnsi="仿宋" w:eastAsia="仿宋"/>
              </w:rPr>
              <w:t>不构成违约。</w:t>
            </w:r>
          </w:p>
          <w:p w14:paraId="7B2CCBD1">
            <w:pPr>
              <w:adjustRightInd w:val="0"/>
              <w:snapToGrid w:val="0"/>
              <w:spacing w:line="360" w:lineRule="auto"/>
              <w:ind w:firstLine="420"/>
              <w:rPr>
                <w:rFonts w:hint="eastAsia" w:ascii="仿宋" w:hAnsi="仿宋" w:eastAsia="仿宋"/>
              </w:rPr>
            </w:pPr>
            <w:r>
              <w:rPr>
                <w:rFonts w:hint="eastAsia" w:ascii="仿宋" w:hAnsi="仿宋" w:eastAsia="仿宋"/>
              </w:rPr>
              <w:t>如</w:t>
            </w:r>
            <w:r>
              <w:rPr>
                <w:rFonts w:hint="eastAsia" w:ascii="仿宋" w:hAnsi="仿宋" w:eastAsia="仿宋"/>
                <w:lang w:eastAsia="zh-CN"/>
              </w:rPr>
              <w:t>买方</w:t>
            </w:r>
            <w:r>
              <w:rPr>
                <w:rFonts w:hint="eastAsia" w:ascii="仿宋" w:hAnsi="仿宋" w:eastAsia="仿宋"/>
              </w:rPr>
              <w:t>客户未按期付款导致</w:t>
            </w:r>
            <w:r>
              <w:rPr>
                <w:rFonts w:hint="eastAsia" w:ascii="仿宋" w:hAnsi="仿宋" w:eastAsia="仿宋"/>
                <w:lang w:eastAsia="zh-CN"/>
              </w:rPr>
              <w:t>买方</w:t>
            </w:r>
            <w:r>
              <w:rPr>
                <w:rFonts w:hint="eastAsia" w:ascii="仿宋" w:hAnsi="仿宋" w:eastAsia="仿宋"/>
              </w:rPr>
              <w:t>不能按期向</w:t>
            </w:r>
            <w:r>
              <w:rPr>
                <w:rFonts w:hint="eastAsia" w:ascii="仿宋" w:hAnsi="仿宋" w:eastAsia="仿宋"/>
                <w:lang w:eastAsia="zh-CN"/>
              </w:rPr>
              <w:t>卖方</w:t>
            </w:r>
            <w:r>
              <w:rPr>
                <w:rFonts w:hint="eastAsia" w:ascii="仿宋" w:hAnsi="仿宋" w:eastAsia="仿宋"/>
              </w:rPr>
              <w:t>支付的，</w:t>
            </w:r>
            <w:r>
              <w:rPr>
                <w:rFonts w:hint="eastAsia" w:ascii="仿宋" w:hAnsi="仿宋" w:eastAsia="仿宋"/>
                <w:lang w:eastAsia="zh-CN"/>
              </w:rPr>
              <w:t>买方</w:t>
            </w:r>
            <w:r>
              <w:rPr>
                <w:rFonts w:hint="eastAsia" w:ascii="仿宋" w:hAnsi="仿宋" w:eastAsia="仿宋"/>
              </w:rPr>
              <w:t>有权将对</w:t>
            </w:r>
            <w:r>
              <w:rPr>
                <w:rFonts w:hint="eastAsia" w:ascii="仿宋" w:hAnsi="仿宋" w:eastAsia="仿宋"/>
                <w:lang w:eastAsia="zh-CN"/>
              </w:rPr>
              <w:t>买方</w:t>
            </w:r>
            <w:r>
              <w:rPr>
                <w:rFonts w:hint="eastAsia" w:ascii="仿宋" w:hAnsi="仿宋" w:eastAsia="仿宋"/>
              </w:rPr>
              <w:t>客户享有的债权在</w:t>
            </w:r>
            <w:r>
              <w:rPr>
                <w:rFonts w:hint="eastAsia" w:ascii="仿宋" w:hAnsi="仿宋" w:eastAsia="仿宋"/>
                <w:lang w:eastAsia="zh-CN"/>
              </w:rPr>
              <w:t>买方</w:t>
            </w:r>
            <w:r>
              <w:rPr>
                <w:rFonts w:hint="eastAsia" w:ascii="仿宋" w:hAnsi="仿宋" w:eastAsia="仿宋"/>
              </w:rPr>
              <w:t>欠付</w:t>
            </w:r>
            <w:r>
              <w:rPr>
                <w:rFonts w:hint="eastAsia" w:ascii="仿宋" w:hAnsi="仿宋" w:eastAsia="仿宋"/>
                <w:lang w:eastAsia="zh-CN"/>
              </w:rPr>
              <w:t>卖方</w:t>
            </w:r>
            <w:r>
              <w:rPr>
                <w:rFonts w:hint="eastAsia" w:ascii="仿宋" w:hAnsi="仿宋" w:eastAsia="仿宋"/>
              </w:rPr>
              <w:t>合同款的范围内转让至</w:t>
            </w:r>
            <w:r>
              <w:rPr>
                <w:rFonts w:hint="eastAsia" w:ascii="仿宋" w:hAnsi="仿宋" w:eastAsia="仿宋"/>
                <w:lang w:eastAsia="zh-CN"/>
              </w:rPr>
              <w:t>卖方</w:t>
            </w:r>
            <w:r>
              <w:rPr>
                <w:rFonts w:hint="eastAsia" w:ascii="仿宋" w:hAnsi="仿宋" w:eastAsia="仿宋"/>
              </w:rPr>
              <w:t>，用于清偿</w:t>
            </w:r>
            <w:r>
              <w:rPr>
                <w:rFonts w:hint="eastAsia" w:ascii="仿宋" w:hAnsi="仿宋" w:eastAsia="仿宋"/>
                <w:lang w:eastAsia="zh-CN"/>
              </w:rPr>
              <w:t>买方</w:t>
            </w:r>
            <w:r>
              <w:rPr>
                <w:rFonts w:hint="eastAsia" w:ascii="仿宋" w:hAnsi="仿宋" w:eastAsia="仿宋"/>
              </w:rPr>
              <w:t>对</w:t>
            </w:r>
            <w:r>
              <w:rPr>
                <w:rFonts w:hint="eastAsia" w:ascii="仿宋" w:hAnsi="仿宋" w:eastAsia="仿宋"/>
                <w:lang w:eastAsia="zh-CN"/>
              </w:rPr>
              <w:t>卖方</w:t>
            </w:r>
            <w:r>
              <w:rPr>
                <w:rFonts w:hint="eastAsia" w:ascii="仿宋" w:hAnsi="仿宋" w:eastAsia="仿宋"/>
              </w:rPr>
              <w:t>的欠款。</w:t>
            </w:r>
            <w:r>
              <w:rPr>
                <w:rFonts w:hint="eastAsia" w:ascii="仿宋" w:hAnsi="仿宋" w:eastAsia="仿宋"/>
                <w:lang w:eastAsia="zh-CN"/>
              </w:rPr>
              <w:t>卖方</w:t>
            </w:r>
            <w:r>
              <w:rPr>
                <w:rFonts w:hint="eastAsia" w:ascii="仿宋" w:hAnsi="仿宋" w:eastAsia="仿宋"/>
              </w:rPr>
              <w:t>同意不再向</w:t>
            </w:r>
            <w:r>
              <w:rPr>
                <w:rFonts w:hint="eastAsia" w:ascii="仿宋" w:hAnsi="仿宋" w:eastAsia="仿宋"/>
                <w:lang w:eastAsia="zh-CN"/>
              </w:rPr>
              <w:t>买方</w:t>
            </w:r>
            <w:r>
              <w:rPr>
                <w:rFonts w:hint="eastAsia" w:ascii="仿宋" w:hAnsi="仿宋" w:eastAsia="仿宋"/>
              </w:rPr>
              <w:t>主张合同款。</w:t>
            </w:r>
          </w:p>
          <w:p w14:paraId="28033462">
            <w:pPr>
              <w:adjustRightInd w:val="0"/>
              <w:snapToGrid w:val="0"/>
              <w:spacing w:line="360" w:lineRule="auto"/>
              <w:ind w:firstLine="420"/>
              <w:rPr>
                <w:rFonts w:hint="eastAsia" w:ascii="仿宋" w:hAnsi="仿宋" w:eastAsia="仿宋"/>
              </w:rPr>
            </w:pPr>
            <w:r>
              <w:rPr>
                <w:rFonts w:hint="eastAsia" w:ascii="仿宋" w:hAnsi="仿宋" w:eastAsia="仿宋"/>
              </w:rPr>
              <w:t>如果争议的部分或全部因</w:t>
            </w:r>
            <w:r>
              <w:rPr>
                <w:rFonts w:hint="eastAsia" w:ascii="仿宋" w:hAnsi="仿宋" w:eastAsia="仿宋"/>
                <w:lang w:eastAsia="zh-CN"/>
              </w:rPr>
              <w:t>买方</w:t>
            </w:r>
            <w:r>
              <w:rPr>
                <w:rFonts w:hint="eastAsia" w:ascii="仿宋" w:hAnsi="仿宋" w:eastAsia="仿宋"/>
              </w:rPr>
              <w:t>客户未付款等原因造成的，启动诉讼程序时，应要求</w:t>
            </w:r>
            <w:r>
              <w:rPr>
                <w:rFonts w:hint="eastAsia" w:ascii="仿宋" w:hAnsi="仿宋" w:eastAsia="仿宋"/>
                <w:lang w:eastAsia="zh-CN"/>
              </w:rPr>
              <w:t>买方</w:t>
            </w:r>
            <w:r>
              <w:rPr>
                <w:rFonts w:hint="eastAsia" w:ascii="仿宋" w:hAnsi="仿宋" w:eastAsia="仿宋"/>
              </w:rPr>
              <w:t>客户参加诉讼并按照法律规定承担责任。</w:t>
            </w:r>
          </w:p>
          <w:p w14:paraId="6AECE352">
            <w:pPr>
              <w:adjustRightInd w:val="0"/>
              <w:snapToGrid w:val="0"/>
              <w:spacing w:line="360" w:lineRule="auto"/>
              <w:ind w:firstLine="420"/>
              <w:rPr>
                <w:rFonts w:hint="eastAsia" w:ascii="仿宋" w:hAnsi="仿宋" w:eastAsia="仿宋"/>
              </w:rPr>
            </w:pPr>
            <w:r>
              <w:rPr>
                <w:rFonts w:hint="eastAsia" w:ascii="仿宋" w:hAnsi="仿宋" w:eastAsia="仿宋"/>
              </w:rPr>
              <w:t>特别说明：1.鉴于客户单位是本合同项目的</w:t>
            </w:r>
            <w:del w:id="19" w:author="毕晓龙" w:date="2026-02-26T11:14:24Z">
              <w:r>
                <w:rPr>
                  <w:rFonts w:hint="default" w:ascii="仿宋" w:hAnsi="仿宋" w:eastAsia="仿宋"/>
                  <w:lang w:val="en-US"/>
                </w:rPr>
                <w:delText>最终用户</w:delText>
              </w:r>
            </w:del>
            <w:ins w:id="20" w:author="毕晓龙" w:date="2026-02-26T11:14:25Z">
              <w:r>
                <w:rPr>
                  <w:rFonts w:hint="eastAsia" w:ascii="仿宋" w:hAnsi="仿宋" w:eastAsia="仿宋"/>
                  <w:lang w:val="en-US" w:eastAsia="zh-CN"/>
                </w:rPr>
                <w:t>买方</w:t>
              </w:r>
            </w:ins>
            <w:ins w:id="21" w:author="毕晓龙" w:date="2026-02-26T11:14:27Z">
              <w:r>
                <w:rPr>
                  <w:rFonts w:hint="eastAsia" w:ascii="仿宋" w:hAnsi="仿宋" w:eastAsia="仿宋"/>
                  <w:lang w:val="en-US" w:eastAsia="zh-CN"/>
                </w:rPr>
                <w:t>客户</w:t>
              </w:r>
            </w:ins>
            <w:r>
              <w:rPr>
                <w:rFonts w:hint="eastAsia" w:ascii="仿宋" w:hAnsi="仿宋" w:eastAsia="仿宋"/>
              </w:rPr>
              <w:t>和实际受益人，其应当支付相应对价；2.</w:t>
            </w:r>
            <w:r>
              <w:rPr>
                <w:rFonts w:hint="eastAsia" w:ascii="仿宋" w:hAnsi="仿宋" w:eastAsia="仿宋"/>
                <w:lang w:eastAsia="zh-CN"/>
              </w:rPr>
              <w:t>卖方</w:t>
            </w:r>
            <w:r>
              <w:rPr>
                <w:rFonts w:hint="eastAsia" w:ascii="仿宋" w:hAnsi="仿宋" w:eastAsia="仿宋"/>
              </w:rPr>
              <w:t>已经充分评估和考量客户单位的资质、信誉及支付能力等情形，对客户单位未按期付款导致</w:t>
            </w:r>
            <w:r>
              <w:rPr>
                <w:rFonts w:hint="eastAsia" w:ascii="仿宋" w:hAnsi="仿宋" w:eastAsia="仿宋"/>
                <w:lang w:eastAsia="zh-CN"/>
              </w:rPr>
              <w:t>买方</w:t>
            </w:r>
            <w:r>
              <w:rPr>
                <w:rFonts w:hint="eastAsia" w:ascii="仿宋" w:hAnsi="仿宋" w:eastAsia="仿宋"/>
              </w:rPr>
              <w:t>不能按期支付本合同款项的可能性、商业风险以及可能损失的时间利益等进行了充分评估和考量，对此有合理的预判；3.以上合同价款已包含对逾期付款的预判和补偿，该补偿包括但不限于逾期付款违约金、逾期资金占用利息以及其他全部损失等。</w:t>
            </w:r>
          </w:p>
          <w:p w14:paraId="6E7CE0DE">
            <w:pPr>
              <w:pStyle w:val="2"/>
            </w:pPr>
          </w:p>
        </w:tc>
      </w:tr>
      <w:tr w14:paraId="5742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7524E25E">
            <w:pPr>
              <w:spacing w:line="360" w:lineRule="auto"/>
              <w:ind w:firstLine="420"/>
              <w:jc w:val="center"/>
              <w:rPr>
                <w:rFonts w:ascii="仿宋" w:hAnsi="仿宋" w:eastAsia="仿宋"/>
              </w:rPr>
            </w:pPr>
            <w:r>
              <w:rPr>
                <w:rFonts w:hint="eastAsia" w:ascii="仿宋" w:hAnsi="仿宋" w:eastAsia="仿宋"/>
              </w:rPr>
              <w:t>5.4交付</w:t>
            </w:r>
          </w:p>
        </w:tc>
        <w:tc>
          <w:tcPr>
            <w:tcW w:w="8500" w:type="dxa"/>
          </w:tcPr>
          <w:p w14:paraId="006E1B7B">
            <w:pPr>
              <w:spacing w:line="360" w:lineRule="auto"/>
              <w:ind w:firstLine="422"/>
              <w:rPr>
                <w:rFonts w:ascii="仿宋" w:hAnsi="仿宋" w:eastAsia="仿宋"/>
                <w:b/>
                <w:u w:val="single"/>
              </w:rPr>
            </w:pPr>
            <w:r>
              <w:rPr>
                <w:rFonts w:hint="eastAsia" w:ascii="仿宋" w:hAnsi="仿宋" w:eastAsia="仿宋"/>
                <w:b/>
              </w:rPr>
              <w:t>交付：</w:t>
            </w:r>
          </w:p>
          <w:p w14:paraId="10FB6DC3">
            <w:pPr>
              <w:spacing w:line="360" w:lineRule="auto"/>
              <w:ind w:firstLine="420"/>
              <w:rPr>
                <w:rFonts w:ascii="仿宋" w:hAnsi="仿宋" w:eastAsia="仿宋"/>
              </w:rPr>
            </w:pPr>
            <w:r>
              <w:rPr>
                <w:rFonts w:hint="eastAsia" w:ascii="仿宋" w:hAnsi="仿宋" w:eastAsia="仿宋"/>
              </w:rPr>
              <w:t>（1）交货方式：采用现场交货的方式。</w:t>
            </w:r>
          </w:p>
          <w:p w14:paraId="1EE64ACA">
            <w:pPr>
              <w:spacing w:line="360" w:lineRule="auto"/>
              <w:ind w:firstLine="420"/>
              <w:rPr>
                <w:rFonts w:ascii="仿宋" w:hAnsi="仿宋" w:eastAsia="仿宋"/>
              </w:rPr>
            </w:pPr>
            <w:r>
              <w:rPr>
                <w:rFonts w:hint="eastAsia" w:ascii="仿宋" w:hAnsi="仿宋" w:eastAsia="仿宋"/>
              </w:rPr>
              <w:t>（2）交货地点：买方指定地点。</w:t>
            </w:r>
          </w:p>
          <w:p w14:paraId="4E2F3941">
            <w:pPr>
              <w:spacing w:line="360" w:lineRule="auto"/>
              <w:ind w:firstLine="420"/>
              <w:outlineLvl w:val="2"/>
              <w:rPr>
                <w:rFonts w:ascii="仿宋" w:hAnsi="仿宋" w:eastAsia="仿宋"/>
                <w:u w:val="single"/>
              </w:rPr>
            </w:pPr>
            <w:r>
              <w:rPr>
                <w:rFonts w:hint="eastAsia" w:ascii="仿宋" w:hAnsi="仿宋" w:eastAsia="仿宋"/>
                <w:u w:val="single"/>
              </w:rPr>
              <w:t>（3）交货期：自签订合同之日起300日内完成终验。</w:t>
            </w:r>
          </w:p>
          <w:p w14:paraId="1DE5C257">
            <w:pPr>
              <w:spacing w:line="360" w:lineRule="auto"/>
              <w:ind w:firstLine="420"/>
              <w:rPr>
                <w:rFonts w:ascii="仿宋" w:hAnsi="仿宋" w:eastAsia="仿宋"/>
              </w:rPr>
            </w:pPr>
            <w:r>
              <w:rPr>
                <w:rFonts w:hint="eastAsia" w:ascii="仿宋" w:hAnsi="仿宋" w:eastAsia="仿宋"/>
              </w:rPr>
              <w:t>（4）费用承担：卖方负责办理货物送达运输等方面的相关手续，并承担软件及设备抵达指定交付地点的软件、设备价格、运输费、装卸费、安装费、保管费、设备产品责任险、集成费、调试费、培训费、检测验收费（本</w:t>
            </w:r>
            <w:r>
              <w:rPr>
                <w:rFonts w:hint="eastAsia" w:ascii="仿宋" w:hAnsi="仿宋" w:eastAsia="仿宋"/>
                <w:lang w:eastAsia="zh-CN"/>
              </w:rPr>
              <w:t>合同文件</w:t>
            </w:r>
            <w:r>
              <w:rPr>
                <w:rFonts w:hint="eastAsia" w:ascii="仿宋" w:hAnsi="仿宋" w:eastAsia="仿宋"/>
              </w:rPr>
              <w:t>明确的质保期内）、税费、质保期售后服务等有关一切费用。</w:t>
            </w:r>
          </w:p>
          <w:p w14:paraId="5C1FAEF5">
            <w:pPr>
              <w:spacing w:line="360" w:lineRule="auto"/>
              <w:ind w:firstLine="420"/>
              <w:rPr>
                <w:rFonts w:ascii="仿宋" w:hAnsi="仿宋" w:eastAsia="仿宋"/>
              </w:rPr>
            </w:pPr>
            <w:r>
              <w:rPr>
                <w:rFonts w:hint="eastAsia" w:ascii="仿宋" w:hAnsi="仿宋" w:eastAsia="仿宋"/>
              </w:rPr>
              <w:t>（5）本项目根据项目现场实际进度情况，若需分批进场（具体数量及时间以买方书面通知为准），相关的仓储费由卖方负责。</w:t>
            </w:r>
          </w:p>
          <w:p w14:paraId="1A92073A">
            <w:pPr>
              <w:spacing w:line="360" w:lineRule="auto"/>
              <w:ind w:firstLine="420"/>
              <w:rPr>
                <w:ins w:id="22" w:author="毕晓龙" w:date="2026-02-26T11:27:00Z"/>
                <w:rFonts w:hint="eastAsia" w:ascii="仿宋" w:hAnsi="仿宋" w:eastAsia="仿宋"/>
              </w:rPr>
            </w:pPr>
            <w:r>
              <w:rPr>
                <w:rFonts w:hint="eastAsia" w:ascii="仿宋" w:hAnsi="仿宋" w:eastAsia="仿宋"/>
              </w:rPr>
              <w:t>（6）货物进场后，货物成品保护由卖方负责。</w:t>
            </w:r>
          </w:p>
          <w:p w14:paraId="5E5ED8AF">
            <w:pPr>
              <w:snapToGrid/>
              <w:spacing w:line="360" w:lineRule="auto"/>
              <w:ind w:left="0" w:leftChars="0" w:firstLine="420" w:firstLineChars="0"/>
              <w:jc w:val="left"/>
              <w:rPr>
                <w:ins w:id="24" w:author="毕晓龙" w:date="2026-02-26T11:28:07Z"/>
                <w:rFonts w:hint="eastAsia" w:ascii="仿宋" w:hAnsi="仿宋" w:eastAsia="仿宋"/>
                <w:sz w:val="22"/>
                <w:szCs w:val="22"/>
                <w:rPrChange w:id="25" w:author="毕晓龙" w:date="2026-02-26T11:28:15Z">
                  <w:rPr>
                    <w:ins w:id="26" w:author="毕晓龙" w:date="2026-02-26T11:28:07Z"/>
                    <w:rFonts w:ascii="微软雅黑" w:hAnsi="微软雅黑" w:eastAsia="微软雅黑"/>
                    <w:sz w:val="21"/>
                    <w:szCs w:val="21"/>
                  </w:rPr>
                </w:rPrChange>
              </w:rPr>
              <w:pPrChange w:id="23" w:author="毕晓龙" w:date="2026-02-26T11:28:15Z">
                <w:pPr>
                  <w:snapToGrid w:val="0"/>
                  <w:spacing w:line="300" w:lineRule="auto"/>
                  <w:ind w:left="424" w:leftChars="1" w:hanging="422" w:hangingChars="201"/>
                  <w:jc w:val="both"/>
                </w:pPr>
              </w:pPrChange>
            </w:pPr>
            <w:ins w:id="27" w:author="毕晓龙" w:date="2026-02-26T11:28:07Z">
              <w:r>
                <w:rPr>
                  <w:rFonts w:hint="eastAsia" w:ascii="仿宋" w:hAnsi="仿宋" w:eastAsia="仿宋"/>
                  <w:sz w:val="22"/>
                  <w:szCs w:val="22"/>
                  <w:rPrChange w:id="28" w:author="毕晓龙" w:date="2026-02-26T11:28:15Z">
                    <w:rPr>
                      <w:rFonts w:ascii="微软雅黑" w:hAnsi="微软雅黑" w:eastAsia="微软雅黑"/>
                      <w:sz w:val="21"/>
                      <w:szCs w:val="21"/>
                    </w:rPr>
                  </w:rPrChange>
                </w:rPr>
                <w:t>本合同项下交付内容未经</w:t>
              </w:r>
            </w:ins>
            <w:ins w:id="30" w:author="毕晓龙" w:date="2026-02-26T11:28:34Z">
              <w:r>
                <w:rPr>
                  <w:rFonts w:hint="eastAsia" w:ascii="仿宋" w:hAnsi="仿宋" w:eastAsia="仿宋"/>
                  <w:sz w:val="22"/>
                  <w:szCs w:val="22"/>
                  <w:lang w:val="en-US" w:eastAsia="zh-CN"/>
                </w:rPr>
                <w:t>买方</w:t>
              </w:r>
            </w:ins>
            <w:ins w:id="31" w:author="毕晓龙" w:date="2026-02-26T11:28:07Z">
              <w:r>
                <w:rPr>
                  <w:rFonts w:hint="eastAsia" w:ascii="仿宋" w:hAnsi="仿宋" w:eastAsia="仿宋"/>
                  <w:sz w:val="22"/>
                  <w:szCs w:val="22"/>
                  <w:rPrChange w:id="32" w:author="毕晓龙" w:date="2026-02-26T11:28:15Z">
                    <w:rPr>
                      <w:rFonts w:ascii="微软雅黑" w:hAnsi="微软雅黑" w:eastAsia="微软雅黑"/>
                      <w:sz w:val="21"/>
                      <w:szCs w:val="21"/>
                    </w:rPr>
                  </w:rPrChange>
                </w:rPr>
                <w:t>书面同意，</w:t>
              </w:r>
            </w:ins>
            <w:ins w:id="34" w:author="毕晓龙" w:date="2026-02-26T11:28:39Z">
              <w:r>
                <w:rPr>
                  <w:rFonts w:hint="eastAsia" w:ascii="仿宋" w:hAnsi="仿宋" w:eastAsia="仿宋"/>
                  <w:sz w:val="22"/>
                  <w:szCs w:val="22"/>
                  <w:lang w:val="en-US" w:eastAsia="zh-CN"/>
                </w:rPr>
                <w:t>卖</w:t>
              </w:r>
            </w:ins>
            <w:ins w:id="35" w:author="毕晓龙" w:date="2026-02-26T11:28:07Z">
              <w:r>
                <w:rPr>
                  <w:rFonts w:hint="eastAsia" w:ascii="仿宋" w:hAnsi="仿宋" w:eastAsia="仿宋"/>
                  <w:sz w:val="22"/>
                  <w:szCs w:val="22"/>
                  <w:rPrChange w:id="36" w:author="毕晓龙" w:date="2026-02-26T11:28:15Z">
                    <w:rPr>
                      <w:rFonts w:ascii="微软雅黑" w:hAnsi="微软雅黑" w:eastAsia="微软雅黑"/>
                      <w:sz w:val="21"/>
                      <w:szCs w:val="21"/>
                    </w:rPr>
                  </w:rPrChange>
                </w:rPr>
                <w:t>方不得直接向</w:t>
              </w:r>
            </w:ins>
            <w:ins w:id="38" w:author="毕晓龙" w:date="2026-02-26T11:28:44Z">
              <w:r>
                <w:rPr>
                  <w:rFonts w:hint="eastAsia" w:ascii="仿宋" w:hAnsi="仿宋" w:eastAsia="仿宋"/>
                  <w:sz w:val="22"/>
                  <w:szCs w:val="22"/>
                  <w:lang w:val="en-US" w:eastAsia="zh-CN"/>
                </w:rPr>
                <w:t>买方</w:t>
              </w:r>
            </w:ins>
            <w:ins w:id="39" w:author="毕晓龙" w:date="2026-02-26T11:28:07Z">
              <w:r>
                <w:rPr>
                  <w:rFonts w:hint="eastAsia" w:ascii="仿宋" w:hAnsi="仿宋" w:eastAsia="仿宋"/>
                  <w:sz w:val="22"/>
                  <w:szCs w:val="22"/>
                  <w:rPrChange w:id="40" w:author="毕晓龙" w:date="2026-02-26T11:28:15Z">
                    <w:rPr>
                      <w:rFonts w:ascii="微软雅黑" w:hAnsi="微软雅黑" w:eastAsia="微软雅黑"/>
                      <w:sz w:val="21"/>
                      <w:szCs w:val="21"/>
                    </w:rPr>
                  </w:rPrChange>
                </w:rPr>
                <w:t>客户交付，如经</w:t>
              </w:r>
            </w:ins>
            <w:ins w:id="42" w:author="毕晓龙" w:date="2026-02-26T11:28:48Z">
              <w:r>
                <w:rPr>
                  <w:rFonts w:hint="eastAsia" w:ascii="仿宋" w:hAnsi="仿宋" w:eastAsia="仿宋"/>
                  <w:sz w:val="22"/>
                  <w:szCs w:val="22"/>
                  <w:lang w:val="en-US" w:eastAsia="zh-CN"/>
                </w:rPr>
                <w:t>买方</w:t>
              </w:r>
            </w:ins>
            <w:ins w:id="43" w:author="毕晓龙" w:date="2026-02-26T11:28:07Z">
              <w:r>
                <w:rPr>
                  <w:rFonts w:hint="eastAsia" w:ascii="仿宋" w:hAnsi="仿宋" w:eastAsia="仿宋"/>
                  <w:sz w:val="22"/>
                  <w:szCs w:val="22"/>
                  <w:rPrChange w:id="44" w:author="毕晓龙" w:date="2026-02-26T11:28:15Z">
                    <w:rPr>
                      <w:rFonts w:ascii="微软雅黑" w:hAnsi="微软雅黑" w:eastAsia="微软雅黑"/>
                      <w:sz w:val="21"/>
                      <w:szCs w:val="21"/>
                    </w:rPr>
                  </w:rPrChange>
                </w:rPr>
                <w:t>同意由</w:t>
              </w:r>
            </w:ins>
            <w:ins w:id="46" w:author="毕晓龙" w:date="2026-02-26T11:28:54Z">
              <w:r>
                <w:rPr>
                  <w:rFonts w:hint="eastAsia" w:ascii="仿宋" w:hAnsi="仿宋" w:eastAsia="仿宋"/>
                  <w:sz w:val="22"/>
                  <w:szCs w:val="22"/>
                  <w:lang w:val="en-US" w:eastAsia="zh-CN"/>
                </w:rPr>
                <w:t>卖方</w:t>
              </w:r>
            </w:ins>
            <w:ins w:id="47" w:author="毕晓龙" w:date="2026-02-26T11:28:07Z">
              <w:r>
                <w:rPr>
                  <w:rFonts w:hint="eastAsia" w:ascii="仿宋" w:hAnsi="仿宋" w:eastAsia="仿宋"/>
                  <w:sz w:val="22"/>
                  <w:szCs w:val="22"/>
                  <w:rPrChange w:id="48" w:author="毕晓龙" w:date="2026-02-26T11:28:15Z">
                    <w:rPr>
                      <w:rFonts w:ascii="微软雅黑" w:hAnsi="微软雅黑" w:eastAsia="微软雅黑"/>
                      <w:sz w:val="21"/>
                      <w:szCs w:val="21"/>
                    </w:rPr>
                  </w:rPrChange>
                </w:rPr>
                <w:t>方向</w:t>
              </w:r>
            </w:ins>
            <w:ins w:id="50" w:author="毕晓龙" w:date="2026-02-26T11:28:57Z">
              <w:r>
                <w:rPr>
                  <w:rFonts w:hint="eastAsia" w:ascii="仿宋" w:hAnsi="仿宋" w:eastAsia="仿宋"/>
                  <w:sz w:val="22"/>
                  <w:szCs w:val="22"/>
                  <w:lang w:val="en-US" w:eastAsia="zh-CN"/>
                </w:rPr>
                <w:t>买方</w:t>
              </w:r>
            </w:ins>
            <w:ins w:id="51" w:author="毕晓龙" w:date="2026-02-26T11:28:07Z">
              <w:r>
                <w:rPr>
                  <w:rFonts w:hint="eastAsia" w:ascii="仿宋" w:hAnsi="仿宋" w:eastAsia="仿宋"/>
                  <w:sz w:val="22"/>
                  <w:szCs w:val="22"/>
                  <w:rPrChange w:id="52" w:author="毕晓龙" w:date="2026-02-26T11:28:15Z">
                    <w:rPr>
                      <w:rFonts w:ascii="微软雅黑" w:hAnsi="微软雅黑" w:eastAsia="微软雅黑"/>
                      <w:sz w:val="21"/>
                      <w:szCs w:val="21"/>
                    </w:rPr>
                  </w:rPrChange>
                </w:rPr>
                <w:t>客户直接交付的，其交付内容、</w:t>
              </w:r>
            </w:ins>
            <w:ins w:id="54" w:author="毕晓龙" w:date="2026-02-26T11:29:03Z">
              <w:r>
                <w:rPr>
                  <w:rFonts w:hint="eastAsia" w:ascii="仿宋" w:hAnsi="仿宋" w:eastAsia="仿宋"/>
                  <w:sz w:val="22"/>
                  <w:szCs w:val="22"/>
                  <w:lang w:val="en-US" w:eastAsia="zh-CN"/>
                </w:rPr>
                <w:t>买方</w:t>
              </w:r>
            </w:ins>
            <w:ins w:id="55" w:author="毕晓龙" w:date="2026-02-26T11:28:07Z">
              <w:r>
                <w:rPr>
                  <w:rFonts w:hint="eastAsia" w:ascii="仿宋" w:hAnsi="仿宋" w:eastAsia="仿宋"/>
                  <w:sz w:val="22"/>
                  <w:szCs w:val="22"/>
                  <w:rPrChange w:id="56" w:author="毕晓龙" w:date="2026-02-26T11:28:15Z">
                    <w:rPr>
                      <w:rFonts w:ascii="微软雅黑" w:hAnsi="微软雅黑" w:eastAsia="微软雅黑"/>
                      <w:sz w:val="21"/>
                      <w:szCs w:val="21"/>
                    </w:rPr>
                  </w:rPrChange>
                </w:rPr>
                <w:t>客户签收资料原件，至少向</w:t>
              </w:r>
            </w:ins>
            <w:ins w:id="58" w:author="毕晓龙" w:date="2026-02-26T11:29:12Z">
              <w:r>
                <w:rPr>
                  <w:rFonts w:hint="eastAsia" w:ascii="仿宋" w:hAnsi="仿宋" w:eastAsia="仿宋"/>
                  <w:sz w:val="22"/>
                  <w:szCs w:val="22"/>
                  <w:lang w:val="en-US" w:eastAsia="zh-CN"/>
                </w:rPr>
                <w:t>买</w:t>
              </w:r>
            </w:ins>
            <w:ins w:id="59" w:author="毕晓龙" w:date="2026-02-26T11:28:07Z">
              <w:r>
                <w:rPr>
                  <w:rFonts w:hint="eastAsia" w:ascii="仿宋" w:hAnsi="仿宋" w:eastAsia="仿宋"/>
                  <w:sz w:val="22"/>
                  <w:szCs w:val="22"/>
                  <w:rPrChange w:id="60" w:author="毕晓龙" w:date="2026-02-26T11:28:15Z">
                    <w:rPr>
                      <w:rFonts w:ascii="微软雅黑" w:hAnsi="微软雅黑" w:eastAsia="微软雅黑"/>
                      <w:sz w:val="21"/>
                      <w:szCs w:val="21"/>
                    </w:rPr>
                  </w:rPrChange>
                </w:rPr>
                <w:t>方同步提供一份原件备案。如</w:t>
              </w:r>
            </w:ins>
            <w:ins w:id="62" w:author="毕晓龙" w:date="2026-02-26T11:29:49Z">
              <w:r>
                <w:rPr>
                  <w:rFonts w:hint="eastAsia" w:ascii="仿宋" w:hAnsi="仿宋" w:eastAsia="仿宋"/>
                  <w:sz w:val="22"/>
                  <w:szCs w:val="22"/>
                  <w:lang w:val="en-US" w:eastAsia="zh-CN"/>
                </w:rPr>
                <w:t>买</w:t>
              </w:r>
            </w:ins>
            <w:ins w:id="63" w:author="毕晓龙" w:date="2026-02-26T11:28:07Z">
              <w:r>
                <w:rPr>
                  <w:rFonts w:hint="eastAsia" w:ascii="仿宋" w:hAnsi="仿宋" w:eastAsia="仿宋"/>
                  <w:sz w:val="22"/>
                  <w:szCs w:val="22"/>
                  <w:rPrChange w:id="64" w:author="毕晓龙" w:date="2026-02-26T11:28:15Z">
                    <w:rPr>
                      <w:rFonts w:ascii="微软雅黑" w:hAnsi="微软雅黑" w:eastAsia="微软雅黑"/>
                      <w:sz w:val="21"/>
                      <w:szCs w:val="21"/>
                    </w:rPr>
                  </w:rPrChange>
                </w:rPr>
                <w:t>方未经甲方同意擅自向</w:t>
              </w:r>
            </w:ins>
            <w:ins w:id="66" w:author="毕晓龙" w:date="2026-02-26T11:29:32Z">
              <w:r>
                <w:rPr>
                  <w:rFonts w:hint="eastAsia" w:ascii="仿宋" w:hAnsi="仿宋" w:eastAsia="仿宋"/>
                  <w:sz w:val="22"/>
                  <w:szCs w:val="22"/>
                  <w:lang w:val="en-US" w:eastAsia="zh-CN"/>
                </w:rPr>
                <w:t>买方</w:t>
              </w:r>
            </w:ins>
            <w:ins w:id="67" w:author="毕晓龙" w:date="2026-02-26T11:28:07Z">
              <w:r>
                <w:rPr>
                  <w:rFonts w:hint="eastAsia" w:ascii="仿宋" w:hAnsi="仿宋" w:eastAsia="仿宋"/>
                  <w:sz w:val="22"/>
                  <w:szCs w:val="22"/>
                  <w:rPrChange w:id="68" w:author="毕晓龙" w:date="2026-02-26T11:28:15Z">
                    <w:rPr>
                      <w:rFonts w:ascii="微软雅黑" w:hAnsi="微软雅黑" w:eastAsia="微软雅黑"/>
                      <w:sz w:val="21"/>
                      <w:szCs w:val="21"/>
                    </w:rPr>
                  </w:rPrChange>
                </w:rPr>
                <w:t>客户交</w:t>
              </w:r>
              <w:bookmarkStart w:id="51" w:name="_GoBack"/>
              <w:bookmarkEnd w:id="51"/>
              <w:r>
                <w:rPr>
                  <w:rFonts w:hint="eastAsia" w:ascii="仿宋" w:hAnsi="仿宋" w:eastAsia="仿宋"/>
                  <w:sz w:val="22"/>
                  <w:szCs w:val="22"/>
                  <w:rPrChange w:id="68" w:author="毕晓龙" w:date="2026-02-26T11:28:15Z">
                    <w:rPr>
                      <w:rFonts w:ascii="微软雅黑" w:hAnsi="微软雅黑" w:eastAsia="微软雅黑"/>
                      <w:sz w:val="21"/>
                      <w:szCs w:val="21"/>
                    </w:rPr>
                  </w:rPrChange>
                </w:rPr>
                <w:t>付，或未向</w:t>
              </w:r>
            </w:ins>
            <w:ins w:id="70" w:author="毕晓龙" w:date="2026-02-26T11:29:37Z">
              <w:r>
                <w:rPr>
                  <w:rFonts w:hint="eastAsia" w:ascii="仿宋" w:hAnsi="仿宋" w:eastAsia="仿宋"/>
                  <w:sz w:val="22"/>
                  <w:szCs w:val="22"/>
                  <w:lang w:val="en-US" w:eastAsia="zh-CN"/>
                </w:rPr>
                <w:t>买</w:t>
              </w:r>
            </w:ins>
            <w:ins w:id="71" w:author="毕晓龙" w:date="2026-02-26T11:29:40Z">
              <w:r>
                <w:rPr>
                  <w:rFonts w:hint="eastAsia" w:ascii="仿宋" w:hAnsi="仿宋" w:eastAsia="仿宋"/>
                  <w:sz w:val="22"/>
                  <w:szCs w:val="22"/>
                  <w:lang w:val="en-US" w:eastAsia="zh-CN"/>
                </w:rPr>
                <w:t>房</w:t>
              </w:r>
            </w:ins>
            <w:ins w:id="72" w:author="毕晓龙" w:date="2026-02-26T11:28:07Z">
              <w:r>
                <w:rPr>
                  <w:rFonts w:hint="eastAsia" w:ascii="仿宋" w:hAnsi="仿宋" w:eastAsia="仿宋"/>
                  <w:sz w:val="22"/>
                  <w:szCs w:val="22"/>
                  <w:rPrChange w:id="73" w:author="毕晓龙" w:date="2026-02-26T11:28:15Z">
                    <w:rPr>
                      <w:rFonts w:ascii="微软雅黑" w:hAnsi="微软雅黑" w:eastAsia="微软雅黑"/>
                      <w:sz w:val="21"/>
                      <w:szCs w:val="21"/>
                    </w:rPr>
                  </w:rPrChange>
                </w:rPr>
                <w:t>提供相应交付资料的，应按本合同总价</w:t>
              </w:r>
            </w:ins>
            <w:ins w:id="75" w:author="毕晓龙" w:date="2026-02-26T11:28:07Z">
              <w:r>
                <w:rPr>
                  <w:rFonts w:hint="eastAsia" w:ascii="仿宋" w:hAnsi="仿宋" w:eastAsia="仿宋"/>
                  <w:sz w:val="22"/>
                  <w:szCs w:val="22"/>
                  <w:rPrChange w:id="76" w:author="毕晓龙" w:date="2026-02-26T11:28:15Z">
                    <w:rPr>
                      <w:rFonts w:hint="eastAsia" w:ascii="微软雅黑" w:hAnsi="微软雅黑" w:eastAsia="微软雅黑"/>
                      <w:sz w:val="21"/>
                      <w:szCs w:val="21"/>
                    </w:rPr>
                  </w:rPrChange>
                </w:rPr>
                <w:t>5</w:t>
              </w:r>
            </w:ins>
            <w:ins w:id="78" w:author="毕晓龙" w:date="2026-02-26T11:28:07Z">
              <w:r>
                <w:rPr>
                  <w:rFonts w:hint="eastAsia" w:ascii="仿宋" w:hAnsi="仿宋" w:eastAsia="仿宋"/>
                  <w:sz w:val="22"/>
                  <w:szCs w:val="22"/>
                  <w:rPrChange w:id="79" w:author="毕晓龙" w:date="2026-02-26T11:28:15Z">
                    <w:rPr>
                      <w:rFonts w:ascii="微软雅黑" w:hAnsi="微软雅黑" w:eastAsia="微软雅黑"/>
                      <w:sz w:val="21"/>
                      <w:szCs w:val="21"/>
                    </w:rPr>
                  </w:rPrChange>
                </w:rPr>
                <w:t>%向</w:t>
              </w:r>
            </w:ins>
            <w:ins w:id="81" w:author="毕晓龙" w:date="2026-02-26T11:29:43Z">
              <w:r>
                <w:rPr>
                  <w:rFonts w:hint="eastAsia" w:ascii="仿宋" w:hAnsi="仿宋" w:eastAsia="仿宋"/>
                  <w:sz w:val="22"/>
                  <w:szCs w:val="22"/>
                  <w:lang w:val="en-US" w:eastAsia="zh-CN"/>
                </w:rPr>
                <w:t>买方</w:t>
              </w:r>
            </w:ins>
            <w:ins w:id="82" w:author="毕晓龙" w:date="2026-02-26T11:28:07Z">
              <w:r>
                <w:rPr>
                  <w:rFonts w:hint="eastAsia" w:ascii="仿宋" w:hAnsi="仿宋" w:eastAsia="仿宋"/>
                  <w:sz w:val="22"/>
                  <w:szCs w:val="22"/>
                  <w:rPrChange w:id="83" w:author="毕晓龙" w:date="2026-02-26T11:28:15Z">
                    <w:rPr>
                      <w:rFonts w:ascii="微软雅黑" w:hAnsi="微软雅黑" w:eastAsia="微软雅黑"/>
                      <w:sz w:val="21"/>
                      <w:szCs w:val="21"/>
                    </w:rPr>
                  </w:rPrChange>
                </w:rPr>
                <w:t>承担违约责任。</w:t>
              </w:r>
            </w:ins>
          </w:p>
          <w:p w14:paraId="5F6B3FF6">
            <w:pPr>
              <w:pStyle w:val="2"/>
              <w:jc w:val="left"/>
              <w:pPrChange w:id="85" w:author="毕晓龙" w:date="2026-02-26T11:27:04Z">
                <w:pPr>
                  <w:pStyle w:val="2"/>
                </w:pPr>
              </w:pPrChange>
            </w:pPr>
          </w:p>
        </w:tc>
      </w:tr>
      <w:tr w14:paraId="66AF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56C393CD">
            <w:pPr>
              <w:spacing w:line="360" w:lineRule="auto"/>
              <w:jc w:val="center"/>
              <w:rPr>
                <w:rFonts w:ascii="仿宋" w:hAnsi="仿宋" w:eastAsia="仿宋"/>
              </w:rPr>
            </w:pPr>
            <w:r>
              <w:rPr>
                <w:rFonts w:hint="eastAsia" w:ascii="仿宋" w:hAnsi="仿宋" w:eastAsia="仿宋"/>
              </w:rPr>
              <w:t>5.5结算原则</w:t>
            </w:r>
          </w:p>
        </w:tc>
        <w:tc>
          <w:tcPr>
            <w:tcW w:w="8500" w:type="dxa"/>
            <w:vAlign w:val="center"/>
          </w:tcPr>
          <w:p w14:paraId="7D95150A">
            <w:pPr>
              <w:spacing w:line="360" w:lineRule="auto"/>
              <w:ind w:firstLine="420"/>
              <w:rPr>
                <w:rFonts w:ascii="仿宋" w:hAnsi="仿宋" w:eastAsia="仿宋"/>
              </w:rPr>
            </w:pPr>
            <w:r>
              <w:rPr>
                <w:rFonts w:hint="eastAsia" w:ascii="仿宋" w:hAnsi="仿宋" w:eastAsia="仿宋"/>
              </w:rPr>
              <w:t>本项目为总价合同，以</w:t>
            </w:r>
            <w:r>
              <w:rPr>
                <w:rFonts w:hint="eastAsia" w:ascii="仿宋" w:hAnsi="仿宋" w:eastAsia="仿宋"/>
                <w:lang w:val="en-US" w:eastAsia="zh-CN"/>
              </w:rPr>
              <w:t>清单</w:t>
            </w:r>
            <w:r>
              <w:rPr>
                <w:rFonts w:hint="eastAsia" w:ascii="仿宋" w:hAnsi="仿宋" w:eastAsia="仿宋"/>
              </w:rPr>
              <w:t>总价为准。</w:t>
            </w:r>
          </w:p>
        </w:tc>
      </w:tr>
      <w:tr w14:paraId="2125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4D022F59">
            <w:pPr>
              <w:spacing w:line="360" w:lineRule="auto"/>
              <w:ind w:firstLine="420"/>
              <w:jc w:val="center"/>
              <w:rPr>
                <w:rFonts w:ascii="仿宋" w:hAnsi="仿宋" w:eastAsia="仿宋"/>
              </w:rPr>
            </w:pPr>
            <w:r>
              <w:rPr>
                <w:rFonts w:hint="eastAsia" w:ascii="仿宋" w:hAnsi="仿宋" w:eastAsia="仿宋"/>
              </w:rPr>
              <w:t>6.2.1安装、集成、调试</w:t>
            </w:r>
          </w:p>
        </w:tc>
        <w:tc>
          <w:tcPr>
            <w:tcW w:w="8500" w:type="dxa"/>
            <w:vAlign w:val="center"/>
          </w:tcPr>
          <w:p w14:paraId="4123F55B">
            <w:pPr>
              <w:spacing w:line="360" w:lineRule="auto"/>
              <w:ind w:firstLine="420"/>
              <w:rPr>
                <w:rFonts w:ascii="仿宋" w:hAnsi="仿宋" w:eastAsia="仿宋"/>
              </w:rPr>
            </w:pPr>
            <w:r>
              <w:rPr>
                <w:rFonts w:hint="eastAsia" w:ascii="仿宋" w:hAnsi="仿宋" w:eastAsia="仿宋"/>
              </w:rPr>
              <w:t>卖方按照合同约定完成合同采购范围内的设备采购、安装、调试、集成、验收等。</w:t>
            </w:r>
          </w:p>
        </w:tc>
      </w:tr>
      <w:tr w14:paraId="20E5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51650EC7">
            <w:pPr>
              <w:spacing w:line="360" w:lineRule="auto"/>
              <w:ind w:firstLine="420"/>
              <w:jc w:val="center"/>
              <w:rPr>
                <w:rFonts w:ascii="仿宋" w:hAnsi="仿宋" w:eastAsia="仿宋"/>
              </w:rPr>
            </w:pPr>
            <w:r>
              <w:rPr>
                <w:rFonts w:hint="eastAsia" w:ascii="仿宋" w:hAnsi="仿宋" w:eastAsia="仿宋"/>
              </w:rPr>
              <w:t>6.4.2验收</w:t>
            </w:r>
          </w:p>
        </w:tc>
        <w:tc>
          <w:tcPr>
            <w:tcW w:w="8500" w:type="dxa"/>
          </w:tcPr>
          <w:p w14:paraId="3D2AFE24">
            <w:pPr>
              <w:spacing w:line="360" w:lineRule="auto"/>
              <w:ind w:firstLine="550" w:firstLineChars="250"/>
              <w:rPr>
                <w:rFonts w:ascii="仿宋" w:hAnsi="仿宋" w:eastAsia="仿宋"/>
              </w:rPr>
            </w:pPr>
            <w:r>
              <w:rPr>
                <w:rFonts w:hint="eastAsia" w:ascii="仿宋" w:hAnsi="仿宋" w:eastAsia="仿宋"/>
              </w:rPr>
              <w:t>1、若有国家标准按照国家标准验收，若无国家标准按行业标准验收。</w:t>
            </w:r>
          </w:p>
          <w:p w14:paraId="27A89215">
            <w:pPr>
              <w:spacing w:line="360" w:lineRule="auto"/>
              <w:ind w:firstLine="550" w:firstLineChars="250"/>
              <w:rPr>
                <w:rFonts w:ascii="仿宋" w:hAnsi="仿宋" w:eastAsia="仿宋"/>
              </w:rPr>
            </w:pPr>
            <w:r>
              <w:rPr>
                <w:rFonts w:hint="eastAsia" w:ascii="仿宋" w:hAnsi="仿宋" w:eastAsia="仿宋"/>
              </w:rPr>
              <w:t>2、验收要求：</w:t>
            </w:r>
          </w:p>
          <w:p w14:paraId="752D1467">
            <w:pPr>
              <w:spacing w:line="360" w:lineRule="auto"/>
              <w:ind w:firstLine="420"/>
              <w:rPr>
                <w:rFonts w:ascii="仿宋" w:hAnsi="仿宋" w:eastAsia="仿宋"/>
              </w:rPr>
            </w:pPr>
            <w:r>
              <w:rPr>
                <w:rFonts w:hint="eastAsia" w:ascii="仿宋" w:hAnsi="仿宋" w:eastAsia="仿宋"/>
              </w:rPr>
              <w:t>（1）卖方必须在合同规定的时间内，以完工验收申请报告形式书面通知买方以声明整个建设项目完毕，买方确认申请报告的第三个工作日为验收测试开始日。</w:t>
            </w:r>
          </w:p>
          <w:p w14:paraId="67EDC681">
            <w:pPr>
              <w:spacing w:line="360" w:lineRule="auto"/>
              <w:ind w:firstLine="420"/>
              <w:rPr>
                <w:rFonts w:ascii="仿宋" w:hAnsi="仿宋" w:eastAsia="仿宋"/>
              </w:rPr>
            </w:pPr>
            <w:r>
              <w:rPr>
                <w:rFonts w:hint="eastAsia" w:ascii="仿宋" w:hAnsi="仿宋" w:eastAsia="仿宋"/>
              </w:rPr>
              <w:t>（2）卖方交货前应对产品作出全面检查并列出清单，负责安装并培训买方的使用操作人员，直到符合技术要求。由买方负责组建验收小组。货物必须由验收小组鉴定是否符合项目的验收标准和实际需要，按相关</w:t>
            </w:r>
            <w:r>
              <w:rPr>
                <w:rFonts w:hint="eastAsia" w:ascii="仿宋" w:hAnsi="仿宋" w:eastAsia="仿宋"/>
                <w:lang w:eastAsia="zh-CN"/>
              </w:rPr>
              <w:t>合同文件</w:t>
            </w:r>
            <w:r>
              <w:rPr>
                <w:rFonts w:hint="eastAsia" w:ascii="仿宋" w:hAnsi="仿宋" w:eastAsia="仿宋"/>
              </w:rPr>
              <w:t>技术要求提供的性能指标响应条款、国家及行业相关标准进行验收，验收费用由卖方承担。如未能达到相关主管部门检验标准的，卖方应采取一切措施使设备达到相关检验标准，取得相关检验证书等。</w:t>
            </w:r>
          </w:p>
          <w:p w14:paraId="6BEF806C">
            <w:pPr>
              <w:spacing w:line="360" w:lineRule="auto"/>
              <w:ind w:firstLine="420"/>
              <w:rPr>
                <w:rFonts w:ascii="仿宋" w:hAnsi="仿宋" w:eastAsia="仿宋"/>
              </w:rPr>
            </w:pPr>
            <w:r>
              <w:rPr>
                <w:rFonts w:hint="eastAsia" w:ascii="仿宋" w:hAnsi="仿宋" w:eastAsia="仿宋"/>
              </w:rPr>
              <w:t>（3）设备供货开箱后通过初步验收合格并出具初步验收合格报告，由卖方、买方代表（如有）及监理方签字并加盖公章。</w:t>
            </w:r>
          </w:p>
          <w:p w14:paraId="234D6948">
            <w:pPr>
              <w:spacing w:line="360" w:lineRule="auto"/>
              <w:ind w:firstLine="420"/>
              <w:rPr>
                <w:rFonts w:ascii="仿宋" w:hAnsi="仿宋" w:eastAsia="仿宋"/>
              </w:rPr>
            </w:pPr>
            <w:r>
              <w:rPr>
                <w:rFonts w:hint="eastAsia" w:ascii="仿宋" w:hAnsi="仿宋" w:eastAsia="仿宋"/>
              </w:rPr>
              <w:t>(4)项目整体验收合格后由卖方出具整体测试报告，卖方、买方代表（如有）及监理方签字并加盖公章。</w:t>
            </w:r>
          </w:p>
          <w:p w14:paraId="2175BA43">
            <w:pPr>
              <w:spacing w:line="360" w:lineRule="auto"/>
              <w:ind w:firstLine="420"/>
              <w:rPr>
                <w:rFonts w:ascii="仿宋" w:hAnsi="仿宋" w:eastAsia="仿宋"/>
              </w:rPr>
            </w:pPr>
            <w:r>
              <w:rPr>
                <w:rFonts w:hint="eastAsia" w:ascii="仿宋" w:hAnsi="仿宋" w:eastAsia="仿宋"/>
              </w:rPr>
              <w:t>（5）买方、监理方与卖方一起对整个建设项目依据合同要求进行检查测试；对平台的每一部分进行诊断，并对系统进行48小时测试。</w:t>
            </w:r>
          </w:p>
          <w:p w14:paraId="732B0DBD">
            <w:pPr>
              <w:spacing w:line="360" w:lineRule="auto"/>
              <w:ind w:firstLine="420"/>
              <w:rPr>
                <w:rFonts w:ascii="仿宋" w:hAnsi="仿宋" w:eastAsia="仿宋"/>
              </w:rPr>
            </w:pPr>
            <w:r>
              <w:rPr>
                <w:rFonts w:hint="eastAsia" w:ascii="仿宋" w:hAnsi="仿宋" w:eastAsia="仿宋"/>
              </w:rPr>
              <w:t>（6）货物产品经过双方检验认可后，作为申请付款的凭证之一。</w:t>
            </w:r>
          </w:p>
          <w:p w14:paraId="2F99A8A0">
            <w:pPr>
              <w:spacing w:line="360" w:lineRule="auto"/>
              <w:ind w:firstLine="420"/>
              <w:rPr>
                <w:rFonts w:ascii="仿宋" w:hAnsi="仿宋" w:eastAsia="仿宋"/>
              </w:rPr>
            </w:pPr>
            <w:r>
              <w:rPr>
                <w:rFonts w:hint="eastAsia" w:ascii="仿宋" w:hAnsi="仿宋" w:eastAsia="仿宋"/>
              </w:rPr>
              <w:t>（7）验收过程中产生纠纷的，由具有相关资质的检测机构检测，如为卖方原因造成的，由卖方承担检测费用；否则，由买方承担。</w:t>
            </w:r>
          </w:p>
          <w:p w14:paraId="4EE5EC74">
            <w:pPr>
              <w:spacing w:line="360" w:lineRule="auto"/>
              <w:ind w:firstLine="420"/>
              <w:rPr>
                <w:rFonts w:ascii="仿宋" w:hAnsi="仿宋" w:eastAsia="仿宋"/>
              </w:rPr>
            </w:pPr>
            <w:r>
              <w:rPr>
                <w:rFonts w:hint="eastAsia" w:ascii="仿宋" w:hAnsi="仿宋" w:eastAsia="仿宋"/>
              </w:rPr>
              <w:t>（8）项目验收不合格，由卖方返工直至合格，再行验收，由此给买方造成的损失等费用由卖方承担。连续两次项目验收不合格的，则双方应就合同的后续履行进行协商，协商不成的，买方有权解除合同，另行按规定选择其他卖方采购，由此带来的一切损失由卖方承担。</w:t>
            </w:r>
          </w:p>
          <w:p w14:paraId="55CDB5CD">
            <w:pPr>
              <w:spacing w:line="360" w:lineRule="auto"/>
              <w:ind w:firstLine="420"/>
              <w:rPr>
                <w:rFonts w:ascii="仿宋" w:hAnsi="仿宋" w:eastAsia="仿宋"/>
              </w:rPr>
            </w:pPr>
            <w:r>
              <w:rPr>
                <w:rFonts w:hint="eastAsia" w:ascii="仿宋" w:hAnsi="仿宋" w:eastAsia="仿宋"/>
              </w:rPr>
              <w:t>（9）本</w:t>
            </w:r>
            <w:r>
              <w:rPr>
                <w:rFonts w:hint="eastAsia" w:ascii="仿宋" w:hAnsi="仿宋" w:eastAsia="仿宋"/>
                <w:lang w:eastAsia="zh-CN"/>
              </w:rPr>
              <w:t>项目</w:t>
            </w:r>
            <w:r>
              <w:rPr>
                <w:rFonts w:hint="eastAsia" w:ascii="仿宋" w:hAnsi="仿宋" w:eastAsia="仿宋"/>
              </w:rPr>
              <w:t>必须经买方等验收合格并达到运行标准。</w:t>
            </w:r>
          </w:p>
        </w:tc>
      </w:tr>
      <w:tr w14:paraId="0694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35A3EC91">
            <w:pPr>
              <w:spacing w:line="360" w:lineRule="auto"/>
              <w:ind w:firstLine="420"/>
              <w:jc w:val="center"/>
              <w:rPr>
                <w:rFonts w:ascii="仿宋" w:hAnsi="仿宋" w:eastAsia="仿宋"/>
              </w:rPr>
            </w:pPr>
            <w:r>
              <w:rPr>
                <w:rFonts w:hint="eastAsia" w:ascii="仿宋" w:hAnsi="仿宋" w:eastAsia="仿宋"/>
              </w:rPr>
              <w:t>8质量保证期</w:t>
            </w:r>
          </w:p>
        </w:tc>
        <w:tc>
          <w:tcPr>
            <w:tcW w:w="8500" w:type="dxa"/>
          </w:tcPr>
          <w:p w14:paraId="7E159FB7">
            <w:pPr>
              <w:pStyle w:val="7"/>
              <w:spacing w:line="360" w:lineRule="auto"/>
              <w:ind w:left="0" w:firstLine="420"/>
              <w:rPr>
                <w:rFonts w:ascii="仿宋" w:hAnsi="仿宋" w:eastAsia="仿宋"/>
                <w:sz w:val="22"/>
                <w:szCs w:val="22"/>
              </w:rPr>
            </w:pPr>
            <w:r>
              <w:rPr>
                <w:rFonts w:hint="eastAsia" w:ascii="仿宋" w:hAnsi="仿宋" w:eastAsia="仿宋"/>
                <w:sz w:val="22"/>
                <w:szCs w:val="22"/>
              </w:rPr>
              <w:t>从本</w:t>
            </w:r>
            <w:r>
              <w:rPr>
                <w:rFonts w:hint="eastAsia" w:ascii="仿宋" w:hAnsi="仿宋" w:eastAsia="仿宋"/>
                <w:sz w:val="22"/>
                <w:szCs w:val="22"/>
                <w:lang w:eastAsia="zh-CN"/>
              </w:rPr>
              <w:t>项目</w:t>
            </w:r>
            <w:r>
              <w:rPr>
                <w:rFonts w:hint="eastAsia" w:ascii="仿宋" w:hAnsi="仿宋" w:eastAsia="仿宋"/>
                <w:sz w:val="22"/>
                <w:szCs w:val="22"/>
              </w:rPr>
              <w:t>竣工验收之日起，所有设备质保期为3年、软件部分3年免费质保和升级服务。质保期内所有设备维护维修保养等要求免费上门服务。在质保期内，免费更换零部件，超过质保期的设备或软件，维修时只收成本费</w:t>
            </w:r>
            <w:r>
              <w:rPr>
                <w:rFonts w:ascii="仿宋" w:hAnsi="仿宋" w:eastAsia="仿宋"/>
                <w:sz w:val="22"/>
                <w:szCs w:val="22"/>
              </w:rPr>
              <w:t>。</w:t>
            </w:r>
          </w:p>
          <w:p w14:paraId="6D369998">
            <w:pPr>
              <w:spacing w:line="360" w:lineRule="auto"/>
              <w:ind w:firstLine="420"/>
              <w:rPr>
                <w:rFonts w:ascii="仿宋" w:hAnsi="仿宋" w:eastAsia="仿宋"/>
              </w:rPr>
            </w:pPr>
            <w:r>
              <w:rPr>
                <w:rFonts w:hint="eastAsia" w:ascii="仿宋" w:hAnsi="仿宋" w:eastAsia="仿宋"/>
              </w:rPr>
              <w:t>售后服务的内容、服务效率等按</w:t>
            </w:r>
            <w:r>
              <w:rPr>
                <w:rFonts w:hint="eastAsia" w:ascii="仿宋" w:hAnsi="仿宋" w:eastAsia="仿宋"/>
                <w:lang w:eastAsia="zh-CN"/>
              </w:rPr>
              <w:t>合同文件</w:t>
            </w:r>
            <w:r>
              <w:rPr>
                <w:rFonts w:hint="eastAsia" w:ascii="仿宋" w:hAnsi="仿宋" w:eastAsia="仿宋"/>
              </w:rPr>
              <w:t>及用户需求书中售后服务要求及卖方的承诺执行。</w:t>
            </w:r>
          </w:p>
        </w:tc>
      </w:tr>
      <w:tr w14:paraId="7765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706FAEFD">
            <w:pPr>
              <w:spacing w:line="360" w:lineRule="auto"/>
              <w:ind w:firstLine="420"/>
              <w:jc w:val="center"/>
              <w:rPr>
                <w:rFonts w:ascii="仿宋" w:hAnsi="仿宋" w:eastAsia="仿宋"/>
              </w:rPr>
            </w:pPr>
            <w:r>
              <w:rPr>
                <w:rFonts w:hint="eastAsia" w:ascii="仿宋" w:hAnsi="仿宋" w:eastAsia="仿宋"/>
              </w:rPr>
              <w:t>14.2</w:t>
            </w:r>
          </w:p>
        </w:tc>
        <w:tc>
          <w:tcPr>
            <w:tcW w:w="8500" w:type="dxa"/>
          </w:tcPr>
          <w:p w14:paraId="54F63365">
            <w:pPr>
              <w:spacing w:line="360" w:lineRule="auto"/>
              <w:ind w:firstLine="420"/>
              <w:rPr>
                <w:rFonts w:ascii="仿宋" w:hAnsi="仿宋" w:eastAsia="仿宋"/>
                <w:u w:val="single"/>
              </w:rPr>
            </w:pPr>
            <w:r>
              <w:rPr>
                <w:rFonts w:hint="eastAsia" w:ascii="仿宋" w:hAnsi="仿宋" w:eastAsia="仿宋"/>
              </w:rPr>
              <w:t>延期交货或核定损失额：若因卖方原因导致，</w:t>
            </w:r>
            <w:r>
              <w:rPr>
                <w:rFonts w:hint="eastAsia" w:ascii="仿宋" w:hAnsi="仿宋" w:eastAsia="仿宋"/>
                <w:u w:val="single"/>
              </w:rPr>
              <w:t>每逾期一日应向买方支付合同总价款千分之五的违约金，该违约金买方有权从未付的货款中扣除，若违约金不足弥补因违约给买方造成经济损失的，超过违约金部分的经济损失买方有权向卖方追偿。</w:t>
            </w:r>
          </w:p>
        </w:tc>
      </w:tr>
      <w:tr w14:paraId="3EEF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5AD8D9FF">
            <w:pPr>
              <w:spacing w:line="360" w:lineRule="auto"/>
              <w:ind w:firstLine="420"/>
              <w:jc w:val="center"/>
              <w:rPr>
                <w:rFonts w:ascii="仿宋" w:hAnsi="仿宋" w:eastAsia="仿宋"/>
              </w:rPr>
            </w:pPr>
            <w:r>
              <w:rPr>
                <w:rFonts w:hint="eastAsia" w:ascii="仿宋" w:hAnsi="仿宋" w:eastAsia="仿宋"/>
              </w:rPr>
              <w:t>14.3</w:t>
            </w:r>
          </w:p>
        </w:tc>
        <w:tc>
          <w:tcPr>
            <w:tcW w:w="8500" w:type="dxa"/>
          </w:tcPr>
          <w:p w14:paraId="5CE999E6">
            <w:pPr>
              <w:spacing w:line="360" w:lineRule="auto"/>
              <w:ind w:firstLine="420"/>
              <w:rPr>
                <w:rFonts w:ascii="仿宋" w:hAnsi="仿宋" w:eastAsia="仿宋"/>
              </w:rPr>
            </w:pPr>
            <w:r>
              <w:rPr>
                <w:rFonts w:hint="eastAsia" w:ascii="仿宋" w:hAnsi="仿宋" w:eastAsia="仿宋"/>
              </w:rPr>
              <w:t>如果买方未能按照合同规定履行付款义务时，在延付期内应按国家规定的同档贷款利率计算卖方的利息损失并给予赔偿。</w:t>
            </w:r>
          </w:p>
        </w:tc>
      </w:tr>
      <w:tr w14:paraId="0AD7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3E73F3C0">
            <w:pPr>
              <w:spacing w:line="360" w:lineRule="auto"/>
              <w:ind w:firstLine="420"/>
              <w:jc w:val="center"/>
              <w:rPr>
                <w:rFonts w:ascii="仿宋" w:hAnsi="仿宋" w:eastAsia="仿宋"/>
              </w:rPr>
            </w:pPr>
            <w:r>
              <w:rPr>
                <w:rFonts w:hint="eastAsia" w:ascii="仿宋" w:hAnsi="仿宋" w:eastAsia="仿宋"/>
              </w:rPr>
              <w:t>16</w:t>
            </w:r>
          </w:p>
        </w:tc>
        <w:tc>
          <w:tcPr>
            <w:tcW w:w="8500" w:type="dxa"/>
          </w:tcPr>
          <w:p w14:paraId="6A981FF1">
            <w:pPr>
              <w:spacing w:line="360" w:lineRule="auto"/>
              <w:ind w:firstLine="420"/>
              <w:rPr>
                <w:rFonts w:ascii="仿宋" w:hAnsi="仿宋" w:eastAsia="仿宋"/>
              </w:rPr>
            </w:pPr>
            <w:r>
              <w:rPr>
                <w:rFonts w:hint="eastAsia" w:ascii="仿宋" w:hAnsi="仿宋" w:eastAsia="仿宋"/>
              </w:rPr>
              <w:t>因买方或不可抗力原因（如战争、严重火灾、洪水、台风、地震等，按工程所在地气象、地震部门公布为准。以及项目所在地县市级政府公告不允许施工的日期）造成延期交货或延期安装，工期顺延，费用不予增加。因卖方原因导致的延期交货或延期安装，工期不予顺延，造成费用增加由卖方承担。</w:t>
            </w:r>
          </w:p>
        </w:tc>
      </w:tr>
      <w:tr w14:paraId="7003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05D0F484">
            <w:pPr>
              <w:spacing w:line="360" w:lineRule="auto"/>
              <w:ind w:firstLine="420"/>
              <w:jc w:val="center"/>
              <w:rPr>
                <w:rFonts w:ascii="仿宋" w:hAnsi="仿宋" w:eastAsia="仿宋"/>
              </w:rPr>
            </w:pPr>
            <w:r>
              <w:rPr>
                <w:rFonts w:hint="eastAsia" w:ascii="仿宋" w:hAnsi="仿宋" w:eastAsia="仿宋"/>
              </w:rPr>
              <w:t>17</w:t>
            </w:r>
          </w:p>
        </w:tc>
        <w:tc>
          <w:tcPr>
            <w:tcW w:w="8500" w:type="dxa"/>
          </w:tcPr>
          <w:p w14:paraId="1665556F">
            <w:pPr>
              <w:spacing w:line="360" w:lineRule="auto"/>
              <w:ind w:firstLine="420"/>
              <w:rPr>
                <w:rFonts w:ascii="仿宋" w:hAnsi="仿宋" w:eastAsia="仿宋"/>
              </w:rPr>
            </w:pPr>
            <w:r>
              <w:rPr>
                <w:rFonts w:hint="eastAsia" w:ascii="仿宋" w:hAnsi="仿宋" w:eastAsia="仿宋"/>
              </w:rPr>
              <w:t>17.争议的解决</w:t>
            </w:r>
          </w:p>
          <w:p w14:paraId="3AC9BD76">
            <w:pPr>
              <w:spacing w:line="360" w:lineRule="auto"/>
              <w:ind w:firstLine="420"/>
              <w:rPr>
                <w:rFonts w:ascii="仿宋" w:hAnsi="仿宋" w:eastAsia="仿宋"/>
              </w:rPr>
            </w:pPr>
            <w:r>
              <w:rPr>
                <w:rFonts w:hint="eastAsia" w:ascii="仿宋" w:hAnsi="仿宋" w:eastAsia="仿宋"/>
              </w:rPr>
              <w:t>因本合同引起的或与本合同有关的任何争议,双方可通过友好协商解决。友好协商解决不成的，可向</w:t>
            </w:r>
            <w:r>
              <w:rPr>
                <w:rFonts w:hint="eastAsia" w:ascii="仿宋" w:hAnsi="仿宋" w:eastAsia="仿宋"/>
                <w:u w:val="single"/>
              </w:rPr>
              <w:t>项目所在地</w:t>
            </w:r>
            <w:r>
              <w:rPr>
                <w:rFonts w:hint="eastAsia" w:ascii="仿宋" w:hAnsi="仿宋" w:eastAsia="仿宋"/>
              </w:rPr>
              <w:t>人民法院提起诉讼。</w:t>
            </w:r>
          </w:p>
        </w:tc>
      </w:tr>
      <w:tr w14:paraId="7A82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89" w:type="dxa"/>
            <w:tcBorders>
              <w:top w:val="single" w:color="auto" w:sz="4" w:space="0"/>
              <w:left w:val="single" w:color="auto" w:sz="4" w:space="0"/>
              <w:bottom w:val="single" w:color="auto" w:sz="4" w:space="0"/>
              <w:right w:val="single" w:color="auto" w:sz="4" w:space="0"/>
            </w:tcBorders>
            <w:vAlign w:val="center"/>
          </w:tcPr>
          <w:p w14:paraId="17C2C3B0">
            <w:pPr>
              <w:spacing w:line="360" w:lineRule="auto"/>
              <w:ind w:firstLine="422"/>
              <w:jc w:val="center"/>
              <w:rPr>
                <w:rFonts w:ascii="仿宋" w:hAnsi="仿宋" w:eastAsia="仿宋"/>
                <w:b/>
              </w:rPr>
            </w:pPr>
            <w:r>
              <w:rPr>
                <w:rFonts w:hint="eastAsia" w:ascii="仿宋" w:hAnsi="仿宋" w:eastAsia="仿宋"/>
                <w:b/>
              </w:rPr>
              <w:t>条款号</w:t>
            </w:r>
          </w:p>
        </w:tc>
        <w:tc>
          <w:tcPr>
            <w:tcW w:w="8511" w:type="dxa"/>
            <w:gridSpan w:val="2"/>
            <w:tcBorders>
              <w:top w:val="single" w:color="auto" w:sz="4" w:space="0"/>
              <w:left w:val="single" w:color="auto" w:sz="4" w:space="0"/>
              <w:bottom w:val="single" w:color="auto" w:sz="4" w:space="0"/>
              <w:right w:val="single" w:color="auto" w:sz="4" w:space="0"/>
            </w:tcBorders>
            <w:vAlign w:val="center"/>
          </w:tcPr>
          <w:p w14:paraId="6E50462D">
            <w:pPr>
              <w:spacing w:line="360" w:lineRule="auto"/>
              <w:ind w:firstLine="422"/>
              <w:jc w:val="center"/>
              <w:rPr>
                <w:rFonts w:ascii="仿宋" w:hAnsi="仿宋" w:eastAsia="仿宋"/>
                <w:b/>
              </w:rPr>
            </w:pPr>
            <w:r>
              <w:rPr>
                <w:rFonts w:hint="eastAsia" w:ascii="仿宋" w:hAnsi="仿宋" w:eastAsia="仿宋"/>
                <w:b/>
              </w:rPr>
              <w:t>补充与修改</w:t>
            </w:r>
          </w:p>
        </w:tc>
      </w:tr>
      <w:tr w14:paraId="1DCB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vAlign w:val="center"/>
          </w:tcPr>
          <w:p w14:paraId="1662E39D">
            <w:pPr>
              <w:spacing w:line="360" w:lineRule="auto"/>
              <w:ind w:firstLine="420"/>
              <w:jc w:val="center"/>
              <w:rPr>
                <w:rFonts w:ascii="仿宋" w:hAnsi="仿宋" w:eastAsia="仿宋"/>
              </w:rPr>
            </w:pPr>
            <w:r>
              <w:rPr>
                <w:rFonts w:hint="eastAsia" w:ascii="仿宋" w:hAnsi="仿宋" w:eastAsia="仿宋"/>
              </w:rPr>
              <w:t>15</w:t>
            </w:r>
          </w:p>
        </w:tc>
        <w:tc>
          <w:tcPr>
            <w:tcW w:w="8511" w:type="dxa"/>
            <w:gridSpan w:val="2"/>
          </w:tcPr>
          <w:p w14:paraId="464A583A">
            <w:pPr>
              <w:spacing w:line="360" w:lineRule="auto"/>
              <w:ind w:firstLine="420"/>
              <w:rPr>
                <w:rFonts w:ascii="仿宋" w:hAnsi="仿宋" w:eastAsia="仿宋"/>
              </w:rPr>
            </w:pPr>
            <w:r>
              <w:rPr>
                <w:rFonts w:hint="eastAsia" w:ascii="仿宋" w:hAnsi="仿宋" w:eastAsia="仿宋"/>
              </w:rPr>
              <w:t>违约解除合同：</w:t>
            </w:r>
          </w:p>
          <w:p w14:paraId="7EFD140F">
            <w:pPr>
              <w:spacing w:line="360" w:lineRule="auto"/>
              <w:ind w:firstLine="420"/>
              <w:rPr>
                <w:rFonts w:ascii="仿宋" w:hAnsi="仿宋" w:eastAsia="仿宋"/>
              </w:rPr>
            </w:pPr>
            <w:r>
              <w:rPr>
                <w:rFonts w:hint="eastAsia" w:ascii="仿宋" w:hAnsi="仿宋" w:eastAsia="仿宋"/>
              </w:rPr>
              <w:t>（1）卖方提供设备的质量、规格、性能、数量，重量中只要有任何一项不符合合同约定的：</w:t>
            </w:r>
          </w:p>
          <w:p w14:paraId="11FAF3D4">
            <w:pPr>
              <w:spacing w:line="360" w:lineRule="auto"/>
              <w:ind w:firstLine="420"/>
              <w:rPr>
                <w:rFonts w:ascii="仿宋" w:hAnsi="仿宋" w:eastAsia="仿宋"/>
              </w:rPr>
            </w:pPr>
            <w:r>
              <w:rPr>
                <w:rFonts w:hint="eastAsia" w:ascii="仿宋" w:hAnsi="仿宋" w:eastAsia="仿宋"/>
              </w:rPr>
              <w:t>（a）若该设备未交付给买方，买方有权拒收，拒收设备期间卖方按特殊合同条款第14.2条约定承担逾期交货违约责任；自买方拒收设备之日起30日历日内卖方仍不能提供符合合同约定设备的，买方有权解除合同。</w:t>
            </w:r>
          </w:p>
          <w:p w14:paraId="579A65E0">
            <w:pPr>
              <w:spacing w:line="360" w:lineRule="auto"/>
              <w:ind w:firstLine="420"/>
              <w:rPr>
                <w:rFonts w:ascii="仿宋" w:hAnsi="仿宋" w:eastAsia="仿宋"/>
              </w:rPr>
            </w:pPr>
            <w:r>
              <w:rPr>
                <w:rFonts w:hint="eastAsia" w:ascii="仿宋" w:hAnsi="仿宋" w:eastAsia="仿宋"/>
              </w:rPr>
              <w:t>（b）若该设备已交付给买方的，卖方应在收到买方通知之日起30日历日内免费更换不符合合同约定的设备，自卖方收到通知之日至卖方免费更换当日期间卖方按特殊合同条款第14.2条约定承担逾期交货违约责任；若卖方拒绝免费更换或免费更换设备超过期限，买方有权解除合同。</w:t>
            </w:r>
          </w:p>
          <w:p w14:paraId="30C6AC3A">
            <w:pPr>
              <w:spacing w:line="360" w:lineRule="auto"/>
              <w:ind w:firstLine="420"/>
              <w:rPr>
                <w:rFonts w:ascii="仿宋" w:hAnsi="仿宋" w:eastAsia="仿宋"/>
              </w:rPr>
            </w:pPr>
            <w:r>
              <w:rPr>
                <w:rFonts w:hint="eastAsia" w:ascii="仿宋" w:hAnsi="仿宋" w:eastAsia="仿宋"/>
              </w:rPr>
              <w:t>（2）买方依合同约定行使解除权的，自买方解除合同通知到达卖方之日本合同解除，卖方应承担以下约定的责任：</w:t>
            </w:r>
          </w:p>
          <w:p w14:paraId="4D9A1CBE">
            <w:pPr>
              <w:spacing w:line="360" w:lineRule="auto"/>
              <w:ind w:firstLine="420"/>
              <w:rPr>
                <w:rFonts w:ascii="仿宋" w:hAnsi="仿宋" w:eastAsia="仿宋"/>
              </w:rPr>
            </w:pPr>
            <w:r>
              <w:rPr>
                <w:rFonts w:hint="eastAsia" w:ascii="仿宋" w:hAnsi="仿宋" w:eastAsia="仿宋"/>
              </w:rPr>
              <w:t>（a）因解除合同给买方造成的经济损失。(可约定具体的损失计算方法)</w:t>
            </w:r>
          </w:p>
          <w:p w14:paraId="6B378CBD">
            <w:pPr>
              <w:spacing w:line="360" w:lineRule="auto"/>
              <w:ind w:firstLine="420"/>
              <w:rPr>
                <w:rFonts w:ascii="仿宋" w:hAnsi="仿宋" w:eastAsia="仿宋"/>
              </w:rPr>
            </w:pPr>
            <w:r>
              <w:rPr>
                <w:rFonts w:hint="eastAsia" w:ascii="仿宋" w:hAnsi="仿宋" w:eastAsia="仿宋"/>
              </w:rPr>
              <w:t>（b）本合同解除的5日历日内返还已收货款，若卖方逾期，自逾期之日起应向买方支付未还货款总额日万分之五的违约金。</w:t>
            </w:r>
          </w:p>
          <w:p w14:paraId="3F4AC063">
            <w:pPr>
              <w:spacing w:line="360" w:lineRule="auto"/>
              <w:ind w:firstLine="420"/>
              <w:rPr>
                <w:rFonts w:ascii="仿宋" w:hAnsi="仿宋" w:eastAsia="仿宋"/>
              </w:rPr>
            </w:pPr>
            <w:r>
              <w:rPr>
                <w:rFonts w:hint="eastAsia" w:ascii="仿宋" w:hAnsi="仿宋" w:eastAsia="仿宋"/>
              </w:rPr>
              <w:t>（c）设备买方已收的，本合同解除的5日历日内卖方负责收回，收回设备所需费用由卖方自行承担；若卖方未在约定期限收回设备，导致设备置留在买方，给买方造成的经济损失卖方应予以承担。</w:t>
            </w:r>
          </w:p>
          <w:p w14:paraId="61BD8728">
            <w:pPr>
              <w:spacing w:line="360" w:lineRule="auto"/>
              <w:ind w:firstLine="420"/>
              <w:rPr>
                <w:rFonts w:ascii="仿宋" w:hAnsi="仿宋" w:eastAsia="仿宋"/>
              </w:rPr>
            </w:pPr>
            <w:r>
              <w:rPr>
                <w:rFonts w:hint="eastAsia" w:ascii="仿宋" w:hAnsi="仿宋" w:eastAsia="仿宋"/>
              </w:rPr>
              <w:t>（3）买方解除合同不免除卖方在解除合同前应承担的违约责任。</w:t>
            </w:r>
          </w:p>
        </w:tc>
      </w:tr>
      <w:tr w14:paraId="289C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vAlign w:val="center"/>
          </w:tcPr>
          <w:p w14:paraId="21C53491">
            <w:pPr>
              <w:spacing w:line="360" w:lineRule="auto"/>
              <w:ind w:firstLine="420"/>
              <w:jc w:val="center"/>
              <w:rPr>
                <w:rFonts w:ascii="仿宋" w:hAnsi="仿宋" w:eastAsia="仿宋"/>
              </w:rPr>
            </w:pPr>
            <w:r>
              <w:rPr>
                <w:rFonts w:hint="eastAsia" w:ascii="仿宋" w:hAnsi="仿宋" w:eastAsia="仿宋"/>
              </w:rPr>
              <w:t>其他</w:t>
            </w:r>
          </w:p>
        </w:tc>
        <w:tc>
          <w:tcPr>
            <w:tcW w:w="8511" w:type="dxa"/>
            <w:gridSpan w:val="2"/>
          </w:tcPr>
          <w:p w14:paraId="2B122890">
            <w:pPr>
              <w:spacing w:line="360" w:lineRule="auto"/>
              <w:ind w:firstLine="420"/>
              <w:rPr>
                <w:rFonts w:ascii="仿宋" w:hAnsi="仿宋" w:eastAsia="仿宋"/>
                <w:bCs/>
              </w:rPr>
            </w:pPr>
            <w:r>
              <w:rPr>
                <w:rFonts w:hint="eastAsia" w:ascii="仿宋" w:hAnsi="仿宋" w:eastAsia="仿宋"/>
                <w:bCs/>
              </w:rPr>
              <w:t>1.卖方所交付的设备品种、部件配置、型号、规格不符合</w:t>
            </w:r>
            <w:r>
              <w:rPr>
                <w:rFonts w:hint="eastAsia" w:ascii="仿宋" w:hAnsi="仿宋" w:eastAsia="仿宋"/>
                <w:bCs/>
                <w:lang w:val="en-US" w:eastAsia="zh-CN"/>
              </w:rPr>
              <w:t>合同</w:t>
            </w:r>
            <w:r>
              <w:rPr>
                <w:rFonts w:hint="eastAsia" w:ascii="仿宋" w:hAnsi="仿宋" w:eastAsia="仿宋"/>
                <w:bCs/>
              </w:rPr>
              <w:t>文件和合同规定的，买方有权拒收。买方拒收的，卖方应按要求继续提供合格的设备，并应向买方支付设备总额5%的违约金（买方有权在应付款项、履约保证中扣除，下同）。同时不予退还履约保证金。</w:t>
            </w:r>
          </w:p>
          <w:p w14:paraId="2C4A3E04">
            <w:pPr>
              <w:spacing w:line="360" w:lineRule="auto"/>
              <w:ind w:firstLine="420"/>
              <w:rPr>
                <w:rFonts w:ascii="仿宋" w:hAnsi="仿宋" w:eastAsia="仿宋"/>
                <w:bCs/>
              </w:rPr>
            </w:pPr>
            <w:r>
              <w:rPr>
                <w:rFonts w:hint="eastAsia" w:ascii="仿宋" w:hAnsi="仿宋" w:eastAsia="仿宋"/>
                <w:bCs/>
              </w:rPr>
              <w:t>2.设备运输、装卸过程的安全责任由卖方自行负责。</w:t>
            </w:r>
          </w:p>
          <w:p w14:paraId="626A3E2F">
            <w:pPr>
              <w:spacing w:line="360" w:lineRule="auto"/>
              <w:ind w:firstLine="420"/>
              <w:rPr>
                <w:rFonts w:ascii="仿宋" w:hAnsi="仿宋" w:eastAsia="仿宋"/>
              </w:rPr>
            </w:pPr>
            <w:r>
              <w:rPr>
                <w:rFonts w:hint="eastAsia" w:ascii="仿宋" w:hAnsi="仿宋" w:eastAsia="仿宋"/>
                <w:bCs/>
              </w:rPr>
              <w:t>3.买方在授予合同时有权对“用户需求书”中规定的设备数量和服务予以增加或减少。</w:t>
            </w:r>
          </w:p>
        </w:tc>
      </w:tr>
    </w:tbl>
    <w:p w14:paraId="013881B8">
      <w:pPr>
        <w:spacing w:line="300" w:lineRule="auto"/>
        <w:ind w:firstLine="480"/>
        <w:rPr>
          <w:rFonts w:ascii="仿宋" w:hAnsi="仿宋" w:eastAsia="仿宋"/>
        </w:rPr>
      </w:pPr>
      <w:r>
        <w:rPr>
          <w:rFonts w:hint="eastAsia" w:ascii="仿宋" w:hAnsi="仿宋" w:eastAsia="仿宋"/>
        </w:rPr>
        <w:t>所有在合同通用条款中指明应在合同专用条款中作出规定，而在此合同专用条款中尚未规定的条款，均在合同签订时具体商定。</w:t>
      </w:r>
    </w:p>
    <w:p w14:paraId="34637A0E">
      <w:pPr>
        <w:spacing w:line="300" w:lineRule="auto"/>
        <w:ind w:firstLine="482"/>
        <w:rPr>
          <w:rFonts w:ascii="仿宋" w:hAnsi="仿宋" w:eastAsia="仿宋"/>
          <w:b/>
          <w:bCs/>
        </w:rPr>
      </w:pPr>
    </w:p>
    <w:p w14:paraId="4F3C9E68">
      <w:pPr>
        <w:spacing w:line="300" w:lineRule="auto"/>
        <w:ind w:firstLine="482"/>
        <w:rPr>
          <w:rFonts w:ascii="仿宋" w:hAnsi="仿宋" w:eastAsia="仿宋"/>
        </w:rPr>
      </w:pPr>
      <w:r>
        <w:rPr>
          <w:rFonts w:hint="eastAsia" w:ascii="仿宋" w:hAnsi="仿宋" w:eastAsia="仿宋"/>
          <w:b/>
          <w:bCs/>
        </w:rPr>
        <w:t>（</w:t>
      </w:r>
      <w:r>
        <w:rPr>
          <w:rFonts w:ascii="仿宋" w:hAnsi="仿宋" w:eastAsia="仿宋"/>
          <w:b/>
          <w:bCs/>
        </w:rPr>
        <w:t>2）</w:t>
      </w:r>
      <w:r>
        <w:rPr>
          <w:rFonts w:ascii="仿宋" w:hAnsi="仿宋" w:eastAsia="仿宋"/>
        </w:rPr>
        <w:t>其他补充或修改</w:t>
      </w:r>
    </w:p>
    <w:p w14:paraId="2E2C6862">
      <w:pPr>
        <w:spacing w:line="300" w:lineRule="auto"/>
        <w:ind w:firstLine="480"/>
        <w:rPr>
          <w:rFonts w:ascii="仿宋" w:hAnsi="仿宋" w:eastAsia="仿宋"/>
        </w:rPr>
      </w:pPr>
      <w:r>
        <w:rPr>
          <w:rFonts w:ascii="仿宋" w:hAnsi="仿宋" w:eastAsia="仿宋" w:cs="Times New Roman"/>
        </w:rPr>
        <w:t>联合体各方因内部争议导致本项目相关工作无法推进的，由联合体主报名人（牵头方）按项目要求完成该部分工作。</w:t>
      </w:r>
    </w:p>
    <w:p w14:paraId="2675125B">
      <w:pPr>
        <w:pStyle w:val="23"/>
        <w:ind w:firstLine="0" w:firstLineChars="0"/>
        <w:rPr>
          <w:rFonts w:ascii="仿宋" w:hAnsi="仿宋" w:eastAsia="仿宋"/>
          <w:szCs w:val="22"/>
        </w:rPr>
      </w:pPr>
    </w:p>
    <w:p w14:paraId="74670741">
      <w:pPr>
        <w:pStyle w:val="23"/>
        <w:ind w:firstLine="0" w:firstLineChars="0"/>
        <w:rPr>
          <w:rFonts w:ascii="仿宋" w:hAnsi="仿宋" w:eastAsia="仿宋"/>
          <w:szCs w:val="22"/>
        </w:rPr>
      </w:pPr>
    </w:p>
    <w:p w14:paraId="7B88CA4D">
      <w:pPr>
        <w:widowControl/>
        <w:rPr>
          <w:rFonts w:ascii="仿宋" w:hAnsi="仿宋" w:eastAsia="仿宋"/>
          <w:bCs/>
        </w:rPr>
      </w:pPr>
    </w:p>
    <w:p w14:paraId="228200DF">
      <w:pPr>
        <w:rPr>
          <w:rFonts w:ascii="仿宋" w:hAnsi="仿宋" w:eastAsia="仿宋"/>
        </w:rPr>
      </w:pPr>
    </w:p>
    <w:p w14:paraId="7B79A23E">
      <w:pPr>
        <w:rPr>
          <w:rFonts w:ascii="仿宋" w:hAnsi="仿宋" w:eastAsia="仿宋"/>
        </w:rPr>
      </w:pPr>
    </w:p>
    <w:p w14:paraId="2F6C121C">
      <w:pPr>
        <w:rPr>
          <w:rFonts w:ascii="仿宋" w:hAnsi="仿宋" w:eastAsia="仿宋"/>
        </w:rPr>
      </w:pPr>
    </w:p>
    <w:p w14:paraId="46733055">
      <w:pPr>
        <w:rPr>
          <w:rFonts w:ascii="仿宋" w:hAnsi="仿宋" w:eastAsia="仿宋"/>
        </w:rPr>
      </w:pPr>
    </w:p>
    <w:p w14:paraId="01945F69">
      <w:pPr>
        <w:rPr>
          <w:rFonts w:ascii="仿宋" w:hAnsi="仿宋" w:eastAsia="仿宋"/>
        </w:rPr>
      </w:pPr>
    </w:p>
    <w:p w14:paraId="3F2B2A8B">
      <w:pPr>
        <w:rPr>
          <w:rFonts w:ascii="仿宋" w:hAnsi="仿宋" w:eastAsia="仿宋"/>
        </w:rPr>
      </w:pPr>
    </w:p>
    <w:p w14:paraId="62C5A873">
      <w:pPr>
        <w:rPr>
          <w:rFonts w:ascii="仿宋" w:hAnsi="仿宋" w:eastAsia="仿宋"/>
        </w:rPr>
      </w:pPr>
    </w:p>
    <w:p w14:paraId="33EDD499">
      <w:pPr>
        <w:rPr>
          <w:rFonts w:ascii="仿宋" w:hAnsi="仿宋" w:eastAsia="仿宋"/>
        </w:rPr>
      </w:pPr>
    </w:p>
    <w:p w14:paraId="6F1439E0">
      <w:pPr>
        <w:rPr>
          <w:rFonts w:ascii="仿宋" w:hAnsi="仿宋" w:eastAsia="仿宋"/>
        </w:rPr>
      </w:pPr>
    </w:p>
    <w:p w14:paraId="2D2C3799">
      <w:pPr>
        <w:rPr>
          <w:rFonts w:ascii="仿宋" w:hAnsi="仿宋" w:eastAsia="仿宋"/>
        </w:rPr>
      </w:pPr>
    </w:p>
    <w:p w14:paraId="6B80669B">
      <w:pPr>
        <w:rPr>
          <w:rFonts w:ascii="仿宋" w:hAnsi="仿宋" w:eastAsia="仿宋"/>
        </w:rPr>
      </w:pPr>
    </w:p>
    <w:p w14:paraId="6CDE9728">
      <w:pPr>
        <w:rPr>
          <w:rFonts w:ascii="仿宋" w:hAnsi="仿宋" w:eastAsia="仿宋"/>
        </w:rPr>
      </w:pPr>
    </w:p>
    <w:p w14:paraId="54017A56">
      <w:pPr>
        <w:rPr>
          <w:rFonts w:ascii="仿宋" w:hAnsi="仿宋" w:eastAsia="仿宋"/>
        </w:rPr>
      </w:pPr>
    </w:p>
    <w:p w14:paraId="79F7E88D">
      <w:pPr>
        <w:jc w:val="center"/>
        <w:rPr>
          <w:rFonts w:ascii="仿宋" w:hAnsi="仿宋" w:eastAsia="仿宋"/>
        </w:rPr>
      </w:pPr>
    </w:p>
    <w:p w14:paraId="5F03717A">
      <w:pPr>
        <w:rPr>
          <w:rFonts w:ascii="仿宋" w:hAnsi="仿宋" w:eastAsia="仿宋"/>
        </w:rPr>
      </w:pPr>
    </w:p>
    <w:p w14:paraId="0B957070">
      <w:pPr>
        <w:rPr>
          <w:rFonts w:ascii="仿宋" w:hAnsi="仿宋" w:eastAsia="仿宋"/>
        </w:rPr>
        <w:sectPr>
          <w:pgSz w:w="12240" w:h="15840"/>
          <w:pgMar w:top="1400" w:right="1100" w:bottom="1120" w:left="1400" w:header="0" w:footer="841" w:gutter="0"/>
          <w:cols w:space="720" w:num="1"/>
        </w:sectPr>
      </w:pPr>
    </w:p>
    <w:p w14:paraId="13442AED">
      <w:pPr>
        <w:spacing w:line="525" w:lineRule="exact"/>
        <w:ind w:right="246"/>
        <w:jc w:val="center"/>
        <w:outlineLvl w:val="0"/>
        <w:rPr>
          <w:rFonts w:ascii="Microsoft JhengHei" w:eastAsiaTheme="minorEastAsia"/>
          <w:b/>
          <w:sz w:val="32"/>
        </w:rPr>
      </w:pPr>
      <w:bookmarkStart w:id="42" w:name="_bookmark142"/>
      <w:bookmarkEnd w:id="42"/>
      <w:bookmarkStart w:id="43" w:name="_bookmark143"/>
      <w:bookmarkEnd w:id="43"/>
      <w:r>
        <w:rPr>
          <w:rFonts w:hint="eastAsia" w:ascii="仿宋_GB2312" w:hAnsi="仿宋_GB2312" w:eastAsia="仿宋_GB2312" w:cs="仿宋_GB2312"/>
          <w:b/>
          <w:sz w:val="44"/>
          <w:szCs w:val="44"/>
        </w:rPr>
        <w:t>第</w:t>
      </w:r>
      <w:r>
        <w:rPr>
          <w:rFonts w:hint="eastAsia" w:ascii="仿宋_GB2312" w:hAnsi="仿宋_GB2312" w:eastAsia="仿宋_GB2312" w:cs="仿宋_GB2312"/>
          <w:b/>
          <w:sz w:val="44"/>
          <w:szCs w:val="44"/>
          <w:lang w:val="en-US"/>
        </w:rPr>
        <w:t>四</w:t>
      </w:r>
      <w:r>
        <w:rPr>
          <w:rFonts w:hint="eastAsia" w:ascii="仿宋_GB2312" w:hAnsi="仿宋_GB2312" w:eastAsia="仿宋_GB2312" w:cs="仿宋_GB2312"/>
          <w:b/>
          <w:sz w:val="44"/>
          <w:szCs w:val="44"/>
        </w:rPr>
        <w:t xml:space="preserve">部分 </w:t>
      </w:r>
      <w:r>
        <w:rPr>
          <w:rFonts w:hint="eastAsia" w:ascii="仿宋_GB2312" w:hAnsi="仿宋_GB2312" w:eastAsia="仿宋_GB2312" w:cs="仿宋_GB2312"/>
          <w:b/>
          <w:sz w:val="44"/>
          <w:szCs w:val="44"/>
          <w:lang w:val="en-US"/>
        </w:rPr>
        <w:t>附件</w:t>
      </w:r>
    </w:p>
    <w:p w14:paraId="134FB973">
      <w:pPr>
        <w:pStyle w:val="5"/>
        <w:rPr>
          <w:rFonts w:eastAsia="宋体"/>
          <w:sz w:val="22"/>
          <w:szCs w:val="22"/>
          <w:lang w:val="en-US"/>
        </w:rPr>
      </w:pPr>
      <w:bookmarkStart w:id="44" w:name="_Toc334797738"/>
      <w:bookmarkStart w:id="45" w:name="_Toc130180923"/>
      <w:bookmarkStart w:id="46" w:name="_Toc238282338"/>
      <w:bookmarkStart w:id="47" w:name="_Toc130180842"/>
      <w:bookmarkStart w:id="48" w:name="_Toc130180737"/>
      <w:r>
        <w:rPr>
          <w:sz w:val="22"/>
          <w:szCs w:val="22"/>
        </w:rPr>
        <w:t>附件</w:t>
      </w:r>
      <w:r>
        <w:rPr>
          <w:rFonts w:hint="eastAsia" w:eastAsiaTheme="minorEastAsia"/>
          <w:sz w:val="22"/>
          <w:szCs w:val="22"/>
        </w:rPr>
        <w:t>1</w:t>
      </w:r>
      <w:r>
        <w:rPr>
          <w:rFonts w:hint="eastAsia" w:eastAsia="宋体"/>
          <w:sz w:val="22"/>
          <w:szCs w:val="22"/>
          <w:lang w:val="en-US"/>
        </w:rPr>
        <w:t>：用户需求书</w:t>
      </w:r>
      <w:bookmarkEnd w:id="44"/>
    </w:p>
    <w:p w14:paraId="4E7036EB">
      <w:pPr>
        <w:tabs>
          <w:tab w:val="left" w:pos="284"/>
        </w:tabs>
        <w:snapToGrid w:val="0"/>
        <w:ind w:left="880" w:hanging="880" w:hangingChars="400"/>
        <w:rPr>
          <w:bCs/>
          <w:szCs w:val="21"/>
        </w:rPr>
      </w:pPr>
      <w:r>
        <w:rPr>
          <w:rFonts w:hint="eastAsia"/>
          <w:szCs w:val="21"/>
        </w:rPr>
        <w:t>备注：</w:t>
      </w:r>
      <w:r>
        <w:rPr>
          <w:rFonts w:hint="eastAsia"/>
          <w:bCs/>
          <w:szCs w:val="21"/>
        </w:rPr>
        <w:t>1.</w:t>
      </w:r>
      <w:r>
        <w:rPr>
          <w:rFonts w:hint="eastAsia"/>
          <w:bCs/>
          <w:szCs w:val="21"/>
          <w:lang w:eastAsia="zh-CN"/>
        </w:rPr>
        <w:t>卖方</w:t>
      </w:r>
      <w:r>
        <w:rPr>
          <w:rFonts w:hint="eastAsia"/>
          <w:bCs/>
          <w:szCs w:val="21"/>
        </w:rPr>
        <w:t>须对本项目为单位的采购标的进行整体</w:t>
      </w:r>
      <w:r>
        <w:rPr>
          <w:rFonts w:hint="eastAsia"/>
          <w:bCs/>
          <w:szCs w:val="21"/>
          <w:lang w:eastAsia="zh-CN"/>
        </w:rPr>
        <w:t>应答</w:t>
      </w:r>
      <w:r>
        <w:rPr>
          <w:rFonts w:hint="eastAsia"/>
          <w:bCs/>
          <w:szCs w:val="21"/>
        </w:rPr>
        <w:t>，任何只对采购标的其中一部分内容进行的</w:t>
      </w:r>
      <w:r>
        <w:rPr>
          <w:rFonts w:hint="eastAsia"/>
          <w:bCs/>
          <w:szCs w:val="21"/>
          <w:lang w:eastAsia="zh-CN"/>
        </w:rPr>
        <w:t>应答</w:t>
      </w:r>
      <w:r>
        <w:rPr>
          <w:rFonts w:hint="eastAsia"/>
          <w:bCs/>
          <w:szCs w:val="21"/>
        </w:rPr>
        <w:t>都被视为无效</w:t>
      </w:r>
      <w:r>
        <w:rPr>
          <w:rFonts w:hint="eastAsia"/>
          <w:bCs/>
          <w:szCs w:val="21"/>
          <w:lang w:eastAsia="zh-CN"/>
        </w:rPr>
        <w:t>应答</w:t>
      </w:r>
      <w:r>
        <w:rPr>
          <w:rFonts w:hint="eastAsia"/>
          <w:bCs/>
          <w:szCs w:val="21"/>
        </w:rPr>
        <w:t>。</w:t>
      </w:r>
    </w:p>
    <w:p w14:paraId="599DBB0D">
      <w:pPr>
        <w:tabs>
          <w:tab w:val="left" w:pos="284"/>
        </w:tabs>
        <w:snapToGrid w:val="0"/>
        <w:ind w:left="283" w:firstLine="420"/>
        <w:rPr>
          <w:bCs/>
          <w:szCs w:val="21"/>
        </w:rPr>
      </w:pPr>
      <w:r>
        <w:rPr>
          <w:rFonts w:hint="eastAsia"/>
          <w:bCs/>
          <w:szCs w:val="21"/>
        </w:rPr>
        <w:t>2.本项目采购本国产品，</w:t>
      </w:r>
      <w:r>
        <w:rPr>
          <w:rFonts w:hint="eastAsia"/>
          <w:bCs/>
          <w:szCs w:val="21"/>
          <w:u w:val="double"/>
        </w:rPr>
        <w:t>若</w:t>
      </w:r>
      <w:r>
        <w:rPr>
          <w:rFonts w:hint="eastAsia"/>
          <w:bCs/>
          <w:szCs w:val="21"/>
          <w:u w:val="double"/>
          <w:lang w:eastAsia="zh-CN"/>
        </w:rPr>
        <w:t>卖方</w:t>
      </w:r>
      <w:r>
        <w:rPr>
          <w:rFonts w:hint="eastAsia"/>
          <w:bCs/>
          <w:szCs w:val="21"/>
          <w:u w:val="double"/>
        </w:rPr>
        <w:t>提供进口产品，视为无效</w:t>
      </w:r>
      <w:r>
        <w:rPr>
          <w:rFonts w:hint="eastAsia"/>
          <w:bCs/>
          <w:szCs w:val="21"/>
          <w:u w:val="double"/>
          <w:lang w:eastAsia="zh-CN"/>
        </w:rPr>
        <w:t>应答</w:t>
      </w:r>
      <w:r>
        <w:rPr>
          <w:rFonts w:hint="eastAsia"/>
          <w:bCs/>
          <w:szCs w:val="21"/>
        </w:rPr>
        <w:t>。</w:t>
      </w:r>
    </w:p>
    <w:p w14:paraId="480C4EFE">
      <w:pPr>
        <w:tabs>
          <w:tab w:val="left" w:pos="284"/>
        </w:tabs>
        <w:snapToGrid w:val="0"/>
        <w:ind w:left="283" w:firstLine="420"/>
        <w:rPr>
          <w:bCs/>
          <w:szCs w:val="21"/>
        </w:rPr>
      </w:pPr>
      <w:r>
        <w:rPr>
          <w:rFonts w:hint="eastAsia"/>
          <w:bCs/>
          <w:szCs w:val="21"/>
        </w:rPr>
        <w:t>3.</w:t>
      </w:r>
      <w:r>
        <w:rPr>
          <w:rFonts w:hint="eastAsia"/>
          <w:bCs/>
          <w:szCs w:val="21"/>
          <w:lang w:eastAsia="zh-CN"/>
        </w:rPr>
        <w:t>买方</w:t>
      </w:r>
      <w:r>
        <w:rPr>
          <w:rFonts w:hint="eastAsia"/>
          <w:bCs/>
          <w:szCs w:val="21"/>
        </w:rPr>
        <w:t>需求中打“★”号条款为实质性条款，有任何一条负偏离则导致无效</w:t>
      </w:r>
      <w:r>
        <w:rPr>
          <w:rFonts w:hint="eastAsia"/>
          <w:bCs/>
          <w:szCs w:val="21"/>
          <w:lang w:eastAsia="zh-CN"/>
        </w:rPr>
        <w:t>应答</w:t>
      </w:r>
      <w:r>
        <w:rPr>
          <w:rFonts w:hint="eastAsia"/>
          <w:bCs/>
          <w:szCs w:val="21"/>
        </w:rPr>
        <w:t>。</w:t>
      </w:r>
    </w:p>
    <w:p w14:paraId="739A8CB2">
      <w:pPr>
        <w:tabs>
          <w:tab w:val="left" w:pos="284"/>
        </w:tabs>
        <w:snapToGrid w:val="0"/>
        <w:ind w:left="283" w:firstLine="420"/>
        <w:rPr>
          <w:bCs/>
          <w:szCs w:val="21"/>
        </w:rPr>
      </w:pPr>
      <w:r>
        <w:rPr>
          <w:rFonts w:hint="eastAsia"/>
          <w:bCs/>
          <w:szCs w:val="21"/>
        </w:rPr>
        <w:t>4.</w:t>
      </w:r>
      <w:r>
        <w:rPr>
          <w:rFonts w:hint="eastAsia"/>
          <w:bCs/>
          <w:szCs w:val="21"/>
          <w:lang w:eastAsia="zh-CN"/>
        </w:rPr>
        <w:t>买方</w:t>
      </w:r>
      <w:r>
        <w:rPr>
          <w:rFonts w:hint="eastAsia"/>
          <w:bCs/>
          <w:szCs w:val="21"/>
        </w:rPr>
        <w:t>需求中打“▲”号条款为重要技术参数，但不作为无效</w:t>
      </w:r>
      <w:r>
        <w:rPr>
          <w:rFonts w:hint="eastAsia"/>
          <w:bCs/>
          <w:szCs w:val="21"/>
          <w:lang w:eastAsia="zh-CN"/>
        </w:rPr>
        <w:t>应答</w:t>
      </w:r>
      <w:r>
        <w:rPr>
          <w:rFonts w:hint="eastAsia"/>
          <w:bCs/>
          <w:szCs w:val="21"/>
        </w:rPr>
        <w:t>条款。</w:t>
      </w:r>
    </w:p>
    <w:p w14:paraId="20BDB2BB">
      <w:pPr>
        <w:tabs>
          <w:tab w:val="left" w:pos="284"/>
        </w:tabs>
        <w:snapToGrid w:val="0"/>
        <w:ind w:left="961" w:leftChars="327" w:hanging="242" w:hangingChars="110"/>
        <w:rPr>
          <w:bCs/>
          <w:szCs w:val="21"/>
        </w:rPr>
      </w:pPr>
      <w:r>
        <w:rPr>
          <w:rFonts w:hint="eastAsia"/>
          <w:bCs/>
          <w:szCs w:val="21"/>
        </w:rPr>
        <w:t>5.本项目</w:t>
      </w:r>
      <w:r>
        <w:rPr>
          <w:rFonts w:hint="eastAsia"/>
          <w:bCs/>
          <w:szCs w:val="21"/>
          <w:lang w:eastAsia="zh-CN"/>
        </w:rPr>
        <w:t>合同文件</w:t>
      </w:r>
      <w:r>
        <w:rPr>
          <w:rFonts w:hint="eastAsia"/>
          <w:bCs/>
          <w:szCs w:val="21"/>
        </w:rPr>
        <w:t>的技术参数仅起说明作用，图片仅供参考，若有提到具体品牌、型号、产地、图片等内容的，均并非指定品牌，没有任何限制性。</w:t>
      </w:r>
      <w:r>
        <w:rPr>
          <w:rFonts w:hint="eastAsia"/>
          <w:bCs/>
          <w:szCs w:val="21"/>
          <w:lang w:eastAsia="zh-CN"/>
        </w:rPr>
        <w:t>卖方</w:t>
      </w:r>
      <w:r>
        <w:rPr>
          <w:rFonts w:hint="eastAsia"/>
          <w:bCs/>
          <w:szCs w:val="21"/>
        </w:rPr>
        <w:t>在本次</w:t>
      </w:r>
      <w:r>
        <w:rPr>
          <w:rFonts w:hint="eastAsia"/>
          <w:bCs/>
          <w:szCs w:val="21"/>
          <w:lang w:eastAsia="zh-CN"/>
        </w:rPr>
        <w:t>应答</w:t>
      </w:r>
      <w:r>
        <w:rPr>
          <w:rFonts w:hint="eastAsia"/>
          <w:bCs/>
          <w:szCs w:val="21"/>
        </w:rPr>
        <w:t>中可以选用其他替代标准、品牌或型号，但这些替代在质量和性能上必须大于等于</w:t>
      </w:r>
      <w:r>
        <w:rPr>
          <w:rFonts w:hint="eastAsia"/>
          <w:bCs/>
          <w:szCs w:val="21"/>
          <w:lang w:eastAsia="zh-CN"/>
        </w:rPr>
        <w:t>合同文件</w:t>
      </w:r>
      <w:r>
        <w:rPr>
          <w:rFonts w:hint="eastAsia"/>
          <w:bCs/>
          <w:szCs w:val="21"/>
        </w:rPr>
        <w:t>的要求。</w:t>
      </w:r>
    </w:p>
    <w:p w14:paraId="1C7F7512">
      <w:pPr>
        <w:rPr>
          <w:lang w:val="en-US"/>
        </w:rPr>
      </w:pPr>
    </w:p>
    <w:p w14:paraId="2A15731D">
      <w:pPr>
        <w:pStyle w:val="2"/>
        <w:rPr>
          <w:sz w:val="32"/>
          <w:szCs w:val="32"/>
          <w:lang w:bidi="zh-CN"/>
        </w:rPr>
      </w:pPr>
    </w:p>
    <w:p w14:paraId="1B4BE48C">
      <w:pPr>
        <w:pStyle w:val="2"/>
        <w:rPr>
          <w:sz w:val="32"/>
          <w:szCs w:val="32"/>
          <w:lang w:bidi="zh-CN"/>
        </w:rPr>
      </w:pPr>
      <w:r>
        <w:rPr>
          <w:sz w:val="32"/>
          <w:szCs w:val="32"/>
          <w:lang w:bidi="zh-CN"/>
        </w:rPr>
        <w:t>用户需求书</w:t>
      </w:r>
    </w:p>
    <w:bookmarkEnd w:id="45"/>
    <w:bookmarkEnd w:id="46"/>
    <w:bookmarkEnd w:id="47"/>
    <w:bookmarkEnd w:id="48"/>
    <w:p w14:paraId="363C36DD">
      <w:pPr>
        <w:tabs>
          <w:tab w:val="left" w:pos="284"/>
        </w:tabs>
        <w:snapToGrid w:val="0"/>
        <w:rPr>
          <w:bCs/>
          <w:szCs w:val="21"/>
        </w:rPr>
      </w:pPr>
      <w:r>
        <w:rPr>
          <w:rFonts w:hint="eastAsia"/>
          <w:bCs/>
          <w:szCs w:val="21"/>
        </w:rPr>
        <w:t xml:space="preserve"> </w:t>
      </w:r>
    </w:p>
    <w:p w14:paraId="05EF3C7E"/>
    <w:p w14:paraId="645A6201">
      <w:pPr>
        <w:keepNext/>
        <w:keepLines/>
        <w:adjustRightInd w:val="0"/>
        <w:snapToGrid w:val="0"/>
        <w:spacing w:line="360" w:lineRule="auto"/>
        <w:outlineLvl w:val="3"/>
        <w:rPr>
          <w:bCs/>
          <w:szCs w:val="21"/>
        </w:rPr>
      </w:pPr>
      <w:r>
        <w:rPr>
          <w:rFonts w:hint="eastAsia"/>
          <w:b/>
          <w:bCs/>
          <w:szCs w:val="21"/>
        </w:rPr>
        <w:t>一、项目概况</w:t>
      </w:r>
    </w:p>
    <w:p w14:paraId="2FC416B8">
      <w:pPr>
        <w:keepNext/>
        <w:keepLines/>
        <w:adjustRightInd w:val="0"/>
        <w:snapToGrid w:val="0"/>
        <w:spacing w:line="360" w:lineRule="auto"/>
        <w:outlineLvl w:val="4"/>
        <w:rPr>
          <w:rFonts w:ascii="仿宋" w:hAnsi="仿宋" w:eastAsia="仿宋"/>
          <w:bCs/>
        </w:rPr>
      </w:pPr>
      <w:r>
        <w:rPr>
          <w:rFonts w:hint="eastAsia"/>
          <w:bCs/>
          <w:szCs w:val="21"/>
        </w:rPr>
        <w:t>（一）</w:t>
      </w:r>
      <w:r>
        <w:rPr>
          <w:rFonts w:hint="eastAsia" w:ascii="仿宋" w:hAnsi="仿宋" w:eastAsia="仿宋"/>
          <w:bCs/>
        </w:rPr>
        <w:t>建设目标</w:t>
      </w:r>
    </w:p>
    <w:p w14:paraId="59461FFA">
      <w:pPr>
        <w:adjustRightInd w:val="0"/>
        <w:snapToGrid w:val="0"/>
        <w:spacing w:line="360" w:lineRule="auto"/>
        <w:ind w:firstLine="440" w:firstLineChars="200"/>
        <w:rPr>
          <w:rFonts w:ascii="仿宋" w:hAnsi="仿宋" w:eastAsia="仿宋"/>
        </w:rPr>
      </w:pPr>
      <w:r>
        <w:rPr>
          <w:rFonts w:hint="eastAsia" w:ascii="仿宋" w:hAnsi="仿宋" w:eastAsia="仿宋"/>
        </w:rPr>
        <w:t>发挥韶关市现有基础和优势，打造数据要素存力基地，实现以下目标：</w:t>
      </w:r>
    </w:p>
    <w:p w14:paraId="25D32A35">
      <w:pPr>
        <w:adjustRightInd w:val="0"/>
        <w:snapToGrid w:val="0"/>
        <w:spacing w:line="360" w:lineRule="auto"/>
        <w:ind w:firstLine="440" w:firstLineChars="200"/>
        <w:rPr>
          <w:rFonts w:ascii="仿宋" w:hAnsi="仿宋" w:eastAsia="仿宋"/>
        </w:rPr>
      </w:pPr>
      <w:r>
        <w:rPr>
          <w:rFonts w:hint="eastAsia" w:ascii="仿宋" w:hAnsi="仿宋" w:eastAsia="仿宋"/>
        </w:rPr>
        <w:t>数据赋能千行百业发展：激活数据要素潜能，优化资源配置，赋能实体经济，发展新质生产力，从而通过数据要素赋能推动生产、生活和社会治理方式的深刻变革。</w:t>
      </w:r>
    </w:p>
    <w:p w14:paraId="0167754C">
      <w:pPr>
        <w:adjustRightInd w:val="0"/>
        <w:snapToGrid w:val="0"/>
        <w:spacing w:line="360" w:lineRule="auto"/>
        <w:ind w:firstLine="440" w:firstLineChars="200"/>
        <w:rPr>
          <w:rFonts w:ascii="仿宋" w:hAnsi="仿宋" w:eastAsia="仿宋"/>
        </w:rPr>
      </w:pPr>
      <w:r>
        <w:rPr>
          <w:rFonts w:hint="eastAsia" w:ascii="仿宋" w:hAnsi="仿宋" w:eastAsia="仿宋"/>
        </w:rPr>
        <w:t>培育超大规模数据要素市场：通过广东省先进存力中心，聚集数据资源，激活数据潜能，促进数据要素市场化可持续、高质量发展。</w:t>
      </w:r>
    </w:p>
    <w:p w14:paraId="249515B2">
      <w:pPr>
        <w:adjustRightInd w:val="0"/>
        <w:snapToGrid w:val="0"/>
        <w:spacing w:line="360" w:lineRule="auto"/>
        <w:ind w:firstLine="440" w:firstLineChars="200"/>
        <w:rPr>
          <w:rFonts w:ascii="仿宋" w:hAnsi="仿宋" w:eastAsia="仿宋"/>
        </w:rPr>
      </w:pPr>
      <w:r>
        <w:rPr>
          <w:rFonts w:hint="eastAsia" w:ascii="仿宋" w:hAnsi="仿宋" w:eastAsia="仿宋"/>
        </w:rPr>
        <w:t>提升数据安全保障能力：广东省先进存力中心将承担起广东省战略安全数据保障的角色，通过存力中心软硬平台的自主可控技术，为广东省筑牢数据安全底线，确保在关键时刻能够提供必要的数据支持和服务。</w:t>
      </w:r>
    </w:p>
    <w:p w14:paraId="3C8F41D0">
      <w:pPr>
        <w:keepNext/>
        <w:keepLines/>
        <w:adjustRightInd w:val="0"/>
        <w:snapToGrid w:val="0"/>
        <w:spacing w:line="360" w:lineRule="auto"/>
        <w:outlineLvl w:val="4"/>
        <w:rPr>
          <w:rFonts w:ascii="仿宋" w:hAnsi="仿宋" w:eastAsia="仿宋"/>
          <w:bCs/>
        </w:rPr>
      </w:pPr>
      <w:r>
        <w:rPr>
          <w:rFonts w:hint="eastAsia" w:ascii="仿宋" w:hAnsi="仿宋" w:eastAsia="仿宋"/>
          <w:bCs/>
        </w:rPr>
        <w:t>（二）建设规模</w:t>
      </w:r>
    </w:p>
    <w:p w14:paraId="418F8851">
      <w:pPr>
        <w:adjustRightInd w:val="0"/>
        <w:snapToGrid w:val="0"/>
        <w:spacing w:line="360" w:lineRule="auto"/>
        <w:ind w:firstLine="440" w:firstLineChars="200"/>
        <w:rPr>
          <w:rFonts w:ascii="仿宋" w:hAnsi="仿宋" w:eastAsia="仿宋"/>
        </w:rPr>
      </w:pPr>
      <w:r>
        <w:rPr>
          <w:rFonts w:hint="eastAsia" w:ascii="仿宋" w:hAnsi="仿宋" w:eastAsia="仿宋"/>
        </w:rPr>
        <w:t>建设广东省先进存力中心，汇聚跨区域、跨层级、跨行业、多模态数据资源，面向全市、全省的政府单位和各类企业提供数据采集、存储、清洗、标准化、标注等数据全生命周期服务，培育韶关市及广东省产业发展新动能。整体方案采用“1+4+N”架构，新建1个以存力中心为载体建设新型数据基础设施，构建4个存力中心运营平台（内容服务管理平台、城市智能感知展示平台、新能源汽车数据服务平台、视频内容服务平台），面向N大应用场景提供服务。</w:t>
      </w:r>
    </w:p>
    <w:p w14:paraId="3319C70D">
      <w:pPr>
        <w:adjustRightInd w:val="0"/>
        <w:snapToGrid w:val="0"/>
        <w:spacing w:line="360" w:lineRule="auto"/>
        <w:ind w:firstLine="440" w:firstLineChars="200"/>
        <w:rPr>
          <w:rFonts w:ascii="仿宋" w:hAnsi="仿宋" w:eastAsia="仿宋"/>
        </w:rPr>
      </w:pPr>
      <w:r>
        <w:rPr>
          <w:rFonts w:hint="eastAsia" w:ascii="仿宋" w:hAnsi="仿宋" w:eastAsia="仿宋"/>
        </w:rPr>
        <w:t>一期在韶关市建设20PB物理容量存力中心，包含部分先进存力（SSD），打造全省先进存力标杆，后续不断填充存力中心资源，逐步扩展存力中心容量至500PB。</w:t>
      </w:r>
    </w:p>
    <w:p w14:paraId="7D341B69">
      <w:pPr>
        <w:keepNext/>
        <w:keepLines/>
        <w:adjustRightInd w:val="0"/>
        <w:snapToGrid w:val="0"/>
        <w:spacing w:line="360" w:lineRule="auto"/>
        <w:outlineLvl w:val="4"/>
        <w:rPr>
          <w:rFonts w:ascii="仿宋" w:hAnsi="仿宋" w:eastAsia="仿宋"/>
          <w:bCs/>
        </w:rPr>
      </w:pPr>
      <w:r>
        <w:rPr>
          <w:rFonts w:hint="eastAsia" w:ascii="仿宋" w:hAnsi="仿宋" w:eastAsia="仿宋"/>
          <w:bCs/>
        </w:rPr>
        <w:t>（三）建设内容</w:t>
      </w:r>
    </w:p>
    <w:p w14:paraId="0FE5A87E">
      <w:pPr>
        <w:adjustRightInd w:val="0"/>
        <w:snapToGrid w:val="0"/>
        <w:spacing w:line="360" w:lineRule="auto"/>
        <w:ind w:firstLine="440" w:firstLineChars="200"/>
        <w:rPr>
          <w:rFonts w:ascii="仿宋" w:hAnsi="仿宋" w:eastAsia="仿宋"/>
        </w:rPr>
      </w:pPr>
      <w:r>
        <w:rPr>
          <w:rFonts w:hint="eastAsia" w:ascii="仿宋" w:hAnsi="仿宋" w:eastAsia="仿宋"/>
        </w:rPr>
        <w:t>1.建设1个新型数据基础设施</w:t>
      </w:r>
    </w:p>
    <w:p w14:paraId="753F5FA2">
      <w:pPr>
        <w:adjustRightInd w:val="0"/>
        <w:snapToGrid w:val="0"/>
        <w:spacing w:line="360" w:lineRule="auto"/>
        <w:ind w:firstLine="440" w:firstLineChars="200"/>
        <w:rPr>
          <w:rFonts w:ascii="仿宋" w:hAnsi="仿宋" w:eastAsia="仿宋"/>
        </w:rPr>
      </w:pPr>
      <w:r>
        <w:rPr>
          <w:rFonts w:hint="eastAsia" w:ascii="仿宋" w:hAnsi="仿宋" w:eastAsia="仿宋"/>
        </w:rPr>
        <w:t>1个新型数据基础设施底座所有软硬件均采用国产化产品，确保平台自主可控；存储层面采用分级存储架构，采用先进介质，实现韶关市乃至广东省数据智能分级流动，降低能源消耗，实现计算、存储、网络、安全资源池化管理，打造以存力为主、近存算力为辅、网络安全配套的安全可信的数据设施底座。</w:t>
      </w:r>
    </w:p>
    <w:p w14:paraId="5EAB3371">
      <w:pPr>
        <w:adjustRightInd w:val="0"/>
        <w:snapToGrid w:val="0"/>
        <w:spacing w:line="360" w:lineRule="auto"/>
        <w:ind w:firstLine="440" w:firstLineChars="200"/>
        <w:rPr>
          <w:rFonts w:ascii="仿宋" w:hAnsi="仿宋" w:eastAsia="仿宋"/>
        </w:rPr>
      </w:pPr>
      <w:r>
        <w:rPr>
          <w:rFonts w:hint="eastAsia" w:ascii="仿宋" w:hAnsi="仿宋" w:eastAsia="仿宋"/>
        </w:rPr>
        <w:t>2.建设4个存力中心运营平台</w:t>
      </w:r>
    </w:p>
    <w:p w14:paraId="0D10C332">
      <w:pPr>
        <w:adjustRightInd w:val="0"/>
        <w:snapToGrid w:val="0"/>
        <w:spacing w:line="360" w:lineRule="auto"/>
        <w:ind w:firstLine="440" w:firstLineChars="200"/>
        <w:rPr>
          <w:rFonts w:ascii="仿宋" w:hAnsi="仿宋" w:eastAsia="仿宋"/>
        </w:rPr>
      </w:pPr>
      <w:r>
        <w:rPr>
          <w:rFonts w:hint="eastAsia" w:ascii="仿宋" w:hAnsi="仿宋" w:eastAsia="仿宋"/>
        </w:rPr>
        <w:t>开发部署广东省先进存力中心运营平台（含内容服务管理平台、城市智能感知展示平台、新能源汽车数据服务平台、视频内容服务平台等系统），汇聚跨区域、跨层级、跨行业、多模态数据资源，面向全市、全省的政府单位和各类企业提供数据采集、存储、清洗、标准化、标注等数据全生命周期服务，培育韶关市及广东省产业发展新动能。</w:t>
      </w:r>
    </w:p>
    <w:p w14:paraId="6C855AE8">
      <w:pPr>
        <w:adjustRightInd w:val="0"/>
        <w:snapToGrid w:val="0"/>
        <w:spacing w:line="360" w:lineRule="auto"/>
        <w:ind w:firstLine="440" w:firstLineChars="200"/>
        <w:rPr>
          <w:rFonts w:ascii="仿宋" w:hAnsi="仿宋" w:eastAsia="仿宋"/>
        </w:rPr>
      </w:pPr>
      <w:r>
        <w:rPr>
          <w:rFonts w:hint="eastAsia" w:ascii="仿宋" w:hAnsi="仿宋" w:eastAsia="仿宋"/>
        </w:rPr>
        <w:t>3.面向N个应用场景提供创新数据服务能力</w:t>
      </w:r>
    </w:p>
    <w:p w14:paraId="113BB02A">
      <w:pPr>
        <w:adjustRightInd w:val="0"/>
        <w:snapToGrid w:val="0"/>
        <w:spacing w:line="360" w:lineRule="auto"/>
        <w:ind w:firstLine="440" w:firstLineChars="200"/>
        <w:rPr>
          <w:rFonts w:ascii="仿宋" w:hAnsi="仿宋" w:eastAsia="仿宋"/>
        </w:rPr>
      </w:pPr>
      <w:r>
        <w:rPr>
          <w:rFonts w:hint="eastAsia" w:ascii="仿宋" w:hAnsi="仿宋" w:eastAsia="仿宋"/>
        </w:rPr>
        <w:t>数据要素保障基地围绕政务服务、现代农业、文化旅游、交通运输、科技创新、工业制造、医疗健康、应急管理、气象服务、城市治理、绿色低碳等行业和领域构建高质量数据集，支撑数字经济发展、数据要素市场化、数据要素X行业推进。发挥韶关市乃至广东省海量数据资源、丰富应用场景等多重优势，数据赋能实体经济发展、提高全要素生产率，实现数据要素价值的放大、叠加、倍增。通过多行业、多元数据融合，扩大数据规模、丰富数据类型、创新数据应用，催生新产业、新模式，培育经济发展新动能。</w:t>
      </w:r>
    </w:p>
    <w:p w14:paraId="4B252AF3">
      <w:pPr>
        <w:spacing w:line="360" w:lineRule="auto"/>
        <w:outlineLvl w:val="2"/>
        <w:rPr>
          <w:rFonts w:ascii="仿宋" w:hAnsi="仿宋" w:eastAsia="仿宋"/>
          <w:b/>
          <w:bCs/>
        </w:rPr>
      </w:pPr>
      <w:r>
        <w:rPr>
          <w:rFonts w:hint="eastAsia" w:ascii="仿宋" w:hAnsi="仿宋" w:eastAsia="仿宋"/>
          <w:b/>
          <w:bCs/>
        </w:rPr>
        <w:t>二、采购清单及技术与服务要求</w:t>
      </w:r>
    </w:p>
    <w:p w14:paraId="02D274DE">
      <w:pPr>
        <w:spacing w:line="360" w:lineRule="auto"/>
        <w:outlineLvl w:val="3"/>
        <w:rPr>
          <w:rFonts w:ascii="仿宋" w:hAnsi="仿宋" w:eastAsia="仿宋"/>
          <w:b/>
          <w:bCs/>
        </w:rPr>
      </w:pPr>
      <w:r>
        <w:rPr>
          <w:rFonts w:hint="eastAsia" w:ascii="仿宋" w:hAnsi="仿宋" w:eastAsia="仿宋"/>
          <w:b/>
          <w:bCs/>
        </w:rPr>
        <w:t>（一）采购清单</w:t>
      </w:r>
    </w:p>
    <w:tbl>
      <w:tblPr>
        <w:tblStyle w:val="49"/>
        <w:tblW w:w="99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776"/>
        <w:gridCol w:w="1883"/>
        <w:gridCol w:w="3217"/>
        <w:gridCol w:w="867"/>
        <w:gridCol w:w="901"/>
        <w:gridCol w:w="656"/>
      </w:tblGrid>
      <w:tr w14:paraId="4F3E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656" w:type="dxa"/>
            <w:vMerge w:val="restart"/>
            <w:noWrap/>
            <w:vAlign w:val="center"/>
          </w:tcPr>
          <w:p w14:paraId="1881721D">
            <w:pPr>
              <w:widowControl/>
              <w:snapToGrid w:val="0"/>
              <w:jc w:val="center"/>
              <w:rPr>
                <w:rFonts w:ascii="仿宋" w:hAnsi="仿宋" w:eastAsia="仿宋"/>
              </w:rPr>
            </w:pPr>
            <w:r>
              <w:rPr>
                <w:rFonts w:hint="eastAsia" w:ascii="仿宋" w:hAnsi="仿宋" w:eastAsia="仿宋"/>
              </w:rPr>
              <w:t>序号</w:t>
            </w:r>
          </w:p>
        </w:tc>
        <w:tc>
          <w:tcPr>
            <w:tcW w:w="3659" w:type="dxa"/>
            <w:gridSpan w:val="2"/>
            <w:vMerge w:val="restart"/>
            <w:noWrap/>
            <w:vAlign w:val="center"/>
          </w:tcPr>
          <w:p w14:paraId="7B23B800">
            <w:pPr>
              <w:widowControl/>
              <w:snapToGrid w:val="0"/>
              <w:jc w:val="center"/>
              <w:rPr>
                <w:rFonts w:ascii="仿宋" w:hAnsi="仿宋" w:eastAsia="仿宋"/>
              </w:rPr>
            </w:pPr>
            <w:r>
              <w:rPr>
                <w:rFonts w:hint="eastAsia" w:ascii="仿宋" w:hAnsi="仿宋" w:eastAsia="仿宋"/>
              </w:rPr>
              <w:t>系统名称</w:t>
            </w:r>
          </w:p>
        </w:tc>
        <w:tc>
          <w:tcPr>
            <w:tcW w:w="3217" w:type="dxa"/>
            <w:vMerge w:val="restart"/>
            <w:noWrap/>
            <w:vAlign w:val="center"/>
          </w:tcPr>
          <w:p w14:paraId="74E0D9C5">
            <w:pPr>
              <w:widowControl/>
              <w:snapToGrid w:val="0"/>
              <w:jc w:val="center"/>
              <w:rPr>
                <w:rFonts w:ascii="仿宋" w:hAnsi="仿宋" w:eastAsia="仿宋"/>
              </w:rPr>
            </w:pPr>
            <w:r>
              <w:rPr>
                <w:rFonts w:hint="eastAsia" w:ascii="仿宋" w:hAnsi="仿宋" w:eastAsia="仿宋"/>
              </w:rPr>
              <w:t>功能模块</w:t>
            </w:r>
          </w:p>
        </w:tc>
        <w:tc>
          <w:tcPr>
            <w:tcW w:w="867" w:type="dxa"/>
            <w:vMerge w:val="restart"/>
            <w:noWrap/>
            <w:vAlign w:val="center"/>
          </w:tcPr>
          <w:p w14:paraId="0E4E5724">
            <w:pPr>
              <w:widowControl/>
              <w:snapToGrid w:val="0"/>
              <w:jc w:val="center"/>
              <w:rPr>
                <w:rFonts w:ascii="仿宋" w:hAnsi="仿宋" w:eastAsia="仿宋"/>
              </w:rPr>
            </w:pPr>
            <w:r>
              <w:rPr>
                <w:rFonts w:hint="eastAsia" w:ascii="仿宋" w:hAnsi="仿宋" w:eastAsia="仿宋"/>
              </w:rPr>
              <w:t>数量</w:t>
            </w:r>
          </w:p>
        </w:tc>
        <w:tc>
          <w:tcPr>
            <w:tcW w:w="901" w:type="dxa"/>
            <w:vMerge w:val="restart"/>
            <w:noWrap/>
            <w:vAlign w:val="center"/>
          </w:tcPr>
          <w:p w14:paraId="2D51EBAA">
            <w:pPr>
              <w:widowControl/>
              <w:snapToGrid w:val="0"/>
              <w:jc w:val="center"/>
              <w:rPr>
                <w:rFonts w:ascii="仿宋" w:hAnsi="仿宋" w:eastAsia="仿宋"/>
              </w:rPr>
            </w:pPr>
            <w:r>
              <w:rPr>
                <w:rFonts w:hint="eastAsia" w:ascii="仿宋" w:hAnsi="仿宋" w:eastAsia="仿宋"/>
              </w:rPr>
              <w:t>单位</w:t>
            </w:r>
          </w:p>
        </w:tc>
        <w:tc>
          <w:tcPr>
            <w:tcW w:w="656" w:type="dxa"/>
            <w:vMerge w:val="restart"/>
            <w:noWrap/>
            <w:vAlign w:val="center"/>
          </w:tcPr>
          <w:p w14:paraId="3D09FA30">
            <w:pPr>
              <w:widowControl/>
              <w:snapToGrid w:val="0"/>
              <w:jc w:val="center"/>
              <w:rPr>
                <w:rFonts w:ascii="仿宋" w:hAnsi="仿宋" w:eastAsia="仿宋"/>
              </w:rPr>
            </w:pPr>
            <w:r>
              <w:rPr>
                <w:rFonts w:hint="eastAsia" w:ascii="仿宋" w:hAnsi="仿宋" w:eastAsia="仿宋"/>
              </w:rPr>
              <w:t>备注</w:t>
            </w:r>
          </w:p>
        </w:tc>
      </w:tr>
      <w:tr w14:paraId="56E47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656" w:type="dxa"/>
            <w:vMerge w:val="continue"/>
            <w:vAlign w:val="center"/>
          </w:tcPr>
          <w:p w14:paraId="7B6C0681">
            <w:pPr>
              <w:widowControl/>
              <w:snapToGrid w:val="0"/>
              <w:rPr>
                <w:rFonts w:ascii="仿宋" w:hAnsi="仿宋" w:eastAsia="仿宋"/>
              </w:rPr>
            </w:pPr>
          </w:p>
        </w:tc>
        <w:tc>
          <w:tcPr>
            <w:tcW w:w="3659" w:type="dxa"/>
            <w:gridSpan w:val="2"/>
            <w:vMerge w:val="continue"/>
            <w:vAlign w:val="center"/>
          </w:tcPr>
          <w:p w14:paraId="5CE8A886">
            <w:pPr>
              <w:widowControl/>
              <w:snapToGrid w:val="0"/>
              <w:rPr>
                <w:rFonts w:ascii="仿宋" w:hAnsi="仿宋" w:eastAsia="仿宋"/>
              </w:rPr>
            </w:pPr>
          </w:p>
        </w:tc>
        <w:tc>
          <w:tcPr>
            <w:tcW w:w="3217" w:type="dxa"/>
            <w:vMerge w:val="continue"/>
            <w:vAlign w:val="center"/>
          </w:tcPr>
          <w:p w14:paraId="2D81E498">
            <w:pPr>
              <w:widowControl/>
              <w:snapToGrid w:val="0"/>
              <w:rPr>
                <w:rFonts w:ascii="仿宋" w:hAnsi="仿宋" w:eastAsia="仿宋"/>
              </w:rPr>
            </w:pPr>
          </w:p>
        </w:tc>
        <w:tc>
          <w:tcPr>
            <w:tcW w:w="867" w:type="dxa"/>
            <w:vMerge w:val="continue"/>
            <w:vAlign w:val="center"/>
          </w:tcPr>
          <w:p w14:paraId="1DFACB2A">
            <w:pPr>
              <w:widowControl/>
              <w:snapToGrid w:val="0"/>
              <w:rPr>
                <w:rFonts w:ascii="仿宋" w:hAnsi="仿宋" w:eastAsia="仿宋"/>
              </w:rPr>
            </w:pPr>
          </w:p>
        </w:tc>
        <w:tc>
          <w:tcPr>
            <w:tcW w:w="901" w:type="dxa"/>
            <w:vMerge w:val="continue"/>
            <w:vAlign w:val="center"/>
          </w:tcPr>
          <w:p w14:paraId="6B9DA860">
            <w:pPr>
              <w:widowControl/>
              <w:snapToGrid w:val="0"/>
              <w:rPr>
                <w:rFonts w:ascii="仿宋" w:hAnsi="仿宋" w:eastAsia="仿宋"/>
              </w:rPr>
            </w:pPr>
          </w:p>
        </w:tc>
        <w:tc>
          <w:tcPr>
            <w:tcW w:w="656" w:type="dxa"/>
            <w:vMerge w:val="continue"/>
            <w:vAlign w:val="center"/>
          </w:tcPr>
          <w:p w14:paraId="76BA661D">
            <w:pPr>
              <w:widowControl/>
              <w:snapToGrid w:val="0"/>
              <w:rPr>
                <w:rFonts w:ascii="仿宋" w:hAnsi="仿宋" w:eastAsia="仿宋"/>
              </w:rPr>
            </w:pPr>
          </w:p>
        </w:tc>
      </w:tr>
      <w:tr w14:paraId="2B4F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AEA5EE7">
            <w:pPr>
              <w:widowControl/>
              <w:snapToGrid w:val="0"/>
              <w:jc w:val="center"/>
              <w:rPr>
                <w:rFonts w:ascii="仿宋" w:hAnsi="仿宋" w:eastAsia="仿宋"/>
              </w:rPr>
            </w:pPr>
            <w:r>
              <w:rPr>
                <w:rFonts w:hint="eastAsia" w:ascii="仿宋" w:hAnsi="仿宋" w:eastAsia="仿宋"/>
              </w:rPr>
              <w:t>1</w:t>
            </w:r>
          </w:p>
        </w:tc>
        <w:tc>
          <w:tcPr>
            <w:tcW w:w="1776" w:type="dxa"/>
            <w:vMerge w:val="restart"/>
            <w:vAlign w:val="center"/>
          </w:tcPr>
          <w:p w14:paraId="5D94623D">
            <w:pPr>
              <w:widowControl/>
              <w:snapToGrid w:val="0"/>
              <w:jc w:val="center"/>
              <w:rPr>
                <w:rFonts w:ascii="仿宋" w:hAnsi="仿宋" w:eastAsia="仿宋"/>
              </w:rPr>
            </w:pPr>
            <w:r>
              <w:rPr>
                <w:rFonts w:hint="eastAsia" w:ascii="仿宋" w:hAnsi="仿宋" w:eastAsia="仿宋"/>
              </w:rPr>
              <w:t>存力中心基础设施</w:t>
            </w:r>
          </w:p>
        </w:tc>
        <w:tc>
          <w:tcPr>
            <w:tcW w:w="1883" w:type="dxa"/>
            <w:vMerge w:val="restart"/>
            <w:noWrap/>
            <w:vAlign w:val="center"/>
          </w:tcPr>
          <w:p w14:paraId="5699DE67">
            <w:pPr>
              <w:widowControl/>
              <w:snapToGrid w:val="0"/>
              <w:jc w:val="center"/>
              <w:rPr>
                <w:rFonts w:ascii="仿宋" w:hAnsi="仿宋" w:eastAsia="仿宋"/>
              </w:rPr>
            </w:pPr>
            <w:r>
              <w:rPr>
                <w:rFonts w:hint="eastAsia" w:ascii="仿宋" w:hAnsi="仿宋" w:eastAsia="仿宋"/>
              </w:rPr>
              <w:t>存储资源</w:t>
            </w:r>
          </w:p>
        </w:tc>
        <w:tc>
          <w:tcPr>
            <w:tcW w:w="3217" w:type="dxa"/>
            <w:noWrap/>
            <w:vAlign w:val="center"/>
          </w:tcPr>
          <w:p w14:paraId="6D250F67">
            <w:pPr>
              <w:widowControl/>
              <w:snapToGrid w:val="0"/>
              <w:jc w:val="center"/>
              <w:rPr>
                <w:rFonts w:ascii="仿宋" w:hAnsi="仿宋" w:eastAsia="仿宋"/>
              </w:rPr>
            </w:pPr>
            <w:r>
              <w:rPr>
                <w:rFonts w:hint="eastAsia" w:ascii="仿宋" w:hAnsi="仿宋" w:eastAsia="仿宋"/>
              </w:rPr>
              <w:t>分布式存储对象-HDD</w:t>
            </w:r>
          </w:p>
        </w:tc>
        <w:tc>
          <w:tcPr>
            <w:tcW w:w="867" w:type="dxa"/>
            <w:noWrap/>
            <w:vAlign w:val="center"/>
          </w:tcPr>
          <w:p w14:paraId="70685ABD">
            <w:pPr>
              <w:widowControl/>
              <w:snapToGrid w:val="0"/>
              <w:jc w:val="center"/>
              <w:rPr>
                <w:rFonts w:ascii="仿宋" w:hAnsi="仿宋" w:eastAsia="仿宋"/>
              </w:rPr>
            </w:pPr>
            <w:r>
              <w:rPr>
                <w:rFonts w:hint="eastAsia" w:ascii="仿宋" w:hAnsi="仿宋" w:eastAsia="仿宋"/>
              </w:rPr>
              <w:t>14</w:t>
            </w:r>
          </w:p>
        </w:tc>
        <w:tc>
          <w:tcPr>
            <w:tcW w:w="901" w:type="dxa"/>
            <w:noWrap/>
            <w:vAlign w:val="center"/>
          </w:tcPr>
          <w:p w14:paraId="29A1CB1E">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765193E9">
            <w:pPr>
              <w:widowControl/>
              <w:snapToGrid w:val="0"/>
              <w:jc w:val="center"/>
              <w:rPr>
                <w:rFonts w:ascii="仿宋" w:hAnsi="仿宋" w:eastAsia="仿宋"/>
              </w:rPr>
            </w:pPr>
          </w:p>
        </w:tc>
      </w:tr>
      <w:tr w14:paraId="6100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D82097B">
            <w:pPr>
              <w:widowControl/>
              <w:snapToGrid w:val="0"/>
              <w:jc w:val="center"/>
              <w:rPr>
                <w:rFonts w:ascii="仿宋" w:hAnsi="仿宋" w:eastAsia="仿宋"/>
              </w:rPr>
            </w:pPr>
            <w:r>
              <w:rPr>
                <w:rFonts w:hint="eastAsia" w:ascii="仿宋" w:hAnsi="仿宋" w:eastAsia="仿宋"/>
              </w:rPr>
              <w:t>2</w:t>
            </w:r>
          </w:p>
        </w:tc>
        <w:tc>
          <w:tcPr>
            <w:tcW w:w="1776" w:type="dxa"/>
            <w:vMerge w:val="continue"/>
            <w:vAlign w:val="center"/>
          </w:tcPr>
          <w:p w14:paraId="4F5D8E88">
            <w:pPr>
              <w:widowControl/>
              <w:snapToGrid w:val="0"/>
              <w:rPr>
                <w:rFonts w:ascii="仿宋" w:hAnsi="仿宋" w:eastAsia="仿宋"/>
              </w:rPr>
            </w:pPr>
          </w:p>
        </w:tc>
        <w:tc>
          <w:tcPr>
            <w:tcW w:w="1883" w:type="dxa"/>
            <w:vMerge w:val="continue"/>
            <w:vAlign w:val="center"/>
          </w:tcPr>
          <w:p w14:paraId="2E6298CF">
            <w:pPr>
              <w:widowControl/>
              <w:snapToGrid w:val="0"/>
              <w:rPr>
                <w:rFonts w:ascii="仿宋" w:hAnsi="仿宋" w:eastAsia="仿宋"/>
              </w:rPr>
            </w:pPr>
          </w:p>
        </w:tc>
        <w:tc>
          <w:tcPr>
            <w:tcW w:w="3217" w:type="dxa"/>
            <w:noWrap/>
            <w:vAlign w:val="center"/>
          </w:tcPr>
          <w:p w14:paraId="759F5075">
            <w:pPr>
              <w:widowControl/>
              <w:snapToGrid w:val="0"/>
              <w:jc w:val="center"/>
              <w:rPr>
                <w:rFonts w:ascii="仿宋" w:hAnsi="仿宋" w:eastAsia="仿宋"/>
              </w:rPr>
            </w:pPr>
            <w:r>
              <w:rPr>
                <w:rFonts w:hint="eastAsia" w:ascii="仿宋" w:hAnsi="仿宋" w:eastAsia="仿宋"/>
              </w:rPr>
              <w:t>视频存储-HDD</w:t>
            </w:r>
          </w:p>
        </w:tc>
        <w:tc>
          <w:tcPr>
            <w:tcW w:w="867" w:type="dxa"/>
            <w:noWrap/>
            <w:vAlign w:val="center"/>
          </w:tcPr>
          <w:p w14:paraId="136CB32D">
            <w:pPr>
              <w:widowControl/>
              <w:snapToGrid w:val="0"/>
              <w:jc w:val="center"/>
              <w:rPr>
                <w:rFonts w:ascii="仿宋" w:hAnsi="仿宋" w:eastAsia="仿宋"/>
              </w:rPr>
            </w:pPr>
            <w:r>
              <w:rPr>
                <w:rFonts w:hint="eastAsia" w:ascii="仿宋" w:hAnsi="仿宋" w:eastAsia="仿宋"/>
              </w:rPr>
              <w:t>8</w:t>
            </w:r>
          </w:p>
        </w:tc>
        <w:tc>
          <w:tcPr>
            <w:tcW w:w="901" w:type="dxa"/>
            <w:noWrap/>
            <w:vAlign w:val="center"/>
          </w:tcPr>
          <w:p w14:paraId="4FF69FCB">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2A0F6FF8">
            <w:pPr>
              <w:widowControl/>
              <w:snapToGrid w:val="0"/>
              <w:jc w:val="center"/>
              <w:rPr>
                <w:rFonts w:ascii="仿宋" w:hAnsi="仿宋" w:eastAsia="仿宋"/>
              </w:rPr>
            </w:pPr>
          </w:p>
        </w:tc>
      </w:tr>
      <w:tr w14:paraId="0E00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375F91C">
            <w:pPr>
              <w:widowControl/>
              <w:snapToGrid w:val="0"/>
              <w:jc w:val="center"/>
              <w:rPr>
                <w:rFonts w:ascii="仿宋" w:hAnsi="仿宋" w:eastAsia="仿宋"/>
              </w:rPr>
            </w:pPr>
            <w:r>
              <w:rPr>
                <w:rFonts w:hint="eastAsia" w:ascii="仿宋" w:hAnsi="仿宋" w:eastAsia="仿宋"/>
              </w:rPr>
              <w:t>3</w:t>
            </w:r>
          </w:p>
        </w:tc>
        <w:tc>
          <w:tcPr>
            <w:tcW w:w="1776" w:type="dxa"/>
            <w:vMerge w:val="continue"/>
            <w:vAlign w:val="center"/>
          </w:tcPr>
          <w:p w14:paraId="3398A90F">
            <w:pPr>
              <w:widowControl/>
              <w:snapToGrid w:val="0"/>
              <w:rPr>
                <w:rFonts w:ascii="仿宋" w:hAnsi="仿宋" w:eastAsia="仿宋"/>
              </w:rPr>
            </w:pPr>
          </w:p>
        </w:tc>
        <w:tc>
          <w:tcPr>
            <w:tcW w:w="1883" w:type="dxa"/>
            <w:vMerge w:val="continue"/>
            <w:vAlign w:val="center"/>
          </w:tcPr>
          <w:p w14:paraId="7838FE92">
            <w:pPr>
              <w:widowControl/>
              <w:snapToGrid w:val="0"/>
              <w:rPr>
                <w:rFonts w:ascii="仿宋" w:hAnsi="仿宋" w:eastAsia="仿宋"/>
              </w:rPr>
            </w:pPr>
          </w:p>
        </w:tc>
        <w:tc>
          <w:tcPr>
            <w:tcW w:w="3217" w:type="dxa"/>
            <w:noWrap/>
            <w:vAlign w:val="center"/>
          </w:tcPr>
          <w:p w14:paraId="4959F8BC">
            <w:pPr>
              <w:widowControl/>
              <w:snapToGrid w:val="0"/>
              <w:jc w:val="center"/>
              <w:rPr>
                <w:rFonts w:ascii="仿宋" w:hAnsi="仿宋" w:eastAsia="仿宋"/>
              </w:rPr>
            </w:pPr>
            <w:r>
              <w:rPr>
                <w:rFonts w:hint="eastAsia" w:ascii="仿宋" w:hAnsi="仿宋" w:eastAsia="仿宋"/>
              </w:rPr>
              <w:t>分布式存储SAN-SSD</w:t>
            </w:r>
          </w:p>
        </w:tc>
        <w:tc>
          <w:tcPr>
            <w:tcW w:w="867" w:type="dxa"/>
            <w:noWrap/>
            <w:vAlign w:val="center"/>
          </w:tcPr>
          <w:p w14:paraId="0FA95241">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40CA7C4C">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5BC8A2CA">
            <w:pPr>
              <w:widowControl/>
              <w:snapToGrid w:val="0"/>
              <w:jc w:val="center"/>
              <w:rPr>
                <w:rFonts w:ascii="仿宋" w:hAnsi="仿宋" w:eastAsia="仿宋"/>
              </w:rPr>
            </w:pPr>
          </w:p>
        </w:tc>
      </w:tr>
      <w:tr w14:paraId="4A88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A7A4F45">
            <w:pPr>
              <w:widowControl/>
              <w:snapToGrid w:val="0"/>
              <w:jc w:val="center"/>
              <w:rPr>
                <w:rFonts w:ascii="仿宋" w:hAnsi="仿宋" w:eastAsia="仿宋"/>
              </w:rPr>
            </w:pPr>
            <w:r>
              <w:rPr>
                <w:rFonts w:hint="eastAsia" w:ascii="仿宋" w:hAnsi="仿宋" w:eastAsia="仿宋"/>
              </w:rPr>
              <w:t>4</w:t>
            </w:r>
          </w:p>
        </w:tc>
        <w:tc>
          <w:tcPr>
            <w:tcW w:w="1776" w:type="dxa"/>
            <w:vMerge w:val="continue"/>
            <w:vAlign w:val="center"/>
          </w:tcPr>
          <w:p w14:paraId="13499272">
            <w:pPr>
              <w:widowControl/>
              <w:snapToGrid w:val="0"/>
              <w:rPr>
                <w:rFonts w:ascii="仿宋" w:hAnsi="仿宋" w:eastAsia="仿宋"/>
              </w:rPr>
            </w:pPr>
          </w:p>
        </w:tc>
        <w:tc>
          <w:tcPr>
            <w:tcW w:w="1883" w:type="dxa"/>
            <w:vMerge w:val="continue"/>
            <w:vAlign w:val="center"/>
          </w:tcPr>
          <w:p w14:paraId="791F6D85">
            <w:pPr>
              <w:widowControl/>
              <w:snapToGrid w:val="0"/>
              <w:rPr>
                <w:rFonts w:ascii="仿宋" w:hAnsi="仿宋" w:eastAsia="仿宋"/>
              </w:rPr>
            </w:pPr>
          </w:p>
        </w:tc>
        <w:tc>
          <w:tcPr>
            <w:tcW w:w="3217" w:type="dxa"/>
            <w:noWrap/>
            <w:vAlign w:val="center"/>
          </w:tcPr>
          <w:p w14:paraId="3CF61603">
            <w:pPr>
              <w:widowControl/>
              <w:snapToGrid w:val="0"/>
              <w:jc w:val="center"/>
              <w:rPr>
                <w:rFonts w:ascii="仿宋" w:hAnsi="仿宋" w:eastAsia="仿宋"/>
              </w:rPr>
            </w:pPr>
            <w:r>
              <w:rPr>
                <w:rFonts w:hint="eastAsia" w:ascii="仿宋" w:hAnsi="仿宋" w:eastAsia="仿宋"/>
              </w:rPr>
              <w:t>分布式存储SAN-HDD</w:t>
            </w:r>
          </w:p>
        </w:tc>
        <w:tc>
          <w:tcPr>
            <w:tcW w:w="867" w:type="dxa"/>
            <w:noWrap/>
            <w:vAlign w:val="center"/>
          </w:tcPr>
          <w:p w14:paraId="2C5E6BF5">
            <w:pPr>
              <w:widowControl/>
              <w:snapToGrid w:val="0"/>
              <w:jc w:val="center"/>
              <w:rPr>
                <w:rFonts w:ascii="仿宋" w:hAnsi="仿宋" w:eastAsia="仿宋"/>
              </w:rPr>
            </w:pPr>
            <w:r>
              <w:rPr>
                <w:rFonts w:hint="eastAsia" w:ascii="仿宋" w:hAnsi="仿宋" w:eastAsia="仿宋"/>
              </w:rPr>
              <w:t>5</w:t>
            </w:r>
          </w:p>
        </w:tc>
        <w:tc>
          <w:tcPr>
            <w:tcW w:w="901" w:type="dxa"/>
            <w:noWrap/>
            <w:vAlign w:val="center"/>
          </w:tcPr>
          <w:p w14:paraId="71AA0B0F">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1D61BF18">
            <w:pPr>
              <w:widowControl/>
              <w:snapToGrid w:val="0"/>
              <w:jc w:val="center"/>
              <w:rPr>
                <w:rFonts w:ascii="仿宋" w:hAnsi="仿宋" w:eastAsia="仿宋"/>
              </w:rPr>
            </w:pPr>
          </w:p>
        </w:tc>
      </w:tr>
      <w:tr w14:paraId="756A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05D5622">
            <w:pPr>
              <w:widowControl/>
              <w:snapToGrid w:val="0"/>
              <w:jc w:val="center"/>
              <w:rPr>
                <w:rFonts w:ascii="仿宋" w:hAnsi="仿宋" w:eastAsia="仿宋"/>
              </w:rPr>
            </w:pPr>
            <w:r>
              <w:rPr>
                <w:rFonts w:hint="eastAsia" w:ascii="仿宋" w:hAnsi="仿宋" w:eastAsia="仿宋"/>
              </w:rPr>
              <w:t>5</w:t>
            </w:r>
          </w:p>
        </w:tc>
        <w:tc>
          <w:tcPr>
            <w:tcW w:w="1776" w:type="dxa"/>
            <w:vMerge w:val="continue"/>
            <w:vAlign w:val="center"/>
          </w:tcPr>
          <w:p w14:paraId="44899BD4">
            <w:pPr>
              <w:widowControl/>
              <w:snapToGrid w:val="0"/>
              <w:rPr>
                <w:rFonts w:ascii="仿宋" w:hAnsi="仿宋" w:eastAsia="仿宋"/>
              </w:rPr>
            </w:pPr>
          </w:p>
        </w:tc>
        <w:tc>
          <w:tcPr>
            <w:tcW w:w="1883" w:type="dxa"/>
            <w:vMerge w:val="continue"/>
            <w:vAlign w:val="center"/>
          </w:tcPr>
          <w:p w14:paraId="75EA8D1A">
            <w:pPr>
              <w:widowControl/>
              <w:snapToGrid w:val="0"/>
              <w:rPr>
                <w:rFonts w:ascii="仿宋" w:hAnsi="仿宋" w:eastAsia="仿宋"/>
              </w:rPr>
            </w:pPr>
          </w:p>
        </w:tc>
        <w:tc>
          <w:tcPr>
            <w:tcW w:w="3217" w:type="dxa"/>
            <w:noWrap/>
            <w:vAlign w:val="center"/>
          </w:tcPr>
          <w:p w14:paraId="18C8605F">
            <w:pPr>
              <w:widowControl/>
              <w:snapToGrid w:val="0"/>
              <w:jc w:val="center"/>
              <w:rPr>
                <w:rFonts w:ascii="仿宋" w:hAnsi="仿宋" w:eastAsia="仿宋"/>
              </w:rPr>
            </w:pPr>
            <w:r>
              <w:rPr>
                <w:rFonts w:hint="eastAsia" w:ascii="仿宋" w:hAnsi="仿宋" w:eastAsia="仿宋"/>
              </w:rPr>
              <w:t>数据库全闪存储</w:t>
            </w:r>
          </w:p>
        </w:tc>
        <w:tc>
          <w:tcPr>
            <w:tcW w:w="867" w:type="dxa"/>
            <w:noWrap/>
            <w:vAlign w:val="center"/>
          </w:tcPr>
          <w:p w14:paraId="565CBE21">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0748859">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2C99C07D">
            <w:pPr>
              <w:widowControl/>
              <w:snapToGrid w:val="0"/>
              <w:jc w:val="center"/>
              <w:rPr>
                <w:rFonts w:ascii="仿宋" w:hAnsi="仿宋" w:eastAsia="仿宋"/>
              </w:rPr>
            </w:pPr>
          </w:p>
        </w:tc>
      </w:tr>
      <w:tr w14:paraId="4713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4E4811C">
            <w:pPr>
              <w:widowControl/>
              <w:snapToGrid w:val="0"/>
              <w:jc w:val="center"/>
              <w:rPr>
                <w:rFonts w:ascii="仿宋" w:hAnsi="仿宋" w:eastAsia="仿宋"/>
              </w:rPr>
            </w:pPr>
            <w:r>
              <w:rPr>
                <w:rFonts w:hint="eastAsia" w:ascii="仿宋" w:hAnsi="仿宋" w:eastAsia="仿宋"/>
              </w:rPr>
              <w:t>6</w:t>
            </w:r>
          </w:p>
        </w:tc>
        <w:tc>
          <w:tcPr>
            <w:tcW w:w="1776" w:type="dxa"/>
            <w:vMerge w:val="continue"/>
            <w:vAlign w:val="center"/>
          </w:tcPr>
          <w:p w14:paraId="248102DB">
            <w:pPr>
              <w:widowControl/>
              <w:snapToGrid w:val="0"/>
              <w:rPr>
                <w:rFonts w:ascii="仿宋" w:hAnsi="仿宋" w:eastAsia="仿宋"/>
              </w:rPr>
            </w:pPr>
          </w:p>
        </w:tc>
        <w:tc>
          <w:tcPr>
            <w:tcW w:w="1883" w:type="dxa"/>
            <w:vMerge w:val="continue"/>
            <w:vAlign w:val="center"/>
          </w:tcPr>
          <w:p w14:paraId="74B17C7B">
            <w:pPr>
              <w:widowControl/>
              <w:snapToGrid w:val="0"/>
              <w:rPr>
                <w:rFonts w:ascii="仿宋" w:hAnsi="仿宋" w:eastAsia="仿宋"/>
              </w:rPr>
            </w:pPr>
          </w:p>
        </w:tc>
        <w:tc>
          <w:tcPr>
            <w:tcW w:w="3217" w:type="dxa"/>
            <w:noWrap/>
            <w:vAlign w:val="center"/>
          </w:tcPr>
          <w:p w14:paraId="79A8AAC0">
            <w:pPr>
              <w:widowControl/>
              <w:snapToGrid w:val="0"/>
              <w:jc w:val="center"/>
              <w:rPr>
                <w:rFonts w:ascii="仿宋" w:hAnsi="仿宋" w:eastAsia="仿宋"/>
              </w:rPr>
            </w:pPr>
            <w:r>
              <w:rPr>
                <w:rFonts w:hint="eastAsia" w:ascii="仿宋" w:hAnsi="仿宋" w:eastAsia="仿宋"/>
              </w:rPr>
              <w:t>备份存储</w:t>
            </w:r>
          </w:p>
        </w:tc>
        <w:tc>
          <w:tcPr>
            <w:tcW w:w="867" w:type="dxa"/>
            <w:noWrap/>
            <w:vAlign w:val="center"/>
          </w:tcPr>
          <w:p w14:paraId="016A3B4A">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1BBDA29">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5C217FDD">
            <w:pPr>
              <w:widowControl/>
              <w:snapToGrid w:val="0"/>
              <w:jc w:val="center"/>
              <w:rPr>
                <w:rFonts w:ascii="仿宋" w:hAnsi="仿宋" w:eastAsia="仿宋"/>
              </w:rPr>
            </w:pPr>
          </w:p>
        </w:tc>
      </w:tr>
      <w:tr w14:paraId="117B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FD75538">
            <w:pPr>
              <w:widowControl/>
              <w:snapToGrid w:val="0"/>
              <w:jc w:val="center"/>
              <w:rPr>
                <w:rFonts w:ascii="仿宋" w:hAnsi="仿宋" w:eastAsia="仿宋"/>
              </w:rPr>
            </w:pPr>
            <w:r>
              <w:rPr>
                <w:rFonts w:hint="eastAsia" w:ascii="仿宋" w:hAnsi="仿宋" w:eastAsia="仿宋"/>
              </w:rPr>
              <w:t>7</w:t>
            </w:r>
          </w:p>
        </w:tc>
        <w:tc>
          <w:tcPr>
            <w:tcW w:w="1776" w:type="dxa"/>
            <w:vMerge w:val="continue"/>
            <w:vAlign w:val="center"/>
          </w:tcPr>
          <w:p w14:paraId="28256CFB">
            <w:pPr>
              <w:widowControl/>
              <w:snapToGrid w:val="0"/>
              <w:rPr>
                <w:rFonts w:ascii="仿宋" w:hAnsi="仿宋" w:eastAsia="仿宋"/>
              </w:rPr>
            </w:pPr>
          </w:p>
        </w:tc>
        <w:tc>
          <w:tcPr>
            <w:tcW w:w="1883" w:type="dxa"/>
            <w:noWrap/>
            <w:vAlign w:val="center"/>
          </w:tcPr>
          <w:p w14:paraId="4681C356">
            <w:pPr>
              <w:widowControl/>
              <w:snapToGrid w:val="0"/>
              <w:jc w:val="center"/>
              <w:rPr>
                <w:rFonts w:ascii="仿宋" w:hAnsi="仿宋" w:eastAsia="仿宋"/>
              </w:rPr>
            </w:pPr>
            <w:r>
              <w:rPr>
                <w:rFonts w:hint="eastAsia" w:ascii="仿宋" w:hAnsi="仿宋" w:eastAsia="仿宋"/>
              </w:rPr>
              <w:t>虚拟化资源</w:t>
            </w:r>
          </w:p>
        </w:tc>
        <w:tc>
          <w:tcPr>
            <w:tcW w:w="3217" w:type="dxa"/>
            <w:noWrap/>
            <w:vAlign w:val="center"/>
          </w:tcPr>
          <w:p w14:paraId="6DB0C239">
            <w:pPr>
              <w:widowControl/>
              <w:snapToGrid w:val="0"/>
              <w:jc w:val="center"/>
              <w:rPr>
                <w:rFonts w:ascii="仿宋" w:hAnsi="仿宋" w:eastAsia="仿宋"/>
              </w:rPr>
            </w:pPr>
            <w:r>
              <w:rPr>
                <w:rFonts w:hint="eastAsia" w:ascii="仿宋" w:hAnsi="仿宋" w:eastAsia="仿宋"/>
              </w:rPr>
              <w:t>计算节点</w:t>
            </w:r>
          </w:p>
        </w:tc>
        <w:tc>
          <w:tcPr>
            <w:tcW w:w="867" w:type="dxa"/>
            <w:noWrap/>
            <w:vAlign w:val="center"/>
          </w:tcPr>
          <w:p w14:paraId="64615E49">
            <w:pPr>
              <w:widowControl/>
              <w:snapToGrid w:val="0"/>
              <w:jc w:val="center"/>
              <w:rPr>
                <w:rFonts w:ascii="仿宋" w:hAnsi="仿宋" w:eastAsia="仿宋"/>
              </w:rPr>
            </w:pPr>
            <w:r>
              <w:rPr>
                <w:rFonts w:hint="eastAsia" w:ascii="仿宋" w:hAnsi="仿宋" w:eastAsia="仿宋"/>
              </w:rPr>
              <w:t>50</w:t>
            </w:r>
          </w:p>
        </w:tc>
        <w:tc>
          <w:tcPr>
            <w:tcW w:w="901" w:type="dxa"/>
            <w:noWrap/>
            <w:vAlign w:val="center"/>
          </w:tcPr>
          <w:p w14:paraId="5E929760">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249B3F50">
            <w:pPr>
              <w:widowControl/>
              <w:snapToGrid w:val="0"/>
              <w:jc w:val="center"/>
              <w:rPr>
                <w:rFonts w:ascii="仿宋" w:hAnsi="仿宋" w:eastAsia="仿宋"/>
              </w:rPr>
            </w:pPr>
          </w:p>
        </w:tc>
      </w:tr>
      <w:tr w14:paraId="465D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5AA014A">
            <w:pPr>
              <w:widowControl/>
              <w:snapToGrid w:val="0"/>
              <w:jc w:val="center"/>
              <w:rPr>
                <w:rFonts w:ascii="仿宋" w:hAnsi="仿宋" w:eastAsia="仿宋"/>
              </w:rPr>
            </w:pPr>
            <w:r>
              <w:rPr>
                <w:rFonts w:hint="eastAsia" w:ascii="仿宋" w:hAnsi="仿宋" w:eastAsia="仿宋"/>
              </w:rPr>
              <w:t>8</w:t>
            </w:r>
          </w:p>
        </w:tc>
        <w:tc>
          <w:tcPr>
            <w:tcW w:w="1776" w:type="dxa"/>
            <w:vMerge w:val="continue"/>
            <w:vAlign w:val="center"/>
          </w:tcPr>
          <w:p w14:paraId="13C4499B">
            <w:pPr>
              <w:widowControl/>
              <w:snapToGrid w:val="0"/>
              <w:rPr>
                <w:rFonts w:ascii="仿宋" w:hAnsi="仿宋" w:eastAsia="仿宋"/>
              </w:rPr>
            </w:pPr>
          </w:p>
        </w:tc>
        <w:tc>
          <w:tcPr>
            <w:tcW w:w="1883" w:type="dxa"/>
            <w:vMerge w:val="restart"/>
            <w:noWrap/>
            <w:vAlign w:val="center"/>
          </w:tcPr>
          <w:p w14:paraId="26E09543">
            <w:pPr>
              <w:widowControl/>
              <w:snapToGrid w:val="0"/>
              <w:jc w:val="center"/>
              <w:rPr>
                <w:rFonts w:ascii="仿宋" w:hAnsi="仿宋" w:eastAsia="仿宋"/>
              </w:rPr>
            </w:pPr>
            <w:r>
              <w:rPr>
                <w:rFonts w:hint="eastAsia" w:ascii="仿宋" w:hAnsi="仿宋" w:eastAsia="仿宋"/>
              </w:rPr>
              <w:t>网络设备</w:t>
            </w:r>
          </w:p>
        </w:tc>
        <w:tc>
          <w:tcPr>
            <w:tcW w:w="3217" w:type="dxa"/>
            <w:noWrap/>
            <w:vAlign w:val="center"/>
          </w:tcPr>
          <w:p w14:paraId="459614EA">
            <w:pPr>
              <w:widowControl/>
              <w:snapToGrid w:val="0"/>
              <w:jc w:val="center"/>
              <w:rPr>
                <w:rFonts w:ascii="仿宋" w:hAnsi="仿宋" w:eastAsia="仿宋"/>
              </w:rPr>
            </w:pPr>
            <w:r>
              <w:rPr>
                <w:rFonts w:hint="eastAsia" w:ascii="仿宋" w:hAnsi="仿宋" w:eastAsia="仿宋"/>
              </w:rPr>
              <w:t>业务管理接入交换机</w:t>
            </w:r>
          </w:p>
        </w:tc>
        <w:tc>
          <w:tcPr>
            <w:tcW w:w="867" w:type="dxa"/>
            <w:noWrap/>
            <w:vAlign w:val="center"/>
          </w:tcPr>
          <w:p w14:paraId="58885CD8">
            <w:pPr>
              <w:widowControl/>
              <w:snapToGrid w:val="0"/>
              <w:jc w:val="center"/>
              <w:rPr>
                <w:rFonts w:ascii="仿宋" w:hAnsi="仿宋" w:eastAsia="仿宋"/>
              </w:rPr>
            </w:pPr>
            <w:r>
              <w:rPr>
                <w:rFonts w:hint="eastAsia" w:ascii="仿宋" w:hAnsi="仿宋" w:eastAsia="仿宋"/>
              </w:rPr>
              <w:t>8</w:t>
            </w:r>
          </w:p>
        </w:tc>
        <w:tc>
          <w:tcPr>
            <w:tcW w:w="901" w:type="dxa"/>
            <w:noWrap/>
            <w:vAlign w:val="center"/>
          </w:tcPr>
          <w:p w14:paraId="34DEB529">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0DF55686">
            <w:pPr>
              <w:widowControl/>
              <w:snapToGrid w:val="0"/>
              <w:jc w:val="center"/>
              <w:rPr>
                <w:rFonts w:ascii="仿宋" w:hAnsi="仿宋" w:eastAsia="仿宋"/>
              </w:rPr>
            </w:pPr>
          </w:p>
        </w:tc>
      </w:tr>
      <w:tr w14:paraId="7121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67FDAD8">
            <w:pPr>
              <w:widowControl/>
              <w:snapToGrid w:val="0"/>
              <w:jc w:val="center"/>
              <w:rPr>
                <w:rFonts w:ascii="仿宋" w:hAnsi="仿宋" w:eastAsia="仿宋"/>
              </w:rPr>
            </w:pPr>
            <w:r>
              <w:rPr>
                <w:rFonts w:hint="eastAsia" w:ascii="仿宋" w:hAnsi="仿宋" w:eastAsia="仿宋"/>
              </w:rPr>
              <w:t>9</w:t>
            </w:r>
          </w:p>
        </w:tc>
        <w:tc>
          <w:tcPr>
            <w:tcW w:w="1776" w:type="dxa"/>
            <w:vMerge w:val="continue"/>
            <w:vAlign w:val="center"/>
          </w:tcPr>
          <w:p w14:paraId="150D8741">
            <w:pPr>
              <w:widowControl/>
              <w:snapToGrid w:val="0"/>
              <w:rPr>
                <w:rFonts w:ascii="仿宋" w:hAnsi="仿宋" w:eastAsia="仿宋"/>
              </w:rPr>
            </w:pPr>
          </w:p>
        </w:tc>
        <w:tc>
          <w:tcPr>
            <w:tcW w:w="1883" w:type="dxa"/>
            <w:vMerge w:val="continue"/>
            <w:vAlign w:val="center"/>
          </w:tcPr>
          <w:p w14:paraId="7D63265D">
            <w:pPr>
              <w:widowControl/>
              <w:snapToGrid w:val="0"/>
              <w:rPr>
                <w:rFonts w:ascii="仿宋" w:hAnsi="仿宋" w:eastAsia="仿宋"/>
              </w:rPr>
            </w:pPr>
          </w:p>
        </w:tc>
        <w:tc>
          <w:tcPr>
            <w:tcW w:w="3217" w:type="dxa"/>
            <w:noWrap/>
            <w:vAlign w:val="center"/>
          </w:tcPr>
          <w:p w14:paraId="6B6B4945">
            <w:pPr>
              <w:widowControl/>
              <w:snapToGrid w:val="0"/>
              <w:jc w:val="center"/>
              <w:rPr>
                <w:rFonts w:ascii="仿宋" w:hAnsi="仿宋" w:eastAsia="仿宋"/>
              </w:rPr>
            </w:pPr>
            <w:r>
              <w:rPr>
                <w:rFonts w:hint="eastAsia" w:ascii="仿宋" w:hAnsi="仿宋" w:eastAsia="仿宋"/>
              </w:rPr>
              <w:t>后端存储接入交换机</w:t>
            </w:r>
          </w:p>
        </w:tc>
        <w:tc>
          <w:tcPr>
            <w:tcW w:w="867" w:type="dxa"/>
            <w:noWrap/>
            <w:vAlign w:val="center"/>
          </w:tcPr>
          <w:p w14:paraId="2ED4F3CF">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2143DB48">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17EFE928">
            <w:pPr>
              <w:widowControl/>
              <w:snapToGrid w:val="0"/>
              <w:jc w:val="center"/>
              <w:rPr>
                <w:rFonts w:ascii="仿宋" w:hAnsi="仿宋" w:eastAsia="仿宋"/>
              </w:rPr>
            </w:pPr>
          </w:p>
        </w:tc>
      </w:tr>
      <w:tr w14:paraId="419AC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32A4C6F">
            <w:pPr>
              <w:widowControl/>
              <w:snapToGrid w:val="0"/>
              <w:jc w:val="center"/>
              <w:rPr>
                <w:rFonts w:ascii="仿宋" w:hAnsi="仿宋" w:eastAsia="仿宋"/>
              </w:rPr>
            </w:pPr>
            <w:r>
              <w:rPr>
                <w:rFonts w:hint="eastAsia" w:ascii="仿宋" w:hAnsi="仿宋" w:eastAsia="仿宋"/>
              </w:rPr>
              <w:t>10</w:t>
            </w:r>
          </w:p>
        </w:tc>
        <w:tc>
          <w:tcPr>
            <w:tcW w:w="1776" w:type="dxa"/>
            <w:vMerge w:val="continue"/>
            <w:vAlign w:val="center"/>
          </w:tcPr>
          <w:p w14:paraId="30D9CD34">
            <w:pPr>
              <w:widowControl/>
              <w:snapToGrid w:val="0"/>
              <w:rPr>
                <w:rFonts w:ascii="仿宋" w:hAnsi="仿宋" w:eastAsia="仿宋"/>
              </w:rPr>
            </w:pPr>
          </w:p>
        </w:tc>
        <w:tc>
          <w:tcPr>
            <w:tcW w:w="1883" w:type="dxa"/>
            <w:vMerge w:val="continue"/>
            <w:vAlign w:val="center"/>
          </w:tcPr>
          <w:p w14:paraId="1BE3B9F8">
            <w:pPr>
              <w:widowControl/>
              <w:snapToGrid w:val="0"/>
              <w:rPr>
                <w:rFonts w:ascii="仿宋" w:hAnsi="仿宋" w:eastAsia="仿宋"/>
              </w:rPr>
            </w:pPr>
          </w:p>
        </w:tc>
        <w:tc>
          <w:tcPr>
            <w:tcW w:w="3217" w:type="dxa"/>
            <w:noWrap/>
            <w:vAlign w:val="center"/>
          </w:tcPr>
          <w:p w14:paraId="16262E9B">
            <w:pPr>
              <w:widowControl/>
              <w:snapToGrid w:val="0"/>
              <w:jc w:val="center"/>
              <w:rPr>
                <w:rFonts w:ascii="仿宋" w:hAnsi="仿宋" w:eastAsia="仿宋"/>
              </w:rPr>
            </w:pPr>
            <w:r>
              <w:rPr>
                <w:rFonts w:hint="eastAsia" w:ascii="仿宋" w:hAnsi="仿宋" w:eastAsia="仿宋"/>
              </w:rPr>
              <w:t>业务核心交换机</w:t>
            </w:r>
          </w:p>
        </w:tc>
        <w:tc>
          <w:tcPr>
            <w:tcW w:w="867" w:type="dxa"/>
            <w:noWrap/>
            <w:vAlign w:val="center"/>
          </w:tcPr>
          <w:p w14:paraId="2DB34B93">
            <w:pPr>
              <w:widowControl/>
              <w:snapToGrid w:val="0"/>
              <w:jc w:val="center"/>
              <w:rPr>
                <w:rFonts w:ascii="仿宋" w:hAnsi="仿宋" w:eastAsia="仿宋"/>
              </w:rPr>
            </w:pPr>
            <w:r>
              <w:rPr>
                <w:rFonts w:hint="eastAsia" w:ascii="仿宋" w:hAnsi="仿宋" w:eastAsia="仿宋"/>
              </w:rPr>
              <w:t>2</w:t>
            </w:r>
          </w:p>
        </w:tc>
        <w:tc>
          <w:tcPr>
            <w:tcW w:w="901" w:type="dxa"/>
            <w:noWrap/>
            <w:vAlign w:val="center"/>
          </w:tcPr>
          <w:p w14:paraId="6A745183">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2ABEB153">
            <w:pPr>
              <w:widowControl/>
              <w:snapToGrid w:val="0"/>
              <w:jc w:val="center"/>
              <w:rPr>
                <w:rFonts w:ascii="仿宋" w:hAnsi="仿宋" w:eastAsia="仿宋"/>
              </w:rPr>
            </w:pPr>
          </w:p>
        </w:tc>
      </w:tr>
      <w:tr w14:paraId="5037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3D89AE3">
            <w:pPr>
              <w:widowControl/>
              <w:snapToGrid w:val="0"/>
              <w:jc w:val="center"/>
              <w:rPr>
                <w:rFonts w:ascii="仿宋" w:hAnsi="仿宋" w:eastAsia="仿宋"/>
              </w:rPr>
            </w:pPr>
            <w:r>
              <w:rPr>
                <w:rFonts w:hint="eastAsia" w:ascii="仿宋" w:hAnsi="仿宋" w:eastAsia="仿宋"/>
              </w:rPr>
              <w:t>11</w:t>
            </w:r>
          </w:p>
        </w:tc>
        <w:tc>
          <w:tcPr>
            <w:tcW w:w="1776" w:type="dxa"/>
            <w:vMerge w:val="continue"/>
            <w:vAlign w:val="center"/>
          </w:tcPr>
          <w:p w14:paraId="11121507">
            <w:pPr>
              <w:widowControl/>
              <w:snapToGrid w:val="0"/>
              <w:rPr>
                <w:rFonts w:ascii="仿宋" w:hAnsi="仿宋" w:eastAsia="仿宋"/>
              </w:rPr>
            </w:pPr>
          </w:p>
        </w:tc>
        <w:tc>
          <w:tcPr>
            <w:tcW w:w="1883" w:type="dxa"/>
            <w:vMerge w:val="continue"/>
            <w:vAlign w:val="center"/>
          </w:tcPr>
          <w:p w14:paraId="228B8A5C">
            <w:pPr>
              <w:widowControl/>
              <w:snapToGrid w:val="0"/>
              <w:rPr>
                <w:rFonts w:ascii="仿宋" w:hAnsi="仿宋" w:eastAsia="仿宋"/>
              </w:rPr>
            </w:pPr>
          </w:p>
        </w:tc>
        <w:tc>
          <w:tcPr>
            <w:tcW w:w="3217" w:type="dxa"/>
            <w:noWrap/>
            <w:vAlign w:val="center"/>
          </w:tcPr>
          <w:p w14:paraId="3056AB32">
            <w:pPr>
              <w:widowControl/>
              <w:snapToGrid w:val="0"/>
              <w:jc w:val="center"/>
              <w:rPr>
                <w:rFonts w:ascii="仿宋" w:hAnsi="仿宋" w:eastAsia="仿宋"/>
              </w:rPr>
            </w:pPr>
            <w:r>
              <w:rPr>
                <w:rFonts w:hint="eastAsia" w:ascii="仿宋" w:hAnsi="仿宋" w:eastAsia="仿宋"/>
              </w:rPr>
              <w:t>SDN控制器</w:t>
            </w:r>
          </w:p>
        </w:tc>
        <w:tc>
          <w:tcPr>
            <w:tcW w:w="867" w:type="dxa"/>
            <w:noWrap/>
            <w:vAlign w:val="center"/>
          </w:tcPr>
          <w:p w14:paraId="3CA42EC3">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87A538B">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281FD497">
            <w:pPr>
              <w:widowControl/>
              <w:snapToGrid w:val="0"/>
              <w:jc w:val="center"/>
              <w:rPr>
                <w:rFonts w:ascii="仿宋" w:hAnsi="仿宋" w:eastAsia="仿宋"/>
              </w:rPr>
            </w:pPr>
          </w:p>
        </w:tc>
      </w:tr>
      <w:tr w14:paraId="10DF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8390B43">
            <w:pPr>
              <w:widowControl/>
              <w:snapToGrid w:val="0"/>
              <w:jc w:val="center"/>
              <w:rPr>
                <w:rFonts w:ascii="仿宋" w:hAnsi="仿宋" w:eastAsia="仿宋"/>
              </w:rPr>
            </w:pPr>
            <w:r>
              <w:rPr>
                <w:rFonts w:hint="eastAsia" w:ascii="仿宋" w:hAnsi="仿宋" w:eastAsia="仿宋"/>
              </w:rPr>
              <w:t>12</w:t>
            </w:r>
          </w:p>
        </w:tc>
        <w:tc>
          <w:tcPr>
            <w:tcW w:w="1776" w:type="dxa"/>
            <w:vMerge w:val="continue"/>
            <w:vAlign w:val="center"/>
          </w:tcPr>
          <w:p w14:paraId="59E55752">
            <w:pPr>
              <w:widowControl/>
              <w:snapToGrid w:val="0"/>
              <w:rPr>
                <w:rFonts w:ascii="仿宋" w:hAnsi="仿宋" w:eastAsia="仿宋"/>
              </w:rPr>
            </w:pPr>
          </w:p>
        </w:tc>
        <w:tc>
          <w:tcPr>
            <w:tcW w:w="1883" w:type="dxa"/>
            <w:vMerge w:val="continue"/>
            <w:vAlign w:val="center"/>
          </w:tcPr>
          <w:p w14:paraId="2727CFBB">
            <w:pPr>
              <w:widowControl/>
              <w:snapToGrid w:val="0"/>
              <w:rPr>
                <w:rFonts w:ascii="仿宋" w:hAnsi="仿宋" w:eastAsia="仿宋"/>
              </w:rPr>
            </w:pPr>
          </w:p>
        </w:tc>
        <w:tc>
          <w:tcPr>
            <w:tcW w:w="3217" w:type="dxa"/>
            <w:noWrap/>
            <w:vAlign w:val="center"/>
          </w:tcPr>
          <w:p w14:paraId="1529F494">
            <w:pPr>
              <w:widowControl/>
              <w:snapToGrid w:val="0"/>
              <w:jc w:val="center"/>
              <w:rPr>
                <w:rFonts w:ascii="仿宋" w:hAnsi="仿宋" w:eastAsia="仿宋"/>
              </w:rPr>
            </w:pPr>
            <w:r>
              <w:rPr>
                <w:rFonts w:hint="eastAsia" w:ascii="仿宋" w:hAnsi="仿宋" w:eastAsia="仿宋"/>
              </w:rPr>
              <w:t>SDN带外交换机</w:t>
            </w:r>
          </w:p>
        </w:tc>
        <w:tc>
          <w:tcPr>
            <w:tcW w:w="867" w:type="dxa"/>
            <w:noWrap/>
            <w:vAlign w:val="center"/>
          </w:tcPr>
          <w:p w14:paraId="293DF60E">
            <w:pPr>
              <w:widowControl/>
              <w:snapToGrid w:val="0"/>
              <w:jc w:val="center"/>
              <w:rPr>
                <w:rFonts w:ascii="仿宋" w:hAnsi="仿宋" w:eastAsia="仿宋"/>
              </w:rPr>
            </w:pPr>
            <w:r>
              <w:rPr>
                <w:rFonts w:hint="eastAsia" w:ascii="仿宋" w:hAnsi="仿宋" w:eastAsia="仿宋"/>
              </w:rPr>
              <w:t>2</w:t>
            </w:r>
          </w:p>
        </w:tc>
        <w:tc>
          <w:tcPr>
            <w:tcW w:w="901" w:type="dxa"/>
            <w:noWrap/>
            <w:vAlign w:val="center"/>
          </w:tcPr>
          <w:p w14:paraId="22A43D4C">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6D642BEC">
            <w:pPr>
              <w:widowControl/>
              <w:snapToGrid w:val="0"/>
              <w:jc w:val="center"/>
              <w:rPr>
                <w:rFonts w:ascii="仿宋" w:hAnsi="仿宋" w:eastAsia="仿宋"/>
              </w:rPr>
            </w:pPr>
          </w:p>
        </w:tc>
      </w:tr>
      <w:tr w14:paraId="4E8A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7D4F287">
            <w:pPr>
              <w:widowControl/>
              <w:snapToGrid w:val="0"/>
              <w:jc w:val="center"/>
              <w:rPr>
                <w:rFonts w:ascii="仿宋" w:hAnsi="仿宋" w:eastAsia="仿宋"/>
              </w:rPr>
            </w:pPr>
            <w:r>
              <w:rPr>
                <w:rFonts w:hint="eastAsia" w:ascii="仿宋" w:hAnsi="仿宋" w:eastAsia="仿宋"/>
              </w:rPr>
              <w:t>13</w:t>
            </w:r>
          </w:p>
        </w:tc>
        <w:tc>
          <w:tcPr>
            <w:tcW w:w="1776" w:type="dxa"/>
            <w:vMerge w:val="continue"/>
            <w:vAlign w:val="center"/>
          </w:tcPr>
          <w:p w14:paraId="62FD294B">
            <w:pPr>
              <w:widowControl/>
              <w:snapToGrid w:val="0"/>
              <w:rPr>
                <w:rFonts w:ascii="仿宋" w:hAnsi="仿宋" w:eastAsia="仿宋"/>
              </w:rPr>
            </w:pPr>
          </w:p>
        </w:tc>
        <w:tc>
          <w:tcPr>
            <w:tcW w:w="1883" w:type="dxa"/>
            <w:vMerge w:val="continue"/>
            <w:vAlign w:val="center"/>
          </w:tcPr>
          <w:p w14:paraId="0F1750B9">
            <w:pPr>
              <w:widowControl/>
              <w:snapToGrid w:val="0"/>
              <w:rPr>
                <w:rFonts w:ascii="仿宋" w:hAnsi="仿宋" w:eastAsia="仿宋"/>
              </w:rPr>
            </w:pPr>
          </w:p>
        </w:tc>
        <w:tc>
          <w:tcPr>
            <w:tcW w:w="3217" w:type="dxa"/>
            <w:noWrap/>
            <w:vAlign w:val="center"/>
          </w:tcPr>
          <w:p w14:paraId="7EFBBDCD">
            <w:pPr>
              <w:widowControl/>
              <w:snapToGrid w:val="0"/>
              <w:jc w:val="center"/>
              <w:rPr>
                <w:rFonts w:ascii="仿宋" w:hAnsi="仿宋" w:eastAsia="仿宋"/>
              </w:rPr>
            </w:pPr>
            <w:r>
              <w:rPr>
                <w:rFonts w:hint="eastAsia" w:ascii="仿宋" w:hAnsi="仿宋" w:eastAsia="仿宋"/>
              </w:rPr>
              <w:t>管理接入交换机</w:t>
            </w:r>
          </w:p>
        </w:tc>
        <w:tc>
          <w:tcPr>
            <w:tcW w:w="867" w:type="dxa"/>
            <w:noWrap/>
            <w:vAlign w:val="center"/>
          </w:tcPr>
          <w:p w14:paraId="71A154AF">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45919E4F">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0D13FBF8">
            <w:pPr>
              <w:widowControl/>
              <w:snapToGrid w:val="0"/>
              <w:jc w:val="center"/>
              <w:rPr>
                <w:rFonts w:ascii="仿宋" w:hAnsi="仿宋" w:eastAsia="仿宋"/>
              </w:rPr>
            </w:pPr>
          </w:p>
        </w:tc>
      </w:tr>
      <w:tr w14:paraId="319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A97ACD3">
            <w:pPr>
              <w:widowControl/>
              <w:snapToGrid w:val="0"/>
              <w:jc w:val="center"/>
              <w:rPr>
                <w:rFonts w:ascii="仿宋" w:hAnsi="仿宋" w:eastAsia="仿宋"/>
              </w:rPr>
            </w:pPr>
            <w:r>
              <w:rPr>
                <w:rFonts w:hint="eastAsia" w:ascii="仿宋" w:hAnsi="仿宋" w:eastAsia="仿宋"/>
              </w:rPr>
              <w:t>14</w:t>
            </w:r>
          </w:p>
        </w:tc>
        <w:tc>
          <w:tcPr>
            <w:tcW w:w="1776" w:type="dxa"/>
            <w:vMerge w:val="continue"/>
            <w:vAlign w:val="center"/>
          </w:tcPr>
          <w:p w14:paraId="65AEBAC7">
            <w:pPr>
              <w:widowControl/>
              <w:snapToGrid w:val="0"/>
              <w:rPr>
                <w:rFonts w:ascii="仿宋" w:hAnsi="仿宋" w:eastAsia="仿宋"/>
              </w:rPr>
            </w:pPr>
          </w:p>
        </w:tc>
        <w:tc>
          <w:tcPr>
            <w:tcW w:w="1883" w:type="dxa"/>
            <w:vMerge w:val="continue"/>
            <w:vAlign w:val="center"/>
          </w:tcPr>
          <w:p w14:paraId="43844BF5">
            <w:pPr>
              <w:widowControl/>
              <w:snapToGrid w:val="0"/>
              <w:rPr>
                <w:rFonts w:ascii="仿宋" w:hAnsi="仿宋" w:eastAsia="仿宋"/>
              </w:rPr>
            </w:pPr>
          </w:p>
        </w:tc>
        <w:tc>
          <w:tcPr>
            <w:tcW w:w="3217" w:type="dxa"/>
            <w:noWrap/>
            <w:vAlign w:val="center"/>
          </w:tcPr>
          <w:p w14:paraId="2F645298">
            <w:pPr>
              <w:widowControl/>
              <w:snapToGrid w:val="0"/>
              <w:jc w:val="center"/>
              <w:rPr>
                <w:rFonts w:ascii="仿宋" w:hAnsi="仿宋" w:eastAsia="仿宋"/>
              </w:rPr>
            </w:pPr>
            <w:r>
              <w:rPr>
                <w:rFonts w:hint="eastAsia" w:ascii="仿宋" w:hAnsi="仿宋" w:eastAsia="仿宋"/>
              </w:rPr>
              <w:t>出口路由器</w:t>
            </w:r>
          </w:p>
        </w:tc>
        <w:tc>
          <w:tcPr>
            <w:tcW w:w="867" w:type="dxa"/>
            <w:noWrap/>
            <w:vAlign w:val="center"/>
          </w:tcPr>
          <w:p w14:paraId="15A36A99">
            <w:pPr>
              <w:widowControl/>
              <w:snapToGrid w:val="0"/>
              <w:jc w:val="center"/>
              <w:rPr>
                <w:rFonts w:ascii="仿宋" w:hAnsi="仿宋" w:eastAsia="仿宋"/>
              </w:rPr>
            </w:pPr>
            <w:r>
              <w:rPr>
                <w:rFonts w:hint="eastAsia" w:ascii="仿宋" w:hAnsi="仿宋" w:eastAsia="仿宋"/>
              </w:rPr>
              <w:t>2</w:t>
            </w:r>
          </w:p>
        </w:tc>
        <w:tc>
          <w:tcPr>
            <w:tcW w:w="901" w:type="dxa"/>
            <w:noWrap/>
            <w:vAlign w:val="center"/>
          </w:tcPr>
          <w:p w14:paraId="553EB133">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3FD5C28E">
            <w:pPr>
              <w:widowControl/>
              <w:snapToGrid w:val="0"/>
              <w:jc w:val="center"/>
              <w:rPr>
                <w:rFonts w:ascii="仿宋" w:hAnsi="仿宋" w:eastAsia="仿宋"/>
              </w:rPr>
            </w:pPr>
          </w:p>
        </w:tc>
      </w:tr>
      <w:tr w14:paraId="7471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826EC49">
            <w:pPr>
              <w:widowControl/>
              <w:snapToGrid w:val="0"/>
              <w:jc w:val="center"/>
              <w:rPr>
                <w:rFonts w:ascii="仿宋" w:hAnsi="仿宋" w:eastAsia="仿宋"/>
              </w:rPr>
            </w:pPr>
            <w:r>
              <w:rPr>
                <w:rFonts w:hint="eastAsia" w:ascii="仿宋" w:hAnsi="仿宋" w:eastAsia="仿宋"/>
              </w:rPr>
              <w:t>15</w:t>
            </w:r>
          </w:p>
        </w:tc>
        <w:tc>
          <w:tcPr>
            <w:tcW w:w="1776" w:type="dxa"/>
            <w:vMerge w:val="continue"/>
            <w:vAlign w:val="center"/>
          </w:tcPr>
          <w:p w14:paraId="21FFC9CA">
            <w:pPr>
              <w:widowControl/>
              <w:snapToGrid w:val="0"/>
              <w:rPr>
                <w:rFonts w:ascii="仿宋" w:hAnsi="仿宋" w:eastAsia="仿宋"/>
              </w:rPr>
            </w:pPr>
          </w:p>
        </w:tc>
        <w:tc>
          <w:tcPr>
            <w:tcW w:w="1883" w:type="dxa"/>
            <w:vMerge w:val="continue"/>
            <w:vAlign w:val="center"/>
          </w:tcPr>
          <w:p w14:paraId="3BA81F31">
            <w:pPr>
              <w:widowControl/>
              <w:snapToGrid w:val="0"/>
              <w:rPr>
                <w:rFonts w:ascii="仿宋" w:hAnsi="仿宋" w:eastAsia="仿宋"/>
              </w:rPr>
            </w:pPr>
          </w:p>
        </w:tc>
        <w:tc>
          <w:tcPr>
            <w:tcW w:w="3217" w:type="dxa"/>
            <w:noWrap/>
            <w:vAlign w:val="center"/>
          </w:tcPr>
          <w:p w14:paraId="195E3E87">
            <w:pPr>
              <w:widowControl/>
              <w:snapToGrid w:val="0"/>
              <w:jc w:val="center"/>
              <w:rPr>
                <w:rFonts w:ascii="仿宋" w:hAnsi="仿宋" w:eastAsia="仿宋"/>
              </w:rPr>
            </w:pPr>
            <w:r>
              <w:rPr>
                <w:rFonts w:hint="eastAsia" w:ascii="仿宋" w:hAnsi="仿宋" w:eastAsia="仿宋"/>
              </w:rPr>
              <w:t>数据中心出口防火墙</w:t>
            </w:r>
          </w:p>
        </w:tc>
        <w:tc>
          <w:tcPr>
            <w:tcW w:w="867" w:type="dxa"/>
            <w:noWrap/>
            <w:vAlign w:val="center"/>
          </w:tcPr>
          <w:p w14:paraId="74A9594F">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5A5A0AD3">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0D2F80E2">
            <w:pPr>
              <w:widowControl/>
              <w:snapToGrid w:val="0"/>
              <w:jc w:val="center"/>
              <w:rPr>
                <w:rFonts w:ascii="仿宋" w:hAnsi="仿宋" w:eastAsia="仿宋"/>
              </w:rPr>
            </w:pPr>
          </w:p>
        </w:tc>
      </w:tr>
      <w:tr w14:paraId="0BA2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EEA0275">
            <w:pPr>
              <w:widowControl/>
              <w:snapToGrid w:val="0"/>
              <w:jc w:val="center"/>
              <w:rPr>
                <w:rFonts w:ascii="仿宋" w:hAnsi="仿宋" w:eastAsia="仿宋"/>
              </w:rPr>
            </w:pPr>
            <w:r>
              <w:rPr>
                <w:rFonts w:hint="eastAsia" w:ascii="仿宋" w:hAnsi="仿宋" w:eastAsia="仿宋"/>
              </w:rPr>
              <w:t>16</w:t>
            </w:r>
          </w:p>
        </w:tc>
        <w:tc>
          <w:tcPr>
            <w:tcW w:w="1776" w:type="dxa"/>
            <w:vMerge w:val="continue"/>
            <w:vAlign w:val="center"/>
          </w:tcPr>
          <w:p w14:paraId="4531B80D">
            <w:pPr>
              <w:widowControl/>
              <w:snapToGrid w:val="0"/>
              <w:rPr>
                <w:rFonts w:ascii="仿宋" w:hAnsi="仿宋" w:eastAsia="仿宋"/>
              </w:rPr>
            </w:pPr>
          </w:p>
        </w:tc>
        <w:tc>
          <w:tcPr>
            <w:tcW w:w="1883" w:type="dxa"/>
            <w:vMerge w:val="restart"/>
            <w:noWrap/>
            <w:vAlign w:val="center"/>
          </w:tcPr>
          <w:p w14:paraId="4831796E">
            <w:pPr>
              <w:widowControl/>
              <w:snapToGrid w:val="0"/>
              <w:jc w:val="center"/>
              <w:rPr>
                <w:rFonts w:ascii="仿宋" w:hAnsi="仿宋" w:eastAsia="仿宋"/>
              </w:rPr>
            </w:pPr>
            <w:r>
              <w:rPr>
                <w:rFonts w:hint="eastAsia" w:ascii="仿宋" w:hAnsi="仿宋" w:eastAsia="仿宋"/>
              </w:rPr>
              <w:t>管理软件</w:t>
            </w:r>
          </w:p>
        </w:tc>
        <w:tc>
          <w:tcPr>
            <w:tcW w:w="3217" w:type="dxa"/>
            <w:noWrap/>
            <w:vAlign w:val="center"/>
          </w:tcPr>
          <w:p w14:paraId="4ADB2737">
            <w:pPr>
              <w:widowControl/>
              <w:snapToGrid w:val="0"/>
              <w:jc w:val="center"/>
              <w:rPr>
                <w:rFonts w:ascii="仿宋" w:hAnsi="仿宋" w:eastAsia="仿宋"/>
              </w:rPr>
            </w:pPr>
            <w:r>
              <w:rPr>
                <w:rFonts w:hint="eastAsia" w:ascii="仿宋" w:hAnsi="仿宋" w:eastAsia="仿宋"/>
              </w:rPr>
              <w:t>虚拟化软件</w:t>
            </w:r>
          </w:p>
        </w:tc>
        <w:tc>
          <w:tcPr>
            <w:tcW w:w="867" w:type="dxa"/>
            <w:noWrap/>
            <w:vAlign w:val="center"/>
          </w:tcPr>
          <w:p w14:paraId="161C52B5">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CE29B3B">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1011FFED">
            <w:pPr>
              <w:widowControl/>
              <w:snapToGrid w:val="0"/>
              <w:jc w:val="center"/>
              <w:rPr>
                <w:rFonts w:ascii="仿宋" w:hAnsi="仿宋" w:eastAsia="仿宋"/>
              </w:rPr>
            </w:pPr>
          </w:p>
        </w:tc>
      </w:tr>
      <w:tr w14:paraId="7B28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BEEF491">
            <w:pPr>
              <w:widowControl/>
              <w:snapToGrid w:val="0"/>
              <w:jc w:val="center"/>
              <w:rPr>
                <w:rFonts w:ascii="仿宋" w:hAnsi="仿宋" w:eastAsia="仿宋"/>
              </w:rPr>
            </w:pPr>
            <w:r>
              <w:rPr>
                <w:rFonts w:hint="eastAsia" w:ascii="仿宋" w:hAnsi="仿宋" w:eastAsia="仿宋"/>
              </w:rPr>
              <w:t>17</w:t>
            </w:r>
          </w:p>
        </w:tc>
        <w:tc>
          <w:tcPr>
            <w:tcW w:w="1776" w:type="dxa"/>
            <w:vMerge w:val="continue"/>
            <w:vAlign w:val="center"/>
          </w:tcPr>
          <w:p w14:paraId="299166F6">
            <w:pPr>
              <w:widowControl/>
              <w:snapToGrid w:val="0"/>
              <w:rPr>
                <w:rFonts w:ascii="仿宋" w:hAnsi="仿宋" w:eastAsia="仿宋"/>
              </w:rPr>
            </w:pPr>
          </w:p>
        </w:tc>
        <w:tc>
          <w:tcPr>
            <w:tcW w:w="1883" w:type="dxa"/>
            <w:vMerge w:val="continue"/>
            <w:vAlign w:val="center"/>
          </w:tcPr>
          <w:p w14:paraId="09276C54">
            <w:pPr>
              <w:widowControl/>
              <w:snapToGrid w:val="0"/>
              <w:rPr>
                <w:rFonts w:ascii="仿宋" w:hAnsi="仿宋" w:eastAsia="仿宋"/>
              </w:rPr>
            </w:pPr>
          </w:p>
        </w:tc>
        <w:tc>
          <w:tcPr>
            <w:tcW w:w="3217" w:type="dxa"/>
            <w:noWrap/>
            <w:vAlign w:val="center"/>
          </w:tcPr>
          <w:p w14:paraId="666CD4EC">
            <w:pPr>
              <w:widowControl/>
              <w:snapToGrid w:val="0"/>
              <w:jc w:val="center"/>
              <w:rPr>
                <w:rFonts w:ascii="仿宋" w:hAnsi="仿宋" w:eastAsia="仿宋"/>
              </w:rPr>
            </w:pPr>
            <w:r>
              <w:rPr>
                <w:rFonts w:hint="eastAsia" w:ascii="仿宋" w:hAnsi="仿宋" w:eastAsia="仿宋"/>
              </w:rPr>
              <w:t>存力中心管理软件</w:t>
            </w:r>
          </w:p>
        </w:tc>
        <w:tc>
          <w:tcPr>
            <w:tcW w:w="867" w:type="dxa"/>
            <w:noWrap/>
            <w:vAlign w:val="center"/>
          </w:tcPr>
          <w:p w14:paraId="0224FA8A">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81978C8">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57383ACA">
            <w:pPr>
              <w:widowControl/>
              <w:snapToGrid w:val="0"/>
              <w:jc w:val="center"/>
              <w:rPr>
                <w:rFonts w:ascii="仿宋" w:hAnsi="仿宋" w:eastAsia="仿宋"/>
              </w:rPr>
            </w:pPr>
          </w:p>
        </w:tc>
      </w:tr>
      <w:tr w14:paraId="0284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CAEAC74">
            <w:pPr>
              <w:widowControl/>
              <w:snapToGrid w:val="0"/>
              <w:jc w:val="center"/>
              <w:rPr>
                <w:rFonts w:ascii="仿宋" w:hAnsi="仿宋" w:eastAsia="仿宋"/>
              </w:rPr>
            </w:pPr>
            <w:r>
              <w:rPr>
                <w:rFonts w:hint="eastAsia" w:ascii="仿宋" w:hAnsi="仿宋" w:eastAsia="仿宋"/>
              </w:rPr>
              <w:t>18</w:t>
            </w:r>
          </w:p>
        </w:tc>
        <w:tc>
          <w:tcPr>
            <w:tcW w:w="1776" w:type="dxa"/>
            <w:vMerge w:val="continue"/>
            <w:vAlign w:val="center"/>
          </w:tcPr>
          <w:p w14:paraId="4920CE11">
            <w:pPr>
              <w:widowControl/>
              <w:snapToGrid w:val="0"/>
              <w:rPr>
                <w:rFonts w:ascii="仿宋" w:hAnsi="仿宋" w:eastAsia="仿宋"/>
              </w:rPr>
            </w:pPr>
          </w:p>
        </w:tc>
        <w:tc>
          <w:tcPr>
            <w:tcW w:w="1883" w:type="dxa"/>
            <w:vMerge w:val="continue"/>
            <w:vAlign w:val="center"/>
          </w:tcPr>
          <w:p w14:paraId="230180CB">
            <w:pPr>
              <w:widowControl/>
              <w:snapToGrid w:val="0"/>
              <w:rPr>
                <w:rFonts w:ascii="仿宋" w:hAnsi="仿宋" w:eastAsia="仿宋"/>
              </w:rPr>
            </w:pPr>
          </w:p>
        </w:tc>
        <w:tc>
          <w:tcPr>
            <w:tcW w:w="3217" w:type="dxa"/>
            <w:noWrap/>
            <w:vAlign w:val="center"/>
          </w:tcPr>
          <w:p w14:paraId="323E8E8E">
            <w:pPr>
              <w:widowControl/>
              <w:snapToGrid w:val="0"/>
              <w:jc w:val="center"/>
              <w:rPr>
                <w:rFonts w:ascii="仿宋" w:hAnsi="仿宋" w:eastAsia="仿宋"/>
              </w:rPr>
            </w:pPr>
            <w:r>
              <w:rPr>
                <w:rFonts w:hint="eastAsia" w:ascii="仿宋" w:hAnsi="仿宋" w:eastAsia="仿宋"/>
              </w:rPr>
              <w:t>大数据管理软件</w:t>
            </w:r>
          </w:p>
        </w:tc>
        <w:tc>
          <w:tcPr>
            <w:tcW w:w="867" w:type="dxa"/>
            <w:noWrap/>
            <w:vAlign w:val="center"/>
          </w:tcPr>
          <w:p w14:paraId="4E32EFE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EA52F43">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2401B150">
            <w:pPr>
              <w:widowControl/>
              <w:snapToGrid w:val="0"/>
              <w:jc w:val="center"/>
              <w:rPr>
                <w:rFonts w:ascii="仿宋" w:hAnsi="仿宋" w:eastAsia="仿宋"/>
              </w:rPr>
            </w:pPr>
          </w:p>
        </w:tc>
      </w:tr>
      <w:tr w14:paraId="0BB8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C878F42">
            <w:pPr>
              <w:widowControl/>
              <w:snapToGrid w:val="0"/>
              <w:jc w:val="center"/>
              <w:rPr>
                <w:rFonts w:ascii="仿宋" w:hAnsi="仿宋" w:eastAsia="仿宋"/>
              </w:rPr>
            </w:pPr>
            <w:r>
              <w:rPr>
                <w:rFonts w:hint="eastAsia" w:ascii="仿宋" w:hAnsi="仿宋" w:eastAsia="仿宋"/>
              </w:rPr>
              <w:t>19</w:t>
            </w:r>
          </w:p>
        </w:tc>
        <w:tc>
          <w:tcPr>
            <w:tcW w:w="1776" w:type="dxa"/>
            <w:vMerge w:val="continue"/>
            <w:vAlign w:val="center"/>
          </w:tcPr>
          <w:p w14:paraId="12ADC910">
            <w:pPr>
              <w:widowControl/>
              <w:snapToGrid w:val="0"/>
              <w:rPr>
                <w:rFonts w:ascii="仿宋" w:hAnsi="仿宋" w:eastAsia="仿宋"/>
              </w:rPr>
            </w:pPr>
          </w:p>
        </w:tc>
        <w:tc>
          <w:tcPr>
            <w:tcW w:w="1883" w:type="dxa"/>
            <w:vMerge w:val="restart"/>
            <w:noWrap/>
            <w:vAlign w:val="center"/>
          </w:tcPr>
          <w:p w14:paraId="0DC65684">
            <w:pPr>
              <w:widowControl/>
              <w:snapToGrid w:val="0"/>
              <w:jc w:val="center"/>
              <w:rPr>
                <w:rFonts w:ascii="仿宋" w:hAnsi="仿宋" w:eastAsia="仿宋"/>
              </w:rPr>
            </w:pPr>
            <w:r>
              <w:rPr>
                <w:rFonts w:hint="eastAsia" w:ascii="仿宋" w:hAnsi="仿宋" w:eastAsia="仿宋"/>
              </w:rPr>
              <w:t>配套软件</w:t>
            </w:r>
          </w:p>
        </w:tc>
        <w:tc>
          <w:tcPr>
            <w:tcW w:w="3217" w:type="dxa"/>
            <w:noWrap/>
            <w:vAlign w:val="center"/>
          </w:tcPr>
          <w:p w14:paraId="7C0BB65B">
            <w:pPr>
              <w:widowControl/>
              <w:snapToGrid w:val="0"/>
              <w:jc w:val="center"/>
              <w:rPr>
                <w:rFonts w:ascii="仿宋" w:hAnsi="仿宋" w:eastAsia="仿宋"/>
              </w:rPr>
            </w:pPr>
            <w:r>
              <w:rPr>
                <w:rFonts w:hint="eastAsia" w:ascii="仿宋" w:hAnsi="仿宋" w:eastAsia="仿宋"/>
              </w:rPr>
              <w:t>关系型数据库</w:t>
            </w:r>
          </w:p>
        </w:tc>
        <w:tc>
          <w:tcPr>
            <w:tcW w:w="867" w:type="dxa"/>
            <w:noWrap/>
            <w:vAlign w:val="center"/>
          </w:tcPr>
          <w:p w14:paraId="70B564BC">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3A79FCC">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5935A053">
            <w:pPr>
              <w:widowControl/>
              <w:snapToGrid w:val="0"/>
              <w:jc w:val="center"/>
              <w:rPr>
                <w:rFonts w:ascii="仿宋" w:hAnsi="仿宋" w:eastAsia="仿宋"/>
              </w:rPr>
            </w:pPr>
          </w:p>
        </w:tc>
      </w:tr>
      <w:tr w14:paraId="3B4D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61B35A0">
            <w:pPr>
              <w:widowControl/>
              <w:snapToGrid w:val="0"/>
              <w:jc w:val="center"/>
              <w:rPr>
                <w:rFonts w:ascii="仿宋" w:hAnsi="仿宋" w:eastAsia="仿宋"/>
              </w:rPr>
            </w:pPr>
            <w:r>
              <w:rPr>
                <w:rFonts w:hint="eastAsia" w:ascii="仿宋" w:hAnsi="仿宋" w:eastAsia="仿宋"/>
              </w:rPr>
              <w:t>20</w:t>
            </w:r>
          </w:p>
        </w:tc>
        <w:tc>
          <w:tcPr>
            <w:tcW w:w="1776" w:type="dxa"/>
            <w:vMerge w:val="continue"/>
            <w:vAlign w:val="center"/>
          </w:tcPr>
          <w:p w14:paraId="3F4F7D8E">
            <w:pPr>
              <w:widowControl/>
              <w:snapToGrid w:val="0"/>
              <w:rPr>
                <w:rFonts w:ascii="仿宋" w:hAnsi="仿宋" w:eastAsia="仿宋"/>
              </w:rPr>
            </w:pPr>
          </w:p>
        </w:tc>
        <w:tc>
          <w:tcPr>
            <w:tcW w:w="1883" w:type="dxa"/>
            <w:vMerge w:val="continue"/>
            <w:vAlign w:val="center"/>
          </w:tcPr>
          <w:p w14:paraId="10387DF5">
            <w:pPr>
              <w:widowControl/>
              <w:snapToGrid w:val="0"/>
              <w:rPr>
                <w:rFonts w:ascii="仿宋" w:hAnsi="仿宋" w:eastAsia="仿宋"/>
              </w:rPr>
            </w:pPr>
          </w:p>
        </w:tc>
        <w:tc>
          <w:tcPr>
            <w:tcW w:w="3217" w:type="dxa"/>
            <w:noWrap/>
            <w:vAlign w:val="center"/>
          </w:tcPr>
          <w:p w14:paraId="78B59CEC">
            <w:pPr>
              <w:widowControl/>
              <w:snapToGrid w:val="0"/>
              <w:jc w:val="center"/>
              <w:rPr>
                <w:rFonts w:ascii="仿宋" w:hAnsi="仿宋" w:eastAsia="仿宋"/>
              </w:rPr>
            </w:pPr>
            <w:r>
              <w:rPr>
                <w:rFonts w:hint="eastAsia" w:ascii="仿宋" w:hAnsi="仿宋" w:eastAsia="仿宋"/>
              </w:rPr>
              <w:t>国产操作系统</w:t>
            </w:r>
          </w:p>
        </w:tc>
        <w:tc>
          <w:tcPr>
            <w:tcW w:w="867" w:type="dxa"/>
            <w:noWrap/>
            <w:vAlign w:val="center"/>
          </w:tcPr>
          <w:p w14:paraId="447D2CE1">
            <w:pPr>
              <w:widowControl/>
              <w:snapToGrid w:val="0"/>
              <w:jc w:val="center"/>
              <w:rPr>
                <w:rFonts w:ascii="仿宋" w:hAnsi="仿宋" w:eastAsia="仿宋"/>
              </w:rPr>
            </w:pPr>
            <w:r>
              <w:rPr>
                <w:rFonts w:hint="eastAsia" w:ascii="仿宋" w:hAnsi="仿宋" w:eastAsia="仿宋"/>
              </w:rPr>
              <w:t>34</w:t>
            </w:r>
          </w:p>
        </w:tc>
        <w:tc>
          <w:tcPr>
            <w:tcW w:w="901" w:type="dxa"/>
            <w:noWrap/>
            <w:vAlign w:val="center"/>
          </w:tcPr>
          <w:p w14:paraId="13436A96">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717F7376">
            <w:pPr>
              <w:widowControl/>
              <w:snapToGrid w:val="0"/>
              <w:jc w:val="center"/>
              <w:rPr>
                <w:rFonts w:ascii="仿宋" w:hAnsi="仿宋" w:eastAsia="仿宋"/>
              </w:rPr>
            </w:pPr>
          </w:p>
        </w:tc>
      </w:tr>
    </w:tbl>
    <w:p w14:paraId="60BA9926">
      <w:pPr>
        <w:spacing w:line="360" w:lineRule="auto"/>
        <w:outlineLvl w:val="3"/>
        <w:rPr>
          <w:rFonts w:ascii="仿宋" w:hAnsi="仿宋" w:eastAsia="仿宋"/>
          <w:b/>
          <w:bCs/>
        </w:rPr>
      </w:pPr>
      <w:r>
        <w:rPr>
          <w:rFonts w:hint="eastAsia" w:ascii="仿宋" w:hAnsi="仿宋" w:eastAsia="仿宋"/>
          <w:b/>
          <w:bCs/>
        </w:rPr>
        <w:t>（二）技术与服务要求</w:t>
      </w:r>
    </w:p>
    <w:p w14:paraId="61E6D790">
      <w:pPr>
        <w:spacing w:line="360" w:lineRule="auto"/>
        <w:outlineLvl w:val="4"/>
        <w:rPr>
          <w:rFonts w:ascii="仿宋" w:hAnsi="仿宋" w:eastAsia="仿宋"/>
          <w:bCs/>
        </w:rPr>
      </w:pPr>
      <w:r>
        <w:rPr>
          <w:rFonts w:hint="eastAsia" w:ascii="仿宋" w:hAnsi="仿宋" w:eastAsia="仿宋"/>
          <w:bCs/>
        </w:rPr>
        <w:t>1.硬件配置要求</w:t>
      </w:r>
    </w:p>
    <w:tbl>
      <w:tblPr>
        <w:tblStyle w:val="49"/>
        <w:tblW w:w="10050" w:type="dxa"/>
        <w:tblInd w:w="-208" w:type="dxa"/>
        <w:tblLayout w:type="fixed"/>
        <w:tblCellMar>
          <w:top w:w="0" w:type="dxa"/>
          <w:left w:w="108" w:type="dxa"/>
          <w:bottom w:w="0" w:type="dxa"/>
          <w:right w:w="108" w:type="dxa"/>
        </w:tblCellMar>
      </w:tblPr>
      <w:tblGrid>
        <w:gridCol w:w="950"/>
        <w:gridCol w:w="1200"/>
        <w:gridCol w:w="6450"/>
        <w:gridCol w:w="667"/>
        <w:gridCol w:w="783"/>
      </w:tblGrid>
      <w:tr w14:paraId="798B1C36">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645523">
            <w:pPr>
              <w:widowControl/>
              <w:jc w:val="center"/>
              <w:rPr>
                <w:rFonts w:ascii="仿宋" w:hAnsi="仿宋" w:eastAsia="仿宋"/>
                <w:bCs/>
              </w:rPr>
            </w:pPr>
            <w:r>
              <w:rPr>
                <w:rFonts w:hint="eastAsia" w:ascii="仿宋" w:hAnsi="仿宋" w:eastAsia="仿宋"/>
                <w:bCs/>
              </w:rPr>
              <w:t>序号</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7EC6B1">
            <w:pPr>
              <w:widowControl/>
              <w:jc w:val="center"/>
              <w:rPr>
                <w:rFonts w:ascii="仿宋" w:hAnsi="仿宋" w:eastAsia="仿宋"/>
                <w:bCs/>
              </w:rPr>
            </w:pPr>
            <w:r>
              <w:rPr>
                <w:rFonts w:hint="eastAsia" w:ascii="仿宋" w:hAnsi="仿宋" w:eastAsia="仿宋"/>
                <w:bCs/>
              </w:rPr>
              <w:t>设备名称</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FA366">
            <w:pPr>
              <w:widowControl/>
              <w:jc w:val="center"/>
              <w:rPr>
                <w:rFonts w:ascii="仿宋" w:hAnsi="仿宋" w:eastAsia="仿宋"/>
                <w:bCs/>
              </w:rPr>
            </w:pPr>
            <w:r>
              <w:rPr>
                <w:rFonts w:hint="eastAsia" w:ascii="仿宋" w:hAnsi="仿宋" w:eastAsia="仿宋"/>
                <w:bCs/>
                <w:lang w:val="en-US"/>
              </w:rPr>
              <w:t>技术</w:t>
            </w:r>
            <w:r>
              <w:rPr>
                <w:rFonts w:hint="eastAsia" w:ascii="仿宋" w:hAnsi="仿宋" w:eastAsia="仿宋"/>
                <w:bCs/>
              </w:rPr>
              <w:t>参数</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D29841">
            <w:pPr>
              <w:widowControl/>
              <w:jc w:val="center"/>
              <w:rPr>
                <w:rFonts w:ascii="仿宋" w:hAnsi="仿宋" w:eastAsia="仿宋"/>
                <w:bCs/>
              </w:rPr>
            </w:pPr>
            <w:r>
              <w:rPr>
                <w:rFonts w:hint="eastAsia" w:ascii="仿宋" w:hAnsi="仿宋" w:eastAsia="仿宋"/>
                <w:bCs/>
              </w:rPr>
              <w:t>数量</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A98963">
            <w:pPr>
              <w:widowControl/>
              <w:jc w:val="center"/>
              <w:rPr>
                <w:rFonts w:ascii="仿宋" w:hAnsi="仿宋" w:eastAsia="仿宋"/>
                <w:bCs/>
              </w:rPr>
            </w:pPr>
            <w:r>
              <w:rPr>
                <w:rFonts w:hint="eastAsia" w:ascii="仿宋" w:hAnsi="仿宋" w:eastAsia="仿宋"/>
                <w:bCs/>
              </w:rPr>
              <w:t>单位</w:t>
            </w:r>
          </w:p>
        </w:tc>
      </w:tr>
      <w:tr w14:paraId="526D2153">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8C89C3">
            <w:pPr>
              <w:widowControl/>
              <w:jc w:val="center"/>
              <w:rPr>
                <w:rFonts w:ascii="仿宋" w:hAnsi="仿宋" w:eastAsia="仿宋"/>
              </w:rPr>
            </w:pPr>
            <w:r>
              <w:rPr>
                <w:rFonts w:hint="eastAsia" w:ascii="仿宋" w:hAnsi="仿宋" w:eastAsia="仿宋"/>
              </w:rPr>
              <w:t>（一）</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EE97DB">
            <w:pPr>
              <w:widowControl/>
              <w:jc w:val="center"/>
              <w:rPr>
                <w:rFonts w:ascii="仿宋" w:hAnsi="仿宋" w:eastAsia="仿宋"/>
              </w:rPr>
            </w:pPr>
            <w:r>
              <w:rPr>
                <w:rFonts w:hint="eastAsia" w:ascii="仿宋" w:hAnsi="仿宋" w:eastAsia="仿宋"/>
              </w:rPr>
              <w:t>存储资源</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62D218">
            <w:pPr>
              <w:widowControl/>
              <w:jc w:val="center"/>
              <w:rPr>
                <w:rFonts w:ascii="仿宋" w:hAnsi="仿宋" w:eastAsia="仿宋"/>
              </w:rPr>
            </w:pP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A48883">
            <w:pPr>
              <w:widowControl/>
              <w:jc w:val="center"/>
              <w:rPr>
                <w:rFonts w:ascii="仿宋" w:hAnsi="仿宋" w:eastAsia="仿宋"/>
              </w:rPr>
            </w:pP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DAC43E">
            <w:pPr>
              <w:widowControl/>
              <w:jc w:val="center"/>
              <w:rPr>
                <w:rFonts w:ascii="仿宋" w:hAnsi="仿宋" w:eastAsia="仿宋"/>
              </w:rPr>
            </w:pPr>
          </w:p>
        </w:tc>
      </w:tr>
      <w:tr w14:paraId="71F2D7D7">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6DB17">
            <w:pPr>
              <w:widowControl/>
              <w:jc w:val="center"/>
              <w:rPr>
                <w:rFonts w:ascii="仿宋" w:hAnsi="仿宋" w:eastAsia="仿宋"/>
              </w:rPr>
            </w:pPr>
            <w:r>
              <w:rPr>
                <w:rFonts w:hint="eastAsia" w:ascii="仿宋" w:hAnsi="仿宋" w:eastAsia="仿宋"/>
              </w:rPr>
              <w:t>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F08C88">
            <w:pPr>
              <w:widowControl/>
              <w:jc w:val="center"/>
              <w:rPr>
                <w:rFonts w:ascii="仿宋" w:hAnsi="仿宋" w:eastAsia="仿宋"/>
              </w:rPr>
            </w:pPr>
            <w:r>
              <w:rPr>
                <w:rFonts w:hint="eastAsia" w:ascii="仿宋" w:hAnsi="仿宋" w:eastAsia="仿宋"/>
              </w:rPr>
              <w:t>分布式存储对象-HDD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E5D900">
            <w:pPr>
              <w:widowControl/>
              <w:numPr>
                <w:ilvl w:val="0"/>
                <w:numId w:val="23"/>
              </w:numPr>
              <w:autoSpaceDE/>
              <w:autoSpaceDN/>
              <w:jc w:val="both"/>
              <w:rPr>
                <w:rFonts w:ascii="仿宋" w:hAnsi="仿宋" w:eastAsia="仿宋"/>
              </w:rPr>
            </w:pPr>
            <w:bookmarkStart w:id="49" w:name="OLE_LINK2"/>
            <w:bookmarkStart w:id="50" w:name="OLE_LINK1"/>
            <w:r>
              <w:rPr>
                <w:rFonts w:hint="eastAsia" w:ascii="仿宋" w:hAnsi="仿宋" w:eastAsia="仿宋"/>
              </w:rPr>
              <w:t>▲</w:t>
            </w:r>
            <w:bookmarkEnd w:id="49"/>
            <w:bookmarkEnd w:id="50"/>
            <w:r>
              <w:rPr>
                <w:rFonts w:hint="eastAsia" w:ascii="仿宋" w:hAnsi="仿宋" w:eastAsia="仿宋"/>
              </w:rPr>
              <w:t>自主可控：存储产品使用国产ARM架构CPU（单颗CPU物理核心数≥48，主频≥2.6GHz，L3缓存≥48MB，TDP功耗≤160W），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2、单节点配置要求：不低于2路国产ARM架构处理器，≥256GB内存，≥2*480GB SSD硬盘，≥4*3.2TB NVMe SSD硬盘，≥60*16TB SATA硬盘,≥4*25GE(含25GE光模块)，≥2*2000W冗余电源，配套对象存储软件标准版授权,对象存储多协议互通软件授权，</w:t>
            </w:r>
            <w:r>
              <w:rPr>
                <w:rFonts w:hint="eastAsia" w:ascii="仿宋" w:hAnsi="仿宋" w:eastAsia="仿宋"/>
                <w:bCs/>
              </w:rPr>
              <w:t>存储集群整体提供可得容量不低于9900TB，</w:t>
            </w:r>
            <w:r>
              <w:rPr>
                <w:rFonts w:hint="eastAsia" w:ascii="仿宋" w:hAnsi="仿宋" w:eastAsia="仿宋"/>
              </w:rPr>
              <w:t>提供产品出厂配置单并加盖产品制造商公章；</w:t>
            </w:r>
            <w:r>
              <w:rPr>
                <w:rFonts w:hint="eastAsia" w:ascii="仿宋" w:hAnsi="仿宋" w:eastAsia="仿宋"/>
              </w:rPr>
              <w:br w:type="textWrapping"/>
            </w:r>
            <w:r>
              <w:rPr>
                <w:rFonts w:hint="eastAsia" w:ascii="仿宋" w:hAnsi="仿宋" w:eastAsia="仿宋"/>
              </w:rPr>
              <w:t>3、文件场景下，硬件包括保电内存、BBU、SSD缓存、主存盘具有数据存储保护能力，NFS/CIFS/POSIX/MPI-IO/FTP/FTPS等协议的文件数据在断电后能够继续保存；</w:t>
            </w:r>
            <w:r>
              <w:rPr>
                <w:rFonts w:hint="eastAsia" w:ascii="仿宋" w:hAnsi="仿宋" w:eastAsia="仿宋"/>
              </w:rPr>
              <w:br w:type="textWrapping"/>
            </w:r>
            <w:r>
              <w:rPr>
                <w:rFonts w:hint="eastAsia" w:ascii="仿宋" w:hAnsi="仿宋" w:eastAsia="仿宋"/>
              </w:rPr>
              <w:t>4、支持2副本/3副本、EC的数据保护模式且支持+2/+3/+4灵活EC配比，支持22+2的大比例EC配比，</w:t>
            </w:r>
            <w:r>
              <w:rPr>
                <w:rFonts w:hint="eastAsia" w:ascii="仿宋" w:hAnsi="仿宋" w:eastAsia="仿宋"/>
                <w:bCs/>
              </w:rPr>
              <w:t>支持EC动态扩列功能，扩列后校验分片数不变，可靠性不降低，提供产品彩页或白皮书证明材料并加盖厂商公章</w:t>
            </w:r>
            <w:r>
              <w:rPr>
                <w:rFonts w:hint="eastAsia" w:ascii="仿宋" w:hAnsi="仿宋" w:eastAsia="仿宋"/>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189413">
            <w:pPr>
              <w:widowControl/>
              <w:jc w:val="center"/>
              <w:rPr>
                <w:rFonts w:ascii="仿宋" w:hAnsi="仿宋" w:eastAsia="仿宋"/>
              </w:rPr>
            </w:pPr>
            <w:r>
              <w:rPr>
                <w:rFonts w:hint="eastAsia" w:ascii="仿宋" w:hAnsi="仿宋" w:eastAsia="仿宋"/>
              </w:rPr>
              <w:t>14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0E2FFA">
            <w:pPr>
              <w:widowControl/>
              <w:jc w:val="center"/>
              <w:rPr>
                <w:rFonts w:ascii="仿宋" w:hAnsi="仿宋" w:eastAsia="仿宋"/>
              </w:rPr>
            </w:pPr>
            <w:r>
              <w:rPr>
                <w:rFonts w:hint="eastAsia" w:ascii="仿宋" w:hAnsi="仿宋" w:eastAsia="仿宋"/>
              </w:rPr>
              <w:t>台</w:t>
            </w:r>
          </w:p>
        </w:tc>
      </w:tr>
      <w:tr w14:paraId="6586F343">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E76B49">
            <w:pPr>
              <w:widowControl/>
              <w:jc w:val="center"/>
              <w:rPr>
                <w:rFonts w:ascii="仿宋" w:hAnsi="仿宋" w:eastAsia="仿宋"/>
              </w:rPr>
            </w:pPr>
            <w:r>
              <w:rPr>
                <w:rFonts w:hint="eastAsia" w:ascii="仿宋" w:hAnsi="仿宋" w:eastAsia="仿宋"/>
              </w:rPr>
              <w:t>2</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B7AFED">
            <w:pPr>
              <w:widowControl/>
              <w:jc w:val="center"/>
              <w:rPr>
                <w:rFonts w:ascii="仿宋" w:hAnsi="仿宋" w:eastAsia="仿宋"/>
              </w:rPr>
            </w:pPr>
            <w:r>
              <w:rPr>
                <w:rFonts w:hint="eastAsia" w:ascii="仿宋" w:hAnsi="仿宋" w:eastAsia="仿宋"/>
              </w:rPr>
              <w:t>视频存储-HDD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F5A7A5">
            <w:pPr>
              <w:widowControl/>
              <w:rPr>
                <w:rFonts w:ascii="仿宋" w:hAnsi="仿宋" w:eastAsia="仿宋"/>
                <w:bCs/>
              </w:rPr>
            </w:pPr>
            <w:r>
              <w:rPr>
                <w:rFonts w:hint="eastAsia" w:ascii="仿宋" w:hAnsi="仿宋" w:eastAsia="仿宋"/>
              </w:rPr>
              <w:t>1、▲自主可控：存储产品使用国产ARM架构CPU（单颗CPU物理核心数≥48，主频≥2.6GHz，L3缓存≥48MB，TDP功耗≤160W），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2、单节点配置要求：不低于2路国产ARM架构处理器，≥256GB内存，≥2*480GB SSD硬盘，≥4*3.2TB  NVMe SSD硬盘，≥36*16TB SATA硬盘,≥4*25GE(含25GE光模块)，≥2*2000W冗余电源，配套文件存储软件标准版授权，</w:t>
            </w:r>
            <w:r>
              <w:rPr>
                <w:rFonts w:hint="eastAsia" w:ascii="仿宋" w:hAnsi="仿宋" w:eastAsia="仿宋"/>
                <w:bCs/>
              </w:rPr>
              <w:t>存储集群整体提供可得容量不低于3250TB，提供产品出厂配置单并加盖产品制造商公章；</w:t>
            </w:r>
            <w:r>
              <w:rPr>
                <w:rFonts w:hint="eastAsia" w:ascii="仿宋" w:hAnsi="仿宋" w:eastAsia="仿宋"/>
              </w:rPr>
              <w:br w:type="textWrapping"/>
            </w:r>
            <w:r>
              <w:rPr>
                <w:rFonts w:hint="eastAsia" w:ascii="仿宋" w:hAnsi="仿宋" w:eastAsia="仿宋"/>
              </w:rPr>
              <w:t>3、全对称分布式架构，无独立元数据节点，性能、容量随节点数增加而线性增加，新增性能不低于单节点性能基线80%*新增节点个数，扩容过程中对业务无影响；</w:t>
            </w:r>
            <w:r>
              <w:rPr>
                <w:rFonts w:hint="eastAsia" w:ascii="仿宋" w:hAnsi="仿宋" w:eastAsia="仿宋"/>
              </w:rPr>
              <w:br w:type="textWrapping"/>
            </w:r>
            <w:r>
              <w:rPr>
                <w:rFonts w:hint="eastAsia" w:ascii="仿宋" w:hAnsi="仿宋" w:eastAsia="仿宋"/>
              </w:rPr>
              <w:t>4、支持数据高冗余模式，最多可容忍任意4个节点同时失效而不丢失数据。支持动态EC，当节点故障时，自动调整EC配比，确保新数据可靠性不降级；</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590D44">
            <w:pPr>
              <w:widowControl/>
              <w:jc w:val="center"/>
              <w:rPr>
                <w:rFonts w:ascii="仿宋" w:hAnsi="仿宋" w:eastAsia="仿宋"/>
              </w:rPr>
            </w:pPr>
            <w:r>
              <w:rPr>
                <w:rFonts w:hint="eastAsia" w:ascii="仿宋" w:hAnsi="仿宋" w:eastAsia="仿宋"/>
              </w:rPr>
              <w:t>8</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4F85B6">
            <w:pPr>
              <w:widowControl/>
              <w:jc w:val="center"/>
              <w:rPr>
                <w:rFonts w:ascii="仿宋" w:hAnsi="仿宋" w:eastAsia="仿宋"/>
              </w:rPr>
            </w:pPr>
            <w:r>
              <w:rPr>
                <w:rFonts w:hint="eastAsia" w:ascii="仿宋" w:hAnsi="仿宋" w:eastAsia="仿宋"/>
              </w:rPr>
              <w:t>台</w:t>
            </w:r>
          </w:p>
        </w:tc>
      </w:tr>
      <w:tr w14:paraId="2333C084">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1844BE">
            <w:pPr>
              <w:widowControl/>
              <w:jc w:val="center"/>
              <w:rPr>
                <w:rFonts w:ascii="仿宋" w:hAnsi="仿宋" w:eastAsia="仿宋"/>
              </w:rPr>
            </w:pPr>
            <w:r>
              <w:rPr>
                <w:rFonts w:hint="eastAsia" w:ascii="仿宋" w:hAnsi="仿宋" w:eastAsia="仿宋"/>
              </w:rPr>
              <w:t>3</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2AF0B9">
            <w:pPr>
              <w:widowControl/>
              <w:jc w:val="center"/>
              <w:rPr>
                <w:rFonts w:ascii="仿宋" w:hAnsi="仿宋" w:eastAsia="仿宋"/>
              </w:rPr>
            </w:pPr>
            <w:r>
              <w:rPr>
                <w:rFonts w:hint="eastAsia" w:ascii="仿宋" w:hAnsi="仿宋" w:eastAsia="仿宋"/>
              </w:rPr>
              <w:t>分布式存储SAN-SSD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1ED1F2">
            <w:pPr>
              <w:widowControl/>
              <w:rPr>
                <w:rFonts w:ascii="仿宋" w:hAnsi="仿宋" w:eastAsia="仿宋"/>
              </w:rPr>
            </w:pPr>
            <w:r>
              <w:rPr>
                <w:rFonts w:hint="eastAsia" w:ascii="仿宋" w:hAnsi="仿宋" w:eastAsia="仿宋"/>
              </w:rPr>
              <w:t>1、▲自主可控：存储产品使用国产ARM架构CPU（单颗CPU物理核心数≥48，主频≥2.6GHz，L3缓存≥48MB，TDP功耗≤160W），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2、单节点配置要求：不低于2路国产AMR架构处理器，≥256GB内存，≥2*480GB SSD硬盘，≥25*7.68TB NVMe SSD硬盘，≥4*25GE(含25GE光模块)，≥2*2000W冗余电源，配套块存储软件标准版授权，</w:t>
            </w:r>
            <w:r>
              <w:rPr>
                <w:rFonts w:hint="eastAsia" w:ascii="仿宋" w:hAnsi="仿宋" w:eastAsia="仿宋"/>
                <w:bCs/>
              </w:rPr>
              <w:t>存储集群整体提供可得容量不低于425TB，提供产品出厂配置单并加盖产品制造商公章；</w:t>
            </w:r>
            <w:r>
              <w:rPr>
                <w:rFonts w:hint="eastAsia" w:ascii="仿宋" w:hAnsi="仿宋" w:eastAsia="仿宋"/>
              </w:rPr>
              <w:br w:type="textWrapping"/>
            </w:r>
            <w:r>
              <w:rPr>
                <w:rFonts w:hint="eastAsia" w:ascii="仿宋" w:hAnsi="仿宋" w:eastAsia="仿宋"/>
              </w:rPr>
              <w:t>3、支持2副本/3副本、EC的数据保护模式，且支持+2/+3/+4灵活EC配比，支持22+2的大比例EC配比；</w:t>
            </w:r>
            <w:r>
              <w:rPr>
                <w:rFonts w:hint="eastAsia" w:ascii="仿宋" w:hAnsi="仿宋" w:eastAsia="仿宋"/>
              </w:rPr>
              <w:br w:type="textWrapping"/>
            </w:r>
            <w:r>
              <w:rPr>
                <w:rFonts w:hint="eastAsia" w:ascii="仿宋" w:hAnsi="仿宋" w:eastAsia="仿宋"/>
              </w:rPr>
              <w:t>4、支持存储软件端到端数据完整性校验（DIF），数据静默错误可自动校验并修复；</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E86AF4">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319BEB">
            <w:pPr>
              <w:widowControl/>
              <w:jc w:val="center"/>
              <w:rPr>
                <w:rFonts w:ascii="仿宋" w:hAnsi="仿宋" w:eastAsia="仿宋"/>
              </w:rPr>
            </w:pPr>
            <w:r>
              <w:rPr>
                <w:rFonts w:hint="eastAsia" w:ascii="仿宋" w:hAnsi="仿宋" w:eastAsia="仿宋"/>
              </w:rPr>
              <w:t>台</w:t>
            </w:r>
          </w:p>
        </w:tc>
      </w:tr>
      <w:tr w14:paraId="44D40764">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F16DC5">
            <w:pPr>
              <w:widowControl/>
              <w:jc w:val="center"/>
              <w:rPr>
                <w:rFonts w:ascii="仿宋" w:hAnsi="仿宋" w:eastAsia="仿宋"/>
              </w:rPr>
            </w:pPr>
            <w:r>
              <w:rPr>
                <w:rFonts w:hint="eastAsia" w:ascii="仿宋" w:hAnsi="仿宋" w:eastAsia="仿宋"/>
              </w:rPr>
              <w:t>4</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E7E49">
            <w:pPr>
              <w:widowControl/>
              <w:jc w:val="center"/>
              <w:rPr>
                <w:rFonts w:ascii="仿宋" w:hAnsi="仿宋" w:eastAsia="仿宋"/>
              </w:rPr>
            </w:pPr>
            <w:r>
              <w:rPr>
                <w:rFonts w:hint="eastAsia" w:ascii="仿宋" w:hAnsi="仿宋" w:eastAsia="仿宋"/>
              </w:rPr>
              <w:t>分布式存储SAN-HDD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DC3440">
            <w:pPr>
              <w:widowControl/>
              <w:rPr>
                <w:rFonts w:ascii="仿宋" w:hAnsi="仿宋" w:eastAsia="仿宋"/>
                <w:bCs/>
              </w:rPr>
            </w:pPr>
            <w:r>
              <w:rPr>
                <w:rFonts w:hint="eastAsia" w:ascii="仿宋" w:hAnsi="仿宋" w:eastAsia="仿宋"/>
              </w:rPr>
              <w:t>1、▲自主可控：存储产品使用国产ARM架构CPU（单颗CPU物理核心数≥48，主频≥2.6GHz，L3缓存≥48MB，TDP功耗≤160W），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2、单节点配置要求：不低于2路国产ARM架构处理器，≥256GB内存，≥2*480GB SSD硬盘，≥4*6.4TB  NVMe SSD硬盘，≥36*8TB SATA硬盘，≥4*25GE(含25GE光模块)，≥2*2000W冗余电源，配套块存储软件标准版授权，</w:t>
            </w:r>
            <w:r>
              <w:rPr>
                <w:rFonts w:hint="eastAsia" w:ascii="仿宋" w:hAnsi="仿宋" w:eastAsia="仿宋"/>
                <w:bCs/>
              </w:rPr>
              <w:t>存储集群整体提供可得容量不低于950TB</w:t>
            </w:r>
            <w:r>
              <w:rPr>
                <w:rFonts w:hint="eastAsia" w:ascii="仿宋" w:hAnsi="仿宋" w:eastAsia="仿宋"/>
              </w:rPr>
              <w:t>；</w:t>
            </w:r>
            <w:r>
              <w:rPr>
                <w:rFonts w:hint="eastAsia" w:ascii="仿宋" w:hAnsi="仿宋" w:eastAsia="仿宋"/>
                <w:bCs/>
              </w:rPr>
              <w:t>提供产品出厂配置单并加盖产品制造商公章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3、支持2副本/3副本、EC的数据保护模式，且支持+2/+3/+4灵活EC配比，支持22+2的大比例EC配比；</w:t>
            </w:r>
            <w:r>
              <w:rPr>
                <w:rFonts w:hint="eastAsia" w:ascii="仿宋" w:hAnsi="仿宋" w:eastAsia="仿宋"/>
              </w:rPr>
              <w:br w:type="textWrapping"/>
            </w:r>
            <w:r>
              <w:rPr>
                <w:rFonts w:hint="eastAsia" w:ascii="仿宋" w:hAnsi="仿宋" w:eastAsia="仿宋"/>
              </w:rPr>
              <w:t>4、支持数据快速重构，当磁盘或存储节点故障时，系统能自动进行数据重建，在无人工干预条件下，数据重建速度能满足：每TB≤15分钟；</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89F0A6">
            <w:pPr>
              <w:widowControl/>
              <w:jc w:val="center"/>
              <w:rPr>
                <w:rFonts w:ascii="仿宋" w:hAnsi="仿宋" w:eastAsia="仿宋"/>
              </w:rPr>
            </w:pPr>
            <w:r>
              <w:rPr>
                <w:rFonts w:hint="eastAsia" w:ascii="仿宋" w:hAnsi="仿宋" w:eastAsia="仿宋"/>
              </w:rPr>
              <w:t>5</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5EFDA9">
            <w:pPr>
              <w:widowControl/>
              <w:jc w:val="center"/>
              <w:rPr>
                <w:rFonts w:ascii="仿宋" w:hAnsi="仿宋" w:eastAsia="仿宋"/>
              </w:rPr>
            </w:pPr>
            <w:r>
              <w:rPr>
                <w:rFonts w:hint="eastAsia" w:ascii="仿宋" w:hAnsi="仿宋" w:eastAsia="仿宋"/>
              </w:rPr>
              <w:t>台</w:t>
            </w:r>
          </w:p>
        </w:tc>
      </w:tr>
      <w:tr w14:paraId="23F14586">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A21357">
            <w:pPr>
              <w:widowControl/>
              <w:jc w:val="center"/>
              <w:rPr>
                <w:rFonts w:ascii="仿宋" w:hAnsi="仿宋" w:eastAsia="仿宋"/>
              </w:rPr>
            </w:pPr>
            <w:r>
              <w:rPr>
                <w:rFonts w:hint="eastAsia" w:ascii="仿宋" w:hAnsi="仿宋" w:eastAsia="仿宋"/>
              </w:rPr>
              <w:t>5</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49C2E8">
            <w:pPr>
              <w:widowControl/>
              <w:jc w:val="center"/>
              <w:rPr>
                <w:rFonts w:ascii="仿宋" w:hAnsi="仿宋" w:eastAsia="仿宋"/>
              </w:rPr>
            </w:pPr>
            <w:r>
              <w:rPr>
                <w:rFonts w:hint="eastAsia" w:ascii="仿宋" w:hAnsi="仿宋" w:eastAsia="仿宋"/>
              </w:rPr>
              <w:t>数据库全闪存储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85EDCD">
            <w:pPr>
              <w:widowControl/>
              <w:rPr>
                <w:rFonts w:ascii="仿宋" w:hAnsi="仿宋" w:eastAsia="仿宋"/>
              </w:rPr>
            </w:pPr>
            <w:r>
              <w:rPr>
                <w:rFonts w:hint="eastAsia" w:ascii="仿宋" w:hAnsi="仿宋" w:eastAsia="仿宋"/>
              </w:rPr>
              <w:t>1、2U双控架构，缓存≥256GB，</w:t>
            </w:r>
            <w:r>
              <w:rPr>
                <w:rFonts w:hint="eastAsia" w:ascii="仿宋" w:hAnsi="仿宋" w:eastAsia="仿宋"/>
                <w:bCs/>
              </w:rPr>
              <w:t>采用盘控一体架构，控制器框提供≥25个硬盘槽位，控制器采用Active-Active架构,LUN不归属于某一个控制器，业务负载均衡到≥2个控制器，控制器采用国产ARM架构处理器，且单控控制器处理器核心数≥32核，CPU主频率≥2.6GHz,CPU在中国信息安全测评中心发布的《安全可靠测评结果公告》之中，提供产品彩页或白皮书或官网截图证明材料并加盖CPU厂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2、实配≥12*3.84TB NVMe SSD硬盘,≥8*25GE网口(含25GE光模块)，提供SAN存储软件高级版授权；</w:t>
            </w:r>
          </w:p>
          <w:p w14:paraId="061A2D42">
            <w:pPr>
              <w:pStyle w:val="2"/>
              <w:jc w:val="both"/>
              <w:rPr>
                <w:rFonts w:ascii="仿宋" w:hAnsi="仿宋" w:eastAsia="仿宋" w:cs="宋体"/>
                <w:b w:val="0"/>
                <w:bCs/>
                <w:kern w:val="0"/>
                <w:sz w:val="22"/>
                <w:szCs w:val="22"/>
              </w:rPr>
            </w:pPr>
            <w:r>
              <w:rPr>
                <w:rFonts w:hint="eastAsia" w:ascii="仿宋" w:hAnsi="仿宋" w:eastAsia="仿宋" w:cs="宋体"/>
                <w:b w:val="0"/>
                <w:kern w:val="0"/>
                <w:sz w:val="22"/>
                <w:szCs w:val="22"/>
              </w:rPr>
              <w:t>3、▲</w:t>
            </w:r>
            <w:r>
              <w:rPr>
                <w:rFonts w:hint="eastAsia" w:ascii="仿宋" w:hAnsi="仿宋" w:eastAsia="仿宋" w:cs="宋体"/>
                <w:b w:val="0"/>
                <w:bCs/>
                <w:kern w:val="0"/>
                <w:sz w:val="22"/>
                <w:szCs w:val="22"/>
              </w:rPr>
              <w:t>为保障数据安全性，</w:t>
            </w:r>
            <w:r>
              <w:rPr>
                <w:rFonts w:hint="eastAsia" w:ascii="仿宋" w:hAnsi="仿宋" w:eastAsia="仿宋" w:cs="宋体"/>
                <w:b w:val="0"/>
                <w:kern w:val="0"/>
                <w:sz w:val="22"/>
                <w:szCs w:val="22"/>
              </w:rPr>
              <w:t>可支持RAID三盘同时故障，在同一个RAID组内容忍任意3盘同时失效,数据不丢失，不中断业务，并具备</w:t>
            </w:r>
            <w:r>
              <w:rPr>
                <w:rFonts w:hint="eastAsia" w:ascii="仿宋" w:hAnsi="仿宋" w:eastAsia="仿宋" w:cs="宋体"/>
                <w:b w:val="0"/>
                <w:bCs/>
                <w:kern w:val="0"/>
                <w:sz w:val="22"/>
                <w:szCs w:val="22"/>
              </w:rPr>
              <w:t>SSD寿命监控技术，并在系统中显示每一块SSD硬盘的磨损度以及预估剩余寿命，提供具备CNAS(中国合格评定国家认可委员会)资质的第三方权威评测机构签字盖章的测试报告并加盖厂商公章；</w:t>
            </w:r>
          </w:p>
          <w:p w14:paraId="19B41539">
            <w:pPr>
              <w:rPr>
                <w:rFonts w:ascii="仿宋" w:hAnsi="仿宋" w:eastAsia="仿宋"/>
                <w:bCs/>
              </w:rPr>
            </w:pPr>
            <w:r>
              <w:rPr>
                <w:rFonts w:hint="eastAsia" w:ascii="仿宋" w:hAnsi="仿宋" w:eastAsia="仿宋"/>
              </w:rPr>
              <w:t>4、▲</w:t>
            </w:r>
            <w:r>
              <w:rPr>
                <w:rFonts w:hint="eastAsia" w:ascii="仿宋" w:hAnsi="仿宋" w:eastAsia="仿宋"/>
                <w:bCs/>
              </w:rPr>
              <w:t>为保障数据库存储性能，</w:t>
            </w:r>
            <w:r>
              <w:rPr>
                <w:rFonts w:hint="eastAsia" w:ascii="仿宋" w:hAnsi="仿宋" w:eastAsia="仿宋"/>
              </w:rPr>
              <w:t>稳定时延≤0.5ms，包括开启增值功能的情况下，包括开启快照等功能(不少于3个)，</w:t>
            </w:r>
            <w:r>
              <w:rPr>
                <w:rFonts w:hint="eastAsia" w:ascii="仿宋" w:hAnsi="仿宋" w:eastAsia="仿宋"/>
                <w:bCs/>
              </w:rPr>
              <w:t>提供无损快照功能，系统性能不因快照数量增加而下降，同时开启快照功能时阵列时延能够稳定在＜1ms</w:t>
            </w:r>
            <w:r>
              <w:rPr>
                <w:rFonts w:hint="eastAsia" w:ascii="仿宋" w:hAnsi="仿宋" w:eastAsia="仿宋"/>
              </w:rPr>
              <w:t>，</w:t>
            </w:r>
            <w:r>
              <w:rPr>
                <w:rFonts w:hint="eastAsia" w:ascii="仿宋" w:hAnsi="仿宋" w:eastAsia="仿宋"/>
                <w:bCs/>
              </w:rPr>
              <w:t>提供具备CNAS(中国合格评定国家认可委员会)资质的第三方权威评测机构签字盖章的测试报告并加盖厂商公章；</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4E0C72">
            <w:pPr>
              <w:widowControl/>
              <w:jc w:val="center"/>
              <w:rPr>
                <w:rFonts w:ascii="仿宋" w:hAnsi="仿宋" w:eastAsia="仿宋"/>
              </w:rPr>
            </w:pPr>
            <w:r>
              <w:rPr>
                <w:rFonts w:hint="eastAsia" w:ascii="仿宋" w:hAnsi="仿宋" w:eastAsia="仿宋"/>
              </w:rPr>
              <w:t>1</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D7303">
            <w:pPr>
              <w:widowControl/>
              <w:jc w:val="center"/>
              <w:rPr>
                <w:rFonts w:ascii="仿宋" w:hAnsi="仿宋" w:eastAsia="仿宋"/>
              </w:rPr>
            </w:pPr>
            <w:r>
              <w:rPr>
                <w:rFonts w:hint="eastAsia" w:ascii="仿宋" w:hAnsi="仿宋" w:eastAsia="仿宋"/>
              </w:rPr>
              <w:t>台</w:t>
            </w:r>
          </w:p>
        </w:tc>
      </w:tr>
      <w:tr w14:paraId="74FEB776">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9713E2">
            <w:pPr>
              <w:widowControl/>
              <w:jc w:val="center"/>
              <w:rPr>
                <w:rFonts w:ascii="仿宋" w:hAnsi="仿宋" w:eastAsia="仿宋"/>
              </w:rPr>
            </w:pPr>
            <w:r>
              <w:rPr>
                <w:rFonts w:hint="eastAsia" w:ascii="仿宋" w:hAnsi="仿宋" w:eastAsia="仿宋"/>
              </w:rPr>
              <w:t>6</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DC4CDD">
            <w:pPr>
              <w:widowControl/>
              <w:jc w:val="center"/>
              <w:rPr>
                <w:rFonts w:ascii="仿宋" w:hAnsi="仿宋" w:eastAsia="仿宋"/>
              </w:rPr>
            </w:pPr>
            <w:r>
              <w:rPr>
                <w:rFonts w:hint="eastAsia" w:ascii="仿宋" w:hAnsi="仿宋" w:eastAsia="仿宋"/>
              </w:rPr>
              <w:t>备份存储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96B84F">
            <w:pPr>
              <w:widowControl/>
              <w:rPr>
                <w:rFonts w:ascii="仿宋" w:hAnsi="仿宋" w:eastAsia="仿宋"/>
              </w:rPr>
            </w:pPr>
            <w:r>
              <w:rPr>
                <w:rFonts w:hint="eastAsia" w:ascii="仿宋" w:hAnsi="仿宋" w:eastAsia="仿宋"/>
              </w:rPr>
              <w:t>1、2U双控架构，缓存≥256GB, ≥8*25GE接口，≥6*3.84TB  SSD缓存加速盘，≥20*16TB NL SAS硬盘，配套备份专用软件授权；</w:t>
            </w:r>
            <w:r>
              <w:rPr>
                <w:rFonts w:hint="eastAsia" w:ascii="仿宋" w:hAnsi="仿宋" w:eastAsia="仿宋"/>
                <w:bCs/>
              </w:rPr>
              <w:t>提供产品出厂配置单并加盖制造商公章；</w:t>
            </w:r>
            <w:r>
              <w:rPr>
                <w:rFonts w:hint="eastAsia" w:ascii="仿宋" w:hAnsi="仿宋" w:eastAsia="仿宋"/>
              </w:rPr>
              <w:br w:type="textWrapping"/>
            </w:r>
            <w:r>
              <w:rPr>
                <w:rFonts w:hint="eastAsia" w:ascii="仿宋" w:hAnsi="仿宋" w:eastAsia="仿宋"/>
              </w:rPr>
              <w:t>2、采用双控架构，CPU、主板、通道、接口、电源、风扇等组件均≥两份，任一组件故障，数据不丢失，业务不中断；</w:t>
            </w:r>
            <w:r>
              <w:rPr>
                <w:rFonts w:hint="eastAsia" w:ascii="仿宋" w:hAnsi="仿宋" w:eastAsia="仿宋"/>
              </w:rPr>
              <w:br w:type="textWrapping"/>
            </w:r>
            <w:r>
              <w:rPr>
                <w:rFonts w:hint="eastAsia" w:ascii="仿宋" w:hAnsi="仿宋" w:eastAsia="仿宋"/>
              </w:rPr>
              <w:t>3、支持NFS V3/V4.1和SMB 2.0/3.0等共享协议；支持FC和iSCSI协议；支持NDMP协议；</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DBD032">
            <w:pPr>
              <w:widowControl/>
              <w:jc w:val="center"/>
              <w:rPr>
                <w:rFonts w:ascii="仿宋" w:hAnsi="仿宋" w:eastAsia="仿宋"/>
              </w:rPr>
            </w:pPr>
            <w:r>
              <w:rPr>
                <w:rFonts w:hint="eastAsia" w:ascii="仿宋" w:hAnsi="仿宋" w:eastAsia="仿宋"/>
              </w:rPr>
              <w:t>1</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0ED9C">
            <w:pPr>
              <w:widowControl/>
              <w:jc w:val="center"/>
              <w:rPr>
                <w:rFonts w:ascii="仿宋" w:hAnsi="仿宋" w:eastAsia="仿宋"/>
              </w:rPr>
            </w:pPr>
            <w:r>
              <w:rPr>
                <w:rFonts w:hint="eastAsia" w:ascii="仿宋" w:hAnsi="仿宋" w:eastAsia="仿宋"/>
              </w:rPr>
              <w:t>台</w:t>
            </w:r>
          </w:p>
        </w:tc>
      </w:tr>
      <w:tr w14:paraId="2DDE6B3B">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0A504C">
            <w:pPr>
              <w:widowControl/>
              <w:jc w:val="center"/>
              <w:rPr>
                <w:rFonts w:ascii="仿宋" w:hAnsi="仿宋" w:eastAsia="仿宋"/>
              </w:rPr>
            </w:pPr>
            <w:r>
              <w:rPr>
                <w:rFonts w:hint="eastAsia" w:ascii="仿宋" w:hAnsi="仿宋" w:eastAsia="仿宋"/>
              </w:rPr>
              <w:t>（二）</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D224EB">
            <w:pPr>
              <w:widowControl/>
              <w:jc w:val="center"/>
              <w:rPr>
                <w:rFonts w:ascii="仿宋" w:hAnsi="仿宋" w:eastAsia="仿宋"/>
              </w:rPr>
            </w:pPr>
            <w:r>
              <w:rPr>
                <w:rFonts w:hint="eastAsia" w:ascii="仿宋" w:hAnsi="仿宋" w:eastAsia="仿宋"/>
              </w:rPr>
              <w:t>虚拟化资源</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940919">
            <w:pPr>
              <w:widowControl/>
              <w:jc w:val="center"/>
              <w:rPr>
                <w:rFonts w:ascii="仿宋" w:hAnsi="仿宋" w:eastAsia="仿宋"/>
              </w:rPr>
            </w:pP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E3E39C">
            <w:pPr>
              <w:widowControl/>
              <w:jc w:val="center"/>
              <w:rPr>
                <w:rFonts w:ascii="仿宋" w:hAnsi="仿宋" w:eastAsia="仿宋"/>
              </w:rPr>
            </w:pP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05E6C7">
            <w:pPr>
              <w:widowControl/>
              <w:jc w:val="center"/>
              <w:rPr>
                <w:rFonts w:ascii="仿宋" w:hAnsi="仿宋" w:eastAsia="仿宋"/>
              </w:rPr>
            </w:pPr>
          </w:p>
        </w:tc>
      </w:tr>
      <w:tr w14:paraId="7B3AB68D">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8B45C6">
            <w:pPr>
              <w:widowControl/>
              <w:jc w:val="center"/>
              <w:rPr>
                <w:rFonts w:ascii="仿宋" w:hAnsi="仿宋" w:eastAsia="仿宋"/>
              </w:rPr>
            </w:pPr>
            <w:r>
              <w:rPr>
                <w:rFonts w:hint="eastAsia" w:ascii="仿宋" w:hAnsi="仿宋" w:eastAsia="仿宋"/>
              </w:rPr>
              <w:t>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809CD4">
            <w:pPr>
              <w:widowControl/>
              <w:jc w:val="center"/>
              <w:rPr>
                <w:rFonts w:ascii="仿宋" w:hAnsi="仿宋" w:eastAsia="仿宋"/>
              </w:rPr>
            </w:pPr>
            <w:r>
              <w:rPr>
                <w:rFonts w:hint="eastAsia" w:ascii="仿宋" w:hAnsi="仿宋" w:eastAsia="仿宋"/>
              </w:rPr>
              <w:t>计算节点</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ADD082">
            <w:pPr>
              <w:widowControl/>
              <w:rPr>
                <w:rFonts w:ascii="仿宋" w:hAnsi="仿宋" w:eastAsia="仿宋"/>
                <w:bCs/>
              </w:rPr>
            </w:pPr>
            <w:r>
              <w:rPr>
                <w:rFonts w:hint="eastAsia" w:ascii="仿宋" w:hAnsi="仿宋" w:eastAsia="仿宋"/>
              </w:rPr>
              <w:t>1、服务器类型：≤2U，机架式服务器；</w:t>
            </w:r>
            <w:r>
              <w:rPr>
                <w:rFonts w:hint="eastAsia" w:ascii="仿宋" w:hAnsi="仿宋" w:eastAsia="仿宋"/>
              </w:rPr>
              <w:br w:type="textWrapping"/>
            </w:r>
            <w:r>
              <w:rPr>
                <w:rFonts w:hint="eastAsia" w:ascii="仿宋" w:hAnsi="仿宋" w:eastAsia="仿宋"/>
              </w:rPr>
              <w:t>2、▲CPU：2颗国产ARM架构处理器，CPU基础主频≥2.6GHz，单颗CPU物理核数≥64核、L3缓存≥64MB、TDP功耗≤200W，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3、内存：配置≥12块64GB内存；</w:t>
            </w:r>
            <w:r>
              <w:rPr>
                <w:rFonts w:hint="eastAsia" w:ascii="仿宋" w:hAnsi="仿宋" w:eastAsia="仿宋"/>
              </w:rPr>
              <w:br w:type="textWrapping"/>
            </w:r>
            <w:r>
              <w:rPr>
                <w:rFonts w:hint="eastAsia" w:ascii="仿宋" w:hAnsi="仿宋" w:eastAsia="仿宋"/>
              </w:rPr>
              <w:t>4、存储：配置≥2块960GB SSD硬盘；</w:t>
            </w:r>
            <w:r>
              <w:rPr>
                <w:rFonts w:hint="eastAsia" w:ascii="仿宋" w:hAnsi="仿宋" w:eastAsia="仿宋"/>
              </w:rPr>
              <w:br w:type="textWrapping"/>
            </w:r>
            <w:r>
              <w:rPr>
                <w:rFonts w:hint="eastAsia" w:ascii="仿宋" w:hAnsi="仿宋" w:eastAsia="仿宋"/>
              </w:rPr>
              <w:t>5、RAID卡：配置磁盘阵列卡，支持RAID 0/1/10/6/5/50/60；</w:t>
            </w:r>
            <w:r>
              <w:rPr>
                <w:rFonts w:hint="eastAsia" w:ascii="仿宋" w:hAnsi="仿宋" w:eastAsia="仿宋"/>
              </w:rPr>
              <w:br w:type="textWrapping"/>
            </w:r>
            <w:r>
              <w:rPr>
                <w:rFonts w:hint="eastAsia" w:ascii="仿宋" w:hAnsi="仿宋" w:eastAsia="仿宋"/>
              </w:rPr>
              <w:t>6、端口配置：配置≥4*25GE光口，匹配光模块；≥4*GE电口；</w:t>
            </w:r>
            <w:r>
              <w:rPr>
                <w:rFonts w:hint="eastAsia" w:ascii="仿宋" w:hAnsi="仿宋" w:eastAsia="仿宋"/>
              </w:rPr>
              <w:br w:type="textWrapping"/>
            </w:r>
            <w:r>
              <w:rPr>
                <w:rFonts w:hint="eastAsia" w:ascii="仿宋" w:hAnsi="仿宋" w:eastAsia="仿宋"/>
              </w:rPr>
              <w:t>7、I/O扩展：支持PCIe I/O插槽数量≥8个；</w:t>
            </w:r>
            <w:r>
              <w:rPr>
                <w:rFonts w:hint="eastAsia" w:ascii="仿宋" w:hAnsi="仿宋" w:eastAsia="仿宋"/>
              </w:rPr>
              <w:br w:type="textWrapping"/>
            </w:r>
            <w:r>
              <w:rPr>
                <w:rFonts w:hint="eastAsia" w:ascii="仿宋" w:hAnsi="仿宋" w:eastAsia="仿宋"/>
              </w:rPr>
              <w:t>8、集成显卡：配置集成显卡，显存≥32 MB；</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9A18CA">
            <w:pPr>
              <w:widowControl/>
              <w:jc w:val="center"/>
              <w:rPr>
                <w:rFonts w:ascii="仿宋" w:hAnsi="仿宋" w:eastAsia="仿宋"/>
              </w:rPr>
            </w:pPr>
            <w:r>
              <w:rPr>
                <w:rFonts w:hint="eastAsia" w:ascii="仿宋" w:hAnsi="仿宋" w:eastAsia="仿宋"/>
              </w:rPr>
              <w:t>50</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41FB7E">
            <w:pPr>
              <w:widowControl/>
              <w:jc w:val="center"/>
              <w:rPr>
                <w:rFonts w:ascii="仿宋" w:hAnsi="仿宋" w:eastAsia="仿宋"/>
              </w:rPr>
            </w:pPr>
            <w:r>
              <w:rPr>
                <w:rFonts w:hint="eastAsia" w:ascii="仿宋" w:hAnsi="仿宋" w:eastAsia="仿宋"/>
              </w:rPr>
              <w:t>台</w:t>
            </w:r>
          </w:p>
        </w:tc>
      </w:tr>
      <w:tr w14:paraId="5489265C">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421E0E">
            <w:pPr>
              <w:widowControl/>
              <w:jc w:val="center"/>
              <w:rPr>
                <w:rFonts w:ascii="仿宋" w:hAnsi="仿宋" w:eastAsia="仿宋"/>
              </w:rPr>
            </w:pPr>
            <w:r>
              <w:rPr>
                <w:rFonts w:hint="eastAsia" w:ascii="仿宋" w:hAnsi="仿宋" w:eastAsia="仿宋"/>
              </w:rPr>
              <w:t>（三）</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789299">
            <w:pPr>
              <w:widowControl/>
              <w:jc w:val="center"/>
              <w:rPr>
                <w:rFonts w:ascii="仿宋" w:hAnsi="仿宋" w:eastAsia="仿宋"/>
              </w:rPr>
            </w:pPr>
            <w:r>
              <w:rPr>
                <w:rFonts w:hint="eastAsia" w:ascii="仿宋" w:hAnsi="仿宋" w:eastAsia="仿宋"/>
              </w:rPr>
              <w:t>网络设备</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BB894D">
            <w:pPr>
              <w:widowControl/>
              <w:jc w:val="center"/>
              <w:rPr>
                <w:rFonts w:ascii="仿宋" w:hAnsi="仿宋" w:eastAsia="仿宋"/>
              </w:rPr>
            </w:pP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0C0705">
            <w:pPr>
              <w:widowControl/>
              <w:rPr>
                <w:rFonts w:ascii="仿宋" w:hAnsi="仿宋" w:eastAsia="仿宋"/>
              </w:rPr>
            </w:pP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5D87E6">
            <w:pPr>
              <w:widowControl/>
              <w:jc w:val="center"/>
              <w:rPr>
                <w:rFonts w:ascii="仿宋" w:hAnsi="仿宋" w:eastAsia="仿宋"/>
              </w:rPr>
            </w:pPr>
          </w:p>
        </w:tc>
      </w:tr>
      <w:tr w14:paraId="27914D3A">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7B0968">
            <w:pPr>
              <w:widowControl/>
              <w:jc w:val="center"/>
              <w:rPr>
                <w:rFonts w:ascii="仿宋" w:hAnsi="仿宋" w:eastAsia="仿宋"/>
              </w:rPr>
            </w:pPr>
            <w:r>
              <w:rPr>
                <w:rFonts w:hint="eastAsia" w:ascii="仿宋" w:hAnsi="仿宋" w:eastAsia="仿宋"/>
              </w:rPr>
              <w:t>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60FD2F">
            <w:pPr>
              <w:widowControl/>
              <w:jc w:val="center"/>
              <w:rPr>
                <w:rFonts w:ascii="仿宋" w:hAnsi="仿宋" w:eastAsia="仿宋"/>
              </w:rPr>
            </w:pPr>
            <w:r>
              <w:rPr>
                <w:rFonts w:hint="eastAsia" w:ascii="仿宋" w:hAnsi="仿宋" w:eastAsia="仿宋"/>
              </w:rPr>
              <w:t>业务管理接入交换机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7BCB17">
            <w:pPr>
              <w:widowControl/>
              <w:rPr>
                <w:rFonts w:ascii="仿宋" w:hAnsi="仿宋" w:eastAsia="仿宋"/>
              </w:rPr>
            </w:pPr>
            <w:r>
              <w:rPr>
                <w:rFonts w:hint="eastAsia" w:ascii="仿宋" w:hAnsi="仿宋" w:eastAsia="仿宋"/>
              </w:rPr>
              <w:t>1.25G光口≥48（且支持自适应10GE），100GE光接口≥8个，实配：交流电源≥2个，25G多模模块≥48个，100G多模模块≥2个，</w:t>
            </w:r>
            <w:r>
              <w:rPr>
                <w:rFonts w:hint="eastAsia" w:ascii="仿宋" w:hAnsi="仿宋" w:eastAsia="仿宋"/>
                <w:bCs/>
              </w:rPr>
              <w:t>风扇模块≥5个，1m 100G高速电缆≥1条；</w:t>
            </w:r>
            <w:r>
              <w:rPr>
                <w:rFonts w:hint="eastAsia" w:ascii="仿宋" w:hAnsi="仿宋" w:eastAsia="仿宋"/>
              </w:rPr>
              <w:br w:type="textWrapping"/>
            </w:r>
            <w:r>
              <w:rPr>
                <w:rFonts w:hint="eastAsia" w:ascii="仿宋" w:hAnsi="仿宋" w:eastAsia="仿宋"/>
              </w:rPr>
              <w:t>2.▲交换容量≥</w:t>
            </w:r>
            <w:r>
              <w:rPr>
                <w:rFonts w:hint="eastAsia" w:ascii="仿宋" w:hAnsi="仿宋" w:eastAsia="仿宋"/>
                <w:lang w:val="en-US"/>
              </w:rPr>
              <w:t>4.</w:t>
            </w:r>
            <w:r>
              <w:rPr>
                <w:rFonts w:hint="eastAsia" w:ascii="仿宋" w:hAnsi="仿宋" w:eastAsia="仿宋"/>
              </w:rPr>
              <w:t>8Tbps（官网交换容量双指标以最小值为准）,包转发率≥2</w:t>
            </w:r>
            <w:r>
              <w:rPr>
                <w:rFonts w:hint="eastAsia" w:ascii="仿宋" w:hAnsi="仿宋" w:eastAsia="仿宋"/>
                <w:lang w:val="en-US"/>
              </w:rPr>
              <w:t>0</w:t>
            </w:r>
            <w:r>
              <w:rPr>
                <w:rFonts w:hint="eastAsia" w:ascii="仿宋" w:hAnsi="仿宋" w:eastAsia="仿宋"/>
              </w:rPr>
              <w:t>00Mpps，</w:t>
            </w:r>
            <w:r>
              <w:rPr>
                <w:rFonts w:hint="eastAsia" w:ascii="仿宋" w:hAnsi="仿宋" w:eastAsia="仿宋"/>
                <w:bCs/>
              </w:rPr>
              <w:t>提供官网链接和截图证明并加盖原厂公章；</w:t>
            </w:r>
            <w:r>
              <w:rPr>
                <w:rFonts w:hint="eastAsia" w:ascii="仿宋" w:hAnsi="仿宋" w:eastAsia="仿宋"/>
              </w:rPr>
              <w:br w:type="textWrapping"/>
            </w:r>
            <w:r>
              <w:rPr>
                <w:rFonts w:hint="eastAsia" w:ascii="仿宋" w:hAnsi="仿宋" w:eastAsia="仿宋"/>
              </w:rPr>
              <w:t>3.支持VXLAN，支持Telemetry，支持ERSPAN增强功能，支持MACsec ,</w:t>
            </w:r>
            <w:r>
              <w:rPr>
                <w:rFonts w:hint="eastAsia" w:ascii="仿宋" w:hAnsi="仿宋" w:eastAsia="仿宋"/>
                <w:bCs/>
              </w:rPr>
              <w:t>提供官网链接和截图证明并加盖原厂公章；</w:t>
            </w:r>
            <w:r>
              <w:rPr>
                <w:rFonts w:hint="eastAsia" w:ascii="仿宋" w:hAnsi="仿宋" w:eastAsia="仿宋"/>
              </w:rPr>
              <w:br w:type="textWrapping"/>
            </w:r>
            <w:r>
              <w:rPr>
                <w:rFonts w:hint="eastAsia" w:ascii="仿宋" w:hAnsi="仿宋" w:eastAsia="仿宋"/>
              </w:rPr>
              <w:t>4.▲为满足国产化自主可控要求，</w:t>
            </w:r>
            <w:r>
              <w:rPr>
                <w:rFonts w:hint="eastAsia" w:ascii="仿宋" w:hAnsi="仿宋" w:eastAsia="仿宋"/>
                <w:bCs/>
              </w:rPr>
              <w:t>CPU和转发芯片均为设备整机厂商自研芯片，提供具备CNAS(中国合格评定国家认可委员会)资质的权威第三方测试报告并加盖原厂公章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5.支持Netstream1：1采样等流量分析功能</w:t>
            </w:r>
            <w:r>
              <w:rPr>
                <w:rStyle w:val="61"/>
                <w:rFonts w:hint="eastAsia" w:ascii="仿宋" w:hAnsi="仿宋" w:eastAsia="仿宋"/>
                <w:sz w:val="22"/>
                <w:szCs w:val="22"/>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476E4F">
            <w:pPr>
              <w:widowControl/>
              <w:jc w:val="center"/>
              <w:rPr>
                <w:rFonts w:ascii="仿宋" w:hAnsi="仿宋" w:eastAsia="仿宋"/>
              </w:rPr>
            </w:pPr>
            <w:r>
              <w:rPr>
                <w:rFonts w:hint="eastAsia" w:ascii="仿宋" w:hAnsi="仿宋" w:eastAsia="仿宋"/>
              </w:rPr>
              <w:t>8</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220C0B">
            <w:pPr>
              <w:widowControl/>
              <w:jc w:val="center"/>
              <w:rPr>
                <w:rFonts w:ascii="仿宋" w:hAnsi="仿宋" w:eastAsia="仿宋"/>
              </w:rPr>
            </w:pPr>
            <w:r>
              <w:rPr>
                <w:rFonts w:hint="eastAsia" w:ascii="仿宋" w:hAnsi="仿宋" w:eastAsia="仿宋"/>
              </w:rPr>
              <w:t>台</w:t>
            </w:r>
          </w:p>
        </w:tc>
      </w:tr>
      <w:tr w14:paraId="4F7C1D4F">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6175F6">
            <w:pPr>
              <w:widowControl/>
              <w:jc w:val="center"/>
              <w:rPr>
                <w:rFonts w:ascii="仿宋" w:hAnsi="仿宋" w:eastAsia="仿宋"/>
              </w:rPr>
            </w:pPr>
            <w:r>
              <w:rPr>
                <w:rFonts w:hint="eastAsia" w:ascii="仿宋" w:hAnsi="仿宋" w:eastAsia="仿宋"/>
              </w:rPr>
              <w:t>2</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D8844B">
            <w:pPr>
              <w:widowControl/>
              <w:jc w:val="center"/>
              <w:rPr>
                <w:rFonts w:ascii="仿宋" w:hAnsi="仿宋" w:eastAsia="仿宋"/>
              </w:rPr>
            </w:pPr>
            <w:r>
              <w:rPr>
                <w:rFonts w:hint="eastAsia" w:ascii="仿宋" w:hAnsi="仿宋" w:eastAsia="仿宋"/>
              </w:rPr>
              <w:t>后端存储接入交换机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3AEC78">
            <w:pPr>
              <w:widowControl/>
              <w:rPr>
                <w:rFonts w:ascii="仿宋" w:hAnsi="仿宋" w:eastAsia="仿宋"/>
              </w:rPr>
            </w:pPr>
            <w:r>
              <w:rPr>
                <w:rFonts w:hint="eastAsia" w:ascii="仿宋" w:hAnsi="仿宋" w:eastAsia="仿宋"/>
              </w:rPr>
              <w:t>1.25G光口≥48（且支持自适应10GE），100GE光接口≥8个，实配：交流电源≥2个， 25G多模模块≥48个，100G多模模块≥2个，</w:t>
            </w:r>
            <w:r>
              <w:rPr>
                <w:rFonts w:hint="eastAsia" w:ascii="仿宋" w:hAnsi="仿宋" w:eastAsia="仿宋"/>
                <w:bCs/>
              </w:rPr>
              <w:t>风扇模块≥5个，1m 100G高速电缆≥1条；</w:t>
            </w:r>
            <w:r>
              <w:rPr>
                <w:rFonts w:hint="eastAsia" w:ascii="仿宋" w:hAnsi="仿宋" w:eastAsia="仿宋"/>
              </w:rPr>
              <w:br w:type="textWrapping"/>
            </w:r>
            <w:r>
              <w:rPr>
                <w:rFonts w:hint="eastAsia" w:ascii="仿宋" w:hAnsi="仿宋" w:eastAsia="仿宋"/>
              </w:rPr>
              <w:t>2.▲交换容量≥</w:t>
            </w:r>
            <w:r>
              <w:rPr>
                <w:rFonts w:hint="eastAsia" w:ascii="仿宋" w:hAnsi="仿宋" w:eastAsia="仿宋"/>
                <w:lang w:val="en-US"/>
              </w:rPr>
              <w:t>4.</w:t>
            </w:r>
            <w:r>
              <w:rPr>
                <w:rFonts w:hint="eastAsia" w:ascii="仿宋" w:hAnsi="仿宋" w:eastAsia="仿宋"/>
              </w:rPr>
              <w:t>8Tbps（官网交换容量双指标以最小值为准）,包转发率≥2</w:t>
            </w:r>
            <w:r>
              <w:rPr>
                <w:rFonts w:hint="eastAsia" w:ascii="仿宋" w:hAnsi="仿宋" w:eastAsia="仿宋"/>
                <w:lang w:val="en-US"/>
              </w:rPr>
              <w:t>0</w:t>
            </w:r>
            <w:r>
              <w:rPr>
                <w:rFonts w:hint="eastAsia" w:ascii="仿宋" w:hAnsi="仿宋" w:eastAsia="仿宋"/>
              </w:rPr>
              <w:t>00Mpps，</w:t>
            </w:r>
            <w:r>
              <w:rPr>
                <w:rFonts w:hint="eastAsia" w:ascii="仿宋" w:hAnsi="仿宋" w:eastAsia="仿宋"/>
                <w:bCs/>
              </w:rPr>
              <w:t>提供官网链接和截图证明并加盖原厂公章；</w:t>
            </w:r>
            <w:r>
              <w:rPr>
                <w:rFonts w:hint="eastAsia" w:ascii="仿宋" w:hAnsi="仿宋" w:eastAsia="仿宋"/>
              </w:rPr>
              <w:br w:type="textWrapping"/>
            </w:r>
            <w:r>
              <w:rPr>
                <w:rFonts w:hint="eastAsia" w:ascii="仿宋" w:hAnsi="仿宋" w:eastAsia="仿宋"/>
              </w:rPr>
              <w:t>3.支持VXLAN，支持Telemetry，支持ERSPAN增强功能，支持MACsec ,</w:t>
            </w:r>
            <w:r>
              <w:rPr>
                <w:rFonts w:hint="eastAsia" w:ascii="仿宋" w:hAnsi="仿宋" w:eastAsia="仿宋"/>
                <w:bCs/>
              </w:rPr>
              <w:t>提供官网链接和截图证明并加盖原厂公章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4.▲为满足国产化自主可控要求，</w:t>
            </w:r>
            <w:r>
              <w:rPr>
                <w:rFonts w:hint="eastAsia" w:ascii="仿宋" w:hAnsi="仿宋" w:eastAsia="仿宋"/>
                <w:bCs/>
              </w:rPr>
              <w:t>CPU和转发芯片均为设备整机厂商自研芯片，提供具备CNAS(中国合格评定国家认可委员会)资质的权威第三方测试报告并加盖原厂公章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5.支持Netstream1：1采样等流量分析功能</w:t>
            </w:r>
            <w:r>
              <w:rPr>
                <w:rStyle w:val="61"/>
                <w:rFonts w:hint="eastAsia" w:ascii="仿宋" w:hAnsi="仿宋" w:eastAsia="仿宋"/>
                <w:sz w:val="22"/>
                <w:szCs w:val="22"/>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BD08B0">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2BE2F4">
            <w:pPr>
              <w:widowControl/>
              <w:jc w:val="center"/>
              <w:rPr>
                <w:rFonts w:ascii="仿宋" w:hAnsi="仿宋" w:eastAsia="仿宋"/>
              </w:rPr>
            </w:pPr>
            <w:r>
              <w:rPr>
                <w:rFonts w:hint="eastAsia" w:ascii="仿宋" w:hAnsi="仿宋" w:eastAsia="仿宋"/>
              </w:rPr>
              <w:t>台</w:t>
            </w:r>
          </w:p>
        </w:tc>
      </w:tr>
      <w:tr w14:paraId="3F1A8790">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F6BD69">
            <w:pPr>
              <w:widowControl/>
              <w:jc w:val="center"/>
              <w:rPr>
                <w:rFonts w:ascii="仿宋" w:hAnsi="仿宋" w:eastAsia="仿宋"/>
              </w:rPr>
            </w:pPr>
            <w:r>
              <w:rPr>
                <w:rFonts w:hint="eastAsia" w:ascii="仿宋" w:hAnsi="仿宋" w:eastAsia="仿宋"/>
              </w:rPr>
              <w:t>3</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A3F777">
            <w:pPr>
              <w:widowControl/>
              <w:jc w:val="center"/>
              <w:rPr>
                <w:rFonts w:ascii="仿宋" w:hAnsi="仿宋" w:eastAsia="仿宋"/>
              </w:rPr>
            </w:pPr>
            <w:r>
              <w:rPr>
                <w:rFonts w:hint="eastAsia" w:ascii="仿宋" w:hAnsi="仿宋" w:eastAsia="仿宋"/>
              </w:rPr>
              <w:t>业务核心交换机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C7EFA5">
            <w:pPr>
              <w:widowControl/>
              <w:rPr>
                <w:rFonts w:ascii="仿宋" w:hAnsi="仿宋" w:eastAsia="仿宋"/>
                <w:bCs/>
              </w:rPr>
            </w:pPr>
            <w:r>
              <w:rPr>
                <w:rFonts w:hint="eastAsia" w:ascii="仿宋" w:hAnsi="仿宋" w:eastAsia="仿宋"/>
              </w:rPr>
              <w:t>1.业务槽位数≥4，交换网槽位≥9，实配：主控板≥2，交换网板≥5，交流电源模块≥4个， 10GE以太网光接口≥48个，100GE以太网光接口≥36个，10G多模模块≥48个，100G多模模块≥36个，</w:t>
            </w:r>
            <w:r>
              <w:rPr>
                <w:rFonts w:hint="eastAsia" w:ascii="仿宋" w:hAnsi="仿宋" w:eastAsia="仿宋"/>
                <w:bCs/>
              </w:rPr>
              <w:t>风扇模块≥3个，5m 40G高速电缆≥2条；</w:t>
            </w:r>
            <w:r>
              <w:rPr>
                <w:rFonts w:hint="eastAsia" w:ascii="仿宋" w:hAnsi="仿宋" w:eastAsia="仿宋"/>
              </w:rPr>
              <w:br w:type="textWrapping"/>
            </w:r>
            <w:r>
              <w:rPr>
                <w:rFonts w:hint="eastAsia" w:ascii="仿宋" w:hAnsi="仿宋" w:eastAsia="仿宋"/>
              </w:rPr>
              <w:t>2.交换容量≥</w:t>
            </w:r>
            <w:r>
              <w:rPr>
                <w:rFonts w:hint="eastAsia" w:ascii="仿宋" w:hAnsi="仿宋" w:eastAsia="仿宋"/>
                <w:lang w:val="en-US"/>
              </w:rPr>
              <w:t>8</w:t>
            </w:r>
            <w:r>
              <w:rPr>
                <w:rFonts w:hint="eastAsia" w:ascii="仿宋" w:hAnsi="仿宋" w:eastAsia="仿宋"/>
              </w:rPr>
              <w:t>00Tbps（官网交换容量双指标以最小值为准），包转发率≥230000 Mpps；</w:t>
            </w:r>
            <w:r>
              <w:rPr>
                <w:rFonts w:hint="eastAsia" w:ascii="仿宋" w:hAnsi="仿宋" w:eastAsia="仿宋"/>
              </w:rPr>
              <w:br w:type="textWrapping"/>
            </w:r>
            <w:r>
              <w:rPr>
                <w:rFonts w:hint="eastAsia" w:ascii="仿宋" w:hAnsi="仿宋" w:eastAsia="仿宋"/>
              </w:rPr>
              <w:t>3.主控引擎与交换网板硬件分离,主控板故障或者更换不影响整机转发性能。交换网板插槽数量≥9, 且支持网板N+M冗余，</w:t>
            </w:r>
            <w:r>
              <w:rPr>
                <w:rFonts w:hint="eastAsia" w:ascii="仿宋" w:hAnsi="仿宋" w:eastAsia="仿宋"/>
                <w:bCs/>
              </w:rPr>
              <w:t>风扇框冗余设计，风扇框槽位数≥3，严格前后风道，提供官网链接和截图证明并加盖原厂公章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4.▲为满足国产化自主可控要求，CPU和LSW芯片均为设备整机厂商自研芯片，</w:t>
            </w:r>
            <w:r>
              <w:rPr>
                <w:rFonts w:hint="eastAsia" w:ascii="仿宋" w:hAnsi="仿宋" w:eastAsia="仿宋"/>
                <w:bCs/>
              </w:rPr>
              <w:t>提供具备CNAS(中国合格评定国家认可委员会)资质的权威第三方测试报告证明材料并加盖原厂公章；</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A3DEFC">
            <w:pPr>
              <w:widowControl/>
              <w:jc w:val="center"/>
              <w:rPr>
                <w:rFonts w:ascii="仿宋" w:hAnsi="仿宋" w:eastAsia="仿宋"/>
              </w:rPr>
            </w:pPr>
            <w:r>
              <w:rPr>
                <w:rFonts w:hint="eastAsia" w:ascii="仿宋" w:hAnsi="仿宋" w:eastAsia="仿宋"/>
              </w:rPr>
              <w:t>2</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E976CF">
            <w:pPr>
              <w:widowControl/>
              <w:jc w:val="center"/>
              <w:rPr>
                <w:rFonts w:ascii="仿宋" w:hAnsi="仿宋" w:eastAsia="仿宋"/>
              </w:rPr>
            </w:pPr>
            <w:r>
              <w:rPr>
                <w:rFonts w:hint="eastAsia" w:ascii="仿宋" w:hAnsi="仿宋" w:eastAsia="仿宋"/>
              </w:rPr>
              <w:t>台</w:t>
            </w:r>
          </w:p>
        </w:tc>
      </w:tr>
      <w:tr w14:paraId="4D703C42">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FDC476">
            <w:pPr>
              <w:widowControl/>
              <w:jc w:val="center"/>
              <w:rPr>
                <w:rFonts w:ascii="仿宋" w:hAnsi="仿宋" w:eastAsia="仿宋"/>
              </w:rPr>
            </w:pPr>
            <w:r>
              <w:rPr>
                <w:rFonts w:hint="eastAsia" w:ascii="仿宋" w:hAnsi="仿宋" w:eastAsia="仿宋"/>
              </w:rPr>
              <w:t>4</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9E32C4">
            <w:pPr>
              <w:widowControl/>
              <w:jc w:val="center"/>
              <w:rPr>
                <w:rFonts w:ascii="仿宋" w:hAnsi="仿宋" w:eastAsia="仿宋"/>
              </w:rPr>
            </w:pPr>
            <w:r>
              <w:rPr>
                <w:rFonts w:hint="eastAsia" w:ascii="仿宋" w:hAnsi="仿宋" w:eastAsia="仿宋"/>
              </w:rPr>
              <w:t>SDN控制器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AE6897">
            <w:pPr>
              <w:widowControl/>
              <w:rPr>
                <w:rFonts w:ascii="仿宋" w:hAnsi="仿宋" w:eastAsia="仿宋"/>
              </w:rPr>
            </w:pPr>
            <w:r>
              <w:rPr>
                <w:rFonts w:hint="eastAsia" w:ascii="仿宋" w:hAnsi="仿宋" w:eastAsia="仿宋"/>
              </w:rPr>
              <w:t>1.支持单机或集群方式部署，集群部署时北向和南向均为负载分担方式工作，在多台集群节点之间均衡业务处理，提供高可靠性和高性能，即使某个集群节点出现单点故障，整个集群仍可以正常工作，保证系统高可用；</w:t>
            </w:r>
            <w:r>
              <w:rPr>
                <w:rFonts w:hint="eastAsia" w:ascii="仿宋" w:hAnsi="仿宋" w:eastAsia="仿宋"/>
              </w:rPr>
              <w:br w:type="textWrapping"/>
            </w:r>
            <w:r>
              <w:rPr>
                <w:rFonts w:hint="eastAsia" w:ascii="仿宋" w:hAnsi="仿宋" w:eastAsia="仿宋"/>
              </w:rPr>
              <w:t>2.南向支持SNMP、Netconf、OpenFlow（1.3、1.4）等标准协议，北向支持Restful、Restconf、Webservice、Syslog等接口；</w:t>
            </w:r>
          </w:p>
          <w:p w14:paraId="0447AD67">
            <w:pPr>
              <w:widowControl/>
              <w:rPr>
                <w:rFonts w:ascii="仿宋" w:hAnsi="仿宋" w:eastAsia="仿宋"/>
              </w:rPr>
            </w:pPr>
            <w:r>
              <w:rPr>
                <w:rFonts w:hint="eastAsia" w:ascii="仿宋" w:hAnsi="仿宋" w:eastAsia="仿宋"/>
              </w:rPr>
              <w:t>3.支持网络设备、服务器、虚拟网络、虚拟机、业务5层视图可视，支持业务与网络映射；</w:t>
            </w:r>
            <w:r>
              <w:rPr>
                <w:rFonts w:hint="eastAsia" w:ascii="仿宋" w:hAnsi="仿宋" w:eastAsia="仿宋"/>
              </w:rPr>
              <w:br w:type="textWrapping"/>
            </w:r>
            <w:r>
              <w:rPr>
                <w:rFonts w:hint="eastAsia" w:ascii="仿宋" w:hAnsi="仿宋" w:eastAsia="仿宋"/>
              </w:rPr>
              <w:t>4.支持通过中心控制器对多DC进行统一编排和管理，通过统一GUI界面拖拽式可视快速编排多DC业务，实现多租户VPC跨DC互通，DC支持专线互联；</w:t>
            </w:r>
          </w:p>
          <w:p w14:paraId="55BD9727">
            <w:pPr>
              <w:widowControl/>
              <w:rPr>
                <w:rFonts w:ascii="仿宋" w:hAnsi="仿宋" w:eastAsia="仿宋"/>
              </w:rPr>
            </w:pPr>
            <w:r>
              <w:rPr>
                <w:rFonts w:hint="eastAsia" w:ascii="仿宋" w:hAnsi="仿宋" w:eastAsia="仿宋"/>
              </w:rPr>
              <w:t>5.实配：管理软件和配套服务器，</w:t>
            </w:r>
            <w:r>
              <w:rPr>
                <w:rFonts w:hint="eastAsia" w:ascii="仿宋" w:hAnsi="仿宋" w:eastAsia="仿宋"/>
                <w:bCs/>
              </w:rPr>
              <w:t>配套服务器数量≥3台，单台服务器规格不低于：2颗国产化CPU：32Core/2.6GHz，内存：4个32GB，硬盘：4个1920GB SSD，端口：8个GE电口，6个10GE/25GE光口，标配RAID卡（4GB缓存），双交流电源；</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A74E57">
            <w:pPr>
              <w:widowControl/>
              <w:jc w:val="center"/>
              <w:rPr>
                <w:rFonts w:ascii="仿宋" w:hAnsi="仿宋" w:eastAsia="仿宋"/>
              </w:rPr>
            </w:pPr>
            <w:r>
              <w:rPr>
                <w:rFonts w:hint="eastAsia" w:ascii="仿宋" w:hAnsi="仿宋" w:eastAsia="仿宋"/>
              </w:rPr>
              <w:t>1</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FA3779">
            <w:pPr>
              <w:widowControl/>
              <w:jc w:val="center"/>
              <w:rPr>
                <w:rFonts w:ascii="仿宋" w:hAnsi="仿宋" w:eastAsia="仿宋"/>
              </w:rPr>
            </w:pPr>
            <w:r>
              <w:rPr>
                <w:rFonts w:hint="eastAsia" w:ascii="仿宋" w:hAnsi="仿宋" w:eastAsia="仿宋"/>
              </w:rPr>
              <w:t>套</w:t>
            </w:r>
          </w:p>
        </w:tc>
      </w:tr>
      <w:tr w14:paraId="1CC6C653">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8AA83A">
            <w:pPr>
              <w:widowControl/>
              <w:jc w:val="center"/>
              <w:rPr>
                <w:rFonts w:ascii="仿宋" w:hAnsi="仿宋" w:eastAsia="仿宋"/>
              </w:rPr>
            </w:pPr>
            <w:r>
              <w:rPr>
                <w:rFonts w:hint="eastAsia" w:ascii="仿宋" w:hAnsi="仿宋" w:eastAsia="仿宋"/>
              </w:rPr>
              <w:t>5</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7841EE">
            <w:pPr>
              <w:widowControl/>
              <w:jc w:val="center"/>
              <w:rPr>
                <w:rFonts w:ascii="仿宋" w:hAnsi="仿宋" w:eastAsia="仿宋"/>
              </w:rPr>
            </w:pPr>
            <w:r>
              <w:rPr>
                <w:rFonts w:hint="eastAsia" w:ascii="仿宋" w:hAnsi="仿宋" w:eastAsia="仿宋"/>
              </w:rPr>
              <w:t>SDN带外交换机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BE3B2C">
            <w:pPr>
              <w:widowControl/>
              <w:rPr>
                <w:rFonts w:ascii="仿宋" w:hAnsi="仿宋" w:eastAsia="仿宋"/>
              </w:rPr>
            </w:pPr>
            <w:r>
              <w:rPr>
                <w:rFonts w:hint="eastAsia" w:ascii="仿宋" w:hAnsi="仿宋" w:eastAsia="仿宋"/>
              </w:rPr>
              <w:t>1.千兆电口≥48个,25G光口≥4（且支持自适应万兆SFP+） , 100G光口≥2（且支持自适应40GE），子卡槽位≥2，实配：交流电源模块≥2个，10G多模模块≥4个，3m 10G高速电缆≥1条；</w:t>
            </w:r>
            <w:r>
              <w:rPr>
                <w:rFonts w:hint="eastAsia" w:ascii="仿宋" w:hAnsi="仿宋" w:eastAsia="仿宋"/>
              </w:rPr>
              <w:br w:type="textWrapping"/>
            </w:r>
            <w:r>
              <w:rPr>
                <w:rFonts w:hint="eastAsia" w:ascii="仿宋" w:hAnsi="仿宋" w:eastAsia="仿宋"/>
              </w:rPr>
              <w:t>2.交换容量≥2Tbps（官网交换容量双指标以最小值为准）,包转发率≥</w:t>
            </w:r>
            <w:r>
              <w:rPr>
                <w:rFonts w:hint="eastAsia" w:ascii="仿宋" w:hAnsi="仿宋" w:eastAsia="仿宋"/>
                <w:lang w:val="en-US"/>
              </w:rPr>
              <w:t>600</w:t>
            </w:r>
            <w:r>
              <w:rPr>
                <w:rFonts w:hint="eastAsia" w:ascii="仿宋" w:hAnsi="仿宋" w:eastAsia="仿宋"/>
              </w:rPr>
              <w:t>Mpps；</w:t>
            </w:r>
            <w:r>
              <w:rPr>
                <w:rFonts w:hint="eastAsia" w:ascii="仿宋" w:hAnsi="仿宋" w:eastAsia="仿宋"/>
              </w:rPr>
              <w:br w:type="textWrapping"/>
            </w:r>
            <w:r>
              <w:rPr>
                <w:rFonts w:hint="eastAsia" w:ascii="仿宋" w:hAnsi="仿宋" w:eastAsia="仿宋"/>
              </w:rPr>
              <w:t>3.▲</w:t>
            </w:r>
            <w:r>
              <w:rPr>
                <w:rFonts w:hint="eastAsia" w:ascii="仿宋" w:hAnsi="仿宋" w:eastAsia="仿宋"/>
                <w:bCs/>
              </w:rPr>
              <w:t>全端口支持MACsec，</w:t>
            </w:r>
            <w:r>
              <w:rPr>
                <w:rFonts w:hint="eastAsia" w:ascii="仿宋" w:hAnsi="仿宋" w:eastAsia="仿宋"/>
              </w:rPr>
              <w:t>支持MAC表项≥250K，支持ARP表项规格≥125K，</w:t>
            </w:r>
            <w:r>
              <w:rPr>
                <w:rFonts w:hint="eastAsia" w:ascii="仿宋" w:hAnsi="仿宋" w:eastAsia="仿宋"/>
                <w:bCs/>
              </w:rPr>
              <w:t>IPv4路由转发FIB表项≥250K，IPv6路由转发FIB表项≥125K，提供具备CNAS(中国合格评定国家认可委员会)资质的权威第三方测试报告并加盖原厂公章；</w:t>
            </w:r>
            <w:r>
              <w:rPr>
                <w:rFonts w:hint="eastAsia" w:ascii="仿宋" w:hAnsi="仿宋" w:eastAsia="仿宋"/>
              </w:rPr>
              <w:br w:type="textWrapping"/>
            </w:r>
            <w:r>
              <w:rPr>
                <w:rFonts w:hint="eastAsia" w:ascii="仿宋" w:hAnsi="仿宋" w:eastAsia="仿宋"/>
              </w:rPr>
              <w:t>4.▲为满足国产化自主可控要求，CPU和转发芯片均为设备整机厂商自研芯片，</w:t>
            </w:r>
            <w:r>
              <w:rPr>
                <w:rFonts w:hint="eastAsia" w:ascii="仿宋" w:hAnsi="仿宋" w:eastAsia="仿宋"/>
                <w:bCs/>
              </w:rPr>
              <w:t>提供具备CNAS(中国合格评定国家认可委员会)资质的权威第三方测试报告证明材料并加盖原厂公章</w:t>
            </w:r>
            <w:r>
              <w:rPr>
                <w:rFonts w:hint="eastAsia" w:ascii="仿宋" w:hAnsi="仿宋" w:eastAsia="仿宋"/>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A7043F">
            <w:pPr>
              <w:widowControl/>
              <w:jc w:val="center"/>
              <w:rPr>
                <w:rFonts w:ascii="仿宋" w:hAnsi="仿宋" w:eastAsia="仿宋"/>
              </w:rPr>
            </w:pPr>
            <w:r>
              <w:rPr>
                <w:rFonts w:hint="eastAsia" w:ascii="仿宋" w:hAnsi="仿宋" w:eastAsia="仿宋"/>
              </w:rPr>
              <w:t>2</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E33ACC">
            <w:pPr>
              <w:widowControl/>
              <w:jc w:val="center"/>
              <w:rPr>
                <w:rFonts w:ascii="仿宋" w:hAnsi="仿宋" w:eastAsia="仿宋"/>
              </w:rPr>
            </w:pPr>
            <w:r>
              <w:rPr>
                <w:rFonts w:hint="eastAsia" w:ascii="仿宋" w:hAnsi="仿宋" w:eastAsia="仿宋"/>
              </w:rPr>
              <w:t>台</w:t>
            </w:r>
          </w:p>
        </w:tc>
      </w:tr>
      <w:tr w14:paraId="65B29E6B">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74D95B">
            <w:pPr>
              <w:widowControl/>
              <w:jc w:val="center"/>
              <w:rPr>
                <w:rFonts w:ascii="仿宋" w:hAnsi="仿宋" w:eastAsia="仿宋"/>
              </w:rPr>
            </w:pPr>
            <w:r>
              <w:rPr>
                <w:rFonts w:hint="eastAsia" w:ascii="仿宋" w:hAnsi="仿宋" w:eastAsia="仿宋"/>
              </w:rPr>
              <w:t>6</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3374D8">
            <w:pPr>
              <w:widowControl/>
              <w:jc w:val="center"/>
              <w:rPr>
                <w:rFonts w:ascii="仿宋" w:hAnsi="仿宋" w:eastAsia="仿宋"/>
              </w:rPr>
            </w:pPr>
            <w:r>
              <w:rPr>
                <w:rFonts w:hint="eastAsia" w:ascii="仿宋" w:hAnsi="仿宋" w:eastAsia="仿宋"/>
              </w:rPr>
              <w:t>管理接入交换机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DA7130">
            <w:pPr>
              <w:widowControl/>
              <w:rPr>
                <w:rFonts w:ascii="仿宋" w:hAnsi="仿宋" w:eastAsia="仿宋"/>
              </w:rPr>
            </w:pPr>
            <w:r>
              <w:rPr>
                <w:rFonts w:hint="eastAsia" w:ascii="仿宋" w:hAnsi="仿宋" w:eastAsia="仿宋"/>
              </w:rPr>
              <w:t>1.千兆电口≥48个,25G光口≥4（且支持自适应万兆SFP+） , 100G光口≥2（且支持自适应40GE），子卡槽位≥2，实配：交流电源模块≥2个，10G多模模块≥4个，3m 10G高速电缆≥1条；</w:t>
            </w:r>
            <w:r>
              <w:rPr>
                <w:rFonts w:hint="eastAsia" w:ascii="仿宋" w:hAnsi="仿宋" w:eastAsia="仿宋"/>
              </w:rPr>
              <w:br w:type="textWrapping"/>
            </w:r>
            <w:r>
              <w:rPr>
                <w:rFonts w:hint="eastAsia" w:ascii="仿宋" w:hAnsi="仿宋" w:eastAsia="仿宋"/>
              </w:rPr>
              <w:t>2.交换容量≥2Tbps（官网交换容量双指标以最小值为准）,包转发率≥</w:t>
            </w:r>
            <w:r>
              <w:rPr>
                <w:rFonts w:hint="eastAsia" w:ascii="仿宋" w:hAnsi="仿宋" w:eastAsia="仿宋"/>
                <w:lang w:val="en-US"/>
              </w:rPr>
              <w:t>600</w:t>
            </w:r>
            <w:r>
              <w:rPr>
                <w:rFonts w:hint="eastAsia" w:ascii="仿宋" w:hAnsi="仿宋" w:eastAsia="仿宋"/>
              </w:rPr>
              <w:t>Mpps</w:t>
            </w:r>
            <w:r>
              <w:rPr>
                <w:rFonts w:hint="eastAsia" w:ascii="仿宋" w:hAnsi="仿宋" w:eastAsia="仿宋"/>
              </w:rPr>
              <w:br w:type="textWrapping"/>
            </w:r>
            <w:r>
              <w:rPr>
                <w:rFonts w:hint="eastAsia" w:ascii="仿宋" w:hAnsi="仿宋" w:eastAsia="仿宋"/>
              </w:rPr>
              <w:t>3.▲</w:t>
            </w:r>
            <w:r>
              <w:rPr>
                <w:rFonts w:hint="eastAsia" w:ascii="仿宋" w:hAnsi="仿宋" w:eastAsia="仿宋"/>
                <w:bCs/>
              </w:rPr>
              <w:t>全端口支持MACsec，</w:t>
            </w:r>
            <w:r>
              <w:rPr>
                <w:rFonts w:hint="eastAsia" w:ascii="仿宋" w:hAnsi="仿宋" w:eastAsia="仿宋"/>
              </w:rPr>
              <w:t>支持MAC表项≥250K，支持ARP表项规格≥125K，</w:t>
            </w:r>
            <w:r>
              <w:rPr>
                <w:rFonts w:hint="eastAsia" w:ascii="仿宋" w:hAnsi="仿宋" w:eastAsia="仿宋"/>
                <w:bCs/>
              </w:rPr>
              <w:t>IPv4路由转发FIB表项≥250K，IPv6路由转发FIB表项≥125K，提供具备CNAS(中国合格评定国家认可委员会)资质的权威第三方测试报告并加盖原厂公章；</w:t>
            </w:r>
            <w:r>
              <w:rPr>
                <w:rFonts w:hint="eastAsia" w:ascii="仿宋" w:hAnsi="仿宋" w:eastAsia="仿宋"/>
              </w:rPr>
              <w:br w:type="textWrapping"/>
            </w:r>
            <w:r>
              <w:rPr>
                <w:rFonts w:hint="eastAsia" w:ascii="仿宋" w:hAnsi="仿宋" w:eastAsia="仿宋"/>
              </w:rPr>
              <w:t>4.▲为满足国产化自主可控要求，CPU和转发芯片均为设备整机厂商自研芯片，</w:t>
            </w:r>
            <w:r>
              <w:rPr>
                <w:rFonts w:hint="eastAsia" w:ascii="仿宋" w:hAnsi="仿宋" w:eastAsia="仿宋"/>
                <w:bCs/>
              </w:rPr>
              <w:t>提供具备CNAS(中国合格评定国家认可委员会)资质的权威第三方测试报告证明材料并加盖原厂公章</w:t>
            </w:r>
            <w:r>
              <w:rPr>
                <w:rFonts w:hint="eastAsia" w:ascii="仿宋" w:hAnsi="仿宋" w:eastAsia="仿宋"/>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9BCC1B">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34EE77">
            <w:pPr>
              <w:widowControl/>
              <w:jc w:val="center"/>
              <w:rPr>
                <w:rFonts w:ascii="仿宋" w:hAnsi="仿宋" w:eastAsia="仿宋"/>
              </w:rPr>
            </w:pPr>
            <w:r>
              <w:rPr>
                <w:rFonts w:hint="eastAsia" w:ascii="仿宋" w:hAnsi="仿宋" w:eastAsia="仿宋"/>
              </w:rPr>
              <w:t>台</w:t>
            </w:r>
          </w:p>
        </w:tc>
      </w:tr>
      <w:tr w14:paraId="0BCCFC8D">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596A2C">
            <w:pPr>
              <w:widowControl/>
              <w:jc w:val="center"/>
              <w:rPr>
                <w:rFonts w:ascii="仿宋" w:hAnsi="仿宋" w:eastAsia="仿宋"/>
              </w:rPr>
            </w:pPr>
            <w:r>
              <w:rPr>
                <w:rFonts w:hint="eastAsia" w:ascii="仿宋" w:hAnsi="仿宋" w:eastAsia="仿宋"/>
              </w:rPr>
              <w:t>7</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D65574">
            <w:pPr>
              <w:widowControl/>
              <w:jc w:val="center"/>
              <w:rPr>
                <w:rFonts w:ascii="仿宋" w:hAnsi="仿宋" w:eastAsia="仿宋"/>
              </w:rPr>
            </w:pPr>
            <w:r>
              <w:rPr>
                <w:rFonts w:hint="eastAsia" w:ascii="仿宋" w:hAnsi="仿宋" w:eastAsia="仿宋"/>
              </w:rPr>
              <w:t>出口路由器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F6CD49">
            <w:pPr>
              <w:widowControl/>
              <w:rPr>
                <w:rFonts w:ascii="仿宋" w:hAnsi="仿宋" w:eastAsia="仿宋"/>
              </w:rPr>
            </w:pPr>
            <w:r>
              <w:rPr>
                <w:rFonts w:hint="eastAsia" w:ascii="仿宋" w:hAnsi="仿宋" w:eastAsia="仿宋"/>
              </w:rPr>
              <w:t>1.主控板槽位数≥2个，整机业务槽位数≥8个,实配：双主控，双交流电源，万兆光口≥10个，千兆光口≥10个，10G多模模块≥10个</w:t>
            </w:r>
            <w:r>
              <w:rPr>
                <w:rFonts w:hint="eastAsia" w:ascii="仿宋" w:hAnsi="仿宋" w:eastAsia="仿宋"/>
              </w:rPr>
              <w:br w:type="textWrapping"/>
            </w:r>
            <w:r>
              <w:rPr>
                <w:rFonts w:hint="eastAsia" w:ascii="仿宋" w:hAnsi="仿宋" w:eastAsia="仿宋"/>
              </w:rPr>
              <w:t>2.▲为满足国产化自主可控要求，设备CPU、NP转发及交换接入矩阵芯片为设备整机厂商自研芯片，</w:t>
            </w:r>
            <w:r>
              <w:rPr>
                <w:rFonts w:hint="eastAsia" w:ascii="仿宋" w:hAnsi="仿宋" w:eastAsia="仿宋"/>
                <w:bCs/>
              </w:rPr>
              <w:t>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3.▲支持100GE、50GE、40GE、25GE、10GE、GE、FE、E1、POS、CPOS 等接口类型，</w:t>
            </w:r>
            <w:r>
              <w:rPr>
                <w:rFonts w:hint="eastAsia" w:ascii="仿宋" w:hAnsi="仿宋" w:eastAsia="仿宋"/>
                <w:bCs/>
              </w:rPr>
              <w:t>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4.交换容量≥2</w:t>
            </w:r>
            <w:r>
              <w:rPr>
                <w:rFonts w:hint="eastAsia" w:ascii="仿宋" w:hAnsi="仿宋" w:eastAsia="仿宋"/>
                <w:lang w:val="en-US"/>
              </w:rPr>
              <w:t>3</w:t>
            </w:r>
            <w:r>
              <w:rPr>
                <w:rFonts w:hint="eastAsia" w:ascii="仿宋" w:hAnsi="仿宋" w:eastAsia="仿宋"/>
              </w:rPr>
              <w:t>0Tbps,包转发率≥54000Mpps；</w:t>
            </w:r>
          </w:p>
          <w:p w14:paraId="27F5E92A">
            <w:pPr>
              <w:widowControl/>
              <w:rPr>
                <w:rFonts w:ascii="仿宋" w:hAnsi="仿宋" w:eastAsia="仿宋"/>
                <w:bCs/>
              </w:rPr>
            </w:pPr>
            <w:r>
              <w:rPr>
                <w:rFonts w:hint="eastAsia" w:ascii="仿宋" w:hAnsi="仿宋" w:eastAsia="仿宋"/>
              </w:rPr>
              <w:t>5. ▲支持MACSec加密技术，</w:t>
            </w:r>
            <w:r>
              <w:rPr>
                <w:rFonts w:hint="eastAsia" w:ascii="仿宋" w:hAnsi="仿宋" w:eastAsia="仿宋"/>
                <w:bCs/>
              </w:rPr>
              <w:t>提供具备CNAS(中国合格评定国家认可委员会)资质的权威第三方测试报告并加盖原厂公章；</w:t>
            </w:r>
          </w:p>
          <w:p w14:paraId="738706B8">
            <w:pPr>
              <w:widowControl/>
              <w:rPr>
                <w:rFonts w:ascii="仿宋" w:hAnsi="仿宋" w:eastAsia="仿宋"/>
              </w:rPr>
            </w:pPr>
            <w:r>
              <w:rPr>
                <w:rFonts w:hint="eastAsia" w:ascii="仿宋" w:hAnsi="仿宋" w:eastAsia="仿宋"/>
                <w:bCs/>
              </w:rPr>
              <w:t>6、</w:t>
            </w:r>
            <w:r>
              <w:rPr>
                <w:rFonts w:hint="eastAsia" w:ascii="仿宋" w:hAnsi="仿宋" w:eastAsia="仿宋"/>
                <w:lang w:bidi="ar"/>
              </w:rPr>
              <w:t>支持Ipsec国密算法等安全技术；</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FC3681">
            <w:pPr>
              <w:widowControl/>
              <w:jc w:val="center"/>
              <w:rPr>
                <w:rFonts w:ascii="仿宋" w:hAnsi="仿宋" w:eastAsia="仿宋"/>
              </w:rPr>
            </w:pPr>
            <w:r>
              <w:rPr>
                <w:rFonts w:hint="eastAsia" w:ascii="仿宋" w:hAnsi="仿宋" w:eastAsia="仿宋"/>
              </w:rPr>
              <w:t>2</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82F6E1">
            <w:pPr>
              <w:widowControl/>
              <w:jc w:val="center"/>
              <w:rPr>
                <w:rFonts w:ascii="仿宋" w:hAnsi="仿宋" w:eastAsia="仿宋"/>
              </w:rPr>
            </w:pPr>
            <w:r>
              <w:rPr>
                <w:rFonts w:hint="eastAsia" w:ascii="仿宋" w:hAnsi="仿宋" w:eastAsia="仿宋"/>
              </w:rPr>
              <w:t>台</w:t>
            </w:r>
          </w:p>
        </w:tc>
      </w:tr>
      <w:tr w14:paraId="08E33AE5">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25798A">
            <w:pPr>
              <w:widowControl/>
              <w:jc w:val="center"/>
              <w:rPr>
                <w:rFonts w:ascii="仿宋" w:hAnsi="仿宋" w:eastAsia="仿宋"/>
              </w:rPr>
            </w:pPr>
            <w:r>
              <w:rPr>
                <w:rFonts w:hint="eastAsia" w:ascii="仿宋" w:hAnsi="仿宋" w:eastAsia="仿宋"/>
              </w:rPr>
              <w:t>8</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097610">
            <w:pPr>
              <w:widowControl/>
              <w:jc w:val="center"/>
              <w:rPr>
                <w:rFonts w:ascii="仿宋" w:hAnsi="仿宋" w:eastAsia="仿宋"/>
              </w:rPr>
            </w:pPr>
            <w:r>
              <w:rPr>
                <w:rFonts w:hint="eastAsia" w:ascii="仿宋" w:hAnsi="仿宋" w:eastAsia="仿宋"/>
              </w:rPr>
              <w:t>数据中心出口防火墙</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E2C3B5">
            <w:pPr>
              <w:widowControl/>
              <w:rPr>
                <w:rFonts w:ascii="仿宋" w:hAnsi="仿宋" w:eastAsia="仿宋"/>
              </w:rPr>
            </w:pPr>
            <w:r>
              <w:rPr>
                <w:rFonts w:hint="eastAsia" w:ascii="仿宋" w:hAnsi="仿宋" w:eastAsia="仿宋"/>
              </w:rPr>
              <w:t>1.防火墙吞吐量≥25Gbps，最大并发连接数≥1000万，每秒新建连接数≥25万 ，IPSec吞吐量≥25Gbps， SSL VPN吞吐量≥2Gbps，IPS吞吐量≥10Gbps；</w:t>
            </w:r>
            <w:r>
              <w:rPr>
                <w:rFonts w:hint="eastAsia" w:ascii="仿宋" w:hAnsi="仿宋" w:eastAsia="仿宋"/>
              </w:rPr>
              <w:br w:type="textWrapping"/>
            </w:r>
            <w:r>
              <w:rPr>
                <w:rFonts w:hint="eastAsia" w:ascii="仿宋" w:hAnsi="仿宋" w:eastAsia="仿宋"/>
              </w:rPr>
              <w:t>2.千兆Combo接口≥8，千兆电口≥4，千兆光口≥4，万兆光口≥6，支持扩展槽位≥2，</w:t>
            </w:r>
            <w:r>
              <w:rPr>
                <w:rFonts w:hint="eastAsia" w:ascii="仿宋" w:hAnsi="仿宋" w:eastAsia="仿宋"/>
                <w:bCs/>
              </w:rPr>
              <w:t>提供官网链接和截图证明并加盖原厂公章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3.▲为满足国产化自主可控要求，CPU为设备整机厂商自研芯片，</w:t>
            </w:r>
            <w:r>
              <w:rPr>
                <w:rFonts w:hint="eastAsia" w:ascii="仿宋" w:hAnsi="仿宋" w:eastAsia="仿宋"/>
                <w:bCs/>
              </w:rPr>
              <w:t>提供具备CNAS(中国合格评定国家认可委员会)资质的权威第三方测试报告证明材料并加盖原厂公章；</w:t>
            </w:r>
          </w:p>
          <w:p w14:paraId="45DFE069">
            <w:pPr>
              <w:widowControl/>
              <w:rPr>
                <w:rFonts w:ascii="仿宋" w:hAnsi="仿宋" w:eastAsia="仿宋"/>
              </w:rPr>
            </w:pPr>
            <w:r>
              <w:rPr>
                <w:rFonts w:hint="eastAsia" w:ascii="仿宋" w:hAnsi="仿宋" w:eastAsia="仿宋"/>
              </w:rPr>
              <w:t>4.支持对HTTPS，POP3S，SMTPS,IMAPS加密流量代理解密后，并进行内容过滤，审计，安全防护；</w:t>
            </w:r>
            <w:r>
              <w:rPr>
                <w:rFonts w:hint="eastAsia" w:ascii="仿宋" w:hAnsi="仿宋" w:eastAsia="仿宋"/>
              </w:rPr>
              <w:br w:type="textWrapping"/>
            </w:r>
            <w:r>
              <w:rPr>
                <w:rFonts w:hint="eastAsia" w:ascii="仿宋" w:hAnsi="仿宋" w:eastAsia="仿宋"/>
              </w:rPr>
              <w:t>5.实配：交流电源≥2个，240G固态硬盘≥1块，10G多模模块≥2个；</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BF5B58">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0C0EAA">
            <w:pPr>
              <w:widowControl/>
              <w:jc w:val="center"/>
              <w:rPr>
                <w:rFonts w:ascii="仿宋" w:hAnsi="仿宋" w:eastAsia="仿宋"/>
              </w:rPr>
            </w:pPr>
            <w:r>
              <w:rPr>
                <w:rFonts w:hint="eastAsia" w:ascii="仿宋" w:hAnsi="仿宋" w:eastAsia="仿宋"/>
              </w:rPr>
              <w:t>台</w:t>
            </w:r>
          </w:p>
        </w:tc>
      </w:tr>
    </w:tbl>
    <w:p w14:paraId="7D6B9BFE">
      <w:pPr>
        <w:rPr>
          <w:rFonts w:ascii="仿宋" w:hAnsi="仿宋" w:eastAsia="仿宋"/>
        </w:rPr>
      </w:pPr>
    </w:p>
    <w:p w14:paraId="6188EF2E">
      <w:pPr>
        <w:spacing w:line="360" w:lineRule="auto"/>
        <w:outlineLvl w:val="4"/>
        <w:rPr>
          <w:rFonts w:ascii="仿宋" w:hAnsi="仿宋" w:eastAsia="仿宋"/>
          <w:bCs/>
        </w:rPr>
      </w:pPr>
      <w:r>
        <w:rPr>
          <w:rFonts w:hint="eastAsia" w:ascii="仿宋" w:hAnsi="仿宋" w:eastAsia="仿宋"/>
          <w:bCs/>
        </w:rPr>
        <w:t>2.成品软件要求</w:t>
      </w:r>
    </w:p>
    <w:tbl>
      <w:tblPr>
        <w:tblStyle w:val="49"/>
        <w:tblW w:w="0" w:type="auto"/>
        <w:tblInd w:w="-210" w:type="dxa"/>
        <w:tblLayout w:type="fixed"/>
        <w:tblCellMar>
          <w:top w:w="0" w:type="dxa"/>
          <w:left w:w="108" w:type="dxa"/>
          <w:bottom w:w="0" w:type="dxa"/>
          <w:right w:w="108" w:type="dxa"/>
        </w:tblCellMar>
      </w:tblPr>
      <w:tblGrid>
        <w:gridCol w:w="967"/>
        <w:gridCol w:w="1167"/>
        <w:gridCol w:w="6466"/>
        <w:gridCol w:w="700"/>
        <w:gridCol w:w="750"/>
      </w:tblGrid>
      <w:tr w14:paraId="756C1306">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0DFF82">
            <w:pPr>
              <w:widowControl/>
              <w:jc w:val="center"/>
              <w:rPr>
                <w:rFonts w:ascii="仿宋" w:hAnsi="仿宋" w:eastAsia="仿宋"/>
                <w:bCs/>
              </w:rPr>
            </w:pPr>
            <w:r>
              <w:rPr>
                <w:rFonts w:hint="eastAsia" w:ascii="仿宋" w:hAnsi="仿宋" w:eastAsia="仿宋"/>
                <w:bCs/>
              </w:rPr>
              <w:t>序号</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AEAE4D">
            <w:pPr>
              <w:widowControl/>
              <w:jc w:val="center"/>
              <w:rPr>
                <w:rFonts w:ascii="仿宋" w:hAnsi="仿宋" w:eastAsia="仿宋"/>
                <w:bCs/>
              </w:rPr>
            </w:pPr>
            <w:r>
              <w:rPr>
                <w:rFonts w:hint="eastAsia" w:ascii="仿宋" w:hAnsi="仿宋" w:eastAsia="仿宋"/>
                <w:bCs/>
              </w:rPr>
              <w:t>设备名称</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FDB959">
            <w:pPr>
              <w:widowControl/>
              <w:jc w:val="center"/>
              <w:rPr>
                <w:rFonts w:ascii="仿宋" w:hAnsi="仿宋" w:eastAsia="仿宋"/>
                <w:bCs/>
              </w:rPr>
            </w:pPr>
            <w:r>
              <w:rPr>
                <w:rFonts w:hint="eastAsia" w:ascii="仿宋" w:hAnsi="仿宋" w:eastAsia="仿宋"/>
                <w:bCs/>
              </w:rPr>
              <w:t>技术参数</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75ED8F">
            <w:pPr>
              <w:widowControl/>
              <w:jc w:val="center"/>
              <w:rPr>
                <w:rFonts w:ascii="仿宋" w:hAnsi="仿宋" w:eastAsia="仿宋"/>
                <w:bCs/>
              </w:rPr>
            </w:pPr>
            <w:r>
              <w:rPr>
                <w:rFonts w:hint="eastAsia" w:ascii="仿宋" w:hAnsi="仿宋" w:eastAsia="仿宋"/>
                <w:bCs/>
              </w:rPr>
              <w:t>数量</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8109CE">
            <w:pPr>
              <w:widowControl/>
              <w:jc w:val="center"/>
              <w:rPr>
                <w:rFonts w:ascii="仿宋" w:hAnsi="仿宋" w:eastAsia="仿宋"/>
                <w:bCs/>
              </w:rPr>
            </w:pPr>
            <w:r>
              <w:rPr>
                <w:rFonts w:hint="eastAsia" w:ascii="仿宋" w:hAnsi="仿宋" w:eastAsia="仿宋"/>
                <w:bCs/>
              </w:rPr>
              <w:t>单位</w:t>
            </w:r>
          </w:p>
        </w:tc>
      </w:tr>
      <w:tr w14:paraId="0F2076AF">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A294CF">
            <w:pPr>
              <w:widowControl/>
              <w:jc w:val="center"/>
              <w:rPr>
                <w:rFonts w:ascii="仿宋" w:hAnsi="仿宋" w:eastAsia="仿宋"/>
              </w:rPr>
            </w:pPr>
            <w:r>
              <w:rPr>
                <w:rFonts w:hint="eastAsia" w:ascii="仿宋" w:hAnsi="仿宋" w:eastAsia="仿宋"/>
              </w:rPr>
              <w:t>（一）</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93CF17">
            <w:pPr>
              <w:widowControl/>
              <w:jc w:val="center"/>
              <w:rPr>
                <w:rFonts w:ascii="仿宋" w:hAnsi="仿宋" w:eastAsia="仿宋"/>
              </w:rPr>
            </w:pPr>
            <w:r>
              <w:rPr>
                <w:rFonts w:hint="eastAsia" w:ascii="仿宋" w:hAnsi="仿宋" w:eastAsia="仿宋"/>
              </w:rPr>
              <w:t>平台软件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C936A2">
            <w:pPr>
              <w:widowControl/>
              <w:jc w:val="center"/>
              <w:rPr>
                <w:rFonts w:ascii="仿宋" w:hAnsi="仿宋" w:eastAsia="仿宋"/>
              </w:rPr>
            </w:pP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9A5F22">
            <w:pPr>
              <w:widowControl/>
              <w:rPr>
                <w:rFonts w:ascii="仿宋" w:hAnsi="仿宋" w:eastAsia="仿宋"/>
              </w:rPr>
            </w:pP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3A4B56">
            <w:pPr>
              <w:widowControl/>
              <w:jc w:val="center"/>
              <w:rPr>
                <w:rFonts w:ascii="仿宋" w:hAnsi="仿宋" w:eastAsia="仿宋"/>
              </w:rPr>
            </w:pPr>
          </w:p>
        </w:tc>
      </w:tr>
      <w:tr w14:paraId="6C6C7F61">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5632B0">
            <w:pPr>
              <w:widowControl/>
              <w:jc w:val="center"/>
              <w:rPr>
                <w:rFonts w:ascii="仿宋" w:hAnsi="仿宋" w:eastAsia="仿宋"/>
              </w:rPr>
            </w:pPr>
            <w:r>
              <w:rPr>
                <w:rFonts w:hint="eastAsia" w:ascii="仿宋" w:hAnsi="仿宋" w:eastAsia="仿宋"/>
              </w:rPr>
              <w:t>1</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75897C">
            <w:pPr>
              <w:widowControl/>
              <w:jc w:val="center"/>
              <w:rPr>
                <w:rFonts w:ascii="仿宋" w:hAnsi="仿宋" w:eastAsia="仿宋"/>
              </w:rPr>
            </w:pPr>
            <w:r>
              <w:rPr>
                <w:rFonts w:hint="eastAsia" w:ascii="仿宋" w:hAnsi="仿宋" w:eastAsia="仿宋"/>
              </w:rPr>
              <w:t>虚拟化软件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12ED5D">
            <w:pPr>
              <w:widowControl/>
              <w:rPr>
                <w:rFonts w:ascii="仿宋" w:hAnsi="仿宋" w:eastAsia="仿宋"/>
              </w:rPr>
            </w:pPr>
            <w:r>
              <w:rPr>
                <w:rFonts w:hint="eastAsia" w:ascii="仿宋" w:hAnsi="仿宋" w:eastAsia="仿宋"/>
                <w:lang w:bidi="ar"/>
              </w:rPr>
              <w:t>1、虚拟化套件许可-100颗CPU；</w:t>
            </w:r>
            <w:r>
              <w:rPr>
                <w:rFonts w:hint="eastAsia" w:ascii="仿宋" w:hAnsi="仿宋" w:eastAsia="仿宋"/>
              </w:rPr>
              <w:br w:type="textWrapping"/>
            </w:r>
            <w:r>
              <w:rPr>
                <w:rFonts w:hint="eastAsia" w:ascii="仿宋" w:hAnsi="仿宋" w:eastAsia="仿宋"/>
              </w:rPr>
              <w:t>2、支持虚拟机规格的在线调整，包括CPU、内存等资源，不用重启即可生效；</w:t>
            </w:r>
            <w:r>
              <w:rPr>
                <w:rFonts w:hint="eastAsia" w:ascii="仿宋" w:hAnsi="仿宋" w:eastAsia="仿宋"/>
              </w:rPr>
              <w:br w:type="textWrapping"/>
            </w:r>
            <w:r>
              <w:rPr>
                <w:rFonts w:hint="eastAsia" w:ascii="仿宋" w:hAnsi="仿宋" w:eastAsia="仿宋"/>
              </w:rPr>
              <w:t>3、支持将主机的GPU设备、SSD设备直通给虚拟机，提升虚拟机的整体性能</w:t>
            </w:r>
            <w:r>
              <w:rPr>
                <w:rFonts w:hint="eastAsia" w:ascii="仿宋" w:hAnsi="仿宋" w:eastAsia="仿宋"/>
                <w:bCs/>
              </w:rPr>
              <w:t>,提供具备CNAS(中国合格评定国家认可委员会)资质的第三方权威评测机构签字盖章的测试报告证明材料并加盖厂商公章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4、支持虚拟机HA，允许配置集群内HA预留的主机数量，以保证在虚拟机故障时有足够的资源进行切换；</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6A3648">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2DA3CC">
            <w:pPr>
              <w:widowControl/>
              <w:jc w:val="center"/>
              <w:rPr>
                <w:rFonts w:ascii="仿宋" w:hAnsi="仿宋" w:eastAsia="仿宋"/>
              </w:rPr>
            </w:pPr>
            <w:r>
              <w:rPr>
                <w:rFonts w:hint="eastAsia" w:ascii="仿宋" w:hAnsi="仿宋" w:eastAsia="仿宋"/>
              </w:rPr>
              <w:t>套</w:t>
            </w:r>
          </w:p>
        </w:tc>
      </w:tr>
      <w:tr w14:paraId="4B5745EF">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22922E">
            <w:pPr>
              <w:widowControl/>
              <w:jc w:val="center"/>
              <w:rPr>
                <w:rFonts w:ascii="仿宋" w:hAnsi="仿宋" w:eastAsia="仿宋"/>
              </w:rPr>
            </w:pPr>
            <w:r>
              <w:rPr>
                <w:rFonts w:hint="eastAsia" w:ascii="仿宋" w:hAnsi="仿宋" w:eastAsia="仿宋"/>
              </w:rPr>
              <w:t>2</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CC5CA6">
            <w:pPr>
              <w:widowControl/>
              <w:jc w:val="center"/>
              <w:rPr>
                <w:rFonts w:ascii="仿宋" w:hAnsi="仿宋" w:eastAsia="仿宋"/>
              </w:rPr>
            </w:pPr>
            <w:r>
              <w:rPr>
                <w:rFonts w:hint="eastAsia" w:ascii="仿宋" w:hAnsi="仿宋" w:eastAsia="仿宋"/>
              </w:rPr>
              <w:t>存力中心管理软件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D3D40D">
            <w:pPr>
              <w:widowControl/>
              <w:rPr>
                <w:rFonts w:ascii="仿宋" w:hAnsi="仿宋" w:eastAsia="仿宋"/>
              </w:rPr>
            </w:pPr>
            <w:r>
              <w:rPr>
                <w:rFonts w:hint="eastAsia" w:ascii="仿宋" w:hAnsi="仿宋" w:eastAsia="仿宋"/>
              </w:rPr>
              <w:t>1、存力中心管理软件授权，含180颗CPU管理套件许可，100颗CPU多租户管理许可，100颗网络服务化高级许可,768vCPU容器套件许可；</w:t>
            </w:r>
            <w:r>
              <w:rPr>
                <w:rFonts w:hint="eastAsia" w:ascii="仿宋" w:hAnsi="仿宋" w:eastAsia="仿宋"/>
              </w:rPr>
              <w:br w:type="textWrapping"/>
            </w:r>
            <w:r>
              <w:rPr>
                <w:rFonts w:hint="eastAsia" w:ascii="仿宋" w:hAnsi="仿宋" w:eastAsia="仿宋"/>
              </w:rPr>
              <w:t>2、含统一运维管理平台：站点管理,设备集中监控,系统管理,资源管理,远程部署,模板制作。用一套软件面向管理运维全场景的融合管理，包括资源发放，智能运维以及副本管理，数据中心洞察，非结构化数据管理等功能；</w:t>
            </w:r>
            <w:r>
              <w:rPr>
                <w:rFonts w:hint="eastAsia" w:ascii="仿宋" w:hAnsi="仿宋" w:eastAsia="仿宋"/>
              </w:rPr>
              <w:br w:type="textWrapping"/>
            </w:r>
            <w:r>
              <w:rPr>
                <w:rFonts w:hint="eastAsia" w:ascii="仿宋" w:hAnsi="仿宋" w:eastAsia="仿宋"/>
              </w:rPr>
              <w:t>3、支持对存储、交换机、服务器、超融合、虚拟化资源的统一管理，无需多个软件界面分散管理，管理能力包括设备基本信息查询、配置信息查询、历史性能信息、资源利用率查询、设备告警信息查询等；</w:t>
            </w:r>
            <w:r>
              <w:rPr>
                <w:rFonts w:hint="eastAsia" w:ascii="仿宋" w:hAnsi="仿宋" w:eastAsia="仿宋"/>
              </w:rPr>
              <w:br w:type="textWrapping"/>
            </w:r>
            <w:r>
              <w:rPr>
                <w:rFonts w:hint="eastAsia" w:ascii="仿宋" w:hAnsi="仿宋" w:eastAsia="仿宋"/>
              </w:rPr>
              <w:t>4、提供了虚拟机视角的IO路径全链路故障诊断：一个界面展示虚拟盘、虚拟机、主机、交换机、存储设备的IO路径级的拓扑信息；</w:t>
            </w:r>
            <w:r>
              <w:rPr>
                <w:rFonts w:hint="eastAsia" w:ascii="仿宋" w:hAnsi="仿宋" w:eastAsia="仿宋"/>
              </w:rPr>
              <w:br w:type="textWrapping"/>
            </w:r>
            <w:r>
              <w:rPr>
                <w:rFonts w:hint="eastAsia" w:ascii="仿宋" w:hAnsi="仿宋" w:eastAsia="仿宋"/>
              </w:rPr>
              <w:t>5、提供包含虚拟机、主机、LUN、存储等对象实例的多维度的关联对象分析，快速定界定位问题；</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87EEF9">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6768C7">
            <w:pPr>
              <w:widowControl/>
              <w:jc w:val="center"/>
              <w:rPr>
                <w:rFonts w:ascii="仿宋" w:hAnsi="仿宋" w:eastAsia="仿宋"/>
              </w:rPr>
            </w:pPr>
            <w:r>
              <w:rPr>
                <w:rFonts w:hint="eastAsia" w:ascii="仿宋" w:hAnsi="仿宋" w:eastAsia="仿宋"/>
              </w:rPr>
              <w:t>套</w:t>
            </w:r>
          </w:p>
        </w:tc>
      </w:tr>
      <w:tr w14:paraId="12288790">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77F6AD">
            <w:pPr>
              <w:widowControl/>
              <w:jc w:val="center"/>
              <w:rPr>
                <w:rFonts w:ascii="仿宋" w:hAnsi="仿宋" w:eastAsia="仿宋"/>
              </w:rPr>
            </w:pPr>
            <w:r>
              <w:rPr>
                <w:rFonts w:hint="eastAsia" w:ascii="仿宋" w:hAnsi="仿宋" w:eastAsia="仿宋"/>
              </w:rPr>
              <w:t>3</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BBED11">
            <w:pPr>
              <w:widowControl/>
              <w:jc w:val="center"/>
              <w:rPr>
                <w:rFonts w:ascii="仿宋" w:hAnsi="仿宋" w:eastAsia="仿宋"/>
              </w:rPr>
            </w:pPr>
            <w:r>
              <w:rPr>
                <w:rFonts w:hint="eastAsia" w:ascii="仿宋" w:hAnsi="仿宋" w:eastAsia="仿宋"/>
              </w:rPr>
              <w:t>大数据管理软件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704185">
            <w:pPr>
              <w:widowControl/>
              <w:rPr>
                <w:rFonts w:ascii="仿宋" w:hAnsi="仿宋" w:eastAsia="仿宋"/>
                <w:bCs/>
              </w:rPr>
            </w:pPr>
            <w:r>
              <w:rPr>
                <w:rFonts w:hint="eastAsia" w:ascii="仿宋" w:hAnsi="仿宋" w:eastAsia="仿宋"/>
              </w:rPr>
              <w:t>1、提供不少于1624vCPU+512vCPU大数据软件授权，提供一整套支持多样化数据"采、存、算、管、用"，面向全域、全场景、全业务的, 可演进的大数据服务平台。 包括数据存储、数据治理、数据开放场景，向AI开发、AI模型应用等方向演进；</w:t>
            </w:r>
          </w:p>
          <w:p w14:paraId="4E33BBD9">
            <w:pPr>
              <w:widowControl/>
              <w:rPr>
                <w:rFonts w:ascii="仿宋" w:hAnsi="仿宋" w:eastAsia="仿宋"/>
              </w:rPr>
            </w:pPr>
            <w:r>
              <w:rPr>
                <w:rFonts w:hint="eastAsia" w:ascii="仿宋" w:hAnsi="仿宋" w:eastAsia="仿宋"/>
              </w:rPr>
              <w:t xml:space="preserve"> 2、提供大数据统一运维管理平台，支持管理中心，边缘多个大数据集群，支持大规模集群的安装部署、监控、告警、用户管理、权限管理、审计日志、服务管理、健康检查、问题定位等；</w:t>
            </w:r>
            <w:r>
              <w:rPr>
                <w:rFonts w:hint="eastAsia" w:ascii="仿宋" w:hAnsi="仿宋" w:eastAsia="仿宋"/>
              </w:rPr>
              <w:br w:type="textWrapping"/>
            </w:r>
            <w:r>
              <w:rPr>
                <w:rFonts w:hint="eastAsia" w:ascii="仿宋" w:hAnsi="仿宋" w:eastAsia="仿宋"/>
              </w:rPr>
              <w:t>3、大数据统一运维管理平台，支持对IaaS层（计算、存储、网络等）、PaaS层（大数据、容器）的统一管理；</w:t>
            </w:r>
            <w:r>
              <w:rPr>
                <w:rFonts w:hint="eastAsia" w:ascii="仿宋" w:hAnsi="仿宋" w:eastAsia="仿宋"/>
              </w:rPr>
              <w:br w:type="textWrapping"/>
            </w:r>
            <w:r>
              <w:rPr>
                <w:rFonts w:hint="eastAsia" w:ascii="仿宋" w:hAnsi="仿宋" w:eastAsia="仿宋"/>
              </w:rPr>
              <w:t>4、最小支持3节点部署，支持节点按需弹性扩展；</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48D6C5">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2F5CFC">
            <w:pPr>
              <w:widowControl/>
              <w:jc w:val="center"/>
              <w:rPr>
                <w:rFonts w:ascii="仿宋" w:hAnsi="仿宋" w:eastAsia="仿宋"/>
              </w:rPr>
            </w:pPr>
            <w:r>
              <w:rPr>
                <w:rFonts w:hint="eastAsia" w:ascii="仿宋" w:hAnsi="仿宋" w:eastAsia="仿宋"/>
              </w:rPr>
              <w:t>套</w:t>
            </w:r>
          </w:p>
        </w:tc>
      </w:tr>
      <w:tr w14:paraId="2BA815C6">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4B65EE">
            <w:pPr>
              <w:widowControl/>
              <w:jc w:val="center"/>
              <w:rPr>
                <w:rFonts w:ascii="仿宋" w:hAnsi="仿宋" w:eastAsia="仿宋"/>
              </w:rPr>
            </w:pPr>
            <w:r>
              <w:rPr>
                <w:rFonts w:hint="eastAsia" w:ascii="仿宋" w:hAnsi="仿宋" w:eastAsia="仿宋"/>
              </w:rPr>
              <w:t>（二）</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57F4A8">
            <w:pPr>
              <w:widowControl/>
              <w:jc w:val="center"/>
              <w:rPr>
                <w:rFonts w:ascii="仿宋" w:hAnsi="仿宋" w:eastAsia="仿宋"/>
              </w:rPr>
            </w:pPr>
            <w:r>
              <w:rPr>
                <w:rFonts w:hint="eastAsia" w:ascii="仿宋" w:hAnsi="仿宋" w:eastAsia="仿宋"/>
              </w:rPr>
              <w:t>配套基础软件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631A84">
            <w:pPr>
              <w:widowControl/>
              <w:jc w:val="center"/>
              <w:rPr>
                <w:rFonts w:ascii="仿宋" w:hAnsi="仿宋" w:eastAsia="仿宋"/>
              </w:rPr>
            </w:pP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8BD61B">
            <w:pPr>
              <w:widowControl/>
              <w:rPr>
                <w:rFonts w:ascii="仿宋" w:hAnsi="仿宋" w:eastAsia="仿宋"/>
              </w:rPr>
            </w:pP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2B12F7">
            <w:pPr>
              <w:widowControl/>
              <w:jc w:val="center"/>
              <w:rPr>
                <w:rFonts w:ascii="仿宋" w:hAnsi="仿宋" w:eastAsia="仿宋"/>
              </w:rPr>
            </w:pPr>
          </w:p>
        </w:tc>
      </w:tr>
      <w:tr w14:paraId="16B015B8">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CE4AFF">
            <w:pPr>
              <w:widowControl/>
              <w:jc w:val="center"/>
              <w:rPr>
                <w:rFonts w:ascii="仿宋" w:hAnsi="仿宋" w:eastAsia="仿宋"/>
              </w:rPr>
            </w:pPr>
            <w:r>
              <w:rPr>
                <w:rFonts w:hint="eastAsia" w:ascii="仿宋" w:hAnsi="仿宋" w:eastAsia="仿宋"/>
              </w:rPr>
              <w:t>1</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3E0611">
            <w:pPr>
              <w:widowControl/>
              <w:jc w:val="center"/>
              <w:rPr>
                <w:rFonts w:ascii="仿宋" w:hAnsi="仿宋" w:eastAsia="仿宋"/>
              </w:rPr>
            </w:pPr>
            <w:r>
              <w:rPr>
                <w:rFonts w:hint="eastAsia" w:ascii="仿宋" w:hAnsi="仿宋" w:eastAsia="仿宋"/>
              </w:rPr>
              <w:t>关系型数据库</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C08E4C">
            <w:pPr>
              <w:widowControl/>
              <w:rPr>
                <w:rFonts w:ascii="仿宋" w:hAnsi="仿宋" w:eastAsia="仿宋"/>
                <w:bCs/>
              </w:rPr>
            </w:pPr>
            <w:r>
              <w:rPr>
                <w:rFonts w:hint="eastAsia" w:ascii="仿宋" w:hAnsi="仿宋" w:eastAsia="仿宋"/>
              </w:rPr>
              <w:t>▲1、关系型数据库，提供≥1</w:t>
            </w:r>
            <w:r>
              <w:rPr>
                <w:rFonts w:hint="eastAsia" w:ascii="仿宋" w:hAnsi="仿宋" w:eastAsia="仿宋"/>
                <w:lang w:val="en-US"/>
              </w:rPr>
              <w:t>28</w:t>
            </w:r>
            <w:r>
              <w:rPr>
                <w:rFonts w:hint="eastAsia" w:ascii="仿宋" w:hAnsi="仿宋" w:eastAsia="仿宋"/>
              </w:rPr>
              <w:t>vCPU授权，</w:t>
            </w:r>
            <w:r>
              <w:rPr>
                <w:rFonts w:hint="eastAsia" w:ascii="仿宋" w:hAnsi="仿宋" w:eastAsia="仿宋"/>
                <w:bCs/>
              </w:rPr>
              <w:t>数据库产品在中国信息安全测评中心发布的《安全可靠测评结果公告》之中, 产品通过国际CC安全认证并达到EAL4+级别，提供相关证书复印件并加盖原厂公章；</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EE2EDB">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3E9B57">
            <w:pPr>
              <w:widowControl/>
              <w:jc w:val="center"/>
              <w:rPr>
                <w:rFonts w:ascii="仿宋" w:hAnsi="仿宋" w:eastAsia="仿宋"/>
              </w:rPr>
            </w:pPr>
            <w:r>
              <w:rPr>
                <w:rFonts w:hint="eastAsia" w:ascii="仿宋" w:hAnsi="仿宋" w:eastAsia="仿宋"/>
              </w:rPr>
              <w:t>套</w:t>
            </w:r>
          </w:p>
        </w:tc>
      </w:tr>
      <w:tr w14:paraId="1C6BA1A0">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5D952D">
            <w:pPr>
              <w:widowControl/>
              <w:jc w:val="center"/>
              <w:rPr>
                <w:rFonts w:ascii="仿宋" w:hAnsi="仿宋" w:eastAsia="仿宋"/>
              </w:rPr>
            </w:pPr>
            <w:r>
              <w:rPr>
                <w:rFonts w:hint="eastAsia" w:ascii="仿宋" w:hAnsi="仿宋" w:eastAsia="仿宋"/>
              </w:rPr>
              <w:t>2</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60D097">
            <w:pPr>
              <w:widowControl/>
              <w:jc w:val="center"/>
              <w:rPr>
                <w:rFonts w:ascii="仿宋" w:hAnsi="仿宋" w:eastAsia="仿宋"/>
              </w:rPr>
            </w:pPr>
            <w:r>
              <w:rPr>
                <w:rFonts w:hint="eastAsia" w:ascii="仿宋" w:hAnsi="仿宋" w:eastAsia="仿宋"/>
              </w:rPr>
              <w:t>国产操作系统</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44E051">
            <w:pPr>
              <w:widowControl/>
              <w:rPr>
                <w:rFonts w:ascii="仿宋" w:hAnsi="仿宋" w:eastAsia="仿宋"/>
              </w:rPr>
            </w:pPr>
            <w:r>
              <w:rPr>
                <w:rFonts w:hint="eastAsia" w:ascii="仿宋" w:hAnsi="仿宋" w:eastAsia="仿宋"/>
              </w:rPr>
              <w:t>国产操作系统</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0C2161">
            <w:pPr>
              <w:widowControl/>
              <w:jc w:val="center"/>
              <w:rPr>
                <w:rFonts w:ascii="仿宋" w:hAnsi="仿宋" w:eastAsia="仿宋"/>
              </w:rPr>
            </w:pPr>
            <w:r>
              <w:rPr>
                <w:rFonts w:hint="eastAsia" w:ascii="仿宋" w:hAnsi="仿宋" w:eastAsia="仿宋"/>
              </w:rPr>
              <w:t>34</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F14BA9">
            <w:pPr>
              <w:widowControl/>
              <w:jc w:val="center"/>
              <w:rPr>
                <w:rFonts w:ascii="仿宋" w:hAnsi="仿宋" w:eastAsia="仿宋"/>
              </w:rPr>
            </w:pPr>
            <w:r>
              <w:rPr>
                <w:rFonts w:hint="eastAsia" w:ascii="仿宋" w:hAnsi="仿宋" w:eastAsia="仿宋"/>
              </w:rPr>
              <w:t>套</w:t>
            </w:r>
          </w:p>
        </w:tc>
      </w:tr>
    </w:tbl>
    <w:p w14:paraId="1C5F29D5">
      <w:pPr>
        <w:rPr>
          <w:rFonts w:ascii="仿宋" w:hAnsi="仿宋" w:eastAsia="仿宋"/>
        </w:rPr>
      </w:pPr>
    </w:p>
    <w:p w14:paraId="37010C8F">
      <w:pPr>
        <w:pStyle w:val="2"/>
        <w:rPr>
          <w:rFonts w:ascii="仿宋" w:hAnsi="仿宋" w:eastAsia="仿宋"/>
          <w:b w:val="0"/>
          <w:sz w:val="22"/>
          <w:szCs w:val="22"/>
          <w:lang w:val="zh-CN" w:bidi="zh-CN"/>
        </w:rPr>
      </w:pPr>
    </w:p>
    <w:p w14:paraId="3EF57A8F">
      <w:pPr>
        <w:rPr>
          <w:rFonts w:ascii="仿宋" w:hAnsi="仿宋" w:eastAsia="仿宋"/>
        </w:rPr>
      </w:pPr>
    </w:p>
    <w:p w14:paraId="7AF99FA6">
      <w:pPr>
        <w:pStyle w:val="7"/>
        <w:adjustRightInd w:val="0"/>
        <w:snapToGrid w:val="0"/>
        <w:spacing w:line="360" w:lineRule="auto"/>
        <w:rPr>
          <w:rFonts w:ascii="仿宋" w:hAnsi="仿宋" w:eastAsia="仿宋"/>
          <w:b/>
          <w:bCs/>
          <w:sz w:val="22"/>
          <w:szCs w:val="22"/>
        </w:rPr>
      </w:pPr>
      <w:r>
        <w:rPr>
          <w:rFonts w:hint="eastAsia" w:ascii="仿宋" w:hAnsi="仿宋" w:eastAsia="仿宋"/>
          <w:b/>
          <w:bCs/>
          <w:sz w:val="22"/>
          <w:szCs w:val="22"/>
        </w:rPr>
        <w:t>三、商务要求</w:t>
      </w:r>
    </w:p>
    <w:p w14:paraId="791508C9">
      <w:pPr>
        <w:pStyle w:val="8"/>
        <w:adjustRightInd w:val="0"/>
        <w:spacing w:line="360" w:lineRule="auto"/>
        <w:ind w:left="0" w:firstLine="442" w:firstLineChars="200"/>
        <w:rPr>
          <w:rFonts w:ascii="仿宋" w:hAnsi="仿宋" w:eastAsia="仿宋"/>
          <w:sz w:val="22"/>
          <w:szCs w:val="22"/>
        </w:rPr>
      </w:pPr>
      <w:r>
        <w:rPr>
          <w:rFonts w:hint="eastAsia" w:ascii="仿宋" w:hAnsi="仿宋" w:eastAsia="仿宋"/>
          <w:sz w:val="22"/>
          <w:szCs w:val="22"/>
        </w:rPr>
        <w:t>（一）项目工期要求</w:t>
      </w:r>
    </w:p>
    <w:p w14:paraId="77EEE604">
      <w:pPr>
        <w:adjustRightInd w:val="0"/>
        <w:snapToGrid w:val="0"/>
        <w:spacing w:line="360" w:lineRule="auto"/>
        <w:ind w:firstLine="440" w:firstLineChars="200"/>
        <w:rPr>
          <w:rFonts w:ascii="仿宋" w:hAnsi="仿宋" w:eastAsia="仿宋"/>
        </w:rPr>
      </w:pPr>
      <w:r>
        <w:rPr>
          <w:rFonts w:hint="eastAsia" w:ascii="仿宋" w:hAnsi="仿宋" w:eastAsia="仿宋"/>
        </w:rPr>
        <w:t>编制合理的实施计划，保证编制的进度计划涵盖</w:t>
      </w:r>
      <w:r>
        <w:rPr>
          <w:rFonts w:hint="eastAsia" w:ascii="仿宋" w:hAnsi="仿宋" w:eastAsia="仿宋"/>
          <w:lang w:eastAsia="zh-CN"/>
        </w:rPr>
        <w:t>合同文件</w:t>
      </w:r>
      <w:r>
        <w:rPr>
          <w:rFonts w:hint="eastAsia" w:ascii="仿宋" w:hAnsi="仿宋" w:eastAsia="仿宋"/>
        </w:rPr>
        <w:t>所要求的建设内容。在编制进度计划时充分考虑所有可能影响工作进度的因素。自签订合同之日起3</w:t>
      </w:r>
      <w:r>
        <w:rPr>
          <w:rFonts w:ascii="仿宋" w:hAnsi="仿宋" w:eastAsia="仿宋"/>
        </w:rPr>
        <w:t>00</w:t>
      </w:r>
      <w:r>
        <w:rPr>
          <w:rFonts w:hint="eastAsia" w:ascii="仿宋" w:hAnsi="仿宋" w:eastAsia="仿宋"/>
        </w:rPr>
        <w:t>日内完成终验。</w:t>
      </w:r>
    </w:p>
    <w:p w14:paraId="7312731F">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（二）项目实施要求</w:t>
      </w:r>
    </w:p>
    <w:p w14:paraId="73B8074E">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需承诺应基于</w:t>
      </w:r>
      <w:r>
        <w:rPr>
          <w:rFonts w:hint="eastAsia" w:ascii="仿宋" w:hAnsi="仿宋" w:eastAsia="仿宋"/>
          <w:lang w:eastAsia="zh-CN"/>
        </w:rPr>
        <w:t>应答</w:t>
      </w:r>
      <w:r>
        <w:rPr>
          <w:rFonts w:hint="eastAsia" w:ascii="仿宋" w:hAnsi="仿宋" w:eastAsia="仿宋"/>
        </w:rPr>
        <w:t>文件、细化的调研结果，制定出取得</w:t>
      </w:r>
      <w:r>
        <w:rPr>
          <w:rFonts w:hint="eastAsia" w:ascii="仿宋" w:hAnsi="仿宋" w:eastAsia="仿宋"/>
          <w:lang w:eastAsia="zh-CN"/>
        </w:rPr>
        <w:t>买方</w:t>
      </w:r>
      <w:r>
        <w:rPr>
          <w:rFonts w:hint="eastAsia" w:ascii="仿宋" w:hAnsi="仿宋" w:eastAsia="仿宋"/>
        </w:rPr>
        <w:t>认同的具体实施的实施方案。</w:t>
      </w:r>
    </w:p>
    <w:p w14:paraId="30423A54">
      <w:pPr>
        <w:adjustRightInd w:val="0"/>
        <w:snapToGrid w:val="0"/>
        <w:spacing w:line="360" w:lineRule="auto"/>
        <w:ind w:firstLine="440" w:firstLineChars="200"/>
        <w:rPr>
          <w:rFonts w:ascii="仿宋" w:hAnsi="仿宋" w:eastAsia="仿宋"/>
        </w:rPr>
      </w:pPr>
      <w:r>
        <w:rPr>
          <w:rFonts w:hint="eastAsia" w:ascii="仿宋" w:hAnsi="仿宋" w:eastAsia="仿宋"/>
          <w:bCs/>
        </w:rPr>
        <w:t>★</w:t>
      </w:r>
      <w:r>
        <w:rPr>
          <w:rFonts w:hint="eastAsia" w:ascii="仿宋" w:hAnsi="仿宋" w:eastAsia="仿宋"/>
        </w:rPr>
        <w:t>1．</w:t>
      </w:r>
      <w:r>
        <w:rPr>
          <w:rFonts w:hint="eastAsia" w:ascii="仿宋" w:hAnsi="仿宋" w:eastAsia="仿宋"/>
          <w:lang w:eastAsia="zh-CN"/>
        </w:rPr>
        <w:t>卖方</w:t>
      </w:r>
      <w:r>
        <w:rPr>
          <w:rFonts w:hint="eastAsia" w:ascii="仿宋" w:hAnsi="仿宋" w:eastAsia="仿宋"/>
        </w:rPr>
        <w:t>承诺</w:t>
      </w:r>
    </w:p>
    <w:p w14:paraId="47A388A3">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应制定详细的项目分步分项的实施方案，</w:t>
      </w:r>
      <w:r>
        <w:rPr>
          <w:rFonts w:hint="eastAsia" w:ascii="仿宋" w:hAnsi="仿宋" w:eastAsia="仿宋"/>
          <w:lang w:bidi="ar"/>
        </w:rPr>
        <w:t>包括项目进度计划、实施方案建议书及全套技术图纸等内容，包含但不限于设备部署图、设备连线图、网络规划设计图，安装调试手册，测试方案，用户使用手册等。（提供</w:t>
      </w:r>
      <w:r>
        <w:rPr>
          <w:rFonts w:hint="eastAsia" w:ascii="仿宋" w:hAnsi="仿宋" w:eastAsia="仿宋"/>
          <w:lang w:eastAsia="zh-CN" w:bidi="ar"/>
        </w:rPr>
        <w:t>卖方</w:t>
      </w:r>
      <w:r>
        <w:rPr>
          <w:rFonts w:hint="eastAsia" w:ascii="仿宋" w:hAnsi="仿宋" w:eastAsia="仿宋"/>
          <w:lang w:bidi="ar"/>
        </w:rPr>
        <w:t>承诺书，格式自拟）</w:t>
      </w:r>
    </w:p>
    <w:p w14:paraId="4272029A">
      <w:pPr>
        <w:adjustRightInd w:val="0"/>
        <w:snapToGrid w:val="0"/>
        <w:spacing w:line="360" w:lineRule="auto"/>
        <w:ind w:firstLine="440" w:firstLineChars="200"/>
        <w:rPr>
          <w:rFonts w:ascii="仿宋" w:hAnsi="仿宋" w:eastAsia="仿宋"/>
        </w:rPr>
      </w:pPr>
      <w:r>
        <w:rPr>
          <w:rFonts w:hint="eastAsia" w:ascii="仿宋" w:hAnsi="仿宋" w:eastAsia="仿宋"/>
        </w:rPr>
        <w:t>2.项目管理要求</w:t>
      </w:r>
    </w:p>
    <w:p w14:paraId="58139D43">
      <w:pPr>
        <w:adjustRightInd w:val="0"/>
        <w:snapToGrid w:val="0"/>
        <w:spacing w:line="360" w:lineRule="auto"/>
        <w:ind w:firstLine="440" w:firstLineChars="200"/>
        <w:rPr>
          <w:rFonts w:ascii="仿宋" w:hAnsi="仿宋" w:eastAsia="仿宋"/>
        </w:rPr>
      </w:pPr>
      <w:r>
        <w:rPr>
          <w:rFonts w:hint="eastAsia" w:ascii="仿宋" w:hAnsi="仿宋" w:eastAsia="仿宋"/>
        </w:rPr>
        <w:t>（1）项目管理目标</w:t>
      </w:r>
    </w:p>
    <w:p w14:paraId="7AF6B783">
      <w:pPr>
        <w:adjustRightInd w:val="0"/>
        <w:snapToGrid w:val="0"/>
        <w:spacing w:line="360" w:lineRule="auto"/>
        <w:ind w:firstLine="440" w:firstLineChars="200"/>
        <w:rPr>
          <w:rFonts w:ascii="仿宋" w:hAnsi="仿宋" w:eastAsia="仿宋"/>
        </w:rPr>
      </w:pPr>
      <w:r>
        <w:rPr>
          <w:rFonts w:hint="eastAsia" w:ascii="仿宋" w:hAnsi="仿宋" w:eastAsia="仿宋"/>
        </w:rPr>
        <w:t>质量目标：系统运行稳定、达到设计要求，并圆满通过</w:t>
      </w:r>
      <w:r>
        <w:rPr>
          <w:rFonts w:hint="eastAsia" w:ascii="仿宋" w:hAnsi="仿宋" w:eastAsia="仿宋"/>
          <w:lang w:eastAsia="zh-CN"/>
        </w:rPr>
        <w:t>买方</w:t>
      </w:r>
      <w:r>
        <w:rPr>
          <w:rFonts w:hint="eastAsia" w:ascii="仿宋" w:hAnsi="仿宋" w:eastAsia="仿宋"/>
        </w:rPr>
        <w:t>组织的验收；</w:t>
      </w:r>
    </w:p>
    <w:p w14:paraId="0880A87F">
      <w:pPr>
        <w:adjustRightInd w:val="0"/>
        <w:snapToGrid w:val="0"/>
        <w:spacing w:line="360" w:lineRule="auto"/>
        <w:ind w:firstLine="440" w:firstLineChars="200"/>
        <w:rPr>
          <w:rFonts w:ascii="仿宋" w:hAnsi="仿宋" w:eastAsia="仿宋"/>
        </w:rPr>
      </w:pPr>
      <w:r>
        <w:rPr>
          <w:rFonts w:hint="eastAsia" w:ascii="仿宋" w:hAnsi="仿宋" w:eastAsia="仿宋"/>
        </w:rPr>
        <w:t>进度目标：确保应用系统开发测试部署在预定的时间内完成。</w:t>
      </w:r>
    </w:p>
    <w:p w14:paraId="43A2F82E">
      <w:pPr>
        <w:adjustRightInd w:val="0"/>
        <w:snapToGrid w:val="0"/>
        <w:spacing w:line="360" w:lineRule="auto"/>
        <w:ind w:firstLine="440" w:firstLineChars="200"/>
        <w:rPr>
          <w:rFonts w:ascii="仿宋" w:hAnsi="仿宋" w:eastAsia="仿宋"/>
        </w:rPr>
      </w:pPr>
      <w:r>
        <w:rPr>
          <w:rFonts w:hint="eastAsia" w:ascii="仿宋" w:hAnsi="仿宋" w:eastAsia="仿宋"/>
        </w:rPr>
        <w:t>（2）项目管理内容</w:t>
      </w:r>
    </w:p>
    <w:p w14:paraId="5608E114">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应提供详尽的项目管理办法，成立专门的项目管理组，由专人负责，确保项目按时按质进行。</w:t>
      </w:r>
    </w:p>
    <w:p w14:paraId="76755F74">
      <w:pPr>
        <w:adjustRightInd w:val="0"/>
        <w:snapToGrid w:val="0"/>
        <w:spacing w:line="360" w:lineRule="auto"/>
        <w:ind w:firstLine="440" w:firstLineChars="200"/>
        <w:rPr>
          <w:rFonts w:ascii="仿宋" w:hAnsi="仿宋" w:eastAsia="仿宋"/>
        </w:rPr>
      </w:pPr>
      <w:r>
        <w:rPr>
          <w:rFonts w:hint="eastAsia" w:ascii="仿宋" w:hAnsi="仿宋" w:eastAsia="仿宋"/>
        </w:rPr>
        <w:t>（3）项目进度管理要求</w:t>
      </w:r>
    </w:p>
    <w:p w14:paraId="4F71472E">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应在</w:t>
      </w:r>
      <w:r>
        <w:rPr>
          <w:rFonts w:hint="eastAsia" w:ascii="仿宋" w:hAnsi="仿宋" w:eastAsia="仿宋"/>
          <w:lang w:eastAsia="zh-CN"/>
        </w:rPr>
        <w:t>应答</w:t>
      </w:r>
      <w:r>
        <w:rPr>
          <w:rFonts w:hint="eastAsia" w:ascii="仿宋" w:hAnsi="仿宋" w:eastAsia="仿宋"/>
        </w:rPr>
        <w:t>响应文件中详细提出项目进度计划表，最终的计划进度表由用户、</w:t>
      </w:r>
      <w:r>
        <w:rPr>
          <w:rFonts w:hint="eastAsia" w:ascii="仿宋" w:hAnsi="仿宋" w:eastAsia="仿宋"/>
          <w:lang w:eastAsia="zh-CN"/>
        </w:rPr>
        <w:t>卖方</w:t>
      </w:r>
      <w:r>
        <w:rPr>
          <w:rFonts w:hint="eastAsia" w:ascii="仿宋" w:hAnsi="仿宋" w:eastAsia="仿宋"/>
        </w:rPr>
        <w:t>协商认可，但时间进度不能超过上述的项目工期要求。</w:t>
      </w:r>
    </w:p>
    <w:p w14:paraId="74A40EF3">
      <w:pPr>
        <w:adjustRightInd w:val="0"/>
        <w:snapToGrid w:val="0"/>
        <w:spacing w:line="360" w:lineRule="auto"/>
        <w:ind w:firstLine="440" w:firstLineChars="200"/>
        <w:rPr>
          <w:rFonts w:ascii="仿宋" w:hAnsi="仿宋" w:eastAsia="仿宋"/>
        </w:rPr>
      </w:pPr>
      <w:r>
        <w:rPr>
          <w:rFonts w:hint="eastAsia" w:ascii="仿宋" w:hAnsi="仿宋" w:eastAsia="仿宋"/>
        </w:rPr>
        <w:t>（4）项目质量管理要求</w:t>
      </w:r>
    </w:p>
    <w:p w14:paraId="035D3C0F">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应针对项目实施过程及交付结果进行质量规划、管理、控制。</w:t>
      </w:r>
      <w:r>
        <w:rPr>
          <w:rFonts w:hint="eastAsia" w:ascii="仿宋" w:hAnsi="仿宋" w:eastAsia="仿宋"/>
          <w:lang w:eastAsia="zh-CN"/>
        </w:rPr>
        <w:t>卖方</w:t>
      </w:r>
      <w:r>
        <w:rPr>
          <w:rFonts w:hint="eastAsia" w:ascii="仿宋" w:hAnsi="仿宋" w:eastAsia="仿宋"/>
        </w:rPr>
        <w:t>在项目实施过程中应开展质量保证活动，所提交的进度报告应包括质量报告内容，对质量问题制定改进措施并有效执行。</w:t>
      </w:r>
    </w:p>
    <w:p w14:paraId="05968011">
      <w:pPr>
        <w:adjustRightInd w:val="0"/>
        <w:snapToGrid w:val="0"/>
        <w:spacing w:line="360" w:lineRule="auto"/>
        <w:ind w:firstLine="440" w:firstLineChars="200"/>
        <w:rPr>
          <w:rFonts w:ascii="仿宋" w:hAnsi="仿宋" w:eastAsia="仿宋"/>
        </w:rPr>
      </w:pPr>
      <w:r>
        <w:rPr>
          <w:rFonts w:hint="eastAsia" w:ascii="仿宋" w:hAnsi="仿宋" w:eastAsia="仿宋"/>
        </w:rPr>
        <w:t>（5）</w:t>
      </w:r>
      <w:r>
        <w:rPr>
          <w:rFonts w:hint="eastAsia" w:ascii="仿宋" w:hAnsi="仿宋" w:eastAsia="仿宋"/>
          <w:lang w:eastAsia="zh-CN"/>
        </w:rPr>
        <w:t>卖方</w:t>
      </w:r>
      <w:r>
        <w:rPr>
          <w:rFonts w:hint="eastAsia" w:ascii="仿宋" w:hAnsi="仿宋" w:eastAsia="仿宋"/>
        </w:rPr>
        <w:t>的测试</w:t>
      </w:r>
    </w:p>
    <w:p w14:paraId="65DCF318">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应组织专业的测试团队，对系统的各项功能和性能进行严格测试。测试完成后，</w:t>
      </w:r>
      <w:r>
        <w:rPr>
          <w:rFonts w:hint="eastAsia" w:ascii="仿宋" w:hAnsi="仿宋" w:eastAsia="仿宋"/>
          <w:lang w:eastAsia="zh-CN"/>
        </w:rPr>
        <w:t>卖方</w:t>
      </w:r>
      <w:r>
        <w:rPr>
          <w:rFonts w:hint="eastAsia" w:ascii="仿宋" w:hAnsi="仿宋" w:eastAsia="仿宋"/>
        </w:rPr>
        <w:t>应根据相关标准，提交系统测试报告。</w:t>
      </w:r>
    </w:p>
    <w:p w14:paraId="736EF30E">
      <w:pPr>
        <w:adjustRightInd w:val="0"/>
        <w:snapToGrid w:val="0"/>
        <w:spacing w:line="360" w:lineRule="auto"/>
        <w:ind w:firstLine="440" w:firstLineChars="200"/>
        <w:rPr>
          <w:rFonts w:ascii="仿宋" w:hAnsi="仿宋" w:eastAsia="仿宋"/>
        </w:rPr>
      </w:pPr>
      <w:r>
        <w:rPr>
          <w:rFonts w:hint="eastAsia" w:ascii="仿宋" w:hAnsi="仿宋" w:eastAsia="仿宋"/>
        </w:rPr>
        <w:t>（6）用户测试</w:t>
      </w:r>
    </w:p>
    <w:p w14:paraId="43AFE8CA">
      <w:pPr>
        <w:adjustRightInd w:val="0"/>
        <w:snapToGrid w:val="0"/>
        <w:spacing w:line="360" w:lineRule="auto"/>
        <w:ind w:firstLine="440" w:firstLineChars="200"/>
        <w:rPr>
          <w:rFonts w:ascii="仿宋" w:hAnsi="仿宋" w:eastAsia="仿宋"/>
        </w:rPr>
      </w:pPr>
      <w:r>
        <w:rPr>
          <w:rFonts w:hint="eastAsia" w:ascii="仿宋" w:hAnsi="仿宋" w:eastAsia="仿宋"/>
        </w:rPr>
        <w:t>为保证系统适合业务管理的功能要求，应由最终用户对系统进行测试。测试由</w:t>
      </w:r>
      <w:r>
        <w:rPr>
          <w:rFonts w:hint="eastAsia" w:ascii="仿宋" w:hAnsi="仿宋" w:eastAsia="仿宋"/>
          <w:lang w:eastAsia="zh-CN"/>
        </w:rPr>
        <w:t>买方</w:t>
      </w:r>
      <w:r>
        <w:rPr>
          <w:rFonts w:hint="eastAsia" w:ascii="仿宋" w:hAnsi="仿宋" w:eastAsia="仿宋"/>
        </w:rPr>
        <w:t>组织，</w:t>
      </w:r>
      <w:r>
        <w:rPr>
          <w:rFonts w:hint="eastAsia" w:ascii="仿宋" w:hAnsi="仿宋" w:eastAsia="仿宋"/>
          <w:lang w:eastAsia="zh-CN"/>
        </w:rPr>
        <w:t>卖方</w:t>
      </w:r>
      <w:r>
        <w:rPr>
          <w:rFonts w:hint="eastAsia" w:ascii="仿宋" w:hAnsi="仿宋" w:eastAsia="仿宋"/>
        </w:rPr>
        <w:t>应负责测试点系统的部署和用户培训，并配合完成功能测试及平台集成联调测试。</w:t>
      </w:r>
    </w:p>
    <w:p w14:paraId="30617FBE">
      <w:pPr>
        <w:adjustRightInd w:val="0"/>
        <w:snapToGrid w:val="0"/>
        <w:spacing w:line="360" w:lineRule="auto"/>
        <w:ind w:firstLine="440" w:firstLineChars="200"/>
        <w:rPr>
          <w:rFonts w:ascii="仿宋" w:hAnsi="仿宋" w:eastAsia="仿宋"/>
        </w:rPr>
      </w:pPr>
      <w:r>
        <w:rPr>
          <w:rFonts w:hint="eastAsia" w:ascii="仿宋" w:hAnsi="仿宋" w:eastAsia="仿宋"/>
        </w:rPr>
        <w:t>3.人员配置要求</w:t>
      </w:r>
    </w:p>
    <w:p w14:paraId="7D53EF26">
      <w:pPr>
        <w:adjustRightInd w:val="0"/>
        <w:snapToGrid w:val="0"/>
        <w:spacing w:line="360" w:lineRule="auto"/>
        <w:ind w:firstLine="440" w:firstLineChars="200"/>
        <w:rPr>
          <w:rFonts w:ascii="仿宋" w:hAnsi="仿宋" w:eastAsia="仿宋"/>
        </w:rPr>
      </w:pPr>
      <w:r>
        <w:rPr>
          <w:rFonts w:hint="eastAsia" w:ascii="仿宋" w:hAnsi="仿宋" w:eastAsia="仿宋"/>
        </w:rPr>
        <w:t>人员配置应科学、合理、有效，应充分保证人员的数量和质量。项目实施全过程中，</w:t>
      </w:r>
      <w:r>
        <w:rPr>
          <w:rFonts w:hint="eastAsia" w:ascii="仿宋" w:hAnsi="仿宋" w:eastAsia="仿宋"/>
          <w:lang w:eastAsia="zh-CN"/>
        </w:rPr>
        <w:t>卖方</w:t>
      </w:r>
      <w:r>
        <w:rPr>
          <w:rFonts w:hint="eastAsia" w:ascii="仿宋" w:hAnsi="仿宋" w:eastAsia="仿宋"/>
        </w:rPr>
        <w:t>应配备符合以下条件的人员：</w:t>
      </w:r>
    </w:p>
    <w:p w14:paraId="6EC64D36">
      <w:pPr>
        <w:adjustRightInd w:val="0"/>
        <w:snapToGrid w:val="0"/>
        <w:spacing w:line="360" w:lineRule="auto"/>
        <w:ind w:firstLine="440" w:firstLineChars="200"/>
        <w:rPr>
          <w:rFonts w:ascii="仿宋" w:hAnsi="仿宋" w:eastAsia="仿宋"/>
        </w:rPr>
      </w:pPr>
      <w:r>
        <w:rPr>
          <w:rFonts w:hint="eastAsia" w:ascii="仿宋" w:hAnsi="仿宋" w:eastAsia="仿宋"/>
        </w:rPr>
        <w:t>（1）项目人员应熟悉制度和相关政策。</w:t>
      </w:r>
    </w:p>
    <w:p w14:paraId="2FE9AE09">
      <w:pPr>
        <w:adjustRightInd w:val="0"/>
        <w:snapToGrid w:val="0"/>
        <w:spacing w:line="360" w:lineRule="auto"/>
        <w:ind w:firstLine="440" w:firstLineChars="200"/>
        <w:rPr>
          <w:rFonts w:ascii="仿宋" w:hAnsi="仿宋" w:eastAsia="仿宋"/>
        </w:rPr>
      </w:pPr>
      <w:r>
        <w:rPr>
          <w:rFonts w:hint="eastAsia" w:ascii="仿宋" w:hAnsi="仿宋" w:eastAsia="仿宋"/>
        </w:rPr>
        <w:t>（2）</w:t>
      </w:r>
      <w:r>
        <w:rPr>
          <w:rFonts w:hint="eastAsia" w:ascii="仿宋" w:hAnsi="仿宋" w:eastAsia="仿宋"/>
          <w:lang w:eastAsia="zh-CN"/>
        </w:rPr>
        <w:t>卖方</w:t>
      </w:r>
      <w:r>
        <w:rPr>
          <w:rFonts w:hint="eastAsia" w:ascii="仿宋" w:hAnsi="仿宋" w:eastAsia="仿宋"/>
        </w:rPr>
        <w:t>更换项目经理和主要技术人员（即技术负责人、开发人员和实施人员），须将变更人及其工作影响、替换人资历等情况需报告项目建设单位审核，经同意后方可更换。</w:t>
      </w:r>
    </w:p>
    <w:p w14:paraId="655E67D9">
      <w:pPr>
        <w:adjustRightInd w:val="0"/>
        <w:snapToGrid w:val="0"/>
        <w:spacing w:line="360" w:lineRule="auto"/>
        <w:ind w:firstLine="440" w:firstLineChars="200"/>
        <w:rPr>
          <w:rFonts w:ascii="仿宋" w:hAnsi="仿宋" w:eastAsia="仿宋"/>
        </w:rPr>
      </w:pPr>
      <w:r>
        <w:rPr>
          <w:rFonts w:hint="eastAsia" w:ascii="仿宋" w:hAnsi="仿宋" w:eastAsia="仿宋"/>
        </w:rPr>
        <w:t>（3）</w:t>
      </w:r>
      <w:r>
        <w:rPr>
          <w:rFonts w:hint="eastAsia" w:ascii="仿宋" w:hAnsi="仿宋" w:eastAsia="仿宋"/>
          <w:lang w:eastAsia="zh-CN"/>
        </w:rPr>
        <w:t>卖方</w:t>
      </w:r>
      <w:r>
        <w:rPr>
          <w:rFonts w:hint="eastAsia" w:ascii="仿宋" w:hAnsi="仿宋" w:eastAsia="仿宋"/>
        </w:rPr>
        <w:t>在项目实施过程中出现资源、进度、质量协调控制不力的情况，</w:t>
      </w:r>
      <w:r>
        <w:rPr>
          <w:rFonts w:hint="eastAsia" w:ascii="仿宋" w:hAnsi="仿宋" w:eastAsia="仿宋"/>
          <w:lang w:eastAsia="zh-CN"/>
        </w:rPr>
        <w:t>买方</w:t>
      </w:r>
      <w:r>
        <w:rPr>
          <w:rFonts w:hint="eastAsia" w:ascii="仿宋" w:hAnsi="仿宋" w:eastAsia="仿宋"/>
        </w:rPr>
        <w:t>有权要求更换相关责任人，</w:t>
      </w:r>
      <w:r>
        <w:rPr>
          <w:rFonts w:hint="eastAsia" w:ascii="仿宋" w:hAnsi="仿宋" w:eastAsia="仿宋"/>
          <w:lang w:eastAsia="zh-CN"/>
        </w:rPr>
        <w:t>卖方</w:t>
      </w:r>
      <w:r>
        <w:rPr>
          <w:rFonts w:hint="eastAsia" w:ascii="仿宋" w:hAnsi="仿宋" w:eastAsia="仿宋"/>
        </w:rPr>
        <w:t>必须予以配合，并确保不影响项目建设的进度和质量。</w:t>
      </w:r>
    </w:p>
    <w:p w14:paraId="3CE7EAB1">
      <w:pPr>
        <w:adjustRightInd w:val="0"/>
        <w:snapToGrid w:val="0"/>
        <w:spacing w:line="360" w:lineRule="auto"/>
        <w:ind w:firstLine="440" w:firstLineChars="200"/>
        <w:rPr>
          <w:rFonts w:ascii="仿宋" w:hAnsi="仿宋" w:eastAsia="仿宋"/>
        </w:rPr>
      </w:pPr>
      <w:r>
        <w:rPr>
          <w:rFonts w:hint="eastAsia" w:ascii="仿宋" w:hAnsi="仿宋" w:eastAsia="仿宋"/>
        </w:rPr>
        <w:t xml:space="preserve">4.安装调试要求 </w:t>
      </w:r>
    </w:p>
    <w:p w14:paraId="1A22977F">
      <w:pPr>
        <w:adjustRightInd w:val="0"/>
        <w:snapToGrid w:val="0"/>
        <w:spacing w:line="360" w:lineRule="auto"/>
        <w:ind w:firstLine="440" w:firstLineChars="200"/>
        <w:rPr>
          <w:rFonts w:ascii="仿宋" w:hAnsi="仿宋" w:eastAsia="仿宋"/>
        </w:rPr>
      </w:pPr>
      <w:r>
        <w:rPr>
          <w:rFonts w:hint="eastAsia" w:ascii="仿宋" w:hAnsi="仿宋" w:eastAsia="仿宋"/>
        </w:rPr>
        <w:t>（1）</w:t>
      </w:r>
      <w:r>
        <w:rPr>
          <w:rFonts w:hint="eastAsia" w:ascii="仿宋" w:hAnsi="仿宋" w:eastAsia="仿宋"/>
          <w:lang w:eastAsia="zh-CN"/>
        </w:rPr>
        <w:t>卖方</w:t>
      </w:r>
      <w:r>
        <w:rPr>
          <w:rFonts w:hint="eastAsia" w:ascii="仿宋" w:hAnsi="仿宋" w:eastAsia="仿宋"/>
        </w:rPr>
        <w:t>须负责所有设备的安装调试（含</w:t>
      </w:r>
      <w:r>
        <w:rPr>
          <w:rFonts w:hint="eastAsia" w:ascii="仿宋" w:hAnsi="仿宋" w:eastAsia="仿宋"/>
          <w:lang w:eastAsia="zh-CN"/>
        </w:rPr>
        <w:t>买方</w:t>
      </w:r>
      <w:r>
        <w:rPr>
          <w:rFonts w:hint="eastAsia" w:ascii="仿宋" w:hAnsi="仿宋" w:eastAsia="仿宋"/>
        </w:rPr>
        <w:t xml:space="preserve">原有设备拆卸、更换和位置调整），确保设备和整个系统正常运行。在项目实施过程中须加强项目实施的组织管理,所有施工人员须遵守文明安全施工的有关规章制度，持证上岗。 </w:t>
      </w:r>
    </w:p>
    <w:p w14:paraId="3AB6BCE3">
      <w:pPr>
        <w:adjustRightInd w:val="0"/>
        <w:snapToGrid w:val="0"/>
        <w:spacing w:line="360" w:lineRule="auto"/>
        <w:ind w:firstLine="440" w:firstLineChars="200"/>
        <w:rPr>
          <w:rFonts w:ascii="仿宋" w:hAnsi="仿宋" w:eastAsia="仿宋"/>
        </w:rPr>
      </w:pPr>
      <w:r>
        <w:rPr>
          <w:rFonts w:hint="eastAsia" w:ascii="仿宋" w:hAnsi="仿宋" w:eastAsia="仿宋"/>
        </w:rPr>
        <w:t>（2）项目完成后，</w:t>
      </w:r>
      <w:r>
        <w:rPr>
          <w:rFonts w:hint="eastAsia" w:ascii="仿宋" w:hAnsi="仿宋" w:eastAsia="仿宋"/>
          <w:lang w:eastAsia="zh-CN"/>
        </w:rPr>
        <w:t>卖方</w:t>
      </w:r>
      <w:r>
        <w:rPr>
          <w:rFonts w:hint="eastAsia" w:ascii="仿宋" w:hAnsi="仿宋" w:eastAsia="仿宋"/>
        </w:rPr>
        <w:t>应将项目有关的全部资料，包括产品资料、技术文档施工图纸等移交</w:t>
      </w:r>
      <w:r>
        <w:rPr>
          <w:rFonts w:hint="eastAsia" w:ascii="仿宋" w:hAnsi="仿宋" w:eastAsia="仿宋"/>
          <w:lang w:eastAsia="zh-CN"/>
        </w:rPr>
        <w:t>买方</w:t>
      </w:r>
      <w:r>
        <w:rPr>
          <w:rFonts w:hint="eastAsia" w:ascii="仿宋" w:hAnsi="仿宋" w:eastAsia="仿宋"/>
        </w:rPr>
        <w:t>。</w:t>
      </w:r>
    </w:p>
    <w:p w14:paraId="405A5C9A">
      <w:pPr>
        <w:adjustRightInd w:val="0"/>
        <w:snapToGrid w:val="0"/>
        <w:spacing w:line="360" w:lineRule="auto"/>
        <w:ind w:firstLine="440" w:firstLineChars="200"/>
        <w:rPr>
          <w:rFonts w:ascii="仿宋" w:hAnsi="仿宋" w:eastAsia="仿宋"/>
        </w:rPr>
      </w:pPr>
      <w:r>
        <w:rPr>
          <w:rFonts w:hint="eastAsia" w:ascii="仿宋" w:hAnsi="仿宋" w:eastAsia="仿宋"/>
        </w:rPr>
        <w:t>5.项目验收要求</w:t>
      </w:r>
    </w:p>
    <w:p w14:paraId="17588882">
      <w:pPr>
        <w:adjustRightInd w:val="0"/>
        <w:snapToGrid w:val="0"/>
        <w:spacing w:line="360" w:lineRule="auto"/>
        <w:ind w:firstLine="440" w:firstLineChars="200"/>
        <w:rPr>
          <w:rFonts w:ascii="仿宋" w:hAnsi="仿宋" w:eastAsia="仿宋"/>
        </w:rPr>
      </w:pPr>
      <w:r>
        <w:rPr>
          <w:rFonts w:hint="eastAsia" w:ascii="仿宋" w:hAnsi="仿宋" w:eastAsia="仿宋"/>
        </w:rPr>
        <w:t>项目全部工作完成后，由</w:t>
      </w:r>
      <w:r>
        <w:rPr>
          <w:rFonts w:hint="eastAsia" w:ascii="仿宋" w:hAnsi="仿宋" w:eastAsia="仿宋"/>
          <w:lang w:eastAsia="zh-CN"/>
        </w:rPr>
        <w:t>卖方</w:t>
      </w:r>
      <w:r>
        <w:rPr>
          <w:rFonts w:hint="eastAsia" w:ascii="仿宋" w:hAnsi="仿宋" w:eastAsia="仿宋"/>
        </w:rPr>
        <w:t>提出验收申请。经双方达成一致，由</w:t>
      </w:r>
      <w:r>
        <w:rPr>
          <w:rFonts w:hint="eastAsia" w:ascii="仿宋" w:hAnsi="仿宋" w:eastAsia="仿宋"/>
          <w:lang w:eastAsia="zh-CN"/>
        </w:rPr>
        <w:t>买方</w:t>
      </w:r>
      <w:r>
        <w:rPr>
          <w:rFonts w:hint="eastAsia" w:ascii="仿宋" w:hAnsi="仿宋" w:eastAsia="仿宋"/>
        </w:rPr>
        <w:t>组织项目总体验收，</w:t>
      </w:r>
      <w:r>
        <w:rPr>
          <w:rFonts w:hint="eastAsia" w:ascii="仿宋" w:hAnsi="仿宋" w:eastAsia="仿宋"/>
          <w:lang w:eastAsia="zh-CN"/>
        </w:rPr>
        <w:t>卖方</w:t>
      </w:r>
      <w:r>
        <w:rPr>
          <w:rFonts w:hint="eastAsia" w:ascii="仿宋" w:hAnsi="仿宋" w:eastAsia="仿宋"/>
        </w:rPr>
        <w:t>需提交项目验收申请，验收合格的条件必须至少满足以下要求：</w:t>
      </w:r>
    </w:p>
    <w:p w14:paraId="4B0B6A4A">
      <w:pPr>
        <w:adjustRightInd w:val="0"/>
        <w:snapToGrid w:val="0"/>
        <w:spacing w:line="360" w:lineRule="auto"/>
        <w:ind w:firstLine="440" w:firstLineChars="200"/>
        <w:rPr>
          <w:rFonts w:ascii="仿宋" w:hAnsi="仿宋" w:eastAsia="仿宋"/>
        </w:rPr>
      </w:pPr>
      <w:r>
        <w:rPr>
          <w:rFonts w:hint="eastAsia" w:ascii="仿宋" w:hAnsi="仿宋" w:eastAsia="仿宋"/>
        </w:rPr>
        <w:t>（1）验收标准</w:t>
      </w:r>
    </w:p>
    <w:p w14:paraId="2E252C1F">
      <w:pPr>
        <w:adjustRightInd w:val="0"/>
        <w:snapToGrid w:val="0"/>
        <w:spacing w:line="360" w:lineRule="auto"/>
        <w:ind w:firstLine="440" w:firstLineChars="200"/>
        <w:rPr>
          <w:rFonts w:ascii="仿宋" w:hAnsi="仿宋" w:eastAsia="仿宋"/>
        </w:rPr>
      </w:pPr>
      <w:r>
        <w:rPr>
          <w:rFonts w:hint="eastAsia" w:ascii="仿宋" w:hAnsi="仿宋" w:eastAsia="仿宋"/>
        </w:rPr>
        <w:t>试运行时功能、性能满足国家、广东省和韶关市相关标准、合同和实施方案的要求。</w:t>
      </w:r>
    </w:p>
    <w:p w14:paraId="4DD624A6">
      <w:pPr>
        <w:adjustRightInd w:val="0"/>
        <w:snapToGrid w:val="0"/>
        <w:spacing w:line="360" w:lineRule="auto"/>
        <w:ind w:firstLine="440" w:firstLineChars="200"/>
        <w:rPr>
          <w:rFonts w:ascii="仿宋" w:hAnsi="仿宋" w:eastAsia="仿宋"/>
        </w:rPr>
      </w:pPr>
      <w:r>
        <w:rPr>
          <w:rFonts w:hint="eastAsia" w:ascii="仿宋" w:hAnsi="仿宋" w:eastAsia="仿宋"/>
        </w:rPr>
        <w:t>（2）验收要求：</w:t>
      </w:r>
    </w:p>
    <w:p w14:paraId="5292113B">
      <w:pPr>
        <w:adjustRightInd w:val="0"/>
        <w:snapToGrid w:val="0"/>
        <w:spacing w:line="360" w:lineRule="auto"/>
        <w:ind w:firstLine="440" w:firstLineChars="200"/>
        <w:rPr>
          <w:rFonts w:ascii="仿宋" w:hAnsi="仿宋" w:eastAsia="仿宋"/>
        </w:rPr>
      </w:pPr>
      <w:r>
        <w:rPr>
          <w:rFonts w:ascii="仿宋" w:hAnsi="仿宋" w:eastAsia="仿宋"/>
        </w:rPr>
        <w:t>①</w:t>
      </w:r>
      <w:r>
        <w:rPr>
          <w:rFonts w:hint="eastAsia" w:ascii="仿宋" w:hAnsi="仿宋" w:eastAsia="仿宋"/>
          <w:lang w:eastAsia="zh-CN"/>
        </w:rPr>
        <w:t>卖方</w:t>
      </w:r>
      <w:r>
        <w:rPr>
          <w:rFonts w:hint="eastAsia" w:ascii="仿宋" w:hAnsi="仿宋" w:eastAsia="仿宋"/>
        </w:rPr>
        <w:t>必须在合同规定的时间内，以完工验收申请报告形式书面通知</w:t>
      </w:r>
      <w:r>
        <w:rPr>
          <w:rFonts w:hint="eastAsia" w:ascii="仿宋" w:hAnsi="仿宋" w:eastAsia="仿宋"/>
          <w:lang w:eastAsia="zh-CN"/>
        </w:rPr>
        <w:t>买方</w:t>
      </w:r>
      <w:r>
        <w:rPr>
          <w:rFonts w:hint="eastAsia" w:ascii="仿宋" w:hAnsi="仿宋" w:eastAsia="仿宋"/>
        </w:rPr>
        <w:t>以声明整个建设项目完毕，</w:t>
      </w:r>
      <w:r>
        <w:rPr>
          <w:rFonts w:hint="eastAsia" w:ascii="仿宋" w:hAnsi="仿宋" w:eastAsia="仿宋"/>
          <w:lang w:eastAsia="zh-CN"/>
        </w:rPr>
        <w:t>买方</w:t>
      </w:r>
      <w:r>
        <w:rPr>
          <w:rFonts w:hint="eastAsia" w:ascii="仿宋" w:hAnsi="仿宋" w:eastAsia="仿宋"/>
        </w:rPr>
        <w:t>确认申请报告的第三个工作日为验收测试开始日。</w:t>
      </w:r>
    </w:p>
    <w:p w14:paraId="2F5D8ED2">
      <w:pPr>
        <w:adjustRightInd w:val="0"/>
        <w:snapToGrid w:val="0"/>
        <w:spacing w:line="360" w:lineRule="auto"/>
        <w:ind w:firstLine="440" w:firstLineChars="200"/>
        <w:rPr>
          <w:rFonts w:ascii="仿宋" w:hAnsi="仿宋" w:eastAsia="仿宋"/>
        </w:rPr>
      </w:pPr>
      <w:r>
        <w:rPr>
          <w:rFonts w:ascii="仿宋" w:hAnsi="仿宋" w:eastAsia="仿宋"/>
        </w:rPr>
        <w:t>②</w:t>
      </w:r>
      <w:r>
        <w:rPr>
          <w:rFonts w:hint="eastAsia" w:ascii="仿宋" w:hAnsi="仿宋" w:eastAsia="仿宋"/>
          <w:lang w:eastAsia="zh-CN"/>
        </w:rPr>
        <w:t>卖方</w:t>
      </w:r>
      <w:r>
        <w:rPr>
          <w:rFonts w:hint="eastAsia" w:ascii="仿宋" w:hAnsi="仿宋" w:eastAsia="仿宋"/>
        </w:rPr>
        <w:t>交货前应对产品作出全面检查并列出清单，负责安装并培训</w:t>
      </w:r>
      <w:r>
        <w:rPr>
          <w:rFonts w:hint="eastAsia" w:ascii="仿宋" w:hAnsi="仿宋" w:eastAsia="仿宋"/>
          <w:lang w:eastAsia="zh-CN"/>
        </w:rPr>
        <w:t>买方</w:t>
      </w:r>
      <w:r>
        <w:rPr>
          <w:rFonts w:hint="eastAsia" w:ascii="仿宋" w:hAnsi="仿宋" w:eastAsia="仿宋"/>
        </w:rPr>
        <w:t>的使用操作人员。由</w:t>
      </w:r>
      <w:r>
        <w:rPr>
          <w:rFonts w:hint="eastAsia" w:ascii="仿宋" w:hAnsi="仿宋" w:eastAsia="仿宋"/>
          <w:lang w:eastAsia="zh-CN"/>
        </w:rPr>
        <w:t>买方</w:t>
      </w:r>
      <w:r>
        <w:rPr>
          <w:rFonts w:hint="eastAsia" w:ascii="仿宋" w:hAnsi="仿宋" w:eastAsia="仿宋"/>
        </w:rPr>
        <w:t>负责组建验收小组。货物必须由验收小组鉴定是否符合项目的验收标准和实际需要，按相关</w:t>
      </w:r>
      <w:r>
        <w:rPr>
          <w:rFonts w:hint="eastAsia" w:ascii="仿宋" w:hAnsi="仿宋" w:eastAsia="仿宋"/>
          <w:lang w:eastAsia="zh-CN"/>
        </w:rPr>
        <w:t>合同文件</w:t>
      </w:r>
      <w:r>
        <w:rPr>
          <w:rFonts w:hint="eastAsia" w:ascii="仿宋" w:hAnsi="仿宋" w:eastAsia="仿宋"/>
        </w:rPr>
        <w:t>技术要求提供的性能指标、</w:t>
      </w:r>
      <w:r>
        <w:rPr>
          <w:rFonts w:hint="eastAsia" w:ascii="仿宋" w:hAnsi="仿宋" w:eastAsia="仿宋"/>
          <w:lang w:eastAsia="zh-CN"/>
        </w:rPr>
        <w:t>应答</w:t>
      </w:r>
      <w:r>
        <w:rPr>
          <w:rFonts w:hint="eastAsia" w:ascii="仿宋" w:hAnsi="仿宋" w:eastAsia="仿宋"/>
        </w:rPr>
        <w:t>文件响应条款、国家及行业相关标准进行验收，验收费用由</w:t>
      </w:r>
      <w:r>
        <w:rPr>
          <w:rFonts w:hint="eastAsia" w:ascii="仿宋" w:hAnsi="仿宋" w:eastAsia="仿宋"/>
          <w:lang w:eastAsia="zh-CN"/>
        </w:rPr>
        <w:t>卖方</w:t>
      </w:r>
      <w:r>
        <w:rPr>
          <w:rFonts w:hint="eastAsia" w:ascii="仿宋" w:hAnsi="仿宋" w:eastAsia="仿宋"/>
        </w:rPr>
        <w:t>承担。 如未能达到相关主管部门检验标准的，</w:t>
      </w:r>
      <w:r>
        <w:rPr>
          <w:rFonts w:hint="eastAsia" w:ascii="仿宋" w:hAnsi="仿宋" w:eastAsia="仿宋"/>
          <w:lang w:eastAsia="zh-CN"/>
        </w:rPr>
        <w:t>卖方</w:t>
      </w:r>
      <w:r>
        <w:rPr>
          <w:rFonts w:hint="eastAsia" w:ascii="仿宋" w:hAnsi="仿宋" w:eastAsia="仿宋"/>
        </w:rPr>
        <w:t>应采取一切措施使设备达到相关检验标准，取得相关检验证书等。</w:t>
      </w:r>
    </w:p>
    <w:p w14:paraId="77F799E4">
      <w:pPr>
        <w:adjustRightInd w:val="0"/>
        <w:snapToGrid w:val="0"/>
        <w:spacing w:line="360" w:lineRule="auto"/>
        <w:ind w:firstLine="440" w:firstLineChars="200"/>
        <w:rPr>
          <w:rFonts w:ascii="仿宋" w:hAnsi="仿宋" w:eastAsia="仿宋"/>
        </w:rPr>
      </w:pPr>
      <w:r>
        <w:rPr>
          <w:rFonts w:ascii="仿宋" w:hAnsi="仿宋" w:eastAsia="仿宋"/>
        </w:rPr>
        <w:t>③</w:t>
      </w:r>
      <w:r>
        <w:rPr>
          <w:rFonts w:hint="eastAsia" w:ascii="仿宋" w:hAnsi="仿宋" w:eastAsia="仿宋"/>
        </w:rPr>
        <w:t>设备供货开箱后通过初步验收合格并出具初步验收合格报告，由</w:t>
      </w:r>
      <w:r>
        <w:rPr>
          <w:rFonts w:hint="eastAsia" w:ascii="仿宋" w:hAnsi="仿宋" w:eastAsia="仿宋"/>
          <w:lang w:eastAsia="zh-CN"/>
        </w:rPr>
        <w:t>卖方</w:t>
      </w:r>
      <w:r>
        <w:rPr>
          <w:rFonts w:hint="eastAsia" w:ascii="仿宋" w:hAnsi="仿宋" w:eastAsia="仿宋"/>
        </w:rPr>
        <w:t>、</w:t>
      </w:r>
      <w:r>
        <w:rPr>
          <w:rFonts w:hint="eastAsia" w:ascii="仿宋" w:hAnsi="仿宋" w:eastAsia="仿宋"/>
          <w:lang w:eastAsia="zh-CN"/>
        </w:rPr>
        <w:t>买方</w:t>
      </w:r>
      <w:r>
        <w:rPr>
          <w:rFonts w:hint="eastAsia" w:ascii="仿宋" w:hAnsi="仿宋" w:eastAsia="仿宋"/>
        </w:rPr>
        <w:t>代表（如有）及监理方签字并加盖公章。</w:t>
      </w:r>
    </w:p>
    <w:p w14:paraId="1FF8C077">
      <w:pPr>
        <w:adjustRightInd w:val="0"/>
        <w:snapToGrid w:val="0"/>
        <w:spacing w:line="360" w:lineRule="auto"/>
        <w:ind w:firstLine="440" w:firstLineChars="200"/>
        <w:rPr>
          <w:rFonts w:ascii="仿宋" w:hAnsi="仿宋" w:eastAsia="仿宋"/>
        </w:rPr>
      </w:pPr>
      <w:r>
        <w:rPr>
          <w:rFonts w:hint="eastAsia" w:ascii="仿宋" w:hAnsi="仿宋" w:eastAsia="仿宋"/>
        </w:rPr>
        <w:t>④项目整体验收合格后由</w:t>
      </w:r>
      <w:r>
        <w:rPr>
          <w:rFonts w:hint="eastAsia" w:ascii="仿宋" w:hAnsi="仿宋" w:eastAsia="仿宋"/>
          <w:lang w:eastAsia="zh-CN"/>
        </w:rPr>
        <w:t>卖方</w:t>
      </w:r>
      <w:r>
        <w:rPr>
          <w:rFonts w:hint="eastAsia" w:ascii="仿宋" w:hAnsi="仿宋" w:eastAsia="仿宋"/>
        </w:rPr>
        <w:t>出具整体测试报告，</w:t>
      </w:r>
      <w:r>
        <w:rPr>
          <w:rFonts w:hint="eastAsia" w:ascii="仿宋" w:hAnsi="仿宋" w:eastAsia="仿宋"/>
          <w:lang w:eastAsia="zh-CN"/>
        </w:rPr>
        <w:t>卖方</w:t>
      </w:r>
      <w:r>
        <w:rPr>
          <w:rFonts w:hint="eastAsia" w:ascii="仿宋" w:hAnsi="仿宋" w:eastAsia="仿宋"/>
        </w:rPr>
        <w:t>、</w:t>
      </w:r>
      <w:r>
        <w:rPr>
          <w:rFonts w:hint="eastAsia" w:ascii="仿宋" w:hAnsi="仿宋" w:eastAsia="仿宋"/>
          <w:lang w:eastAsia="zh-CN"/>
        </w:rPr>
        <w:t>买方</w:t>
      </w:r>
      <w:r>
        <w:rPr>
          <w:rFonts w:hint="eastAsia" w:ascii="仿宋" w:hAnsi="仿宋" w:eastAsia="仿宋"/>
        </w:rPr>
        <w:t>代表（如有）及监理方签字并加盖公章。</w:t>
      </w:r>
    </w:p>
    <w:p w14:paraId="079D0865">
      <w:pPr>
        <w:adjustRightInd w:val="0"/>
        <w:snapToGrid w:val="0"/>
        <w:spacing w:line="360" w:lineRule="auto"/>
        <w:ind w:firstLine="440" w:firstLineChars="200"/>
        <w:rPr>
          <w:rFonts w:ascii="仿宋" w:hAnsi="仿宋" w:eastAsia="仿宋"/>
        </w:rPr>
      </w:pPr>
      <w:r>
        <w:rPr>
          <w:rFonts w:hint="eastAsia" w:ascii="仿宋" w:hAnsi="仿宋" w:eastAsia="仿宋"/>
        </w:rPr>
        <w:t>⑤</w:t>
      </w:r>
      <w:r>
        <w:rPr>
          <w:rFonts w:hint="eastAsia" w:ascii="仿宋" w:hAnsi="仿宋" w:eastAsia="仿宋"/>
          <w:lang w:eastAsia="zh-CN"/>
        </w:rPr>
        <w:t>买方</w:t>
      </w:r>
      <w:r>
        <w:rPr>
          <w:rFonts w:hint="eastAsia" w:ascii="仿宋" w:hAnsi="仿宋" w:eastAsia="仿宋"/>
        </w:rPr>
        <w:t>、监理方与</w:t>
      </w:r>
      <w:r>
        <w:rPr>
          <w:rFonts w:hint="eastAsia" w:ascii="仿宋" w:hAnsi="仿宋" w:eastAsia="仿宋"/>
          <w:lang w:eastAsia="zh-CN"/>
        </w:rPr>
        <w:t>卖方</w:t>
      </w:r>
      <w:r>
        <w:rPr>
          <w:rFonts w:hint="eastAsia" w:ascii="仿宋" w:hAnsi="仿宋" w:eastAsia="仿宋"/>
        </w:rPr>
        <w:t>一起对整个建设项目依据合同要求进行检查测试。</w:t>
      </w:r>
    </w:p>
    <w:p w14:paraId="54B75698">
      <w:pPr>
        <w:adjustRightInd w:val="0"/>
        <w:snapToGrid w:val="0"/>
        <w:spacing w:line="360" w:lineRule="auto"/>
        <w:ind w:firstLine="440" w:firstLineChars="200"/>
        <w:rPr>
          <w:rFonts w:ascii="仿宋" w:hAnsi="仿宋" w:eastAsia="仿宋"/>
        </w:rPr>
      </w:pPr>
      <w:r>
        <w:rPr>
          <w:rFonts w:hint="eastAsia" w:ascii="仿宋" w:hAnsi="仿宋" w:eastAsia="仿宋"/>
        </w:rPr>
        <w:t xml:space="preserve">⑥货物产品经过双方检验认可后，作为申请付款的凭证之一。 </w:t>
      </w:r>
    </w:p>
    <w:p w14:paraId="0C87ED63">
      <w:pPr>
        <w:adjustRightInd w:val="0"/>
        <w:snapToGrid w:val="0"/>
        <w:spacing w:line="360" w:lineRule="auto"/>
        <w:ind w:firstLine="440" w:firstLineChars="200"/>
        <w:rPr>
          <w:rFonts w:ascii="仿宋" w:hAnsi="仿宋" w:eastAsia="仿宋"/>
        </w:rPr>
      </w:pPr>
      <w:r>
        <w:rPr>
          <w:rFonts w:hint="eastAsia" w:ascii="仿宋" w:hAnsi="仿宋" w:eastAsia="仿宋"/>
        </w:rPr>
        <w:t>⑦验收过程中产生纠纷的，由具有相关资质的检测机构检测，如为</w:t>
      </w:r>
      <w:r>
        <w:rPr>
          <w:rFonts w:hint="eastAsia" w:ascii="仿宋" w:hAnsi="仿宋" w:eastAsia="仿宋"/>
          <w:lang w:eastAsia="zh-CN"/>
        </w:rPr>
        <w:t>卖方</w:t>
      </w:r>
      <w:r>
        <w:rPr>
          <w:rFonts w:hint="eastAsia" w:ascii="仿宋" w:hAnsi="仿宋" w:eastAsia="仿宋"/>
        </w:rPr>
        <w:t>原因造成的，由</w:t>
      </w:r>
      <w:r>
        <w:rPr>
          <w:rFonts w:hint="eastAsia" w:ascii="仿宋" w:hAnsi="仿宋" w:eastAsia="仿宋"/>
          <w:lang w:eastAsia="zh-CN"/>
        </w:rPr>
        <w:t>卖方</w:t>
      </w:r>
      <w:r>
        <w:rPr>
          <w:rFonts w:hint="eastAsia" w:ascii="仿宋" w:hAnsi="仿宋" w:eastAsia="仿宋"/>
        </w:rPr>
        <w:t>承担检测费用；否则，由</w:t>
      </w:r>
      <w:r>
        <w:rPr>
          <w:rFonts w:hint="eastAsia" w:ascii="仿宋" w:hAnsi="仿宋" w:eastAsia="仿宋"/>
          <w:lang w:eastAsia="zh-CN"/>
        </w:rPr>
        <w:t>买方</w:t>
      </w:r>
      <w:r>
        <w:rPr>
          <w:rFonts w:hint="eastAsia" w:ascii="仿宋" w:hAnsi="仿宋" w:eastAsia="仿宋"/>
        </w:rPr>
        <w:t xml:space="preserve">承担。 </w:t>
      </w:r>
    </w:p>
    <w:p w14:paraId="65ABE463">
      <w:pPr>
        <w:adjustRightInd w:val="0"/>
        <w:snapToGrid w:val="0"/>
        <w:spacing w:line="360" w:lineRule="auto"/>
        <w:ind w:firstLine="440" w:firstLineChars="200"/>
        <w:rPr>
          <w:rFonts w:ascii="仿宋" w:hAnsi="仿宋" w:eastAsia="仿宋"/>
        </w:rPr>
      </w:pPr>
      <w:r>
        <w:rPr>
          <w:rFonts w:hint="eastAsia" w:ascii="仿宋" w:hAnsi="仿宋" w:eastAsia="仿宋"/>
        </w:rPr>
        <w:t>⑧项目验收不合格，由</w:t>
      </w:r>
      <w:r>
        <w:rPr>
          <w:rFonts w:hint="eastAsia" w:ascii="仿宋" w:hAnsi="仿宋" w:eastAsia="仿宋"/>
          <w:lang w:eastAsia="zh-CN"/>
        </w:rPr>
        <w:t>卖方</w:t>
      </w:r>
      <w:r>
        <w:rPr>
          <w:rFonts w:hint="eastAsia" w:ascii="仿宋" w:hAnsi="仿宋" w:eastAsia="仿宋"/>
        </w:rPr>
        <w:t>返工直至合格，再行验收，由此给</w:t>
      </w:r>
      <w:r>
        <w:rPr>
          <w:rFonts w:hint="eastAsia" w:ascii="仿宋" w:hAnsi="仿宋" w:eastAsia="仿宋"/>
          <w:lang w:eastAsia="zh-CN"/>
        </w:rPr>
        <w:t>买方</w:t>
      </w:r>
      <w:r>
        <w:rPr>
          <w:rFonts w:hint="eastAsia" w:ascii="仿宋" w:hAnsi="仿宋" w:eastAsia="仿宋"/>
        </w:rPr>
        <w:t>造成的损失等费用由</w:t>
      </w:r>
      <w:r>
        <w:rPr>
          <w:rFonts w:hint="eastAsia" w:ascii="仿宋" w:hAnsi="仿宋" w:eastAsia="仿宋"/>
          <w:lang w:eastAsia="zh-CN"/>
        </w:rPr>
        <w:t>卖方</w:t>
      </w:r>
      <w:r>
        <w:rPr>
          <w:rFonts w:hint="eastAsia" w:ascii="仿宋" w:hAnsi="仿宋" w:eastAsia="仿宋"/>
        </w:rPr>
        <w:t>承担。连续两次项目验收不合格的，则双方应就合同的后续履行进行协商，协商不成的，</w:t>
      </w:r>
      <w:r>
        <w:rPr>
          <w:rFonts w:hint="eastAsia" w:ascii="仿宋" w:hAnsi="仿宋" w:eastAsia="仿宋"/>
          <w:lang w:eastAsia="zh-CN"/>
        </w:rPr>
        <w:t>买方</w:t>
      </w:r>
      <w:r>
        <w:rPr>
          <w:rFonts w:hint="eastAsia" w:ascii="仿宋" w:hAnsi="仿宋" w:eastAsia="仿宋"/>
        </w:rPr>
        <w:t>有权解除合同，另行按规定选择其他</w:t>
      </w:r>
      <w:r>
        <w:rPr>
          <w:rFonts w:hint="eastAsia" w:ascii="仿宋" w:hAnsi="仿宋" w:eastAsia="仿宋"/>
          <w:lang w:eastAsia="zh-CN"/>
        </w:rPr>
        <w:t>卖方</w:t>
      </w:r>
      <w:r>
        <w:rPr>
          <w:rFonts w:hint="eastAsia" w:ascii="仿宋" w:hAnsi="仿宋" w:eastAsia="仿宋"/>
        </w:rPr>
        <w:t>采购，由此带来的一切损失由</w:t>
      </w:r>
      <w:r>
        <w:rPr>
          <w:rFonts w:hint="eastAsia" w:ascii="仿宋" w:hAnsi="仿宋" w:eastAsia="仿宋"/>
          <w:lang w:eastAsia="zh-CN"/>
        </w:rPr>
        <w:t>卖方</w:t>
      </w:r>
      <w:r>
        <w:rPr>
          <w:rFonts w:hint="eastAsia" w:ascii="仿宋" w:hAnsi="仿宋" w:eastAsia="仿宋"/>
        </w:rPr>
        <w:t>承担。</w:t>
      </w:r>
    </w:p>
    <w:p w14:paraId="65109003">
      <w:pPr>
        <w:adjustRightInd w:val="0"/>
        <w:snapToGrid w:val="0"/>
        <w:spacing w:line="360" w:lineRule="auto"/>
        <w:ind w:firstLine="440" w:firstLineChars="200"/>
        <w:rPr>
          <w:rFonts w:hint="eastAsia" w:ascii="仿宋" w:hAnsi="仿宋" w:eastAsia="仿宋"/>
        </w:rPr>
      </w:pPr>
      <w:r>
        <w:rPr>
          <w:rFonts w:hint="eastAsia" w:ascii="仿宋" w:hAnsi="仿宋" w:eastAsia="仿宋"/>
        </w:rPr>
        <w:t>⑨本项目必须经</w:t>
      </w:r>
      <w:r>
        <w:rPr>
          <w:rFonts w:hint="eastAsia" w:ascii="仿宋" w:hAnsi="仿宋" w:eastAsia="仿宋"/>
          <w:lang w:eastAsia="zh-CN"/>
        </w:rPr>
        <w:t>买方</w:t>
      </w:r>
      <w:r>
        <w:rPr>
          <w:rFonts w:hint="eastAsia" w:ascii="仿宋" w:hAnsi="仿宋" w:eastAsia="仿宋"/>
        </w:rPr>
        <w:t>验收合格并达到运行标准。</w:t>
      </w:r>
    </w:p>
    <w:p w14:paraId="73793AFF">
      <w:pPr>
        <w:adjustRightInd w:val="0"/>
        <w:snapToGrid w:val="0"/>
        <w:spacing w:line="360" w:lineRule="auto"/>
        <w:ind w:firstLine="440" w:firstLineChars="200"/>
        <w:rPr>
          <w:rFonts w:hint="eastAsia" w:ascii="仿宋" w:hAnsi="仿宋" w:eastAsia="仿宋"/>
        </w:rPr>
      </w:pPr>
      <w:r>
        <w:rPr>
          <w:rFonts w:hint="eastAsia" w:ascii="仿宋" w:hAnsi="仿宋" w:eastAsia="仿宋"/>
        </w:rPr>
        <w:t>本合同项下交付内容未经</w:t>
      </w:r>
      <w:r>
        <w:rPr>
          <w:rFonts w:hint="eastAsia" w:ascii="仿宋" w:hAnsi="仿宋" w:eastAsia="仿宋"/>
          <w:lang w:eastAsia="zh-CN"/>
        </w:rPr>
        <w:t>买方</w:t>
      </w:r>
      <w:r>
        <w:rPr>
          <w:rFonts w:hint="eastAsia" w:ascii="仿宋" w:hAnsi="仿宋" w:eastAsia="仿宋"/>
        </w:rPr>
        <w:t>书面同意，乙、丙方不得直接向</w:t>
      </w:r>
      <w:r>
        <w:rPr>
          <w:rFonts w:hint="eastAsia" w:ascii="仿宋" w:hAnsi="仿宋" w:eastAsia="仿宋"/>
          <w:lang w:eastAsia="zh-CN"/>
        </w:rPr>
        <w:t>买方</w:t>
      </w:r>
      <w:r>
        <w:rPr>
          <w:rFonts w:hint="eastAsia" w:ascii="仿宋" w:hAnsi="仿宋" w:eastAsia="仿宋"/>
        </w:rPr>
        <w:t>客户交付，如经</w:t>
      </w:r>
      <w:r>
        <w:rPr>
          <w:rFonts w:hint="eastAsia" w:ascii="仿宋" w:hAnsi="仿宋" w:eastAsia="仿宋"/>
          <w:lang w:eastAsia="zh-CN"/>
        </w:rPr>
        <w:t>买方</w:t>
      </w:r>
      <w:r>
        <w:rPr>
          <w:rFonts w:hint="eastAsia" w:ascii="仿宋" w:hAnsi="仿宋" w:eastAsia="仿宋"/>
        </w:rPr>
        <w:t>同意由乙、丙方向</w:t>
      </w:r>
      <w:r>
        <w:rPr>
          <w:rFonts w:hint="eastAsia" w:ascii="仿宋" w:hAnsi="仿宋" w:eastAsia="仿宋"/>
          <w:lang w:eastAsia="zh-CN"/>
        </w:rPr>
        <w:t>买方</w:t>
      </w:r>
      <w:r>
        <w:rPr>
          <w:rFonts w:hint="eastAsia" w:ascii="仿宋" w:hAnsi="仿宋" w:eastAsia="仿宋"/>
        </w:rPr>
        <w:t>客户直接交付的，其交付内容、</w:t>
      </w:r>
      <w:r>
        <w:rPr>
          <w:rFonts w:hint="eastAsia" w:ascii="仿宋" w:hAnsi="仿宋" w:eastAsia="仿宋"/>
          <w:lang w:eastAsia="zh-CN"/>
        </w:rPr>
        <w:t>买方</w:t>
      </w:r>
      <w:r>
        <w:rPr>
          <w:rFonts w:hint="eastAsia" w:ascii="仿宋" w:hAnsi="仿宋" w:eastAsia="仿宋"/>
        </w:rPr>
        <w:t>客户签收资料原件，至少向</w:t>
      </w:r>
      <w:r>
        <w:rPr>
          <w:rFonts w:hint="eastAsia" w:ascii="仿宋" w:hAnsi="仿宋" w:eastAsia="仿宋"/>
          <w:lang w:eastAsia="zh-CN"/>
        </w:rPr>
        <w:t>买方</w:t>
      </w:r>
      <w:r>
        <w:rPr>
          <w:rFonts w:hint="eastAsia" w:ascii="仿宋" w:hAnsi="仿宋" w:eastAsia="仿宋"/>
        </w:rPr>
        <w:t>同步提供一份原件备案。如乙、丙方未经</w:t>
      </w:r>
      <w:r>
        <w:rPr>
          <w:rFonts w:hint="eastAsia" w:ascii="仿宋" w:hAnsi="仿宋" w:eastAsia="仿宋"/>
          <w:lang w:eastAsia="zh-CN"/>
        </w:rPr>
        <w:t>买方</w:t>
      </w:r>
      <w:r>
        <w:rPr>
          <w:rFonts w:hint="eastAsia" w:ascii="仿宋" w:hAnsi="仿宋" w:eastAsia="仿宋"/>
        </w:rPr>
        <w:t>同意擅自向</w:t>
      </w:r>
      <w:r>
        <w:rPr>
          <w:rFonts w:hint="eastAsia" w:ascii="仿宋" w:hAnsi="仿宋" w:eastAsia="仿宋"/>
          <w:lang w:eastAsia="zh-CN"/>
        </w:rPr>
        <w:t>买方</w:t>
      </w:r>
      <w:r>
        <w:rPr>
          <w:rFonts w:hint="eastAsia" w:ascii="仿宋" w:hAnsi="仿宋" w:eastAsia="仿宋"/>
        </w:rPr>
        <w:t>客户交付，或未向</w:t>
      </w:r>
      <w:r>
        <w:rPr>
          <w:rFonts w:hint="eastAsia" w:ascii="仿宋" w:hAnsi="仿宋" w:eastAsia="仿宋"/>
          <w:lang w:eastAsia="zh-CN"/>
        </w:rPr>
        <w:t>买方</w:t>
      </w:r>
      <w:r>
        <w:rPr>
          <w:rFonts w:hint="eastAsia" w:ascii="仿宋" w:hAnsi="仿宋" w:eastAsia="仿宋"/>
        </w:rPr>
        <w:t>提供相应交付资料的，应按本合同总价5%向</w:t>
      </w:r>
      <w:r>
        <w:rPr>
          <w:rFonts w:hint="eastAsia" w:ascii="仿宋" w:hAnsi="仿宋" w:eastAsia="仿宋"/>
          <w:lang w:eastAsia="zh-CN"/>
        </w:rPr>
        <w:t>买方</w:t>
      </w:r>
      <w:r>
        <w:rPr>
          <w:rFonts w:hint="eastAsia" w:ascii="仿宋" w:hAnsi="仿宋" w:eastAsia="仿宋"/>
        </w:rPr>
        <w:t>承担违约责任。</w:t>
      </w:r>
    </w:p>
    <w:p w14:paraId="654224B4">
      <w:pPr>
        <w:adjustRightInd w:val="0"/>
        <w:snapToGrid w:val="0"/>
        <w:spacing w:line="360" w:lineRule="auto"/>
        <w:ind w:firstLine="440" w:firstLineChars="200"/>
        <w:rPr>
          <w:rFonts w:hint="eastAsia" w:ascii="仿宋" w:hAnsi="仿宋" w:eastAsia="仿宋"/>
        </w:rPr>
      </w:pPr>
      <w:r>
        <w:rPr>
          <w:rFonts w:hint="eastAsia" w:ascii="仿宋" w:hAnsi="仿宋" w:eastAsia="仿宋"/>
        </w:rPr>
        <w:t>因乙、丙方交付的服务/资料逾期或未得到</w:t>
      </w:r>
      <w:r>
        <w:rPr>
          <w:rFonts w:hint="eastAsia" w:ascii="仿宋" w:hAnsi="仿宋" w:eastAsia="仿宋"/>
          <w:lang w:eastAsia="zh-CN"/>
        </w:rPr>
        <w:t>买方</w:t>
      </w:r>
      <w:r>
        <w:rPr>
          <w:rFonts w:hint="eastAsia" w:ascii="仿宋" w:hAnsi="仿宋" w:eastAsia="仿宋"/>
        </w:rPr>
        <w:t>客户认可，</w:t>
      </w:r>
      <w:r>
        <w:rPr>
          <w:rFonts w:hint="eastAsia" w:ascii="仿宋" w:hAnsi="仿宋" w:eastAsia="仿宋"/>
          <w:lang w:eastAsia="zh-CN"/>
        </w:rPr>
        <w:t>买方</w:t>
      </w:r>
      <w:r>
        <w:rPr>
          <w:rFonts w:hint="eastAsia" w:ascii="仿宋" w:hAnsi="仿宋" w:eastAsia="仿宋"/>
        </w:rPr>
        <w:t>有权向</w:t>
      </w:r>
      <w:r>
        <w:rPr>
          <w:rFonts w:hint="eastAsia" w:ascii="仿宋" w:hAnsi="仿宋" w:eastAsia="仿宋"/>
          <w:lang w:eastAsia="zh-CN"/>
        </w:rPr>
        <w:t>卖方</w:t>
      </w:r>
      <w:r>
        <w:rPr>
          <w:rFonts w:hint="eastAsia" w:ascii="仿宋" w:hAnsi="仿宋" w:eastAsia="仿宋"/>
        </w:rPr>
        <w:t>、丙方提出整改要求，</w:t>
      </w:r>
      <w:r>
        <w:rPr>
          <w:rFonts w:hint="eastAsia" w:ascii="仿宋" w:hAnsi="仿宋" w:eastAsia="仿宋"/>
          <w:lang w:eastAsia="zh-CN"/>
        </w:rPr>
        <w:t>卖方</w:t>
      </w:r>
      <w:r>
        <w:rPr>
          <w:rFonts w:hint="eastAsia" w:ascii="仿宋" w:hAnsi="仿宋" w:eastAsia="仿宋"/>
        </w:rPr>
        <w:t>、丙方应立即进行整改直至满足</w:t>
      </w:r>
      <w:r>
        <w:rPr>
          <w:rFonts w:hint="eastAsia" w:ascii="仿宋" w:hAnsi="仿宋" w:eastAsia="仿宋"/>
          <w:lang w:eastAsia="zh-CN"/>
        </w:rPr>
        <w:t>买方</w:t>
      </w:r>
      <w:r>
        <w:rPr>
          <w:rFonts w:hint="eastAsia" w:ascii="仿宋" w:hAnsi="仿宋" w:eastAsia="仿宋"/>
        </w:rPr>
        <w:t>客户的认可。如因此导致</w:t>
      </w:r>
      <w:r>
        <w:rPr>
          <w:rFonts w:hint="eastAsia" w:ascii="仿宋" w:hAnsi="仿宋" w:eastAsia="仿宋"/>
          <w:lang w:eastAsia="zh-CN"/>
        </w:rPr>
        <w:t>买方</w:t>
      </w:r>
      <w:r>
        <w:rPr>
          <w:rFonts w:hint="eastAsia" w:ascii="仿宋" w:hAnsi="仿宋" w:eastAsia="仿宋"/>
        </w:rPr>
        <w:t>客户追加</w:t>
      </w:r>
      <w:r>
        <w:rPr>
          <w:rFonts w:hint="eastAsia" w:ascii="仿宋" w:hAnsi="仿宋" w:eastAsia="仿宋"/>
          <w:lang w:eastAsia="zh-CN"/>
        </w:rPr>
        <w:t>买方</w:t>
      </w:r>
      <w:r>
        <w:rPr>
          <w:rFonts w:hint="eastAsia" w:ascii="仿宋" w:hAnsi="仿宋" w:eastAsia="仿宋"/>
        </w:rPr>
        <w:t>违约责任的，</w:t>
      </w:r>
      <w:r>
        <w:rPr>
          <w:rFonts w:hint="eastAsia" w:ascii="仿宋" w:hAnsi="仿宋" w:eastAsia="仿宋"/>
          <w:lang w:eastAsia="zh-CN"/>
        </w:rPr>
        <w:t>卖方</w:t>
      </w:r>
      <w:r>
        <w:rPr>
          <w:rFonts w:hint="eastAsia" w:ascii="仿宋" w:hAnsi="仿宋" w:eastAsia="仿宋"/>
        </w:rPr>
        <w:t>、丙方应向</w:t>
      </w:r>
      <w:r>
        <w:rPr>
          <w:rFonts w:hint="eastAsia" w:ascii="仿宋" w:hAnsi="仿宋" w:eastAsia="仿宋"/>
          <w:lang w:eastAsia="zh-CN"/>
        </w:rPr>
        <w:t>买方</w:t>
      </w:r>
      <w:r>
        <w:rPr>
          <w:rFonts w:hint="eastAsia" w:ascii="仿宋" w:hAnsi="仿宋" w:eastAsia="仿宋"/>
        </w:rPr>
        <w:t>承担同等责任并赔偿因此给</w:t>
      </w:r>
      <w:r>
        <w:rPr>
          <w:rFonts w:hint="eastAsia" w:ascii="仿宋" w:hAnsi="仿宋" w:eastAsia="仿宋"/>
          <w:lang w:eastAsia="zh-CN"/>
        </w:rPr>
        <w:t>买方</w:t>
      </w:r>
      <w:r>
        <w:rPr>
          <w:rFonts w:hint="eastAsia" w:ascii="仿宋" w:hAnsi="仿宋" w:eastAsia="仿宋"/>
        </w:rPr>
        <w:t>造成的损失。</w:t>
      </w:r>
    </w:p>
    <w:p w14:paraId="1A788CAE">
      <w:pPr>
        <w:pStyle w:val="2"/>
        <w:jc w:val="left"/>
        <w:rPr>
          <w:rFonts w:hint="eastAsia"/>
        </w:rPr>
      </w:pPr>
    </w:p>
    <w:p w14:paraId="63B79413">
      <w:pPr>
        <w:pStyle w:val="2"/>
      </w:pPr>
    </w:p>
    <w:p w14:paraId="0199725B">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（三）项目培训要求</w:t>
      </w:r>
    </w:p>
    <w:p w14:paraId="2E302331">
      <w:pPr>
        <w:adjustRightInd w:val="0"/>
        <w:snapToGrid w:val="0"/>
        <w:spacing w:line="360" w:lineRule="auto"/>
        <w:ind w:firstLine="440" w:firstLineChars="200"/>
        <w:rPr>
          <w:rFonts w:ascii="仿宋" w:hAnsi="仿宋" w:eastAsia="仿宋"/>
        </w:rPr>
      </w:pPr>
      <w:r>
        <w:rPr>
          <w:rFonts w:hint="eastAsia" w:ascii="仿宋" w:hAnsi="仿宋" w:eastAsia="仿宋"/>
        </w:rPr>
        <w:t>针对</w:t>
      </w:r>
      <w:r>
        <w:rPr>
          <w:rFonts w:hint="eastAsia" w:ascii="仿宋" w:hAnsi="仿宋" w:eastAsia="仿宋"/>
          <w:lang w:eastAsia="zh-CN"/>
        </w:rPr>
        <w:t>买方</w:t>
      </w:r>
      <w:r>
        <w:rPr>
          <w:rFonts w:hint="eastAsia" w:ascii="仿宋" w:hAnsi="仿宋" w:eastAsia="仿宋"/>
        </w:rPr>
        <w:t>实际情况，提供相应的培训计划，并实施相应培训。培训内容需包括：应用系统维护培训、使用培训等方面的培训，确保</w:t>
      </w:r>
      <w:r>
        <w:rPr>
          <w:rFonts w:hint="eastAsia" w:ascii="仿宋" w:hAnsi="仿宋" w:eastAsia="仿宋"/>
          <w:lang w:eastAsia="zh-CN"/>
        </w:rPr>
        <w:t>买方</w:t>
      </w:r>
      <w:r>
        <w:rPr>
          <w:rFonts w:hint="eastAsia" w:ascii="仿宋" w:hAnsi="仿宋" w:eastAsia="仿宋"/>
        </w:rPr>
        <w:t>的系统管理人员在培训后能够独立地对系统进行管理、并做好系统的日常维护工作，保证业务人员能熟练操作系统，培训工作主要内容包括：</w:t>
      </w:r>
    </w:p>
    <w:p w14:paraId="13062407">
      <w:pPr>
        <w:adjustRightInd w:val="0"/>
        <w:snapToGrid w:val="0"/>
        <w:spacing w:line="360" w:lineRule="auto"/>
        <w:ind w:firstLine="440" w:firstLineChars="200"/>
        <w:rPr>
          <w:rFonts w:ascii="仿宋" w:hAnsi="仿宋" w:eastAsia="仿宋"/>
        </w:rPr>
      </w:pPr>
      <w:r>
        <w:rPr>
          <w:rFonts w:hint="eastAsia" w:ascii="仿宋" w:hAnsi="仿宋" w:eastAsia="仿宋"/>
        </w:rPr>
        <w:t>1.系统应用功能使用</w:t>
      </w:r>
    </w:p>
    <w:p w14:paraId="7A507D6D">
      <w:pPr>
        <w:adjustRightInd w:val="0"/>
        <w:snapToGrid w:val="0"/>
        <w:spacing w:line="360" w:lineRule="auto"/>
        <w:ind w:firstLine="440" w:firstLineChars="200"/>
        <w:rPr>
          <w:rFonts w:ascii="仿宋" w:hAnsi="仿宋" w:eastAsia="仿宋"/>
        </w:rPr>
      </w:pPr>
      <w:r>
        <w:rPr>
          <w:rFonts w:hint="eastAsia" w:ascii="仿宋" w:hAnsi="仿宋" w:eastAsia="仿宋"/>
        </w:rPr>
        <w:t>2.系统流程配置</w:t>
      </w:r>
    </w:p>
    <w:p w14:paraId="73DB1B0E">
      <w:pPr>
        <w:adjustRightInd w:val="0"/>
        <w:snapToGrid w:val="0"/>
        <w:spacing w:line="360" w:lineRule="auto"/>
        <w:ind w:firstLine="440" w:firstLineChars="200"/>
        <w:rPr>
          <w:rFonts w:ascii="仿宋" w:hAnsi="仿宋" w:eastAsia="仿宋"/>
        </w:rPr>
      </w:pPr>
      <w:r>
        <w:rPr>
          <w:rFonts w:hint="eastAsia" w:ascii="仿宋" w:hAnsi="仿宋" w:eastAsia="仿宋"/>
        </w:rPr>
        <w:t>3.系统故障诊断</w:t>
      </w:r>
    </w:p>
    <w:p w14:paraId="795B2258">
      <w:pPr>
        <w:adjustRightInd w:val="0"/>
        <w:snapToGrid w:val="0"/>
        <w:spacing w:line="360" w:lineRule="auto"/>
        <w:ind w:firstLine="440" w:firstLineChars="200"/>
        <w:rPr>
          <w:rFonts w:ascii="仿宋" w:hAnsi="仿宋" w:eastAsia="仿宋"/>
        </w:rPr>
      </w:pPr>
      <w:r>
        <w:rPr>
          <w:rFonts w:hint="eastAsia" w:ascii="仿宋" w:hAnsi="仿宋" w:eastAsia="仿宋"/>
        </w:rPr>
        <w:t>4.网络及安全培训</w:t>
      </w:r>
    </w:p>
    <w:p w14:paraId="093E9888">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（四）售后服务要求</w:t>
      </w:r>
    </w:p>
    <w:p w14:paraId="6E6621A1">
      <w:pPr>
        <w:adjustRightInd w:val="0"/>
        <w:snapToGrid w:val="0"/>
        <w:spacing w:line="360" w:lineRule="auto"/>
        <w:ind w:firstLine="440" w:firstLineChars="200"/>
        <w:rPr>
          <w:rFonts w:ascii="仿宋" w:hAnsi="仿宋" w:eastAsia="仿宋"/>
        </w:rPr>
      </w:pPr>
      <w:r>
        <w:rPr>
          <w:rFonts w:hint="eastAsia" w:ascii="仿宋" w:hAnsi="仿宋" w:eastAsia="仿宋"/>
        </w:rPr>
        <w:t>1.维保服务</w:t>
      </w:r>
    </w:p>
    <w:p w14:paraId="337D61D7">
      <w:pPr>
        <w:adjustRightInd w:val="0"/>
        <w:snapToGrid w:val="0"/>
        <w:spacing w:line="360" w:lineRule="auto"/>
        <w:ind w:firstLine="440" w:firstLineChars="200"/>
        <w:rPr>
          <w:rFonts w:ascii="仿宋" w:hAnsi="仿宋" w:eastAsia="仿宋"/>
        </w:rPr>
      </w:pPr>
      <w:r>
        <w:rPr>
          <w:rFonts w:hint="eastAsia" w:ascii="仿宋" w:hAnsi="仿宋" w:eastAsia="仿宋"/>
          <w:lang w:eastAsia="zh-CN"/>
        </w:rPr>
        <w:t>卖方</w:t>
      </w:r>
      <w:r>
        <w:rPr>
          <w:rFonts w:hint="eastAsia" w:ascii="仿宋" w:hAnsi="仿宋" w:eastAsia="仿宋"/>
        </w:rPr>
        <w:t>须具有长期售后服服务能力，应为</w:t>
      </w:r>
      <w:r>
        <w:rPr>
          <w:rFonts w:hint="eastAsia" w:ascii="仿宋" w:hAnsi="仿宋" w:eastAsia="仿宋"/>
          <w:lang w:eastAsia="zh-CN"/>
        </w:rPr>
        <w:t>买方</w:t>
      </w:r>
      <w:r>
        <w:rPr>
          <w:rFonts w:hint="eastAsia" w:ascii="仿宋" w:hAnsi="仿宋" w:eastAsia="仿宋"/>
        </w:rPr>
        <w:t>提供及时周到的系统技术支持，提供7*24小时的电话技术支持服务，</w:t>
      </w:r>
      <w:r>
        <w:rPr>
          <w:rFonts w:hint="eastAsia" w:ascii="仿宋" w:hAnsi="仿宋" w:eastAsia="仿宋"/>
          <w:lang w:val="en-US"/>
        </w:rPr>
        <w:t>质保期内，</w:t>
      </w:r>
      <w:r>
        <w:rPr>
          <w:rFonts w:hint="eastAsia" w:ascii="仿宋" w:hAnsi="仿宋" w:eastAsia="仿宋"/>
          <w:lang w:val="en-US" w:eastAsia="zh-CN"/>
        </w:rPr>
        <w:t>卖方</w:t>
      </w:r>
      <w:r>
        <w:rPr>
          <w:rFonts w:hint="eastAsia" w:ascii="仿宋" w:hAnsi="仿宋" w:eastAsia="仿宋"/>
          <w:lang w:val="en-US"/>
        </w:rPr>
        <w:t>接到</w:t>
      </w:r>
      <w:r>
        <w:rPr>
          <w:rFonts w:hint="eastAsia" w:ascii="仿宋" w:hAnsi="仿宋" w:eastAsia="仿宋"/>
          <w:lang w:val="en-US" w:eastAsia="zh-CN"/>
        </w:rPr>
        <w:t>买方</w:t>
      </w:r>
      <w:r>
        <w:rPr>
          <w:rFonts w:hint="eastAsia" w:ascii="仿宋" w:hAnsi="仿宋" w:eastAsia="仿宋"/>
          <w:lang w:val="en-US"/>
        </w:rPr>
        <w:t>的通知后，应派人1小时以内到达现场，8小时以内处理完报修故障，若8小时内无法解决问题，则</w:t>
      </w:r>
      <w:r>
        <w:rPr>
          <w:rFonts w:hint="eastAsia" w:ascii="仿宋" w:hAnsi="仿宋" w:eastAsia="仿宋"/>
          <w:lang w:val="en-US" w:eastAsia="zh-CN"/>
        </w:rPr>
        <w:t>卖方</w:t>
      </w:r>
      <w:r>
        <w:rPr>
          <w:rFonts w:hint="eastAsia" w:ascii="仿宋" w:hAnsi="仿宋" w:eastAsia="仿宋"/>
          <w:lang w:val="en-US"/>
        </w:rPr>
        <w:t>须提供同等设备供</w:t>
      </w:r>
      <w:r>
        <w:rPr>
          <w:rFonts w:hint="eastAsia" w:ascii="仿宋" w:hAnsi="仿宋" w:eastAsia="仿宋"/>
          <w:lang w:val="en-US" w:eastAsia="zh-CN"/>
        </w:rPr>
        <w:t>买方</w:t>
      </w:r>
      <w:r>
        <w:rPr>
          <w:rFonts w:hint="eastAsia" w:ascii="仿宋" w:hAnsi="仿宋" w:eastAsia="仿宋"/>
          <w:lang w:val="en-US"/>
        </w:rPr>
        <w:t>使用至故障设备能正常使用为止</w:t>
      </w:r>
      <w:r>
        <w:rPr>
          <w:rFonts w:hint="eastAsia" w:ascii="仿宋" w:hAnsi="仿宋" w:eastAsia="仿宋"/>
        </w:rPr>
        <w:t>。质保期内所有设备维护维修保养等要求免费上门服务。在质保期内，免费更换零部件，超过质保期的设备或软件，维修时只收成本费。其中：</w:t>
      </w:r>
    </w:p>
    <w:p w14:paraId="1B48686C">
      <w:pPr>
        <w:adjustRightInd w:val="0"/>
        <w:snapToGrid w:val="0"/>
        <w:spacing w:line="360" w:lineRule="auto"/>
        <w:ind w:firstLine="440" w:firstLineChars="200"/>
        <w:rPr>
          <w:rFonts w:ascii="仿宋" w:hAnsi="仿宋" w:eastAsia="仿宋"/>
        </w:rPr>
      </w:pPr>
      <w:r>
        <w:rPr>
          <w:rFonts w:hint="eastAsia" w:ascii="仿宋" w:hAnsi="仿宋" w:eastAsia="仿宋"/>
        </w:rPr>
        <w:t>（1）存力中心基础设施（存储资源、虚拟化资源、网络设备、管理软件、配套软件）部分：自交货验收合格之日起免费维保3年。</w:t>
      </w:r>
    </w:p>
    <w:p w14:paraId="3F718DAD">
      <w:pPr>
        <w:adjustRightInd w:val="0"/>
        <w:snapToGrid w:val="0"/>
        <w:spacing w:line="360" w:lineRule="auto"/>
        <w:ind w:firstLine="440" w:firstLineChars="200"/>
        <w:rPr>
          <w:rFonts w:ascii="仿宋" w:hAnsi="仿宋" w:eastAsia="仿宋"/>
        </w:rPr>
      </w:pPr>
      <w:r>
        <w:rPr>
          <w:rFonts w:hint="eastAsia" w:ascii="仿宋" w:hAnsi="仿宋" w:eastAsia="仿宋"/>
        </w:rPr>
        <w:t>（2）存力中心运营平台（内容服务管理平台、城市智能感知展示平台、新能源汽车数据服务平台、视频内容服务平台）软件部分：自交货验收合格之日起免费维保3年。</w:t>
      </w:r>
    </w:p>
    <w:p w14:paraId="0B197F9B">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（五）知识产权要求</w:t>
      </w:r>
    </w:p>
    <w:p w14:paraId="4E2D4B9D">
      <w:pPr>
        <w:adjustRightInd w:val="0"/>
        <w:snapToGrid w:val="0"/>
        <w:spacing w:line="360" w:lineRule="auto"/>
        <w:ind w:firstLine="440" w:firstLineChars="200"/>
        <w:rPr>
          <w:rFonts w:ascii="仿宋" w:hAnsi="仿宋" w:eastAsia="仿宋"/>
        </w:rPr>
      </w:pPr>
      <w:r>
        <w:rPr>
          <w:rFonts w:hint="eastAsia" w:ascii="仿宋" w:hAnsi="仿宋" w:eastAsia="仿宋"/>
        </w:rPr>
        <w:t>1.</w:t>
      </w:r>
      <w:r>
        <w:rPr>
          <w:rFonts w:hint="eastAsia" w:ascii="仿宋" w:hAnsi="仿宋" w:eastAsia="仿宋"/>
          <w:lang w:eastAsia="zh-CN"/>
        </w:rPr>
        <w:t>卖方</w:t>
      </w:r>
      <w:r>
        <w:rPr>
          <w:rFonts w:hint="eastAsia" w:ascii="仿宋" w:hAnsi="仿宋" w:eastAsia="仿宋"/>
        </w:rPr>
        <w:t>应保证在本项目使用的任何产品和服务（包括部分使用）时，不会产生因第三方提出侵犯其专利权、商标权或其它知识产权而引起的法律和经济纠纷，如因专利权、商标权或其它知识产权而引起法律和经济纠纷，由</w:t>
      </w:r>
      <w:r>
        <w:rPr>
          <w:rFonts w:hint="eastAsia" w:ascii="仿宋" w:hAnsi="仿宋" w:eastAsia="仿宋"/>
          <w:lang w:eastAsia="zh-CN"/>
        </w:rPr>
        <w:t>卖方</w:t>
      </w:r>
      <w:r>
        <w:rPr>
          <w:rFonts w:hint="eastAsia" w:ascii="仿宋" w:hAnsi="仿宋" w:eastAsia="仿宋"/>
        </w:rPr>
        <w:t>承担所有相关责任。</w:t>
      </w:r>
    </w:p>
    <w:p w14:paraId="618F0A9B">
      <w:pPr>
        <w:adjustRightInd w:val="0"/>
        <w:snapToGrid w:val="0"/>
        <w:spacing w:line="360" w:lineRule="auto"/>
        <w:ind w:firstLine="440" w:firstLineChars="200"/>
        <w:rPr>
          <w:rFonts w:ascii="仿宋" w:hAnsi="仿宋" w:eastAsia="仿宋"/>
        </w:rPr>
      </w:pPr>
      <w:r>
        <w:rPr>
          <w:rFonts w:hint="eastAsia" w:ascii="仿宋" w:hAnsi="仿宋" w:eastAsia="仿宋"/>
        </w:rPr>
        <w:t>2.本项目在实施过程中定制化软件产生的知识成果及知识产权归</w:t>
      </w:r>
      <w:r>
        <w:rPr>
          <w:rFonts w:hint="eastAsia" w:ascii="仿宋" w:hAnsi="仿宋" w:eastAsia="仿宋"/>
          <w:lang w:eastAsia="zh-CN"/>
        </w:rPr>
        <w:t>买方</w:t>
      </w:r>
      <w:r>
        <w:rPr>
          <w:rFonts w:hint="eastAsia" w:ascii="仿宋" w:hAnsi="仿宋" w:eastAsia="仿宋"/>
        </w:rPr>
        <w:t>和实施方共同拥有。</w:t>
      </w:r>
    </w:p>
    <w:p w14:paraId="53F24E5D">
      <w:pPr>
        <w:adjustRightInd w:val="0"/>
        <w:snapToGrid w:val="0"/>
        <w:spacing w:line="360" w:lineRule="auto"/>
        <w:ind w:firstLine="440" w:firstLineChars="200"/>
        <w:rPr>
          <w:rFonts w:ascii="仿宋" w:hAnsi="仿宋" w:eastAsia="仿宋"/>
        </w:rPr>
      </w:pPr>
      <w:r>
        <w:rPr>
          <w:rFonts w:hint="eastAsia" w:ascii="仿宋" w:hAnsi="仿宋" w:eastAsia="仿宋"/>
        </w:rPr>
        <w:t>3.</w:t>
      </w:r>
      <w:r>
        <w:rPr>
          <w:rFonts w:hint="eastAsia" w:ascii="仿宋" w:hAnsi="仿宋" w:eastAsia="仿宋"/>
          <w:lang w:eastAsia="zh-CN"/>
        </w:rPr>
        <w:t>卖方</w:t>
      </w:r>
      <w:r>
        <w:rPr>
          <w:rFonts w:hint="eastAsia" w:ascii="仿宋" w:hAnsi="仿宋" w:eastAsia="仿宋"/>
        </w:rPr>
        <w:t>如在项目实施过程中采用自有知识成果，</w:t>
      </w:r>
      <w:r>
        <w:rPr>
          <w:rFonts w:hint="eastAsia" w:ascii="仿宋" w:hAnsi="仿宋" w:eastAsia="仿宋"/>
          <w:lang w:eastAsia="zh-CN"/>
        </w:rPr>
        <w:t>卖方</w:t>
      </w:r>
      <w:r>
        <w:rPr>
          <w:rFonts w:hint="eastAsia" w:ascii="仿宋" w:hAnsi="仿宋" w:eastAsia="仿宋"/>
        </w:rPr>
        <w:t>需提供开发接口和开发手册等技术文档，并承诺提供相应的技术支持。</w:t>
      </w:r>
    </w:p>
    <w:p w14:paraId="64E1FD38">
      <w:pPr>
        <w:adjustRightInd w:val="0"/>
        <w:snapToGrid w:val="0"/>
        <w:spacing w:line="360" w:lineRule="auto"/>
        <w:ind w:firstLine="440" w:firstLineChars="200"/>
        <w:rPr>
          <w:rFonts w:ascii="仿宋" w:hAnsi="仿宋" w:eastAsia="仿宋"/>
        </w:rPr>
      </w:pPr>
      <w:r>
        <w:rPr>
          <w:rFonts w:hint="eastAsia" w:ascii="仿宋" w:hAnsi="仿宋" w:eastAsia="仿宋"/>
        </w:rPr>
        <w:t>4.本项目产生和承载的数据资源归</w:t>
      </w:r>
      <w:r>
        <w:rPr>
          <w:rFonts w:hint="eastAsia" w:ascii="仿宋" w:hAnsi="仿宋" w:eastAsia="仿宋"/>
          <w:lang w:eastAsia="zh-CN"/>
        </w:rPr>
        <w:t>买方</w:t>
      </w:r>
      <w:r>
        <w:rPr>
          <w:rFonts w:hint="eastAsia" w:ascii="仿宋" w:hAnsi="仿宋" w:eastAsia="仿宋"/>
        </w:rPr>
        <w:t>所有，未经</w:t>
      </w:r>
      <w:r>
        <w:rPr>
          <w:rFonts w:hint="eastAsia" w:ascii="仿宋" w:hAnsi="仿宋" w:eastAsia="仿宋"/>
          <w:lang w:eastAsia="zh-CN"/>
        </w:rPr>
        <w:t>买方</w:t>
      </w:r>
      <w:r>
        <w:rPr>
          <w:rFonts w:hint="eastAsia" w:ascii="仿宋" w:hAnsi="仿宋" w:eastAsia="仿宋"/>
        </w:rPr>
        <w:t>书面同意，</w:t>
      </w:r>
      <w:r>
        <w:rPr>
          <w:rFonts w:hint="eastAsia" w:ascii="仿宋" w:hAnsi="仿宋" w:eastAsia="仿宋"/>
          <w:lang w:eastAsia="zh-CN"/>
        </w:rPr>
        <w:t>卖方</w:t>
      </w:r>
      <w:r>
        <w:rPr>
          <w:rFonts w:hint="eastAsia" w:ascii="仿宋" w:hAnsi="仿宋" w:eastAsia="仿宋"/>
        </w:rPr>
        <w:t>不可将数据资源用于本项目之外，包括数据复制、加工、共享、应用和提供给第三方。</w:t>
      </w:r>
    </w:p>
    <w:p w14:paraId="74D90F17">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5.本项目涉及的所有软硬件授权必须满足系统运营期正常运行条件要求，运营期内所有软硬件应取得全部合法授权，</w:t>
      </w:r>
      <w:r>
        <w:rPr>
          <w:rFonts w:hint="eastAsia" w:ascii="仿宋" w:hAnsi="仿宋" w:eastAsia="仿宋"/>
          <w:lang w:val="en-US" w:eastAsia="zh-CN"/>
        </w:rPr>
        <w:t>卖方</w:t>
      </w:r>
      <w:r>
        <w:rPr>
          <w:rFonts w:hint="eastAsia" w:ascii="仿宋" w:hAnsi="仿宋" w:eastAsia="仿宋"/>
          <w:lang w:val="en-US"/>
        </w:rPr>
        <w:t>不得因授权数不足而要求增加任何费用。</w:t>
      </w:r>
    </w:p>
    <w:p w14:paraId="632B4D3F">
      <w:pPr>
        <w:pStyle w:val="8"/>
        <w:adjustRightInd w:val="0"/>
        <w:spacing w:line="360" w:lineRule="auto"/>
        <w:ind w:left="0" w:firstLine="442" w:firstLineChars="200"/>
        <w:rPr>
          <w:rFonts w:ascii="仿宋" w:hAnsi="仿宋" w:eastAsia="仿宋"/>
          <w:sz w:val="22"/>
          <w:szCs w:val="22"/>
        </w:rPr>
      </w:pPr>
      <w:r>
        <w:rPr>
          <w:rFonts w:hint="eastAsia" w:ascii="仿宋" w:hAnsi="仿宋" w:eastAsia="仿宋"/>
          <w:sz w:val="22"/>
          <w:szCs w:val="22"/>
        </w:rPr>
        <w:t>（六）项目保密要求</w:t>
      </w:r>
    </w:p>
    <w:p w14:paraId="128460CD">
      <w:pPr>
        <w:adjustRightInd w:val="0"/>
        <w:snapToGrid w:val="0"/>
        <w:spacing w:line="360" w:lineRule="auto"/>
        <w:ind w:firstLine="440" w:firstLineChars="200"/>
        <w:rPr>
          <w:rFonts w:ascii="仿宋" w:hAnsi="仿宋" w:eastAsia="仿宋"/>
        </w:rPr>
      </w:pPr>
      <w:r>
        <w:rPr>
          <w:rFonts w:hint="eastAsia" w:ascii="仿宋" w:hAnsi="仿宋" w:eastAsia="仿宋"/>
        </w:rPr>
        <w:t>所有参与本次项目的人员应签订正式保密协议，并在工作中坚持保密原则，</w:t>
      </w:r>
      <w:r>
        <w:rPr>
          <w:rFonts w:hint="eastAsia" w:ascii="仿宋" w:hAnsi="仿宋" w:eastAsia="仿宋"/>
          <w:lang w:eastAsia="zh-CN"/>
        </w:rPr>
        <w:t>卖方</w:t>
      </w:r>
      <w:r>
        <w:rPr>
          <w:rFonts w:hint="eastAsia" w:ascii="仿宋" w:hAnsi="仿宋" w:eastAsia="仿宋"/>
        </w:rPr>
        <w:t>严格规范执行各项保密制度，对在项目建设、质保各阶段取得</w:t>
      </w:r>
      <w:r>
        <w:rPr>
          <w:rFonts w:hint="eastAsia" w:ascii="仿宋" w:hAnsi="仿宋" w:eastAsia="仿宋"/>
          <w:lang w:eastAsia="zh-CN"/>
        </w:rPr>
        <w:t>买方</w:t>
      </w:r>
      <w:r>
        <w:rPr>
          <w:rFonts w:hint="eastAsia" w:ascii="仿宋" w:hAnsi="仿宋" w:eastAsia="仿宋"/>
        </w:rPr>
        <w:t>各类信息进行保密管理，杜绝任何泄密事件的发生。</w:t>
      </w:r>
    </w:p>
    <w:p w14:paraId="7D218D18">
      <w:pPr>
        <w:pStyle w:val="8"/>
        <w:adjustRightInd w:val="0"/>
        <w:spacing w:line="360" w:lineRule="auto"/>
        <w:ind w:left="0" w:firstLine="442" w:firstLineChars="200"/>
        <w:rPr>
          <w:rFonts w:ascii="仿宋" w:hAnsi="仿宋" w:eastAsia="仿宋"/>
          <w:sz w:val="22"/>
          <w:szCs w:val="22"/>
        </w:rPr>
      </w:pPr>
      <w:r>
        <w:rPr>
          <w:rFonts w:hint="eastAsia" w:ascii="仿宋" w:hAnsi="仿宋" w:eastAsia="仿宋"/>
          <w:sz w:val="22"/>
          <w:szCs w:val="22"/>
        </w:rPr>
        <w:t>（七）付款方式</w:t>
      </w:r>
    </w:p>
    <w:p w14:paraId="5E0E9655">
      <w:pPr>
        <w:adjustRightInd w:val="0"/>
        <w:snapToGrid w:val="0"/>
        <w:spacing w:line="360" w:lineRule="auto"/>
        <w:ind w:firstLine="440" w:firstLineChars="200"/>
        <w:rPr>
          <w:rFonts w:ascii="仿宋" w:hAnsi="仿宋" w:eastAsia="仿宋"/>
        </w:rPr>
      </w:pPr>
      <w:r>
        <w:rPr>
          <w:rFonts w:hint="eastAsia" w:ascii="仿宋" w:hAnsi="仿宋" w:eastAsia="仿宋"/>
        </w:rPr>
        <w:t>合同价款的支付</w:t>
      </w:r>
    </w:p>
    <w:p w14:paraId="0A1CE12D">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1.付款方式</w:t>
      </w:r>
    </w:p>
    <w:p w14:paraId="46A43491">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1.1第1期</w:t>
      </w:r>
    </w:p>
    <w:p w14:paraId="0730D21D">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自合同签订生效后，</w:t>
      </w:r>
      <w:r>
        <w:rPr>
          <w:rFonts w:hint="eastAsia" w:ascii="仿宋" w:hAnsi="仿宋" w:eastAsia="仿宋"/>
          <w:lang w:val="en-US" w:eastAsia="zh-CN"/>
        </w:rPr>
        <w:t>卖方</w:t>
      </w:r>
      <w:r>
        <w:rPr>
          <w:rFonts w:hint="eastAsia" w:ascii="仿宋" w:hAnsi="仿宋" w:eastAsia="仿宋"/>
          <w:lang w:val="en-US"/>
        </w:rPr>
        <w:t>向</w:t>
      </w:r>
      <w:r>
        <w:rPr>
          <w:rFonts w:hint="eastAsia" w:ascii="仿宋" w:hAnsi="仿宋" w:eastAsia="仿宋"/>
          <w:lang w:val="en-US" w:eastAsia="zh-CN"/>
        </w:rPr>
        <w:t>买方</w:t>
      </w:r>
      <w:r>
        <w:rPr>
          <w:rFonts w:hint="eastAsia" w:ascii="仿宋" w:hAnsi="仿宋" w:eastAsia="仿宋"/>
          <w:lang w:val="en-US"/>
        </w:rPr>
        <w:t>提出书面申请并出具等额的增值税发票和预付款保函后20个工作日内，</w:t>
      </w:r>
      <w:r>
        <w:rPr>
          <w:rFonts w:hint="eastAsia" w:ascii="仿宋" w:hAnsi="仿宋" w:eastAsia="仿宋"/>
          <w:lang w:val="en-US" w:eastAsia="zh-CN"/>
        </w:rPr>
        <w:t>且买方收到买方客户对应款项后</w:t>
      </w:r>
      <w:r>
        <w:rPr>
          <w:rFonts w:ascii="仿宋" w:hAnsi="仿宋" w:eastAsia="仿宋"/>
        </w:rPr>
        <w:t>，</w:t>
      </w:r>
      <w:r>
        <w:rPr>
          <w:rFonts w:hint="eastAsia" w:ascii="仿宋" w:hAnsi="仿宋" w:eastAsia="仿宋"/>
          <w:lang w:val="en-US" w:eastAsia="zh-CN"/>
        </w:rPr>
        <w:t>买方</w:t>
      </w:r>
      <w:r>
        <w:rPr>
          <w:rFonts w:hint="eastAsia" w:ascii="仿宋" w:hAnsi="仿宋" w:eastAsia="仿宋"/>
          <w:lang w:val="en-US"/>
        </w:rPr>
        <w:t>向</w:t>
      </w:r>
      <w:r>
        <w:rPr>
          <w:rFonts w:hint="eastAsia" w:ascii="仿宋" w:hAnsi="仿宋" w:eastAsia="仿宋"/>
          <w:lang w:val="en-US" w:eastAsia="zh-CN"/>
        </w:rPr>
        <w:t>卖方</w:t>
      </w:r>
      <w:r>
        <w:rPr>
          <w:rFonts w:hint="eastAsia" w:ascii="仿宋" w:hAnsi="仿宋" w:eastAsia="仿宋"/>
          <w:lang w:val="en-US"/>
        </w:rPr>
        <w:t>支付合同总金额的30%作为预付款；</w:t>
      </w:r>
    </w:p>
    <w:p w14:paraId="31350527">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1.2第2期</w:t>
      </w:r>
    </w:p>
    <w:p w14:paraId="3E2E784E">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eastAsia="zh-CN"/>
        </w:rPr>
        <w:t>卖方</w:t>
      </w:r>
      <w:r>
        <w:rPr>
          <w:rFonts w:hint="eastAsia" w:ascii="仿宋" w:hAnsi="仿宋" w:eastAsia="仿宋"/>
          <w:lang w:val="en-US"/>
        </w:rPr>
        <w:t>将全部合同设备送达</w:t>
      </w:r>
      <w:r>
        <w:rPr>
          <w:rFonts w:hint="eastAsia" w:ascii="仿宋" w:hAnsi="仿宋" w:eastAsia="仿宋"/>
          <w:lang w:val="en-US" w:eastAsia="zh-CN"/>
        </w:rPr>
        <w:t>买方</w:t>
      </w:r>
      <w:r>
        <w:rPr>
          <w:rFonts w:hint="eastAsia" w:ascii="仿宋" w:hAnsi="仿宋" w:eastAsia="仿宋"/>
          <w:lang w:val="en-US"/>
        </w:rPr>
        <w:t>指定地点，</w:t>
      </w:r>
      <w:r>
        <w:rPr>
          <w:rFonts w:hint="eastAsia" w:ascii="仿宋" w:hAnsi="仿宋" w:eastAsia="仿宋"/>
          <w:lang w:val="en-US" w:eastAsia="zh-CN"/>
        </w:rPr>
        <w:t>买方</w:t>
      </w:r>
      <w:r>
        <w:rPr>
          <w:rFonts w:hint="eastAsia" w:ascii="仿宋" w:hAnsi="仿宋" w:eastAsia="仿宋"/>
          <w:lang w:val="en-US"/>
        </w:rPr>
        <w:t>在收到</w:t>
      </w:r>
      <w:r>
        <w:rPr>
          <w:rFonts w:hint="eastAsia" w:ascii="仿宋" w:hAnsi="仿宋" w:eastAsia="仿宋"/>
          <w:lang w:val="en-US" w:eastAsia="zh-CN"/>
        </w:rPr>
        <w:t>卖方</w:t>
      </w:r>
      <w:r>
        <w:rPr>
          <w:rFonts w:hint="eastAsia" w:ascii="仿宋" w:hAnsi="仿宋" w:eastAsia="仿宋"/>
          <w:lang w:val="en-US"/>
        </w:rPr>
        <w:t>提交的全部单据并经审核无误后，</w:t>
      </w:r>
      <w:r>
        <w:rPr>
          <w:rFonts w:hint="eastAsia" w:ascii="仿宋" w:hAnsi="仿宋" w:eastAsia="仿宋"/>
          <w:lang w:val="en-US" w:eastAsia="zh-CN"/>
        </w:rPr>
        <w:t>且买方收到买方客户对应款项后</w:t>
      </w:r>
      <w:r>
        <w:rPr>
          <w:rFonts w:ascii="仿宋" w:hAnsi="仿宋" w:eastAsia="仿宋"/>
        </w:rPr>
        <w:t>，</w:t>
      </w:r>
      <w:r>
        <w:rPr>
          <w:rFonts w:hint="eastAsia" w:ascii="仿宋" w:hAnsi="仿宋" w:eastAsia="仿宋"/>
          <w:lang w:val="en-US" w:eastAsia="zh-CN"/>
        </w:rPr>
        <w:t>买方</w:t>
      </w:r>
      <w:r>
        <w:rPr>
          <w:rFonts w:hint="eastAsia" w:ascii="仿宋" w:hAnsi="仿宋" w:eastAsia="仿宋"/>
          <w:lang w:val="en-US"/>
        </w:rPr>
        <w:t>支付合同价的25%。</w:t>
      </w:r>
    </w:p>
    <w:p w14:paraId="567BDA66">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付款前</w:t>
      </w:r>
      <w:r>
        <w:rPr>
          <w:rFonts w:hint="eastAsia" w:ascii="仿宋" w:hAnsi="仿宋" w:eastAsia="仿宋"/>
          <w:lang w:val="en-US" w:eastAsia="zh-CN"/>
        </w:rPr>
        <w:t>卖方</w:t>
      </w:r>
      <w:r>
        <w:rPr>
          <w:rFonts w:hint="eastAsia" w:ascii="仿宋" w:hAnsi="仿宋" w:eastAsia="仿宋"/>
          <w:lang w:val="en-US"/>
        </w:rPr>
        <w:t>应向</w:t>
      </w:r>
      <w:r>
        <w:rPr>
          <w:rFonts w:hint="eastAsia" w:ascii="仿宋" w:hAnsi="仿宋" w:eastAsia="仿宋"/>
          <w:lang w:val="en-US" w:eastAsia="zh-CN"/>
        </w:rPr>
        <w:t>买方</w:t>
      </w:r>
      <w:r>
        <w:rPr>
          <w:rFonts w:hint="eastAsia" w:ascii="仿宋" w:hAnsi="仿宋" w:eastAsia="仿宋"/>
          <w:lang w:val="en-US"/>
        </w:rPr>
        <w:t xml:space="preserve">提供包括且不限于下列资料： </w:t>
      </w:r>
    </w:p>
    <w:p w14:paraId="053F941B">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w:t>
      </w:r>
      <w:r>
        <w:rPr>
          <w:rFonts w:hint="eastAsia" w:ascii="仿宋" w:hAnsi="仿宋" w:eastAsia="仿宋"/>
          <w:lang w:val="en-US" w:eastAsia="zh-CN"/>
        </w:rPr>
        <w:t>卖方</w:t>
      </w:r>
      <w:r>
        <w:rPr>
          <w:rFonts w:hint="eastAsia" w:ascii="仿宋" w:hAnsi="仿宋" w:eastAsia="仿宋"/>
          <w:lang w:val="en-US"/>
        </w:rPr>
        <w:t xml:space="preserve">出具的交货清单； </w:t>
      </w:r>
    </w:p>
    <w:p w14:paraId="2A8DB683">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（2）</w:t>
      </w:r>
      <w:r>
        <w:rPr>
          <w:rFonts w:hint="eastAsia" w:ascii="仿宋" w:hAnsi="仿宋" w:eastAsia="仿宋"/>
          <w:lang w:val="en-US" w:eastAsia="zh-CN"/>
        </w:rPr>
        <w:t>买方</w:t>
      </w:r>
      <w:r>
        <w:rPr>
          <w:rFonts w:hint="eastAsia" w:ascii="仿宋" w:hAnsi="仿宋" w:eastAsia="仿宋"/>
          <w:lang w:val="en-US"/>
        </w:rPr>
        <w:t xml:space="preserve">、监理公司签署的收货清单，造价咨询公司的审核报告； </w:t>
      </w:r>
    </w:p>
    <w:p w14:paraId="653956E6">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 xml:space="preserve">（3）制造商出具的出厂质量合格证、产地证明等资料； </w:t>
      </w:r>
    </w:p>
    <w:p w14:paraId="0233E5B7">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（4）等额的增值税发票（必须按照</w:t>
      </w:r>
      <w:r>
        <w:rPr>
          <w:rFonts w:hint="eastAsia" w:ascii="仿宋" w:hAnsi="仿宋" w:eastAsia="仿宋"/>
          <w:lang w:val="en-US" w:eastAsia="zh-CN"/>
        </w:rPr>
        <w:t>买方</w:t>
      </w:r>
      <w:r>
        <w:rPr>
          <w:rFonts w:hint="eastAsia" w:ascii="仿宋" w:hAnsi="仿宋" w:eastAsia="仿宋"/>
          <w:lang w:val="en-US"/>
        </w:rPr>
        <w:t>要求提供相应增值税专用发票给</w:t>
      </w:r>
      <w:r>
        <w:rPr>
          <w:rFonts w:hint="eastAsia" w:ascii="仿宋" w:hAnsi="仿宋" w:eastAsia="仿宋"/>
          <w:lang w:val="en-US" w:eastAsia="zh-CN"/>
        </w:rPr>
        <w:t>买方</w:t>
      </w:r>
      <w:r>
        <w:rPr>
          <w:rFonts w:hint="eastAsia" w:ascii="仿宋" w:hAnsi="仿宋" w:eastAsia="仿宋"/>
          <w:lang w:val="en-US"/>
        </w:rPr>
        <w:t xml:space="preserve">）。 </w:t>
      </w:r>
    </w:p>
    <w:p w14:paraId="604D2A2A">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1.3第3期</w:t>
      </w:r>
    </w:p>
    <w:p w14:paraId="2E5390EE">
      <w:pPr>
        <w:adjustRightInd w:val="0"/>
        <w:snapToGrid w:val="0"/>
        <w:spacing w:line="360" w:lineRule="auto"/>
        <w:ind w:firstLine="420"/>
        <w:rPr>
          <w:rFonts w:ascii="仿宋" w:hAnsi="仿宋" w:eastAsia="仿宋"/>
          <w:lang w:val="en-US"/>
        </w:rPr>
      </w:pPr>
      <w:r>
        <w:rPr>
          <w:rFonts w:ascii="仿宋" w:hAnsi="仿宋" w:eastAsia="仿宋"/>
        </w:rPr>
        <w:t>设备及软件全部采购、安装、调试完毕验收合格并达到运营条件，并经买方委托的第三方造价咨询单位后</w:t>
      </w:r>
      <w:r>
        <w:rPr>
          <w:rFonts w:hint="eastAsia" w:ascii="仿宋" w:hAnsi="仿宋" w:eastAsia="仿宋"/>
          <w:lang w:val="en-US"/>
        </w:rPr>
        <w:t>再</w:t>
      </w:r>
      <w:r>
        <w:rPr>
          <w:rFonts w:ascii="仿宋" w:hAnsi="仿宋" w:eastAsia="仿宋"/>
        </w:rPr>
        <w:t>经韶关市财政局投资评审中心评审（财局不审情况买方另行通知）后，卖方向买方提出书面申请，并出具等额的增值税发票后20个工作日内</w:t>
      </w:r>
      <w:r>
        <w:rPr>
          <w:rFonts w:hint="eastAsia" w:ascii="仿宋" w:hAnsi="仿宋" w:eastAsia="仿宋"/>
          <w:lang w:val="en-US" w:eastAsia="zh-CN"/>
        </w:rPr>
        <w:t>且买方收到买方客户对应款项后</w:t>
      </w:r>
      <w:r>
        <w:rPr>
          <w:rFonts w:ascii="仿宋" w:hAnsi="仿宋" w:eastAsia="仿宋"/>
        </w:rPr>
        <w:t>，买方支付卖方审定结算价的90%</w:t>
      </w:r>
      <w:r>
        <w:rPr>
          <w:rFonts w:hint="eastAsia" w:ascii="仿宋" w:hAnsi="仿宋" w:eastAsia="仿宋"/>
        </w:rPr>
        <w:t>。</w:t>
      </w:r>
    </w:p>
    <w:p w14:paraId="3CCF88EE">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付款前</w:t>
      </w:r>
      <w:r>
        <w:rPr>
          <w:rFonts w:hint="eastAsia" w:ascii="仿宋" w:hAnsi="仿宋" w:eastAsia="仿宋"/>
          <w:lang w:val="en-US" w:eastAsia="zh-CN"/>
        </w:rPr>
        <w:t>卖方</w:t>
      </w:r>
      <w:r>
        <w:rPr>
          <w:rFonts w:hint="eastAsia" w:ascii="仿宋" w:hAnsi="仿宋" w:eastAsia="仿宋"/>
          <w:lang w:val="en-US"/>
        </w:rPr>
        <w:t>应提供（包含但不限于）文件如下：</w:t>
      </w:r>
    </w:p>
    <w:p w14:paraId="0E3F0B24">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（1）设备检验报告。</w:t>
      </w:r>
    </w:p>
    <w:p w14:paraId="0D60A272">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（2）移交单。</w:t>
      </w:r>
    </w:p>
    <w:p w14:paraId="6CD12AB2">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（3）</w:t>
      </w:r>
      <w:r>
        <w:rPr>
          <w:rFonts w:hint="eastAsia" w:ascii="仿宋" w:hAnsi="仿宋" w:eastAsia="仿宋"/>
          <w:lang w:val="en-US" w:eastAsia="zh-CN"/>
        </w:rPr>
        <w:t>买方</w:t>
      </w:r>
      <w:r>
        <w:rPr>
          <w:rFonts w:hint="eastAsia" w:ascii="仿宋" w:hAnsi="仿宋" w:eastAsia="仿宋"/>
          <w:lang w:val="en-US"/>
        </w:rPr>
        <w:t>付款前，</w:t>
      </w:r>
      <w:r>
        <w:rPr>
          <w:rFonts w:hint="eastAsia" w:ascii="仿宋" w:hAnsi="仿宋" w:eastAsia="仿宋"/>
          <w:lang w:val="en-US" w:eastAsia="zh-CN"/>
        </w:rPr>
        <w:t>卖方</w:t>
      </w:r>
      <w:r>
        <w:rPr>
          <w:rFonts w:hint="eastAsia" w:ascii="仿宋" w:hAnsi="仿宋" w:eastAsia="仿宋"/>
          <w:lang w:val="en-US"/>
        </w:rPr>
        <w:t>应提供对应付款金额的增值税发票，否则，</w:t>
      </w:r>
      <w:r>
        <w:rPr>
          <w:rFonts w:hint="eastAsia" w:ascii="仿宋" w:hAnsi="仿宋" w:eastAsia="仿宋"/>
          <w:lang w:val="en-US" w:eastAsia="zh-CN"/>
        </w:rPr>
        <w:t>买方</w:t>
      </w:r>
      <w:r>
        <w:rPr>
          <w:rFonts w:hint="eastAsia" w:ascii="仿宋" w:hAnsi="仿宋" w:eastAsia="仿宋"/>
          <w:lang w:val="en-US"/>
        </w:rPr>
        <w:t>有权拒绝付款。</w:t>
      </w:r>
    </w:p>
    <w:p w14:paraId="01353230">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（4）</w:t>
      </w:r>
      <w:r>
        <w:rPr>
          <w:rFonts w:hint="eastAsia" w:ascii="仿宋" w:hAnsi="仿宋" w:eastAsia="仿宋"/>
          <w:lang w:val="en-US" w:eastAsia="zh-CN"/>
        </w:rPr>
        <w:t>卖方</w:t>
      </w:r>
      <w:r>
        <w:rPr>
          <w:rFonts w:hint="eastAsia" w:ascii="仿宋" w:hAnsi="仿宋" w:eastAsia="仿宋"/>
          <w:lang w:val="en-US"/>
        </w:rPr>
        <w:t>在本合同项下无任何违约情形。</w:t>
      </w:r>
    </w:p>
    <w:p w14:paraId="30A6B34E">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1.4第4期</w:t>
      </w:r>
    </w:p>
    <w:p w14:paraId="11A1C384">
      <w:pPr>
        <w:adjustRightInd w:val="0"/>
        <w:spacing w:line="360" w:lineRule="auto"/>
        <w:ind w:firstLine="440" w:firstLineChars="200"/>
        <w:rPr>
          <w:rFonts w:ascii="仿宋" w:hAnsi="仿宋" w:eastAsia="仿宋"/>
          <w:lang w:val="en-US"/>
        </w:rPr>
      </w:pPr>
      <w:r>
        <w:rPr>
          <w:rFonts w:hint="eastAsia" w:ascii="仿宋" w:hAnsi="仿宋" w:eastAsia="仿宋"/>
          <w:lang w:val="en-US"/>
        </w:rPr>
        <w:t>剩余款项在质保期间分三期平均支付</w:t>
      </w:r>
      <w:r>
        <w:rPr>
          <w:rFonts w:hint="eastAsia" w:ascii="仿宋" w:hAnsi="仿宋" w:eastAsia="仿宋"/>
          <w:lang w:val="en-US" w:eastAsia="zh-CN"/>
        </w:rPr>
        <w:t>，且买方收到买方客户对应款项后</w:t>
      </w:r>
      <w:r>
        <w:rPr>
          <w:rFonts w:ascii="仿宋" w:hAnsi="仿宋" w:eastAsia="仿宋"/>
        </w:rPr>
        <w:t>，</w:t>
      </w:r>
      <w:r>
        <w:rPr>
          <w:rFonts w:hint="eastAsia" w:ascii="仿宋" w:hAnsi="仿宋" w:eastAsia="仿宋"/>
          <w:lang w:val="en-US"/>
        </w:rPr>
        <w:t>即在质保期满一年后支付1/3，满两年后再支付1/3，满三年后支付剩余1/3。</w:t>
      </w:r>
    </w:p>
    <w:p w14:paraId="74F015E5">
      <w:pPr>
        <w:adjustRightInd w:val="0"/>
        <w:snapToGrid w:val="0"/>
        <w:spacing w:line="360" w:lineRule="auto"/>
        <w:ind w:firstLine="420"/>
        <w:rPr>
          <w:rFonts w:hint="eastAsia" w:ascii="仿宋" w:hAnsi="仿宋" w:eastAsia="仿宋"/>
          <w:lang w:val="en-US"/>
        </w:rPr>
      </w:pPr>
      <w:r>
        <w:rPr>
          <w:rFonts w:hint="eastAsia" w:ascii="仿宋" w:hAnsi="仿宋" w:eastAsia="仿宋"/>
          <w:lang w:val="en-US"/>
        </w:rPr>
        <w:t>注：因</w:t>
      </w:r>
      <w:r>
        <w:rPr>
          <w:rFonts w:hint="eastAsia" w:ascii="仿宋" w:hAnsi="仿宋" w:eastAsia="仿宋"/>
          <w:lang w:val="en-US" w:eastAsia="zh-CN"/>
        </w:rPr>
        <w:t>买方</w:t>
      </w:r>
      <w:r>
        <w:rPr>
          <w:rFonts w:hint="eastAsia" w:ascii="仿宋" w:hAnsi="仿宋" w:eastAsia="仿宋"/>
          <w:lang w:val="en-US"/>
        </w:rPr>
        <w:t>使用的是财政资金，</w:t>
      </w:r>
      <w:r>
        <w:rPr>
          <w:rFonts w:hint="eastAsia" w:ascii="仿宋" w:hAnsi="仿宋" w:eastAsia="仿宋"/>
          <w:lang w:val="en-US" w:eastAsia="zh-CN"/>
        </w:rPr>
        <w:t>买方</w:t>
      </w:r>
      <w:r>
        <w:rPr>
          <w:rFonts w:hint="eastAsia" w:ascii="仿宋" w:hAnsi="仿宋" w:eastAsia="仿宋"/>
          <w:lang w:val="en-US"/>
        </w:rPr>
        <w:t>在前款规定的付款时间内向政府支付部门提出办理财政支付申请手续（不含政府财政支付部门审核的时间）即视为</w:t>
      </w:r>
      <w:r>
        <w:rPr>
          <w:rFonts w:hint="eastAsia" w:ascii="仿宋" w:hAnsi="仿宋" w:eastAsia="仿宋"/>
          <w:lang w:val="en-US" w:eastAsia="zh-CN"/>
        </w:rPr>
        <w:t>买方</w:t>
      </w:r>
      <w:r>
        <w:rPr>
          <w:rFonts w:hint="eastAsia" w:ascii="仿宋" w:hAnsi="仿宋" w:eastAsia="仿宋"/>
          <w:lang w:val="en-US"/>
        </w:rPr>
        <w:t>已经按期支付，</w:t>
      </w:r>
      <w:r>
        <w:rPr>
          <w:rFonts w:hint="eastAsia" w:ascii="仿宋" w:hAnsi="仿宋" w:eastAsia="仿宋"/>
          <w:lang w:val="en-US" w:eastAsia="zh-CN"/>
        </w:rPr>
        <w:t>买方</w:t>
      </w:r>
      <w:r>
        <w:rPr>
          <w:rFonts w:hint="eastAsia" w:ascii="仿宋" w:hAnsi="仿宋" w:eastAsia="仿宋"/>
          <w:lang w:val="en-US"/>
        </w:rPr>
        <w:t>不承担财政资金不能及时到位给</w:t>
      </w:r>
      <w:r>
        <w:rPr>
          <w:rFonts w:hint="eastAsia" w:ascii="仿宋" w:hAnsi="仿宋" w:eastAsia="仿宋"/>
          <w:lang w:val="en-US" w:eastAsia="zh-CN"/>
        </w:rPr>
        <w:t>卖方</w:t>
      </w:r>
      <w:r>
        <w:rPr>
          <w:rFonts w:hint="eastAsia" w:ascii="仿宋" w:hAnsi="仿宋" w:eastAsia="仿宋"/>
          <w:lang w:val="en-US"/>
        </w:rPr>
        <w:t>造成的任何损失。</w:t>
      </w:r>
    </w:p>
    <w:p w14:paraId="75AFEBCD">
      <w:pPr>
        <w:adjustRightInd w:val="0"/>
        <w:snapToGrid w:val="0"/>
        <w:spacing w:line="360" w:lineRule="auto"/>
        <w:ind w:firstLine="420"/>
        <w:rPr>
          <w:rFonts w:hint="eastAsia" w:ascii="仿宋" w:hAnsi="仿宋" w:eastAsia="仿宋"/>
        </w:rPr>
      </w:pPr>
      <w:r>
        <w:rPr>
          <w:rFonts w:hint="eastAsia" w:ascii="仿宋" w:hAnsi="仿宋" w:eastAsia="仿宋"/>
        </w:rPr>
        <w:t>注：因买方使用的是财政资金，买方在前款规定的付款时间内向政府支付部门提出办理财政支付申请手续（不含政府财政支付部门审核的时间）即视为买方已经按期支付，买方不承担财政资金不能及时到位给卖方造成的任何损失。</w:t>
      </w:r>
    </w:p>
    <w:p w14:paraId="4004575D">
      <w:pPr>
        <w:adjustRightInd w:val="0"/>
        <w:snapToGrid w:val="0"/>
        <w:spacing w:line="360" w:lineRule="auto"/>
        <w:ind w:firstLine="420"/>
        <w:rPr>
          <w:rFonts w:hint="eastAsia" w:ascii="仿宋" w:hAnsi="仿宋" w:eastAsia="仿宋"/>
        </w:rPr>
      </w:pPr>
      <w:r>
        <w:rPr>
          <w:rFonts w:hint="eastAsia" w:ascii="仿宋" w:hAnsi="仿宋" w:eastAsia="仿宋"/>
          <w:lang w:eastAsia="zh-CN"/>
        </w:rPr>
        <w:t>买卖双方</w:t>
      </w:r>
      <w:r>
        <w:rPr>
          <w:rFonts w:hint="eastAsia" w:ascii="仿宋" w:hAnsi="仿宋" w:eastAsia="仿宋"/>
        </w:rPr>
        <w:t>一致确认，</w:t>
      </w:r>
      <w:r>
        <w:rPr>
          <w:rFonts w:hint="eastAsia" w:ascii="仿宋" w:hAnsi="仿宋" w:eastAsia="仿宋"/>
          <w:lang w:eastAsia="zh-CN"/>
        </w:rPr>
        <w:t>买方</w:t>
      </w:r>
      <w:r>
        <w:rPr>
          <w:rFonts w:hint="eastAsia" w:ascii="仿宋" w:hAnsi="仿宋" w:eastAsia="仿宋"/>
        </w:rPr>
        <w:t>向</w:t>
      </w:r>
      <w:r>
        <w:rPr>
          <w:rFonts w:hint="eastAsia" w:ascii="仿宋" w:hAnsi="仿宋" w:eastAsia="仿宋"/>
          <w:lang w:eastAsia="zh-CN"/>
        </w:rPr>
        <w:t>卖方</w:t>
      </w:r>
      <w:r>
        <w:rPr>
          <w:rFonts w:hint="eastAsia" w:ascii="仿宋" w:hAnsi="仿宋" w:eastAsia="仿宋"/>
        </w:rPr>
        <w:t>支付的合同价款比例不超过</w:t>
      </w:r>
      <w:r>
        <w:rPr>
          <w:rFonts w:hint="eastAsia" w:ascii="仿宋" w:hAnsi="仿宋" w:eastAsia="仿宋"/>
          <w:lang w:eastAsia="zh-CN"/>
        </w:rPr>
        <w:t>买方</w:t>
      </w:r>
      <w:r>
        <w:rPr>
          <w:rFonts w:hint="eastAsia" w:ascii="仿宋" w:hAnsi="仿宋" w:eastAsia="仿宋"/>
        </w:rPr>
        <w:t>客户向</w:t>
      </w:r>
      <w:r>
        <w:rPr>
          <w:rFonts w:hint="eastAsia" w:ascii="仿宋" w:hAnsi="仿宋" w:eastAsia="仿宋"/>
          <w:lang w:eastAsia="zh-CN"/>
        </w:rPr>
        <w:t>买方</w:t>
      </w:r>
      <w:r>
        <w:rPr>
          <w:rFonts w:hint="eastAsia" w:ascii="仿宋" w:hAnsi="仿宋" w:eastAsia="仿宋"/>
        </w:rPr>
        <w:t>支付的比例，若</w:t>
      </w:r>
      <w:r>
        <w:rPr>
          <w:rFonts w:hint="eastAsia" w:ascii="仿宋" w:hAnsi="仿宋" w:eastAsia="仿宋"/>
          <w:lang w:eastAsia="zh-CN"/>
        </w:rPr>
        <w:t>买方</w:t>
      </w:r>
      <w:r>
        <w:rPr>
          <w:rFonts w:hint="eastAsia" w:ascii="仿宋" w:hAnsi="仿宋" w:eastAsia="仿宋"/>
        </w:rPr>
        <w:t>收到</w:t>
      </w:r>
      <w:r>
        <w:rPr>
          <w:rFonts w:hint="eastAsia" w:ascii="仿宋" w:hAnsi="仿宋" w:eastAsia="仿宋"/>
          <w:lang w:eastAsia="zh-CN"/>
        </w:rPr>
        <w:t>买方</w:t>
      </w:r>
      <w:r>
        <w:rPr>
          <w:rFonts w:hint="eastAsia" w:ascii="仿宋" w:hAnsi="仿宋" w:eastAsia="仿宋"/>
        </w:rPr>
        <w:t>客户款项少于</w:t>
      </w:r>
      <w:r>
        <w:rPr>
          <w:rFonts w:hint="eastAsia" w:ascii="仿宋" w:hAnsi="仿宋" w:eastAsia="仿宋"/>
          <w:lang w:eastAsia="zh-CN"/>
        </w:rPr>
        <w:t>买方</w:t>
      </w:r>
      <w:r>
        <w:rPr>
          <w:rFonts w:hint="eastAsia" w:ascii="仿宋" w:hAnsi="仿宋" w:eastAsia="仿宋"/>
        </w:rPr>
        <w:t>应收款项，则</w:t>
      </w:r>
      <w:r>
        <w:rPr>
          <w:rFonts w:hint="eastAsia" w:ascii="仿宋" w:hAnsi="仿宋" w:eastAsia="仿宋"/>
          <w:lang w:eastAsia="zh-CN"/>
        </w:rPr>
        <w:t>买方</w:t>
      </w:r>
      <w:r>
        <w:rPr>
          <w:rFonts w:hint="eastAsia" w:ascii="仿宋" w:hAnsi="仿宋" w:eastAsia="仿宋"/>
        </w:rPr>
        <w:t>可按照到账比例向</w:t>
      </w:r>
      <w:r>
        <w:rPr>
          <w:rFonts w:hint="eastAsia" w:ascii="仿宋" w:hAnsi="仿宋" w:eastAsia="仿宋"/>
          <w:lang w:eastAsia="zh-CN"/>
        </w:rPr>
        <w:t>卖方</w:t>
      </w:r>
      <w:r>
        <w:rPr>
          <w:rFonts w:hint="eastAsia" w:ascii="仿宋" w:hAnsi="仿宋" w:eastAsia="仿宋"/>
        </w:rPr>
        <w:t>、丙方支付对应款项。</w:t>
      </w:r>
      <w:r>
        <w:rPr>
          <w:rFonts w:hint="eastAsia" w:ascii="仿宋" w:hAnsi="仿宋" w:eastAsia="仿宋"/>
          <w:lang w:eastAsia="zh-CN"/>
        </w:rPr>
        <w:t>买方</w:t>
      </w:r>
      <w:r>
        <w:rPr>
          <w:rFonts w:hint="eastAsia" w:ascii="仿宋" w:hAnsi="仿宋" w:eastAsia="仿宋"/>
        </w:rPr>
        <w:t>客户补齐应付款后，</w:t>
      </w:r>
      <w:r>
        <w:rPr>
          <w:rFonts w:hint="eastAsia" w:ascii="仿宋" w:hAnsi="仿宋" w:eastAsia="仿宋"/>
          <w:lang w:eastAsia="zh-CN"/>
        </w:rPr>
        <w:t>买方</w:t>
      </w:r>
      <w:r>
        <w:rPr>
          <w:rFonts w:hint="eastAsia" w:ascii="仿宋" w:hAnsi="仿宋" w:eastAsia="仿宋"/>
        </w:rPr>
        <w:t>应按合同约定补齐合同剩余款项。</w:t>
      </w:r>
    </w:p>
    <w:p w14:paraId="20F92065">
      <w:pPr>
        <w:adjustRightInd w:val="0"/>
        <w:snapToGrid w:val="0"/>
        <w:spacing w:line="360" w:lineRule="auto"/>
        <w:ind w:firstLine="420"/>
        <w:rPr>
          <w:rFonts w:hint="eastAsia" w:ascii="仿宋" w:hAnsi="仿宋" w:eastAsia="仿宋"/>
        </w:rPr>
      </w:pPr>
      <w:r>
        <w:rPr>
          <w:rFonts w:hint="eastAsia" w:ascii="仿宋" w:hAnsi="仿宋" w:eastAsia="仿宋"/>
        </w:rPr>
        <w:t>如</w:t>
      </w:r>
      <w:r>
        <w:rPr>
          <w:rFonts w:hint="eastAsia" w:ascii="仿宋" w:hAnsi="仿宋" w:eastAsia="仿宋"/>
          <w:lang w:eastAsia="zh-CN"/>
        </w:rPr>
        <w:t>买方</w:t>
      </w:r>
      <w:r>
        <w:rPr>
          <w:rFonts w:hint="eastAsia" w:ascii="仿宋" w:hAnsi="仿宋" w:eastAsia="仿宋"/>
        </w:rPr>
        <w:t>客户与</w:t>
      </w:r>
      <w:r>
        <w:rPr>
          <w:rFonts w:hint="eastAsia" w:ascii="仿宋" w:hAnsi="仿宋" w:eastAsia="仿宋"/>
          <w:lang w:eastAsia="zh-CN"/>
        </w:rPr>
        <w:t>买方</w:t>
      </w:r>
      <w:r>
        <w:rPr>
          <w:rFonts w:hint="eastAsia" w:ascii="仿宋" w:hAnsi="仿宋" w:eastAsia="仿宋"/>
        </w:rPr>
        <w:t>对付款条款进行了变更，包括但不限于调整合同价款的比例与金额，延后付款期限、变更付款条件等情形，</w:t>
      </w:r>
      <w:r>
        <w:rPr>
          <w:rFonts w:hint="eastAsia" w:ascii="仿宋" w:hAnsi="仿宋" w:eastAsia="仿宋"/>
          <w:lang w:eastAsia="zh-CN"/>
        </w:rPr>
        <w:t>卖方</w:t>
      </w:r>
      <w:r>
        <w:rPr>
          <w:rFonts w:hint="eastAsia" w:ascii="仿宋" w:hAnsi="仿宋" w:eastAsia="仿宋"/>
        </w:rPr>
        <w:t>同意接受合同付款条款随之变更，</w:t>
      </w:r>
      <w:r>
        <w:rPr>
          <w:rFonts w:hint="eastAsia" w:ascii="仿宋" w:hAnsi="仿宋" w:eastAsia="仿宋"/>
          <w:lang w:eastAsia="zh-CN"/>
        </w:rPr>
        <w:t>买方</w:t>
      </w:r>
      <w:r>
        <w:rPr>
          <w:rFonts w:hint="eastAsia" w:ascii="仿宋" w:hAnsi="仿宋" w:eastAsia="仿宋"/>
        </w:rPr>
        <w:t>通知</w:t>
      </w:r>
      <w:r>
        <w:rPr>
          <w:rFonts w:hint="eastAsia" w:ascii="仿宋" w:hAnsi="仿宋" w:eastAsia="仿宋"/>
          <w:lang w:eastAsia="zh-CN"/>
        </w:rPr>
        <w:t>卖方</w:t>
      </w:r>
      <w:r>
        <w:rPr>
          <w:rFonts w:hint="eastAsia" w:ascii="仿宋" w:hAnsi="仿宋" w:eastAsia="仿宋"/>
        </w:rPr>
        <w:t>上述变更情况后即生效。</w:t>
      </w:r>
    </w:p>
    <w:p w14:paraId="00BEE186">
      <w:pPr>
        <w:adjustRightInd w:val="0"/>
        <w:snapToGrid w:val="0"/>
        <w:spacing w:line="360" w:lineRule="auto"/>
        <w:ind w:firstLine="420"/>
        <w:rPr>
          <w:rFonts w:hint="eastAsia" w:ascii="仿宋" w:hAnsi="仿宋" w:eastAsia="仿宋"/>
        </w:rPr>
      </w:pPr>
      <w:r>
        <w:rPr>
          <w:rFonts w:hint="eastAsia" w:ascii="仿宋" w:hAnsi="仿宋" w:eastAsia="仿宋"/>
        </w:rPr>
        <w:t>上述条款是</w:t>
      </w:r>
      <w:r>
        <w:rPr>
          <w:rFonts w:hint="eastAsia" w:ascii="仿宋" w:hAnsi="仿宋" w:eastAsia="仿宋"/>
          <w:lang w:eastAsia="zh-CN"/>
        </w:rPr>
        <w:t>买卖双方</w:t>
      </w:r>
      <w:r>
        <w:rPr>
          <w:rFonts w:hint="eastAsia" w:ascii="仿宋" w:hAnsi="仿宋" w:eastAsia="仿宋"/>
        </w:rPr>
        <w:t>平等协商的结果，是各方真实意思表示。</w:t>
      </w:r>
      <w:r>
        <w:rPr>
          <w:rFonts w:hint="eastAsia" w:ascii="仿宋" w:hAnsi="仿宋" w:eastAsia="仿宋"/>
          <w:lang w:eastAsia="zh-CN"/>
        </w:rPr>
        <w:t>卖方</w:t>
      </w:r>
      <w:r>
        <w:rPr>
          <w:rFonts w:hint="eastAsia" w:ascii="仿宋" w:hAnsi="仿宋" w:eastAsia="仿宋"/>
        </w:rPr>
        <w:t>已完全理解上述条款内容，充分知悉</w:t>
      </w:r>
      <w:r>
        <w:rPr>
          <w:rFonts w:hint="eastAsia" w:ascii="仿宋" w:hAnsi="仿宋" w:eastAsia="仿宋"/>
          <w:lang w:eastAsia="zh-CN"/>
        </w:rPr>
        <w:t>买方</w:t>
      </w:r>
      <w:r>
        <w:rPr>
          <w:rFonts w:hint="eastAsia" w:ascii="仿宋" w:hAnsi="仿宋" w:eastAsia="仿宋"/>
        </w:rPr>
        <w:t>客户按期向</w:t>
      </w:r>
      <w:r>
        <w:rPr>
          <w:rFonts w:hint="eastAsia" w:ascii="仿宋" w:hAnsi="仿宋" w:eastAsia="仿宋"/>
          <w:lang w:eastAsia="zh-CN"/>
        </w:rPr>
        <w:t>买方</w:t>
      </w:r>
      <w:r>
        <w:rPr>
          <w:rFonts w:hint="eastAsia" w:ascii="仿宋" w:hAnsi="仿宋" w:eastAsia="仿宋"/>
        </w:rPr>
        <w:t>付款是本合同款项得以支付的基础和前提，同意接受</w:t>
      </w:r>
      <w:r>
        <w:rPr>
          <w:rFonts w:hint="eastAsia" w:ascii="仿宋" w:hAnsi="仿宋" w:eastAsia="仿宋"/>
          <w:lang w:eastAsia="zh-CN"/>
        </w:rPr>
        <w:t>买方</w:t>
      </w:r>
      <w:r>
        <w:rPr>
          <w:rFonts w:hint="eastAsia" w:ascii="仿宋" w:hAnsi="仿宋" w:eastAsia="仿宋"/>
        </w:rPr>
        <w:t>客户未按期付款导致本合同款项不能按期支付的商业风险以及可能损失的时间利益，不存在理解歧义或不清楚之处。</w:t>
      </w:r>
      <w:r>
        <w:rPr>
          <w:rFonts w:hint="eastAsia" w:ascii="仿宋" w:hAnsi="仿宋" w:eastAsia="仿宋"/>
          <w:lang w:eastAsia="zh-CN"/>
        </w:rPr>
        <w:t>卖方</w:t>
      </w:r>
      <w:r>
        <w:rPr>
          <w:rFonts w:hint="eastAsia" w:ascii="仿宋" w:hAnsi="仿宋" w:eastAsia="仿宋"/>
        </w:rPr>
        <w:t>自愿遵守本条款约定，在</w:t>
      </w:r>
      <w:r>
        <w:rPr>
          <w:rFonts w:hint="eastAsia" w:ascii="仿宋" w:hAnsi="仿宋" w:eastAsia="仿宋"/>
          <w:lang w:eastAsia="zh-CN"/>
        </w:rPr>
        <w:t>买方</w:t>
      </w:r>
      <w:r>
        <w:rPr>
          <w:rFonts w:hint="eastAsia" w:ascii="仿宋" w:hAnsi="仿宋" w:eastAsia="仿宋"/>
        </w:rPr>
        <w:t>客户未按照其与</w:t>
      </w:r>
      <w:r>
        <w:rPr>
          <w:rFonts w:hint="eastAsia" w:ascii="仿宋" w:hAnsi="仿宋" w:eastAsia="仿宋"/>
          <w:lang w:eastAsia="zh-CN"/>
        </w:rPr>
        <w:t>买方</w:t>
      </w:r>
      <w:r>
        <w:rPr>
          <w:rFonts w:hint="eastAsia" w:ascii="仿宋" w:hAnsi="仿宋" w:eastAsia="仿宋"/>
        </w:rPr>
        <w:t>签订合同约定向</w:t>
      </w:r>
      <w:r>
        <w:rPr>
          <w:rFonts w:hint="eastAsia" w:ascii="仿宋" w:hAnsi="仿宋" w:eastAsia="仿宋"/>
          <w:lang w:eastAsia="zh-CN"/>
        </w:rPr>
        <w:t>买方</w:t>
      </w:r>
      <w:r>
        <w:rPr>
          <w:rFonts w:hint="eastAsia" w:ascii="仿宋" w:hAnsi="仿宋" w:eastAsia="仿宋"/>
        </w:rPr>
        <w:t>支付合同款时，积极配合</w:t>
      </w:r>
      <w:r>
        <w:rPr>
          <w:rFonts w:hint="eastAsia" w:ascii="仿宋" w:hAnsi="仿宋" w:eastAsia="仿宋"/>
          <w:lang w:eastAsia="zh-CN"/>
        </w:rPr>
        <w:t>买方</w:t>
      </w:r>
      <w:r>
        <w:rPr>
          <w:rFonts w:hint="eastAsia" w:ascii="仿宋" w:hAnsi="仿宋" w:eastAsia="仿宋"/>
        </w:rPr>
        <w:t>向</w:t>
      </w:r>
      <w:r>
        <w:rPr>
          <w:rFonts w:hint="eastAsia" w:ascii="仿宋" w:hAnsi="仿宋" w:eastAsia="仿宋"/>
          <w:lang w:eastAsia="zh-CN"/>
        </w:rPr>
        <w:t>买方</w:t>
      </w:r>
      <w:r>
        <w:rPr>
          <w:rFonts w:hint="eastAsia" w:ascii="仿宋" w:hAnsi="仿宋" w:eastAsia="仿宋"/>
        </w:rPr>
        <w:t>客户主张权利。</w:t>
      </w:r>
      <w:r>
        <w:rPr>
          <w:rFonts w:hint="eastAsia" w:ascii="仿宋" w:hAnsi="仿宋" w:eastAsia="仿宋"/>
          <w:lang w:eastAsia="zh-CN"/>
        </w:rPr>
        <w:t>卖方</w:t>
      </w:r>
      <w:r>
        <w:rPr>
          <w:rFonts w:hint="eastAsia" w:ascii="仿宋" w:hAnsi="仿宋" w:eastAsia="仿宋"/>
        </w:rPr>
        <w:t>确认因</w:t>
      </w:r>
      <w:r>
        <w:rPr>
          <w:rFonts w:hint="eastAsia" w:ascii="仿宋" w:hAnsi="仿宋" w:eastAsia="仿宋"/>
          <w:lang w:eastAsia="zh-CN"/>
        </w:rPr>
        <w:t>买方</w:t>
      </w:r>
      <w:r>
        <w:rPr>
          <w:rFonts w:hint="eastAsia" w:ascii="仿宋" w:hAnsi="仿宋" w:eastAsia="仿宋"/>
        </w:rPr>
        <w:t>客户未按期付款导致本合同不能按期付款的，</w:t>
      </w:r>
      <w:r>
        <w:rPr>
          <w:rFonts w:hint="eastAsia" w:ascii="仿宋" w:hAnsi="仿宋" w:eastAsia="仿宋"/>
          <w:lang w:eastAsia="zh-CN"/>
        </w:rPr>
        <w:t>买方</w:t>
      </w:r>
      <w:r>
        <w:rPr>
          <w:rFonts w:hint="eastAsia" w:ascii="仿宋" w:hAnsi="仿宋" w:eastAsia="仿宋"/>
        </w:rPr>
        <w:t>不构成违约。</w:t>
      </w:r>
    </w:p>
    <w:p w14:paraId="06254F79">
      <w:pPr>
        <w:adjustRightInd w:val="0"/>
        <w:snapToGrid w:val="0"/>
        <w:spacing w:line="360" w:lineRule="auto"/>
        <w:ind w:firstLine="420"/>
        <w:rPr>
          <w:rFonts w:hint="eastAsia" w:ascii="仿宋" w:hAnsi="仿宋" w:eastAsia="仿宋"/>
        </w:rPr>
      </w:pPr>
      <w:r>
        <w:rPr>
          <w:rFonts w:hint="eastAsia" w:ascii="仿宋" w:hAnsi="仿宋" w:eastAsia="仿宋"/>
        </w:rPr>
        <w:t>如</w:t>
      </w:r>
      <w:r>
        <w:rPr>
          <w:rFonts w:hint="eastAsia" w:ascii="仿宋" w:hAnsi="仿宋" w:eastAsia="仿宋"/>
          <w:lang w:eastAsia="zh-CN"/>
        </w:rPr>
        <w:t>买方</w:t>
      </w:r>
      <w:r>
        <w:rPr>
          <w:rFonts w:hint="eastAsia" w:ascii="仿宋" w:hAnsi="仿宋" w:eastAsia="仿宋"/>
        </w:rPr>
        <w:t>客户未按期付款导致</w:t>
      </w:r>
      <w:r>
        <w:rPr>
          <w:rFonts w:hint="eastAsia" w:ascii="仿宋" w:hAnsi="仿宋" w:eastAsia="仿宋"/>
          <w:lang w:eastAsia="zh-CN"/>
        </w:rPr>
        <w:t>买方</w:t>
      </w:r>
      <w:r>
        <w:rPr>
          <w:rFonts w:hint="eastAsia" w:ascii="仿宋" w:hAnsi="仿宋" w:eastAsia="仿宋"/>
        </w:rPr>
        <w:t>不能按期向</w:t>
      </w:r>
      <w:r>
        <w:rPr>
          <w:rFonts w:hint="eastAsia" w:ascii="仿宋" w:hAnsi="仿宋" w:eastAsia="仿宋"/>
          <w:lang w:eastAsia="zh-CN"/>
        </w:rPr>
        <w:t>卖方</w:t>
      </w:r>
      <w:r>
        <w:rPr>
          <w:rFonts w:hint="eastAsia" w:ascii="仿宋" w:hAnsi="仿宋" w:eastAsia="仿宋"/>
        </w:rPr>
        <w:t>支付的，</w:t>
      </w:r>
      <w:r>
        <w:rPr>
          <w:rFonts w:hint="eastAsia" w:ascii="仿宋" w:hAnsi="仿宋" w:eastAsia="仿宋"/>
          <w:lang w:eastAsia="zh-CN"/>
        </w:rPr>
        <w:t>买方</w:t>
      </w:r>
      <w:r>
        <w:rPr>
          <w:rFonts w:hint="eastAsia" w:ascii="仿宋" w:hAnsi="仿宋" w:eastAsia="仿宋"/>
        </w:rPr>
        <w:t>有权将对</w:t>
      </w:r>
      <w:r>
        <w:rPr>
          <w:rFonts w:hint="eastAsia" w:ascii="仿宋" w:hAnsi="仿宋" w:eastAsia="仿宋"/>
          <w:lang w:eastAsia="zh-CN"/>
        </w:rPr>
        <w:t>买方</w:t>
      </w:r>
      <w:r>
        <w:rPr>
          <w:rFonts w:hint="eastAsia" w:ascii="仿宋" w:hAnsi="仿宋" w:eastAsia="仿宋"/>
        </w:rPr>
        <w:t>客户享有的债权在</w:t>
      </w:r>
      <w:r>
        <w:rPr>
          <w:rFonts w:hint="eastAsia" w:ascii="仿宋" w:hAnsi="仿宋" w:eastAsia="仿宋"/>
          <w:lang w:eastAsia="zh-CN"/>
        </w:rPr>
        <w:t>买方</w:t>
      </w:r>
      <w:r>
        <w:rPr>
          <w:rFonts w:hint="eastAsia" w:ascii="仿宋" w:hAnsi="仿宋" w:eastAsia="仿宋"/>
        </w:rPr>
        <w:t>欠付</w:t>
      </w:r>
      <w:r>
        <w:rPr>
          <w:rFonts w:hint="eastAsia" w:ascii="仿宋" w:hAnsi="仿宋" w:eastAsia="仿宋"/>
          <w:lang w:eastAsia="zh-CN"/>
        </w:rPr>
        <w:t>卖方</w:t>
      </w:r>
      <w:r>
        <w:rPr>
          <w:rFonts w:hint="eastAsia" w:ascii="仿宋" w:hAnsi="仿宋" w:eastAsia="仿宋"/>
        </w:rPr>
        <w:t>合同款的范围内转让至</w:t>
      </w:r>
      <w:r>
        <w:rPr>
          <w:rFonts w:hint="eastAsia" w:ascii="仿宋" w:hAnsi="仿宋" w:eastAsia="仿宋"/>
          <w:lang w:eastAsia="zh-CN"/>
        </w:rPr>
        <w:t>卖方</w:t>
      </w:r>
      <w:r>
        <w:rPr>
          <w:rFonts w:hint="eastAsia" w:ascii="仿宋" w:hAnsi="仿宋" w:eastAsia="仿宋"/>
        </w:rPr>
        <w:t>，用于清偿</w:t>
      </w:r>
      <w:r>
        <w:rPr>
          <w:rFonts w:hint="eastAsia" w:ascii="仿宋" w:hAnsi="仿宋" w:eastAsia="仿宋"/>
          <w:lang w:eastAsia="zh-CN"/>
        </w:rPr>
        <w:t>买方</w:t>
      </w:r>
      <w:r>
        <w:rPr>
          <w:rFonts w:hint="eastAsia" w:ascii="仿宋" w:hAnsi="仿宋" w:eastAsia="仿宋"/>
        </w:rPr>
        <w:t>对</w:t>
      </w:r>
      <w:r>
        <w:rPr>
          <w:rFonts w:hint="eastAsia" w:ascii="仿宋" w:hAnsi="仿宋" w:eastAsia="仿宋"/>
          <w:lang w:eastAsia="zh-CN"/>
        </w:rPr>
        <w:t>卖方</w:t>
      </w:r>
      <w:r>
        <w:rPr>
          <w:rFonts w:hint="eastAsia" w:ascii="仿宋" w:hAnsi="仿宋" w:eastAsia="仿宋"/>
        </w:rPr>
        <w:t>的欠款。</w:t>
      </w:r>
      <w:r>
        <w:rPr>
          <w:rFonts w:hint="eastAsia" w:ascii="仿宋" w:hAnsi="仿宋" w:eastAsia="仿宋"/>
          <w:lang w:eastAsia="zh-CN"/>
        </w:rPr>
        <w:t>卖方</w:t>
      </w:r>
      <w:r>
        <w:rPr>
          <w:rFonts w:hint="eastAsia" w:ascii="仿宋" w:hAnsi="仿宋" w:eastAsia="仿宋"/>
        </w:rPr>
        <w:t>同意不再向</w:t>
      </w:r>
      <w:r>
        <w:rPr>
          <w:rFonts w:hint="eastAsia" w:ascii="仿宋" w:hAnsi="仿宋" w:eastAsia="仿宋"/>
          <w:lang w:eastAsia="zh-CN"/>
        </w:rPr>
        <w:t>买方</w:t>
      </w:r>
      <w:r>
        <w:rPr>
          <w:rFonts w:hint="eastAsia" w:ascii="仿宋" w:hAnsi="仿宋" w:eastAsia="仿宋"/>
        </w:rPr>
        <w:t>主张合同款。</w:t>
      </w:r>
    </w:p>
    <w:p w14:paraId="6184D338">
      <w:pPr>
        <w:adjustRightInd w:val="0"/>
        <w:snapToGrid w:val="0"/>
        <w:spacing w:line="360" w:lineRule="auto"/>
        <w:ind w:firstLine="420"/>
        <w:rPr>
          <w:rFonts w:hint="eastAsia" w:ascii="仿宋" w:hAnsi="仿宋" w:eastAsia="仿宋"/>
        </w:rPr>
      </w:pPr>
      <w:r>
        <w:rPr>
          <w:rFonts w:hint="eastAsia" w:ascii="仿宋" w:hAnsi="仿宋" w:eastAsia="仿宋"/>
        </w:rPr>
        <w:t>如果争议的部分或全部因</w:t>
      </w:r>
      <w:r>
        <w:rPr>
          <w:rFonts w:hint="eastAsia" w:ascii="仿宋" w:hAnsi="仿宋" w:eastAsia="仿宋"/>
          <w:lang w:eastAsia="zh-CN"/>
        </w:rPr>
        <w:t>买方</w:t>
      </w:r>
      <w:r>
        <w:rPr>
          <w:rFonts w:hint="eastAsia" w:ascii="仿宋" w:hAnsi="仿宋" w:eastAsia="仿宋"/>
        </w:rPr>
        <w:t>客户未付款等原因造成的，启动诉讼程序时，应要求</w:t>
      </w:r>
      <w:r>
        <w:rPr>
          <w:rFonts w:hint="eastAsia" w:ascii="仿宋" w:hAnsi="仿宋" w:eastAsia="仿宋"/>
          <w:lang w:eastAsia="zh-CN"/>
        </w:rPr>
        <w:t>买方</w:t>
      </w:r>
      <w:r>
        <w:rPr>
          <w:rFonts w:hint="eastAsia" w:ascii="仿宋" w:hAnsi="仿宋" w:eastAsia="仿宋"/>
        </w:rPr>
        <w:t>客户参加诉讼并按照法律规定承担责任。</w:t>
      </w:r>
    </w:p>
    <w:p w14:paraId="6E4CEDFB">
      <w:pPr>
        <w:adjustRightInd w:val="0"/>
        <w:snapToGrid w:val="0"/>
        <w:spacing w:line="360" w:lineRule="auto"/>
        <w:ind w:firstLine="420"/>
        <w:rPr>
          <w:rFonts w:hint="eastAsia" w:ascii="仿宋" w:hAnsi="仿宋" w:eastAsia="仿宋"/>
        </w:rPr>
      </w:pPr>
      <w:r>
        <w:rPr>
          <w:rFonts w:hint="eastAsia" w:ascii="仿宋" w:hAnsi="仿宋" w:eastAsia="仿宋"/>
        </w:rPr>
        <w:t>特别说明：1.鉴于客户单位是本合同项目的最终用户和实际受益人，其应当支付相应对价；2.</w:t>
      </w:r>
      <w:r>
        <w:rPr>
          <w:rFonts w:hint="eastAsia" w:ascii="仿宋" w:hAnsi="仿宋" w:eastAsia="仿宋"/>
          <w:lang w:eastAsia="zh-CN"/>
        </w:rPr>
        <w:t>卖方</w:t>
      </w:r>
      <w:r>
        <w:rPr>
          <w:rFonts w:hint="eastAsia" w:ascii="仿宋" w:hAnsi="仿宋" w:eastAsia="仿宋"/>
        </w:rPr>
        <w:t>已经充分评估和考量客户单位的资质、信誉及支付能力等情形，对客户单位未按期付款导致</w:t>
      </w:r>
      <w:r>
        <w:rPr>
          <w:rFonts w:hint="eastAsia" w:ascii="仿宋" w:hAnsi="仿宋" w:eastAsia="仿宋"/>
          <w:lang w:eastAsia="zh-CN"/>
        </w:rPr>
        <w:t>买方</w:t>
      </w:r>
      <w:r>
        <w:rPr>
          <w:rFonts w:hint="eastAsia" w:ascii="仿宋" w:hAnsi="仿宋" w:eastAsia="仿宋"/>
        </w:rPr>
        <w:t>不能按期支付本合同款项的可能性、商业风险以及可能损失的时间利益等进行了充分评估和考量，对此有合理的预判；3.以上合同价款已包含对逾期付款的预判和补偿，该补偿包括但不限于逾期付款违约金、逾期资金占用利息以及其他全部损失等。</w:t>
      </w:r>
    </w:p>
    <w:p w14:paraId="2C2122B5">
      <w:pPr>
        <w:adjustRightInd w:val="0"/>
        <w:snapToGrid w:val="0"/>
        <w:spacing w:line="360" w:lineRule="auto"/>
        <w:ind w:firstLine="442" w:firstLineChars="200"/>
        <w:rPr>
          <w:rFonts w:ascii="仿宋" w:hAnsi="仿宋" w:eastAsia="仿宋"/>
          <w:b/>
          <w:bCs/>
        </w:rPr>
      </w:pPr>
      <w:r>
        <w:rPr>
          <w:rFonts w:hint="eastAsia" w:ascii="仿宋" w:hAnsi="仿宋" w:eastAsia="仿宋"/>
          <w:b/>
          <w:bCs/>
        </w:rPr>
        <w:t>（八）履约保证金：</w:t>
      </w:r>
    </w:p>
    <w:p w14:paraId="3EE384BC">
      <w:pPr>
        <w:adjustRightInd w:val="0"/>
        <w:snapToGrid w:val="0"/>
        <w:spacing w:line="360" w:lineRule="auto"/>
        <w:ind w:firstLine="440" w:firstLineChars="200"/>
        <w:rPr>
          <w:rFonts w:ascii="仿宋" w:hAnsi="仿宋" w:eastAsia="仿宋"/>
        </w:rPr>
      </w:pPr>
      <w:r>
        <w:rPr>
          <w:rFonts w:hint="eastAsia" w:ascii="仿宋" w:hAnsi="仿宋" w:eastAsia="仿宋"/>
        </w:rPr>
        <w:t>履约保证金为合同金额的5%，由</w:t>
      </w:r>
      <w:r>
        <w:rPr>
          <w:rFonts w:hint="eastAsia" w:ascii="仿宋" w:hAnsi="仿宋" w:eastAsia="仿宋"/>
          <w:lang w:eastAsia="zh-CN"/>
        </w:rPr>
        <w:t>卖方</w:t>
      </w:r>
      <w:r>
        <w:rPr>
          <w:rFonts w:hint="eastAsia" w:ascii="仿宋" w:hAnsi="仿宋" w:eastAsia="仿宋"/>
        </w:rPr>
        <w:t>自主选择采用</w:t>
      </w:r>
      <w:r>
        <w:rPr>
          <w:rFonts w:hint="eastAsia" w:ascii="仿宋" w:hAnsi="仿宋" w:eastAsia="仿宋"/>
          <w:kern w:val="21"/>
          <w:u w:val="single"/>
        </w:rPr>
        <w:t>自主选择采用现金（或支票）、银行保函、或其他合法形式</w:t>
      </w:r>
      <w:r>
        <w:rPr>
          <w:rFonts w:hint="eastAsia" w:ascii="仿宋" w:hAnsi="仿宋" w:eastAsia="仿宋"/>
        </w:rPr>
        <w:t>在签订合同前提交给</w:t>
      </w:r>
      <w:r>
        <w:rPr>
          <w:rFonts w:hint="eastAsia" w:ascii="仿宋" w:hAnsi="仿宋" w:eastAsia="仿宋"/>
          <w:lang w:eastAsia="zh-CN"/>
        </w:rPr>
        <w:t>买方</w:t>
      </w:r>
      <w:r>
        <w:rPr>
          <w:rFonts w:hint="eastAsia" w:ascii="仿宋" w:hAnsi="仿宋" w:eastAsia="仿宋"/>
        </w:rPr>
        <w:t>。</w:t>
      </w:r>
      <w:r>
        <w:rPr>
          <w:rFonts w:hint="eastAsia" w:ascii="仿宋" w:hAnsi="仿宋" w:eastAsia="仿宋"/>
          <w:lang w:eastAsia="zh-CN"/>
        </w:rPr>
        <w:t>卖方</w:t>
      </w:r>
      <w:r>
        <w:rPr>
          <w:rFonts w:hint="eastAsia" w:ascii="仿宋" w:hAnsi="仿宋" w:eastAsia="仿宋"/>
        </w:rPr>
        <w:t>不能按要求提交履约保证金的，视为放弃，其</w:t>
      </w:r>
      <w:r>
        <w:rPr>
          <w:rFonts w:hint="eastAsia" w:ascii="仿宋" w:hAnsi="仿宋" w:eastAsia="仿宋"/>
          <w:lang w:eastAsia="zh-CN"/>
        </w:rPr>
        <w:t>应答</w:t>
      </w:r>
      <w:r>
        <w:rPr>
          <w:rFonts w:hint="eastAsia" w:ascii="仿宋" w:hAnsi="仿宋" w:eastAsia="仿宋"/>
        </w:rPr>
        <w:t>保证金不予退还，给</w:t>
      </w:r>
      <w:r>
        <w:rPr>
          <w:rFonts w:hint="eastAsia" w:ascii="仿宋" w:hAnsi="仿宋" w:eastAsia="仿宋"/>
          <w:lang w:eastAsia="zh-CN"/>
        </w:rPr>
        <w:t>买方</w:t>
      </w:r>
      <w:r>
        <w:rPr>
          <w:rFonts w:hint="eastAsia" w:ascii="仿宋" w:hAnsi="仿宋" w:eastAsia="仿宋"/>
        </w:rPr>
        <w:t>造成的损失超过履约保证金数额的，</w:t>
      </w:r>
      <w:r>
        <w:rPr>
          <w:rFonts w:hint="eastAsia" w:ascii="仿宋" w:hAnsi="仿宋" w:eastAsia="仿宋"/>
          <w:lang w:eastAsia="zh-CN"/>
        </w:rPr>
        <w:t>卖方</w:t>
      </w:r>
      <w:r>
        <w:rPr>
          <w:rFonts w:hint="eastAsia" w:ascii="仿宋" w:hAnsi="仿宋" w:eastAsia="仿宋"/>
        </w:rPr>
        <w:t>应对超过部分予以赔偿。</w:t>
      </w:r>
    </w:p>
    <w:p w14:paraId="62BDBA0C">
      <w:pPr>
        <w:adjustRightInd w:val="0"/>
        <w:snapToGrid w:val="0"/>
        <w:spacing w:line="360" w:lineRule="auto"/>
        <w:ind w:firstLine="440" w:firstLineChars="200"/>
        <w:rPr>
          <w:rFonts w:ascii="仿宋" w:hAnsi="仿宋" w:eastAsia="仿宋"/>
        </w:rPr>
      </w:pPr>
      <w:r>
        <w:rPr>
          <w:rFonts w:hint="eastAsia" w:ascii="仿宋" w:hAnsi="仿宋" w:eastAsia="仿宋"/>
        </w:rPr>
        <w:t>退还：①采用现金形式提交的履约保证金在全部设备及软件安装调试验收合格后15天内予以无息退还；②采用银行保函等形式提交的保函有效期为开具之日起至全部设备及软件安装调试验收合格后60天。</w:t>
      </w:r>
    </w:p>
    <w:p w14:paraId="2AE10838">
      <w:pPr>
        <w:adjustRightInd w:val="0"/>
        <w:snapToGrid w:val="0"/>
        <w:spacing w:line="360" w:lineRule="auto"/>
        <w:ind w:firstLine="442" w:firstLineChars="200"/>
        <w:rPr>
          <w:rFonts w:ascii="仿宋" w:hAnsi="仿宋" w:eastAsia="仿宋"/>
          <w:b/>
          <w:bCs/>
          <w:lang w:val="en-US"/>
        </w:rPr>
      </w:pPr>
      <w:r>
        <w:rPr>
          <w:rFonts w:hint="eastAsia" w:ascii="仿宋" w:hAnsi="仿宋" w:eastAsia="仿宋"/>
          <w:b/>
          <w:bCs/>
          <w:lang w:val="en-US"/>
        </w:rPr>
        <w:t>(九）其他要求：</w:t>
      </w:r>
    </w:p>
    <w:p w14:paraId="5DB94EE4">
      <w:pPr>
        <w:adjustRightInd w:val="0"/>
        <w:snapToGrid w:val="0"/>
        <w:spacing w:line="360" w:lineRule="auto"/>
        <w:ind w:firstLine="440" w:firstLineChars="200"/>
        <w:rPr>
          <w:rFonts w:ascii="仿宋" w:hAnsi="仿宋" w:eastAsia="仿宋"/>
        </w:rPr>
      </w:pPr>
      <w:r>
        <w:rPr>
          <w:rFonts w:hint="eastAsia" w:ascii="仿宋" w:hAnsi="仿宋" w:eastAsia="仿宋"/>
        </w:rPr>
        <w:t>（</w:t>
      </w:r>
      <w:r>
        <w:rPr>
          <w:rFonts w:hint="eastAsia" w:ascii="仿宋" w:hAnsi="仿宋" w:eastAsia="仿宋"/>
          <w:lang w:val="en-US"/>
        </w:rPr>
        <w:t>1</w:t>
      </w:r>
      <w:r>
        <w:rPr>
          <w:rFonts w:hint="eastAsia" w:ascii="仿宋" w:hAnsi="仿宋" w:eastAsia="仿宋"/>
        </w:rPr>
        <w:t>）</w:t>
      </w:r>
      <w:r>
        <w:rPr>
          <w:rFonts w:hint="eastAsia" w:ascii="仿宋" w:hAnsi="仿宋" w:eastAsia="仿宋"/>
          <w:lang w:eastAsia="zh-CN"/>
        </w:rPr>
        <w:t>卖方</w:t>
      </w:r>
      <w:r>
        <w:rPr>
          <w:rFonts w:hint="eastAsia" w:ascii="仿宋" w:hAnsi="仿宋" w:eastAsia="仿宋"/>
        </w:rPr>
        <w:t>应当知悉，本项目涉及的软硬件可能存在为达到国家相关验收标准（要求）进行调整优化，相关费用已包含在总价。</w:t>
      </w:r>
    </w:p>
    <w:p w14:paraId="12D5984B">
      <w:pPr>
        <w:adjustRightInd w:val="0"/>
        <w:snapToGrid w:val="0"/>
        <w:spacing w:line="360" w:lineRule="auto"/>
        <w:ind w:firstLine="440" w:firstLineChars="200"/>
        <w:rPr>
          <w:rFonts w:ascii="仿宋" w:hAnsi="仿宋" w:eastAsia="仿宋"/>
        </w:rPr>
        <w:sectPr>
          <w:headerReference r:id="rId9" w:type="default"/>
          <w:footerReference r:id="rId10" w:type="default"/>
          <w:pgSz w:w="11910" w:h="16840"/>
          <w:pgMar w:top="1400" w:right="1080" w:bottom="1360" w:left="1300" w:header="0" w:footer="1170" w:gutter="0"/>
          <w:cols w:space="720" w:num="1"/>
        </w:sectPr>
      </w:pPr>
      <w:r>
        <w:rPr>
          <w:rFonts w:hint="eastAsia" w:ascii="仿宋" w:hAnsi="仿宋" w:eastAsia="仿宋"/>
        </w:rPr>
        <w:t>（</w:t>
      </w:r>
      <w:r>
        <w:rPr>
          <w:rFonts w:hint="eastAsia" w:ascii="仿宋" w:hAnsi="仿宋" w:eastAsia="仿宋"/>
          <w:lang w:val="en-US"/>
        </w:rPr>
        <w:t>2</w:t>
      </w:r>
      <w:r>
        <w:rPr>
          <w:rFonts w:hint="eastAsia" w:ascii="仿宋" w:hAnsi="仿宋" w:eastAsia="仿宋"/>
        </w:rPr>
        <w:t>）软件平台需具备强大的多用户高并发操作承载能力，全面支持多用户同时开展内容采集、录入、存储、编辑、发布等全流程业务操作。</w:t>
      </w:r>
    </w:p>
    <w:p w14:paraId="71B5423A">
      <w:pPr>
        <w:pStyle w:val="5"/>
        <w:rPr>
          <w:rFonts w:ascii="仿宋" w:hAnsi="仿宋" w:eastAsia="仿宋"/>
          <w:sz w:val="22"/>
          <w:szCs w:val="22"/>
        </w:rPr>
      </w:pPr>
      <w:r>
        <w:rPr>
          <w:rFonts w:hint="eastAsia" w:ascii="仿宋" w:hAnsi="仿宋" w:eastAsia="仿宋"/>
          <w:sz w:val="22"/>
          <w:szCs w:val="22"/>
        </w:rPr>
        <w:t>附件2：</w:t>
      </w:r>
      <w:r>
        <w:rPr>
          <w:rFonts w:hint="eastAsia" w:ascii="仿宋" w:hAnsi="仿宋" w:eastAsia="仿宋"/>
          <w:sz w:val="22"/>
          <w:szCs w:val="22"/>
          <w:lang w:eastAsia="zh-CN"/>
        </w:rPr>
        <w:t>应答</w:t>
      </w:r>
      <w:r>
        <w:rPr>
          <w:rFonts w:ascii="仿宋" w:hAnsi="仿宋" w:eastAsia="仿宋"/>
          <w:sz w:val="22"/>
          <w:szCs w:val="22"/>
        </w:rPr>
        <w:t>报价明细表</w:t>
      </w:r>
    </w:p>
    <w:tbl>
      <w:tblPr>
        <w:tblStyle w:val="49"/>
        <w:tblW w:w="0" w:type="auto"/>
        <w:tblInd w:w="0" w:type="dxa"/>
        <w:tblLayout w:type="autofit"/>
        <w:tblCellMar>
          <w:top w:w="0" w:type="dxa"/>
          <w:left w:w="108" w:type="dxa"/>
          <w:bottom w:w="0" w:type="dxa"/>
          <w:right w:w="108" w:type="dxa"/>
        </w:tblCellMar>
      </w:tblPr>
      <w:tblGrid>
        <w:gridCol w:w="478"/>
        <w:gridCol w:w="724"/>
        <w:gridCol w:w="601"/>
        <w:gridCol w:w="1213"/>
        <w:gridCol w:w="2247"/>
        <w:gridCol w:w="478"/>
        <w:gridCol w:w="478"/>
        <w:gridCol w:w="962"/>
        <w:gridCol w:w="1127"/>
        <w:gridCol w:w="1086"/>
        <w:gridCol w:w="567"/>
      </w:tblGrid>
      <w:tr w14:paraId="0DC69827">
        <w:tblPrEx>
          <w:tblCellMar>
            <w:top w:w="0" w:type="dxa"/>
            <w:left w:w="108" w:type="dxa"/>
            <w:bottom w:w="0" w:type="dxa"/>
            <w:right w:w="108" w:type="dxa"/>
          </w:tblCellMar>
        </w:tblPrEx>
        <w:trPr>
          <w:trHeight w:val="81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0B422E">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序号</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0073D7">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系统名称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48BA38">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功能模块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3EDD76">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产品型号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CB3532">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31F4A1">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单位</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E695D8">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单价（元）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B28EB3">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合计（元：不含税）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9CB5ED">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合计（元：含税）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47D7DC">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bidi="ar-SA"/>
              </w:rPr>
              <w:t>税率</w:t>
            </w:r>
          </w:p>
        </w:tc>
      </w:tr>
      <w:tr w14:paraId="3C7B571B">
        <w:tblPrEx>
          <w:tblCellMar>
            <w:top w:w="0" w:type="dxa"/>
            <w:left w:w="108" w:type="dxa"/>
            <w:bottom w:w="0" w:type="dxa"/>
            <w:right w:w="108" w:type="dxa"/>
          </w:tblCellMar>
        </w:tblPrEx>
        <w:trPr>
          <w:trHeight w:val="8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F0226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299A3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存力中心基础设施</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C2303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存储资源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36C12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分布式存储对象-HDD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033842">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朗坤LK 6546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F2F7F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1E802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819292">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DA09E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0712FA">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63900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19029185">
        <w:tblPrEx>
          <w:tblCellMar>
            <w:top w:w="0" w:type="dxa"/>
            <w:left w:w="108" w:type="dxa"/>
            <w:bottom w:w="0" w:type="dxa"/>
            <w:right w:w="108" w:type="dxa"/>
          </w:tblCellMar>
        </w:tblPrEx>
        <w:trPr>
          <w:trHeight w:val="5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4B5F7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2</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7763A31">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FB12FCF">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91F61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视频存储-HDD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D9B782">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朗坤LK 6340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34145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3926A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A43A70">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0A3EB9">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86B852">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EEEBE4">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2A1963D7">
        <w:tblPrEx>
          <w:tblCellMar>
            <w:top w:w="0" w:type="dxa"/>
            <w:left w:w="108" w:type="dxa"/>
            <w:bottom w:w="0" w:type="dxa"/>
            <w:right w:w="108"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923D4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3</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63FCEFE">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45C9E35">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261CC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分布式存储SAN-SSD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8D0CA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朗坤LK 6920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B75BD6">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5A038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A53AAC">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89EAE3">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EB81A3">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C62E0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2E65A71D">
        <w:tblPrEx>
          <w:tblCellMar>
            <w:top w:w="0" w:type="dxa"/>
            <w:left w:w="108" w:type="dxa"/>
            <w:bottom w:w="0" w:type="dxa"/>
            <w:right w:w="108"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35896">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4</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8612159">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E70AB6A">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830032">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分布式存储SAN-HDD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CE3FA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朗坤LK 6540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12D7C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74316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C31253">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4896E6">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9A0A8A">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C804E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6E492907">
        <w:tblPrEx>
          <w:tblCellMar>
            <w:top w:w="0" w:type="dxa"/>
            <w:left w:w="108" w:type="dxa"/>
            <w:bottom w:w="0" w:type="dxa"/>
            <w:right w:w="108" w:type="dxa"/>
          </w:tblCellMar>
        </w:tblPrEx>
        <w:trPr>
          <w:trHeight w:val="10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FBA66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5</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41B6287">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BEED7">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E413F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数据库全闪存储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22225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华为OceanStor Dorado 5300 V6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21E24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AACB5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2EEB2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FA054D">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AF120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BFFBA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18879582">
        <w:tblPrEx>
          <w:tblCellMar>
            <w:top w:w="0" w:type="dxa"/>
            <w:left w:w="108" w:type="dxa"/>
            <w:bottom w:w="0" w:type="dxa"/>
            <w:right w:w="108" w:type="dxa"/>
          </w:tblCellMar>
        </w:tblPrEx>
        <w:trPr>
          <w:trHeight w:val="5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C8E4F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6</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A1D1205">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F70DFEA">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23C92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备份存储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00C506">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朗坤LK 6X30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8E460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9D6A1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C2ADF6">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AAA3B8">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DB37AD">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A3351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460DA211">
        <w:tblPrEx>
          <w:tblCellMar>
            <w:top w:w="0" w:type="dxa"/>
            <w:left w:w="108" w:type="dxa"/>
            <w:bottom w:w="0" w:type="dxa"/>
            <w:right w:w="108" w:type="dxa"/>
          </w:tblCellMar>
        </w:tblPrEx>
        <w:trPr>
          <w:trHeight w:val="5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F59F07">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7</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E63AFC7">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AC4AA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虚拟化资源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52ED7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计算节点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1DC162">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朗坤LK 6100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7A0E7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50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69699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ADC295">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E72A45">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A31B9B">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2EB2A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534F25B0">
        <w:tblPrEx>
          <w:tblCellMar>
            <w:top w:w="0" w:type="dxa"/>
            <w:left w:w="108" w:type="dxa"/>
            <w:bottom w:w="0" w:type="dxa"/>
            <w:right w:w="108" w:type="dxa"/>
          </w:tblCellMar>
        </w:tblPrEx>
        <w:trPr>
          <w:trHeight w:val="1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E703E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8</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D669AD">
            <w:pPr>
              <w:widowControl/>
              <w:autoSpaceDE/>
              <w:autoSpaceDN/>
              <w:rPr>
                <w:rFonts w:ascii="仿宋" w:hAnsi="仿宋" w:eastAsia="仿宋"/>
                <w:color w:val="000000"/>
                <w:lang w:val="en-US" w:bidi="ar-SA"/>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2C7F77D">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网络设备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56BA1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业务管理接入交换机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DEFBF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华为CloudEngine 6885-48YS8CQ</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07061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AE05D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145182">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34CFD1">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2ECEFE">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C2FB2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47EEFA33">
        <w:tblPrEx>
          <w:tblCellMar>
            <w:top w:w="0" w:type="dxa"/>
            <w:left w:w="108" w:type="dxa"/>
            <w:bottom w:w="0" w:type="dxa"/>
            <w:right w:w="108" w:type="dxa"/>
          </w:tblCellMar>
        </w:tblPrEx>
        <w:trPr>
          <w:trHeight w:val="13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A4CA8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9</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7227243">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372237F">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081DA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后端存储接入交换机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859962">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华为CloudEngine 6885-48YS8CQ</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6FAAD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9A73F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A78F98">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6A8C44">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5AA61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27A3A5">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516C8DF3">
        <w:tblPrEx>
          <w:tblCellMar>
            <w:top w:w="0" w:type="dxa"/>
            <w:left w:w="108" w:type="dxa"/>
            <w:bottom w:w="0" w:type="dxa"/>
            <w:right w:w="108" w:type="dxa"/>
          </w:tblCellMar>
        </w:tblPrEx>
        <w:trPr>
          <w:trHeight w:val="10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0B1ED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10</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16F4AAD">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0D226C9">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91EA7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业务核心交换机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34953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华为CloudEngine 16804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1E3AB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BD3C9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C8A17A">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3805A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49EB6E">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37C4E5">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499CE9CC">
        <w:tblPrEx>
          <w:tblCellMar>
            <w:top w:w="0" w:type="dxa"/>
            <w:left w:w="108" w:type="dxa"/>
            <w:bottom w:w="0" w:type="dxa"/>
            <w:right w:w="108" w:type="dxa"/>
          </w:tblCellMar>
        </w:tblPrEx>
        <w:trPr>
          <w:trHeight w:val="10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6683D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11</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0BC4472">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3B7DA77">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640FA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SDN控制器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9F36E4">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华为iMaster NCE-Fabric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4CD3C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774E6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AE5ABB">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E2326E">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067AA7">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7CFE2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234DCCEB">
        <w:tblPrEx>
          <w:tblCellMar>
            <w:top w:w="0" w:type="dxa"/>
            <w:left w:w="108" w:type="dxa"/>
            <w:bottom w:w="0" w:type="dxa"/>
            <w:right w:w="108" w:type="dxa"/>
          </w:tblCellMar>
        </w:tblPrEx>
        <w:trPr>
          <w:trHeight w:val="16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34644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12</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2C4C91D">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3A77FB4">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AAF4F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SDN带外交换机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3B8F24">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华为CloudEngine S5755-H48T4Y2CZ</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C2BFE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F470A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84F966">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5C5DA1">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95F409">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1355F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706BE5AB">
        <w:tblPrEx>
          <w:tblCellMar>
            <w:top w:w="0" w:type="dxa"/>
            <w:left w:w="108" w:type="dxa"/>
            <w:bottom w:w="0" w:type="dxa"/>
            <w:right w:w="108" w:type="dxa"/>
          </w:tblCellMar>
        </w:tblPrEx>
        <w:trPr>
          <w:trHeight w:val="16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D4B8B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350CD1A">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5242B9A">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B892C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管理接入交换机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1F610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华为CloudEngine S5755-H48T4Y2CZ</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5206B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8E05D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0BC98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61B1B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F97264">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DFC254">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6B7127C2">
        <w:tblPrEx>
          <w:tblCellMar>
            <w:top w:w="0" w:type="dxa"/>
            <w:left w:w="108" w:type="dxa"/>
            <w:bottom w:w="0" w:type="dxa"/>
            <w:right w:w="108" w:type="dxa"/>
          </w:tblCellMar>
        </w:tblPrEx>
        <w:trPr>
          <w:trHeight w:val="10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17CC34">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14</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C31FFBA">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A530259">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1E2CB7">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出口路由器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929745">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华为NetEngine 8000E M8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B8347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18217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71A00D">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3DE60B">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E6CE39">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AF4BC7">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2EB21AD7">
        <w:tblPrEx>
          <w:tblCellMar>
            <w:top w:w="0" w:type="dxa"/>
            <w:left w:w="108" w:type="dxa"/>
            <w:bottom w:w="0" w:type="dxa"/>
            <w:right w:w="108" w:type="dxa"/>
          </w:tblCellMar>
        </w:tblPrEx>
        <w:trPr>
          <w:trHeight w:val="10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7BC4E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15</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F7AE4F9">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2E11A6">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10089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数据中心出口防火墙</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793A3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华为HiSecEngine USG6625F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476BE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FF3EE3">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A97441">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3F11C0">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7DB372">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3AA0C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26AC452B">
        <w:tblPrEx>
          <w:tblCellMar>
            <w:top w:w="0" w:type="dxa"/>
            <w:left w:w="108" w:type="dxa"/>
            <w:bottom w:w="0" w:type="dxa"/>
            <w:right w:w="108" w:type="dxa"/>
          </w:tblCellMar>
        </w:tblPrEx>
        <w:trPr>
          <w:trHeight w:val="8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820CE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16</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787E946">
            <w:pPr>
              <w:widowControl/>
              <w:autoSpaceDE/>
              <w:autoSpaceDN/>
              <w:rPr>
                <w:rFonts w:ascii="仿宋" w:hAnsi="仿宋" w:eastAsia="仿宋"/>
                <w:color w:val="000000"/>
                <w:lang w:val="en-US" w:bidi="ar-SA"/>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FBF36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管理软件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4C248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AAB01D">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华为DCS虚拟化套件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0A60F5">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1BA57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F5EC0E">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C35C00">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A35E72">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D9738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373529F8">
        <w:tblPrEx>
          <w:tblCellMar>
            <w:top w:w="0" w:type="dxa"/>
            <w:left w:w="108" w:type="dxa"/>
            <w:bottom w:w="0" w:type="dxa"/>
            <w:right w:w="108" w:type="dxa"/>
          </w:tblCellMar>
        </w:tblPrEx>
        <w:trPr>
          <w:trHeight w:val="5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9BBFF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17</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A422B31">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BFD52F1">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04851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存力中心管理软件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9D262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华为eDME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B923C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4DBCC8">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AE2C0D">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F37014">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96CB4A">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0759B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09C3B193">
        <w:tblPrEx>
          <w:tblCellMar>
            <w:top w:w="0" w:type="dxa"/>
            <w:left w:w="108" w:type="dxa"/>
            <w:bottom w:w="0" w:type="dxa"/>
            <w:right w:w="108" w:type="dxa"/>
          </w:tblCellMar>
        </w:tblPrEx>
        <w:trPr>
          <w:trHeight w:val="5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599447">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18</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75EF299">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67FA257">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FB7DEF">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大数据管理软件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440BE4">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华为DCS大数据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A3AD4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AD58A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5E1137">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F775E2">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5A4831">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373D5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4D1DCC1B">
        <w:tblPrEx>
          <w:tblCellMar>
            <w:top w:w="0" w:type="dxa"/>
            <w:left w:w="108" w:type="dxa"/>
            <w:bottom w:w="0" w:type="dxa"/>
            <w:right w:w="108" w:type="dxa"/>
          </w:tblCellMar>
        </w:tblPrEx>
        <w:trPr>
          <w:trHeight w:val="8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D681E9">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19</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D388C9D">
            <w:pPr>
              <w:widowControl/>
              <w:autoSpaceDE/>
              <w:autoSpaceDN/>
              <w:rPr>
                <w:rFonts w:ascii="仿宋" w:hAnsi="仿宋" w:eastAsia="仿宋"/>
                <w:color w:val="000000"/>
                <w:lang w:val="en-US" w:bidi="ar-SA"/>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9DC17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配套软件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60F23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关系型数据库</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20428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华为云数据库GaussDB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F742F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3694E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F4C293">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8B8453">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98C02F">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EAA810">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6241157E">
        <w:tblPrEx>
          <w:tblCellMar>
            <w:top w:w="0" w:type="dxa"/>
            <w:left w:w="108" w:type="dxa"/>
            <w:bottom w:w="0" w:type="dxa"/>
            <w:right w:w="108" w:type="dxa"/>
          </w:tblCellMar>
        </w:tblPrEx>
        <w:trPr>
          <w:trHeight w:val="13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15B59B">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20</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C116DD">
            <w:pPr>
              <w:widowControl/>
              <w:autoSpaceDE/>
              <w:autoSpaceDN/>
              <w:rPr>
                <w:rFonts w:ascii="仿宋" w:hAnsi="仿宋" w:eastAsia="仿宋"/>
                <w:color w:val="000000"/>
                <w:lang w:val="en-US" w:bidi="ar-SA"/>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089ABCF">
            <w:pPr>
              <w:widowControl/>
              <w:autoSpaceDE/>
              <w:autoSpaceDN/>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5962AE">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国产操作系统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72F61A">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银河麒麟高级服务器操作系统V10 SP3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DE051C">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34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832291">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7AC95A">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D3ED55">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7BC773">
            <w:pPr>
              <w:widowControl/>
              <w:autoSpaceDE/>
              <w:autoSpaceDN/>
              <w:jc w:val="center"/>
              <w:rPr>
                <w:rFonts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669292">
            <w:pPr>
              <w:widowControl/>
              <w:autoSpaceDE/>
              <w:autoSpaceDN/>
              <w:jc w:val="center"/>
              <w:rPr>
                <w:rFonts w:ascii="仿宋" w:hAnsi="仿宋" w:eastAsia="仿宋"/>
                <w:color w:val="000000"/>
                <w:lang w:val="en-US" w:bidi="ar-SA"/>
              </w:rPr>
            </w:pPr>
            <w:r>
              <w:rPr>
                <w:rFonts w:hint="eastAsia" w:ascii="仿宋" w:hAnsi="仿宋" w:eastAsia="仿宋"/>
                <w:color w:val="000000"/>
                <w:lang w:val="en-US" w:bidi="ar-SA"/>
              </w:rPr>
              <w:t>13%</w:t>
            </w:r>
          </w:p>
        </w:tc>
      </w:tr>
      <w:tr w14:paraId="53E6264C">
        <w:tblPrEx>
          <w:tblCellMar>
            <w:top w:w="0" w:type="dxa"/>
            <w:left w:w="108" w:type="dxa"/>
            <w:bottom w:w="0" w:type="dxa"/>
            <w:right w:w="108" w:type="dxa"/>
          </w:tblCellMar>
        </w:tblPrEx>
        <w:trPr>
          <w:trHeight w:val="600" w:hRule="atLeast"/>
        </w:trPr>
        <w:tc>
          <w:tcPr>
            <w:tcW w:w="0" w:type="auto"/>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2AE192E3">
            <w:pPr>
              <w:widowControl/>
              <w:autoSpaceDE/>
              <w:autoSpaceDN/>
              <w:jc w:val="center"/>
              <w:rPr>
                <w:rFonts w:ascii="仿宋" w:hAnsi="仿宋" w:eastAsia="仿宋"/>
                <w:b/>
                <w:bCs/>
                <w:color w:val="000000"/>
                <w:lang w:val="en-US" w:bidi="ar-SA"/>
              </w:rPr>
            </w:pPr>
            <w:r>
              <w:rPr>
                <w:rFonts w:hint="eastAsia" w:ascii="仿宋" w:hAnsi="仿宋" w:eastAsia="仿宋"/>
                <w:b/>
                <w:bCs/>
                <w:color w:val="000000"/>
                <w:lang w:val="en-US" w:eastAsia="zh-CN" w:bidi="ar-SA"/>
              </w:rPr>
              <w:t>合计</w:t>
            </w:r>
            <w:r>
              <w:rPr>
                <w:rFonts w:hint="eastAsia" w:ascii="仿宋" w:hAnsi="仿宋" w:eastAsia="仿宋"/>
                <w:b/>
                <w:bCs/>
                <w:color w:val="000000"/>
                <w:lang w:val="en-US" w:bidi="ar-SA"/>
              </w:rPr>
              <w:t>总价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5204DF">
            <w:pPr>
              <w:widowControl/>
              <w:autoSpaceDE/>
              <w:autoSpaceDN/>
              <w:jc w:val="center"/>
              <w:rPr>
                <w:rFonts w:hint="eastAsia" w:ascii="仿宋" w:hAnsi="仿宋" w:eastAsia="仿宋"/>
                <w:color w:val="000000"/>
                <w:lang w:val="en-US" w:eastAsia="zh-CN" w:bidi="ar-SA"/>
              </w:rPr>
            </w:pPr>
            <w:r>
              <w:rPr>
                <w:rFonts w:hint="eastAsia" w:ascii="仿宋" w:hAnsi="仿宋" w:eastAsia="仿宋"/>
                <w:color w:val="000000"/>
                <w:lang w:val="en-US" w:eastAsia="zh-CN" w:bidi="ar-SA"/>
              </w:rPr>
              <w:t xml:space="preserve">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B1BEC5">
            <w:pPr>
              <w:widowControl/>
              <w:autoSpaceDE/>
              <w:autoSpaceDN/>
              <w:jc w:val="center"/>
              <w:rPr>
                <w:rFonts w:hint="default" w:ascii="仿宋" w:hAnsi="仿宋" w:eastAsia="仿宋"/>
                <w:color w:val="000000"/>
                <w:lang w:val="en-US"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03B2C1">
            <w:pPr>
              <w:widowControl/>
              <w:autoSpaceDE/>
              <w:autoSpaceDN/>
              <w:jc w:val="center"/>
              <w:rPr>
                <w:rFonts w:ascii="仿宋" w:hAnsi="仿宋" w:eastAsia="仿宋"/>
                <w:color w:val="000000"/>
                <w:lang w:val="en-US" w:bidi="ar-SA"/>
              </w:rPr>
            </w:pPr>
          </w:p>
        </w:tc>
      </w:tr>
    </w:tbl>
    <w:p w14:paraId="7CBCBF6D"/>
    <w:p w14:paraId="32433EE4"/>
    <w:p w14:paraId="39E625B2"/>
    <w:p w14:paraId="5F1CDC10">
      <w:pPr>
        <w:widowControl/>
        <w:autoSpaceDE/>
        <w:autoSpaceDN/>
      </w:pPr>
      <w:r>
        <w:br w:type="page"/>
      </w:r>
    </w:p>
    <w:p w14:paraId="51310068">
      <w:pPr>
        <w:pStyle w:val="5"/>
        <w:rPr>
          <w:rFonts w:ascii="仿宋" w:hAnsi="仿宋" w:eastAsia="仿宋"/>
          <w:sz w:val="22"/>
          <w:szCs w:val="22"/>
        </w:rPr>
      </w:pPr>
      <w:r>
        <w:rPr>
          <w:rFonts w:ascii="仿宋" w:hAnsi="仿宋" w:eastAsia="仿宋"/>
          <w:sz w:val="22"/>
          <w:szCs w:val="22"/>
        </w:rPr>
        <w:t>附件3：廉洁协议书</w:t>
      </w:r>
    </w:p>
    <w:p w14:paraId="114C2274">
      <w:pPr>
        <w:autoSpaceDE/>
        <w:autoSpaceDN/>
        <w:spacing w:line="560" w:lineRule="exact"/>
        <w:ind w:firstLine="482" w:firstLineChars="200"/>
        <w:jc w:val="center"/>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廉洁协议书</w:t>
      </w:r>
    </w:p>
    <w:p w14:paraId="288F0C2A">
      <w:pPr>
        <w:spacing w:line="360" w:lineRule="auto"/>
        <w:ind w:firstLine="420"/>
        <w:rPr>
          <w:rFonts w:asciiTheme="minorEastAsia" w:hAnsiTheme="minorEastAsia" w:eastAsiaTheme="minorEastAsia"/>
        </w:rPr>
      </w:pPr>
    </w:p>
    <w:p w14:paraId="79DF347E">
      <w:pPr>
        <w:spacing w:line="360" w:lineRule="auto"/>
        <w:ind w:firstLine="562"/>
        <w:rPr>
          <w:rFonts w:hint="eastAsia" w:ascii="仿宋" w:hAnsi="仿宋" w:eastAsia="仿宋"/>
          <w:b/>
          <w:bCs/>
          <w:u w:val="single"/>
          <w:lang w:eastAsia="zh-CN"/>
        </w:rPr>
      </w:pPr>
      <w:r>
        <w:rPr>
          <w:rFonts w:hint="eastAsia" w:ascii="仿宋" w:hAnsi="仿宋" w:eastAsia="仿宋"/>
          <w:b/>
          <w:bCs/>
        </w:rPr>
        <w:t>买方（建设单位）：</w:t>
      </w:r>
      <w:r>
        <w:rPr>
          <w:rFonts w:hint="eastAsia" w:ascii="仿宋" w:hAnsi="仿宋" w:eastAsia="仿宋"/>
          <w:b/>
          <w:bCs/>
          <w:u w:val="single"/>
          <w:lang w:eastAsia="zh-CN"/>
        </w:rPr>
        <w:t>软通智慧科技有限公司</w:t>
      </w:r>
    </w:p>
    <w:p w14:paraId="50616D44">
      <w:pPr>
        <w:spacing w:line="360" w:lineRule="auto"/>
        <w:rPr>
          <w:rFonts w:hint="eastAsia" w:ascii="仿宋" w:hAnsi="仿宋" w:eastAsia="仿宋"/>
          <w:lang w:eastAsia="zh-CN"/>
        </w:rPr>
      </w:pPr>
      <w:r>
        <w:rPr>
          <w:rFonts w:hint="eastAsia" w:ascii="仿宋" w:hAnsi="仿宋" w:eastAsia="仿宋"/>
          <w:b/>
          <w:bCs/>
          <w:lang w:eastAsia="zh-CN"/>
        </w:rPr>
        <w:t>卖方</w:t>
      </w:r>
      <w:r>
        <w:rPr>
          <w:rFonts w:hint="eastAsia" w:ascii="仿宋" w:hAnsi="仿宋" w:eastAsia="仿宋"/>
          <w:b/>
          <w:bCs/>
        </w:rPr>
        <w:t>：</w:t>
      </w:r>
      <w:r>
        <w:rPr>
          <w:rFonts w:hint="eastAsia" w:ascii="仿宋" w:hAnsi="仿宋" w:eastAsia="仿宋"/>
          <w:b/>
          <w:bCs/>
          <w:u w:val="single"/>
          <w:lang w:eastAsia="zh-CN"/>
        </w:rPr>
        <w:t>韶关乳源朗坤科技有限公司</w:t>
      </w:r>
    </w:p>
    <w:p w14:paraId="73D7C185">
      <w:pPr>
        <w:spacing w:line="360" w:lineRule="auto"/>
        <w:ind w:firstLine="440" w:firstLineChars="200"/>
        <w:rPr>
          <w:rFonts w:ascii="仿宋" w:hAnsi="仿宋" w:eastAsia="仿宋"/>
        </w:rPr>
      </w:pPr>
      <w:r>
        <w:rPr>
          <w:rFonts w:hint="eastAsia" w:ascii="仿宋" w:hAnsi="仿宋" w:eastAsia="仿宋"/>
        </w:rPr>
        <w:t>为加强</w:t>
      </w:r>
      <w:r>
        <w:rPr>
          <w:rFonts w:hint="eastAsia" w:ascii="仿宋" w:hAnsi="仿宋" w:eastAsia="仿宋"/>
          <w:u w:val="single"/>
        </w:rPr>
        <w:t>数据要素集聚区（一期）项目之广东省先进存力中心项目</w:t>
      </w:r>
      <w:r>
        <w:rPr>
          <w:rFonts w:hint="eastAsia" w:ascii="仿宋" w:hAnsi="仿宋" w:eastAsia="仿宋"/>
        </w:rPr>
        <w:t>（工程全称）项目工程建设中的廉政建设，规范工程建设中代建单位、卖方双方的各项活动，防止发生各种谋取不正当利益的违法违纪行为，保护国家和当事人的合法权益，根据国家有关工程建设的法律法规和廉政建设责任制规定，特订立本廉政协议书。</w:t>
      </w:r>
    </w:p>
    <w:p w14:paraId="2B38C4ED">
      <w:pPr>
        <w:spacing w:line="360" w:lineRule="auto"/>
        <w:rPr>
          <w:rFonts w:ascii="仿宋" w:hAnsi="仿宋" w:eastAsia="仿宋"/>
        </w:rPr>
      </w:pPr>
      <w:r>
        <w:rPr>
          <w:rFonts w:hint="eastAsia" w:ascii="仿宋" w:hAnsi="仿宋" w:eastAsia="仿宋"/>
        </w:rPr>
        <w:t>第一条　代建单位、卖方双方的责任</w:t>
      </w:r>
    </w:p>
    <w:p w14:paraId="6FEE97B0">
      <w:pPr>
        <w:spacing w:line="360" w:lineRule="auto"/>
        <w:rPr>
          <w:rFonts w:ascii="仿宋" w:hAnsi="仿宋" w:eastAsia="仿宋"/>
        </w:rPr>
      </w:pPr>
      <w:r>
        <w:rPr>
          <w:rFonts w:hint="eastAsia" w:ascii="仿宋" w:hAnsi="仿宋" w:eastAsia="仿宋"/>
        </w:rPr>
        <w:t>（一）应严格遵守国家关于市场准入、项目</w:t>
      </w:r>
      <w:r>
        <w:rPr>
          <w:rFonts w:hint="eastAsia" w:ascii="仿宋" w:hAnsi="仿宋" w:eastAsia="仿宋"/>
          <w:lang w:eastAsia="zh-CN"/>
        </w:rPr>
        <w:t>应答</w:t>
      </w:r>
      <w:r>
        <w:rPr>
          <w:rFonts w:hint="eastAsia" w:ascii="仿宋" w:hAnsi="仿宋" w:eastAsia="仿宋"/>
        </w:rPr>
        <w:t>、工程建设、施工安装和市场活动等有关法律、法规，相关政策，以及廉政建设的各项规定。</w:t>
      </w:r>
    </w:p>
    <w:p w14:paraId="32583358">
      <w:pPr>
        <w:spacing w:line="360" w:lineRule="auto"/>
        <w:rPr>
          <w:rFonts w:ascii="仿宋" w:hAnsi="仿宋" w:eastAsia="仿宋"/>
        </w:rPr>
      </w:pPr>
      <w:r>
        <w:rPr>
          <w:rFonts w:hint="eastAsia" w:ascii="仿宋" w:hAnsi="仿宋" w:eastAsia="仿宋"/>
        </w:rPr>
        <w:t>（二）严格履行工程建设项目中所签订的所有合同文件，自觉按合同办事。</w:t>
      </w:r>
    </w:p>
    <w:p w14:paraId="5A50F61D">
      <w:pPr>
        <w:spacing w:line="360" w:lineRule="auto"/>
        <w:rPr>
          <w:rFonts w:ascii="仿宋" w:hAnsi="仿宋" w:eastAsia="仿宋"/>
        </w:rPr>
      </w:pPr>
      <w:r>
        <w:rPr>
          <w:rFonts w:hint="eastAsia" w:ascii="仿宋" w:hAnsi="仿宋" w:eastAsia="仿宋"/>
        </w:rPr>
        <w:t>（三）业务活动必须坚持公开、公平、公正、诚信、透明的原则（除法律法规另有规定者外），不得为获取不正当的利益，损害国家和对方利益，不得违反工程建设管理、施工安装的规章制度。</w:t>
      </w:r>
    </w:p>
    <w:p w14:paraId="3FB52DB9">
      <w:pPr>
        <w:spacing w:line="360" w:lineRule="auto"/>
        <w:rPr>
          <w:rFonts w:ascii="仿宋" w:hAnsi="仿宋" w:eastAsia="仿宋"/>
        </w:rPr>
      </w:pPr>
      <w:r>
        <w:rPr>
          <w:rFonts w:hint="eastAsia" w:ascii="仿宋" w:hAnsi="仿宋" w:eastAsia="仿宋"/>
        </w:rPr>
        <w:t>（四）教育、监督本身所有相关人员</w:t>
      </w:r>
      <w:r>
        <w:rPr>
          <w:rFonts w:ascii="仿宋" w:hAnsi="仿宋" w:eastAsia="仿宋"/>
        </w:rPr>
        <w:t>(</w:t>
      </w:r>
      <w:r>
        <w:rPr>
          <w:rFonts w:hint="eastAsia" w:ascii="仿宋" w:hAnsi="仿宋" w:eastAsia="仿宋"/>
        </w:rPr>
        <w:t>包括担任领导职务人员，下同</w:t>
      </w:r>
      <w:r>
        <w:rPr>
          <w:rFonts w:ascii="仿宋" w:hAnsi="仿宋" w:eastAsia="仿宋"/>
        </w:rPr>
        <w:t>)</w:t>
      </w:r>
      <w:r>
        <w:rPr>
          <w:rFonts w:hint="eastAsia" w:ascii="仿宋" w:hAnsi="仿宋" w:eastAsia="仿宋"/>
        </w:rPr>
        <w:t>（以下称本身人员或有关人员）廉洁、尽职地工作，制定和严格执行相关规章制度，防范和严肃查处本身人员违法、违纪利用工作便利谋取个人利益的行为。</w:t>
      </w:r>
    </w:p>
    <w:p w14:paraId="546C9594">
      <w:pPr>
        <w:spacing w:line="360" w:lineRule="auto"/>
        <w:rPr>
          <w:rFonts w:ascii="仿宋" w:hAnsi="仿宋" w:eastAsia="仿宋"/>
        </w:rPr>
      </w:pPr>
      <w:r>
        <w:rPr>
          <w:rFonts w:hint="eastAsia" w:ascii="仿宋" w:hAnsi="仿宋" w:eastAsia="仿宋"/>
        </w:rPr>
        <w:t>（五）不得向另一方的相关人员提供第二条或第三条各项所列个人利益，代建单位、卖方双方的合同另有明文规定的奖励、考察不受此限。</w:t>
      </w:r>
    </w:p>
    <w:p w14:paraId="4788D654">
      <w:pPr>
        <w:spacing w:line="360" w:lineRule="auto"/>
        <w:rPr>
          <w:rFonts w:ascii="仿宋" w:hAnsi="仿宋" w:eastAsia="仿宋"/>
        </w:rPr>
      </w:pPr>
      <w:r>
        <w:rPr>
          <w:rFonts w:hint="eastAsia" w:ascii="仿宋" w:hAnsi="仿宋" w:eastAsia="仿宋"/>
        </w:rPr>
        <w:t>（六）发现另一方或其有关人员在业务活动中有违规、违纪、违法行为的，应及时提醒、告知另一方，另一方应依照法律法规、相关合同，认真调查并处理。另一方或其有关人员该等行为情节严重的，任何一方均应向其上级主管部门或纪检监察、司法等有关机关举报。</w:t>
      </w:r>
    </w:p>
    <w:p w14:paraId="72D900E8">
      <w:pPr>
        <w:spacing w:line="360" w:lineRule="auto"/>
        <w:rPr>
          <w:rFonts w:ascii="仿宋" w:hAnsi="仿宋" w:eastAsia="仿宋"/>
        </w:rPr>
      </w:pPr>
      <w:r>
        <w:rPr>
          <w:rFonts w:hint="eastAsia" w:ascii="仿宋" w:hAnsi="仿宋" w:eastAsia="仿宋"/>
        </w:rPr>
        <w:t>第二条　代建单位的责任</w:t>
      </w:r>
    </w:p>
    <w:p w14:paraId="4FEA7C67">
      <w:pPr>
        <w:spacing w:line="360" w:lineRule="auto"/>
        <w:rPr>
          <w:rFonts w:ascii="仿宋" w:hAnsi="仿宋" w:eastAsia="仿宋"/>
        </w:rPr>
      </w:pPr>
      <w:r>
        <w:rPr>
          <w:rFonts w:hint="eastAsia" w:ascii="仿宋" w:hAnsi="仿宋" w:eastAsia="仿宋"/>
        </w:rPr>
        <w:t>代建单位应教育和监督本方与该工程建设项目有关的人员，在工程建设的事前、事中、事后均严格遵守以下规定：</w:t>
      </w:r>
    </w:p>
    <w:p w14:paraId="1E727DC8">
      <w:pPr>
        <w:spacing w:line="360" w:lineRule="auto"/>
        <w:rPr>
          <w:rFonts w:ascii="仿宋" w:hAnsi="仿宋" w:eastAsia="仿宋"/>
        </w:rPr>
      </w:pPr>
      <w:r>
        <w:rPr>
          <w:rFonts w:hint="eastAsia" w:ascii="仿宋" w:hAnsi="仿宋" w:eastAsia="仿宋"/>
        </w:rPr>
        <w:t>（一）不准向卖方和相关单位索要或接受回扣、礼金、红包、有价证券、物品和好处费、感谢费等。</w:t>
      </w:r>
    </w:p>
    <w:p w14:paraId="621B15C8">
      <w:pPr>
        <w:spacing w:line="360" w:lineRule="auto"/>
        <w:rPr>
          <w:rFonts w:ascii="仿宋" w:hAnsi="仿宋" w:eastAsia="仿宋"/>
        </w:rPr>
      </w:pPr>
      <w:r>
        <w:rPr>
          <w:rFonts w:hint="eastAsia" w:ascii="仿宋" w:hAnsi="仿宋" w:eastAsia="仿宋"/>
        </w:rPr>
        <w:t>（二）不准在卖方和相关单位报销任何应由代建单位或个人支付的费用。</w:t>
      </w:r>
    </w:p>
    <w:p w14:paraId="7D3CDF5C">
      <w:pPr>
        <w:spacing w:line="360" w:lineRule="auto"/>
        <w:rPr>
          <w:rFonts w:ascii="仿宋" w:hAnsi="仿宋" w:eastAsia="仿宋"/>
        </w:rPr>
      </w:pPr>
      <w:r>
        <w:rPr>
          <w:rFonts w:hint="eastAsia" w:ascii="仿宋" w:hAnsi="仿宋" w:eastAsia="仿宋"/>
        </w:rPr>
        <w:t>（三）不准要求、暗示和接受卖方和相关单位为个人装修住房、婚丧嫁娶、配偶子女的工作安排以及出国（境）、旅游（代建单位、卖方双方相关合同所规定的考察不受此限）等提供方便。</w:t>
      </w:r>
    </w:p>
    <w:p w14:paraId="1C6509CC">
      <w:pPr>
        <w:spacing w:line="360" w:lineRule="auto"/>
        <w:rPr>
          <w:rFonts w:ascii="仿宋" w:hAnsi="仿宋" w:eastAsia="仿宋"/>
        </w:rPr>
      </w:pPr>
      <w:r>
        <w:rPr>
          <w:rFonts w:hint="eastAsia" w:ascii="仿宋" w:hAnsi="仿宋" w:eastAsia="仿宋"/>
        </w:rPr>
        <w:t>（四）不准参加有可能影响公正执行公务的卖方和相关单位的宴请、健身、娱乐等活动。</w:t>
      </w:r>
    </w:p>
    <w:p w14:paraId="01B6DAF4">
      <w:pPr>
        <w:spacing w:line="360" w:lineRule="auto"/>
        <w:rPr>
          <w:rFonts w:ascii="仿宋" w:hAnsi="仿宋" w:eastAsia="仿宋"/>
        </w:rPr>
      </w:pPr>
      <w:r>
        <w:rPr>
          <w:rFonts w:hint="eastAsia" w:ascii="仿宋" w:hAnsi="仿宋" w:eastAsia="仿宋"/>
        </w:rPr>
        <w:t>（五）不准向卖方介绍或为配偶、子女、亲属参与同代建单位有关的设备、材料、工程分包、劳务等经济活动。不得以任何理由向卖方和相关单位推荐分包单位和要求卖方购买规定以外的材料、设备等。</w:t>
      </w:r>
    </w:p>
    <w:p w14:paraId="3111226E">
      <w:pPr>
        <w:spacing w:line="360" w:lineRule="auto"/>
        <w:rPr>
          <w:rFonts w:ascii="仿宋" w:hAnsi="仿宋" w:eastAsia="仿宋"/>
        </w:rPr>
      </w:pPr>
      <w:r>
        <w:rPr>
          <w:rFonts w:hint="eastAsia" w:ascii="仿宋" w:hAnsi="仿宋" w:eastAsia="仿宋"/>
        </w:rPr>
        <w:t>第三条　卖方的责任</w:t>
      </w:r>
    </w:p>
    <w:p w14:paraId="298A0BDB">
      <w:pPr>
        <w:spacing w:line="360" w:lineRule="auto"/>
        <w:rPr>
          <w:rFonts w:ascii="仿宋" w:hAnsi="仿宋" w:eastAsia="仿宋"/>
        </w:rPr>
      </w:pPr>
      <w:r>
        <w:rPr>
          <w:rFonts w:hint="eastAsia" w:ascii="仿宋" w:hAnsi="仿宋" w:eastAsia="仿宋"/>
        </w:rPr>
        <w:t>应与代建单位保持正常的业务交往，按照有关法律法规和程序开展业务工作，严格执行工程建设的有关方针、政策，尤其是有关建筑施工、安装的强制性标准和规范，并教育和监督其领导和有关人员严格遵守以下规定：</w:t>
      </w:r>
    </w:p>
    <w:p w14:paraId="02262447">
      <w:pPr>
        <w:spacing w:line="360" w:lineRule="auto"/>
        <w:rPr>
          <w:rFonts w:ascii="仿宋" w:hAnsi="仿宋" w:eastAsia="仿宋"/>
        </w:rPr>
      </w:pPr>
      <w:r>
        <w:rPr>
          <w:rFonts w:hint="eastAsia" w:ascii="仿宋" w:hAnsi="仿宋" w:eastAsia="仿宋"/>
        </w:rPr>
        <w:t>（一）不准以任何理由向代建单位、相关单位及其工作人员索要、接受或赠送礼金、红包、有价证券、贵重物品和回扣、好处费、感谢费等。</w:t>
      </w:r>
    </w:p>
    <w:p w14:paraId="0BA4721E">
      <w:pPr>
        <w:spacing w:line="360" w:lineRule="auto"/>
        <w:rPr>
          <w:rFonts w:ascii="仿宋" w:hAnsi="仿宋" w:eastAsia="仿宋"/>
        </w:rPr>
      </w:pPr>
      <w:r>
        <w:rPr>
          <w:rFonts w:hint="eastAsia" w:ascii="仿宋" w:hAnsi="仿宋" w:eastAsia="仿宋"/>
        </w:rPr>
        <w:t>（二）不准以任何理由为代建单位和相关单位报销应由对方或个人支付的费用。</w:t>
      </w:r>
    </w:p>
    <w:p w14:paraId="5D5CC305">
      <w:pPr>
        <w:spacing w:line="360" w:lineRule="auto"/>
        <w:rPr>
          <w:rFonts w:ascii="仿宋" w:hAnsi="仿宋" w:eastAsia="仿宋"/>
        </w:rPr>
      </w:pPr>
      <w:r>
        <w:rPr>
          <w:rFonts w:hint="eastAsia" w:ascii="仿宋" w:hAnsi="仿宋" w:eastAsia="仿宋"/>
        </w:rPr>
        <w:t>（三）不准接受或暗示为代建单位、相关单位或个人装修住房、婚丧嫁娶、配偶子女的工作安排以及出国（境）、旅游等提供方便。</w:t>
      </w:r>
    </w:p>
    <w:p w14:paraId="5687485B">
      <w:pPr>
        <w:spacing w:line="360" w:lineRule="auto"/>
        <w:rPr>
          <w:rFonts w:ascii="仿宋" w:hAnsi="仿宋" w:eastAsia="仿宋"/>
        </w:rPr>
      </w:pPr>
      <w:r>
        <w:rPr>
          <w:rFonts w:hint="eastAsia" w:ascii="仿宋" w:hAnsi="仿宋" w:eastAsia="仿宋"/>
        </w:rPr>
        <w:t>（四）不准以任何理由为代建单位、相关单位或个人组织有可能影响公正执行公务的宴请、健身、娱乐等活动。</w:t>
      </w:r>
    </w:p>
    <w:p w14:paraId="6E1B9F09">
      <w:pPr>
        <w:spacing w:line="360" w:lineRule="auto"/>
        <w:rPr>
          <w:rFonts w:ascii="仿宋" w:hAnsi="仿宋" w:eastAsia="仿宋"/>
        </w:rPr>
      </w:pPr>
      <w:r>
        <w:rPr>
          <w:rFonts w:hint="eastAsia" w:ascii="仿宋" w:hAnsi="仿宋" w:eastAsia="仿宋"/>
        </w:rPr>
        <w:t>第四条　法律和纪律责任</w:t>
      </w:r>
    </w:p>
    <w:p w14:paraId="70009027">
      <w:pPr>
        <w:spacing w:line="360" w:lineRule="auto"/>
        <w:rPr>
          <w:rFonts w:ascii="仿宋" w:hAnsi="仿宋" w:eastAsia="仿宋"/>
        </w:rPr>
      </w:pPr>
      <w:r>
        <w:rPr>
          <w:rFonts w:hint="eastAsia" w:ascii="仿宋" w:hAnsi="仿宋" w:eastAsia="仿宋"/>
        </w:rPr>
        <w:t>（一）代建单位工作人员有违反本责任书第一、二条谋取个人利益行为的，卖方应向代建单位或有关机关举报，代建单位应按照管理权限调查核实，并依据有关法律法规和规定给予党纪、政纪处分或公司制度项下处分处理；涉嫌犯罪的，向司法机关举报，追究刑事责任。</w:t>
      </w:r>
    </w:p>
    <w:p w14:paraId="50655EF8">
      <w:pPr>
        <w:spacing w:line="360" w:lineRule="auto"/>
        <w:rPr>
          <w:rFonts w:ascii="仿宋" w:hAnsi="仿宋" w:eastAsia="仿宋"/>
        </w:rPr>
      </w:pPr>
      <w:r>
        <w:rPr>
          <w:rFonts w:hint="eastAsia" w:ascii="仿宋" w:hAnsi="仿宋" w:eastAsia="仿宋"/>
        </w:rPr>
        <w:t>（二）卖方工作人员有违反本责任书第一、三条谋取个人利益行为的，代建单位应向卖方或有关机关举报，卖方应按照管理权限调查核实，并依据有关法律法规和规定给予党纪、政纪处分或公司制度项下处分处理；涉嫌犯罪的，向司法机关举报，追究刑事责任。</w:t>
      </w:r>
    </w:p>
    <w:p w14:paraId="1FBE2444">
      <w:pPr>
        <w:spacing w:line="360" w:lineRule="auto"/>
        <w:rPr>
          <w:rFonts w:ascii="仿宋" w:hAnsi="仿宋" w:eastAsia="仿宋"/>
        </w:rPr>
      </w:pPr>
      <w:r>
        <w:rPr>
          <w:rFonts w:hint="eastAsia" w:ascii="仿宋" w:hAnsi="仿宋" w:eastAsia="仿宋"/>
        </w:rPr>
        <w:t>第五条　本责任书作为本工程施工合同的附件，与该合同具有同等法律效力。经双方签署后立即生效。</w:t>
      </w:r>
    </w:p>
    <w:p w14:paraId="6D7CC0B3">
      <w:pPr>
        <w:spacing w:line="360" w:lineRule="auto"/>
        <w:rPr>
          <w:rFonts w:ascii="仿宋" w:hAnsi="仿宋" w:eastAsia="仿宋"/>
        </w:rPr>
      </w:pPr>
      <w:r>
        <w:rPr>
          <w:rFonts w:hint="eastAsia" w:ascii="仿宋" w:hAnsi="仿宋" w:eastAsia="仿宋"/>
        </w:rPr>
        <w:t>第六条　本责任书的有效期为双方签署之日起至该工程建设项目竣工验收合格时止。</w:t>
      </w:r>
    </w:p>
    <w:p w14:paraId="6B08D9AC">
      <w:pPr>
        <w:spacing w:line="360" w:lineRule="auto"/>
        <w:rPr>
          <w:rFonts w:ascii="仿宋" w:hAnsi="仿宋" w:eastAsia="仿宋"/>
        </w:rPr>
        <w:sectPr>
          <w:headerReference r:id="rId11" w:type="default"/>
          <w:footerReference r:id="rId12" w:type="default"/>
          <w:pgSz w:w="11905" w:h="16838"/>
          <w:pgMar w:top="1440" w:right="1080" w:bottom="1440" w:left="1080" w:header="850" w:footer="992" w:gutter="0"/>
          <w:cols w:space="720" w:num="1"/>
          <w:docGrid w:linePitch="1" w:charSpace="0"/>
        </w:sectPr>
      </w:pPr>
      <w:r>
        <w:rPr>
          <w:rFonts w:hint="eastAsia" w:ascii="仿宋" w:hAnsi="仿宋" w:eastAsia="仿宋"/>
        </w:rPr>
        <w:t>（以下无正文）</w:t>
      </w:r>
    </w:p>
    <w:p w14:paraId="68A5D15E">
      <w:pPr>
        <w:spacing w:before="128" w:line="219" w:lineRule="auto"/>
        <w:ind w:left="9" w:firstLine="644"/>
        <w:rPr>
          <w:rFonts w:ascii="仿宋" w:hAnsi="仿宋" w:eastAsia="仿宋"/>
          <w:spacing w:val="21"/>
        </w:rPr>
      </w:pPr>
      <w:r>
        <w:rPr>
          <w:rFonts w:ascii="仿宋" w:hAnsi="仿宋" w:eastAsia="仿宋"/>
          <w:spacing w:val="21"/>
        </w:rPr>
        <w:t>(本页为签署页)</w:t>
      </w:r>
    </w:p>
    <w:p w14:paraId="67AF6B8A">
      <w:pPr>
        <w:pStyle w:val="2"/>
        <w:rPr>
          <w:rFonts w:ascii="仿宋" w:hAnsi="仿宋" w:eastAsia="仿宋"/>
          <w:sz w:val="22"/>
          <w:szCs w:val="22"/>
          <w:lang w:val="zh-CN" w:bidi="zh-CN"/>
        </w:rPr>
      </w:pPr>
    </w:p>
    <w:p w14:paraId="0E1E5CCD">
      <w:pPr>
        <w:spacing w:before="128" w:line="219" w:lineRule="auto"/>
        <w:ind w:left="9" w:firstLine="644"/>
        <w:rPr>
          <w:rFonts w:ascii="仿宋" w:hAnsi="仿宋" w:eastAsia="仿宋"/>
          <w:spacing w:val="21"/>
        </w:rPr>
      </w:pPr>
      <w:r>
        <w:rPr>
          <w:rFonts w:hint="eastAsia" w:ascii="仿宋" w:hAnsi="仿宋" w:eastAsia="仿宋"/>
          <w:spacing w:val="21"/>
        </w:rPr>
        <w:t>买方</w:t>
      </w:r>
      <w:del w:id="86" w:author="毕晓龙" w:date="2026-02-26T11:21:27Z">
        <w:r>
          <w:rPr>
            <w:rFonts w:hint="eastAsia" w:ascii="仿宋" w:hAnsi="仿宋" w:eastAsia="仿宋"/>
            <w:spacing w:val="21"/>
          </w:rPr>
          <w:delText>（建设单位</w:delText>
        </w:r>
      </w:del>
      <w:r>
        <w:rPr>
          <w:rFonts w:hint="eastAsia" w:ascii="仿宋" w:hAnsi="仿宋" w:eastAsia="仿宋"/>
          <w:spacing w:val="21"/>
        </w:rPr>
        <w:t>）：</w:t>
      </w:r>
      <w:r>
        <w:rPr>
          <w:rFonts w:hint="eastAsia" w:ascii="仿宋" w:hAnsi="仿宋" w:eastAsia="仿宋"/>
          <w:spacing w:val="21"/>
          <w:lang w:eastAsia="zh-CN"/>
        </w:rPr>
        <w:t>软通智慧科技有限公司</w:t>
      </w:r>
      <w:r>
        <w:rPr>
          <w:rFonts w:ascii="仿宋" w:hAnsi="仿宋" w:eastAsia="仿宋"/>
          <w:spacing w:val="21"/>
        </w:rPr>
        <w:t>(盖单位章)</w:t>
      </w:r>
    </w:p>
    <w:p w14:paraId="26D20181">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542AC677">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20056B81">
      <w:pPr>
        <w:spacing w:before="128" w:line="219" w:lineRule="auto"/>
        <w:ind w:left="9" w:firstLine="644"/>
        <w:jc w:val="center"/>
        <w:rPr>
          <w:rFonts w:ascii="仿宋" w:hAnsi="仿宋" w:eastAsia="仿宋"/>
          <w:spacing w:val="21"/>
        </w:rPr>
      </w:pPr>
    </w:p>
    <w:p w14:paraId="4AF80979">
      <w:pPr>
        <w:spacing w:before="128" w:line="219" w:lineRule="auto"/>
        <w:rPr>
          <w:rFonts w:ascii="仿宋" w:hAnsi="仿宋" w:eastAsia="仿宋"/>
          <w:spacing w:val="21"/>
        </w:rPr>
      </w:pPr>
    </w:p>
    <w:p w14:paraId="2B739C82">
      <w:pPr>
        <w:spacing w:before="128" w:line="219" w:lineRule="auto"/>
        <w:ind w:left="9" w:firstLine="644"/>
        <w:rPr>
          <w:rFonts w:ascii="仿宋" w:hAnsi="仿宋" w:eastAsia="仿宋"/>
          <w:spacing w:val="21"/>
        </w:rPr>
      </w:pPr>
      <w:r>
        <w:rPr>
          <w:rFonts w:ascii="仿宋" w:hAnsi="仿宋" w:eastAsia="仿宋"/>
          <w:spacing w:val="21"/>
        </w:rPr>
        <w:tab/>
      </w:r>
    </w:p>
    <w:p w14:paraId="289E7E53">
      <w:pPr>
        <w:spacing w:before="128" w:line="219" w:lineRule="auto"/>
        <w:ind w:left="9" w:firstLine="644"/>
        <w:rPr>
          <w:rFonts w:ascii="仿宋" w:hAnsi="仿宋" w:eastAsia="仿宋"/>
          <w:spacing w:val="21"/>
        </w:rPr>
      </w:pPr>
    </w:p>
    <w:p w14:paraId="190E5C70">
      <w:pPr>
        <w:spacing w:before="128" w:line="219" w:lineRule="auto"/>
        <w:ind w:left="9" w:firstLine="644"/>
        <w:rPr>
          <w:rFonts w:ascii="仿宋" w:hAnsi="仿宋" w:eastAsia="仿宋"/>
          <w:spacing w:val="21"/>
        </w:rPr>
      </w:pPr>
      <w:r>
        <w:rPr>
          <w:rFonts w:hint="eastAsia" w:ascii="仿宋" w:hAnsi="仿宋" w:eastAsia="仿宋"/>
          <w:spacing w:val="21"/>
        </w:rPr>
        <w:t>卖方</w:t>
      </w:r>
      <w:del w:id="87" w:author="毕晓龙" w:date="2026-02-26T11:21:24Z">
        <w:r>
          <w:rPr>
            <w:rFonts w:hint="eastAsia" w:ascii="仿宋" w:hAnsi="仿宋" w:eastAsia="仿宋"/>
            <w:spacing w:val="21"/>
          </w:rPr>
          <w:delText>（联合体牵头人）</w:delText>
        </w:r>
      </w:del>
      <w:r>
        <w:rPr>
          <w:rFonts w:hint="eastAsia" w:ascii="仿宋" w:hAnsi="仿宋" w:eastAsia="仿宋"/>
          <w:spacing w:val="21"/>
        </w:rPr>
        <w:t>：韶关乳源朗坤科技有限公司</w:t>
      </w:r>
      <w:r>
        <w:rPr>
          <w:rFonts w:ascii="仿宋" w:hAnsi="仿宋" w:eastAsia="仿宋"/>
          <w:spacing w:val="21"/>
        </w:rPr>
        <w:t>(盖单位章)</w:t>
      </w:r>
    </w:p>
    <w:p w14:paraId="40EC4955">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36691803">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269FC04E">
      <w:pPr>
        <w:spacing w:before="128" w:line="219" w:lineRule="auto"/>
        <w:ind w:left="9" w:firstLine="644"/>
        <w:rPr>
          <w:rFonts w:ascii="仿宋" w:hAnsi="仿宋" w:eastAsia="仿宋"/>
          <w:spacing w:val="21"/>
        </w:rPr>
      </w:pPr>
    </w:p>
    <w:p w14:paraId="2AB25D3A">
      <w:pPr>
        <w:spacing w:before="128" w:line="219" w:lineRule="auto"/>
        <w:ind w:left="9" w:firstLine="644"/>
        <w:rPr>
          <w:rFonts w:ascii="仿宋" w:hAnsi="仿宋" w:eastAsia="仿宋"/>
          <w:spacing w:val="21"/>
        </w:rPr>
      </w:pPr>
    </w:p>
    <w:p w14:paraId="41B3F3A8">
      <w:pPr>
        <w:rPr>
          <w:rFonts w:ascii="仿宋" w:hAnsi="仿宋" w:eastAsia="仿宋"/>
        </w:rPr>
      </w:pPr>
    </w:p>
    <w:p w14:paraId="21EEE8E8">
      <w:pPr>
        <w:rPr>
          <w:rFonts w:ascii="仿宋" w:hAnsi="仿宋" w:eastAsia="仿宋"/>
        </w:rPr>
      </w:pPr>
    </w:p>
    <w:p w14:paraId="32FD03F3">
      <w:pPr>
        <w:pStyle w:val="2"/>
        <w:rPr>
          <w:rFonts w:ascii="仿宋" w:hAnsi="仿宋" w:eastAsia="仿宋"/>
          <w:sz w:val="22"/>
          <w:szCs w:val="22"/>
          <w:lang w:val="zh-CN" w:bidi="zh-CN"/>
        </w:rPr>
      </w:pPr>
    </w:p>
    <w:p w14:paraId="6CB63D67">
      <w:pPr>
        <w:rPr>
          <w:rFonts w:ascii="仿宋" w:hAnsi="仿宋" w:eastAsia="仿宋"/>
        </w:rPr>
      </w:pPr>
    </w:p>
    <w:p w14:paraId="387609F7">
      <w:pPr>
        <w:pStyle w:val="2"/>
        <w:rPr>
          <w:rFonts w:ascii="仿宋" w:hAnsi="仿宋" w:eastAsia="仿宋"/>
          <w:sz w:val="22"/>
          <w:szCs w:val="22"/>
          <w:lang w:val="zh-CN" w:bidi="zh-CN"/>
        </w:rPr>
      </w:pPr>
    </w:p>
    <w:p w14:paraId="26D8D1EA">
      <w:pPr>
        <w:widowControl/>
        <w:autoSpaceDE/>
        <w:autoSpaceDN/>
        <w:rPr>
          <w:rFonts w:asciiTheme="minorEastAsia" w:hAnsiTheme="minorEastAsia" w:eastAsiaTheme="minorEastAsia"/>
        </w:rPr>
      </w:pPr>
    </w:p>
    <w:sectPr>
      <w:footerReference r:id="rId13" w:type="default"/>
      <w:pgSz w:w="12240" w:h="15840"/>
      <w:pgMar w:top="1400" w:right="1100" w:bottom="1120" w:left="1400" w:header="0" w:footer="841"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毕晓龙" w:date="2026-02-26T11:00:13Z" w:initials="">
    <w:p w14:paraId="55A4E05C">
      <w:pPr>
        <w:pStyle w:val="19"/>
        <w:rPr>
          <w:rFonts w:hint="default" w:eastAsia="宋体"/>
          <w:lang w:val="en-US" w:eastAsia="zh-CN"/>
        </w:rPr>
      </w:pPr>
      <w:r>
        <w:rPr>
          <w:rFonts w:hint="eastAsia"/>
          <w:lang w:val="en-US" w:eastAsia="zh-CN"/>
        </w:rPr>
        <w:t>明确客户主体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5A4E0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Tms Rmn">
    <w:altName w:val="Segoe Print"/>
    <w:panose1 w:val="02020603040505020304"/>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Arial (正文 CS 字体)">
    <w:altName w:val="宋体"/>
    <w:panose1 w:val="00000000000000000000"/>
    <w:charset w:val="86"/>
    <w:family w:val="roman"/>
    <w:pitch w:val="default"/>
    <w:sig w:usb0="00000000" w:usb1="00000000" w:usb2="00000000"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简体">
    <w:altName w:val="Arial Unicode MS"/>
    <w:panose1 w:val="00000000000000000000"/>
    <w:charset w:val="86"/>
    <w:family w:val="script"/>
    <w:pitch w:val="default"/>
    <w:sig w:usb0="00000000" w:usb1="00000000" w:usb2="00000000" w:usb3="00000000" w:csb0="00040000" w:csb1="00000000"/>
  </w:font>
  <w:font w:name="方正小标宋_GBK”">
    <w:altName w:val="宋体"/>
    <w:panose1 w:val="00000000000000000000"/>
    <w:charset w:val="00"/>
    <w:family w:val="auto"/>
    <w:pitch w:val="default"/>
    <w:sig w:usb0="00000000" w:usb1="00000000" w:usb2="00000000" w:usb3="00000000" w:csb0="00000000" w:csb1="00000000"/>
  </w:font>
  <w:font w:name="新宋体-18030">
    <w:altName w:val="宋体"/>
    <w:panose1 w:val="00000000000000000000"/>
    <w:charset w:val="86"/>
    <w:family w:val="roma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8C622">
    <w:pPr>
      <w:pStyle w:val="34"/>
    </w:pPr>
    <w:r>
      <w:rPr>
        <w:lang w:val="en-US" w:bidi="ar-SA"/>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a:effectLst/>
                    </wps:spPr>
                    <wps:txbx>
                      <w:txbxContent>
                        <w:p w14:paraId="20FCA5E8">
                          <w:pPr>
                            <w:pStyle w:val="34"/>
                          </w:pPr>
                          <w:r>
                            <w:fldChar w:fldCharType="begin"/>
                          </w:r>
                          <w:r>
                            <w:instrText xml:space="preserve"> PAGE  \* MERGEFORMAT </w:instrText>
                          </w:r>
                          <w:r>
                            <w:fldChar w:fldCharType="separate"/>
                          </w:r>
                          <w:r>
                            <w:rPr>
                              <w:lang w:val="en-US"/>
                            </w:rPr>
                            <w:t>40</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6pebnP&#10;AAAABQEAAA8AAAAAAAAAAQAgAAAAIgAAAGRycy9kb3ducmV2LnhtbFBLAQIUABQAAAAIAIdO4kA2&#10;ANEq8AEAAOIDAAAOAAAAAAAAAAEAIAAAAB4BAABkcnMvZTJvRG9jLnhtbFBLBQYAAAAABgAGAFkB&#10;AACABQAAAAA=&#10;">
              <v:fill on="f" focussize="0,0"/>
              <v:stroke on="f"/>
              <v:imagedata o:title=""/>
              <o:lock v:ext="edit" aspectratio="f"/>
              <v:textbox inset="0mm,0mm,0mm,0mm" style="mso-fit-shape-to-text:t;">
                <w:txbxContent>
                  <w:p w14:paraId="20FCA5E8">
                    <w:pPr>
                      <w:pStyle w:val="34"/>
                    </w:pPr>
                    <w:r>
                      <w:fldChar w:fldCharType="begin"/>
                    </w:r>
                    <w:r>
                      <w:instrText xml:space="preserve"> PAGE  \* MERGEFORMAT </w:instrText>
                    </w:r>
                    <w:r>
                      <w:fldChar w:fldCharType="separate"/>
                    </w:r>
                    <w:r>
                      <w:rPr>
                        <w:lang w:val="en-US"/>
                      </w:rPr>
                      <w:t>40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2711540"/>
    </w:sdtPr>
    <w:sdtContent>
      <w:p w14:paraId="414FECBF">
        <w:pPr>
          <w:pStyle w:val="34"/>
          <w:ind w:left="1277"/>
          <w:jc w:val="center"/>
        </w:pPr>
        <w:r>
          <w:fldChar w:fldCharType="begin"/>
        </w:r>
        <w:r>
          <w:instrText xml:space="preserve">PAGE   \* MERGEFORMAT</w:instrText>
        </w:r>
        <w:r>
          <w:fldChar w:fldCharType="separate"/>
        </w:r>
        <w:r>
          <w:t>3</w:t>
        </w:r>
        <w:r>
          <w:fldChar w:fldCharType="end"/>
        </w:r>
      </w:p>
    </w:sdtContent>
  </w:sdt>
  <w:p w14:paraId="00A215D1">
    <w:pPr>
      <w:tabs>
        <w:tab w:val="center" w:pos="4872"/>
      </w:tabs>
      <w:spacing w:line="173" w:lineRule="auto"/>
      <w:rPr>
        <w:rFonts w:ascii="Times New Roman" w:hAnsi="Times New Roman" w:eastAsiaTheme="minorEastAsia"/>
        <w:sz w:val="14"/>
        <w:szCs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D9D1F">
    <w:pPr>
      <w:pStyle w:val="22"/>
      <w:spacing w:line="14" w:lineRule="auto"/>
      <w:rPr>
        <w:sz w:val="12"/>
      </w:rPr>
    </w:pPr>
    <w:r>
      <w:rPr>
        <w:lang w:val="en-US"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61620" cy="132080"/>
              <wp:effectExtent l="2540" t="3175" r="2540" b="0"/>
              <wp:wrapNone/>
              <wp:docPr id="2" name="文本框 2"/>
              <wp:cNvGraphicFramePr/>
              <a:graphic xmlns:a="http://schemas.openxmlformats.org/drawingml/2006/main">
                <a:graphicData uri="http://schemas.microsoft.com/office/word/2010/wordprocessingShape">
                  <wps:wsp>
                    <wps:cNvSpPr txBox="1"/>
                    <wps:spPr bwMode="auto">
                      <a:xfrm>
                        <a:off x="0" y="0"/>
                        <a:ext cx="261620" cy="132080"/>
                      </a:xfrm>
                      <a:prstGeom prst="rect">
                        <a:avLst/>
                      </a:prstGeom>
                      <a:noFill/>
                      <a:ln>
                        <a:noFill/>
                      </a:ln>
                      <a:effectLst/>
                    </wps:spPr>
                    <wps:txbx>
                      <w:txbxContent>
                        <w:p w14:paraId="01EBEE13">
                          <w:pPr>
                            <w:spacing w:line="203" w:lineRule="exact"/>
                            <w:ind w:left="40"/>
                            <w:rPr>
                              <w:rFonts w:ascii="Calibri"/>
                              <w:sz w:val="18"/>
                            </w:rPr>
                          </w:pPr>
                          <w:r>
                            <w:fldChar w:fldCharType="begin"/>
                          </w:r>
                          <w:r>
                            <w:rPr>
                              <w:rFonts w:ascii="Calibri"/>
                              <w:sz w:val="18"/>
                            </w:rPr>
                            <w:instrText xml:space="preserve"> PAGE </w:instrText>
                          </w:r>
                          <w:r>
                            <w:fldChar w:fldCharType="separate"/>
                          </w:r>
                          <w:r>
                            <w:rPr>
                              <w:rFonts w:ascii="Calibri"/>
                              <w:sz w:val="18"/>
                            </w:rPr>
                            <w:t>19</w:t>
                          </w:r>
                          <w: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0pt;height:10.4pt;width:20.6pt;mso-position-horizontal:center;mso-position-horizontal-relative:margin;z-index:251659264;mso-width-relative:page;mso-height-relative:page;" filled="f" stroked="f" coordsize="21600,21600" o:gfxdata="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SatFDTAAAAAwEAAA8AAAAAAAAAAQAgAAAAIgAAAGRycy9kb3ducmV2LnhtbFBLAQIUABQA&#10;AAAIAIdO4kD4dMye9QEAAOIDAAAOAAAAAAAAAAEAIAAAACIBAABkcnMvZTJvRG9jLnhtbFBLBQYA&#10;AAAABgAGAFkBAACJBQAAAAA=&#10;">
              <v:fill on="f" focussize="0,0"/>
              <v:stroke on="f"/>
              <v:imagedata o:title=""/>
              <o:lock v:ext="edit" aspectratio="f"/>
              <v:textbox inset="0mm,0mm,0mm,0mm">
                <w:txbxContent>
                  <w:p w14:paraId="01EBEE13">
                    <w:pPr>
                      <w:spacing w:line="203" w:lineRule="exact"/>
                      <w:ind w:left="40"/>
                      <w:rPr>
                        <w:rFonts w:ascii="Calibri"/>
                        <w:sz w:val="18"/>
                      </w:rPr>
                    </w:pPr>
                    <w:r>
                      <w:fldChar w:fldCharType="begin"/>
                    </w:r>
                    <w:r>
                      <w:rPr>
                        <w:rFonts w:ascii="Calibri"/>
                        <w:sz w:val="18"/>
                      </w:rPr>
                      <w:instrText xml:space="preserve"> PAGE </w:instrText>
                    </w:r>
                    <w:r>
                      <w:fldChar w:fldCharType="separate"/>
                    </w:r>
                    <w:r>
                      <w:rPr>
                        <w:rFonts w:ascii="Calibri"/>
                        <w:sz w:val="18"/>
                      </w:rPr>
                      <w:t>19</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82483">
    <w:pPr>
      <w:pStyle w:val="22"/>
      <w:spacing w:line="560" w:lineRule="exact"/>
      <w:rPr>
        <w:sz w:val="20"/>
      </w:rPr>
    </w:pPr>
    <w:r>
      <w:rPr>
        <w:lang w:val="en-US" w:bidi="ar-SA"/>
      </w:rPr>
      <mc:AlternateContent>
        <mc:Choice Requires="wps">
          <w:drawing>
            <wp:anchor distT="0" distB="0" distL="114300" distR="114300" simplePos="0" relativeHeight="251662336" behindDoc="1" locked="0" layoutInCell="1" allowOverlap="1">
              <wp:simplePos x="0" y="0"/>
              <wp:positionH relativeFrom="page">
                <wp:posOffset>3498850</wp:posOffset>
              </wp:positionH>
              <wp:positionV relativeFrom="page">
                <wp:posOffset>9810750</wp:posOffset>
              </wp:positionV>
              <wp:extent cx="596900" cy="160020"/>
              <wp:effectExtent l="0" t="0" r="12700" b="11430"/>
              <wp:wrapNone/>
              <wp:docPr id="4" name="文本框 4"/>
              <wp:cNvGraphicFramePr/>
              <a:graphic xmlns:a="http://schemas.openxmlformats.org/drawingml/2006/main">
                <a:graphicData uri="http://schemas.microsoft.com/office/word/2010/wordprocessingShape">
                  <wps:wsp>
                    <wps:cNvSpPr txBox="1"/>
                    <wps:spPr>
                      <a:xfrm>
                        <a:off x="0" y="0"/>
                        <a:ext cx="596900" cy="160020"/>
                      </a:xfrm>
                      <a:prstGeom prst="rect">
                        <a:avLst/>
                      </a:prstGeom>
                      <a:noFill/>
                      <a:ln>
                        <a:noFill/>
                      </a:ln>
                    </wps:spPr>
                    <wps:txbx>
                      <w:txbxContent>
                        <w:p w14:paraId="3B1F7B43">
                          <w:pPr>
                            <w:spacing w:line="251" w:lineRule="exact"/>
                            <w:ind w:left="20" w:firstLine="420"/>
                            <w:rPr>
                              <w:sz w:val="21"/>
                            </w:rPr>
                          </w:pPr>
                          <w:r>
                            <w:rPr>
                              <w:sz w:val="21"/>
                            </w:rPr>
                            <w:fldChar w:fldCharType="begin"/>
                          </w:r>
                          <w:r>
                            <w:rPr>
                              <w:sz w:val="21"/>
                            </w:rPr>
                            <w:instrText xml:space="preserve"> PAGE </w:instrText>
                          </w:r>
                          <w:r>
                            <w:rPr>
                              <w:sz w:val="21"/>
                            </w:rPr>
                            <w:fldChar w:fldCharType="separate"/>
                          </w:r>
                          <w:r>
                            <w:rPr>
                              <w:sz w:val="21"/>
                            </w:rPr>
                            <w:t>74</w:t>
                          </w:r>
                          <w:r>
                            <w:rPr>
                              <w:sz w:val="21"/>
                            </w:rPr>
                            <w:fldChar w:fldCharType="end"/>
                          </w:r>
                        </w:p>
                      </w:txbxContent>
                    </wps:txbx>
                    <wps:bodyPr wrap="square" lIns="0" tIns="0" rIns="0" bIns="0" upright="1"/>
                  </wps:wsp>
                </a:graphicData>
              </a:graphic>
            </wp:anchor>
          </w:drawing>
        </mc:Choice>
        <mc:Fallback>
          <w:pict>
            <v:shape id="_x0000_s1026" o:spid="_x0000_s1026" o:spt="202" type="#_x0000_t202" style="position:absolute;left:0pt;margin-left:275.5pt;margin-top:772.5pt;height:12.6pt;width:47pt;mso-position-horizontal-relative:page;mso-position-vertical-relative:page;z-index:-251654144;mso-width-relative:page;mso-height-relative:page;" filled="f" stroked="f" coordsize="21600,21600" o:gfxdata="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hfNV2AAAAA0BAAAPAAAAAAAAAAEAIAAAACIAAABkcnMvZG93bnJl&#10;di54bWxQSwECFAAUAAAACACHTuJA+5Wt2cQBAAB/AwAADgAAAAAAAAABACAAAAAnAQAAZHJzL2Uy&#10;b0RvYy54bWxQSwUGAAAAAAYABgBZAQAAXQUAAAAA&#10;">
              <v:fill on="f" focussize="0,0"/>
              <v:stroke on="f"/>
              <v:imagedata o:title=""/>
              <o:lock v:ext="edit" aspectratio="f"/>
              <v:textbox inset="0mm,0mm,0mm,0mm">
                <w:txbxContent>
                  <w:p w14:paraId="3B1F7B43">
                    <w:pPr>
                      <w:spacing w:line="251" w:lineRule="exact"/>
                      <w:ind w:left="20" w:firstLine="420"/>
                      <w:rPr>
                        <w:sz w:val="21"/>
                      </w:rPr>
                    </w:pPr>
                    <w:r>
                      <w:rPr>
                        <w:sz w:val="21"/>
                      </w:rPr>
                      <w:fldChar w:fldCharType="begin"/>
                    </w:r>
                    <w:r>
                      <w:rPr>
                        <w:sz w:val="21"/>
                      </w:rPr>
                      <w:instrText xml:space="preserve"> PAGE </w:instrText>
                    </w:r>
                    <w:r>
                      <w:rPr>
                        <w:sz w:val="21"/>
                      </w:rPr>
                      <w:fldChar w:fldCharType="separate"/>
                    </w:r>
                    <w:r>
                      <w:rPr>
                        <w:sz w:val="21"/>
                      </w:rPr>
                      <w:t>74</w:t>
                    </w:r>
                    <w:r>
                      <w:rPr>
                        <w:sz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A5F1F">
    <w:pPr>
      <w:pStyle w:val="22"/>
      <w:spacing w:line="560" w:lineRule="exact"/>
      <w:rPr>
        <w:sz w:val="20"/>
      </w:rPr>
    </w:pPr>
    <w:r>
      <w:rPr>
        <w:lang w:val="en-US" w:bidi="ar-SA"/>
      </w:rPr>
      <mc:AlternateContent>
        <mc:Choice Requires="wps">
          <w:drawing>
            <wp:anchor distT="0" distB="0" distL="114300" distR="114300" simplePos="0" relativeHeight="251663360" behindDoc="1" locked="0" layoutInCell="1" allowOverlap="1">
              <wp:simplePos x="0" y="0"/>
              <wp:positionH relativeFrom="page">
                <wp:posOffset>3500120</wp:posOffset>
              </wp:positionH>
              <wp:positionV relativeFrom="page">
                <wp:posOffset>9809480</wp:posOffset>
              </wp:positionV>
              <wp:extent cx="560705" cy="1600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60705" cy="160020"/>
                      </a:xfrm>
                      <a:prstGeom prst="rect">
                        <a:avLst/>
                      </a:prstGeom>
                      <a:noFill/>
                      <a:ln>
                        <a:noFill/>
                      </a:ln>
                    </wps:spPr>
                    <wps:txbx>
                      <w:txbxContent>
                        <w:p w14:paraId="6E55A2A1">
                          <w:pPr>
                            <w:spacing w:line="251" w:lineRule="exact"/>
                            <w:ind w:left="20" w:firstLine="420"/>
                            <w:rPr>
                              <w:sz w:val="21"/>
                            </w:rPr>
                          </w:pPr>
                          <w:r>
                            <w:rPr>
                              <w:sz w:val="21"/>
                            </w:rPr>
                            <w:t>第</w:t>
                          </w:r>
                          <w:r>
                            <w:rPr>
                              <w:sz w:val="21"/>
                            </w:rPr>
                            <w:fldChar w:fldCharType="begin"/>
                          </w:r>
                          <w:r>
                            <w:rPr>
                              <w:sz w:val="21"/>
                            </w:rPr>
                            <w:instrText xml:space="preserve"> PAGE </w:instrText>
                          </w:r>
                          <w:r>
                            <w:rPr>
                              <w:sz w:val="21"/>
                            </w:rPr>
                            <w:fldChar w:fldCharType="separate"/>
                          </w:r>
                          <w:r>
                            <w:rPr>
                              <w:sz w:val="21"/>
                            </w:rPr>
                            <w:t>83</w:t>
                          </w:r>
                          <w:r>
                            <w:rPr>
                              <w:sz w:val="21"/>
                            </w:rPr>
                            <w:fldChar w:fldCharType="end"/>
                          </w:r>
                          <w:r>
                            <w:rPr>
                              <w:spacing w:val="-6"/>
                              <w:sz w:val="21"/>
                            </w:rPr>
                            <w:t>页</w:t>
                          </w:r>
                        </w:p>
                      </w:txbxContent>
                    </wps:txbx>
                    <wps:bodyPr lIns="0" tIns="0" rIns="0" bIns="0" upright="1"/>
                  </wps:wsp>
                </a:graphicData>
              </a:graphic>
            </wp:anchor>
          </w:drawing>
        </mc:Choice>
        <mc:Fallback>
          <w:pict>
            <v:shape id="_x0000_s1026" o:spid="_x0000_s1026" o:spt="202" type="#_x0000_t202" style="position:absolute;left:0pt;margin-left:275.6pt;margin-top:772.4pt;height:12.6pt;width:44.15pt;mso-position-horizontal-relative:page;mso-position-vertical-relative:page;z-index:-251653120;mso-width-relative:page;mso-height-relative:page;" filled="f" stroked="f" coordsize="21600,21600" o:gfxdata="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fhjndtsAAAANAQAADwAAAAAAAAABACAAAAAiAAAAZHJzL2Rvd25yZXYueG1sUEsB&#10;AhQAFAAAAAgAh07iQK/8QSG5AQAAcQMAAA4AAAAAAAAAAQAgAAAAKgEAAGRycy9lMm9Eb2MueG1s&#10;UEsFBgAAAAAGAAYAWQEAAFUFAAAAAA==&#10;">
              <v:fill on="f" focussize="0,0"/>
              <v:stroke on="f"/>
              <v:imagedata o:title=""/>
              <o:lock v:ext="edit" aspectratio="f"/>
              <v:textbox inset="0mm,0mm,0mm,0mm">
                <w:txbxContent>
                  <w:p w14:paraId="6E55A2A1">
                    <w:pPr>
                      <w:spacing w:line="251" w:lineRule="exact"/>
                      <w:ind w:left="20" w:firstLine="420"/>
                      <w:rPr>
                        <w:sz w:val="21"/>
                      </w:rPr>
                    </w:pPr>
                    <w:r>
                      <w:rPr>
                        <w:sz w:val="21"/>
                      </w:rPr>
                      <w:t>第</w:t>
                    </w:r>
                    <w:r>
                      <w:rPr>
                        <w:sz w:val="21"/>
                      </w:rPr>
                      <w:fldChar w:fldCharType="begin"/>
                    </w:r>
                    <w:r>
                      <w:rPr>
                        <w:sz w:val="21"/>
                      </w:rPr>
                      <w:instrText xml:space="preserve"> PAGE </w:instrText>
                    </w:r>
                    <w:r>
                      <w:rPr>
                        <w:sz w:val="21"/>
                      </w:rPr>
                      <w:fldChar w:fldCharType="separate"/>
                    </w:r>
                    <w:r>
                      <w:rPr>
                        <w:sz w:val="21"/>
                      </w:rPr>
                      <w:t>83</w:t>
                    </w:r>
                    <w:r>
                      <w:rPr>
                        <w:sz w:val="21"/>
                      </w:rPr>
                      <w:fldChar w:fldCharType="end"/>
                    </w:r>
                    <w:r>
                      <w:rPr>
                        <w:spacing w:val="-6"/>
                        <w:sz w:val="21"/>
                      </w:rPr>
                      <w:t>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E568F">
    <w:pPr>
      <w:pStyle w:val="34"/>
      <w:jc w:val="center"/>
    </w:pPr>
    <w:r>
      <w:rPr>
        <w:lang w:val="en-US" w:bidi="ar-S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147955"/>
              <wp:effectExtent l="0" t="0" r="0" b="0"/>
              <wp:wrapNone/>
              <wp:docPr id="1" name="文本框 1"/>
              <wp:cNvGraphicFramePr/>
              <a:graphic xmlns:a="http://schemas.openxmlformats.org/drawingml/2006/main">
                <a:graphicData uri="http://schemas.microsoft.com/office/word/2010/wordprocessingShape">
                  <wps:wsp>
                    <wps:cNvSpPr txBox="1"/>
                    <wps:spPr bwMode="auto">
                      <a:xfrm>
                        <a:off x="0" y="0"/>
                        <a:ext cx="114935" cy="147955"/>
                      </a:xfrm>
                      <a:prstGeom prst="rect">
                        <a:avLst/>
                      </a:prstGeom>
                      <a:noFill/>
                      <a:ln>
                        <a:noFill/>
                      </a:ln>
                      <a:effectLst/>
                    </wps:spPr>
                    <wps:txbx>
                      <w:txbxContent>
                        <w:p w14:paraId="43E14769">
                          <w:pPr>
                            <w:pStyle w:val="34"/>
                            <w:jc w:val="center"/>
                          </w:pPr>
                          <w:r>
                            <w:fldChar w:fldCharType="begin"/>
                          </w:r>
                          <w:r>
                            <w:instrText xml:space="preserve"> PAGE   \* MERGEFORMAT </w:instrText>
                          </w:r>
                          <w:r>
                            <w:fldChar w:fldCharType="separate"/>
                          </w:r>
                          <w:r>
                            <w:rPr>
                              <w:lang w:val="en-US"/>
                            </w:rPr>
                            <w:t>86</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1.65pt;width:9.05pt;mso-position-horizontal:center;mso-position-horizontal-relative:margin;mso-wrap-style:none;z-index:251660288;mso-width-relative:page;mso-height-relative:page;" filled="f" stroked="f" coordsize="21600,21600" o:gfxdata="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6W/D9EAAAADAQAADwAAAAAAAAABACAAAAAiAAAAZHJzL2Rvd25yZXYueG1sUEsBAhQAFAAA&#10;AAgAh07iQCg01pX2AQAA4AMAAA4AAAAAAAAAAQAgAAAAIAEAAGRycy9lMm9Eb2MueG1sUEsFBgAA&#10;AAAGAAYAWQEAAIgFAAAAAA==&#10;">
              <v:fill on="f" focussize="0,0"/>
              <v:stroke on="f"/>
              <v:imagedata o:title=""/>
              <o:lock v:ext="edit" aspectratio="f"/>
              <v:textbox inset="0mm,0mm,0mm,0mm" style="mso-fit-shape-to-text:t;">
                <w:txbxContent>
                  <w:p w14:paraId="43E14769">
                    <w:pPr>
                      <w:pStyle w:val="34"/>
                      <w:jc w:val="center"/>
                    </w:pPr>
                    <w:r>
                      <w:fldChar w:fldCharType="begin"/>
                    </w:r>
                    <w:r>
                      <w:instrText xml:space="preserve"> PAGE   \* MERGEFORMAT </w:instrText>
                    </w:r>
                    <w:r>
                      <w:fldChar w:fldCharType="separate"/>
                    </w:r>
                    <w:r>
                      <w:rPr>
                        <w:lang w:val="en-US"/>
                      </w:rPr>
                      <w:t>86</w:t>
                    </w:r>
                    <w:r>
                      <w:fldChar w:fldCharType="end"/>
                    </w:r>
                  </w:p>
                </w:txbxContent>
              </v:textbox>
            </v:shape>
          </w:pict>
        </mc:Fallback>
      </mc:AlternateContent>
    </w:r>
  </w:p>
  <w:p w14:paraId="289EC833">
    <w:pPr>
      <w:pStyle w:val="3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828E6">
    <w:pPr>
      <w:pStyle w:val="36"/>
    </w:pPr>
  </w:p>
  <w:p w14:paraId="3E34E930">
    <w:pPr>
      <w:pStyle w:val="3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3A4D7">
    <w:pPr>
      <w:pStyle w:val="22"/>
      <w:spacing w:line="56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F7265">
    <w:pPr>
      <w:pStyle w:val="22"/>
      <w:spacing w:line="56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7B005"/>
    <w:multiLevelType w:val="multilevel"/>
    <w:tmpl w:val="8587B005"/>
    <w:lvl w:ilvl="0" w:tentative="0">
      <w:start w:val="1"/>
      <w:numFmt w:val="chineseCountingThousand"/>
      <w:pStyle w:val="17"/>
      <w:suff w:val="nothing"/>
      <w:lvlText w:val="第%1章 "/>
      <w:lvlJc w:val="left"/>
      <w:pPr>
        <w:ind w:left="672" w:hanging="432"/>
      </w:pPr>
      <w:rPr>
        <w:rFonts w:hint="eastAsia"/>
      </w:rPr>
    </w:lvl>
    <w:lvl w:ilvl="1" w:tentative="0">
      <w:start w:val="1"/>
      <w:numFmt w:val="decimal"/>
      <w:isLgl/>
      <w:lvlText w:val="%1.%2."/>
      <w:lvlJc w:val="left"/>
      <w:pPr>
        <w:tabs>
          <w:tab w:val="left" w:pos="420"/>
        </w:tabs>
        <w:ind w:left="0" w:firstLine="0"/>
      </w:pPr>
      <w:rPr>
        <w:rFonts w:hint="eastAsia" w:ascii="宋体" w:hAnsi="宋体" w:eastAsia="宋体" w:cs="宋体"/>
      </w:rPr>
    </w:lvl>
    <w:lvl w:ilvl="2" w:tentative="0">
      <w:start w:val="1"/>
      <w:numFmt w:val="decimal"/>
      <w:isLgl/>
      <w:lvlText w:val="%1.%2.%3."/>
      <w:lvlJc w:val="left"/>
      <w:pPr>
        <w:ind w:left="425" w:firstLine="0"/>
      </w:pPr>
      <w:rPr>
        <w:rFonts w:hint="eastAsia" w:ascii="宋体" w:hAnsi="宋体" w:eastAsia="宋体" w:cs="宋体"/>
      </w:rPr>
    </w:lvl>
    <w:lvl w:ilvl="3" w:tentative="0">
      <w:start w:val="1"/>
      <w:numFmt w:val="decimal"/>
      <w:isLgl/>
      <w:lvlText w:val="%1.%2.%3.%4."/>
      <w:lvlJc w:val="left"/>
      <w:pPr>
        <w:ind w:left="1276" w:firstLine="0"/>
      </w:pPr>
      <w:rPr>
        <w:rFonts w:hint="eastAsia" w:ascii="宋体" w:hAnsi="宋体" w:eastAsia="宋体" w:cs="宋体"/>
      </w:rPr>
    </w:lvl>
    <w:lvl w:ilvl="4" w:tentative="0">
      <w:start w:val="1"/>
      <w:numFmt w:val="decimal"/>
      <w:isLgl/>
      <w:lvlText w:val="%1.%2.%3.%4.%5."/>
      <w:lvlJc w:val="left"/>
      <w:pPr>
        <w:ind w:left="0" w:firstLine="0"/>
      </w:pPr>
      <w:rPr>
        <w:rFonts w:hint="eastAsia" w:ascii="宋体" w:hAnsi="宋体" w:eastAsia="宋体" w:cs="宋体"/>
      </w:rPr>
    </w:lvl>
    <w:lvl w:ilvl="5" w:tentative="0">
      <w:start w:val="1"/>
      <w:numFmt w:val="decimal"/>
      <w:isLgl/>
      <w:lvlText w:val="%1.%2.%3.%4.%5.%6."/>
      <w:lvlJc w:val="left"/>
      <w:pPr>
        <w:ind w:left="0" w:firstLine="0"/>
      </w:pPr>
      <w:rPr>
        <w:rFonts w:hint="eastAsia" w:ascii="宋体" w:hAnsi="宋体" w:eastAsia="宋体" w:cs="宋体"/>
      </w:rPr>
    </w:lvl>
    <w:lvl w:ilvl="6" w:tentative="0">
      <w:start w:val="1"/>
      <w:numFmt w:val="decimal"/>
      <w:pStyle w:val="10"/>
      <w:isLgl/>
      <w:lvlText w:val="%1.%2.%3.%4.%5.%6.%7."/>
      <w:lvlJc w:val="left"/>
      <w:pPr>
        <w:ind w:left="2835" w:firstLine="0"/>
      </w:pPr>
      <w:rPr>
        <w:rFonts w:hint="eastAsia" w:ascii="宋体" w:hAnsi="宋体" w:eastAsia="宋体" w:cs="宋体"/>
      </w:rPr>
    </w:lvl>
    <w:lvl w:ilvl="7" w:tentative="0">
      <w:start w:val="1"/>
      <w:numFmt w:val="decimal"/>
      <w:pStyle w:val="11"/>
      <w:isLgl/>
      <w:lvlText w:val="%1.%2.%3.%4.%5.%6.%7.%8."/>
      <w:lvlJc w:val="left"/>
      <w:pPr>
        <w:ind w:left="0" w:firstLine="0"/>
      </w:pPr>
      <w:rPr>
        <w:rFonts w:hint="eastAsia" w:ascii="宋体" w:hAnsi="宋体" w:eastAsia="宋体" w:cs="宋体"/>
      </w:rPr>
    </w:lvl>
    <w:lvl w:ilvl="8" w:tentative="0">
      <w:start w:val="1"/>
      <w:numFmt w:val="decimal"/>
      <w:pStyle w:val="12"/>
      <w:isLgl/>
      <w:lvlText w:val="%1.%2.%3.%4.%5.%6.%7.%8.%9."/>
      <w:lvlJc w:val="left"/>
      <w:pPr>
        <w:ind w:left="1583" w:hanging="1583"/>
      </w:pPr>
      <w:rPr>
        <w:rFonts w:hint="eastAsia" w:ascii="宋体" w:hAnsi="宋体" w:eastAsia="宋体" w:cs="宋体"/>
      </w:rPr>
    </w:lvl>
  </w:abstractNum>
  <w:abstractNum w:abstractNumId="1">
    <w:nsid w:val="8CAEB125"/>
    <w:multiLevelType w:val="multilevel"/>
    <w:tmpl w:val="8CAEB125"/>
    <w:lvl w:ilvl="0" w:tentative="0">
      <w:start w:val="1"/>
      <w:numFmt w:val="decimal"/>
      <w:lvlText w:val="%1."/>
      <w:lvlJc w:val="left"/>
      <w:pPr>
        <w:ind w:left="906" w:hanging="401"/>
        <w:jc w:val="right"/>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400" w:hanging="473"/>
      </w:pPr>
      <w:rPr>
        <w:rFonts w:hint="default"/>
        <w:w w:val="100"/>
        <w:lang w:val="zh-CN" w:eastAsia="zh-CN" w:bidi="zh-CN"/>
      </w:rPr>
    </w:lvl>
    <w:lvl w:ilvl="2" w:tentative="0">
      <w:start w:val="1"/>
      <w:numFmt w:val="decimal"/>
      <w:lvlText w:val="%1.%2.%3"/>
      <w:lvlJc w:val="left"/>
      <w:pPr>
        <w:ind w:left="400" w:hanging="473"/>
      </w:pPr>
      <w:rPr>
        <w:rFonts w:hint="default"/>
        <w:w w:val="100"/>
        <w:lang w:val="zh-CN" w:eastAsia="zh-CN" w:bidi="zh-CN"/>
      </w:rPr>
    </w:lvl>
    <w:lvl w:ilvl="3" w:tentative="0">
      <w:start w:val="1"/>
      <w:numFmt w:val="decimal"/>
      <w:lvlText w:val="%1.%2.%3.%4"/>
      <w:lvlJc w:val="left"/>
      <w:pPr>
        <w:ind w:left="400" w:hanging="473"/>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1340" w:hanging="473"/>
      </w:pPr>
      <w:rPr>
        <w:rFonts w:hint="default"/>
        <w:lang w:val="zh-CN" w:eastAsia="zh-CN" w:bidi="zh-CN"/>
      </w:rPr>
    </w:lvl>
    <w:lvl w:ilvl="5" w:tentative="0">
      <w:start w:val="0"/>
      <w:numFmt w:val="bullet"/>
      <w:lvlText w:val="•"/>
      <w:lvlJc w:val="left"/>
      <w:pPr>
        <w:ind w:left="1500" w:hanging="473"/>
      </w:pPr>
      <w:rPr>
        <w:rFonts w:hint="default"/>
        <w:lang w:val="zh-CN" w:eastAsia="zh-CN" w:bidi="zh-CN"/>
      </w:rPr>
    </w:lvl>
    <w:lvl w:ilvl="6" w:tentative="0">
      <w:start w:val="0"/>
      <w:numFmt w:val="bullet"/>
      <w:lvlText w:val="•"/>
      <w:lvlJc w:val="left"/>
      <w:pPr>
        <w:ind w:left="1620" w:hanging="473"/>
      </w:pPr>
      <w:rPr>
        <w:rFonts w:hint="default"/>
        <w:lang w:val="zh-CN" w:eastAsia="zh-CN" w:bidi="zh-CN"/>
      </w:rPr>
    </w:lvl>
    <w:lvl w:ilvl="7" w:tentative="0">
      <w:start w:val="0"/>
      <w:numFmt w:val="bullet"/>
      <w:lvlText w:val="•"/>
      <w:lvlJc w:val="left"/>
      <w:pPr>
        <w:ind w:left="3650" w:hanging="473"/>
      </w:pPr>
      <w:rPr>
        <w:rFonts w:hint="default"/>
        <w:lang w:val="zh-CN" w:eastAsia="zh-CN" w:bidi="zh-CN"/>
      </w:rPr>
    </w:lvl>
    <w:lvl w:ilvl="8" w:tentative="0">
      <w:start w:val="0"/>
      <w:numFmt w:val="bullet"/>
      <w:lvlText w:val="•"/>
      <w:lvlJc w:val="left"/>
      <w:pPr>
        <w:ind w:left="5680" w:hanging="473"/>
      </w:pPr>
      <w:rPr>
        <w:rFonts w:hint="default"/>
        <w:lang w:val="zh-CN" w:eastAsia="zh-CN" w:bidi="zh-CN"/>
      </w:rPr>
    </w:lvl>
  </w:abstractNum>
  <w:abstractNum w:abstractNumId="2">
    <w:nsid w:val="A2040E7D"/>
    <w:multiLevelType w:val="multilevel"/>
    <w:tmpl w:val="A2040E7D"/>
    <w:lvl w:ilvl="0" w:tentative="0">
      <w:start w:val="1"/>
      <w:numFmt w:val="decimal"/>
      <w:suff w:val="nothing"/>
      <w:lvlText w:val="%1."/>
      <w:lvlJc w:val="left"/>
      <w:pPr>
        <w:ind w:left="0" w:firstLine="0"/>
        <w:jc w:val="right"/>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400" w:hanging="473"/>
      </w:pPr>
      <w:rPr>
        <w:rFonts w:hint="default"/>
        <w:w w:val="100"/>
        <w:lang w:val="zh-CN" w:eastAsia="zh-CN" w:bidi="zh-CN"/>
      </w:rPr>
    </w:lvl>
    <w:lvl w:ilvl="2" w:tentative="0">
      <w:start w:val="1"/>
      <w:numFmt w:val="decimal"/>
      <w:pStyle w:val="33"/>
      <w:lvlText w:val="%1.%2.%3"/>
      <w:lvlJc w:val="left"/>
      <w:pPr>
        <w:ind w:left="400" w:hanging="473"/>
      </w:pPr>
      <w:rPr>
        <w:rFonts w:hint="default"/>
        <w:w w:val="100"/>
        <w:lang w:val="zh-CN" w:eastAsia="zh-CN" w:bidi="zh-CN"/>
      </w:rPr>
    </w:lvl>
    <w:lvl w:ilvl="3" w:tentative="0">
      <w:start w:val="1"/>
      <w:numFmt w:val="decimal"/>
      <w:lvlText w:val="%1.%2.%3.%4"/>
      <w:lvlJc w:val="left"/>
      <w:pPr>
        <w:ind w:left="400" w:hanging="473"/>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1340" w:hanging="473"/>
      </w:pPr>
      <w:rPr>
        <w:rFonts w:hint="default"/>
        <w:lang w:val="zh-CN" w:eastAsia="zh-CN" w:bidi="zh-CN"/>
      </w:rPr>
    </w:lvl>
    <w:lvl w:ilvl="5" w:tentative="0">
      <w:start w:val="0"/>
      <w:numFmt w:val="bullet"/>
      <w:lvlText w:val="•"/>
      <w:lvlJc w:val="left"/>
      <w:pPr>
        <w:ind w:left="1500" w:hanging="473"/>
      </w:pPr>
      <w:rPr>
        <w:rFonts w:hint="default"/>
        <w:lang w:val="zh-CN" w:eastAsia="zh-CN" w:bidi="zh-CN"/>
      </w:rPr>
    </w:lvl>
    <w:lvl w:ilvl="6" w:tentative="0">
      <w:start w:val="0"/>
      <w:numFmt w:val="bullet"/>
      <w:lvlText w:val="•"/>
      <w:lvlJc w:val="left"/>
      <w:pPr>
        <w:ind w:left="1620" w:hanging="473"/>
      </w:pPr>
      <w:rPr>
        <w:rFonts w:hint="default"/>
        <w:lang w:val="zh-CN" w:eastAsia="zh-CN" w:bidi="zh-CN"/>
      </w:rPr>
    </w:lvl>
    <w:lvl w:ilvl="7" w:tentative="0">
      <w:start w:val="0"/>
      <w:numFmt w:val="bullet"/>
      <w:lvlText w:val="•"/>
      <w:lvlJc w:val="left"/>
      <w:pPr>
        <w:ind w:left="3650" w:hanging="473"/>
      </w:pPr>
      <w:rPr>
        <w:rFonts w:hint="default"/>
        <w:lang w:val="zh-CN" w:eastAsia="zh-CN" w:bidi="zh-CN"/>
      </w:rPr>
    </w:lvl>
    <w:lvl w:ilvl="8" w:tentative="0">
      <w:start w:val="0"/>
      <w:numFmt w:val="bullet"/>
      <w:lvlText w:val="•"/>
      <w:lvlJc w:val="left"/>
      <w:pPr>
        <w:ind w:left="5680" w:hanging="473"/>
      </w:pPr>
      <w:rPr>
        <w:rFonts w:hint="default"/>
        <w:lang w:val="zh-CN" w:eastAsia="zh-CN" w:bidi="zh-CN"/>
      </w:rPr>
    </w:lvl>
  </w:abstractNum>
  <w:abstractNum w:abstractNumId="3">
    <w:nsid w:val="B8627E97"/>
    <w:multiLevelType w:val="singleLevel"/>
    <w:tmpl w:val="B8627E97"/>
    <w:lvl w:ilvl="0" w:tentative="0">
      <w:start w:val="1"/>
      <w:numFmt w:val="chineseCounting"/>
      <w:suff w:val="nothing"/>
      <w:lvlText w:val="%1、"/>
      <w:lvlJc w:val="left"/>
      <w:rPr>
        <w:rFonts w:hint="eastAsia"/>
      </w:rPr>
    </w:lvl>
  </w:abstractNum>
  <w:abstractNum w:abstractNumId="4">
    <w:nsid w:val="D7D140E4"/>
    <w:multiLevelType w:val="multilevel"/>
    <w:tmpl w:val="D7D140E4"/>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5">
    <w:nsid w:val="FBD09878"/>
    <w:multiLevelType w:val="multilevel"/>
    <w:tmpl w:val="FBD09878"/>
    <w:lvl w:ilvl="0" w:tentative="0">
      <w:start w:val="1"/>
      <w:numFmt w:val="chineseCounting"/>
      <w:pStyle w:val="189"/>
      <w:suff w:val="space"/>
      <w:lvlText w:val="第%1章 "/>
      <w:lvlJc w:val="left"/>
      <w:pPr>
        <w:tabs>
          <w:tab w:val="left" w:pos="0"/>
        </w:tabs>
        <w:ind w:left="432" w:hanging="432"/>
      </w:pPr>
      <w:rPr>
        <w:rFonts w:hint="eastAsia"/>
      </w:rPr>
    </w:lvl>
    <w:lvl w:ilvl="1" w:tentative="0">
      <w:start w:val="1"/>
      <w:numFmt w:val="decimal"/>
      <w:isLgl/>
      <w:suff w:val="space"/>
      <w:lvlText w:val="%2."/>
      <w:lvlJc w:val="left"/>
      <w:pPr>
        <w:tabs>
          <w:tab w:val="left" w:pos="0"/>
        </w:tabs>
        <w:ind w:left="0" w:firstLine="0"/>
      </w:pPr>
      <w:rPr>
        <w:rFonts w:hint="eastAsia"/>
      </w:rPr>
    </w:lvl>
    <w:lvl w:ilvl="2" w:tentative="0">
      <w:start w:val="1"/>
      <w:numFmt w:val="decimal"/>
      <w:isLgl/>
      <w:suff w:val="space"/>
      <w:lvlText w:val="%2.%3."/>
      <w:lvlJc w:val="left"/>
      <w:pPr>
        <w:tabs>
          <w:tab w:val="left" w:pos="420"/>
        </w:tabs>
        <w:ind w:left="0" w:firstLine="0"/>
      </w:pPr>
      <w:rPr>
        <w:rFonts w:hint="eastAsia"/>
      </w:rPr>
    </w:lvl>
    <w:lvl w:ilvl="3" w:tentative="0">
      <w:start w:val="1"/>
      <w:numFmt w:val="decimal"/>
      <w:isLgl/>
      <w:suff w:val="space"/>
      <w:lvlText w:val="%2.%3.%4."/>
      <w:lvlJc w:val="left"/>
      <w:pPr>
        <w:tabs>
          <w:tab w:val="left" w:pos="420"/>
        </w:tabs>
        <w:ind w:left="0" w:firstLine="0"/>
      </w:pPr>
      <w:rPr>
        <w:rFonts w:hint="eastAsia"/>
      </w:rPr>
    </w:lvl>
    <w:lvl w:ilvl="4" w:tentative="0">
      <w:start w:val="1"/>
      <w:numFmt w:val="decimal"/>
      <w:isLgl/>
      <w:suff w:val="space"/>
      <w:lvlText w:val="%2.%3.%4.%5."/>
      <w:lvlJc w:val="left"/>
      <w:pPr>
        <w:tabs>
          <w:tab w:val="left" w:pos="420"/>
        </w:tabs>
        <w:ind w:left="0" w:firstLine="0"/>
      </w:pPr>
      <w:rPr>
        <w:rFonts w:hint="eastAsia"/>
      </w:rPr>
    </w:lvl>
    <w:lvl w:ilvl="5" w:tentative="0">
      <w:start w:val="1"/>
      <w:numFmt w:val="decimal"/>
      <w:pStyle w:val="9"/>
      <w:isLgl/>
      <w:suff w:val="space"/>
      <w:lvlText w:val="%2.%3.%4.%5.%6."/>
      <w:lvlJc w:val="left"/>
      <w:pPr>
        <w:tabs>
          <w:tab w:val="left" w:pos="420"/>
        </w:tabs>
        <w:ind w:left="0" w:firstLine="0"/>
      </w:pPr>
      <w:rPr>
        <w:rFonts w:hint="eastAsia"/>
      </w:rPr>
    </w:lvl>
    <w:lvl w:ilvl="6" w:tentative="0">
      <w:start w:val="1"/>
      <w:numFmt w:val="decimal"/>
      <w:isLgl/>
      <w:suff w:val="space"/>
      <w:lvlText w:val="%2.%3.%4.%5.%6.%7."/>
      <w:lvlJc w:val="left"/>
      <w:pPr>
        <w:tabs>
          <w:tab w:val="left" w:pos="420"/>
        </w:tabs>
        <w:ind w:left="0" w:firstLine="0"/>
      </w:pPr>
      <w:rPr>
        <w:rFonts w:hint="eastAsia"/>
      </w:rPr>
    </w:lvl>
    <w:lvl w:ilvl="7" w:tentative="0">
      <w:start w:val="1"/>
      <w:numFmt w:val="decimal"/>
      <w:isLgl/>
      <w:suff w:val="space"/>
      <w:lvlText w:val="%2.%3.%4.%5.%6.%7.%8."/>
      <w:lvlJc w:val="left"/>
      <w:pPr>
        <w:tabs>
          <w:tab w:val="left" w:pos="420"/>
        </w:tabs>
        <w:ind w:left="0" w:firstLine="0"/>
      </w:pPr>
      <w:rPr>
        <w:rFonts w:hint="eastAsia"/>
      </w:rPr>
    </w:lvl>
    <w:lvl w:ilvl="8" w:tentative="0">
      <w:start w:val="1"/>
      <w:numFmt w:val="decimal"/>
      <w:isLgl/>
      <w:suff w:val="space"/>
      <w:lvlText w:val="%2.%3.%4.%5.%6.%7.%8.%9."/>
      <w:lvlJc w:val="left"/>
      <w:pPr>
        <w:tabs>
          <w:tab w:val="left" w:pos="420"/>
        </w:tabs>
        <w:ind w:left="0" w:firstLine="0"/>
      </w:pPr>
      <w:rPr>
        <w:rFonts w:hint="eastAsia"/>
      </w:rPr>
    </w:lvl>
  </w:abstractNum>
  <w:abstractNum w:abstractNumId="6">
    <w:nsid w:val="0709FD3E"/>
    <w:multiLevelType w:val="multilevel"/>
    <w:tmpl w:val="0709FD3E"/>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7">
    <w:nsid w:val="0CEF100B"/>
    <w:multiLevelType w:val="multilevel"/>
    <w:tmpl w:val="0CEF100B"/>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8">
    <w:nsid w:val="1C257C7B"/>
    <w:multiLevelType w:val="multilevel"/>
    <w:tmpl w:val="1C257C7B"/>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9">
    <w:nsid w:val="1FC91163"/>
    <w:multiLevelType w:val="multilevel"/>
    <w:tmpl w:val="1FC91163"/>
    <w:lvl w:ilvl="0" w:tentative="0">
      <w:start w:val="1"/>
      <w:numFmt w:val="decimal"/>
      <w:pStyle w:val="21"/>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96"/>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2409"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2470EC97"/>
    <w:multiLevelType w:val="multilevel"/>
    <w:tmpl w:val="2470EC97"/>
    <w:lvl w:ilvl="0" w:tentative="0">
      <w:start w:val="1"/>
      <w:numFmt w:val="decimal"/>
      <w:pStyle w:val="216"/>
      <w:lvlText w:val="%1."/>
      <w:lvlJc w:val="left"/>
      <w:pPr>
        <w:ind w:left="801" w:hanging="401"/>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400" w:hanging="370"/>
      </w:pPr>
      <w:rPr>
        <w:rFonts w:hint="default" w:ascii="Times New Roman" w:hAnsi="Times New Roman" w:eastAsia="Times New Roman" w:cs="Times New Roman"/>
        <w:w w:val="100"/>
        <w:sz w:val="21"/>
        <w:szCs w:val="21"/>
        <w:lang w:val="zh-CN" w:eastAsia="zh-CN" w:bidi="zh-CN"/>
      </w:rPr>
    </w:lvl>
    <w:lvl w:ilvl="2" w:tentative="0">
      <w:start w:val="0"/>
      <w:numFmt w:val="bullet"/>
      <w:lvlText w:val="•"/>
      <w:lvlJc w:val="left"/>
      <w:pPr>
        <w:ind w:left="1793" w:hanging="370"/>
      </w:pPr>
      <w:rPr>
        <w:rFonts w:hint="default"/>
        <w:lang w:val="zh-CN" w:eastAsia="zh-CN" w:bidi="zh-CN"/>
      </w:rPr>
    </w:lvl>
    <w:lvl w:ilvl="3" w:tentative="0">
      <w:start w:val="0"/>
      <w:numFmt w:val="bullet"/>
      <w:lvlText w:val="•"/>
      <w:lvlJc w:val="left"/>
      <w:pPr>
        <w:ind w:left="2786" w:hanging="370"/>
      </w:pPr>
      <w:rPr>
        <w:rFonts w:hint="default"/>
        <w:lang w:val="zh-CN" w:eastAsia="zh-CN" w:bidi="zh-CN"/>
      </w:rPr>
    </w:lvl>
    <w:lvl w:ilvl="4" w:tentative="0">
      <w:start w:val="0"/>
      <w:numFmt w:val="bullet"/>
      <w:lvlText w:val="•"/>
      <w:lvlJc w:val="left"/>
      <w:pPr>
        <w:ind w:left="3780" w:hanging="370"/>
      </w:pPr>
      <w:rPr>
        <w:rFonts w:hint="default"/>
        <w:lang w:val="zh-CN" w:eastAsia="zh-CN" w:bidi="zh-CN"/>
      </w:rPr>
    </w:lvl>
    <w:lvl w:ilvl="5" w:tentative="0">
      <w:start w:val="0"/>
      <w:numFmt w:val="bullet"/>
      <w:lvlText w:val="•"/>
      <w:lvlJc w:val="left"/>
      <w:pPr>
        <w:ind w:left="4773" w:hanging="370"/>
      </w:pPr>
      <w:rPr>
        <w:rFonts w:hint="default"/>
        <w:lang w:val="zh-CN" w:eastAsia="zh-CN" w:bidi="zh-CN"/>
      </w:rPr>
    </w:lvl>
    <w:lvl w:ilvl="6" w:tentative="0">
      <w:start w:val="0"/>
      <w:numFmt w:val="bullet"/>
      <w:lvlText w:val="•"/>
      <w:lvlJc w:val="left"/>
      <w:pPr>
        <w:ind w:left="5766" w:hanging="370"/>
      </w:pPr>
      <w:rPr>
        <w:rFonts w:hint="default"/>
        <w:lang w:val="zh-CN" w:eastAsia="zh-CN" w:bidi="zh-CN"/>
      </w:rPr>
    </w:lvl>
    <w:lvl w:ilvl="7" w:tentative="0">
      <w:start w:val="0"/>
      <w:numFmt w:val="bullet"/>
      <w:lvlText w:val="•"/>
      <w:lvlJc w:val="left"/>
      <w:pPr>
        <w:ind w:left="6760" w:hanging="370"/>
      </w:pPr>
      <w:rPr>
        <w:rFonts w:hint="default"/>
        <w:lang w:val="zh-CN" w:eastAsia="zh-CN" w:bidi="zh-CN"/>
      </w:rPr>
    </w:lvl>
    <w:lvl w:ilvl="8" w:tentative="0">
      <w:start w:val="0"/>
      <w:numFmt w:val="bullet"/>
      <w:lvlText w:val="•"/>
      <w:lvlJc w:val="left"/>
      <w:pPr>
        <w:ind w:left="7753" w:hanging="370"/>
      </w:pPr>
      <w:rPr>
        <w:rFonts w:hint="default"/>
        <w:lang w:val="zh-CN" w:eastAsia="zh-CN" w:bidi="zh-CN"/>
      </w:rPr>
    </w:lvl>
  </w:abstractNum>
  <w:abstractNum w:abstractNumId="11">
    <w:nsid w:val="322D85CA"/>
    <w:multiLevelType w:val="multilevel"/>
    <w:tmpl w:val="322D85CA"/>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2">
    <w:nsid w:val="32A7AF2D"/>
    <w:multiLevelType w:val="multilevel"/>
    <w:tmpl w:val="32A7AF2D"/>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3">
    <w:nsid w:val="3DC960D9"/>
    <w:multiLevelType w:val="singleLevel"/>
    <w:tmpl w:val="3DC960D9"/>
    <w:lvl w:ilvl="0" w:tentative="0">
      <w:start w:val="1"/>
      <w:numFmt w:val="decimal"/>
      <w:pStyle w:val="257"/>
      <w:suff w:val="nothing"/>
      <w:lvlText w:val="%1、"/>
      <w:lvlJc w:val="left"/>
      <w:pPr>
        <w:ind w:left="0" w:firstLine="0"/>
      </w:pPr>
    </w:lvl>
  </w:abstractNum>
  <w:abstractNum w:abstractNumId="14">
    <w:nsid w:val="42AF7FB9"/>
    <w:multiLevelType w:val="singleLevel"/>
    <w:tmpl w:val="42AF7FB9"/>
    <w:lvl w:ilvl="0" w:tentative="0">
      <w:start w:val="1"/>
      <w:numFmt w:val="chineseCounting"/>
      <w:suff w:val="nothing"/>
      <w:lvlText w:val="%1、"/>
      <w:lvlJc w:val="left"/>
      <w:rPr>
        <w:rFonts w:hint="eastAsia"/>
      </w:rPr>
    </w:lvl>
  </w:abstractNum>
  <w:abstractNum w:abstractNumId="15">
    <w:nsid w:val="4C1BAE26"/>
    <w:multiLevelType w:val="multilevel"/>
    <w:tmpl w:val="4C1BAE26"/>
    <w:lvl w:ilvl="0" w:tentative="0">
      <w:start w:val="1"/>
      <w:numFmt w:val="decimal"/>
      <w:pStyle w:val="224"/>
      <w:lvlText w:val="%1."/>
      <w:lvlJc w:val="left"/>
      <w:pPr>
        <w:ind w:left="801" w:hanging="401"/>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1026" w:hanging="490"/>
      </w:pPr>
      <w:rPr>
        <w:rFonts w:hint="default" w:ascii="Times New Roman" w:hAnsi="Times New Roman" w:eastAsia="Times New Roman" w:cs="Times New Roman"/>
        <w:w w:val="100"/>
        <w:sz w:val="28"/>
        <w:szCs w:val="28"/>
        <w:lang w:val="zh-CN" w:eastAsia="zh-CN" w:bidi="zh-CN"/>
      </w:rPr>
    </w:lvl>
    <w:lvl w:ilvl="2" w:tentative="0">
      <w:start w:val="1"/>
      <w:numFmt w:val="decimal"/>
      <w:lvlText w:val="%1.%2.%3"/>
      <w:lvlJc w:val="left"/>
      <w:pPr>
        <w:ind w:left="400" w:hanging="473"/>
      </w:pPr>
      <w:rPr>
        <w:rFonts w:hint="default" w:ascii="Times New Roman" w:hAnsi="Times New Roman" w:eastAsia="Times New Roman" w:cs="Times New Roman"/>
        <w:w w:val="100"/>
        <w:sz w:val="21"/>
        <w:szCs w:val="21"/>
        <w:lang w:val="zh-CN" w:eastAsia="zh-CN" w:bidi="zh-CN"/>
      </w:rPr>
    </w:lvl>
    <w:lvl w:ilvl="3" w:tentative="0">
      <w:start w:val="1"/>
      <w:numFmt w:val="decimal"/>
      <w:lvlText w:val="（%4）"/>
      <w:lvlJc w:val="left"/>
      <w:pPr>
        <w:ind w:left="1647" w:hanging="529"/>
      </w:pPr>
      <w:rPr>
        <w:rFonts w:hint="default" w:ascii="宋体" w:hAnsi="宋体" w:eastAsia="宋体" w:cs="宋体"/>
        <w:spacing w:val="-3"/>
        <w:w w:val="100"/>
        <w:sz w:val="21"/>
        <w:szCs w:val="21"/>
        <w:lang w:val="zh-CN" w:eastAsia="zh-CN" w:bidi="zh-CN"/>
      </w:rPr>
    </w:lvl>
    <w:lvl w:ilvl="4" w:tentative="0">
      <w:start w:val="0"/>
      <w:numFmt w:val="bullet"/>
      <w:lvlText w:val="•"/>
      <w:lvlJc w:val="left"/>
      <w:pPr>
        <w:ind w:left="1380" w:hanging="529"/>
      </w:pPr>
      <w:rPr>
        <w:rFonts w:hint="default"/>
        <w:lang w:val="zh-CN" w:eastAsia="zh-CN" w:bidi="zh-CN"/>
      </w:rPr>
    </w:lvl>
    <w:lvl w:ilvl="5" w:tentative="0">
      <w:start w:val="0"/>
      <w:numFmt w:val="bullet"/>
      <w:lvlText w:val="•"/>
      <w:lvlJc w:val="left"/>
      <w:pPr>
        <w:ind w:left="1640" w:hanging="529"/>
      </w:pPr>
      <w:rPr>
        <w:rFonts w:hint="default"/>
        <w:lang w:val="zh-CN" w:eastAsia="zh-CN" w:bidi="zh-CN"/>
      </w:rPr>
    </w:lvl>
    <w:lvl w:ilvl="6" w:tentative="0">
      <w:start w:val="0"/>
      <w:numFmt w:val="bullet"/>
      <w:lvlText w:val="•"/>
      <w:lvlJc w:val="left"/>
      <w:pPr>
        <w:ind w:left="3260" w:hanging="529"/>
      </w:pPr>
      <w:rPr>
        <w:rFonts w:hint="default"/>
        <w:lang w:val="zh-CN" w:eastAsia="zh-CN" w:bidi="zh-CN"/>
      </w:rPr>
    </w:lvl>
    <w:lvl w:ilvl="7" w:tentative="0">
      <w:start w:val="0"/>
      <w:numFmt w:val="bullet"/>
      <w:lvlText w:val="•"/>
      <w:lvlJc w:val="left"/>
      <w:pPr>
        <w:ind w:left="4880" w:hanging="529"/>
      </w:pPr>
      <w:rPr>
        <w:rFonts w:hint="default"/>
        <w:lang w:val="zh-CN" w:eastAsia="zh-CN" w:bidi="zh-CN"/>
      </w:rPr>
    </w:lvl>
    <w:lvl w:ilvl="8" w:tentative="0">
      <w:start w:val="0"/>
      <w:numFmt w:val="bullet"/>
      <w:lvlText w:val="•"/>
      <w:lvlJc w:val="left"/>
      <w:pPr>
        <w:ind w:left="6500" w:hanging="529"/>
      </w:pPr>
      <w:rPr>
        <w:rFonts w:hint="default"/>
        <w:lang w:val="zh-CN" w:eastAsia="zh-CN" w:bidi="zh-CN"/>
      </w:rPr>
    </w:lvl>
  </w:abstractNum>
  <w:abstractNum w:abstractNumId="16">
    <w:nsid w:val="4C3D7A74"/>
    <w:multiLevelType w:val="multilevel"/>
    <w:tmpl w:val="4C3D7A74"/>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7">
    <w:nsid w:val="4E523761"/>
    <w:multiLevelType w:val="singleLevel"/>
    <w:tmpl w:val="4E523761"/>
    <w:lvl w:ilvl="0" w:tentative="0">
      <w:start w:val="1"/>
      <w:numFmt w:val="decimal"/>
      <w:suff w:val="nothing"/>
      <w:lvlText w:val="%1、"/>
      <w:lvlJc w:val="left"/>
    </w:lvl>
  </w:abstractNum>
  <w:abstractNum w:abstractNumId="18">
    <w:nsid w:val="501444F0"/>
    <w:multiLevelType w:val="multilevel"/>
    <w:tmpl w:val="501444F0"/>
    <w:lvl w:ilvl="0" w:tentative="0">
      <w:start w:val="1"/>
      <w:numFmt w:val="decimal"/>
      <w:pStyle w:val="30"/>
      <w:suff w:val="space"/>
      <w:lvlText w:val="第%1卷"/>
      <w:lvlJc w:val="left"/>
      <w:pPr>
        <w:ind w:left="425" w:hanging="425"/>
      </w:pPr>
      <w:rPr>
        <w:rFonts w:hint="eastAsia"/>
        <w:b/>
        <w:i w:val="0"/>
      </w:rPr>
    </w:lvl>
    <w:lvl w:ilvl="1" w:tentative="0">
      <w:start w:val="1"/>
      <w:numFmt w:val="decimal"/>
      <w:suff w:val="space"/>
      <w:lvlText w:val="%2."/>
      <w:lvlJc w:val="left"/>
      <w:pPr>
        <w:ind w:left="0" w:firstLine="454"/>
      </w:pPr>
      <w:rPr>
        <w:rFonts w:hint="eastAsia" w:ascii="宋体" w:hAnsi="宋体" w:eastAsia="宋体"/>
        <w:b/>
        <w:i w:val="0"/>
        <w:color w:val="auto"/>
        <w:sz w:val="24"/>
        <w:szCs w:val="24"/>
      </w:rPr>
    </w:lvl>
    <w:lvl w:ilvl="2" w:tentative="0">
      <w:start w:val="1"/>
      <w:numFmt w:val="decimal"/>
      <w:suff w:val="space"/>
      <w:lvlText w:val="%2.%3."/>
      <w:lvlJc w:val="left"/>
      <w:pPr>
        <w:ind w:left="0" w:firstLine="454"/>
      </w:pPr>
      <w:rPr>
        <w:rFonts w:hint="eastAsia" w:ascii="宋体" w:hAnsi="宋体" w:eastAsia="宋体"/>
        <w:b/>
        <w:i w:val="0"/>
        <w:sz w:val="24"/>
        <w:szCs w:val="24"/>
      </w:rPr>
    </w:lvl>
    <w:lvl w:ilvl="3" w:tentative="0">
      <w:start w:val="1"/>
      <w:numFmt w:val="decimal"/>
      <w:pStyle w:val="109"/>
      <w:suff w:val="space"/>
      <w:lvlText w:val="%2.%3.%4."/>
      <w:lvlJc w:val="left"/>
      <w:pPr>
        <w:ind w:left="0" w:firstLine="454"/>
      </w:pPr>
      <w:rPr>
        <w:rFonts w:hint="eastAsia" w:ascii="宋体" w:hAnsi="宋体" w:eastAsia="宋体"/>
        <w:b/>
        <w:i w:val="0"/>
        <w:sz w:val="24"/>
      </w:rPr>
    </w:lvl>
    <w:lvl w:ilvl="4" w:tentative="0">
      <w:start w:val="1"/>
      <w:numFmt w:val="decimal"/>
      <w:pStyle w:val="108"/>
      <w:suff w:val="space"/>
      <w:lvlText w:val="（%5）"/>
      <w:lvlJc w:val="left"/>
      <w:pPr>
        <w:ind w:left="369" w:firstLine="340"/>
      </w:pPr>
      <w:rPr>
        <w:rFonts w:hint="default" w:eastAsia="宋体"/>
        <w:b w:val="0"/>
        <w:sz w:val="24"/>
        <w:szCs w:val="24"/>
      </w:rPr>
    </w:lvl>
    <w:lvl w:ilvl="5" w:tentative="0">
      <w:start w:val="1"/>
      <w:numFmt w:val="decimal"/>
      <w:suff w:val="space"/>
      <w:lvlText w:val="%6）"/>
      <w:lvlJc w:val="left"/>
      <w:pPr>
        <w:ind w:left="-27" w:firstLine="737"/>
      </w:pPr>
      <w:rPr>
        <w:rFonts w:hint="default" w:eastAsia="宋体"/>
        <w:sz w:val="24"/>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9">
    <w:nsid w:val="5FFFB1A7"/>
    <w:multiLevelType w:val="multilevel"/>
    <w:tmpl w:val="5FFFB1A7"/>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20">
    <w:nsid w:val="6B381A97"/>
    <w:multiLevelType w:val="multilevel"/>
    <w:tmpl w:val="6B381A97"/>
    <w:lvl w:ilvl="0" w:tentative="0">
      <w:start w:val="1"/>
      <w:numFmt w:val="decimal"/>
      <w:lvlText w:val="9.1.%1"/>
      <w:lvlJc w:val="left"/>
      <w:pPr>
        <w:tabs>
          <w:tab w:val="left" w:pos="601"/>
        </w:tabs>
        <w:ind w:left="601" w:hanging="601"/>
      </w:pPr>
      <w:rPr>
        <w:rFonts w:hint="default"/>
      </w:rPr>
    </w:lvl>
    <w:lvl w:ilvl="1" w:tentative="0">
      <w:start w:val="1"/>
      <w:numFmt w:val="decimal"/>
      <w:pStyle w:val="115"/>
      <w:lvlText w:val="%1．%2"/>
      <w:lvlJc w:val="left"/>
      <w:pPr>
        <w:tabs>
          <w:tab w:val="left" w:pos="810"/>
        </w:tabs>
        <w:ind w:left="810" w:hanging="810"/>
      </w:pPr>
      <w:rPr>
        <w:rFonts w:hint="default"/>
      </w:rPr>
    </w:lvl>
    <w:lvl w:ilvl="2" w:tentative="0">
      <w:start w:val="1"/>
      <w:numFmt w:val="decimal"/>
      <w:pStyle w:val="111"/>
      <w:lvlText w:val="%1．%2.%3"/>
      <w:lvlJc w:val="left"/>
      <w:pPr>
        <w:tabs>
          <w:tab w:val="left" w:pos="1080"/>
        </w:tabs>
        <w:ind w:left="1080" w:hanging="108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21">
    <w:nsid w:val="6D6A4CF4"/>
    <w:multiLevelType w:val="multilevel"/>
    <w:tmpl w:val="6D6A4CF4"/>
    <w:lvl w:ilvl="0" w:tentative="0">
      <w:start w:val="1"/>
      <w:numFmt w:val="decimal"/>
      <w:lvlText w:val="%1）"/>
      <w:lvlJc w:val="left"/>
      <w:pPr>
        <w:tabs>
          <w:tab w:val="left" w:pos="482"/>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112"/>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6E6E409E"/>
    <w:multiLevelType w:val="multilevel"/>
    <w:tmpl w:val="6E6E409E"/>
    <w:lvl w:ilvl="0" w:tentative="0">
      <w:start w:val="1"/>
      <w:numFmt w:val="decimal"/>
      <w:pStyle w:val="214"/>
      <w:lvlText w:val="%1"/>
      <w:lvlJc w:val="left"/>
      <w:pPr>
        <w:ind w:left="482" w:hanging="482"/>
      </w:pPr>
      <w:rPr>
        <w:rFonts w:hint="eastAsia"/>
      </w:rPr>
    </w:lvl>
    <w:lvl w:ilvl="1" w:tentative="0">
      <w:start w:val="1"/>
      <w:numFmt w:val="decimal"/>
      <w:lvlText w:val="%1.%2"/>
      <w:lvlJc w:val="left"/>
      <w:pPr>
        <w:ind w:left="1202" w:hanging="720"/>
      </w:pPr>
      <w:rPr>
        <w:rFonts w:hint="eastAsia"/>
      </w:rPr>
    </w:lvl>
    <w:lvl w:ilvl="2" w:tentative="0">
      <w:start w:val="1"/>
      <w:numFmt w:val="decimal"/>
      <w:pStyle w:val="121"/>
      <w:lvlText w:val="%1.%2.%3"/>
      <w:lvlJc w:val="left"/>
      <w:pPr>
        <w:ind w:left="1202" w:hanging="720"/>
      </w:pPr>
      <w:rPr>
        <w:rFonts w:hint="eastAsia"/>
      </w:rPr>
    </w:lvl>
    <w:lvl w:ilvl="3" w:tentative="0">
      <w:start w:val="1"/>
      <w:numFmt w:val="decimal"/>
      <w:lvlText w:val="%4)"/>
      <w:lvlJc w:val="left"/>
      <w:pPr>
        <w:ind w:left="1202" w:hanging="482"/>
      </w:pPr>
      <w:rPr>
        <w:rFonts w:hint="eastAsia"/>
      </w:rPr>
    </w:lvl>
    <w:lvl w:ilvl="4" w:tentative="0">
      <w:start w:val="1"/>
      <w:numFmt w:val="lowerLetter"/>
      <w:lvlText w:val="%5."/>
      <w:lvlJc w:val="left"/>
      <w:pPr>
        <w:ind w:left="1202" w:hanging="363"/>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5"/>
  </w:num>
  <w:num w:numId="2">
    <w:abstractNumId w:val="0"/>
  </w:num>
  <w:num w:numId="3">
    <w:abstractNumId w:val="9"/>
  </w:num>
  <w:num w:numId="4">
    <w:abstractNumId w:val="18"/>
  </w:num>
  <w:num w:numId="5">
    <w:abstractNumId w:val="2"/>
  </w:num>
  <w:num w:numId="6">
    <w:abstractNumId w:val="20"/>
  </w:num>
  <w:num w:numId="7">
    <w:abstractNumId w:val="21"/>
  </w:num>
  <w:num w:numId="8">
    <w:abstractNumId w:val="22"/>
  </w:num>
  <w:num w:numId="9">
    <w:abstractNumId w:val="10"/>
  </w:num>
  <w:num w:numId="10">
    <w:abstractNumId w:val="15"/>
  </w:num>
  <w:num w:numId="11">
    <w:abstractNumId w:val="13"/>
    <w:lvlOverride w:ilvl="0">
      <w:startOverride w:val="1"/>
    </w:lvlOverride>
  </w:num>
  <w:num w:numId="12">
    <w:abstractNumId w:val="3"/>
  </w:num>
  <w:num w:numId="13">
    <w:abstractNumId w:val="14"/>
  </w:num>
  <w:num w:numId="14">
    <w:abstractNumId w:val="1"/>
  </w:num>
  <w:num w:numId="15">
    <w:abstractNumId w:val="19"/>
  </w:num>
  <w:num w:numId="16">
    <w:abstractNumId w:val="16"/>
  </w:num>
  <w:num w:numId="17">
    <w:abstractNumId w:val="11"/>
  </w:num>
  <w:num w:numId="18">
    <w:abstractNumId w:val="6"/>
  </w:num>
  <w:num w:numId="19">
    <w:abstractNumId w:val="7"/>
  </w:num>
  <w:num w:numId="20">
    <w:abstractNumId w:val="4"/>
  </w:num>
  <w:num w:numId="21">
    <w:abstractNumId w:val="12"/>
  </w:num>
  <w:num w:numId="22">
    <w:abstractNumId w:val="8"/>
  </w:num>
  <w:num w:numId="23">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毕晓龙">
    <w15:presenceInfo w15:providerId="WPS Office" w15:userId="544913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hideSpellingError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ZjMjViMzc3NGNkZTBhNDlkZmQ5YTI1OTA5ZTYyZTQifQ=="/>
  </w:docVars>
  <w:rsids>
    <w:rsidRoot w:val="006A5FBA"/>
    <w:rsid w:val="0002357B"/>
    <w:rsid w:val="00057098"/>
    <w:rsid w:val="00070F6D"/>
    <w:rsid w:val="00091982"/>
    <w:rsid w:val="00163BD6"/>
    <w:rsid w:val="00183909"/>
    <w:rsid w:val="00197032"/>
    <w:rsid w:val="001F5095"/>
    <w:rsid w:val="00206182"/>
    <w:rsid w:val="00217EA7"/>
    <w:rsid w:val="00233361"/>
    <w:rsid w:val="002460A3"/>
    <w:rsid w:val="00261769"/>
    <w:rsid w:val="002B7C04"/>
    <w:rsid w:val="002E60FD"/>
    <w:rsid w:val="00311E08"/>
    <w:rsid w:val="0034354E"/>
    <w:rsid w:val="003A1A49"/>
    <w:rsid w:val="004064D7"/>
    <w:rsid w:val="00443A41"/>
    <w:rsid w:val="00470288"/>
    <w:rsid w:val="004C5F54"/>
    <w:rsid w:val="00563FCF"/>
    <w:rsid w:val="00565A8F"/>
    <w:rsid w:val="006346F9"/>
    <w:rsid w:val="00692DBD"/>
    <w:rsid w:val="006A5FBA"/>
    <w:rsid w:val="006D63F3"/>
    <w:rsid w:val="007318F4"/>
    <w:rsid w:val="00742DF2"/>
    <w:rsid w:val="007608D0"/>
    <w:rsid w:val="00767E8D"/>
    <w:rsid w:val="00783207"/>
    <w:rsid w:val="007D0EAE"/>
    <w:rsid w:val="00801A6E"/>
    <w:rsid w:val="008D24AD"/>
    <w:rsid w:val="008F4805"/>
    <w:rsid w:val="0092666B"/>
    <w:rsid w:val="00986FCB"/>
    <w:rsid w:val="009D66AE"/>
    <w:rsid w:val="009E7883"/>
    <w:rsid w:val="00A25650"/>
    <w:rsid w:val="00A50A86"/>
    <w:rsid w:val="00A5158D"/>
    <w:rsid w:val="00A6640F"/>
    <w:rsid w:val="00AB7904"/>
    <w:rsid w:val="00AF31FB"/>
    <w:rsid w:val="00B469FA"/>
    <w:rsid w:val="00B47CF5"/>
    <w:rsid w:val="00B56EDF"/>
    <w:rsid w:val="00B665EA"/>
    <w:rsid w:val="00C144D8"/>
    <w:rsid w:val="00C72DF7"/>
    <w:rsid w:val="00C805E0"/>
    <w:rsid w:val="00C82211"/>
    <w:rsid w:val="00CC0A18"/>
    <w:rsid w:val="00CC6668"/>
    <w:rsid w:val="00CE1FAA"/>
    <w:rsid w:val="00CF3360"/>
    <w:rsid w:val="00D32381"/>
    <w:rsid w:val="00DD0A84"/>
    <w:rsid w:val="00DE07CD"/>
    <w:rsid w:val="00E3702C"/>
    <w:rsid w:val="00E37363"/>
    <w:rsid w:val="00E52C13"/>
    <w:rsid w:val="00E54031"/>
    <w:rsid w:val="00E9357D"/>
    <w:rsid w:val="00F72895"/>
    <w:rsid w:val="00F97D0B"/>
    <w:rsid w:val="00FA53F6"/>
    <w:rsid w:val="00FB088D"/>
    <w:rsid w:val="00FB2FDA"/>
    <w:rsid w:val="00FC04AF"/>
    <w:rsid w:val="00FE5EC8"/>
    <w:rsid w:val="09E26E92"/>
    <w:rsid w:val="0C445B15"/>
    <w:rsid w:val="12863E8D"/>
    <w:rsid w:val="16D937A2"/>
    <w:rsid w:val="18A70482"/>
    <w:rsid w:val="19AF3CC9"/>
    <w:rsid w:val="20614F6B"/>
    <w:rsid w:val="231D7EF5"/>
    <w:rsid w:val="26217CFD"/>
    <w:rsid w:val="292F0982"/>
    <w:rsid w:val="2CFE2B46"/>
    <w:rsid w:val="386817BB"/>
    <w:rsid w:val="39331DC9"/>
    <w:rsid w:val="3D455E16"/>
    <w:rsid w:val="3E5B6930"/>
    <w:rsid w:val="4027498D"/>
    <w:rsid w:val="409B1E8D"/>
    <w:rsid w:val="47347026"/>
    <w:rsid w:val="4DB90697"/>
    <w:rsid w:val="506256F1"/>
    <w:rsid w:val="50DB38C3"/>
    <w:rsid w:val="599B3347"/>
    <w:rsid w:val="5AA1498D"/>
    <w:rsid w:val="5F8D6C10"/>
    <w:rsid w:val="605129B1"/>
    <w:rsid w:val="663012BB"/>
    <w:rsid w:val="697119CE"/>
    <w:rsid w:val="6ED0221F"/>
    <w:rsid w:val="719C5A56"/>
    <w:rsid w:val="7A356A48"/>
    <w:rsid w:val="7A571B68"/>
    <w:rsid w:val="7AE5221C"/>
    <w:rsid w:val="7C483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qFormat="1" w:unhideWhenUsed="0" w:uiPriority="0" w:semiHidden="0" w:name="toc 5"/>
    <w:lsdException w:uiPriority="39" w:name="toc 6"/>
    <w:lsdException w:qFormat="1" w:unhideWhenUsed="0" w:uiPriority="39" w:semiHidden="0"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qFormat="1" w:unhideWhenUsed="0" w:uiPriority="0" w:name="index heading"/>
    <w:lsdException w:qFormat="1" w:unhideWhenUsed="0" w:uiPriority="0"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nhideWhenUsed="0" w:uiPriority="0" w:semiHidden="0" w:name="List 2"/>
    <w:lsdException w:uiPriority="99" w:name="List 3"/>
    <w:lsdException w:uiPriority="99" w:name="List 4"/>
    <w:lsdException w:uiPriority="99" w:name="List 5"/>
    <w:lsdException w:uiPriority="99" w:name="List Bullet 2"/>
    <w:lsdException w:unhideWhenUsed="0" w:uiPriority="0" w:semiHidden="0" w:name="List Bullet 3"/>
    <w:lsdException w:uiPriority="99" w:name="List Bullet 4"/>
    <w:lsdException w:uiPriority="99" w:name="List Bullet 5"/>
    <w:lsdException w:uiPriority="99" w:name="List Number 2"/>
    <w:lsdException w:uiPriority="99" w:name="List Number 3"/>
    <w:lsdException w:qFormat="1" w:unhideWhenUsed="0" w:uiPriority="0" w:semiHidden="0"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iPriority="99"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qFormat="1" w:unhideWhenUsed="0" w:uiPriority="0" w:semiHidden="0" w:name="HTML Acronym"/>
    <w:lsdException w:uiPriority="99"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iPriority="99"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pPr>
    <w:rPr>
      <w:rFonts w:ascii="宋体" w:hAnsi="宋体" w:eastAsia="宋体" w:cs="宋体"/>
      <w:sz w:val="22"/>
      <w:szCs w:val="22"/>
      <w:lang w:val="zh-CN" w:eastAsia="zh-CN" w:bidi="zh-CN"/>
    </w:rPr>
  </w:style>
  <w:style w:type="paragraph" w:styleId="4">
    <w:name w:val="heading 1"/>
    <w:basedOn w:val="1"/>
    <w:next w:val="1"/>
    <w:link w:val="67"/>
    <w:qFormat/>
    <w:uiPriority w:val="0"/>
    <w:pPr>
      <w:spacing w:line="702" w:lineRule="exact"/>
      <w:ind w:right="297"/>
      <w:jc w:val="center"/>
      <w:outlineLvl w:val="0"/>
    </w:pPr>
    <w:rPr>
      <w:rFonts w:ascii="Microsoft JhengHei" w:hAnsi="Microsoft JhengHei" w:eastAsia="Microsoft JhengHei" w:cs="Microsoft JhengHei"/>
      <w:b/>
      <w:bCs/>
      <w:sz w:val="44"/>
      <w:szCs w:val="44"/>
    </w:rPr>
  </w:style>
  <w:style w:type="paragraph" w:styleId="5">
    <w:name w:val="heading 2"/>
    <w:basedOn w:val="1"/>
    <w:next w:val="1"/>
    <w:link w:val="68"/>
    <w:qFormat/>
    <w:uiPriority w:val="0"/>
    <w:pPr>
      <w:ind w:left="801" w:hanging="402"/>
      <w:outlineLvl w:val="1"/>
    </w:pPr>
    <w:rPr>
      <w:rFonts w:ascii="Microsoft JhengHei" w:hAnsi="Microsoft JhengHei" w:eastAsia="Microsoft JhengHei" w:cs="Microsoft JhengHei"/>
      <w:b/>
      <w:bCs/>
      <w:sz w:val="32"/>
      <w:szCs w:val="32"/>
    </w:rPr>
  </w:style>
  <w:style w:type="paragraph" w:styleId="6">
    <w:name w:val="heading 3"/>
    <w:basedOn w:val="1"/>
    <w:next w:val="1"/>
    <w:link w:val="69"/>
    <w:qFormat/>
    <w:uiPriority w:val="9"/>
    <w:pPr>
      <w:ind w:left="1026" w:hanging="490"/>
      <w:outlineLvl w:val="2"/>
    </w:pPr>
    <w:rPr>
      <w:sz w:val="28"/>
      <w:szCs w:val="28"/>
    </w:rPr>
  </w:style>
  <w:style w:type="paragraph" w:styleId="7">
    <w:name w:val="heading 4"/>
    <w:basedOn w:val="1"/>
    <w:next w:val="1"/>
    <w:link w:val="70"/>
    <w:qFormat/>
    <w:uiPriority w:val="0"/>
    <w:pPr>
      <w:ind w:left="400" w:firstLine="479"/>
      <w:jc w:val="both"/>
      <w:outlineLvl w:val="3"/>
    </w:pPr>
    <w:rPr>
      <w:sz w:val="24"/>
      <w:szCs w:val="24"/>
    </w:rPr>
  </w:style>
  <w:style w:type="paragraph" w:styleId="8">
    <w:name w:val="heading 5"/>
    <w:basedOn w:val="1"/>
    <w:next w:val="1"/>
    <w:link w:val="71"/>
    <w:qFormat/>
    <w:uiPriority w:val="9"/>
    <w:pPr>
      <w:ind w:left="1348" w:hanging="527"/>
      <w:outlineLvl w:val="4"/>
    </w:pPr>
    <w:rPr>
      <w:rFonts w:ascii="Microsoft JhengHei" w:hAnsi="Microsoft JhengHei" w:eastAsia="Microsoft JhengHei" w:cs="Microsoft JhengHei"/>
      <w:b/>
      <w:bCs/>
      <w:sz w:val="21"/>
      <w:szCs w:val="21"/>
    </w:rPr>
  </w:style>
  <w:style w:type="paragraph" w:styleId="9">
    <w:name w:val="heading 6"/>
    <w:basedOn w:val="1"/>
    <w:next w:val="1"/>
    <w:link w:val="72"/>
    <w:qFormat/>
    <w:uiPriority w:val="0"/>
    <w:pPr>
      <w:keepNext/>
      <w:keepLines/>
      <w:numPr>
        <w:ilvl w:val="5"/>
        <w:numId w:val="1"/>
      </w:numPr>
      <w:tabs>
        <w:tab w:val="left" w:pos="0"/>
        <w:tab w:val="left" w:pos="2126"/>
        <w:tab w:val="clear" w:pos="420"/>
      </w:tabs>
      <w:spacing w:before="50" w:beforeLines="50" w:after="50" w:afterLines="50"/>
      <w:outlineLvl w:val="5"/>
    </w:pPr>
    <w:rPr>
      <w:rFonts w:eastAsia="黑体"/>
      <w:bCs/>
    </w:rPr>
  </w:style>
  <w:style w:type="paragraph" w:styleId="10">
    <w:name w:val="heading 7"/>
    <w:basedOn w:val="1"/>
    <w:next w:val="1"/>
    <w:link w:val="73"/>
    <w:qFormat/>
    <w:uiPriority w:val="0"/>
    <w:pPr>
      <w:keepNext/>
      <w:keepLines/>
      <w:numPr>
        <w:ilvl w:val="6"/>
        <w:numId w:val="2"/>
      </w:numPr>
      <w:tabs>
        <w:tab w:val="left" w:pos="0"/>
      </w:tabs>
      <w:ind w:right="100" w:rightChars="100"/>
      <w:outlineLvl w:val="6"/>
    </w:pPr>
    <w:rPr>
      <w:b/>
    </w:rPr>
  </w:style>
  <w:style w:type="paragraph" w:styleId="11">
    <w:name w:val="heading 8"/>
    <w:basedOn w:val="1"/>
    <w:next w:val="1"/>
    <w:link w:val="74"/>
    <w:qFormat/>
    <w:uiPriority w:val="0"/>
    <w:pPr>
      <w:keepNext/>
      <w:keepLines/>
      <w:numPr>
        <w:ilvl w:val="7"/>
        <w:numId w:val="2"/>
      </w:numPr>
      <w:tabs>
        <w:tab w:val="left" w:pos="0"/>
      </w:tabs>
      <w:outlineLvl w:val="7"/>
    </w:pPr>
    <w:rPr>
      <w:rFonts w:ascii="Arial" w:hAnsi="Arial"/>
      <w:b/>
    </w:rPr>
  </w:style>
  <w:style w:type="paragraph" w:styleId="12">
    <w:name w:val="heading 9"/>
    <w:basedOn w:val="1"/>
    <w:next w:val="1"/>
    <w:link w:val="75"/>
    <w:qFormat/>
    <w:uiPriority w:val="0"/>
    <w:pPr>
      <w:keepNext/>
      <w:keepLines/>
      <w:numPr>
        <w:ilvl w:val="8"/>
        <w:numId w:val="2"/>
      </w:numPr>
      <w:tabs>
        <w:tab w:val="left" w:pos="0"/>
      </w:tabs>
      <w:ind w:left="0" w:firstLine="0"/>
      <w:outlineLvl w:val="8"/>
    </w:pPr>
    <w:rPr>
      <w:rFonts w:ascii="Arial" w:hAnsi="Arial"/>
      <w:b/>
    </w:rPr>
  </w:style>
  <w:style w:type="character" w:default="1" w:styleId="51">
    <w:name w:val="Default Paragraph Font"/>
    <w:semiHidden/>
    <w:unhideWhenUsed/>
    <w:qFormat/>
    <w:uiPriority w:val="1"/>
  </w:style>
  <w:style w:type="table" w:default="1" w:styleId="49">
    <w:name w:val="Normal Table"/>
    <w:semiHidden/>
    <w:unhideWhenUsed/>
    <w:qFormat/>
    <w:uiPriority w:val="99"/>
    <w:tblPr>
      <w:tblCellMar>
        <w:top w:w="0" w:type="dxa"/>
        <w:left w:w="108" w:type="dxa"/>
        <w:bottom w:w="0" w:type="dxa"/>
        <w:right w:w="108" w:type="dxa"/>
      </w:tblCellMar>
    </w:tblPr>
  </w:style>
  <w:style w:type="paragraph" w:customStyle="1" w:styleId="2">
    <w:name w:val="样式 宋体 行距: 1.5 倍行距"/>
    <w:basedOn w:val="3"/>
    <w:next w:val="1"/>
    <w:qFormat/>
    <w:uiPriority w:val="0"/>
    <w:pPr>
      <w:jc w:val="center"/>
    </w:pPr>
    <w:rPr>
      <w:rFonts w:ascii="Times New Roman"/>
      <w:b/>
    </w:rPr>
  </w:style>
  <w:style w:type="paragraph" w:customStyle="1" w:styleId="3">
    <w:name w:val="正文 New New New New New New New New New New New New New New New New New New New New New New New New New New New New New New New New New New New New New New New New New New New New New New New New New New New New New New New New New New New New New New N2"/>
    <w:next w:val="2"/>
    <w:qFormat/>
    <w:uiPriority w:val="0"/>
    <w:pPr>
      <w:widowControl w:val="0"/>
      <w:jc w:val="both"/>
    </w:pPr>
    <w:rPr>
      <w:rFonts w:ascii="Calibri" w:hAnsi="Calibri" w:eastAsia="宋体" w:cs="黑体"/>
      <w:kern w:val="2"/>
      <w:sz w:val="21"/>
      <w:szCs w:val="24"/>
      <w:lang w:val="en-US" w:eastAsia="zh-CN" w:bidi="ar-SA"/>
    </w:rPr>
  </w:style>
  <w:style w:type="paragraph" w:styleId="13">
    <w:name w:val="toc 7"/>
    <w:basedOn w:val="1"/>
    <w:next w:val="1"/>
    <w:qFormat/>
    <w:uiPriority w:val="39"/>
    <w:pPr>
      <w:ind w:left="1260"/>
    </w:pPr>
    <w:rPr>
      <w:rFonts w:ascii="Calibri" w:hAnsi="Calibri" w:cs="Calibri"/>
      <w:sz w:val="20"/>
    </w:rPr>
  </w:style>
  <w:style w:type="paragraph" w:styleId="14">
    <w:name w:val="Note Heading"/>
    <w:basedOn w:val="1"/>
    <w:next w:val="1"/>
    <w:link w:val="76"/>
    <w:unhideWhenUsed/>
    <w:qFormat/>
    <w:uiPriority w:val="99"/>
    <w:pPr>
      <w:jc w:val="center"/>
    </w:pPr>
  </w:style>
  <w:style w:type="paragraph" w:styleId="15">
    <w:name w:val="Normal Indent"/>
    <w:basedOn w:val="1"/>
    <w:link w:val="77"/>
    <w:qFormat/>
    <w:uiPriority w:val="0"/>
    <w:pPr>
      <w:widowControl/>
      <w:ind w:firstLine="420"/>
    </w:pPr>
    <w:rPr>
      <w:sz w:val="20"/>
      <w:szCs w:val="20"/>
    </w:rPr>
  </w:style>
  <w:style w:type="paragraph" w:styleId="16">
    <w:name w:val="caption"/>
    <w:basedOn w:val="1"/>
    <w:next w:val="14"/>
    <w:qFormat/>
    <w:uiPriority w:val="0"/>
    <w:pPr>
      <w:jc w:val="center"/>
    </w:pPr>
    <w:rPr>
      <w:rFonts w:ascii="Times New Roman" w:hAnsi="Times New Roman"/>
      <w:sz w:val="21"/>
    </w:rPr>
  </w:style>
  <w:style w:type="paragraph" w:styleId="17">
    <w:name w:val="List Bullet"/>
    <w:basedOn w:val="1"/>
    <w:qFormat/>
    <w:uiPriority w:val="0"/>
    <w:pPr>
      <w:numPr>
        <w:ilvl w:val="0"/>
        <w:numId w:val="2"/>
      </w:numPr>
      <w:tabs>
        <w:tab w:val="left" w:pos="358"/>
      </w:tabs>
      <w:adjustRightInd w:val="0"/>
      <w:snapToGrid w:val="0"/>
      <w:spacing w:line="360" w:lineRule="auto"/>
      <w:ind w:left="480" w:hanging="480" w:hangingChars="200"/>
      <w:jc w:val="both"/>
      <w:textAlignment w:val="baseline"/>
    </w:pPr>
    <w:rPr>
      <w:rFonts w:hAnsi="Tms Rmn" w:cs="Times New Roman"/>
      <w:snapToGrid w:val="0"/>
      <w:color w:val="000000"/>
      <w:kern w:val="24"/>
      <w:sz w:val="24"/>
      <w:szCs w:val="20"/>
      <w:lang w:val="en-US" w:bidi="ar-SA"/>
    </w:rPr>
  </w:style>
  <w:style w:type="paragraph" w:styleId="18">
    <w:name w:val="Document Map"/>
    <w:basedOn w:val="1"/>
    <w:link w:val="78"/>
    <w:qFormat/>
    <w:uiPriority w:val="0"/>
    <w:rPr>
      <w:sz w:val="18"/>
      <w:szCs w:val="18"/>
    </w:rPr>
  </w:style>
  <w:style w:type="paragraph" w:styleId="19">
    <w:name w:val="annotation text"/>
    <w:basedOn w:val="1"/>
    <w:next w:val="1"/>
    <w:link w:val="79"/>
    <w:unhideWhenUsed/>
    <w:qFormat/>
    <w:uiPriority w:val="0"/>
  </w:style>
  <w:style w:type="paragraph" w:styleId="20">
    <w:name w:val="Body Text 3"/>
    <w:basedOn w:val="1"/>
    <w:link w:val="80"/>
    <w:qFormat/>
    <w:uiPriority w:val="0"/>
    <w:pPr>
      <w:spacing w:after="120"/>
    </w:pPr>
    <w:rPr>
      <w:rFonts w:ascii="Calibri" w:hAnsi="Calibri"/>
      <w:sz w:val="16"/>
      <w:szCs w:val="16"/>
    </w:rPr>
  </w:style>
  <w:style w:type="paragraph" w:styleId="21">
    <w:name w:val="List Bullet 3"/>
    <w:basedOn w:val="1"/>
    <w:uiPriority w:val="0"/>
    <w:pPr>
      <w:numPr>
        <w:ilvl w:val="0"/>
        <w:numId w:val="3"/>
      </w:numPr>
      <w:tabs>
        <w:tab w:val="left" w:pos="1080"/>
      </w:tabs>
      <w:autoSpaceDE/>
      <w:autoSpaceDN/>
      <w:ind w:left="1260" w:leftChars="172" w:hanging="899" w:hangingChars="428"/>
      <w:jc w:val="both"/>
    </w:pPr>
    <w:rPr>
      <w:rFonts w:ascii="Times New Roman" w:hAnsi="Times New Roman" w:cs="Times New Roman"/>
      <w:kern w:val="2"/>
      <w:sz w:val="21"/>
      <w:szCs w:val="24"/>
      <w:lang w:val="en-US" w:bidi="ar-SA"/>
    </w:rPr>
  </w:style>
  <w:style w:type="paragraph" w:styleId="22">
    <w:name w:val="Body Text"/>
    <w:basedOn w:val="1"/>
    <w:link w:val="81"/>
    <w:qFormat/>
    <w:uiPriority w:val="99"/>
    <w:rPr>
      <w:sz w:val="21"/>
      <w:szCs w:val="21"/>
    </w:rPr>
  </w:style>
  <w:style w:type="paragraph" w:styleId="23">
    <w:name w:val="Body Text Indent"/>
    <w:basedOn w:val="1"/>
    <w:next w:val="24"/>
    <w:link w:val="82"/>
    <w:qFormat/>
    <w:uiPriority w:val="0"/>
    <w:pPr>
      <w:ind w:firstLine="560" w:firstLineChars="200"/>
    </w:pPr>
    <w:rPr>
      <w:szCs w:val="28"/>
    </w:rPr>
  </w:style>
  <w:style w:type="paragraph" w:styleId="24">
    <w:name w:val="annotation subject"/>
    <w:basedOn w:val="19"/>
    <w:next w:val="1"/>
    <w:link w:val="83"/>
    <w:qFormat/>
    <w:uiPriority w:val="0"/>
    <w:rPr>
      <w:b/>
      <w:bCs/>
    </w:rPr>
  </w:style>
  <w:style w:type="paragraph" w:styleId="25">
    <w:name w:val="List 2"/>
    <w:basedOn w:val="1"/>
    <w:uiPriority w:val="0"/>
    <w:pPr>
      <w:autoSpaceDE/>
      <w:autoSpaceDN/>
      <w:ind w:left="840" w:hanging="420"/>
      <w:jc w:val="both"/>
    </w:pPr>
    <w:rPr>
      <w:rFonts w:ascii="Times New Roman" w:hAnsi="Times New Roman" w:cs="Times New Roman"/>
      <w:kern w:val="2"/>
      <w:sz w:val="21"/>
      <w:szCs w:val="24"/>
      <w:lang w:val="en-US" w:bidi="ar-SA"/>
    </w:rPr>
  </w:style>
  <w:style w:type="paragraph" w:styleId="26">
    <w:name w:val="Block Text"/>
    <w:basedOn w:val="1"/>
    <w:qFormat/>
    <w:uiPriority w:val="0"/>
    <w:pPr>
      <w:autoSpaceDE/>
      <w:autoSpaceDN/>
      <w:ind w:left="5418" w:leftChars="2580" w:right="-70" w:rightChars="-70"/>
      <w:jc w:val="both"/>
    </w:pPr>
    <w:rPr>
      <w:rFonts w:cs="Times New Roman"/>
      <w:kern w:val="2"/>
      <w:sz w:val="18"/>
      <w:szCs w:val="20"/>
      <w:lang w:val="en-US" w:bidi="ar-SA"/>
    </w:rPr>
  </w:style>
  <w:style w:type="paragraph" w:styleId="27">
    <w:name w:val="toc 5"/>
    <w:basedOn w:val="1"/>
    <w:next w:val="1"/>
    <w:qFormat/>
    <w:uiPriority w:val="0"/>
    <w:pPr>
      <w:autoSpaceDE/>
      <w:autoSpaceDN/>
      <w:ind w:left="1680" w:leftChars="800"/>
      <w:jc w:val="both"/>
    </w:pPr>
    <w:rPr>
      <w:rFonts w:ascii="Times New Roman" w:hAnsi="Times New Roman" w:cs="Times New Roman"/>
      <w:kern w:val="2"/>
      <w:sz w:val="21"/>
      <w:szCs w:val="24"/>
      <w:lang w:val="en-US" w:bidi="ar-SA"/>
    </w:rPr>
  </w:style>
  <w:style w:type="paragraph" w:styleId="28">
    <w:name w:val="toc 3"/>
    <w:basedOn w:val="1"/>
    <w:next w:val="1"/>
    <w:qFormat/>
    <w:uiPriority w:val="0"/>
    <w:pPr>
      <w:spacing w:before="2"/>
      <w:ind w:left="1610" w:hanging="370"/>
    </w:pPr>
    <w:rPr>
      <w:sz w:val="21"/>
      <w:szCs w:val="21"/>
    </w:rPr>
  </w:style>
  <w:style w:type="paragraph" w:styleId="29">
    <w:name w:val="Plain Text"/>
    <w:basedOn w:val="1"/>
    <w:next w:val="1"/>
    <w:link w:val="84"/>
    <w:qFormat/>
    <w:uiPriority w:val="0"/>
    <w:pPr>
      <w:widowControl/>
      <w:overflowPunct w:val="0"/>
      <w:adjustRightInd w:val="0"/>
      <w:textAlignment w:val="baseline"/>
    </w:pPr>
    <w:rPr>
      <w:rFonts w:hAnsi="Courier New"/>
      <w:sz w:val="21"/>
      <w:szCs w:val="20"/>
    </w:rPr>
  </w:style>
  <w:style w:type="paragraph" w:styleId="30">
    <w:name w:val="List Number 4"/>
    <w:basedOn w:val="1"/>
    <w:qFormat/>
    <w:uiPriority w:val="0"/>
    <w:pPr>
      <w:numPr>
        <w:ilvl w:val="0"/>
        <w:numId w:val="4"/>
      </w:numPr>
      <w:tabs>
        <w:tab w:val="left" w:pos="1620"/>
      </w:tabs>
      <w:autoSpaceDE/>
      <w:autoSpaceDN/>
      <w:jc w:val="both"/>
    </w:pPr>
    <w:rPr>
      <w:rFonts w:ascii="Times New Roman" w:hAnsi="Times New Roman" w:cs="Times New Roman"/>
      <w:kern w:val="2"/>
      <w:sz w:val="21"/>
      <w:szCs w:val="24"/>
      <w:lang w:val="en-US" w:bidi="ar-SA"/>
    </w:rPr>
  </w:style>
  <w:style w:type="paragraph" w:styleId="31">
    <w:name w:val="Date"/>
    <w:basedOn w:val="1"/>
    <w:next w:val="1"/>
    <w:link w:val="85"/>
    <w:uiPriority w:val="0"/>
    <w:pPr>
      <w:adjustRightInd w:val="0"/>
      <w:spacing w:line="312" w:lineRule="atLeast"/>
      <w:jc w:val="both"/>
    </w:pPr>
    <w:rPr>
      <w:rFonts w:ascii="Times New Roman" w:hAnsi="Times New Roman" w:cs="Times New Roman"/>
      <w:kern w:val="2"/>
      <w:sz w:val="32"/>
      <w:szCs w:val="24"/>
      <w:lang w:val="en-US" w:bidi="ar-SA"/>
    </w:rPr>
  </w:style>
  <w:style w:type="paragraph" w:styleId="32">
    <w:name w:val="Body Text Indent 2"/>
    <w:basedOn w:val="1"/>
    <w:link w:val="86"/>
    <w:qFormat/>
    <w:uiPriority w:val="0"/>
    <w:pPr>
      <w:autoSpaceDE/>
      <w:autoSpaceDN/>
      <w:spacing w:after="120" w:line="480" w:lineRule="auto"/>
      <w:ind w:left="420" w:leftChars="200"/>
      <w:jc w:val="both"/>
    </w:pPr>
    <w:rPr>
      <w:rFonts w:ascii="Times New Roman" w:hAnsi="Times New Roman" w:cs="Times New Roman"/>
      <w:kern w:val="2"/>
      <w:sz w:val="21"/>
      <w:szCs w:val="24"/>
      <w:lang w:val="en-US" w:bidi="ar-SA"/>
    </w:rPr>
  </w:style>
  <w:style w:type="paragraph" w:styleId="33">
    <w:name w:val="Balloon Text"/>
    <w:basedOn w:val="1"/>
    <w:link w:val="87"/>
    <w:qFormat/>
    <w:uiPriority w:val="0"/>
    <w:pPr>
      <w:numPr>
        <w:ilvl w:val="2"/>
        <w:numId w:val="5"/>
      </w:numPr>
      <w:ind w:left="0" w:firstLine="0"/>
    </w:pPr>
    <w:rPr>
      <w:sz w:val="18"/>
      <w:szCs w:val="18"/>
    </w:rPr>
  </w:style>
  <w:style w:type="paragraph" w:styleId="34">
    <w:name w:val="footer"/>
    <w:basedOn w:val="1"/>
    <w:link w:val="66"/>
    <w:unhideWhenUsed/>
    <w:qFormat/>
    <w:uiPriority w:val="99"/>
    <w:pPr>
      <w:tabs>
        <w:tab w:val="center" w:pos="4153"/>
        <w:tab w:val="right" w:pos="8306"/>
      </w:tabs>
      <w:snapToGrid w:val="0"/>
    </w:pPr>
    <w:rPr>
      <w:sz w:val="18"/>
      <w:szCs w:val="18"/>
    </w:rPr>
  </w:style>
  <w:style w:type="paragraph" w:styleId="35">
    <w:name w:val="envelope return"/>
    <w:basedOn w:val="1"/>
    <w:qFormat/>
    <w:uiPriority w:val="0"/>
    <w:pPr>
      <w:snapToGrid w:val="0"/>
    </w:pPr>
    <w:rPr>
      <w:rFonts w:ascii="Arial" w:hAnsi="Arial" w:cs="Times New Roman"/>
      <w:szCs w:val="24"/>
      <w:lang w:bidi="ar-SA"/>
    </w:rPr>
  </w:style>
  <w:style w:type="paragraph" w:styleId="36">
    <w:name w:val="header"/>
    <w:basedOn w:val="1"/>
    <w:link w:val="65"/>
    <w:unhideWhenUsed/>
    <w:qFormat/>
    <w:uiPriority w:val="99"/>
    <w:pPr>
      <w:pBdr>
        <w:bottom w:val="single" w:color="auto" w:sz="6" w:space="1"/>
      </w:pBdr>
      <w:tabs>
        <w:tab w:val="center" w:pos="4153"/>
        <w:tab w:val="right" w:pos="8306"/>
      </w:tabs>
      <w:snapToGrid w:val="0"/>
      <w:jc w:val="center"/>
    </w:pPr>
    <w:rPr>
      <w:sz w:val="18"/>
      <w:szCs w:val="18"/>
    </w:rPr>
  </w:style>
  <w:style w:type="paragraph" w:styleId="37">
    <w:name w:val="toc 1"/>
    <w:basedOn w:val="1"/>
    <w:next w:val="1"/>
    <w:qFormat/>
    <w:uiPriority w:val="0"/>
    <w:pPr>
      <w:spacing w:before="2"/>
      <w:ind w:right="703"/>
      <w:jc w:val="right"/>
    </w:pPr>
    <w:rPr>
      <w:sz w:val="21"/>
      <w:szCs w:val="21"/>
    </w:rPr>
  </w:style>
  <w:style w:type="paragraph" w:styleId="38">
    <w:name w:val="index heading"/>
    <w:basedOn w:val="1"/>
    <w:next w:val="39"/>
    <w:semiHidden/>
    <w:qFormat/>
    <w:uiPriority w:val="0"/>
    <w:rPr>
      <w:sz w:val="21"/>
      <w:szCs w:val="20"/>
    </w:rPr>
  </w:style>
  <w:style w:type="paragraph" w:styleId="39">
    <w:name w:val="index 1"/>
    <w:basedOn w:val="1"/>
    <w:next w:val="1"/>
    <w:autoRedefine/>
    <w:unhideWhenUsed/>
    <w:qFormat/>
    <w:uiPriority w:val="0"/>
  </w:style>
  <w:style w:type="paragraph" w:styleId="40">
    <w:name w:val="footnote text"/>
    <w:basedOn w:val="1"/>
    <w:link w:val="88"/>
    <w:qFormat/>
    <w:uiPriority w:val="0"/>
    <w:pPr>
      <w:snapToGrid w:val="0"/>
    </w:pPr>
    <w:rPr>
      <w:sz w:val="18"/>
      <w:lang w:eastAsia="zh-TW"/>
    </w:rPr>
  </w:style>
  <w:style w:type="paragraph" w:styleId="41">
    <w:name w:val="Body Text Indent 3"/>
    <w:basedOn w:val="1"/>
    <w:link w:val="89"/>
    <w:qFormat/>
    <w:uiPriority w:val="0"/>
    <w:pPr>
      <w:autoSpaceDE/>
      <w:autoSpaceDN/>
      <w:snapToGrid w:val="0"/>
      <w:spacing w:after="120" w:line="360" w:lineRule="auto"/>
      <w:ind w:firstLine="1365"/>
      <w:jc w:val="both"/>
    </w:pPr>
    <w:rPr>
      <w:rFonts w:hAnsi="Times New Roman" w:cs="Times New Roman"/>
      <w:kern w:val="2"/>
      <w:sz w:val="28"/>
      <w:szCs w:val="20"/>
      <w:lang w:val="en-US" w:bidi="ar-SA"/>
    </w:rPr>
  </w:style>
  <w:style w:type="paragraph" w:styleId="42">
    <w:name w:val="toc 2"/>
    <w:basedOn w:val="1"/>
    <w:next w:val="1"/>
    <w:qFormat/>
    <w:uiPriority w:val="0"/>
    <w:pPr>
      <w:spacing w:before="2"/>
      <w:ind w:left="1084" w:hanging="265"/>
    </w:pPr>
    <w:rPr>
      <w:sz w:val="21"/>
      <w:szCs w:val="21"/>
    </w:rPr>
  </w:style>
  <w:style w:type="paragraph" w:styleId="43">
    <w:name w:val="Body Text 2"/>
    <w:basedOn w:val="1"/>
    <w:next w:val="22"/>
    <w:link w:val="90"/>
    <w:qFormat/>
    <w:uiPriority w:val="0"/>
    <w:pPr>
      <w:spacing w:line="500" w:lineRule="exact"/>
    </w:pPr>
    <w:rPr>
      <w:sz w:val="24"/>
    </w:rPr>
  </w:style>
  <w:style w:type="paragraph" w:styleId="44">
    <w:name w:val="HTML Preformatted"/>
    <w:basedOn w:val="1"/>
    <w:link w:val="9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w:hAnsi="Arial" w:cs="Arial"/>
      <w:kern w:val="2"/>
      <w:sz w:val="24"/>
      <w:szCs w:val="24"/>
      <w:lang w:val="en-US" w:bidi="ar-SA"/>
    </w:rPr>
  </w:style>
  <w:style w:type="paragraph" w:styleId="45">
    <w:name w:val="Normal (Web)"/>
    <w:basedOn w:val="1"/>
    <w:qFormat/>
    <w:uiPriority w:val="99"/>
    <w:pPr>
      <w:widowControl/>
      <w:spacing w:before="100" w:beforeAutospacing="1" w:after="100" w:afterAutospacing="1"/>
    </w:pPr>
    <w:rPr>
      <w:sz w:val="24"/>
      <w:szCs w:val="24"/>
    </w:rPr>
  </w:style>
  <w:style w:type="paragraph" w:styleId="46">
    <w:name w:val="Title"/>
    <w:basedOn w:val="1"/>
    <w:next w:val="1"/>
    <w:link w:val="92"/>
    <w:qFormat/>
    <w:uiPriority w:val="10"/>
    <w:pPr>
      <w:autoSpaceDE/>
      <w:autoSpaceDN/>
      <w:spacing w:before="240" w:after="60"/>
      <w:jc w:val="center"/>
      <w:outlineLvl w:val="0"/>
    </w:pPr>
    <w:rPr>
      <w:rFonts w:ascii="Arial" w:hAnsi="Arial" w:cs="Times New Roman"/>
      <w:b/>
      <w:bCs/>
      <w:kern w:val="2"/>
      <w:sz w:val="21"/>
      <w:szCs w:val="32"/>
      <w:lang w:val="en-US" w:bidi="ar-SA"/>
    </w:rPr>
  </w:style>
  <w:style w:type="paragraph" w:styleId="47">
    <w:name w:val="Body Text First Indent"/>
    <w:basedOn w:val="22"/>
    <w:next w:val="1"/>
    <w:link w:val="93"/>
    <w:qFormat/>
    <w:uiPriority w:val="0"/>
    <w:pPr>
      <w:spacing w:line="420" w:lineRule="auto"/>
      <w:ind w:firstLine="723" w:firstLineChars="200"/>
    </w:pPr>
    <w:rPr>
      <w:sz w:val="28"/>
      <w:szCs w:val="28"/>
    </w:rPr>
  </w:style>
  <w:style w:type="paragraph" w:styleId="48">
    <w:name w:val="Body Text First Indent 2"/>
    <w:basedOn w:val="23"/>
    <w:next w:val="15"/>
    <w:link w:val="94"/>
    <w:qFormat/>
    <w:uiPriority w:val="0"/>
    <w:pPr>
      <w:tabs>
        <w:tab w:val="left" w:pos="567"/>
      </w:tabs>
      <w:spacing w:after="120"/>
      <w:ind w:left="200" w:leftChars="200" w:firstLine="200"/>
    </w:pPr>
    <w:rPr>
      <w:rFonts w:ascii="Calibri" w:hAnsi="Calibri"/>
      <w:kern w:val="2"/>
      <w:sz w:val="21"/>
      <w:szCs w:val="24"/>
    </w:rPr>
  </w:style>
  <w:style w:type="table" w:styleId="50">
    <w:name w:val="Table Grid"/>
    <w:basedOn w:val="4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style>
  <w:style w:type="character" w:styleId="53">
    <w:name w:val="page number"/>
    <w:qFormat/>
    <w:uiPriority w:val="0"/>
  </w:style>
  <w:style w:type="character" w:styleId="54">
    <w:name w:val="FollowedHyperlink"/>
    <w:qFormat/>
    <w:uiPriority w:val="99"/>
    <w:rPr>
      <w:rFonts w:hint="eastAsia" w:ascii="微软雅黑" w:hAnsi="微软雅黑" w:eastAsia="微软雅黑" w:cs="微软雅黑"/>
      <w:color w:val="337AB7"/>
      <w:u w:val="none"/>
    </w:rPr>
  </w:style>
  <w:style w:type="character" w:styleId="55">
    <w:name w:val="Emphasis"/>
    <w:qFormat/>
    <w:uiPriority w:val="0"/>
  </w:style>
  <w:style w:type="character" w:styleId="56">
    <w:name w:val="HTML Definition"/>
    <w:qFormat/>
    <w:uiPriority w:val="0"/>
    <w:rPr>
      <w:sz w:val="20"/>
      <w:szCs w:val="20"/>
    </w:rPr>
  </w:style>
  <w:style w:type="character" w:styleId="57">
    <w:name w:val="HTML Acronym"/>
    <w:qFormat/>
    <w:uiPriority w:val="0"/>
  </w:style>
  <w:style w:type="character" w:styleId="58">
    <w:name w:val="HTML Variable"/>
    <w:qFormat/>
    <w:uiPriority w:val="0"/>
  </w:style>
  <w:style w:type="character" w:styleId="59">
    <w:name w:val="Hyperlink"/>
    <w:qFormat/>
    <w:uiPriority w:val="99"/>
    <w:rPr>
      <w:rFonts w:ascii="微软雅黑" w:hAnsi="微软雅黑" w:eastAsia="微软雅黑" w:cs="微软雅黑"/>
      <w:color w:val="337AB7"/>
      <w:u w:val="none"/>
    </w:rPr>
  </w:style>
  <w:style w:type="character" w:styleId="60">
    <w:name w:val="HTML Code"/>
    <w:qFormat/>
    <w:uiPriority w:val="0"/>
    <w:rPr>
      <w:rFonts w:hint="default" w:ascii="Consolas" w:hAnsi="Consolas" w:eastAsia="Consolas" w:cs="Consolas"/>
      <w:color w:val="C7254E"/>
      <w:sz w:val="21"/>
      <w:szCs w:val="21"/>
      <w:bdr w:val="single" w:color="E1E1E1" w:sz="6" w:space="0"/>
      <w:shd w:val="clear" w:color="auto" w:fill="F9F2F4"/>
    </w:rPr>
  </w:style>
  <w:style w:type="character" w:styleId="61">
    <w:name w:val="annotation reference"/>
    <w:qFormat/>
    <w:uiPriority w:val="0"/>
    <w:rPr>
      <w:sz w:val="21"/>
      <w:szCs w:val="21"/>
    </w:rPr>
  </w:style>
  <w:style w:type="character" w:styleId="62">
    <w:name w:val="HTML Cite"/>
    <w:qFormat/>
    <w:uiPriority w:val="0"/>
  </w:style>
  <w:style w:type="character" w:styleId="63">
    <w:name w:val="HTML Keyboard"/>
    <w:qFormat/>
    <w:uiPriority w:val="0"/>
    <w:rPr>
      <w:rFonts w:hint="default" w:ascii="Consolas" w:hAnsi="Consolas" w:eastAsia="Consolas" w:cs="Consolas"/>
      <w:color w:val="FFFFFF"/>
      <w:sz w:val="21"/>
      <w:szCs w:val="21"/>
      <w:shd w:val="clear" w:color="auto" w:fill="333333"/>
    </w:rPr>
  </w:style>
  <w:style w:type="character" w:styleId="64">
    <w:name w:val="HTML Sample"/>
    <w:qFormat/>
    <w:uiPriority w:val="0"/>
    <w:rPr>
      <w:rFonts w:ascii="Consolas" w:hAnsi="Consolas" w:eastAsia="Consolas" w:cs="Consolas"/>
      <w:sz w:val="21"/>
      <w:szCs w:val="21"/>
    </w:rPr>
  </w:style>
  <w:style w:type="character" w:customStyle="1" w:styleId="65">
    <w:name w:val="页眉 Char"/>
    <w:basedOn w:val="51"/>
    <w:link w:val="36"/>
    <w:qFormat/>
    <w:uiPriority w:val="99"/>
    <w:rPr>
      <w:sz w:val="18"/>
      <w:szCs w:val="18"/>
    </w:rPr>
  </w:style>
  <w:style w:type="character" w:customStyle="1" w:styleId="66">
    <w:name w:val="页脚 Char"/>
    <w:basedOn w:val="51"/>
    <w:link w:val="34"/>
    <w:qFormat/>
    <w:uiPriority w:val="99"/>
    <w:rPr>
      <w:sz w:val="18"/>
      <w:szCs w:val="18"/>
    </w:rPr>
  </w:style>
  <w:style w:type="character" w:customStyle="1" w:styleId="67">
    <w:name w:val="标题 1 Char"/>
    <w:basedOn w:val="51"/>
    <w:link w:val="4"/>
    <w:qFormat/>
    <w:uiPriority w:val="0"/>
    <w:rPr>
      <w:rFonts w:ascii="Microsoft JhengHei" w:hAnsi="Microsoft JhengHei" w:eastAsia="Microsoft JhengHei" w:cs="Microsoft JhengHei"/>
      <w:b/>
      <w:bCs/>
      <w:kern w:val="0"/>
      <w:sz w:val="44"/>
      <w:szCs w:val="44"/>
      <w:lang w:val="zh-CN" w:bidi="zh-CN"/>
    </w:rPr>
  </w:style>
  <w:style w:type="character" w:customStyle="1" w:styleId="68">
    <w:name w:val="标题 2 Char"/>
    <w:basedOn w:val="51"/>
    <w:link w:val="5"/>
    <w:qFormat/>
    <w:uiPriority w:val="0"/>
    <w:rPr>
      <w:rFonts w:ascii="Microsoft JhengHei" w:hAnsi="Microsoft JhengHei" w:eastAsia="Microsoft JhengHei" w:cs="Microsoft JhengHei"/>
      <w:b/>
      <w:bCs/>
      <w:kern w:val="0"/>
      <w:sz w:val="32"/>
      <w:szCs w:val="32"/>
      <w:lang w:val="zh-CN" w:bidi="zh-CN"/>
    </w:rPr>
  </w:style>
  <w:style w:type="character" w:customStyle="1" w:styleId="69">
    <w:name w:val="标题 3 Char"/>
    <w:basedOn w:val="51"/>
    <w:link w:val="6"/>
    <w:qFormat/>
    <w:uiPriority w:val="9"/>
    <w:rPr>
      <w:rFonts w:ascii="宋体" w:hAnsi="宋体" w:eastAsia="宋体" w:cs="宋体"/>
      <w:kern w:val="0"/>
      <w:sz w:val="28"/>
      <w:szCs w:val="28"/>
      <w:lang w:val="zh-CN" w:bidi="zh-CN"/>
    </w:rPr>
  </w:style>
  <w:style w:type="character" w:customStyle="1" w:styleId="70">
    <w:name w:val="标题 4 Char"/>
    <w:basedOn w:val="51"/>
    <w:link w:val="7"/>
    <w:uiPriority w:val="0"/>
    <w:rPr>
      <w:rFonts w:ascii="宋体" w:hAnsi="宋体" w:eastAsia="宋体" w:cs="宋体"/>
      <w:kern w:val="0"/>
      <w:sz w:val="24"/>
      <w:szCs w:val="24"/>
      <w:lang w:val="zh-CN" w:bidi="zh-CN"/>
    </w:rPr>
  </w:style>
  <w:style w:type="character" w:customStyle="1" w:styleId="71">
    <w:name w:val="标题 5 Char"/>
    <w:basedOn w:val="51"/>
    <w:link w:val="8"/>
    <w:qFormat/>
    <w:uiPriority w:val="9"/>
    <w:rPr>
      <w:rFonts w:ascii="Microsoft JhengHei" w:hAnsi="Microsoft JhengHei" w:eastAsia="Microsoft JhengHei" w:cs="Microsoft JhengHei"/>
      <w:b/>
      <w:bCs/>
      <w:kern w:val="0"/>
      <w:szCs w:val="21"/>
      <w:lang w:val="zh-CN" w:bidi="zh-CN"/>
    </w:rPr>
  </w:style>
  <w:style w:type="character" w:customStyle="1" w:styleId="72">
    <w:name w:val="标题 6 Char"/>
    <w:basedOn w:val="51"/>
    <w:link w:val="9"/>
    <w:uiPriority w:val="0"/>
    <w:rPr>
      <w:rFonts w:ascii="宋体" w:hAnsi="宋体" w:eastAsia="黑体" w:cs="宋体"/>
      <w:bCs/>
      <w:kern w:val="0"/>
      <w:sz w:val="22"/>
      <w:lang w:val="zh-CN" w:bidi="zh-CN"/>
    </w:rPr>
  </w:style>
  <w:style w:type="character" w:customStyle="1" w:styleId="73">
    <w:name w:val="标题 7 Char"/>
    <w:basedOn w:val="51"/>
    <w:link w:val="10"/>
    <w:qFormat/>
    <w:uiPriority w:val="0"/>
    <w:rPr>
      <w:rFonts w:ascii="宋体" w:hAnsi="宋体" w:eastAsia="宋体" w:cs="宋体"/>
      <w:b/>
      <w:kern w:val="0"/>
      <w:sz w:val="22"/>
      <w:lang w:val="zh-CN" w:bidi="zh-CN"/>
    </w:rPr>
  </w:style>
  <w:style w:type="character" w:customStyle="1" w:styleId="74">
    <w:name w:val="标题 8 Char"/>
    <w:basedOn w:val="51"/>
    <w:link w:val="11"/>
    <w:uiPriority w:val="0"/>
    <w:rPr>
      <w:rFonts w:ascii="Arial" w:hAnsi="Arial" w:eastAsia="宋体" w:cs="宋体"/>
      <w:b/>
      <w:kern w:val="0"/>
      <w:sz w:val="22"/>
      <w:lang w:val="zh-CN" w:bidi="zh-CN"/>
    </w:rPr>
  </w:style>
  <w:style w:type="character" w:customStyle="1" w:styleId="75">
    <w:name w:val="标题 9 Char"/>
    <w:basedOn w:val="51"/>
    <w:link w:val="12"/>
    <w:qFormat/>
    <w:uiPriority w:val="0"/>
    <w:rPr>
      <w:rFonts w:ascii="Arial" w:hAnsi="Arial" w:eastAsia="宋体" w:cs="宋体"/>
      <w:b/>
      <w:kern w:val="0"/>
      <w:sz w:val="22"/>
      <w:lang w:val="zh-CN" w:bidi="zh-CN"/>
    </w:rPr>
  </w:style>
  <w:style w:type="character" w:customStyle="1" w:styleId="76">
    <w:name w:val="注释标题 Char"/>
    <w:basedOn w:val="51"/>
    <w:link w:val="14"/>
    <w:qFormat/>
    <w:uiPriority w:val="99"/>
    <w:rPr>
      <w:rFonts w:ascii="宋体" w:hAnsi="宋体" w:eastAsia="宋体" w:cs="宋体"/>
      <w:kern w:val="0"/>
      <w:sz w:val="22"/>
      <w:lang w:val="zh-CN" w:bidi="zh-CN"/>
    </w:rPr>
  </w:style>
  <w:style w:type="character" w:customStyle="1" w:styleId="77">
    <w:name w:val="正文缩进 Char"/>
    <w:link w:val="15"/>
    <w:qFormat/>
    <w:uiPriority w:val="0"/>
    <w:rPr>
      <w:rFonts w:ascii="宋体" w:hAnsi="宋体" w:eastAsia="宋体" w:cs="宋体"/>
      <w:kern w:val="0"/>
      <w:sz w:val="20"/>
      <w:szCs w:val="20"/>
      <w:lang w:val="zh-CN" w:bidi="zh-CN"/>
    </w:rPr>
  </w:style>
  <w:style w:type="character" w:customStyle="1" w:styleId="78">
    <w:name w:val="文档结构图 Char"/>
    <w:basedOn w:val="51"/>
    <w:link w:val="18"/>
    <w:qFormat/>
    <w:uiPriority w:val="0"/>
    <w:rPr>
      <w:rFonts w:ascii="宋体" w:hAnsi="宋体" w:eastAsia="宋体" w:cs="宋体"/>
      <w:kern w:val="0"/>
      <w:sz w:val="18"/>
      <w:szCs w:val="18"/>
      <w:lang w:val="zh-CN" w:bidi="zh-CN"/>
    </w:rPr>
  </w:style>
  <w:style w:type="character" w:customStyle="1" w:styleId="79">
    <w:name w:val="批注文字 Char"/>
    <w:basedOn w:val="51"/>
    <w:link w:val="19"/>
    <w:qFormat/>
    <w:uiPriority w:val="0"/>
    <w:rPr>
      <w:rFonts w:ascii="宋体" w:hAnsi="宋体" w:eastAsia="宋体" w:cs="宋体"/>
      <w:kern w:val="0"/>
      <w:sz w:val="22"/>
      <w:lang w:val="zh-CN" w:bidi="zh-CN"/>
    </w:rPr>
  </w:style>
  <w:style w:type="character" w:customStyle="1" w:styleId="80">
    <w:name w:val="正文文本 3 Char"/>
    <w:basedOn w:val="51"/>
    <w:link w:val="20"/>
    <w:qFormat/>
    <w:uiPriority w:val="0"/>
    <w:rPr>
      <w:rFonts w:ascii="Calibri" w:hAnsi="Calibri" w:eastAsia="宋体" w:cs="宋体"/>
      <w:kern w:val="0"/>
      <w:sz w:val="16"/>
      <w:szCs w:val="16"/>
      <w:lang w:val="zh-CN" w:bidi="zh-CN"/>
    </w:rPr>
  </w:style>
  <w:style w:type="character" w:customStyle="1" w:styleId="81">
    <w:name w:val="正文文本 Char"/>
    <w:basedOn w:val="51"/>
    <w:link w:val="22"/>
    <w:qFormat/>
    <w:uiPriority w:val="99"/>
    <w:rPr>
      <w:rFonts w:ascii="宋体" w:hAnsi="宋体" w:eastAsia="宋体" w:cs="宋体"/>
      <w:kern w:val="0"/>
      <w:szCs w:val="21"/>
      <w:lang w:val="zh-CN" w:bidi="zh-CN"/>
    </w:rPr>
  </w:style>
  <w:style w:type="character" w:customStyle="1" w:styleId="82">
    <w:name w:val="正文文本缩进 Char"/>
    <w:basedOn w:val="51"/>
    <w:link w:val="23"/>
    <w:qFormat/>
    <w:uiPriority w:val="0"/>
    <w:rPr>
      <w:rFonts w:ascii="宋体" w:hAnsi="宋体" w:eastAsia="宋体" w:cs="宋体"/>
      <w:kern w:val="0"/>
      <w:sz w:val="22"/>
      <w:szCs w:val="28"/>
      <w:lang w:val="zh-CN" w:bidi="zh-CN"/>
    </w:rPr>
  </w:style>
  <w:style w:type="character" w:customStyle="1" w:styleId="83">
    <w:name w:val="批注主题 Char"/>
    <w:basedOn w:val="79"/>
    <w:link w:val="24"/>
    <w:qFormat/>
    <w:uiPriority w:val="0"/>
    <w:rPr>
      <w:rFonts w:ascii="宋体" w:hAnsi="宋体" w:eastAsia="宋体" w:cs="宋体"/>
      <w:b/>
      <w:bCs/>
      <w:kern w:val="0"/>
      <w:sz w:val="22"/>
      <w:lang w:val="zh-CN" w:bidi="zh-CN"/>
    </w:rPr>
  </w:style>
  <w:style w:type="character" w:customStyle="1" w:styleId="84">
    <w:name w:val="纯文本 Char"/>
    <w:basedOn w:val="51"/>
    <w:link w:val="29"/>
    <w:qFormat/>
    <w:uiPriority w:val="0"/>
    <w:rPr>
      <w:rFonts w:ascii="宋体" w:hAnsi="Courier New" w:eastAsia="宋体" w:cs="宋体"/>
      <w:kern w:val="0"/>
      <w:szCs w:val="20"/>
      <w:lang w:val="zh-CN" w:bidi="zh-CN"/>
    </w:rPr>
  </w:style>
  <w:style w:type="character" w:customStyle="1" w:styleId="85">
    <w:name w:val="日期 Char"/>
    <w:basedOn w:val="51"/>
    <w:link w:val="31"/>
    <w:qFormat/>
    <w:uiPriority w:val="0"/>
    <w:rPr>
      <w:rFonts w:ascii="Times New Roman" w:hAnsi="Times New Roman" w:eastAsia="宋体" w:cs="Times New Roman"/>
      <w:sz w:val="32"/>
      <w:szCs w:val="24"/>
    </w:rPr>
  </w:style>
  <w:style w:type="character" w:customStyle="1" w:styleId="86">
    <w:name w:val="正文文本缩进 2 Char"/>
    <w:basedOn w:val="51"/>
    <w:link w:val="32"/>
    <w:qFormat/>
    <w:uiPriority w:val="0"/>
    <w:rPr>
      <w:rFonts w:ascii="Times New Roman" w:hAnsi="Times New Roman" w:eastAsia="宋体" w:cs="Times New Roman"/>
      <w:szCs w:val="24"/>
    </w:rPr>
  </w:style>
  <w:style w:type="character" w:customStyle="1" w:styleId="87">
    <w:name w:val="批注框文本 Char"/>
    <w:basedOn w:val="51"/>
    <w:link w:val="33"/>
    <w:qFormat/>
    <w:uiPriority w:val="0"/>
    <w:rPr>
      <w:rFonts w:ascii="宋体" w:hAnsi="宋体" w:eastAsia="宋体" w:cs="宋体"/>
      <w:kern w:val="0"/>
      <w:sz w:val="18"/>
      <w:szCs w:val="18"/>
      <w:lang w:val="zh-CN" w:bidi="zh-CN"/>
    </w:rPr>
  </w:style>
  <w:style w:type="character" w:customStyle="1" w:styleId="88">
    <w:name w:val="脚注文本 Char"/>
    <w:basedOn w:val="51"/>
    <w:link w:val="40"/>
    <w:qFormat/>
    <w:uiPriority w:val="0"/>
    <w:rPr>
      <w:rFonts w:ascii="宋体" w:hAnsi="宋体" w:eastAsia="宋体" w:cs="宋体"/>
      <w:kern w:val="0"/>
      <w:sz w:val="18"/>
      <w:lang w:val="zh-CN" w:eastAsia="zh-TW" w:bidi="zh-CN"/>
    </w:rPr>
  </w:style>
  <w:style w:type="character" w:customStyle="1" w:styleId="89">
    <w:name w:val="正文文本缩进 3 Char"/>
    <w:basedOn w:val="51"/>
    <w:link w:val="41"/>
    <w:uiPriority w:val="0"/>
    <w:rPr>
      <w:rFonts w:ascii="宋体" w:hAnsi="Times New Roman" w:eastAsia="宋体" w:cs="Times New Roman"/>
      <w:sz w:val="28"/>
      <w:szCs w:val="20"/>
    </w:rPr>
  </w:style>
  <w:style w:type="character" w:customStyle="1" w:styleId="90">
    <w:name w:val="正文文本 2 Char"/>
    <w:basedOn w:val="51"/>
    <w:link w:val="43"/>
    <w:qFormat/>
    <w:uiPriority w:val="0"/>
    <w:rPr>
      <w:rFonts w:ascii="宋体" w:hAnsi="宋体" w:eastAsia="宋体" w:cs="宋体"/>
      <w:kern w:val="0"/>
      <w:sz w:val="24"/>
      <w:lang w:val="zh-CN" w:bidi="zh-CN"/>
    </w:rPr>
  </w:style>
  <w:style w:type="character" w:customStyle="1" w:styleId="91">
    <w:name w:val="HTML 预设格式 Char"/>
    <w:basedOn w:val="51"/>
    <w:link w:val="44"/>
    <w:qFormat/>
    <w:uiPriority w:val="0"/>
    <w:rPr>
      <w:rFonts w:ascii="Arial" w:hAnsi="Arial" w:eastAsia="宋体" w:cs="Arial"/>
      <w:sz w:val="24"/>
      <w:szCs w:val="24"/>
    </w:rPr>
  </w:style>
  <w:style w:type="character" w:customStyle="1" w:styleId="92">
    <w:name w:val="标题 Char"/>
    <w:basedOn w:val="51"/>
    <w:link w:val="46"/>
    <w:uiPriority w:val="10"/>
    <w:rPr>
      <w:rFonts w:ascii="Arial" w:hAnsi="Arial" w:eastAsia="宋体" w:cs="Times New Roman"/>
      <w:b/>
      <w:bCs/>
      <w:szCs w:val="32"/>
    </w:rPr>
  </w:style>
  <w:style w:type="character" w:customStyle="1" w:styleId="93">
    <w:name w:val="正文首行缩进 Char"/>
    <w:basedOn w:val="81"/>
    <w:link w:val="47"/>
    <w:qFormat/>
    <w:uiPriority w:val="0"/>
    <w:rPr>
      <w:rFonts w:ascii="宋体" w:hAnsi="宋体" w:eastAsia="宋体" w:cs="宋体"/>
      <w:kern w:val="0"/>
      <w:sz w:val="28"/>
      <w:szCs w:val="28"/>
      <w:lang w:val="zh-CN" w:bidi="zh-CN"/>
    </w:rPr>
  </w:style>
  <w:style w:type="character" w:customStyle="1" w:styleId="94">
    <w:name w:val="正文首行缩进 2 Char"/>
    <w:basedOn w:val="82"/>
    <w:link w:val="48"/>
    <w:qFormat/>
    <w:uiPriority w:val="0"/>
    <w:rPr>
      <w:rFonts w:ascii="Calibri" w:hAnsi="Calibri" w:eastAsia="宋体" w:cs="宋体"/>
      <w:kern w:val="0"/>
      <w:sz w:val="22"/>
      <w:szCs w:val="24"/>
      <w:lang w:val="zh-CN" w:bidi="zh-CN"/>
    </w:rPr>
  </w:style>
  <w:style w:type="paragraph" w:customStyle="1" w:styleId="95">
    <w:name w:val="方案正文"/>
    <w:basedOn w:val="1"/>
    <w:qFormat/>
    <w:uiPriority w:val="0"/>
    <w:rPr>
      <w:rFonts w:cs="Arial (正文 CS 字体)"/>
      <w:kern w:val="2"/>
    </w:rPr>
  </w:style>
  <w:style w:type="paragraph" w:customStyle="1" w:styleId="96">
    <w:name w:val="一级条标题"/>
    <w:basedOn w:val="97"/>
    <w:next w:val="98"/>
    <w:qFormat/>
    <w:uiPriority w:val="0"/>
    <w:pPr>
      <w:numPr>
        <w:ilvl w:val="1"/>
        <w:numId w:val="3"/>
      </w:numPr>
      <w:spacing w:before="156" w:after="156"/>
      <w:outlineLvl w:val="2"/>
    </w:pPr>
    <w:rPr>
      <w:rFonts w:hAnsi="Times New Roman"/>
      <w:szCs w:val="21"/>
    </w:rPr>
  </w:style>
  <w:style w:type="paragraph" w:customStyle="1" w:styleId="97">
    <w:name w:val="章标题"/>
    <w:next w:val="1"/>
    <w:qFormat/>
    <w:uiPriority w:val="0"/>
    <w:pPr>
      <w:spacing w:beforeLines="50" w:afterLines="50"/>
      <w:jc w:val="both"/>
      <w:outlineLvl w:val="1"/>
    </w:pPr>
    <w:rPr>
      <w:rFonts w:ascii="黑体" w:hAnsi="Calibri" w:eastAsia="黑体" w:cs="Times New Roman"/>
      <w:sz w:val="21"/>
      <w:lang w:val="en-US" w:eastAsia="zh-CN" w:bidi="ar-SA"/>
    </w:rPr>
  </w:style>
  <w:style w:type="paragraph" w:customStyle="1" w:styleId="98">
    <w:name w:val="段"/>
    <w:next w:val="1"/>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99">
    <w:name w:val="样式 标题 2 + Times New Roman 四号 非加粗 段前: 5 磅 段后: 0 磅 行距: 固定值 20..."/>
    <w:basedOn w:val="5"/>
    <w:next w:val="40"/>
    <w:qFormat/>
    <w:uiPriority w:val="0"/>
    <w:pPr>
      <w:spacing w:beforeLines="50" w:afterLines="50" w:line="360" w:lineRule="auto"/>
    </w:pPr>
    <w:rPr>
      <w:rFonts w:ascii="宋体" w:hAnsi="Times New Roman" w:cs="宋体"/>
      <w:b w:val="0"/>
      <w:bCs w:val="0"/>
      <w:sz w:val="28"/>
      <w:szCs w:val="20"/>
    </w:rPr>
  </w:style>
  <w:style w:type="paragraph" w:customStyle="1" w:styleId="10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customStyle="1" w:styleId="101">
    <w:name w:val="Table Normal"/>
    <w:unhideWhenUsed/>
    <w:qFormat/>
    <w:uiPriority w:val="0"/>
    <w:tblPr>
      <w:tblCellMar>
        <w:top w:w="0" w:type="dxa"/>
        <w:left w:w="0" w:type="dxa"/>
        <w:bottom w:w="0" w:type="dxa"/>
        <w:right w:w="0" w:type="dxa"/>
      </w:tblCellMar>
    </w:tblPr>
  </w:style>
  <w:style w:type="paragraph" w:styleId="102">
    <w:name w:val="List Paragraph"/>
    <w:basedOn w:val="1"/>
    <w:qFormat/>
    <w:uiPriority w:val="0"/>
    <w:pPr>
      <w:ind w:left="400" w:firstLine="419"/>
    </w:pPr>
  </w:style>
  <w:style w:type="paragraph" w:customStyle="1" w:styleId="103">
    <w:name w:val="Table Paragraph"/>
    <w:basedOn w:val="1"/>
    <w:qFormat/>
    <w:uiPriority w:val="1"/>
  </w:style>
  <w:style w:type="paragraph" w:customStyle="1" w:styleId="104">
    <w:name w:val="Normal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05">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6">
    <w:name w:val="_Style 2"/>
    <w:basedOn w:val="1"/>
    <w:qFormat/>
    <w:uiPriority w:val="34"/>
    <w:pPr>
      <w:widowControl/>
      <w:ind w:firstLine="420" w:firstLineChars="200"/>
    </w:pPr>
    <w:rPr>
      <w:rFonts w:ascii="Calibri" w:hAnsi="Calibri"/>
      <w:sz w:val="21"/>
    </w:rPr>
  </w:style>
  <w:style w:type="paragraph" w:customStyle="1" w:styleId="107">
    <w:name w:val="cucd-0"/>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paragraph" w:customStyle="1" w:styleId="108">
    <w:name w:val="样式75"/>
    <w:basedOn w:val="109"/>
    <w:qFormat/>
    <w:uiPriority w:val="0"/>
    <w:pPr>
      <w:numPr>
        <w:ilvl w:val="4"/>
      </w:numPr>
    </w:pPr>
    <w:rPr>
      <w:b w:val="0"/>
    </w:rPr>
  </w:style>
  <w:style w:type="paragraph" w:customStyle="1" w:styleId="109">
    <w:name w:val="样式74"/>
    <w:basedOn w:val="1"/>
    <w:qFormat/>
    <w:uiPriority w:val="0"/>
    <w:pPr>
      <w:widowControl/>
      <w:numPr>
        <w:ilvl w:val="3"/>
        <w:numId w:val="4"/>
      </w:numPr>
      <w:spacing w:line="360" w:lineRule="auto"/>
    </w:pPr>
    <w:rPr>
      <w:b/>
      <w:sz w:val="24"/>
      <w:szCs w:val="20"/>
    </w:rPr>
  </w:style>
  <w:style w:type="paragraph" w:customStyle="1" w:styleId="110">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宋体" w:hAnsi="宋体" w:eastAsia="宋体" w:cs="Times New Roman"/>
      <w:kern w:val="16"/>
      <w:sz w:val="21"/>
      <w:szCs w:val="24"/>
      <w:lang w:val="en-US" w:eastAsia="zh-CN" w:bidi="ar-SA"/>
    </w:rPr>
  </w:style>
  <w:style w:type="paragraph" w:customStyle="1" w:styleId="111">
    <w:name w:val="cucd-3"/>
    <w:next w:val="1"/>
    <w:qFormat/>
    <w:uiPriority w:val="0"/>
    <w:pPr>
      <w:numPr>
        <w:ilvl w:val="2"/>
        <w:numId w:val="6"/>
      </w:numPr>
      <w:tabs>
        <w:tab w:val="left" w:pos="1418"/>
      </w:tabs>
      <w:spacing w:line="360" w:lineRule="auto"/>
      <w:outlineLvl w:val="2"/>
    </w:pPr>
    <w:rPr>
      <w:rFonts w:ascii="Times New Roman" w:hAnsi="Times New Roman" w:eastAsia="宋体" w:cs="Times New Roman"/>
      <w:b/>
      <w:color w:val="000000"/>
      <w:kern w:val="2"/>
      <w:sz w:val="28"/>
      <w:szCs w:val="24"/>
      <w:lang w:val="en-US" w:eastAsia="zh-CN" w:bidi="ar-SA"/>
    </w:rPr>
  </w:style>
  <w:style w:type="paragraph" w:customStyle="1" w:styleId="112">
    <w:name w:val="cucd-4"/>
    <w:next w:val="1"/>
    <w:qFormat/>
    <w:uiPriority w:val="0"/>
    <w:pPr>
      <w:numPr>
        <w:ilvl w:val="3"/>
        <w:numId w:val="7"/>
      </w:numPr>
      <w:tabs>
        <w:tab w:val="left" w:pos="851"/>
      </w:tabs>
      <w:spacing w:line="360" w:lineRule="auto"/>
      <w:outlineLvl w:val="3"/>
    </w:pPr>
    <w:rPr>
      <w:rFonts w:ascii="Times New Roman" w:hAnsi="Times New Roman" w:eastAsia="宋体" w:cs="Times New Roman"/>
      <w:b/>
      <w:color w:val="000000"/>
      <w:kern w:val="2"/>
      <w:sz w:val="24"/>
      <w:szCs w:val="24"/>
      <w:lang w:val="en-US" w:eastAsia="zh-CN" w:bidi="ar-SA"/>
    </w:rPr>
  </w:style>
  <w:style w:type="paragraph" w:customStyle="1" w:styleId="113">
    <w:name w:val="cucd-TB"/>
    <w:qFormat/>
    <w:uiPriority w:val="0"/>
    <w:pPr>
      <w:spacing w:line="360" w:lineRule="auto"/>
      <w:jc w:val="center"/>
    </w:pPr>
    <w:rPr>
      <w:rFonts w:ascii="Times New Roman" w:hAnsi="Times New Roman" w:eastAsia="Times New Roman" w:cs="Times New Roman"/>
      <w:kern w:val="2"/>
      <w:sz w:val="21"/>
      <w:szCs w:val="24"/>
      <w:lang w:val="en-US" w:eastAsia="zh-CN" w:bidi="ar-SA"/>
    </w:rPr>
  </w:style>
  <w:style w:type="paragraph" w:customStyle="1" w:styleId="114">
    <w:name w:val="默认段落字体 Para Char Char Char Char"/>
    <w:basedOn w:val="1"/>
    <w:qFormat/>
    <w:uiPriority w:val="0"/>
    <w:pPr>
      <w:widowControl/>
    </w:pPr>
  </w:style>
  <w:style w:type="paragraph" w:customStyle="1" w:styleId="115">
    <w:name w:val="cucd-2"/>
    <w:next w:val="111"/>
    <w:qFormat/>
    <w:uiPriority w:val="0"/>
    <w:pPr>
      <w:numPr>
        <w:ilvl w:val="1"/>
        <w:numId w:val="6"/>
      </w:numPr>
      <w:tabs>
        <w:tab w:val="left" w:pos="567"/>
        <w:tab w:val="left" w:pos="992"/>
      </w:tabs>
      <w:spacing w:line="360" w:lineRule="auto"/>
      <w:outlineLvl w:val="1"/>
    </w:pPr>
    <w:rPr>
      <w:rFonts w:ascii="Times New Roman" w:hAnsi="Times New Roman" w:eastAsia="黑体" w:cs="Times New Roman"/>
      <w:b/>
      <w:kern w:val="2"/>
      <w:sz w:val="30"/>
      <w:szCs w:val="24"/>
      <w:lang w:val="en-US" w:eastAsia="zh-CN" w:bidi="ar-SA"/>
    </w:rPr>
  </w:style>
  <w:style w:type="paragraph" w:customStyle="1" w:styleId="11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1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18">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
    <w:name w:val="正文 New New New New New New New New New New New New New New New New New New New New New New New New New New New New New New New New New New New New New New New New New New New New New New New New New New New New New New New New New New New New New New N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0">
    <w:name w:val="用户正文1"/>
    <w:qFormat/>
    <w:uiPriority w:val="0"/>
    <w:pPr>
      <w:tabs>
        <w:tab w:val="left" w:pos="3780"/>
      </w:tabs>
      <w:spacing w:line="360" w:lineRule="auto"/>
      <w:ind w:firstLine="573"/>
      <w:jc w:val="both"/>
      <w:textAlignment w:val="center"/>
    </w:pPr>
    <w:rPr>
      <w:rFonts w:ascii="Times New Roman" w:hAnsi="Times New Roman" w:eastAsia="宋体" w:cs="Times New Roman"/>
      <w:sz w:val="21"/>
      <w:lang w:val="en-US" w:eastAsia="zh-CN" w:bidi="ar-SA"/>
    </w:rPr>
  </w:style>
  <w:style w:type="paragraph" w:customStyle="1" w:styleId="121">
    <w:name w:val="合同样式3"/>
    <w:basedOn w:val="1"/>
    <w:qFormat/>
    <w:uiPriority w:val="0"/>
    <w:pPr>
      <w:numPr>
        <w:ilvl w:val="2"/>
        <w:numId w:val="8"/>
      </w:numPr>
      <w:ind w:left="1200" w:leftChars="200" w:hanging="300" w:hangingChars="300"/>
    </w:pPr>
    <w:rPr>
      <w:szCs w:val="24"/>
    </w:rPr>
  </w:style>
  <w:style w:type="character" w:customStyle="1" w:styleId="122">
    <w:name w:val="username"/>
    <w:qFormat/>
    <w:uiPriority w:val="0"/>
  </w:style>
  <w:style w:type="character" w:customStyle="1" w:styleId="123">
    <w:name w:val="title26"/>
    <w:qFormat/>
    <w:uiPriority w:val="0"/>
  </w:style>
  <w:style w:type="character" w:customStyle="1" w:styleId="124">
    <w:name w:val="title24"/>
    <w:qFormat/>
    <w:uiPriority w:val="0"/>
  </w:style>
  <w:style w:type="paragraph" w:customStyle="1" w:styleId="125">
    <w:name w:val="图"/>
    <w:basedOn w:val="1"/>
    <w:qFormat/>
    <w:uiPriority w:val="0"/>
    <w:pPr>
      <w:keepNext/>
      <w:adjustRightInd w:val="0"/>
      <w:spacing w:before="60" w:after="60" w:line="300" w:lineRule="auto"/>
      <w:jc w:val="center"/>
      <w:textAlignment w:val="center"/>
    </w:pPr>
    <w:rPr>
      <w:snapToGrid w:val="0"/>
      <w:spacing w:val="20"/>
      <w:sz w:val="24"/>
      <w:szCs w:val="20"/>
    </w:rPr>
  </w:style>
  <w:style w:type="paragraph" w:customStyle="1" w:styleId="126">
    <w:name w:val="表格文字"/>
    <w:basedOn w:val="1"/>
    <w:qFormat/>
    <w:uiPriority w:val="0"/>
    <w:pPr>
      <w:spacing w:before="25" w:after="25"/>
    </w:pPr>
    <w:rPr>
      <w:bCs/>
      <w:spacing w:val="10"/>
      <w:sz w:val="24"/>
      <w:szCs w:val="20"/>
    </w:rPr>
  </w:style>
  <w:style w:type="character" w:customStyle="1" w:styleId="127">
    <w:name w:val="doc-header-title"/>
    <w:qFormat/>
    <w:uiPriority w:val="0"/>
  </w:style>
  <w:style w:type="character" w:customStyle="1" w:styleId="128">
    <w:name w:val="active6"/>
    <w:qFormat/>
    <w:uiPriority w:val="0"/>
    <w:rPr>
      <w:color w:val="FFFFFF"/>
      <w:shd w:val="clear" w:color="auto" w:fill="E22323"/>
    </w:rPr>
  </w:style>
  <w:style w:type="character" w:customStyle="1" w:styleId="129">
    <w:name w:val="margin_right20"/>
    <w:qFormat/>
    <w:uiPriority w:val="0"/>
  </w:style>
  <w:style w:type="character" w:customStyle="1" w:styleId="130">
    <w:name w:val="hover5"/>
    <w:qFormat/>
    <w:uiPriority w:val="0"/>
    <w:rPr>
      <w:color w:val="0063BA"/>
    </w:rPr>
  </w:style>
  <w:style w:type="character" w:customStyle="1" w:styleId="131">
    <w:name w:val="before"/>
    <w:qFormat/>
    <w:uiPriority w:val="0"/>
    <w:rPr>
      <w:shd w:val="clear" w:color="auto" w:fill="E22323"/>
    </w:rPr>
  </w:style>
  <w:style w:type="character" w:customStyle="1" w:styleId="132">
    <w:name w:val="hover"/>
    <w:qFormat/>
    <w:uiPriority w:val="0"/>
    <w:rPr>
      <w:color w:val="0063BA"/>
    </w:rPr>
  </w:style>
  <w:style w:type="character" w:customStyle="1" w:styleId="133">
    <w:name w:val="margin_right202"/>
    <w:qFormat/>
    <w:uiPriority w:val="0"/>
  </w:style>
  <w:style w:type="character" w:customStyle="1" w:styleId="134">
    <w:name w:val="bsharetext"/>
    <w:qFormat/>
    <w:uiPriority w:val="0"/>
  </w:style>
  <w:style w:type="character" w:customStyle="1" w:styleId="135">
    <w:name w:val="hover22"/>
    <w:qFormat/>
    <w:uiPriority w:val="0"/>
    <w:rPr>
      <w:color w:val="5FB878"/>
    </w:rPr>
  </w:style>
  <w:style w:type="character" w:customStyle="1" w:styleId="136">
    <w:name w:val="hover23"/>
    <w:qFormat/>
    <w:uiPriority w:val="0"/>
    <w:rPr>
      <w:color w:val="FFFFFF"/>
    </w:rPr>
  </w:style>
  <w:style w:type="character" w:customStyle="1" w:styleId="137">
    <w:name w:val="hover24"/>
    <w:qFormat/>
    <w:uiPriority w:val="0"/>
    <w:rPr>
      <w:color w:val="5FB878"/>
    </w:rPr>
  </w:style>
  <w:style w:type="character" w:customStyle="1" w:styleId="138">
    <w:name w:val="hover21"/>
    <w:qFormat/>
    <w:uiPriority w:val="0"/>
    <w:rPr>
      <w:color w:val="5FB878"/>
    </w:rPr>
  </w:style>
  <w:style w:type="character" w:customStyle="1" w:styleId="139">
    <w:name w:val="hover1"/>
    <w:qFormat/>
    <w:uiPriority w:val="0"/>
    <w:rPr>
      <w:color w:val="5FB878"/>
    </w:rPr>
  </w:style>
  <w:style w:type="character" w:customStyle="1" w:styleId="140">
    <w:name w:val="hover2"/>
    <w:qFormat/>
    <w:uiPriority w:val="0"/>
    <w:rPr>
      <w:color w:val="5FB878"/>
    </w:rPr>
  </w:style>
  <w:style w:type="paragraph" w:customStyle="1" w:styleId="141">
    <w:name w:val="正文正"/>
    <w:basedOn w:val="1"/>
    <w:qFormat/>
    <w:uiPriority w:val="0"/>
    <w:pPr>
      <w:spacing w:line="560" w:lineRule="exact"/>
      <w:ind w:firstLine="561"/>
    </w:pPr>
    <w:rPr>
      <w:rFonts w:eastAsia="仿宋_GB2312"/>
      <w:sz w:val="28"/>
    </w:rPr>
  </w:style>
  <w:style w:type="paragraph" w:customStyle="1" w:styleId="142">
    <w:name w:val="Char Char2"/>
    <w:basedOn w:val="15"/>
    <w:next w:val="22"/>
    <w:qFormat/>
    <w:uiPriority w:val="0"/>
    <w:pPr>
      <w:widowControl w:val="0"/>
      <w:shd w:val="clear" w:color="auto" w:fill="000080"/>
      <w:autoSpaceDE/>
      <w:autoSpaceDN/>
      <w:ind w:firstLine="0"/>
      <w:jc w:val="both"/>
    </w:pPr>
    <w:rPr>
      <w:rFonts w:hAnsi="Times New Roman" w:cs="Times New Roman"/>
      <w:kern w:val="2"/>
      <w:sz w:val="24"/>
      <w:lang w:val="en-US" w:bidi="ar-SA"/>
    </w:rPr>
  </w:style>
  <w:style w:type="paragraph" w:customStyle="1" w:styleId="143">
    <w:name w:val="修订1"/>
    <w:unhideWhenUsed/>
    <w:qFormat/>
    <w:uiPriority w:val="99"/>
    <w:rPr>
      <w:rFonts w:ascii="宋体" w:hAnsi="宋体" w:eastAsia="宋体" w:cs="宋体"/>
      <w:sz w:val="22"/>
      <w:szCs w:val="22"/>
      <w:lang w:val="zh-CN" w:eastAsia="zh-CN" w:bidi="zh-CN"/>
    </w:rPr>
  </w:style>
  <w:style w:type="paragraph" w:customStyle="1" w:styleId="144">
    <w:name w:val="Normal_596d626f-b786-4f71-bf9d-5596015b11e7"/>
    <w:next w:val="5"/>
    <w:qFormat/>
    <w:uiPriority w:val="0"/>
    <w:rPr>
      <w:rFonts w:ascii="Times New Roman" w:hAnsi="Times New Roman" w:eastAsia="宋体" w:cs="Times New Roman"/>
      <w:sz w:val="21"/>
      <w:lang w:val="en-US" w:eastAsia="zh-CN" w:bidi="ar-SA"/>
    </w:rPr>
  </w:style>
  <w:style w:type="paragraph" w:customStyle="1" w:styleId="145">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6">
    <w:name w:val="font31"/>
    <w:qFormat/>
    <w:uiPriority w:val="0"/>
    <w:rPr>
      <w:rFonts w:hint="eastAsia" w:ascii="宋体" w:hAnsi="宋体" w:eastAsia="宋体" w:cs="宋体"/>
      <w:color w:val="000000"/>
      <w:sz w:val="20"/>
      <w:szCs w:val="20"/>
      <w:u w:val="none"/>
    </w:rPr>
  </w:style>
  <w:style w:type="paragraph" w:customStyle="1" w:styleId="147">
    <w:name w:val="List Paragraph_8ccedf1b-ea2b-4cd0-b341-0bc72d6a1248"/>
    <w:basedOn w:val="1"/>
    <w:qFormat/>
    <w:uiPriority w:val="1"/>
    <w:pPr>
      <w:ind w:left="400" w:firstLine="419"/>
    </w:pPr>
  </w:style>
  <w:style w:type="paragraph" w:customStyle="1" w:styleId="148">
    <w:name w:val="正文（缩进）"/>
    <w:basedOn w:val="1"/>
    <w:qFormat/>
    <w:uiPriority w:val="0"/>
    <w:pPr>
      <w:autoSpaceDE/>
      <w:autoSpaceDN/>
      <w:spacing w:beforeLines="50" w:afterLines="50" w:line="360" w:lineRule="auto"/>
      <w:ind w:firstLine="480" w:firstLineChars="200"/>
      <w:jc w:val="both"/>
    </w:pPr>
    <w:rPr>
      <w:rFonts w:ascii="Times New Roman" w:hAnsi="Times New Roman" w:cs="Times New Roman"/>
      <w:kern w:val="2"/>
      <w:sz w:val="24"/>
      <w:szCs w:val="20"/>
      <w:lang w:val="en-US" w:bidi="ar-SA"/>
    </w:rPr>
  </w:style>
  <w:style w:type="paragraph" w:customStyle="1" w:styleId="149">
    <w:name w:val="正文缩进1"/>
    <w:basedOn w:val="145"/>
    <w:next w:val="1"/>
    <w:qFormat/>
    <w:uiPriority w:val="0"/>
    <w:pPr>
      <w:widowControl/>
      <w:ind w:firstLine="420"/>
      <w:jc w:val="left"/>
    </w:pPr>
    <w:rPr>
      <w:kern w:val="0"/>
    </w:rPr>
  </w:style>
  <w:style w:type="paragraph" w:customStyle="1" w:styleId="150">
    <w:name w:val="表格-五号字体"/>
    <w:basedOn w:val="1"/>
    <w:qFormat/>
    <w:uiPriority w:val="0"/>
    <w:rPr>
      <w:rFonts w:hint="eastAsia"/>
      <w:sz w:val="21"/>
      <w:szCs w:val="21"/>
      <w:lang w:val="en-US"/>
    </w:rPr>
  </w:style>
  <w:style w:type="paragraph" w:customStyle="1" w:styleId="151">
    <w:name w:val="BodyText"/>
    <w:basedOn w:val="1"/>
    <w:qFormat/>
    <w:uiPriority w:val="0"/>
    <w:pPr>
      <w:textAlignment w:val="baseline"/>
    </w:pPr>
  </w:style>
  <w:style w:type="paragraph" w:customStyle="1" w:styleId="152">
    <w:name w:val="!正文"/>
    <w:basedOn w:val="1"/>
    <w:qFormat/>
    <w:uiPriority w:val="0"/>
    <w:pPr>
      <w:widowControl/>
    </w:pPr>
    <w:rPr>
      <w:rFonts w:ascii="仿宋" w:hAnsi="仿宋"/>
      <w:szCs w:val="20"/>
    </w:rPr>
  </w:style>
  <w:style w:type="character" w:customStyle="1" w:styleId="153">
    <w:name w:val="font41"/>
    <w:qFormat/>
    <w:uiPriority w:val="0"/>
    <w:rPr>
      <w:rFonts w:hint="eastAsia" w:ascii="宋体" w:hAnsi="宋体" w:eastAsia="宋体" w:cs="宋体"/>
      <w:color w:val="000000"/>
      <w:sz w:val="20"/>
      <w:szCs w:val="20"/>
      <w:u w:val="none"/>
    </w:rPr>
  </w:style>
  <w:style w:type="paragraph" w:customStyle="1" w:styleId="154">
    <w:name w:val="！正文"/>
    <w:basedOn w:val="1"/>
    <w:qFormat/>
    <w:uiPriority w:val="0"/>
    <w:pPr>
      <w:widowControl/>
      <w:ind w:firstLine="200"/>
    </w:pPr>
    <w:rPr>
      <w:rFonts w:ascii="Cambria Math" w:hAnsi="Cambria Math" w:cs="Times New Roman"/>
    </w:rPr>
  </w:style>
  <w:style w:type="paragraph" w:customStyle="1" w:styleId="155">
    <w:name w:val="_正文"/>
    <w:basedOn w:val="1"/>
    <w:qFormat/>
    <w:uiPriority w:val="0"/>
    <w:pPr>
      <w:ind w:firstLine="480"/>
      <w:jc w:val="both"/>
    </w:pPr>
    <w:rPr>
      <w:kern w:val="2"/>
      <w:lang w:val="en-US"/>
    </w:rPr>
  </w:style>
  <w:style w:type="paragraph" w:customStyle="1" w:styleId="156">
    <w:name w:val="Figure"/>
    <w:basedOn w:val="1"/>
    <w:next w:val="1"/>
    <w:qFormat/>
    <w:uiPriority w:val="0"/>
    <w:pPr>
      <w:keepNext/>
      <w:widowControl/>
      <w:topLinePunct/>
      <w:adjustRightInd w:val="0"/>
      <w:snapToGrid w:val="0"/>
      <w:spacing w:before="160" w:after="160" w:line="240" w:lineRule="atLeast"/>
      <w:ind w:left="1701"/>
    </w:pPr>
    <w:rPr>
      <w:rFonts w:cs="Arial"/>
      <w:sz w:val="21"/>
    </w:rPr>
  </w:style>
  <w:style w:type="paragraph" w:customStyle="1" w:styleId="157">
    <w:name w:val="正文1"/>
    <w:basedOn w:val="1"/>
    <w:qFormat/>
    <w:uiPriority w:val="0"/>
    <w:pPr>
      <w:contextualSpacing/>
    </w:pPr>
  </w:style>
  <w:style w:type="paragraph" w:customStyle="1" w:styleId="158">
    <w:name w:val="null3"/>
    <w:qFormat/>
    <w:uiPriority w:val="0"/>
    <w:rPr>
      <w:rFonts w:hint="eastAsia" w:ascii="Calibri" w:hAnsi="Calibri" w:eastAsia="宋体" w:cs="Times New Roman"/>
      <w:lang w:val="en-US" w:eastAsia="zh-Hans" w:bidi="ar-SA"/>
    </w:rPr>
  </w:style>
  <w:style w:type="paragraph" w:styleId="159">
    <w:name w:val="Quote"/>
    <w:next w:val="1"/>
    <w:link w:val="160"/>
    <w:qFormat/>
    <w:uiPriority w:val="99"/>
    <w:pPr>
      <w:ind w:left="864" w:right="864"/>
      <w:jc w:val="center"/>
    </w:pPr>
    <w:rPr>
      <w:rFonts w:ascii="Calibri" w:hAnsi="Calibri" w:eastAsia="微软雅黑" w:cs="Times New Roman"/>
      <w:i/>
      <w:color w:val="404040"/>
      <w:sz w:val="21"/>
      <w:szCs w:val="21"/>
      <w:lang w:val="en-US" w:eastAsia="zh-CN" w:bidi="ar-SA"/>
    </w:rPr>
  </w:style>
  <w:style w:type="character" w:customStyle="1" w:styleId="160">
    <w:name w:val="引用 Char"/>
    <w:basedOn w:val="51"/>
    <w:link w:val="159"/>
    <w:qFormat/>
    <w:uiPriority w:val="99"/>
    <w:rPr>
      <w:rFonts w:ascii="Calibri" w:hAnsi="Calibri" w:eastAsia="微软雅黑" w:cs="Times New Roman"/>
      <w:i/>
      <w:color w:val="404040"/>
      <w:kern w:val="0"/>
      <w:szCs w:val="21"/>
    </w:rPr>
  </w:style>
  <w:style w:type="paragraph" w:customStyle="1" w:styleId="161">
    <w:name w:val="目录 41"/>
    <w:next w:val="1"/>
    <w:qFormat/>
    <w:uiPriority w:val="0"/>
    <w:pPr>
      <w:wordWrap w:val="0"/>
      <w:ind w:left="1275"/>
      <w:jc w:val="both"/>
    </w:pPr>
    <w:rPr>
      <w:rFonts w:ascii="Times New Roman" w:hAnsi="Times New Roman" w:eastAsia="宋体" w:cs="Times New Roman"/>
      <w:sz w:val="21"/>
      <w:lang w:val="en-US" w:eastAsia="zh-CN" w:bidi="ar-SA"/>
    </w:rPr>
  </w:style>
  <w:style w:type="paragraph" w:customStyle="1" w:styleId="162">
    <w:name w:val="_Style 3"/>
    <w:basedOn w:val="1"/>
    <w:next w:val="1"/>
    <w:qFormat/>
    <w:uiPriority w:val="0"/>
    <w:pPr>
      <w:autoSpaceDE/>
      <w:autoSpaceDN/>
      <w:ind w:firstLine="420" w:firstLineChars="200"/>
      <w:jc w:val="both"/>
    </w:pPr>
    <w:rPr>
      <w:rFonts w:ascii="Times New Roman" w:hAnsi="Times New Roman" w:cs="Times New Roman"/>
      <w:kern w:val="2"/>
      <w:sz w:val="20"/>
      <w:szCs w:val="24"/>
      <w:lang w:val="en-US" w:bidi="ar-SA"/>
    </w:rPr>
  </w:style>
  <w:style w:type="character" w:customStyle="1" w:styleId="163">
    <w:name w:val="页脚2 Char Char"/>
    <w:link w:val="164"/>
    <w:qFormat/>
    <w:uiPriority w:val="0"/>
    <w:rPr>
      <w:rFonts w:ascii="宋体" w:hAnsi="宋体"/>
      <w:sz w:val="18"/>
      <w:szCs w:val="18"/>
    </w:rPr>
  </w:style>
  <w:style w:type="paragraph" w:customStyle="1" w:styleId="164">
    <w:name w:val="页脚2"/>
    <w:basedOn w:val="1"/>
    <w:link w:val="163"/>
    <w:uiPriority w:val="0"/>
    <w:pPr>
      <w:widowControl/>
      <w:pBdr>
        <w:top w:val="single" w:color="auto" w:sz="6" w:space="0"/>
      </w:pBdr>
      <w:autoSpaceDE/>
      <w:autoSpaceDN/>
      <w:jc w:val="right"/>
      <w:textAlignment w:val="center"/>
    </w:pPr>
    <w:rPr>
      <w:rFonts w:eastAsiaTheme="minorEastAsia" w:cstheme="minorBidi"/>
      <w:kern w:val="2"/>
      <w:sz w:val="18"/>
      <w:szCs w:val="18"/>
      <w:lang w:val="en-US" w:bidi="ar-SA"/>
    </w:rPr>
  </w:style>
  <w:style w:type="character" w:customStyle="1" w:styleId="165">
    <w:name w:val="font81"/>
    <w:qFormat/>
    <w:uiPriority w:val="0"/>
    <w:rPr>
      <w:rFonts w:hint="default" w:ascii="Calibri" w:hAnsi="Calibri" w:cs="Calibri"/>
      <w:color w:val="000000"/>
      <w:sz w:val="22"/>
      <w:szCs w:val="22"/>
      <w:u w:val="none"/>
    </w:rPr>
  </w:style>
  <w:style w:type="character" w:customStyle="1" w:styleId="166">
    <w:name w:val="font112"/>
    <w:uiPriority w:val="0"/>
    <w:rPr>
      <w:rFonts w:hint="eastAsia" w:ascii="宋体" w:hAnsi="宋体" w:eastAsia="宋体" w:cs="宋体"/>
      <w:color w:val="000000"/>
      <w:sz w:val="22"/>
      <w:szCs w:val="22"/>
      <w:u w:val="none"/>
      <w:vertAlign w:val="superscript"/>
    </w:rPr>
  </w:style>
  <w:style w:type="character" w:customStyle="1" w:styleId="167">
    <w:name w:val="unnamed1"/>
    <w:qFormat/>
    <w:uiPriority w:val="0"/>
  </w:style>
  <w:style w:type="character" w:customStyle="1" w:styleId="168">
    <w:name w:val="font71"/>
    <w:uiPriority w:val="0"/>
    <w:rPr>
      <w:rFonts w:hint="eastAsia" w:ascii="宋体" w:hAnsi="宋体" w:eastAsia="宋体" w:cs="宋体"/>
      <w:color w:val="000000"/>
      <w:sz w:val="21"/>
      <w:szCs w:val="21"/>
      <w:u w:val="none"/>
    </w:rPr>
  </w:style>
  <w:style w:type="character" w:customStyle="1" w:styleId="169">
    <w:name w:val="本文正文 Char1 Char Char Char Char Char Char Char Char Char Char Char Char Char Char Char Char Char Char Char Char Char Char Char Char Char Char"/>
    <w:link w:val="170"/>
    <w:qFormat/>
    <w:uiPriority w:val="0"/>
    <w:rPr>
      <w:rFonts w:ascii="宋体" w:hAnsi="宋体"/>
      <w:sz w:val="24"/>
    </w:rPr>
  </w:style>
  <w:style w:type="paragraph" w:customStyle="1" w:styleId="170">
    <w:name w:val="本文正文 Char1 Char Char Char Char Char Char Char Char Char Char Char Char Char Char Char Char Char Char Char Char Char Char Char Char"/>
    <w:basedOn w:val="1"/>
    <w:link w:val="169"/>
    <w:qFormat/>
    <w:uiPriority w:val="0"/>
    <w:pPr>
      <w:widowControl/>
      <w:autoSpaceDE/>
      <w:autoSpaceDN/>
      <w:spacing w:line="480" w:lineRule="exact"/>
      <w:ind w:firstLine="200" w:firstLineChars="200"/>
    </w:pPr>
    <w:rPr>
      <w:rFonts w:eastAsiaTheme="minorEastAsia" w:cstheme="minorBidi"/>
      <w:kern w:val="2"/>
      <w:sz w:val="24"/>
      <w:lang w:val="en-US" w:bidi="ar-SA"/>
    </w:rPr>
  </w:style>
  <w:style w:type="character" w:customStyle="1" w:styleId="171">
    <w:name w:val="font11"/>
    <w:qFormat/>
    <w:uiPriority w:val="0"/>
    <w:rPr>
      <w:rFonts w:hint="eastAsia" w:ascii="宋体" w:hAnsi="宋体" w:eastAsia="宋体" w:cs="宋体"/>
      <w:color w:val="000000"/>
      <w:sz w:val="22"/>
      <w:szCs w:val="22"/>
      <w:u w:val="none"/>
    </w:rPr>
  </w:style>
  <w:style w:type="character" w:customStyle="1" w:styleId="172">
    <w:name w:val="a301"/>
    <w:uiPriority w:val="0"/>
    <w:rPr>
      <w:sz w:val="18"/>
      <w:szCs w:val="18"/>
      <w:u w:val="none"/>
    </w:rPr>
  </w:style>
  <w:style w:type="character" w:customStyle="1" w:styleId="173">
    <w:name w:val="普通文字 Char"/>
    <w:qFormat/>
    <w:uiPriority w:val="0"/>
    <w:rPr>
      <w:rFonts w:ascii="宋体" w:hAnsi="Courier New" w:eastAsia="宋体"/>
      <w:kern w:val="2"/>
      <w:sz w:val="21"/>
      <w:lang w:val="en-US" w:eastAsia="zh-CN" w:bidi="ar-SA"/>
    </w:rPr>
  </w:style>
  <w:style w:type="character" w:customStyle="1" w:styleId="174">
    <w:name w:val="weby11"/>
    <w:uiPriority w:val="0"/>
    <w:rPr>
      <w:sz w:val="18"/>
      <w:szCs w:val="18"/>
    </w:rPr>
  </w:style>
  <w:style w:type="character" w:customStyle="1" w:styleId="175">
    <w:name w:val="特点标题 Char"/>
    <w:uiPriority w:val="0"/>
    <w:rPr>
      <w:rFonts w:eastAsia="宋体"/>
      <w:kern w:val="2"/>
      <w:sz w:val="28"/>
      <w:szCs w:val="24"/>
      <w:lang w:val="en-US" w:eastAsia="zh-CN" w:bidi="ar-SA"/>
    </w:rPr>
  </w:style>
  <w:style w:type="character" w:customStyle="1" w:styleId="176">
    <w:name w:val="NormalCharacter"/>
    <w:qFormat/>
    <w:uiPriority w:val="0"/>
    <w:rPr>
      <w:kern w:val="2"/>
      <w:sz w:val="21"/>
      <w:szCs w:val="24"/>
      <w:lang w:val="en-US" w:eastAsia="zh-CN" w:bidi="ar-SA"/>
    </w:rPr>
  </w:style>
  <w:style w:type="character" w:customStyle="1" w:styleId="177">
    <w:name w:val="font61"/>
    <w:uiPriority w:val="0"/>
    <w:rPr>
      <w:rFonts w:hint="eastAsia" w:ascii="微软雅黑" w:hAnsi="微软雅黑" w:eastAsia="微软雅黑" w:cs="微软雅黑"/>
      <w:color w:val="000000"/>
      <w:sz w:val="20"/>
      <w:szCs w:val="20"/>
      <w:u w:val="none"/>
    </w:rPr>
  </w:style>
  <w:style w:type="character" w:customStyle="1" w:styleId="178">
    <w:name w:val="style21"/>
    <w:uiPriority w:val="0"/>
    <w:rPr>
      <w:sz w:val="22"/>
      <w:szCs w:val="22"/>
    </w:rPr>
  </w:style>
  <w:style w:type="character" w:customStyle="1" w:styleId="179">
    <w:name w:val="font101"/>
    <w:uiPriority w:val="0"/>
    <w:rPr>
      <w:rFonts w:hint="eastAsia" w:ascii="宋体" w:hAnsi="宋体" w:eastAsia="宋体" w:cs="宋体"/>
      <w:color w:val="000000"/>
      <w:sz w:val="21"/>
      <w:szCs w:val="21"/>
      <w:u w:val="none"/>
      <w:vertAlign w:val="superscript"/>
    </w:rPr>
  </w:style>
  <w:style w:type="character" w:customStyle="1" w:styleId="180">
    <w:name w:val="Char Char17"/>
    <w:qFormat/>
    <w:uiPriority w:val="0"/>
    <w:rPr>
      <w:rFonts w:ascii="宋体" w:hAnsi="宋体" w:eastAsia="宋体"/>
      <w:b/>
      <w:bCs/>
      <w:kern w:val="2"/>
      <w:sz w:val="30"/>
      <w:szCs w:val="24"/>
      <w:lang w:val="en-US" w:eastAsia="zh-CN" w:bidi="ar-SA"/>
    </w:rPr>
  </w:style>
  <w:style w:type="character" w:customStyle="1" w:styleId="181">
    <w:name w:val="正文缩进 Char1"/>
    <w:uiPriority w:val="0"/>
    <w:rPr>
      <w:rFonts w:eastAsia="宋体"/>
      <w:sz w:val="21"/>
      <w:lang w:val="en-US" w:eastAsia="zh-CN" w:bidi="ar-SA"/>
    </w:rPr>
  </w:style>
  <w:style w:type="character" w:customStyle="1" w:styleId="182">
    <w:name w:val="font91"/>
    <w:uiPriority w:val="0"/>
    <w:rPr>
      <w:rFonts w:hint="default" w:ascii="Calibri" w:hAnsi="Calibri" w:cs="Calibri"/>
      <w:color w:val="000000"/>
      <w:sz w:val="22"/>
      <w:szCs w:val="22"/>
      <w:u w:val="none"/>
    </w:rPr>
  </w:style>
  <w:style w:type="character" w:customStyle="1" w:styleId="183">
    <w:name w:val="p141"/>
    <w:qFormat/>
    <w:uiPriority w:val="0"/>
    <w:rPr>
      <w:sz w:val="21"/>
      <w:szCs w:val="21"/>
    </w:rPr>
  </w:style>
  <w:style w:type="paragraph" w:customStyle="1" w:styleId="184">
    <w:name w:val="xl24"/>
    <w:basedOn w:val="1"/>
    <w:uiPriority w:val="0"/>
    <w:pPr>
      <w:widowControl/>
      <w:pBdr>
        <w:bottom w:val="single" w:color="auto" w:sz="4" w:space="0"/>
        <w:right w:val="single" w:color="auto" w:sz="4" w:space="0"/>
      </w:pBdr>
      <w:autoSpaceDE/>
      <w:autoSpaceDN/>
      <w:spacing w:before="100" w:beforeAutospacing="1" w:after="100" w:afterAutospacing="1"/>
      <w:jc w:val="center"/>
      <w:textAlignment w:val="center"/>
    </w:pPr>
    <w:rPr>
      <w:rFonts w:hint="eastAsia" w:ascii="楷体_GB2312" w:eastAsia="楷体_GB2312" w:cs="Times New Roman"/>
      <w:sz w:val="24"/>
      <w:szCs w:val="24"/>
      <w:lang w:val="en-US" w:bidi="ar-SA"/>
    </w:rPr>
  </w:style>
  <w:style w:type="paragraph" w:customStyle="1" w:styleId="185">
    <w:name w:val="正文 New New New New New New New New"/>
    <w:uiPriority w:val="0"/>
    <w:pPr>
      <w:widowControl w:val="0"/>
      <w:jc w:val="both"/>
    </w:pPr>
    <w:rPr>
      <w:rFonts w:ascii="宋体" w:hAnsi="宋体" w:eastAsia="宋体" w:cs="Times New Roman"/>
      <w:kern w:val="16"/>
      <w:sz w:val="21"/>
      <w:szCs w:val="24"/>
      <w:lang w:val="en-US" w:eastAsia="zh-CN" w:bidi="ar-SA"/>
    </w:rPr>
  </w:style>
  <w:style w:type="paragraph" w:customStyle="1" w:styleId="186">
    <w:name w:val="正文正 New"/>
    <w:basedOn w:val="187"/>
    <w:uiPriority w:val="0"/>
    <w:pPr>
      <w:spacing w:line="560" w:lineRule="exact"/>
      <w:ind w:firstLine="561"/>
    </w:pPr>
    <w:rPr>
      <w:rFonts w:ascii="Calibri" w:hAnsi="Calibri"/>
      <w:sz w:val="28"/>
    </w:rPr>
  </w:style>
  <w:style w:type="paragraph" w:customStyle="1" w:styleId="187">
    <w:name w:val="正文 New New New New New New New New New New"/>
    <w:next w:val="18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88">
    <w:name w:val="正文 New New New New"/>
    <w:qFormat/>
    <w:uiPriority w:val="0"/>
    <w:pPr>
      <w:widowControl w:val="0"/>
      <w:jc w:val="both"/>
    </w:pPr>
    <w:rPr>
      <w:rFonts w:ascii="宋体" w:hAnsi="宋体" w:eastAsia="宋体" w:cs="Times New Roman"/>
      <w:kern w:val="16"/>
      <w:sz w:val="21"/>
      <w:szCs w:val="24"/>
      <w:lang w:val="en-US" w:eastAsia="zh-CN" w:bidi="ar-SA"/>
    </w:rPr>
  </w:style>
  <w:style w:type="paragraph" w:customStyle="1" w:styleId="189">
    <w:name w:val="D标3"/>
    <w:basedOn w:val="6"/>
    <w:uiPriority w:val="0"/>
    <w:pPr>
      <w:numPr>
        <w:ilvl w:val="0"/>
        <w:numId w:val="1"/>
      </w:numPr>
      <w:tabs>
        <w:tab w:val="left" w:pos="432"/>
      </w:tabs>
      <w:adjustRightInd w:val="0"/>
      <w:spacing w:before="120" w:line="480" w:lineRule="atLeast"/>
      <w:jc w:val="both"/>
    </w:pPr>
    <w:rPr>
      <w:rFonts w:hAnsi="Times New Roman" w:cs="Times New Roman"/>
      <w:sz w:val="24"/>
      <w:szCs w:val="20"/>
      <w:lang w:val="en-US" w:bidi="ar-SA"/>
    </w:rPr>
  </w:style>
  <w:style w:type="paragraph" w:customStyle="1" w:styleId="190">
    <w:name w:val="font7"/>
    <w:basedOn w:val="1"/>
    <w:uiPriority w:val="0"/>
    <w:pPr>
      <w:widowControl/>
      <w:autoSpaceDE/>
      <w:autoSpaceDN/>
      <w:spacing w:before="100" w:beforeAutospacing="1" w:after="100" w:afterAutospacing="1"/>
    </w:pPr>
    <w:rPr>
      <w:rFonts w:hint="eastAsia" w:cs="Arial Unicode MS"/>
      <w:sz w:val="20"/>
      <w:szCs w:val="20"/>
      <w:lang w:val="en-US" w:bidi="ar-SA"/>
    </w:rPr>
  </w:style>
  <w:style w:type="paragraph" w:customStyle="1" w:styleId="191">
    <w:name w:val="D标4"/>
    <w:basedOn w:val="1"/>
    <w:next w:val="192"/>
    <w:uiPriority w:val="0"/>
    <w:pPr>
      <w:tabs>
        <w:tab w:val="left" w:pos="358"/>
      </w:tabs>
      <w:adjustRightInd w:val="0"/>
      <w:spacing w:before="120" w:line="480" w:lineRule="atLeast"/>
      <w:ind w:left="672" w:hanging="432"/>
      <w:jc w:val="both"/>
    </w:pPr>
    <w:rPr>
      <w:rFonts w:hAnsi="Times New Roman" w:cs="Times New Roman"/>
      <w:sz w:val="24"/>
      <w:szCs w:val="20"/>
      <w:lang w:val="en-US" w:bidi="ar-SA"/>
    </w:rPr>
  </w:style>
  <w:style w:type="paragraph" w:customStyle="1" w:styleId="192">
    <w:name w:val="D文1"/>
    <w:basedOn w:val="1"/>
    <w:uiPriority w:val="0"/>
    <w:pPr>
      <w:tabs>
        <w:tab w:val="left" w:pos="720"/>
      </w:tabs>
      <w:adjustRightInd w:val="0"/>
      <w:spacing w:after="120" w:line="480" w:lineRule="atLeast"/>
      <w:ind w:left="680" w:firstLine="510"/>
      <w:jc w:val="both"/>
    </w:pPr>
    <w:rPr>
      <w:rFonts w:hAnsi="Times New Roman" w:cs="Times New Roman"/>
      <w:sz w:val="24"/>
      <w:szCs w:val="20"/>
      <w:lang w:val="en-US" w:bidi="ar-SA"/>
    </w:rPr>
  </w:style>
  <w:style w:type="paragraph" w:customStyle="1" w:styleId="193">
    <w:name w:val="招标文件样式2"/>
    <w:basedOn w:val="1"/>
    <w:uiPriority w:val="0"/>
    <w:pPr>
      <w:autoSpaceDE/>
      <w:autoSpaceDN/>
      <w:jc w:val="center"/>
      <w:outlineLvl w:val="0"/>
    </w:pPr>
    <w:rPr>
      <w:rFonts w:hAnsi="Calibri" w:cs="Times New Roman"/>
      <w:b/>
      <w:kern w:val="2"/>
      <w:sz w:val="28"/>
      <w:szCs w:val="28"/>
      <w:lang w:val="en-US" w:bidi="ar-SA"/>
    </w:rPr>
  </w:style>
  <w:style w:type="paragraph" w:customStyle="1" w:styleId="194">
    <w:name w:val="表"/>
    <w:basedOn w:val="1"/>
    <w:uiPriority w:val="0"/>
    <w:pPr>
      <w:autoSpaceDE/>
      <w:autoSpaceDN/>
      <w:spacing w:line="460" w:lineRule="exact"/>
      <w:jc w:val="both"/>
    </w:pPr>
    <w:rPr>
      <w:rFonts w:cs="Times New Roman"/>
      <w:b/>
      <w:bCs/>
      <w:kern w:val="2"/>
      <w:sz w:val="21"/>
      <w:szCs w:val="20"/>
      <w:lang w:val="en-US" w:bidi="ar-SA"/>
    </w:rPr>
  </w:style>
  <w:style w:type="paragraph" w:customStyle="1" w:styleId="195">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96">
    <w:name w:val="正文缩进 New"/>
    <w:basedOn w:val="187"/>
    <w:uiPriority w:val="0"/>
    <w:pPr>
      <w:ind w:firstLine="420"/>
    </w:pPr>
    <w:rPr>
      <w:szCs w:val="20"/>
    </w:rPr>
  </w:style>
  <w:style w:type="paragraph" w:customStyle="1" w:styleId="197">
    <w:name w:val="样式 小四 段前: 5 磅 段后: 5 磅 首行缩进:  2 字符"/>
    <w:basedOn w:val="1"/>
    <w:uiPriority w:val="0"/>
    <w:pPr>
      <w:autoSpaceDE/>
      <w:autoSpaceDN/>
      <w:spacing w:line="200" w:lineRule="exact"/>
      <w:jc w:val="both"/>
    </w:pPr>
    <w:rPr>
      <w:rFonts w:cs="Times New Roman"/>
      <w:snapToGrid w:val="0"/>
      <w:spacing w:val="-6"/>
      <w:sz w:val="21"/>
      <w:szCs w:val="21"/>
      <w:lang w:val="en-US" w:bidi="ar-SA"/>
    </w:rPr>
  </w:style>
  <w:style w:type="paragraph" w:customStyle="1" w:styleId="198">
    <w:name w:val="0正文样式"/>
    <w:uiPriority w:val="0"/>
    <w:pPr>
      <w:spacing w:line="360" w:lineRule="auto"/>
      <w:ind w:firstLine="480" w:firstLineChars="200"/>
      <w:jc w:val="both"/>
    </w:pPr>
    <w:rPr>
      <w:rFonts w:ascii="Times New Roman" w:hAnsi="Times New Roman" w:eastAsia="仿宋" w:cs="Times New Roman"/>
      <w:kern w:val="2"/>
      <w:sz w:val="24"/>
      <w:szCs w:val="28"/>
      <w:lang w:val="en-US" w:eastAsia="zh-CN" w:bidi="ar-SA"/>
    </w:rPr>
  </w:style>
  <w:style w:type="paragraph" w:customStyle="1" w:styleId="199">
    <w:name w:val="xl29"/>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Times New Roman" w:hAnsi="Times New Roman" w:eastAsia="Arial Unicode MS" w:cs="Times New Roman"/>
      <w:sz w:val="24"/>
      <w:szCs w:val="24"/>
      <w:lang w:val="en-US" w:bidi="ar-SA"/>
    </w:rPr>
  </w:style>
  <w:style w:type="paragraph" w:customStyle="1" w:styleId="200">
    <w:name w:val="0表格列头"/>
    <w:basedOn w:val="1"/>
    <w:uiPriority w:val="0"/>
    <w:pPr>
      <w:widowControl/>
      <w:autoSpaceDE/>
      <w:autoSpaceDN/>
      <w:jc w:val="center"/>
    </w:pPr>
    <w:rPr>
      <w:rFonts w:ascii="Calibri" w:hAnsi="Calibri" w:eastAsia="仿宋" w:cs="仿宋_GB2312"/>
      <w:b/>
      <w:kern w:val="2"/>
      <w:sz w:val="21"/>
      <w:szCs w:val="28"/>
      <w:lang w:val="en-US" w:bidi="ar-SA"/>
    </w:rPr>
  </w:style>
  <w:style w:type="paragraph" w:customStyle="1" w:styleId="201">
    <w:name w:val="xl33"/>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jc w:val="right"/>
    </w:pPr>
    <w:rPr>
      <w:rFonts w:ascii="Times New Roman" w:hAnsi="Times New Roman" w:eastAsia="Arial Unicode MS" w:cs="Times New Roman"/>
      <w:sz w:val="20"/>
      <w:szCs w:val="20"/>
      <w:lang w:val="en-US" w:bidi="ar-SA"/>
    </w:rPr>
  </w:style>
  <w:style w:type="paragraph" w:customStyle="1" w:styleId="202">
    <w:name w:val="xl32"/>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4"/>
      <w:szCs w:val="24"/>
      <w:lang w:val="en-US" w:bidi="ar-SA"/>
    </w:rPr>
  </w:style>
  <w:style w:type="paragraph" w:customStyle="1" w:styleId="203">
    <w:name w:val="font5"/>
    <w:basedOn w:val="1"/>
    <w:qFormat/>
    <w:uiPriority w:val="0"/>
    <w:pPr>
      <w:widowControl/>
      <w:autoSpaceDE/>
      <w:autoSpaceDN/>
      <w:spacing w:before="100" w:beforeAutospacing="1" w:after="100" w:afterAutospacing="1"/>
    </w:pPr>
    <w:rPr>
      <w:rFonts w:hint="eastAsia" w:cs="Times New Roman"/>
      <w:sz w:val="18"/>
      <w:szCs w:val="18"/>
      <w:lang w:val="en-US" w:bidi="ar-SA"/>
    </w:rPr>
  </w:style>
  <w:style w:type="paragraph" w:customStyle="1" w:styleId="204">
    <w:name w:val="Char Char Char"/>
    <w:basedOn w:val="18"/>
    <w:qFormat/>
    <w:uiPriority w:val="0"/>
    <w:pPr>
      <w:shd w:val="clear" w:color="auto" w:fill="000080"/>
      <w:autoSpaceDE/>
      <w:autoSpaceDN/>
      <w:spacing w:line="436" w:lineRule="exact"/>
      <w:jc w:val="both"/>
    </w:pPr>
    <w:rPr>
      <w:rFonts w:ascii="Tahoma" w:hAnsi="Tahoma" w:cs="Times New Roman"/>
      <w:b/>
      <w:kern w:val="2"/>
      <w:sz w:val="24"/>
      <w:szCs w:val="24"/>
      <w:lang w:val="en-US" w:bidi="ar-SA"/>
    </w:rPr>
  </w:style>
  <w:style w:type="paragraph" w:customStyle="1" w:styleId="205">
    <w:name w:val="Char Char Char1 Char"/>
    <w:basedOn w:val="1"/>
    <w:qFormat/>
    <w:uiPriority w:val="0"/>
    <w:pPr>
      <w:tabs>
        <w:tab w:val="left" w:pos="425"/>
      </w:tabs>
      <w:autoSpaceDE/>
      <w:autoSpaceDN/>
      <w:ind w:left="425" w:hanging="425"/>
      <w:jc w:val="both"/>
    </w:pPr>
    <w:rPr>
      <w:rFonts w:ascii="Times New Roman" w:hAnsi="Times New Roman" w:eastAsia="仿宋_GB2312" w:cs="Times New Roman"/>
      <w:kern w:val="24"/>
      <w:sz w:val="24"/>
      <w:szCs w:val="24"/>
      <w:lang w:val="en-US" w:bidi="ar-SA"/>
    </w:rPr>
  </w:style>
  <w:style w:type="paragraph" w:customStyle="1" w:styleId="206">
    <w:name w:val="0表格样式"/>
    <w:qFormat/>
    <w:uiPriority w:val="0"/>
    <w:rPr>
      <w:rFonts w:ascii="Times New Roman" w:hAnsi="Times New Roman" w:eastAsia="仿宋" w:cs="仿宋_GB2312"/>
      <w:kern w:val="2"/>
      <w:sz w:val="21"/>
      <w:szCs w:val="28"/>
      <w:lang w:val="en-US" w:eastAsia="zh-CN" w:bidi="ar-SA"/>
    </w:rPr>
  </w:style>
  <w:style w:type="paragraph" w:customStyle="1" w:styleId="207">
    <w:name w:val="Char Char Char Char Char1 Char"/>
    <w:basedOn w:val="1"/>
    <w:qFormat/>
    <w:uiPriority w:val="0"/>
    <w:pPr>
      <w:autoSpaceDE/>
      <w:autoSpaceDN/>
      <w:jc w:val="both"/>
    </w:pPr>
    <w:rPr>
      <w:rFonts w:ascii="Tahoma" w:hAnsi="Tahoma" w:cs="Times New Roman"/>
      <w:kern w:val="2"/>
      <w:sz w:val="24"/>
      <w:szCs w:val="20"/>
      <w:lang w:val="en-US" w:bidi="ar-SA"/>
    </w:rPr>
  </w:style>
  <w:style w:type="paragraph" w:customStyle="1" w:styleId="208">
    <w:name w:val="正文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9">
    <w:name w:val="正文（仿三）"/>
    <w:basedOn w:val="1"/>
    <w:qFormat/>
    <w:uiPriority w:val="0"/>
    <w:pPr>
      <w:autoSpaceDE/>
      <w:autoSpaceDN/>
      <w:adjustRightInd w:val="0"/>
      <w:snapToGrid w:val="0"/>
      <w:spacing w:line="360" w:lineRule="auto"/>
      <w:ind w:firstLine="640" w:firstLineChars="200"/>
      <w:jc w:val="both"/>
    </w:pPr>
    <w:rPr>
      <w:rFonts w:ascii="Times New Roman" w:hAnsi="Times New Roman" w:eastAsia="仿宋_GB2312" w:cs="Times New Roman"/>
      <w:kern w:val="2"/>
      <w:sz w:val="32"/>
      <w:szCs w:val="20"/>
      <w:lang w:val="en-US" w:bidi="ar-SA"/>
    </w:rPr>
  </w:style>
  <w:style w:type="paragraph" w:customStyle="1" w:styleId="210">
    <w:name w:val="Char Char2 Char"/>
    <w:basedOn w:val="1"/>
    <w:qFormat/>
    <w:uiPriority w:val="0"/>
    <w:pPr>
      <w:autoSpaceDE/>
      <w:autoSpaceDN/>
      <w:jc w:val="both"/>
    </w:pPr>
    <w:rPr>
      <w:rFonts w:cs="Times New Roman"/>
      <w:b/>
      <w:kern w:val="2"/>
      <w:sz w:val="28"/>
      <w:szCs w:val="28"/>
      <w:lang w:val="en-US" w:bidi="ar-SA"/>
    </w:rPr>
  </w:style>
  <w:style w:type="paragraph" w:customStyle="1" w:styleId="211">
    <w:name w:val="Normal Indent1"/>
    <w:basedOn w:val="1"/>
    <w:qFormat/>
    <w:uiPriority w:val="0"/>
    <w:pPr>
      <w:widowControl/>
      <w:autoSpaceDE/>
      <w:autoSpaceDN/>
      <w:ind w:firstLine="420"/>
    </w:pPr>
    <w:rPr>
      <w:rFonts w:ascii="Times New Roman" w:hAnsi="Times New Roman" w:cs="Times New Roman"/>
      <w:sz w:val="21"/>
      <w:szCs w:val="24"/>
      <w:lang w:val="en-US" w:bidi="ar-SA"/>
    </w:rPr>
  </w:style>
  <w:style w:type="paragraph" w:customStyle="1" w:styleId="212">
    <w:name w:val="Char Char Char Char Char Char Char Char Char Char"/>
    <w:basedOn w:val="1"/>
    <w:qFormat/>
    <w:uiPriority w:val="0"/>
    <w:pPr>
      <w:widowControl/>
      <w:autoSpaceDE/>
      <w:autoSpaceDN/>
      <w:snapToGrid w:val="0"/>
      <w:spacing w:before="120" w:after="160" w:line="360" w:lineRule="auto"/>
      <w:ind w:right="-360"/>
    </w:pPr>
    <w:rPr>
      <w:rFonts w:ascii="Times New Roman" w:hAnsi="Times New Roman" w:cs="Times New Roman"/>
      <w:kern w:val="2"/>
      <w:sz w:val="24"/>
      <w:szCs w:val="20"/>
      <w:lang w:val="en-US" w:bidi="ar-SA"/>
    </w:rPr>
  </w:style>
  <w:style w:type="paragraph" w:customStyle="1" w:styleId="213">
    <w:name w:val="正文 New New New New New"/>
    <w:qFormat/>
    <w:uiPriority w:val="0"/>
    <w:pPr>
      <w:widowControl w:val="0"/>
      <w:jc w:val="both"/>
    </w:pPr>
    <w:rPr>
      <w:rFonts w:ascii="宋体" w:hAnsi="宋体" w:eastAsia="宋体" w:cs="Times New Roman"/>
      <w:kern w:val="16"/>
      <w:sz w:val="21"/>
      <w:szCs w:val="24"/>
      <w:lang w:val="en-US" w:eastAsia="zh-CN" w:bidi="ar-SA"/>
    </w:rPr>
  </w:style>
  <w:style w:type="paragraph" w:customStyle="1" w:styleId="214">
    <w:name w:val="D标1"/>
    <w:basedOn w:val="4"/>
    <w:next w:val="1"/>
    <w:qFormat/>
    <w:uiPriority w:val="0"/>
    <w:pPr>
      <w:keepNext/>
      <w:pageBreakBefore/>
      <w:widowControl/>
      <w:numPr>
        <w:ilvl w:val="0"/>
        <w:numId w:val="8"/>
      </w:numPr>
      <w:tabs>
        <w:tab w:val="left" w:pos="718"/>
      </w:tabs>
      <w:adjustRightInd w:val="0"/>
      <w:spacing w:before="360" w:after="240" w:line="315" w:lineRule="atLeast"/>
      <w:ind w:right="0" w:firstLine="0"/>
    </w:pPr>
    <w:rPr>
      <w:rFonts w:ascii="黑体" w:hAnsi="Times New Roman" w:eastAsia="黑体" w:cs="Times New Roman"/>
      <w:b w:val="0"/>
      <w:bCs w:val="0"/>
      <w:sz w:val="36"/>
      <w:szCs w:val="20"/>
      <w:lang w:val="en-US" w:bidi="ar-SA"/>
    </w:rPr>
  </w:style>
  <w:style w:type="paragraph" w:customStyle="1" w:styleId="215">
    <w:name w:val="xl35"/>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4"/>
      <w:szCs w:val="24"/>
      <w:lang w:val="en-US" w:bidi="ar-SA"/>
    </w:rPr>
  </w:style>
  <w:style w:type="paragraph" w:customStyle="1" w:styleId="216">
    <w:name w:val="P标3"/>
    <w:basedOn w:val="6"/>
    <w:qFormat/>
    <w:uiPriority w:val="0"/>
    <w:pPr>
      <w:numPr>
        <w:ilvl w:val="0"/>
        <w:numId w:val="9"/>
      </w:numPr>
      <w:tabs>
        <w:tab w:val="left" w:pos="720"/>
      </w:tabs>
      <w:adjustRightInd w:val="0"/>
      <w:spacing w:before="120" w:after="120" w:line="480" w:lineRule="atLeast"/>
      <w:jc w:val="both"/>
    </w:pPr>
    <w:rPr>
      <w:rFonts w:hAnsi="Times New Roman" w:cs="Times New Roman"/>
      <w:sz w:val="24"/>
      <w:szCs w:val="20"/>
      <w:lang w:val="en-US" w:bidi="ar-SA"/>
    </w:rPr>
  </w:style>
  <w:style w:type="paragraph" w:customStyle="1" w:styleId="217">
    <w:name w:val="正文缩进2"/>
    <w:basedOn w:val="1"/>
    <w:qFormat/>
    <w:uiPriority w:val="0"/>
    <w:pPr>
      <w:widowControl/>
      <w:autoSpaceDE/>
      <w:autoSpaceDN/>
      <w:ind w:firstLine="420"/>
    </w:pPr>
    <w:rPr>
      <w:rFonts w:ascii="Times New Roman" w:hAnsi="Times New Roman" w:cs="Times New Roman"/>
      <w:sz w:val="21"/>
      <w:szCs w:val="20"/>
      <w:lang w:val="en-US" w:bidi="ar-SA"/>
    </w:rPr>
  </w:style>
  <w:style w:type="paragraph" w:customStyle="1" w:styleId="218">
    <w:name w:val="Char"/>
    <w:basedOn w:val="1"/>
    <w:qFormat/>
    <w:uiPriority w:val="0"/>
    <w:pPr>
      <w:widowControl/>
      <w:autoSpaceDE/>
      <w:autoSpaceDN/>
      <w:spacing w:after="160" w:line="240" w:lineRule="exact"/>
    </w:pPr>
    <w:rPr>
      <w:rFonts w:ascii="Verdana" w:hAnsi="Verdana" w:cs="Times New Roman"/>
      <w:sz w:val="21"/>
      <w:szCs w:val="20"/>
      <w:lang w:val="en-US" w:eastAsia="en-US" w:bidi="ar-SA"/>
    </w:rPr>
  </w:style>
  <w:style w:type="paragraph" w:customStyle="1" w:styleId="219">
    <w:name w:val="正文 New New New New New New New"/>
    <w:qFormat/>
    <w:uiPriority w:val="0"/>
    <w:pPr>
      <w:widowControl w:val="0"/>
      <w:jc w:val="both"/>
    </w:pPr>
    <w:rPr>
      <w:rFonts w:ascii="宋体" w:hAnsi="宋体" w:eastAsia="宋体" w:cs="Times New Roman"/>
      <w:kern w:val="16"/>
      <w:sz w:val="21"/>
      <w:szCs w:val="24"/>
      <w:lang w:val="en-US" w:eastAsia="zh-CN" w:bidi="ar-SA"/>
    </w:rPr>
  </w:style>
  <w:style w:type="paragraph" w:customStyle="1" w:styleId="220">
    <w:name w:val="xl25"/>
    <w:basedOn w:val="1"/>
    <w:qFormat/>
    <w:uiPriority w:val="0"/>
    <w:pPr>
      <w:widowControl/>
      <w:pBdr>
        <w:bottom w:val="single" w:color="auto" w:sz="4" w:space="0"/>
        <w:right w:val="single" w:color="auto" w:sz="4" w:space="0"/>
      </w:pBdr>
      <w:autoSpaceDE/>
      <w:autoSpaceDN/>
      <w:spacing w:before="100" w:beforeAutospacing="1" w:after="100" w:afterAutospacing="1"/>
      <w:jc w:val="center"/>
    </w:pPr>
    <w:rPr>
      <w:rFonts w:cs="Times New Roman"/>
      <w:sz w:val="21"/>
      <w:szCs w:val="21"/>
      <w:lang w:val="en-US" w:bidi="ar-SA"/>
    </w:rPr>
  </w:style>
  <w:style w:type="paragraph" w:customStyle="1" w:styleId="221">
    <w:name w:val="Char Char Char Char Char Char Char Char Char Char Char Char Char Char Char Char Char Char Char"/>
    <w:basedOn w:val="1"/>
    <w:qFormat/>
    <w:uiPriority w:val="0"/>
    <w:pPr>
      <w:widowControl/>
      <w:autoSpaceDE/>
      <w:autoSpaceDN/>
      <w:spacing w:after="160" w:line="240" w:lineRule="exact"/>
    </w:pPr>
    <w:rPr>
      <w:rFonts w:ascii="Verdana" w:hAnsi="Verdana" w:cs="Times New Roman"/>
      <w:sz w:val="20"/>
      <w:szCs w:val="20"/>
      <w:lang w:val="en-US" w:eastAsia="en-US" w:bidi="ar-SA"/>
    </w:rPr>
  </w:style>
  <w:style w:type="paragraph" w:customStyle="1" w:styleId="222">
    <w:name w:val="xl27"/>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jc w:val="right"/>
    </w:pPr>
    <w:rPr>
      <w:rFonts w:ascii="Arial Unicode MS" w:hAnsi="Arial Unicode MS" w:eastAsia="Arial Unicode MS" w:cs="Arial Unicode MS"/>
      <w:sz w:val="20"/>
      <w:szCs w:val="20"/>
      <w:lang w:val="en-US" w:bidi="ar-SA"/>
    </w:rPr>
  </w:style>
  <w:style w:type="paragraph" w:customStyle="1" w:styleId="223">
    <w:name w:val="Char1 Char Char Char"/>
    <w:basedOn w:val="1"/>
    <w:qFormat/>
    <w:uiPriority w:val="0"/>
    <w:pPr>
      <w:autoSpaceDE/>
      <w:autoSpaceDN/>
      <w:jc w:val="both"/>
    </w:pPr>
    <w:rPr>
      <w:rFonts w:ascii="Tahoma" w:hAnsi="Tahoma" w:cs="Times New Roman"/>
      <w:kern w:val="2"/>
      <w:sz w:val="24"/>
      <w:szCs w:val="20"/>
      <w:lang w:val="en-US" w:bidi="ar-SA"/>
    </w:rPr>
  </w:style>
  <w:style w:type="paragraph" w:customStyle="1" w:styleId="224">
    <w:name w:val="D标2"/>
    <w:basedOn w:val="5"/>
    <w:qFormat/>
    <w:uiPriority w:val="0"/>
    <w:pPr>
      <w:keepNext/>
      <w:widowControl/>
      <w:numPr>
        <w:ilvl w:val="0"/>
        <w:numId w:val="10"/>
      </w:numPr>
      <w:tabs>
        <w:tab w:val="left" w:pos="718"/>
      </w:tabs>
      <w:adjustRightInd w:val="0"/>
      <w:spacing w:before="360" w:line="480" w:lineRule="exact"/>
    </w:pPr>
    <w:rPr>
      <w:rFonts w:ascii="黑体" w:hAnsi="Times New Roman" w:eastAsia="黑体" w:cs="Times New Roman"/>
      <w:bCs w:val="0"/>
      <w:sz w:val="24"/>
      <w:szCs w:val="20"/>
      <w:lang w:val="en-US" w:bidi="ar-SA"/>
    </w:rPr>
  </w:style>
  <w:style w:type="paragraph" w:customStyle="1" w:styleId="225">
    <w:name w:val="xl34"/>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b/>
      <w:bCs/>
      <w:sz w:val="24"/>
      <w:szCs w:val="24"/>
      <w:lang w:val="en-US" w:bidi="ar-SA"/>
    </w:rPr>
  </w:style>
  <w:style w:type="paragraph" w:customStyle="1" w:styleId="226">
    <w:name w:val="xl26"/>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Times New Roman" w:hAnsi="Times New Roman" w:eastAsia="Arial Unicode MS" w:cs="Times New Roman"/>
      <w:sz w:val="20"/>
      <w:szCs w:val="20"/>
      <w:lang w:val="en-US" w:bidi="ar-SA"/>
    </w:rPr>
  </w:style>
  <w:style w:type="paragraph" w:customStyle="1" w:styleId="227">
    <w:name w:val="Char Char Char1"/>
    <w:basedOn w:val="1"/>
    <w:qFormat/>
    <w:uiPriority w:val="0"/>
    <w:pPr>
      <w:autoSpaceDE/>
      <w:autoSpaceDN/>
      <w:jc w:val="both"/>
    </w:pPr>
    <w:rPr>
      <w:rFonts w:ascii="Tahoma" w:hAnsi="Tahoma" w:cs="Times New Roman"/>
      <w:kern w:val="2"/>
      <w:sz w:val="24"/>
      <w:szCs w:val="20"/>
      <w:lang w:val="en-US" w:bidi="ar-SA"/>
    </w:rPr>
  </w:style>
  <w:style w:type="paragraph" w:customStyle="1" w:styleId="228">
    <w:name w:val="正文（首行缩进）"/>
    <w:basedOn w:val="1"/>
    <w:qFormat/>
    <w:uiPriority w:val="0"/>
    <w:pPr>
      <w:autoSpaceDE/>
      <w:autoSpaceDN/>
      <w:adjustRightInd w:val="0"/>
      <w:snapToGrid w:val="0"/>
      <w:spacing w:line="300" w:lineRule="auto"/>
      <w:ind w:firstLine="200" w:firstLineChars="200"/>
      <w:jc w:val="both"/>
    </w:pPr>
    <w:rPr>
      <w:rFonts w:ascii="Times New Roman" w:hAnsi="Times New Roman" w:cs="Times New Roman"/>
      <w:kern w:val="2"/>
      <w:sz w:val="28"/>
      <w:szCs w:val="20"/>
      <w:lang w:val="en-US" w:bidi="ar-SA"/>
    </w:rPr>
  </w:style>
  <w:style w:type="paragraph" w:customStyle="1" w:styleId="229">
    <w:name w:val="font0"/>
    <w:basedOn w:val="1"/>
    <w:qFormat/>
    <w:uiPriority w:val="0"/>
    <w:pPr>
      <w:widowControl/>
      <w:autoSpaceDE/>
      <w:autoSpaceDN/>
      <w:spacing w:before="100" w:beforeAutospacing="1" w:after="100" w:afterAutospacing="1"/>
    </w:pPr>
    <w:rPr>
      <w:rFonts w:hint="eastAsia" w:cs="Arial Unicode MS"/>
      <w:sz w:val="24"/>
      <w:szCs w:val="24"/>
      <w:lang w:val="en-US" w:bidi="ar-SA"/>
    </w:rPr>
  </w:style>
  <w:style w:type="paragraph" w:customStyle="1" w:styleId="230">
    <w:name w:val="正文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1">
    <w:name w:val="xl30"/>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4"/>
      <w:szCs w:val="24"/>
      <w:lang w:val="en-US" w:bidi="ar-SA"/>
    </w:rPr>
  </w:style>
  <w:style w:type="paragraph" w:customStyle="1" w:styleId="232">
    <w:name w:val="xl28"/>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0"/>
      <w:szCs w:val="20"/>
      <w:lang w:val="en-US" w:bidi="ar-SA"/>
    </w:rPr>
  </w:style>
  <w:style w:type="paragraph" w:customStyle="1" w:styleId="233">
    <w:name w:val="Char1"/>
    <w:basedOn w:val="1"/>
    <w:qFormat/>
    <w:uiPriority w:val="0"/>
    <w:pPr>
      <w:widowControl/>
      <w:autoSpaceDE/>
      <w:autoSpaceDN/>
      <w:spacing w:after="160" w:line="240" w:lineRule="exact"/>
    </w:pPr>
    <w:rPr>
      <w:rFonts w:ascii="Verdana" w:hAnsi="Verdana" w:cs="Times New Roman"/>
      <w:sz w:val="21"/>
      <w:szCs w:val="20"/>
      <w:lang w:val="en-US" w:eastAsia="en-US" w:bidi="ar-SA"/>
    </w:rPr>
  </w:style>
  <w:style w:type="paragraph" w:customStyle="1" w:styleId="234">
    <w:name w:val="font6"/>
    <w:basedOn w:val="1"/>
    <w:qFormat/>
    <w:uiPriority w:val="0"/>
    <w:pPr>
      <w:widowControl/>
      <w:autoSpaceDE/>
      <w:autoSpaceDN/>
      <w:spacing w:before="100" w:beforeAutospacing="1" w:after="100" w:afterAutospacing="1"/>
    </w:pPr>
    <w:rPr>
      <w:rFonts w:ascii="Times New Roman" w:hAnsi="Times New Roman" w:eastAsia="Arial Unicode MS" w:cs="Times New Roman"/>
      <w:sz w:val="20"/>
      <w:szCs w:val="20"/>
      <w:lang w:val="en-US" w:bidi="ar-SA"/>
    </w:rPr>
  </w:style>
  <w:style w:type="paragraph" w:customStyle="1" w:styleId="235">
    <w:name w:val="无间隔1"/>
    <w:basedOn w:val="1"/>
    <w:qFormat/>
    <w:uiPriority w:val="1"/>
    <w:pPr>
      <w:autoSpaceDE/>
      <w:autoSpaceDN/>
      <w:jc w:val="both"/>
    </w:pPr>
    <w:rPr>
      <w:rFonts w:ascii="Times New Roman" w:hAnsi="Times New Roman" w:cs="Times New Roman"/>
      <w:kern w:val="2"/>
      <w:sz w:val="20"/>
      <w:szCs w:val="32"/>
      <w:lang w:val="en-US" w:bidi="ar-SA"/>
    </w:rPr>
  </w:style>
  <w:style w:type="paragraph" w:customStyle="1" w:styleId="236">
    <w:name w:val="_Style 11"/>
    <w:basedOn w:val="1"/>
    <w:qFormat/>
    <w:uiPriority w:val="0"/>
    <w:pPr>
      <w:widowControl/>
      <w:autoSpaceDE/>
      <w:autoSpaceDN/>
      <w:spacing w:after="160" w:line="240" w:lineRule="exact"/>
    </w:pPr>
    <w:rPr>
      <w:rFonts w:ascii="Verdana" w:hAnsi="Verdana" w:cs="Times New Roman"/>
      <w:sz w:val="21"/>
      <w:szCs w:val="20"/>
      <w:lang w:val="en-US" w:eastAsia="en-US" w:bidi="ar-SA"/>
    </w:rPr>
  </w:style>
  <w:style w:type="paragraph" w:customStyle="1" w:styleId="237">
    <w:name w:val="xl31"/>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Times New Roman" w:hAnsi="Times New Roman" w:eastAsia="Arial Unicode MS" w:cs="Times New Roman"/>
      <w:sz w:val="24"/>
      <w:szCs w:val="24"/>
      <w:lang w:val="en-US" w:bidi="ar-SA"/>
    </w:rPr>
  </w:style>
  <w:style w:type="paragraph" w:customStyle="1" w:styleId="238">
    <w:name w:val="列出段落2"/>
    <w:basedOn w:val="1"/>
    <w:qFormat/>
    <w:uiPriority w:val="0"/>
    <w:pPr>
      <w:autoSpaceDE/>
      <w:autoSpaceDN/>
      <w:ind w:firstLine="420" w:firstLineChars="200"/>
      <w:jc w:val="both"/>
    </w:pPr>
    <w:rPr>
      <w:rFonts w:ascii="Calibri" w:hAnsi="Calibri" w:cs="Times New Roman"/>
      <w:kern w:val="2"/>
      <w:sz w:val="21"/>
      <w:szCs w:val="24"/>
      <w:lang w:val="en-US" w:bidi="ar-SA"/>
    </w:rPr>
  </w:style>
  <w:style w:type="paragraph" w:customStyle="1" w:styleId="239">
    <w:name w:val="正文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40">
    <w:name w:val="普通正文"/>
    <w:basedOn w:val="1"/>
    <w:qFormat/>
    <w:uiPriority w:val="0"/>
    <w:pPr>
      <w:widowControl/>
      <w:autoSpaceDE/>
      <w:autoSpaceDN/>
      <w:spacing w:line="360" w:lineRule="atLeast"/>
      <w:ind w:firstLine="425"/>
      <w:jc w:val="both"/>
    </w:pPr>
    <w:rPr>
      <w:rFonts w:ascii="Times New Roman" w:hAnsi="Times New Roman" w:cs="Times New Roman"/>
      <w:kern w:val="21"/>
      <w:sz w:val="21"/>
      <w:szCs w:val="20"/>
      <w:lang w:val="en-US" w:bidi="ar-SA"/>
    </w:rPr>
  </w:style>
  <w:style w:type="character" w:customStyle="1" w:styleId="241">
    <w:name w:val="font21"/>
    <w:qFormat/>
    <w:uiPriority w:val="0"/>
    <w:rPr>
      <w:rFonts w:hint="eastAsia" w:ascii="宋体" w:hAnsi="宋体" w:eastAsia="宋体" w:cs="宋体"/>
      <w:color w:val="000000"/>
      <w:sz w:val="21"/>
      <w:szCs w:val="21"/>
      <w:u w:val="none"/>
    </w:rPr>
  </w:style>
  <w:style w:type="paragraph" w:customStyle="1" w:styleId="242">
    <w:name w:val="修订2"/>
    <w:unhideWhenUsed/>
    <w:qFormat/>
    <w:uiPriority w:val="99"/>
    <w:rPr>
      <w:rFonts w:ascii="宋体" w:hAnsi="宋体" w:eastAsia="宋体" w:cs="宋体"/>
      <w:sz w:val="22"/>
      <w:szCs w:val="22"/>
      <w:lang w:val="zh-CN" w:eastAsia="zh-CN" w:bidi="zh-CN"/>
    </w:rPr>
  </w:style>
  <w:style w:type="paragraph" w:customStyle="1" w:styleId="243">
    <w:name w:val="方正小标宋简体"/>
    <w:basedOn w:val="1"/>
    <w:autoRedefine/>
    <w:qFormat/>
    <w:uiPriority w:val="0"/>
    <w:pPr>
      <w:autoSpaceDE/>
      <w:autoSpaceDN/>
      <w:spacing w:line="560" w:lineRule="exact"/>
      <w:ind w:firstLine="560" w:firstLineChars="200"/>
      <w:jc w:val="both"/>
    </w:pPr>
    <w:rPr>
      <w:rFonts w:hint="eastAsia" w:ascii="方正小标宋简体" w:hAnsi="方正小标宋简体" w:eastAsia="方正小标宋简体" w:cs="方正小标宋简体"/>
      <w:color w:val="000000"/>
      <w:kern w:val="2"/>
      <w:sz w:val="32"/>
      <w:szCs w:val="24"/>
      <w:lang w:val="en-US" w:bidi="ar-SA"/>
    </w:rPr>
  </w:style>
  <w:style w:type="paragraph" w:customStyle="1" w:styleId="244">
    <w:name w:val="Jove正文"/>
    <w:basedOn w:val="1"/>
    <w:autoRedefine/>
    <w:qFormat/>
    <w:uiPriority w:val="0"/>
    <w:pPr>
      <w:widowControl/>
      <w:autoSpaceDE/>
      <w:autoSpaceDN/>
      <w:spacing w:line="360" w:lineRule="auto"/>
      <w:ind w:firstLine="964" w:firstLineChars="200"/>
      <w:jc w:val="center"/>
    </w:pPr>
    <w:rPr>
      <w:rFonts w:ascii="Arial" w:hAnsi="Arial" w:eastAsia="仿宋"/>
      <w:b/>
      <w:color w:val="000000"/>
      <w:sz w:val="48"/>
      <w:szCs w:val="48"/>
      <w:lang w:val="en-US" w:eastAsia="zh-TW" w:bidi="ar-SA"/>
    </w:rPr>
  </w:style>
  <w:style w:type="paragraph" w:customStyle="1" w:styleId="245">
    <w:name w:val="列出段落1"/>
    <w:basedOn w:val="1"/>
    <w:autoRedefine/>
    <w:qFormat/>
    <w:uiPriority w:val="99"/>
    <w:pPr>
      <w:autoSpaceDE/>
      <w:autoSpaceDN/>
      <w:spacing w:line="560" w:lineRule="exact"/>
      <w:ind w:firstLine="420" w:firstLineChars="200"/>
      <w:jc w:val="both"/>
    </w:pPr>
    <w:rPr>
      <w:rFonts w:ascii="仿宋" w:hAnsi="仿宋" w:eastAsia="仿宋" w:cs="Times New Roman"/>
      <w:color w:val="000000"/>
      <w:kern w:val="2"/>
      <w:sz w:val="28"/>
      <w:szCs w:val="24"/>
      <w:lang w:val="en-US" w:bidi="ar-SA"/>
    </w:rPr>
  </w:style>
  <w:style w:type="paragraph" w:customStyle="1" w:styleId="246">
    <w:name w:val="List Paragraph1"/>
    <w:basedOn w:val="1"/>
    <w:autoRedefine/>
    <w:unhideWhenUsed/>
    <w:qFormat/>
    <w:uiPriority w:val="99"/>
    <w:pPr>
      <w:autoSpaceDE/>
      <w:autoSpaceDN/>
      <w:spacing w:line="560" w:lineRule="exact"/>
      <w:ind w:firstLine="420" w:firstLineChars="200"/>
      <w:jc w:val="both"/>
    </w:pPr>
    <w:rPr>
      <w:rFonts w:ascii="Calibri" w:hAnsi="Calibri" w:eastAsia="仿宋" w:cs="Times New Roman"/>
      <w:color w:val="000000"/>
      <w:kern w:val="2"/>
      <w:sz w:val="28"/>
      <w:szCs w:val="24"/>
      <w:lang w:val="en-US" w:bidi="ar-SA"/>
    </w:rPr>
  </w:style>
  <w:style w:type="paragraph" w:customStyle="1" w:styleId="247">
    <w:name w:val="方正小标宋_GBK"/>
    <w:basedOn w:val="1"/>
    <w:autoRedefine/>
    <w:qFormat/>
    <w:uiPriority w:val="0"/>
    <w:pPr>
      <w:autoSpaceDE/>
      <w:autoSpaceDN/>
      <w:spacing w:line="560" w:lineRule="exact"/>
      <w:ind w:firstLine="560" w:firstLineChars="200"/>
      <w:jc w:val="both"/>
    </w:pPr>
    <w:rPr>
      <w:rFonts w:hint="eastAsia" w:ascii="方正小标宋_GBK”" w:hAnsi="方正小标宋_GBK”" w:eastAsia="方正小标宋_GBK”" w:cs="方正小标宋_GBK”"/>
      <w:color w:val="000000"/>
      <w:kern w:val="2"/>
      <w:sz w:val="32"/>
      <w:szCs w:val="24"/>
      <w:lang w:val="en-US" w:bidi="ar-SA"/>
    </w:rPr>
  </w:style>
  <w:style w:type="paragraph" w:customStyle="1" w:styleId="248">
    <w:name w:val="黑体"/>
    <w:basedOn w:val="1"/>
    <w:autoRedefine/>
    <w:qFormat/>
    <w:uiPriority w:val="0"/>
    <w:pPr>
      <w:autoSpaceDE/>
      <w:autoSpaceDN/>
      <w:spacing w:line="560" w:lineRule="exact"/>
      <w:ind w:firstLine="560" w:firstLineChars="200"/>
      <w:jc w:val="both"/>
    </w:pPr>
    <w:rPr>
      <w:rFonts w:hint="eastAsia" w:ascii="黑体" w:hAnsi="黑体" w:eastAsia="黑体" w:cs="黑体"/>
      <w:color w:val="000000"/>
      <w:kern w:val="2"/>
      <w:sz w:val="32"/>
      <w:szCs w:val="24"/>
      <w:lang w:val="en-US" w:bidi="ar-SA"/>
    </w:rPr>
  </w:style>
  <w:style w:type="paragraph" w:customStyle="1" w:styleId="249">
    <w:name w:val="楷体_GB2312"/>
    <w:basedOn w:val="1"/>
    <w:autoRedefine/>
    <w:qFormat/>
    <w:uiPriority w:val="0"/>
    <w:pPr>
      <w:autoSpaceDE/>
      <w:autoSpaceDN/>
      <w:spacing w:line="560" w:lineRule="exact"/>
      <w:ind w:firstLine="560" w:firstLineChars="200"/>
      <w:jc w:val="both"/>
    </w:pPr>
    <w:rPr>
      <w:rFonts w:hint="eastAsia" w:ascii="楷体_GB2312" w:hAnsi="楷体_GB2312" w:eastAsia="楷体_GB2312" w:cs="楷体_GB2312"/>
      <w:color w:val="000000"/>
      <w:kern w:val="2"/>
      <w:sz w:val="32"/>
      <w:szCs w:val="24"/>
      <w:lang w:val="en-US" w:bidi="ar-SA"/>
    </w:rPr>
  </w:style>
  <w:style w:type="paragraph" w:customStyle="1" w:styleId="250">
    <w:name w:val="仿宋_GB2312"/>
    <w:basedOn w:val="1"/>
    <w:autoRedefine/>
    <w:qFormat/>
    <w:uiPriority w:val="0"/>
    <w:pPr>
      <w:autoSpaceDE/>
      <w:autoSpaceDN/>
      <w:spacing w:line="560" w:lineRule="exact"/>
      <w:ind w:firstLine="560" w:firstLineChars="200"/>
      <w:jc w:val="both"/>
    </w:pPr>
    <w:rPr>
      <w:rFonts w:hint="eastAsia" w:ascii="仿宋_GB2312" w:hAnsi="仿宋_GB2312" w:eastAsia="仿宋_GB2312" w:cs="仿宋_GB2312"/>
      <w:color w:val="000000"/>
      <w:kern w:val="2"/>
      <w:sz w:val="32"/>
      <w:szCs w:val="24"/>
      <w:lang w:val="en-US" w:bidi="ar-SA"/>
    </w:rPr>
  </w:style>
  <w:style w:type="paragraph" w:customStyle="1" w:styleId="251">
    <w:name w:val="Revision1"/>
    <w:autoRedefine/>
    <w:hidden/>
    <w:unhideWhenUsed/>
    <w:qFormat/>
    <w:uiPriority w:val="99"/>
    <w:rPr>
      <w:rFonts w:ascii="Calibri" w:hAnsi="Calibri" w:eastAsia="宋体" w:cs="Times New Roman"/>
      <w:kern w:val="2"/>
      <w:sz w:val="21"/>
      <w:szCs w:val="24"/>
      <w:lang w:val="en-US" w:eastAsia="zh-CN" w:bidi="ar-SA"/>
    </w:rPr>
  </w:style>
  <w:style w:type="paragraph" w:customStyle="1" w:styleId="252">
    <w:name w:val="msonormal"/>
    <w:basedOn w:val="1"/>
    <w:autoRedefine/>
    <w:qFormat/>
    <w:uiPriority w:val="0"/>
    <w:pPr>
      <w:widowControl/>
      <w:autoSpaceDE/>
      <w:autoSpaceDN/>
      <w:spacing w:before="100" w:beforeAutospacing="1" w:after="100" w:afterAutospacing="1" w:line="560" w:lineRule="exact"/>
      <w:ind w:firstLine="560" w:firstLineChars="200"/>
    </w:pPr>
    <w:rPr>
      <w:rFonts w:eastAsia="仿宋"/>
      <w:color w:val="000000"/>
      <w:sz w:val="24"/>
      <w:szCs w:val="24"/>
      <w:lang w:val="en-US" w:bidi="ar-SA"/>
    </w:rPr>
  </w:style>
  <w:style w:type="paragraph" w:customStyle="1" w:styleId="253">
    <w:name w:val="xl7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BFBFBF"/>
      <w:autoSpaceDE/>
      <w:autoSpaceDN/>
      <w:spacing w:before="100" w:beforeAutospacing="1" w:after="100" w:afterAutospacing="1" w:line="560" w:lineRule="exact"/>
      <w:ind w:firstLine="560" w:firstLineChars="200"/>
      <w:jc w:val="center"/>
    </w:pPr>
    <w:rPr>
      <w:rFonts w:eastAsia="仿宋"/>
      <w:b/>
      <w:bCs/>
      <w:color w:val="000000"/>
      <w:sz w:val="20"/>
      <w:szCs w:val="20"/>
      <w:lang w:val="en-US" w:bidi="ar-SA"/>
    </w:rPr>
  </w:style>
  <w:style w:type="paragraph" w:customStyle="1" w:styleId="254">
    <w:name w:val="xl72"/>
    <w:basedOn w:val="1"/>
    <w:autoRedefine/>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line="560" w:lineRule="exact"/>
      <w:ind w:firstLine="560" w:firstLineChars="200"/>
      <w:jc w:val="center"/>
    </w:pPr>
    <w:rPr>
      <w:rFonts w:eastAsia="仿宋"/>
      <w:color w:val="000000"/>
      <w:sz w:val="20"/>
      <w:szCs w:val="20"/>
      <w:lang w:val="en-US" w:bidi="ar-SA"/>
    </w:rPr>
  </w:style>
  <w:style w:type="paragraph" w:customStyle="1" w:styleId="255">
    <w:name w:val="xl7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spacing w:before="100" w:beforeAutospacing="1" w:after="100" w:afterAutospacing="1" w:line="560" w:lineRule="exact"/>
      <w:ind w:firstLine="560" w:firstLineChars="200"/>
      <w:jc w:val="center"/>
    </w:pPr>
    <w:rPr>
      <w:rFonts w:eastAsia="仿宋"/>
      <w:color w:val="000000"/>
      <w:sz w:val="20"/>
      <w:szCs w:val="20"/>
      <w:lang w:val="en-US" w:bidi="ar-SA"/>
    </w:rPr>
  </w:style>
  <w:style w:type="paragraph" w:customStyle="1" w:styleId="256">
    <w:name w:val="数字缩进1"/>
    <w:basedOn w:val="1"/>
    <w:autoRedefine/>
    <w:qFormat/>
    <w:uiPriority w:val="0"/>
    <w:pPr>
      <w:autoSpaceDE/>
      <w:autoSpaceDN/>
      <w:spacing w:line="560" w:lineRule="exact"/>
      <w:ind w:left="672" w:hanging="432" w:firstLineChars="200"/>
      <w:jc w:val="both"/>
    </w:pPr>
    <w:rPr>
      <w:rFonts w:hint="eastAsia" w:eastAsia="仿宋" w:cs="新宋体-18030"/>
      <w:color w:val="000000"/>
      <w:kern w:val="2"/>
      <w:sz w:val="28"/>
      <w:szCs w:val="21"/>
      <w:lang w:val="en-US" w:bidi="ar-SA"/>
    </w:rPr>
  </w:style>
  <w:style w:type="paragraph" w:customStyle="1" w:styleId="257">
    <w:name w:val="列表段落5"/>
    <w:basedOn w:val="1"/>
    <w:autoRedefine/>
    <w:qFormat/>
    <w:uiPriority w:val="99"/>
    <w:pPr>
      <w:numPr>
        <w:ilvl w:val="0"/>
        <w:numId w:val="11"/>
      </w:numPr>
      <w:autoSpaceDE/>
      <w:autoSpaceDN/>
      <w:spacing w:line="560" w:lineRule="exact"/>
      <w:ind w:firstLine="420" w:firstLineChars="200"/>
      <w:jc w:val="both"/>
    </w:pPr>
    <w:rPr>
      <w:rFonts w:ascii="仿宋" w:hAnsi="仿宋" w:eastAsia="仿宋" w:cs="Times New Roman"/>
      <w:color w:val="000000"/>
      <w:kern w:val="2"/>
      <w:sz w:val="28"/>
      <w:szCs w:val="24"/>
      <w:lang w:val="en-US" w:bidi="ar-SA"/>
    </w:rPr>
  </w:style>
  <w:style w:type="paragraph" w:customStyle="1" w:styleId="258">
    <w:name w:val="表格内文字"/>
    <w:basedOn w:val="1"/>
    <w:qFormat/>
    <w:uiPriority w:val="0"/>
    <w:pPr>
      <w:widowControl/>
      <w:autoSpaceDE/>
      <w:autoSpaceDN/>
      <w:spacing w:line="360" w:lineRule="auto"/>
      <w:ind w:firstLine="560" w:firstLineChars="200"/>
    </w:pPr>
    <w:rPr>
      <w:rFonts w:hint="eastAsia" w:eastAsia="仿宋"/>
      <w:bCs/>
      <w:color w:val="000000"/>
      <w:sz w:val="24"/>
      <w:szCs w:val="21"/>
      <w:lang w:val="en-US" w:bidi="ar-SA"/>
    </w:rPr>
  </w:style>
  <w:style w:type="paragraph" w:customStyle="1" w:styleId="259">
    <w:name w:val="修订3"/>
    <w:hidden/>
    <w:unhideWhenUsed/>
    <w:qFormat/>
    <w:uiPriority w:val="99"/>
    <w:rPr>
      <w:rFonts w:ascii="仿宋" w:hAnsi="仿宋" w:eastAsia="仿宋" w:cs="Times New Roman"/>
      <w:color w:val="000000"/>
      <w:kern w:val="2"/>
      <w:sz w:val="28"/>
      <w:szCs w:val="24"/>
      <w:lang w:val="en-US" w:eastAsia="zh-CN" w:bidi="ar-SA"/>
    </w:rPr>
  </w:style>
  <w:style w:type="paragraph" w:customStyle="1" w:styleId="260">
    <w:name w:val="font1"/>
    <w:basedOn w:val="1"/>
    <w:qFormat/>
    <w:uiPriority w:val="0"/>
    <w:pPr>
      <w:widowControl/>
      <w:autoSpaceDE/>
      <w:autoSpaceDN/>
      <w:spacing w:before="100" w:beforeAutospacing="1" w:after="100" w:afterAutospacing="1"/>
    </w:pPr>
    <w:rPr>
      <w:color w:val="000000"/>
      <w:sz w:val="21"/>
      <w:szCs w:val="21"/>
      <w:lang w:val="en-US" w:bidi="ar-SA"/>
    </w:rPr>
  </w:style>
  <w:style w:type="paragraph" w:customStyle="1" w:styleId="261">
    <w:name w:val="font2"/>
    <w:basedOn w:val="1"/>
    <w:qFormat/>
    <w:uiPriority w:val="0"/>
    <w:pPr>
      <w:widowControl/>
      <w:autoSpaceDE/>
      <w:autoSpaceDN/>
      <w:spacing w:before="100" w:beforeAutospacing="1" w:after="100" w:afterAutospacing="1"/>
    </w:pPr>
    <w:rPr>
      <w:rFonts w:ascii="Times New Roman" w:hAnsi="Times New Roman" w:cs="Times New Roman"/>
      <w:color w:val="000000"/>
      <w:sz w:val="21"/>
      <w:szCs w:val="21"/>
      <w:lang w:val="en-US" w:bidi="ar-SA"/>
    </w:rPr>
  </w:style>
  <w:style w:type="paragraph" w:customStyle="1" w:styleId="262">
    <w:name w:val="font3"/>
    <w:basedOn w:val="1"/>
    <w:qFormat/>
    <w:uiPriority w:val="0"/>
    <w:pPr>
      <w:widowControl/>
      <w:autoSpaceDE/>
      <w:autoSpaceDN/>
      <w:spacing w:before="100" w:beforeAutospacing="1" w:after="100" w:afterAutospacing="1"/>
    </w:pPr>
    <w:rPr>
      <w:color w:val="FF0000"/>
      <w:sz w:val="21"/>
      <w:szCs w:val="21"/>
      <w:lang w:val="en-US" w:bidi="ar-SA"/>
    </w:rPr>
  </w:style>
  <w:style w:type="paragraph" w:customStyle="1" w:styleId="263">
    <w:name w:val="et2"/>
    <w:basedOn w:val="1"/>
    <w:qFormat/>
    <w:uiPriority w:val="0"/>
    <w:pPr>
      <w:widowControl/>
      <w:autoSpaceDE/>
      <w:autoSpaceDN/>
      <w:spacing w:before="100" w:beforeAutospacing="1" w:after="100" w:afterAutospacing="1"/>
      <w:jc w:val="center"/>
    </w:pPr>
    <w:rPr>
      <w:sz w:val="24"/>
      <w:szCs w:val="24"/>
      <w:lang w:val="en-US" w:bidi="ar-SA"/>
    </w:rPr>
  </w:style>
  <w:style w:type="paragraph" w:customStyle="1" w:styleId="264">
    <w:name w:val="et3"/>
    <w:basedOn w:val="1"/>
    <w:qFormat/>
    <w:uiPriority w:val="0"/>
    <w:pPr>
      <w:widowControl/>
      <w:autoSpaceDE/>
      <w:autoSpaceDN/>
      <w:spacing w:before="100" w:beforeAutospacing="1" w:after="100" w:afterAutospacing="1"/>
      <w:jc w:val="center"/>
    </w:pPr>
    <w:rPr>
      <w:sz w:val="24"/>
      <w:szCs w:val="24"/>
      <w:lang w:val="en-US" w:bidi="ar-SA"/>
    </w:rPr>
  </w:style>
  <w:style w:type="paragraph" w:customStyle="1" w:styleId="265">
    <w:name w:val="et4"/>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sz w:val="21"/>
      <w:szCs w:val="21"/>
      <w:lang w:val="en-US" w:bidi="ar-SA"/>
    </w:rPr>
  </w:style>
  <w:style w:type="paragraph" w:customStyle="1" w:styleId="266">
    <w:name w:val="et5"/>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1"/>
      <w:szCs w:val="21"/>
      <w:lang w:val="en-US" w:bidi="ar-SA"/>
    </w:rPr>
  </w:style>
  <w:style w:type="paragraph" w:customStyle="1" w:styleId="267">
    <w:name w:val="et6"/>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1"/>
      <w:szCs w:val="21"/>
      <w:lang w:val="en-US" w:bidi="ar-SA"/>
    </w:rPr>
  </w:style>
  <w:style w:type="paragraph" w:customStyle="1" w:styleId="268">
    <w:name w:val="et7"/>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69">
    <w:name w:val="et8"/>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both"/>
    </w:pPr>
    <w:rPr>
      <w:sz w:val="21"/>
      <w:szCs w:val="21"/>
      <w:lang w:val="en-US" w:bidi="ar-SA"/>
    </w:rPr>
  </w:style>
  <w:style w:type="paragraph" w:customStyle="1" w:styleId="270">
    <w:name w:val="et9"/>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center"/>
    </w:pPr>
    <w:rPr>
      <w:sz w:val="21"/>
      <w:szCs w:val="21"/>
      <w:lang w:val="en-US" w:bidi="ar-SA"/>
    </w:rPr>
  </w:style>
  <w:style w:type="paragraph" w:customStyle="1" w:styleId="271">
    <w:name w:val="et10"/>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center"/>
    </w:pPr>
    <w:rPr>
      <w:sz w:val="21"/>
      <w:szCs w:val="21"/>
      <w:lang w:val="en-US" w:bidi="ar-SA"/>
    </w:rPr>
  </w:style>
  <w:style w:type="paragraph" w:customStyle="1" w:styleId="272">
    <w:name w:val="et11"/>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4"/>
      <w:szCs w:val="24"/>
      <w:lang w:val="en-US" w:bidi="ar-SA"/>
    </w:rPr>
  </w:style>
  <w:style w:type="paragraph" w:customStyle="1" w:styleId="273">
    <w:name w:val="et12"/>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74">
    <w:name w:val="et13"/>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both"/>
    </w:pPr>
    <w:rPr>
      <w:sz w:val="21"/>
      <w:szCs w:val="21"/>
      <w:lang w:val="en-US" w:bidi="ar-SA"/>
    </w:rPr>
  </w:style>
  <w:style w:type="paragraph" w:customStyle="1" w:styleId="275">
    <w:name w:val="et14"/>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center"/>
    </w:pPr>
    <w:rPr>
      <w:sz w:val="21"/>
      <w:szCs w:val="21"/>
      <w:lang w:val="en-US" w:bidi="ar-SA"/>
    </w:rPr>
  </w:style>
  <w:style w:type="paragraph" w:customStyle="1" w:styleId="276">
    <w:name w:val="et15"/>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center"/>
    </w:pPr>
    <w:rPr>
      <w:sz w:val="21"/>
      <w:szCs w:val="21"/>
      <w:lang w:val="en-US" w:bidi="ar-SA"/>
    </w:rPr>
  </w:style>
  <w:style w:type="paragraph" w:customStyle="1" w:styleId="277">
    <w:name w:val="et16"/>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78">
    <w:name w:val="et17"/>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rFonts w:ascii="Times New Roman" w:hAnsi="Times New Roman" w:cs="Times New Roman"/>
      <w:sz w:val="21"/>
      <w:szCs w:val="21"/>
      <w:lang w:val="en-US" w:bidi="ar-SA"/>
    </w:rPr>
  </w:style>
  <w:style w:type="paragraph" w:customStyle="1" w:styleId="279">
    <w:name w:val="et18"/>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80">
    <w:name w:val="et19"/>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center"/>
    </w:pPr>
    <w:rPr>
      <w:color w:val="FF0000"/>
      <w:sz w:val="21"/>
      <w:szCs w:val="21"/>
      <w:lang w:val="en-US" w:bidi="ar-SA"/>
    </w:rPr>
  </w:style>
  <w:style w:type="paragraph" w:customStyle="1" w:styleId="281">
    <w:name w:val="et20"/>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4"/>
      <w:szCs w:val="24"/>
      <w:lang w:val="en-US" w:bidi="ar-SA"/>
    </w:rPr>
  </w:style>
  <w:style w:type="paragraph" w:customStyle="1" w:styleId="282">
    <w:name w:val="et21"/>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83">
    <w:name w:val="et22"/>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pPr>
    <w:rPr>
      <w:sz w:val="24"/>
      <w:szCs w:val="24"/>
      <w:lang w:val="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46</Pages>
  <Words>33127</Words>
  <Characters>35083</Characters>
  <Lines>572</Lines>
  <Paragraphs>161</Paragraphs>
  <TotalTime>1</TotalTime>
  <ScaleCrop>false</ScaleCrop>
  <LinksUpToDate>false</LinksUpToDate>
  <CharactersWithSpaces>35348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2026-02-02T11:47:00Z</dcterms:created>
  <dc:creator>He,Jirui</dc:creator>
  <cp:lastModifiedBy>毕晓龙</cp:lastModifiedBy>
  <dcterms:modified xsi:type="dcterms:W3CDTF">2026-02-26T03:30:02Z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A4558A920E334C3E886A70FB6EA08A31_13</vt:lpwstr>
  </property>
  <property fmtid="{D5CDD505-2E9C-101B-9397-08002B2CF9AE}" pid="4" name="KSOTemplateDocerSaveRecord">
    <vt:lpwstr>eyJoZGlkIjoiMDgwZWQwYmU5OWY2NmYxZTRiZTdmMjRiY2E4OGZmMTMiLCJ1c2VySWQiOiIyMTE3NDM0MzQifQ==</vt:lpwstr>
  </property>
</Properties>
</file>